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SUB-STRAND 1.6 PLANT GROWTH AND DEVELOPMENT: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will use everything you have learned in Lessons 1 to 8 to answer the driving question: Why do seeds from the same garden grow and develop so differently, and what controls how a plant grows from a tiny seed into a tall tree or a flowering herb? Remember the Kisumu farmer who planted maize and beans in the same bed, on the same day, in the same soil, with equal watering. Answer each section in the blank space under the prompt. Write in full sentences, use the correct science words (for example dormancy, epigeal, hypogeal, apical meristem, vascular cambium, auxin, abscisic acid), and refer to the evidence you saw in class. You may draw and label small diagrams where a prompt asks for one. Each answer should link back to the Kisumu farmer's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Did Some Stored Seeds Refuse to Germinate?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farmer found that some seeds from a packet stored for two seasons did not germinate, even when given water and warmth.</w:t>
            </w:r>
          </w:p>
          <w:p>
            <w:pPr>
              <w:keepNext/>
              <w:spacing w:after="40" w:before="0"/>
              <w:jc w:val="left"/>
            </w:pPr>
            <w:r>
              <w:rPr>
                <w:rFonts w:ascii="Arial" w:cs="Arial" w:eastAsia="Arial" w:hAnsi="Arial"/>
                <w:b/>
                <w:bCs/>
                <w:i w:val="false"/>
                <w:iCs w:val="false"/>
                <w:color w:val="000000"/>
                <w:sz w:val="18"/>
                <w:szCs w:val="18"/>
              </w:rPr>
              <w:t xml:space="preserve">(a) Explain what dormancy is and say whether a dormant seed is dead or alive. (b) Describe TWO causes of dormancy that could explain why the stored seeds failed to germinate even though they had water and warmth. (c) Describe TWO ways the farmer could break dormancy before planting, linking each to a practice used by farmers in Kisumu</w:t>
            </w:r>
            <w:ins w:id="9001" w:author="Claude (AI) - proposed" w:date="2026-10-18T00:29:46Z">
              <w:r>
                <w:rPr>
                  <w:rFonts w:ascii="Arial" w:cs="Arial" w:eastAsia="Arial" w:hAnsi="Arial"/>
                  <w:b/>
                  <w:bCs/>
                  <w:i w:val="false"/>
                  <w:iCs w:val="false"/>
                  <w:color w:val="000000"/>
                  <w:sz w:val="18"/>
                  <w:szCs w:val="18"/>
                </w:rPr>
                <w:t xml:space="preserve"> where there is one</w:t>
              </w:r>
            </w:ins>
            <w:r>
              <w:rPr>
                <w:rFonts w:ascii="Arial" w:cs="Arial" w:eastAsia="Arial" w:hAnsi="Arial"/>
                <w:b/>
                <w:bCs/>
                <w:i w:val="false"/>
                <w:iCs w:val="false"/>
                <w:color w:val="000000"/>
                <w:sz w:val="18"/>
                <w:szCs w:val="18"/>
              </w:rPr>
              <w:t xml:space="preserve">. (d) Name the three external conditions a seed needs for germination, and state what each one does inside the seed.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Maize and Bean Seedlings Emerge Differently?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Within a week the Kisumu farmer saw bean seedlings push their seed leaves above the soil in an arch, while maize sent up a single green spike and the seed stayed underground.</w:t>
            </w:r>
          </w:p>
          <w:p>
            <w:pPr>
              <w:keepNext/>
              <w:spacing w:after="40" w:before="0"/>
              <w:jc w:val="left"/>
            </w:pPr>
            <w:r>
              <w:rPr>
                <w:rFonts w:ascii="Arial" w:cs="Arial" w:eastAsia="Arial" w:hAnsi="Arial"/>
                <w:b/>
                <w:bCs/>
                <w:i w:val="false"/>
                <w:iCs w:val="false"/>
                <w:color w:val="000000"/>
                <w:sz w:val="18"/>
                <w:szCs w:val="18"/>
              </w:rPr>
              <w:t xml:space="preserve">(a) Name the type of germination shown by beans and the type shown by maize. (b) Explain, using the words hypocotyl, epicotyl, cotyledon and plumule, how each type of seedling gets above the soil. (c) Explain one advantage of each strategy for the young seedling. (d) The bean and maize seeds were planted in the same soil with the same water. What does this tell you about the cause of their different emergence, and which part of the seedling's structure differs between the two?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Getting Taller and Getting Thicker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Next to the bean plants in the farmer's garden are mango and avocado trees planted years earlier. They have thick, woody trunks, while the bean plants stay thin.</w:t>
            </w:r>
          </w:p>
          <w:p>
            <w:pPr>
              <w:keepNext/>
              <w:spacing w:after="40" w:before="0"/>
              <w:jc w:val="left"/>
            </w:pPr>
            <w:r>
              <w:rPr>
                <w:rFonts w:ascii="Arial" w:cs="Arial" w:eastAsia="Arial" w:hAnsi="Arial"/>
                <w:b/>
                <w:bCs/>
                <w:i w:val="false"/>
                <w:iCs w:val="false"/>
                <w:color w:val="000000"/>
                <w:sz w:val="18"/>
                <w:szCs w:val="18"/>
              </w:rPr>
              <w:t xml:space="preserve">(a) Explain how primary growth and secondary growth are different, naming the tissue responsible for each. (b) Describe what the vascular cambium produces each growing season and how this forms the rings seen in the mango trunk photograph. (c) Explain why bean plants, sukuma wiki and maize do not develop thick woody trunks. (d) What </w:t>
            </w:r>
            <w:del w:id="9002" w:author="Claude (AI) - proposed" w:date="2026-10-18T00:29:46Z">
              <w:r>
                <w:rPr>
                  <w:rFonts w:ascii="Arial" w:cs="Arial" w:eastAsia="Arial" w:hAnsi="Arial"/>
                  <w:b/>
                  <w:bCs/>
                  <w:i w:val="false"/>
                  <w:iCs w:val="false"/>
                  <w:color w:val="000000"/>
                  <w:sz w:val="18"/>
                  <w:szCs w:val="18"/>
                </w:rPr>
                <w:delText xml:space="preserve">can a person</w:delText>
              </w:r>
            </w:del>
            <w:ins w:id="9003" w:author="Claude (AI) - proposed" w:date="2026-10-18T00:29:46Z">
              <w:r>
                <w:rPr>
                  <w:rFonts w:ascii="Arial" w:cs="Arial" w:eastAsia="Arial" w:hAnsi="Arial"/>
                  <w:b/>
                  <w:bCs/>
                  <w:i w:val="false"/>
                  <w:iCs w:val="false"/>
                  <w:color w:val="000000"/>
                  <w:sz w:val="18"/>
                  <w:szCs w:val="18"/>
                </w:rPr>
                <w:t xml:space="preserve">could a person try to</w:t>
              </w:r>
            </w:ins>
            <w:r>
              <w:rPr>
                <w:rFonts w:ascii="Arial" w:cs="Arial" w:eastAsia="Arial" w:hAnsi="Arial"/>
                <w:b/>
                <w:bCs/>
                <w:i w:val="false"/>
                <w:iCs w:val="false"/>
                <w:color w:val="000000"/>
                <w:sz w:val="18"/>
                <w:szCs w:val="18"/>
              </w:rPr>
              <w:t xml:space="preserve"> find out by counting the rings in a mango trunk</w:t>
            </w:r>
            <w:ins w:id="9004" w:author="Claude (AI) - proposed" w:date="2026-10-18T00:29:46Z">
              <w:r>
                <w:rPr>
                  <w:rFonts w:ascii="Arial" w:cs="Arial" w:eastAsia="Arial" w:hAnsi="Arial"/>
                  <w:b/>
                  <w:bCs/>
                  <w:i w:val="false"/>
                  <w:iCs w:val="false"/>
                  <w:color w:val="000000"/>
                  <w:sz w:val="18"/>
                  <w:szCs w:val="18"/>
                </w:rPr>
                <w:t xml:space="preserve">, and why should the answer be treated with caution in a tropical tree</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Chemical Control and the Environment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Match each hormone to ONE job it does in the plant: auxins, gibberellins, cytokinins, abscisic acid, ethylene. (b) Sukuma wiki grown near a window bends toward the light. Explain how auxin causes this. (c) In a Kisumu market, mangoes stored in a crate on their own ripen slowly, but mangoes stored in a crate with ripe bananas ripen much faster. Explain why. (d) Choose ONE of the regional case studies (tea in Kericho, maize in the Rift Valley, or mangroves in Mombasa). Explain how water, temperature, light or nutrients affect how plants grow there, and how these factors work together with hormones or growth type.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Explaining a New Problem and the Whole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farmer in Nakuru </w:t>
            </w:r>
            <w:del w:id="9005" w:author="Claude (AI) - proposed" w:date="2026-10-18T00:29:46Z">
              <w:r>
                <w:rPr>
                  <w:rFonts w:ascii="Arial" w:cs="Arial" w:eastAsia="Arial" w:hAnsi="Arial"/>
                  <w:b/>
                  <w:bCs/>
                  <w:i w:val="false"/>
                  <w:iCs w:val="false"/>
                  <w:color w:val="000000"/>
                  <w:sz w:val="18"/>
                  <w:szCs w:val="18"/>
                </w:rPr>
                <w:delText xml:space="preserve">plants bean seeds in a shaded corner of her plot</w:delText>
              </w:r>
            </w:del>
            <w:ins w:id="9006" w:author="Claude (AI) - proposed" w:date="2026-10-18T00:29:46Z">
              <w:r>
                <w:rPr>
                  <w:rFonts w:ascii="Arial" w:cs="Arial" w:eastAsia="Arial" w:hAnsi="Arial"/>
                  <w:b/>
                  <w:bCs/>
                  <w:i w:val="false"/>
                  <w:iCs w:val="false"/>
                  <w:color w:val="000000"/>
                  <w:sz w:val="18"/>
                  <w:szCs w:val="18"/>
                </w:rPr>
                <w:t xml:space="preserve">notices her bean seedlings are growing tall and pale instead of short and bushy. The seedlings were sown thickly between rows of tall maize</w:t>
              </w:r>
            </w:ins>
            <w:r>
              <w:rPr>
                <w:rFonts w:ascii="Arial" w:cs="Arial" w:eastAsia="Arial" w:hAnsi="Arial"/>
                <w:b/>
                <w:bCs/>
                <w:i w:val="false"/>
                <w:iCs w:val="false"/>
                <w:color w:val="000000"/>
                <w:sz w:val="18"/>
                <w:szCs w:val="18"/>
              </w:rPr>
              <w:t xml:space="preserve">. After two weeks</w:t>
            </w:r>
            <w:del w:id="9007" w:author="Claude (AI) - proposed" w:date="2026-10-18T00:29:46Z">
              <w:r>
                <w:rPr>
                  <w:rFonts w:ascii="Arial" w:cs="Arial" w:eastAsia="Arial" w:hAnsi="Arial"/>
                  <w:b/>
                  <w:bCs/>
                  <w:i w:val="false"/>
                  <w:iCs w:val="false"/>
                  <w:color w:val="000000"/>
                  <w:sz w:val="18"/>
                  <w:szCs w:val="18"/>
                </w:rPr>
                <w:delText xml:space="preserve"> the seedlings are much taller than seedlings in the sunny part of the plot, but</w:delText>
              </w:r>
            </w:del>
            <w:r>
              <w:rPr>
                <w:rFonts w:ascii="Arial" w:cs="Arial" w:eastAsia="Arial" w:hAnsi="Arial"/>
                <w:b/>
                <w:bCs/>
                <w:i w:val="false"/>
                <w:iCs w:val="false"/>
                <w:color w:val="000000"/>
                <w:sz w:val="18"/>
                <w:szCs w:val="18"/>
              </w:rPr>
              <w:t xml:space="preserve"> their stems are thin and weak, </w:t>
            </w:r>
            <w:del w:id="9008" w:author="Claude (AI) - proposed" w:date="2026-10-18T00:29:46Z">
              <w:r>
                <w:rPr>
                  <w:rFonts w:ascii="Arial" w:cs="Arial" w:eastAsia="Arial" w:hAnsi="Arial"/>
                  <w:b/>
                  <w:bCs/>
                  <w:i w:val="false"/>
                  <w:iCs w:val="false"/>
                  <w:color w:val="000000"/>
                  <w:sz w:val="18"/>
                  <w:szCs w:val="18"/>
                </w:rPr>
                <w:delText xml:space="preserve">their leaves are a washed-out colour, </w:delText>
              </w:r>
            </w:del>
            <w:r>
              <w:rPr>
                <w:rFonts w:ascii="Arial" w:cs="Arial" w:eastAsia="Arial" w:hAnsi="Arial"/>
                <w:b/>
                <w:bCs/>
                <w:i w:val="false"/>
                <w:iCs w:val="false"/>
                <w:color w:val="000000"/>
                <w:sz w:val="18"/>
                <w:szCs w:val="18"/>
              </w:rPr>
              <w:t xml:space="preserve">and they have few side branches.</w:t>
            </w:r>
          </w:p>
          <w:p>
            <w:pPr>
              <w:keepNext/>
              <w:spacing w:after="40" w:before="0"/>
              <w:jc w:val="left"/>
            </w:pPr>
            <w:r>
              <w:rPr>
                <w:rFonts w:ascii="Arial" w:cs="Arial" w:eastAsia="Arial" w:hAnsi="Arial"/>
                <w:b/>
                <w:bCs/>
                <w:i w:val="false"/>
                <w:iCs w:val="false"/>
                <w:color w:val="000000"/>
                <w:sz w:val="18"/>
                <w:szCs w:val="18"/>
              </w:rPr>
              <w:t xml:space="preserve">(a) Name the process that has caused these differences and the environmental factor involved. (b) Use </w:t>
            </w:r>
            <w:del w:id="9009" w:author="Claude (AI) - proposed" w:date="2026-10-18T00:29:46Z">
              <w:r>
                <w:rPr>
                  <w:rFonts w:ascii="Arial" w:cs="Arial" w:eastAsia="Arial" w:hAnsi="Arial"/>
                  <w:b/>
                  <w:bCs/>
                  <w:i w:val="false"/>
                  <w:iCs w:val="false"/>
                  <w:color w:val="000000"/>
                  <w:sz w:val="18"/>
                  <w:szCs w:val="18"/>
                </w:rPr>
                <w:delText xml:space="preserve">auxin, gibberellin and apical dominance</w:delText>
              </w:r>
            </w:del>
            <w:ins w:id="9010" w:author="Claude (AI) - proposed" w:date="2026-10-18T00:29:46Z">
              <w:r>
                <w:rPr>
                  <w:rFonts w:ascii="Arial" w:cs="Arial" w:eastAsia="Arial" w:hAnsi="Arial"/>
                  <w:b/>
                  <w:bCs/>
                  <w:i w:val="false"/>
                  <w:iCs w:val="false"/>
                  <w:color w:val="000000"/>
                  <w:sz w:val="18"/>
                  <w:szCs w:val="18"/>
                </w:rPr>
                <w:t xml:space="preserve">what you know about plant hormones and growth</w:t>
              </w:r>
            </w:ins>
            <w:r>
              <w:rPr>
                <w:rFonts w:ascii="Arial" w:cs="Arial" w:eastAsia="Arial" w:hAnsi="Arial"/>
                <w:b/>
                <w:bCs/>
                <w:i w:val="false"/>
                <w:iCs w:val="false"/>
                <w:color w:val="000000"/>
                <w:sz w:val="18"/>
                <w:szCs w:val="18"/>
              </w:rPr>
              <w:t xml:space="preserve"> to explain why the</w:t>
            </w:r>
            <w:del w:id="9011" w:author="Claude (AI) - proposed" w:date="2026-10-18T00:29:46Z">
              <w:r>
                <w:rPr>
                  <w:rFonts w:ascii="Arial" w:cs="Arial" w:eastAsia="Arial" w:hAnsi="Arial"/>
                  <w:b/>
                  <w:bCs/>
                  <w:i w:val="false"/>
                  <w:iCs w:val="false"/>
                  <w:color w:val="000000"/>
                  <w:sz w:val="18"/>
                  <w:szCs w:val="18"/>
                </w:rPr>
                <w:delText xml:space="preserve"> shaded</w:delText>
              </w:r>
            </w:del>
            <w:r>
              <w:rPr>
                <w:rFonts w:ascii="Arial" w:cs="Arial" w:eastAsia="Arial" w:hAnsi="Arial"/>
                <w:b/>
                <w:bCs/>
                <w:i w:val="false"/>
                <w:iCs w:val="false"/>
                <w:color w:val="000000"/>
                <w:sz w:val="18"/>
                <w:szCs w:val="18"/>
              </w:rPr>
              <w:t xml:space="preserve"> seedlings are so long and thin with little branching. (c) Suggest TWO actions the farmer could take and explain how each works. (d) Now answer the driving question in 4 to 6 sentences: Why do seeds from the same garden grow and develop so differently, and what controls how a plant grows from a tiny seed into a tall tree or a flowering herb? Use ideas from dormancy, germination type, growth type, hormones and the environment.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science ideas (dormancy, germination, growth,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29:46Z">
              <w:r>
                <w:rPr>
                  <w:rFonts w:ascii="Arial" w:cs="Arial" w:eastAsia="Arial" w:hAnsi="Arial"/>
                  <w:b w:val="false"/>
                  <w:bCs w:val="false"/>
                  <w:i w:val="false"/>
                  <w:iCs w:val="false"/>
                  <w:color w:val="000000"/>
                  <w:sz w:val="18"/>
                  <w:szCs w:val="18"/>
                </w:rPr>
                <w:delText xml:space="preserve">Uses</w:delText>
              </w:r>
            </w:del>
            <w:ins w:id="9013" w:author="Claude (AI) - proposed" w:date="2026-10-18T00:29:4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all key ideas accurately and in detail, including correct terms such as epigeal, hypogeal, apical meristem, vascular cambium and the roles of each hormone.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8T00:29:46Z">
              <w:r>
                <w:rPr>
                  <w:rFonts w:ascii="Arial" w:cs="Arial" w:eastAsia="Arial" w:hAnsi="Arial"/>
                  <w:b w:val="false"/>
                  <w:bCs w:val="false"/>
                  <w:i w:val="false"/>
                  <w:iCs w:val="false"/>
                  <w:color w:val="000000"/>
                  <w:sz w:val="18"/>
                  <w:szCs w:val="18"/>
                </w:rPr>
                <w:delText xml:space="preserve">Uses</w:delText>
              </w:r>
            </w:del>
            <w:ins w:id="9015" w:author="Claude (AI) - proposed" w:date="2026-10-18T00:29:4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key ideas correctly with only minor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29:46Z">
              <w:r>
                <w:rPr>
                  <w:rFonts w:ascii="Arial" w:cs="Arial" w:eastAsia="Arial" w:hAnsi="Arial"/>
                  <w:b w:val="false"/>
                  <w:bCs w:val="false"/>
                  <w:i w:val="false"/>
                  <w:iCs w:val="false"/>
                  <w:color w:val="000000"/>
                  <w:sz w:val="18"/>
                  <w:szCs w:val="18"/>
                </w:rPr>
                <w:delText xml:space="preserve">Gives</w:delText>
              </w:r>
            </w:del>
            <w:ins w:id="9017" w:author="Claude (AI) - proposed" w:date="2026-10-18T00:29:4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ideas, or uses terms incorrectly, or confuses growth types, hormones or dormancy.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Kisumu phenomenon and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29:46Z">
              <w:r>
                <w:rPr>
                  <w:rFonts w:ascii="Arial" w:cs="Arial" w:eastAsia="Arial" w:hAnsi="Arial"/>
                  <w:b w:val="false"/>
                  <w:bCs w:val="false"/>
                  <w:i w:val="false"/>
                  <w:iCs w:val="false"/>
                  <w:color w:val="000000"/>
                  <w:sz w:val="18"/>
                  <w:szCs w:val="18"/>
                </w:rPr>
                <w:delText xml:space="preserve">Clearly</w:delText>
              </w:r>
            </w:del>
            <w:ins w:id="9019" w:author="Claude (AI) - proposed" w:date="2026-10-18T00:29:4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connects every answer to the Kisumu farmer's garden and to class evidence such as the germination containers, mango trunk rings and the germination experiment cups.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29:46Z">
              <w:r>
                <w:rPr>
                  <w:rFonts w:ascii="Arial" w:cs="Arial" w:eastAsia="Arial" w:hAnsi="Arial"/>
                  <w:b w:val="false"/>
                  <w:bCs w:val="false"/>
                  <w:i w:val="false"/>
                  <w:iCs w:val="false"/>
                  <w:color w:val="000000"/>
                  <w:sz w:val="18"/>
                  <w:szCs w:val="18"/>
                </w:rPr>
                <w:delText xml:space="preserve">Connects</w:delText>
              </w:r>
            </w:del>
            <w:ins w:id="9021" w:author="Claude (AI) - proposed" w:date="2026-10-18T00:29:46Z">
              <w:r>
                <w:rPr>
                  <w:rFonts w:ascii="Arial" w:cs="Arial" w:eastAsia="Arial" w:hAnsi="Arial"/>
                  <w:b w:val="false"/>
                  <w:bCs w:val="false"/>
                  <w:i w:val="false"/>
                  <w:iCs w:val="false"/>
                  <w:color w:val="000000"/>
                  <w:sz w:val="18"/>
                  <w:szCs w:val="18"/>
                </w:rPr>
                <w:t xml:space="preserve">Meets Expectations: connects</w:t>
              </w:r>
            </w:ins>
            <w:r>
              <w:rPr>
                <w:rFonts w:ascii="Arial" w:cs="Arial" w:eastAsia="Arial" w:hAnsi="Arial"/>
                <w:b w:val="false"/>
                <w:bCs w:val="false"/>
                <w:i w:val="false"/>
                <w:iCs w:val="false"/>
                <w:color w:val="000000"/>
                <w:sz w:val="18"/>
                <w:szCs w:val="18"/>
              </w:rPr>
              <w:t xml:space="preserve"> most answers to the phenomenon or class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9:46Z">
              <w:r>
                <w:rPr>
                  <w:rFonts w:ascii="Arial" w:cs="Arial" w:eastAsia="Arial" w:hAnsi="Arial"/>
                  <w:b w:val="false"/>
                  <w:bCs w:val="false"/>
                  <w:i w:val="false"/>
                  <w:iCs w:val="false"/>
                  <w:color w:val="000000"/>
                  <w:sz w:val="18"/>
                  <w:szCs w:val="18"/>
                </w:rPr>
                <w:delText xml:space="preserve">Gives</w:delText>
              </w:r>
            </w:del>
            <w:ins w:id="9023" w:author="Claude (AI) - proposed" w:date="2026-10-18T00:29:4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general answers with little or no link to the phenomenon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cause and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29:46Z">
              <w:r>
                <w:rPr>
                  <w:rFonts w:ascii="Arial" w:cs="Arial" w:eastAsia="Arial" w:hAnsi="Arial"/>
                  <w:b w:val="false"/>
                  <w:bCs w:val="false"/>
                  <w:i w:val="false"/>
                  <w:iCs w:val="false"/>
                  <w:color w:val="000000"/>
                  <w:sz w:val="18"/>
                  <w:szCs w:val="18"/>
                </w:rPr>
                <w:delText xml:space="preserve">Explains</w:delText>
              </w:r>
            </w:del>
            <w:ins w:id="9025" w:author="Claude (AI) - proposed" w:date="2026-10-18T00:29:4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how and why, step by step, for example how auxin redistribution causes bending, how increased elongation causes etiolation, and how cambium makes rings.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29:46Z">
              <w:r>
                <w:rPr>
                  <w:rFonts w:ascii="Arial" w:cs="Arial" w:eastAsia="Arial" w:hAnsi="Arial"/>
                  <w:b w:val="false"/>
                  <w:bCs w:val="false"/>
                  <w:i w:val="false"/>
                  <w:iCs w:val="false"/>
                  <w:color w:val="000000"/>
                  <w:sz w:val="18"/>
                  <w:szCs w:val="18"/>
                </w:rPr>
                <w:delText xml:space="preserve">Gives</w:delText>
              </w:r>
            </w:del>
            <w:ins w:id="9027" w:author="Claude (AI) - proposed" w:date="2026-10-18T00:29:4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correct causes but some steps of the reasoning are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29:46Z">
              <w:r>
                <w:rPr>
                  <w:rFonts w:ascii="Arial" w:cs="Arial" w:eastAsia="Arial" w:hAnsi="Arial"/>
                  <w:b w:val="false"/>
                  <w:bCs w:val="false"/>
                  <w:i w:val="false"/>
                  <w:iCs w:val="false"/>
                  <w:color w:val="000000"/>
                  <w:sz w:val="18"/>
                  <w:szCs w:val="18"/>
                </w:rPr>
                <w:delText xml:space="preserve">States</w:delText>
              </w:r>
            </w:del>
            <w:ins w:id="9029" w:author="Claude (AI) - proposed" w:date="2026-10-18T00:29:46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facts without explaining why or how, or the reasoning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a new problem (Nakuru and regional cases)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9:46Z">
              <w:r>
                <w:rPr>
                  <w:rFonts w:ascii="Arial" w:cs="Arial" w:eastAsia="Arial" w:hAnsi="Arial"/>
                  <w:b w:val="false"/>
                  <w:bCs w:val="false"/>
                  <w:i w:val="false"/>
                  <w:iCs w:val="false"/>
                  <w:color w:val="000000"/>
                  <w:sz w:val="18"/>
                  <w:szCs w:val="18"/>
                </w:rPr>
                <w:delText xml:space="preserve">Correctly</w:delText>
              </w:r>
            </w:del>
            <w:ins w:id="9031" w:author="Claude (AI) - proposed" w:date="2026-10-18T00:29:4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diagnoses etiolation from low light, gives solutions that address the cause, and integrates environment with hormones and growth.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29:46Z">
              <w:r>
                <w:rPr>
                  <w:rFonts w:ascii="Arial" w:cs="Arial" w:eastAsia="Arial" w:hAnsi="Arial"/>
                  <w:b w:val="false"/>
                  <w:bCs w:val="false"/>
                  <w:i w:val="false"/>
                  <w:iCs w:val="false"/>
                  <w:color w:val="000000"/>
                  <w:sz w:val="18"/>
                  <w:szCs w:val="18"/>
                </w:rPr>
                <w:delText xml:space="preserve">Diagnoses</w:delText>
              </w:r>
            </w:del>
            <w:ins w:id="9033" w:author="Claude (AI) - proposed" w:date="2026-10-18T00:29:46Z">
              <w:r>
                <w:rPr>
                  <w:rFonts w:ascii="Arial" w:cs="Arial" w:eastAsia="Arial" w:hAnsi="Arial"/>
                  <w:b w:val="false"/>
                  <w:bCs w:val="false"/>
                  <w:i w:val="false"/>
                  <w:iCs w:val="false"/>
                  <w:color w:val="000000"/>
                  <w:sz w:val="18"/>
                  <w:szCs w:val="18"/>
                </w:rPr>
                <w:t xml:space="preserve">Meets Expectations: diagnoses</w:t>
              </w:r>
            </w:ins>
            <w:r>
              <w:rPr>
                <w:rFonts w:ascii="Arial" w:cs="Arial" w:eastAsia="Arial" w:hAnsi="Arial"/>
                <w:b w:val="false"/>
                <w:bCs w:val="false"/>
                <w:i w:val="false"/>
                <w:iCs w:val="false"/>
                <w:color w:val="000000"/>
                <w:sz w:val="18"/>
                <w:szCs w:val="18"/>
              </w:rPr>
              <w:t xml:space="preserve"> the problem and gives a sensible solution with partial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29:46Z">
              <w:r>
                <w:rPr>
                  <w:rFonts w:ascii="Arial" w:cs="Arial" w:eastAsia="Arial" w:hAnsi="Arial"/>
                  <w:b w:val="false"/>
                  <w:bCs w:val="false"/>
                  <w:i w:val="false"/>
                  <w:iCs w:val="false"/>
                  <w:color w:val="000000"/>
                  <w:sz w:val="18"/>
                  <w:szCs w:val="18"/>
                </w:rPr>
                <w:delText xml:space="preserve">Does</w:delText>
              </w:r>
            </w:del>
            <w:ins w:id="9035" w:author="Claude (AI) - proposed" w:date="2026-10-18T00:29:46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identify the cause or gives solutions without scientific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Clarity and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29:46Z">
              <w:r>
                <w:rPr>
                  <w:rFonts w:ascii="Arial" w:cs="Arial" w:eastAsia="Arial" w:hAnsi="Arial"/>
                  <w:b w:val="false"/>
                  <w:bCs w:val="false"/>
                  <w:i w:val="false"/>
                  <w:iCs w:val="false"/>
                  <w:color w:val="000000"/>
                  <w:sz w:val="18"/>
                  <w:szCs w:val="18"/>
                </w:rPr>
                <w:delText xml:space="preserve">Answers</w:delText>
              </w:r>
            </w:del>
            <w:ins w:id="9037" w:author="Claude (AI) - proposed" w:date="2026-10-18T00:29:46Z">
              <w:r>
                <w:rPr>
                  <w:rFonts w:ascii="Arial" w:cs="Arial" w:eastAsia="Arial" w:hAnsi="Arial"/>
                  <w:b w:val="false"/>
                  <w:bCs w:val="false"/>
                  <w:i w:val="false"/>
                  <w:iCs w:val="false"/>
                  <w:color w:val="000000"/>
                  <w:sz w:val="18"/>
                  <w:szCs w:val="18"/>
                </w:rPr>
                <w:t xml:space="preserve">Exceeds Expectations: answers</w:t>
              </w:r>
            </w:ins>
            <w:r>
              <w:rPr>
                <w:rFonts w:ascii="Arial" w:cs="Arial" w:eastAsia="Arial" w:hAnsi="Arial"/>
                <w:b w:val="false"/>
                <w:bCs w:val="false"/>
                <w:i w:val="false"/>
                <w:iCs w:val="false"/>
                <w:color w:val="000000"/>
                <w:sz w:val="18"/>
                <w:szCs w:val="18"/>
              </w:rPr>
              <w:t xml:space="preserve"> are complete, well organised and use accurate labelled diagrams or sentences where asked.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8" w:author="Claude (AI) - proposed" w:date="2026-10-18T00:29:46Z">
              <w:r>
                <w:rPr>
                  <w:rFonts w:ascii="Arial" w:cs="Arial" w:eastAsia="Arial" w:hAnsi="Arial"/>
                  <w:b w:val="false"/>
                  <w:bCs w:val="false"/>
                  <w:i w:val="false"/>
                  <w:iCs w:val="false"/>
                  <w:color w:val="000000"/>
                  <w:sz w:val="18"/>
                  <w:szCs w:val="18"/>
                </w:rPr>
                <w:delText xml:space="preserve">Answers</w:delText>
              </w:r>
            </w:del>
            <w:ins w:id="9039" w:author="Claude (AI) - proposed" w:date="2026-10-18T00:29:46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are mostly clear and organised,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9:46Z">
              <w:r>
                <w:rPr>
                  <w:rFonts w:ascii="Arial" w:cs="Arial" w:eastAsia="Arial" w:hAnsi="Arial"/>
                  <w:b w:val="false"/>
                  <w:bCs w:val="false"/>
                  <w:i w:val="false"/>
                  <w:iCs w:val="false"/>
                  <w:color w:val="000000"/>
                  <w:sz w:val="18"/>
                  <w:szCs w:val="18"/>
                </w:rPr>
                <w:delText xml:space="preserve">Answers</w:delText>
              </w:r>
            </w:del>
            <w:ins w:id="9041" w:author="Claude (AI) - proposed" w:date="2026-10-18T00:29:46Z">
              <w:r>
                <w:rPr>
                  <w:rFonts w:ascii="Arial" w:cs="Arial" w:eastAsia="Arial" w:hAnsi="Arial"/>
                  <w:b w:val="false"/>
                  <w:bCs w:val="false"/>
                  <w:i w:val="false"/>
                  <w:iCs w:val="false"/>
                  <w:color w:val="000000"/>
                  <w:sz w:val="18"/>
                  <w:szCs w:val="18"/>
                </w:rPr>
                <w:t xml:space="preserve">Approaches Expectations: answers</w:t>
              </w:r>
            </w:ins>
            <w:r>
              <w:rPr>
                <w:rFonts w:ascii="Arial" w:cs="Arial" w:eastAsia="Arial" w:hAnsi="Arial"/>
                <w:b w:val="false"/>
                <w:bCs w:val="false"/>
                <w:i w:val="false"/>
                <w:iCs w:val="false"/>
                <w:color w:val="000000"/>
                <w:sz w:val="18"/>
                <w:szCs w:val="18"/>
              </w:rPr>
              <w:t xml:space="preserve"> are unclear, incomplete or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zxhandbs7fhlulyv90l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so-qp2krwzjoxd5krmy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9i-exu897omuqoohpct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zxhandbs7fhlulyv90lk" Type="http://schemas.openxmlformats.org/officeDocument/2006/relationships/hyperlink" Target="https://creativecommons.org/licenses/by-nc/4.0/" TargetMode="External"/><Relationship Id="rId6so-qp2krwzjoxd5krmyo" Type="http://schemas.openxmlformats.org/officeDocument/2006/relationships/hyperlink" Target="https://creativecommons.org/licenses/by-nc/4.0/" TargetMode="External"/><Relationship Id="rIdd9i-exu897omuqoohpct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2026-10-18T00:29:44.537Z</dcterms:created>
  <dcterms:modified xsi:type="dcterms:W3CDTF">2026-10-18T00:29:44.537Z</dcterms:modified>
</cp:coreProperties>
</file>

<file path=docProps/custom.xml><?xml version="1.0" encoding="utf-8"?>
<Properties xmlns="http://schemas.openxmlformats.org/officeDocument/2006/custom-properties" xmlns:vt="http://schemas.openxmlformats.org/officeDocument/2006/docPropsVTypes"/>
</file>