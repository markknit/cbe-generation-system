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SUB-STRAND 1.6 PLANT GROWTH AND DEVELOPMENT: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will use everything you have learned in Lessons 1 to 8 to answer the driving question: Why do seeds from the same garden grow and develop so differently, and what controls how a plant grows from a tiny seed into a tall tree or a flowering herb? Remember the Kisumu farmer who planted maize and beans in the same bed, on the same day, in the same soil, with equal watering. Answer each section in the blank space under the prompt. Write in full sentences, use the correct science words (for example dormancy, epigeal, hypogeal, apical meristem, vascular cambium, auxin, abscisic acid), and refer to the evidence you saw in class. You may draw and label small diagrams where a prompt asks for one. Each answer should link back to the Kisumu farmer's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Did Some Stored Seeds Refuse to Germinate?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farmer found that some seeds from a packet stored for two seasons did not germinate, even when given water and warmth.</w:t>
            </w:r>
          </w:p>
          <w:p>
            <w:pPr>
              <w:keepNext w:val="false"/>
              <w:spacing w:after="40" w:before="0"/>
              <w:jc w:val="left"/>
            </w:pPr>
            <w:r>
              <w:rPr>
                <w:rFonts w:ascii="Arial" w:cs="Arial" w:eastAsia="Arial" w:hAnsi="Arial"/>
                <w:b/>
                <w:bCs/>
                <w:i w:val="false"/>
                <w:iCs w:val="false"/>
                <w:color w:val="000000"/>
                <w:sz w:val="18"/>
                <w:szCs w:val="18"/>
              </w:rPr>
              <w:t xml:space="preserve">(a) Explain what dormancy is and say whether a dormant seed is dead or alive. (b) Describe TWO causes of dormancy that could explain why the stored seeds failed to germinate even though they had water and warmth. (c) Describe TWO ways the farmer could break dormancy before planting, linking each to a practice used by farmers in Kisumu</w:t>
            </w:r>
            <w:ins w:id="9001" w:author="Claude (AI) - proposed" w:date="2026-10-18T00:29:46Z">
              <w:r>
                <w:rPr>
                  <w:rFonts w:ascii="Arial" w:cs="Arial" w:eastAsia="Arial" w:hAnsi="Arial"/>
                  <w:b/>
                  <w:bCs/>
                  <w:i w:val="false"/>
                  <w:iCs w:val="false"/>
                  <w:color w:val="000000"/>
                  <w:sz w:val="18"/>
                  <w:szCs w:val="18"/>
                </w:rPr>
                <w:t xml:space="preserve"> where there is one</w:t>
              </w:r>
            </w:ins>
            <w:r>
              <w:rPr>
                <w:rFonts w:ascii="Arial" w:cs="Arial" w:eastAsia="Arial" w:hAnsi="Arial"/>
                <w:b/>
                <w:bCs/>
                <w:i w:val="false"/>
                <w:iCs w:val="false"/>
                <w:color w:val="000000"/>
                <w:sz w:val="18"/>
                <w:szCs w:val="18"/>
              </w:rPr>
              <w:t xml:space="preserve">. (d) Name the three external conditions a seed needs for germination, and state what each one does inside the seed.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Dormancy is a state in which a living seed does not germinate because germination is blocked. A dormant seed is alive, not dead. Dormancy is a survival strategy that </w:t>
            </w:r>
            <w:del w:id="9002" w:author="Claude (AI) - proposed" w:date="2026-10-18T00:29:46Z">
              <w:r>
                <w:rPr>
                  <w:rFonts w:ascii="Arial" w:cs="Arial" w:eastAsia="Arial" w:hAnsi="Arial"/>
                  <w:b w:val="false"/>
                  <w:bCs w:val="false"/>
                  <w:i w:val="false"/>
                  <w:iCs w:val="false"/>
                  <w:color w:val="000000"/>
                  <w:sz w:val="18"/>
                  <w:szCs w:val="18"/>
                </w:rPr>
                <w:delText xml:space="preserve">kept the stored</w:delText>
              </w:r>
            </w:del>
            <w:ins w:id="9003" w:author="Claude (AI) - proposed" w:date="2026-10-18T00:29:46Z">
              <w:r>
                <w:rPr>
                  <w:rFonts w:ascii="Arial" w:cs="Arial" w:eastAsia="Arial" w:hAnsi="Arial"/>
                  <w:b w:val="false"/>
                  <w:bCs w:val="false"/>
                  <w:i w:val="false"/>
                  <w:iCs w:val="false"/>
                  <w:color w:val="000000"/>
                  <w:sz w:val="18"/>
                  <w:szCs w:val="18"/>
                </w:rPr>
                <w:t xml:space="preserve">delays germination until conditions suit the seed; dry storage can keep</w:t>
              </w:r>
            </w:ins>
            <w:r>
              <w:rPr>
                <w:rFonts w:ascii="Arial" w:cs="Arial" w:eastAsia="Arial" w:hAnsi="Arial"/>
                <w:b w:val="false"/>
                <w:bCs w:val="false"/>
                <w:i w:val="false"/>
                <w:iCs w:val="false"/>
                <w:color w:val="000000"/>
                <w:sz w:val="18"/>
                <w:szCs w:val="18"/>
              </w:rPr>
              <w:t xml:space="preserve"> seeds alive across </w:t>
            </w:r>
            <w:del w:id="9004" w:author="Claude (AI) - proposed" w:date="2026-10-18T00:29:46Z">
              <w:r>
                <w:rPr>
                  <w:rFonts w:ascii="Arial" w:cs="Arial" w:eastAsia="Arial" w:hAnsi="Arial"/>
                  <w:b w:val="false"/>
                  <w:bCs w:val="false"/>
                  <w:i w:val="false"/>
                  <w:iCs w:val="false"/>
                  <w:color w:val="000000"/>
                  <w:sz w:val="18"/>
                  <w:szCs w:val="18"/>
                </w:rPr>
                <w:delText xml:space="preserve">two </w:delText>
              </w:r>
            </w:del>
            <w:r>
              <w:rPr>
                <w:rFonts w:ascii="Arial" w:cs="Arial" w:eastAsia="Arial" w:hAnsi="Arial"/>
                <w:b w:val="false"/>
                <w:bCs w:val="false"/>
                <w:i w:val="false"/>
                <w:iCs w:val="false"/>
                <w:color w:val="000000"/>
                <w:sz w:val="18"/>
                <w:szCs w:val="18"/>
              </w:rPr>
              <w:t xml:space="preserve">seasons.</w:t>
            </w:r>
          </w:p>
          <w:p>
            <w:pPr>
              <w:keepNext w:val="false"/>
              <w:spacing w:after="40" w:before="0"/>
              <w:jc w:val="left"/>
            </w:pPr>
            <w:r>
              <w:rPr>
                <w:rFonts w:ascii="Arial" w:cs="Arial" w:eastAsia="Arial" w:hAnsi="Arial"/>
                <w:b w:val="false"/>
                <w:bCs w:val="false"/>
                <w:i w:val="false"/>
                <w:iCs w:val="false"/>
                <w:color w:val="000000"/>
                <w:sz w:val="18"/>
                <w:szCs w:val="18"/>
              </w:rPr>
              <w:t xml:space="preserve">(b) Any two of the following. A hard, impermeable seed coat can hinder water and air from entering the seed, even when water is available. Chemical inhibitors such as abscisic acid</w:t>
            </w:r>
            <w:del w:id="9005" w:author="Claude (AI) - proposed" w:date="2026-10-18T00:29:46Z">
              <w:r>
                <w:rPr>
                  <w:rFonts w:ascii="Arial" w:cs="Arial" w:eastAsia="Arial" w:hAnsi="Arial"/>
                  <w:b w:val="false"/>
                  <w:bCs w:val="false"/>
                  <w:i w:val="false"/>
                  <w:iCs w:val="false"/>
                  <w:color w:val="000000"/>
                  <w:sz w:val="18"/>
                  <w:szCs w:val="18"/>
                </w:rPr>
                <w:delText xml:space="preserve">, which may have built up during long dry storage,</w:delText>
              </w:r>
            </w:del>
            <w:r>
              <w:rPr>
                <w:rFonts w:ascii="Arial" w:cs="Arial" w:eastAsia="Arial" w:hAnsi="Arial"/>
                <w:b w:val="false"/>
                <w:bCs w:val="false"/>
                <w:i w:val="false"/>
                <w:iCs w:val="false"/>
                <w:color w:val="000000"/>
                <w:sz w:val="18"/>
                <w:szCs w:val="18"/>
              </w:rPr>
              <w:t xml:space="preserve"> can hold the embryo back from growing. An immature embryo or unfavourable environmental conditions are two further causes taught in class.</w:t>
            </w:r>
            <w:ins w:id="9006" w:author="Claude (AI) - proposed" w:date="2026-10-18T00:29:46Z">
              <w:r>
                <w:rPr>
                  <w:rFonts w:ascii="Arial" w:cs="Arial" w:eastAsia="Arial" w:hAnsi="Arial"/>
                  <w:b w:val="false"/>
                  <w:bCs w:val="false"/>
                  <w:i w:val="false"/>
                  <w:iCs w:val="false"/>
                  <w:color w:val="000000"/>
                  <w:sz w:val="18"/>
                  <w:szCs w:val="18"/>
                </w:rPr>
                <w:t xml:space="preserve"> A good answer may add that seeds stored for two seasons may simply have died, so not every stored seed that fails is dormant.</w:t>
              </w:r>
            </w:ins>
          </w:p>
          <w:p>
            <w:pPr>
              <w:keepNext w:val="false"/>
              <w:spacing w:after="40" w:before="0"/>
              <w:jc w:val="left"/>
            </w:pPr>
            <w:r>
              <w:rPr>
                <w:rFonts w:ascii="Arial" w:cs="Arial" w:eastAsia="Arial" w:hAnsi="Arial"/>
                <w:b w:val="false"/>
                <w:bCs w:val="false"/>
                <w:i w:val="false"/>
                <w:iCs w:val="false"/>
                <w:color w:val="000000"/>
                <w:sz w:val="18"/>
                <w:szCs w:val="18"/>
              </w:rPr>
              <w:t xml:space="preserve">(c) Any two of the following. Scarification means nicking or scratching the seed coat so that water can enter; bean farmers around Kisumu sometimes nick seeds before planting. Soaking softens the seed coat and starts water uptake; bean farmers around Kisumu also soak seeds before planting. Stratification (a cold</w:t>
            </w:r>
            <w:ins w:id="9007" w:author="Claude (AI) - proposed" w:date="2026-10-18T00:29:46Z">
              <w:r>
                <w:rPr>
                  <w:rFonts w:ascii="Arial" w:cs="Arial" w:eastAsia="Arial" w:hAnsi="Arial"/>
                  <w:b w:val="false"/>
                  <w:bCs w:val="false"/>
                  <w:i w:val="false"/>
                  <w:iCs w:val="false"/>
                  <w:color w:val="000000"/>
                  <w:sz w:val="18"/>
                  <w:szCs w:val="18"/>
                </w:rPr>
                <w:t xml:space="preserve">, moist</w:t>
              </w:r>
            </w:ins>
            <w:r>
              <w:rPr>
                <w:rFonts w:ascii="Arial" w:cs="Arial" w:eastAsia="Arial" w:hAnsi="Arial"/>
                <w:b w:val="false"/>
                <w:bCs w:val="false"/>
                <w:i w:val="false"/>
                <w:iCs w:val="false"/>
                <w:color w:val="000000"/>
                <w:sz w:val="18"/>
                <w:szCs w:val="18"/>
              </w:rPr>
              <w:t xml:space="preserve"> treatment) is a third method taught in class</w:t>
            </w:r>
            <w:ins w:id="9008" w:author="Claude (AI) - proposed" w:date="2026-10-18T00:29:46Z">
              <w:r>
                <w:rPr>
                  <w:rFonts w:ascii="Arial" w:cs="Arial" w:eastAsia="Arial" w:hAnsi="Arial"/>
                  <w:b w:val="false"/>
                  <w:bCs w:val="false"/>
                  <w:i w:val="false"/>
                  <w:iCs w:val="false"/>
                  <w:color w:val="000000"/>
                  <w:sz w:val="18"/>
                  <w:szCs w:val="18"/>
                </w:rPr>
                <w:t xml:space="preserve">; accept it as a correct method, but it has no everyday Kisumu practice linked to it, so do not penalise a missing Kisumu link for it</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(d) Water triggers imbibition, so the seed swells and its enzymes become active. Oxygen powers aerobic respiration, which releases energy for cell growth. An optimum temperature lets the enzymes work efficiently. All three must be present together. Removing even one prevents or delays germination, as our experiment showed with the cups that had no water, no air or a cold location. In the farmer's stored seeds, however, water and warmth were present, so the failure to germinate points to </w:t>
            </w:r>
            <w:del w:id="9009" w:author="Claude (AI) - proposed" w:date="2026-10-18T00:29:46Z">
              <w:r>
                <w:rPr>
                  <w:rFonts w:ascii="Arial" w:cs="Arial" w:eastAsia="Arial" w:hAnsi="Arial"/>
                  <w:b w:val="false"/>
                  <w:bCs w:val="false"/>
                  <w:i w:val="false"/>
                  <w:iCs w:val="false"/>
                  <w:color w:val="000000"/>
                  <w:sz w:val="18"/>
                  <w:szCs w:val="18"/>
                </w:rPr>
                <w:delText xml:space="preserve">dormancy</w:delText>
              </w:r>
            </w:del>
            <w:ins w:id="9010" w:author="Claude (AI) - proposed" w:date="2026-10-18T00:29:46Z">
              <w:r>
                <w:rPr>
                  <w:rFonts w:ascii="Arial" w:cs="Arial" w:eastAsia="Arial" w:hAnsi="Arial"/>
                  <w:b w:val="false"/>
                  <w:bCs w:val="false"/>
                  <w:i w:val="false"/>
                  <w:iCs w:val="false"/>
                  <w:color w:val="000000"/>
                  <w:sz w:val="18"/>
                  <w:szCs w:val="18"/>
                </w:rPr>
                <w:t xml:space="preserve">a cause inside the seed: dormancy,</w:t>
              </w:r>
            </w:ins>
            <w:r>
              <w:rPr>
                <w:rFonts w:ascii="Arial" w:cs="Arial" w:eastAsia="Arial" w:hAnsi="Arial"/>
                <w:b w:val="false"/>
                <w:bCs w:val="false"/>
                <w:i w:val="false"/>
                <w:iCs w:val="false"/>
                <w:color w:val="000000"/>
                <w:sz w:val="18"/>
                <w:szCs w:val="18"/>
              </w:rPr>
              <w:t xml:space="preserve"> such as a hardened seed coat or chemical inhibitors</w:t>
            </w:r>
            <w:ins w:id="9011" w:author="Claude (AI) - proposed" w:date="2026-10-18T00:29:46Z">
              <w:r>
                <w:rPr>
                  <w:rFonts w:ascii="Arial" w:cs="Arial" w:eastAsia="Arial" w:hAnsi="Arial"/>
                  <w:b w:val="false"/>
                  <w:bCs w:val="false"/>
                  <w:i w:val="false"/>
                  <w:iCs w:val="false"/>
                  <w:color w:val="000000"/>
                  <w:sz w:val="18"/>
                  <w:szCs w:val="18"/>
                </w:rPr>
                <w:t xml:space="preserve">, or seeds that were no longer alive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Maize and Bean Seedlings Emerge Differently?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Within a week the Kisumu farmer saw bean seedlings push their seed leaves above the soil in an arch, while maize sent up a single green spike and the seed stayed underground.</w:t>
            </w:r>
          </w:p>
          <w:p>
            <w:pPr>
              <w:keepNext w:val="false"/>
              <w:spacing w:after="40" w:before="0"/>
              <w:jc w:val="left"/>
            </w:pPr>
            <w:r>
              <w:rPr>
                <w:rFonts w:ascii="Arial" w:cs="Arial" w:eastAsia="Arial" w:hAnsi="Arial"/>
                <w:b/>
                <w:bCs/>
                <w:i w:val="false"/>
                <w:iCs w:val="false"/>
                <w:color w:val="000000"/>
                <w:sz w:val="18"/>
                <w:szCs w:val="18"/>
              </w:rPr>
              <w:t xml:space="preserve">(a) Name the type of germination shown by beans and the type shown by maize. (b) Explain, using the words hypocotyl, epicotyl, cotyledon and plumule, how each type of seedling gets above the soil. (c) Explain one advantage of each strategy for the young seedling. (d) The bean and maize seeds were planted in the same soil with the same water. What does this tell you about the cause of their different emergence, and which part of the seedling's structure differs between the two?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Beans show epigeal germination. Maize shows hypogeal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(b) In beans the hypocotyl elongates and forms an arch that pulls the cotyledons above the soil, and the plumule follows. In maize the epicotyl elongates and pushes the plumule upward as a straight spike, while the cotyledon stays underground.</w:t>
            </w:r>
          </w:p>
          <w:p>
            <w:pPr>
              <w:keepNext w:val="false"/>
              <w:spacing w:after="40" w:before="0"/>
              <w:jc w:val="left"/>
            </w:pPr>
            <w:r>
              <w:rPr>
                <w:rFonts w:ascii="Arial" w:cs="Arial" w:eastAsia="Arial" w:hAnsi="Arial"/>
                <w:b w:val="false"/>
                <w:bCs w:val="false"/>
                <w:i w:val="false"/>
                <w:iCs w:val="false"/>
                <w:color w:val="000000"/>
                <w:sz w:val="18"/>
                <w:szCs w:val="18"/>
              </w:rPr>
              <w:t xml:space="preserve">(c) In beans the cotyledons rise into the light, where they can begin photosynthesis. In maize the </w:t>
            </w:r>
            <w:del w:id="9012" w:author="Claude (AI) - proposed" w:date="2026-10-18T00:29:46Z">
              <w:r>
                <w:rPr>
                  <w:rFonts w:ascii="Arial" w:cs="Arial" w:eastAsia="Arial" w:hAnsi="Arial"/>
                  <w:b w:val="false"/>
                  <w:bCs w:val="false"/>
                  <w:i w:val="false"/>
                  <w:iCs w:val="false"/>
                  <w:color w:val="000000"/>
                  <w:sz w:val="18"/>
                  <w:szCs w:val="18"/>
                </w:rPr>
                <w:delText xml:space="preserve">energy-rich cotyledon</w:delText>
              </w:r>
            </w:del>
            <w:ins w:id="9013" w:author="Claude (AI) - proposed" w:date="2026-10-18T00:29:46Z">
              <w:r>
                <w:rPr>
                  <w:rFonts w:ascii="Arial" w:cs="Arial" w:eastAsia="Arial" w:hAnsi="Arial"/>
                  <w:b w:val="false"/>
                  <w:bCs w:val="false"/>
                  <w:i w:val="false"/>
                  <w:iCs w:val="false"/>
                  <w:color w:val="000000"/>
                  <w:sz w:val="18"/>
                  <w:szCs w:val="18"/>
                </w:rPr>
                <w:t xml:space="preserve">grain</w:t>
              </w:r>
            </w:ins>
            <w:r>
              <w:rPr>
                <w:rFonts w:ascii="Arial" w:cs="Arial" w:eastAsia="Arial" w:hAnsi="Arial"/>
                <w:b w:val="false"/>
                <w:bCs w:val="false"/>
                <w:i w:val="false"/>
                <w:iCs w:val="false"/>
                <w:color w:val="000000"/>
                <w:sz w:val="18"/>
                <w:szCs w:val="18"/>
              </w:rPr>
              <w:t xml:space="preserve"> stays safely underground</w:t>
            </w:r>
            <w:del w:id="9014" w:author="Claude (AI) - proposed" w:date="2026-10-18T00:29:46Z">
              <w:r>
                <w:rPr>
                  <w:rFonts w:ascii="Arial" w:cs="Arial" w:eastAsia="Arial" w:hAnsi="Arial"/>
                  <w:b w:val="false"/>
                  <w:bCs w:val="false"/>
                  <w:i w:val="false"/>
                  <w:iCs w:val="false"/>
                  <w:color w:val="000000"/>
                  <w:sz w:val="18"/>
                  <w:szCs w:val="18"/>
                </w:rPr>
                <w:delText xml:space="preserve"> as a food reserve</w:delText>
              </w:r>
            </w:del>
            <w:ins w:id="9015" w:author="Claude (AI) - proposed" w:date="2026-10-18T00:29:46Z">
              <w:r>
                <w:rPr>
                  <w:rFonts w:ascii="Arial" w:cs="Arial" w:eastAsia="Arial" w:hAnsi="Arial"/>
                  <w:b w:val="false"/>
                  <w:bCs w:val="false"/>
                  <w:i w:val="false"/>
                  <w:iCs w:val="false"/>
                  <w:color w:val="000000"/>
                  <w:sz w:val="18"/>
                  <w:szCs w:val="18"/>
                </w:rPr>
                <w:t xml:space="preserve">, still supplying food from its endosperm through the single cotyledon,</w:t>
              </w:r>
            </w:ins>
            <w:r>
              <w:rPr>
                <w:rFonts w:ascii="Arial" w:cs="Arial" w:eastAsia="Arial" w:hAnsi="Arial"/>
                <w:b w:val="false"/>
                <w:bCs w:val="false"/>
                <w:i w:val="false"/>
                <w:iCs w:val="false"/>
                <w:color w:val="000000"/>
                <w:sz w:val="18"/>
                <w:szCs w:val="18"/>
              </w:rPr>
              <w:t xml:space="preserve"> while the plumule grows. Both strategies establish the seedling successfully.</w:t>
            </w:r>
          </w:p>
          <w:p>
            <w:pPr>
              <w:keepNext w:val="false"/>
              <w:spacing w:after="40" w:before="0"/>
              <w:jc w:val="left"/>
            </w:pPr>
            <w:r>
              <w:rPr>
                <w:rFonts w:ascii="Arial" w:cs="Arial" w:eastAsia="Arial" w:hAnsi="Arial"/>
                <w:b w:val="false"/>
                <w:bCs w:val="false"/>
                <w:i w:val="false"/>
                <w:iCs w:val="false"/>
                <w:color w:val="000000"/>
                <w:sz w:val="18"/>
                <w:szCs w:val="18"/>
              </w:rPr>
              <w:t xml:space="preserve">(d) Because soil, water and planting day were the same, the difference cannot be caused by the garden conditions. It comes from the seeds themselves: the two species differ in which part elongates (the hypocotyl in beans, the epicotyl in maize) and so in where the cotyledons end up, above or below the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Getting Taller and Getting Thicker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Next to the bean plants in the farmer's garden are mango and avocado trees planted years earlier. They have thick, woody trunks, while the bean plants stay thin.</w:t>
            </w:r>
          </w:p>
          <w:p>
            <w:pPr>
              <w:keepNext w:val="false"/>
              <w:spacing w:after="40" w:before="0"/>
              <w:jc w:val="left"/>
            </w:pPr>
            <w:r>
              <w:rPr>
                <w:rFonts w:ascii="Arial" w:cs="Arial" w:eastAsia="Arial" w:hAnsi="Arial"/>
                <w:b/>
                <w:bCs/>
                <w:i w:val="false"/>
                <w:iCs w:val="false"/>
                <w:color w:val="000000"/>
                <w:sz w:val="18"/>
                <w:szCs w:val="18"/>
              </w:rPr>
              <w:t xml:space="preserve">(a) Explain how primary growth and secondary growth are different, naming the tissue responsible for each. (b) Describe what the vascular cambium produces each growing season and how this forms the rings seen in the mango trunk photograph. (c) Explain why bean plants, sukuma wiki and maize do not develop thick woody trunks. (d) What </w:t>
            </w:r>
            <w:del w:id="9016" w:author="Claude (AI) - proposed" w:date="2026-10-18T00:29:46Z">
              <w:r>
                <w:rPr>
                  <w:rFonts w:ascii="Arial" w:cs="Arial" w:eastAsia="Arial" w:hAnsi="Arial"/>
                  <w:b/>
                  <w:bCs/>
                  <w:i w:val="false"/>
                  <w:iCs w:val="false"/>
                  <w:color w:val="000000"/>
                  <w:sz w:val="18"/>
                  <w:szCs w:val="18"/>
                </w:rPr>
                <w:delText xml:space="preserve">can a person</w:delText>
              </w:r>
            </w:del>
            <w:ins w:id="9017" w:author="Claude (AI) - proposed" w:date="2026-10-18T00:29:46Z">
              <w:r>
                <w:rPr>
                  <w:rFonts w:ascii="Arial" w:cs="Arial" w:eastAsia="Arial" w:hAnsi="Arial"/>
                  <w:b/>
                  <w:bCs/>
                  <w:i w:val="false"/>
                  <w:iCs w:val="false"/>
                  <w:color w:val="000000"/>
                  <w:sz w:val="18"/>
                  <w:szCs w:val="18"/>
                </w:rPr>
                <w:t xml:space="preserve">could a person try to</w:t>
              </w:r>
            </w:ins>
            <w:r>
              <w:rPr>
                <w:rFonts w:ascii="Arial" w:cs="Arial" w:eastAsia="Arial" w:hAnsi="Arial"/>
                <w:b/>
                <w:bCs/>
                <w:i w:val="false"/>
                <w:iCs w:val="false"/>
                <w:color w:val="000000"/>
                <w:sz w:val="18"/>
                <w:szCs w:val="18"/>
              </w:rPr>
              <w:t xml:space="preserve"> find out by counting the rings in a mango trunk</w:t>
            </w:r>
            <w:ins w:id="9018" w:author="Claude (AI) - proposed" w:date="2026-10-18T00:29:46Z">
              <w:r>
                <w:rPr>
                  <w:rFonts w:ascii="Arial" w:cs="Arial" w:eastAsia="Arial" w:hAnsi="Arial"/>
                  <w:b/>
                  <w:bCs/>
                  <w:i w:val="false"/>
                  <w:iCs w:val="false"/>
                  <w:color w:val="000000"/>
                  <w:sz w:val="18"/>
                  <w:szCs w:val="18"/>
                </w:rPr>
                <w:t xml:space="preserve">, and why should the answer be treated with caution in a tropical tree</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Primary growth increases the length of roots and shoots. It happens through cell division in the apical meristems at the tips. Secondary growth increases the girth (thickness) of stems and roots. It happens through cell division in the vascular cambium, a ring of lateral meristem between the xylem and phloem.</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19" w:author="Claude (AI) - proposed" w:date="2026-10-18T00:29:46Z">
              <w:r>
                <w:rPr>
                  <w:rFonts w:ascii="Arial" w:cs="Arial" w:eastAsia="Arial" w:hAnsi="Arial"/>
                  <w:b w:val="false"/>
                  <w:bCs w:val="false"/>
                  <w:i w:val="false"/>
                  <w:iCs w:val="false"/>
                  <w:color w:val="000000"/>
                  <w:sz w:val="18"/>
                  <w:szCs w:val="18"/>
                </w:rPr>
                <w:delText xml:space="preserve">Each growing season</w:delText>
              </w:r>
            </w:del>
            <w:ins w:id="9020" w:author="Claude (AI) - proposed" w:date="2026-10-18T00:29:46Z">
              <w:r>
                <w:rPr>
                  <w:rFonts w:ascii="Arial" w:cs="Arial" w:eastAsia="Arial" w:hAnsi="Arial"/>
                  <w:b w:val="false"/>
                  <w:bCs w:val="false"/>
                  <w:i w:val="false"/>
                  <w:iCs w:val="false"/>
                  <w:color w:val="000000"/>
                  <w:sz w:val="18"/>
                  <w:szCs w:val="18"/>
                </w:rPr>
                <w:t xml:space="preserve">Whenever</w:t>
              </w:r>
            </w:ins>
            <w:r>
              <w:rPr>
                <w:rFonts w:ascii="Arial" w:cs="Arial" w:eastAsia="Arial" w:hAnsi="Arial"/>
                <w:b w:val="false"/>
                <w:bCs w:val="false"/>
                <w:i w:val="false"/>
                <w:iCs w:val="false"/>
                <w:color w:val="000000"/>
                <w:sz w:val="18"/>
                <w:szCs w:val="18"/>
              </w:rPr>
              <w:t xml:space="preserve"> the vascular cambium</w:t>
            </w:r>
            <w:ins w:id="9021" w:author="Claude (AI) - proposed" w:date="2026-10-18T00:29:46Z">
              <w:r>
                <w:rPr>
                  <w:rFonts w:ascii="Arial" w:cs="Arial" w:eastAsia="Arial" w:hAnsi="Arial"/>
                  <w:b w:val="false"/>
                  <w:bCs w:val="false"/>
                  <w:i w:val="false"/>
                  <w:iCs w:val="false"/>
                  <w:color w:val="000000"/>
                  <w:sz w:val="18"/>
                  <w:szCs w:val="18"/>
                </w:rPr>
                <w:t xml:space="preserve"> is active it</w:t>
              </w:r>
            </w:ins>
            <w:r>
              <w:rPr>
                <w:rFonts w:ascii="Arial" w:cs="Arial" w:eastAsia="Arial" w:hAnsi="Arial"/>
                <w:b w:val="false"/>
                <w:bCs w:val="false"/>
                <w:i w:val="false"/>
                <w:iCs w:val="false"/>
                <w:color w:val="000000"/>
                <w:sz w:val="18"/>
                <w:szCs w:val="18"/>
              </w:rPr>
              <w:t xml:space="preserve"> produces new xylem inward and new phloem outward. </w:t>
            </w:r>
            <w:del w:id="9022" w:author="Claude (AI) - proposed" w:date="2026-10-18T00:29:46Z">
              <w:r>
                <w:rPr>
                  <w:rFonts w:ascii="Arial" w:cs="Arial" w:eastAsia="Arial" w:hAnsi="Arial"/>
                  <w:b w:val="false"/>
                  <w:bCs w:val="false"/>
                  <w:i w:val="false"/>
                  <w:iCs w:val="false"/>
                  <w:color w:val="000000"/>
                  <w:sz w:val="18"/>
                  <w:szCs w:val="18"/>
                </w:rPr>
                <w:delText xml:space="preserve">Each season's new wood forms a layer, seen as one annual</w:delText>
              </w:r>
            </w:del>
            <w:ins w:id="9023" w:author="Claude (AI) - proposed" w:date="2026-10-18T00:29:46Z">
              <w:r>
                <w:rPr>
                  <w:rFonts w:ascii="Arial" w:cs="Arial" w:eastAsia="Arial" w:hAnsi="Arial"/>
                  <w:b w:val="false"/>
                  <w:bCs w:val="false"/>
                  <w:i w:val="false"/>
                  <w:iCs w:val="false"/>
                  <w:color w:val="000000"/>
                  <w:sz w:val="18"/>
                  <w:szCs w:val="18"/>
                </w:rPr>
                <w:t xml:space="preserve">Where growth slows in a cold or dry season, the change in cell size shows as a</w:t>
              </w:r>
            </w:ins>
            <w:r>
              <w:rPr>
                <w:rFonts w:ascii="Arial" w:cs="Arial" w:eastAsia="Arial" w:hAnsi="Arial"/>
                <w:b w:val="false"/>
                <w:bCs w:val="false"/>
                <w:i w:val="false"/>
                <w:iCs w:val="false"/>
                <w:color w:val="000000"/>
                <w:sz w:val="18"/>
                <w:szCs w:val="18"/>
              </w:rPr>
              <w:t xml:space="preserve"> ring in the trunk cross-section.</w:t>
            </w:r>
          </w:p>
          <w:p>
            <w:pPr>
              <w:keepNext w:val="false"/>
              <w:spacing w:after="40" w:before="0"/>
              <w:jc w:val="left"/>
            </w:pPr>
            <w:r>
              <w:rPr>
                <w:rFonts w:ascii="Arial" w:cs="Arial" w:eastAsia="Arial" w:hAnsi="Arial"/>
                <w:b w:val="false"/>
                <w:bCs w:val="false"/>
                <w:i w:val="false"/>
                <w:iCs w:val="false"/>
                <w:color w:val="000000"/>
                <w:sz w:val="18"/>
                <w:szCs w:val="18"/>
              </w:rPr>
              <w:t xml:space="preserve">(c) These herbaceous plants have little or no vascular cambium activity. They grow mainly by apical meristem activity, which makes them longer but not thick and woody.</w:t>
            </w:r>
          </w:p>
          <w:p>
            <w:pPr>
              <w:keepNext w:val="false"/>
              <w:spacing w:after="40" w:before="0"/>
              <w:jc w:val="left"/>
            </w:pPr>
            <w:r>
              <w:rPr>
                <w:rFonts w:ascii="Arial" w:cs="Arial" w:eastAsia="Arial" w:hAnsi="Arial"/>
                <w:b w:val="false"/>
                <w:bCs w:val="false"/>
                <w:i w:val="false"/>
                <w:iCs w:val="false"/>
                <w:color w:val="000000"/>
                <w:sz w:val="18"/>
                <w:szCs w:val="18"/>
              </w:rPr>
              <w:t xml:space="preserve">(d) Counting the rings </w:t>
            </w:r>
            <w:del w:id="9024" w:author="Claude (AI) - proposed" w:date="2026-10-18T00:29:46Z">
              <w:r>
                <w:rPr>
                  <w:rFonts w:ascii="Arial" w:cs="Arial" w:eastAsia="Arial" w:hAnsi="Arial"/>
                  <w:b w:val="false"/>
                  <w:bCs w:val="false"/>
                  <w:i w:val="false"/>
                  <w:iCs w:val="false"/>
                  <w:color w:val="000000"/>
                  <w:sz w:val="18"/>
                  <w:szCs w:val="18"/>
                </w:rPr>
                <w:delText xml:space="preserve">shows the age</w:delText>
              </w:r>
            </w:del>
            <w:ins w:id="9025" w:author="Claude (AI) - proposed" w:date="2026-10-18T00:29:46Z">
              <w:r>
                <w:rPr>
                  <w:rFonts w:ascii="Arial" w:cs="Arial" w:eastAsia="Arial" w:hAnsi="Arial"/>
                  <w:b w:val="false"/>
                  <w:bCs w:val="false"/>
                  <w:i w:val="false"/>
                  <w:iCs w:val="false"/>
                  <w:color w:val="000000"/>
                  <w:sz w:val="18"/>
                  <w:szCs w:val="18"/>
                </w:rPr>
                <w:t xml:space="preserve">can give an estimate</w:t>
              </w:r>
            </w:ins>
            <w:r>
              <w:rPr>
                <w:rFonts w:ascii="Arial" w:cs="Arial" w:eastAsia="Arial" w:hAnsi="Arial"/>
                <w:b w:val="false"/>
                <w:bCs w:val="false"/>
                <w:i w:val="false"/>
                <w:iCs w:val="false"/>
                <w:color w:val="000000"/>
                <w:sz w:val="18"/>
                <w:szCs w:val="18"/>
              </w:rPr>
              <w:t xml:space="preserve"> of the tree</w:t>
            </w:r>
            <w:del w:id="9026" w:author="Claude (AI) - proposed" w:date="2026-10-18T00:29:46Z">
              <w:r>
                <w:rPr>
                  <w:rFonts w:ascii="Arial" w:cs="Arial" w:eastAsia="Arial" w:hAnsi="Arial"/>
                  <w:b w:val="false"/>
                  <w:bCs w:val="false"/>
                  <w:i w:val="false"/>
                  <w:iCs w:val="false"/>
                  <w:color w:val="000000"/>
                  <w:sz w:val="18"/>
                  <w:szCs w:val="18"/>
                </w:rPr>
                <w:delText xml:space="preserve">, because</w:delText>
              </w:r>
            </w:del>
            <w:ins w:id="9027" w:author="Claude (AI) - proposed" w:date="2026-10-18T00:29:46Z">
              <w:r>
                <w:rPr>
                  <w:rFonts w:ascii="Arial" w:cs="Arial" w:eastAsia="Arial" w:hAnsi="Arial"/>
                  <w:b w:val="false"/>
                  <w:bCs w:val="false"/>
                  <w:i w:val="false"/>
                  <w:iCs w:val="false"/>
                  <w:color w:val="000000"/>
                  <w:sz w:val="18"/>
                  <w:szCs w:val="18"/>
                </w:rPr>
                <w:t xml:space="preserve">'s age where</w:t>
              </w:r>
            </w:ins>
            <w:r>
              <w:rPr>
                <w:rFonts w:ascii="Arial" w:cs="Arial" w:eastAsia="Arial" w:hAnsi="Arial"/>
                <w:b w:val="false"/>
                <w:bCs w:val="false"/>
                <w:i w:val="false"/>
                <w:iCs w:val="false"/>
                <w:color w:val="000000"/>
                <w:sz w:val="18"/>
                <w:szCs w:val="18"/>
              </w:rPr>
              <w:t xml:space="preserve"> each ring is one </w:t>
            </w:r>
            <w:del w:id="9028" w:author="Claude (AI) - proposed" w:date="2026-10-18T00:29:46Z">
              <w:r>
                <w:rPr>
                  <w:rFonts w:ascii="Arial" w:cs="Arial" w:eastAsia="Arial" w:hAnsi="Arial"/>
                  <w:b w:val="false"/>
                  <w:bCs w:val="false"/>
                  <w:i w:val="false"/>
                  <w:iCs w:val="false"/>
                  <w:color w:val="000000"/>
                  <w:sz w:val="18"/>
                  <w:szCs w:val="18"/>
                </w:rPr>
                <w:delText xml:space="preserve">growing season</w:delText>
              </w:r>
            </w:del>
            <w:ins w:id="9029" w:author="Claude (AI) - proposed" w:date="2026-10-18T00:29:46Z">
              <w:r>
                <w:rPr>
                  <w:rFonts w:ascii="Arial" w:cs="Arial" w:eastAsia="Arial" w:hAnsi="Arial"/>
                  <w:b w:val="false"/>
                  <w:bCs w:val="false"/>
                  <w:i w:val="false"/>
                  <w:iCs w:val="false"/>
                  <w:color w:val="000000"/>
                  <w:sz w:val="18"/>
                  <w:szCs w:val="18"/>
                </w:rPr>
                <w:t xml:space="preserve">yearly growth pause, but in tropical trees with two rainy seasons or no clear dry period the rings are faint or irregular, so the count is only a rough guide</w:t>
              </w:r>
            </w:ins>
            <w:r>
              <w:rPr>
                <w:rFonts w:ascii="Arial" w:cs="Arial" w:eastAsia="Arial" w:hAnsi="Arial"/>
                <w:b w:val="false"/>
                <w:bCs w:val="false"/>
                <w:i w:val="false"/>
                <w:iCs w:val="false"/>
                <w:color w:val="000000"/>
                <w:sz w:val="18"/>
                <w:szCs w:val="18"/>
              </w:rPr>
              <w:t xml:space="preserve">. The dense, strong timber of Kenyan trees is the accumulated product of many years of secondary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Chemical Control and the Environment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Match each hormone to ONE job it does in the plant: auxins, gibberellins, cytokinins, abscisic acid, ethylene. (b) Sukuma wiki grown near a window bends toward the light. Explain how auxin causes this. (c) In a Kisumu market, mangoes stored in a crate on their own ripen slowly, but mangoes stored in a crate with ripe bananas ripen much faster. Explain why. (d) Choose ONE of the regional case studies (tea in Kericho, maize in the Rift Valley, or mangroves in Mombasa). Explain how water, temperature, light or nutrients affect how plants grow there, and how these factors work together with hormones or growth type.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w:t>
            </w:r>
          </w:p>
          <w:p>
            <w:pPr>
              <w:keepNext w:val="false"/>
              <w:spacing w:after="40" w:before="0"/>
              <w:jc w:val="left"/>
            </w:pPr>
            <w:r>
              <w:rPr>
                <w:rFonts w:ascii="Arial" w:cs="Arial" w:eastAsia="Arial" w:hAnsi="Arial"/>
                <w:b w:val="false"/>
                <w:bCs w:val="false"/>
                <w:i w:val="false"/>
                <w:iCs w:val="false"/>
                <w:color w:val="000000"/>
                <w:sz w:val="18"/>
                <w:szCs w:val="18"/>
              </w:rPr>
              <w:t xml:space="preserve">(b) Auxin moves to the shaded side of the stem. The cells on the shaded side elongate more than the cells on the lit side, so the stem bends toward the light.</w:t>
            </w:r>
          </w:p>
          <w:p>
            <w:pPr>
              <w:keepNext w:val="false"/>
              <w:spacing w:after="40" w:before="0"/>
              <w:jc w:val="left"/>
            </w:pPr>
            <w:r>
              <w:rPr>
                <w:rFonts w:ascii="Arial" w:cs="Arial" w:eastAsia="Arial" w:hAnsi="Arial"/>
                <w:b w:val="false"/>
                <w:bCs w:val="false"/>
                <w:i w:val="false"/>
                <w:iCs w:val="false"/>
                <w:color w:val="000000"/>
                <w:sz w:val="18"/>
                <w:szCs w:val="18"/>
              </w:rPr>
              <w:t xml:space="preserve">(c) Ripe fruits release ethylene, a plant hormone that triggers ripening. Ethylene released by the bananas triggers ripening in the nearby mangoes, so they ripen faster together.</w:t>
            </w:r>
          </w:p>
          <w:p>
            <w:pPr>
              <w:keepNext w:val="false"/>
              <w:spacing w:after="40" w:before="0"/>
              <w:jc w:val="left"/>
            </w:pPr>
            <w:r>
              <w:rPr>
                <w:rFonts w:ascii="Arial" w:cs="Arial" w:eastAsia="Arial" w:hAnsi="Arial"/>
                <w:b w:val="false"/>
                <w:bCs w:val="false"/>
                <w:i w:val="false"/>
                <w:iCs w:val="false"/>
                <w:color w:val="000000"/>
                <w:sz w:val="18"/>
                <w:szCs w:val="18"/>
              </w:rPr>
              <w:t xml:space="preserve">(d) Example, Kericho tea: cool temperatures, high rainfall and shade give steady water and moderate temperatures, so enzymes work well and the plants grow and branch continuously. These factors do not act alone. They interact with hormone action and with the type of growth inside the plant, so the environment shapes how fast the plant grows and what form it takes. (Accept a correct answer using the Rift Valley maize or Mombasa mangrove case study, naming at least one environmental factor and linking it to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Explaining a New Problem and the Whole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farmer in Nakuru </w:t>
            </w:r>
            <w:del w:id="9030" w:author="Claude (AI) - proposed" w:date="2026-10-18T00:29:46Z">
              <w:r>
                <w:rPr>
                  <w:rFonts w:ascii="Arial" w:cs="Arial" w:eastAsia="Arial" w:hAnsi="Arial"/>
                  <w:b/>
                  <w:bCs/>
                  <w:i w:val="false"/>
                  <w:iCs w:val="false"/>
                  <w:color w:val="000000"/>
                  <w:sz w:val="18"/>
                  <w:szCs w:val="18"/>
                </w:rPr>
                <w:delText xml:space="preserve">plants bean seeds in a shaded corner of her plot</w:delText>
              </w:r>
            </w:del>
            <w:ins w:id="9031" w:author="Claude (AI) - proposed" w:date="2026-10-18T00:29:46Z">
              <w:r>
                <w:rPr>
                  <w:rFonts w:ascii="Arial" w:cs="Arial" w:eastAsia="Arial" w:hAnsi="Arial"/>
                  <w:b/>
                  <w:bCs/>
                  <w:i w:val="false"/>
                  <w:iCs w:val="false"/>
                  <w:color w:val="000000"/>
                  <w:sz w:val="18"/>
                  <w:szCs w:val="18"/>
                </w:rPr>
                <w:t xml:space="preserve">notices her bean seedlings are growing tall and pale instead of short and bushy. The seedlings were sown thickly between rows of tall maize</w:t>
              </w:r>
            </w:ins>
            <w:r>
              <w:rPr>
                <w:rFonts w:ascii="Arial" w:cs="Arial" w:eastAsia="Arial" w:hAnsi="Arial"/>
                <w:b/>
                <w:bCs/>
                <w:i w:val="false"/>
                <w:iCs w:val="false"/>
                <w:color w:val="000000"/>
                <w:sz w:val="18"/>
                <w:szCs w:val="18"/>
              </w:rPr>
              <w:t xml:space="preserve">. After two weeks</w:t>
            </w:r>
            <w:del w:id="9032" w:author="Claude (AI) - proposed" w:date="2026-10-18T00:29:46Z">
              <w:r>
                <w:rPr>
                  <w:rFonts w:ascii="Arial" w:cs="Arial" w:eastAsia="Arial" w:hAnsi="Arial"/>
                  <w:b/>
                  <w:bCs/>
                  <w:i w:val="false"/>
                  <w:iCs w:val="false"/>
                  <w:color w:val="000000"/>
                  <w:sz w:val="18"/>
                  <w:szCs w:val="18"/>
                </w:rPr>
                <w:delText xml:space="preserve"> the seedlings are much taller than seedlings in the sunny part of the plot, but</w:delText>
              </w:r>
            </w:del>
            <w:r>
              <w:rPr>
                <w:rFonts w:ascii="Arial" w:cs="Arial" w:eastAsia="Arial" w:hAnsi="Arial"/>
                <w:b/>
                <w:bCs/>
                <w:i w:val="false"/>
                <w:iCs w:val="false"/>
                <w:color w:val="000000"/>
                <w:sz w:val="18"/>
                <w:szCs w:val="18"/>
              </w:rPr>
              <w:t xml:space="preserve"> their stems are thin and weak, </w:t>
            </w:r>
            <w:del w:id="9033" w:author="Claude (AI) - proposed" w:date="2026-10-18T00:29:46Z">
              <w:r>
                <w:rPr>
                  <w:rFonts w:ascii="Arial" w:cs="Arial" w:eastAsia="Arial" w:hAnsi="Arial"/>
                  <w:b/>
                  <w:bCs/>
                  <w:i w:val="false"/>
                  <w:iCs w:val="false"/>
                  <w:color w:val="000000"/>
                  <w:sz w:val="18"/>
                  <w:szCs w:val="18"/>
                </w:rPr>
                <w:delText xml:space="preserve">their leaves are a washed-out colour, </w:delText>
              </w:r>
            </w:del>
            <w:r>
              <w:rPr>
                <w:rFonts w:ascii="Arial" w:cs="Arial" w:eastAsia="Arial" w:hAnsi="Arial"/>
                <w:b/>
                <w:bCs/>
                <w:i w:val="false"/>
                <w:iCs w:val="false"/>
                <w:color w:val="000000"/>
                <w:sz w:val="18"/>
                <w:szCs w:val="18"/>
              </w:rPr>
              <w:t xml:space="preserve">and they have few side branches.</w:t>
            </w:r>
          </w:p>
          <w:p>
            <w:pPr>
              <w:keepNext w:val="false"/>
              <w:spacing w:after="40" w:before="0"/>
              <w:jc w:val="left"/>
            </w:pPr>
            <w:r>
              <w:rPr>
                <w:rFonts w:ascii="Arial" w:cs="Arial" w:eastAsia="Arial" w:hAnsi="Arial"/>
                <w:b/>
                <w:bCs/>
                <w:i w:val="false"/>
                <w:iCs w:val="false"/>
                <w:color w:val="000000"/>
                <w:sz w:val="18"/>
                <w:szCs w:val="18"/>
              </w:rPr>
              <w:t xml:space="preserve">(a) Name the process that has caused these differences and the environmental factor involved. (b) Use </w:t>
            </w:r>
            <w:del w:id="9034" w:author="Claude (AI) - proposed" w:date="2026-10-18T00:29:46Z">
              <w:r>
                <w:rPr>
                  <w:rFonts w:ascii="Arial" w:cs="Arial" w:eastAsia="Arial" w:hAnsi="Arial"/>
                  <w:b/>
                  <w:bCs/>
                  <w:i w:val="false"/>
                  <w:iCs w:val="false"/>
                  <w:color w:val="000000"/>
                  <w:sz w:val="18"/>
                  <w:szCs w:val="18"/>
                </w:rPr>
                <w:delText xml:space="preserve">auxin, gibberellin and apical dominance</w:delText>
              </w:r>
            </w:del>
            <w:ins w:id="9035" w:author="Claude (AI) - proposed" w:date="2026-10-18T00:29:46Z">
              <w:r>
                <w:rPr>
                  <w:rFonts w:ascii="Arial" w:cs="Arial" w:eastAsia="Arial" w:hAnsi="Arial"/>
                  <w:b/>
                  <w:bCs/>
                  <w:i w:val="false"/>
                  <w:iCs w:val="false"/>
                  <w:color w:val="000000"/>
                  <w:sz w:val="18"/>
                  <w:szCs w:val="18"/>
                </w:rPr>
                <w:t xml:space="preserve">what you know about plant hormones and growth</w:t>
              </w:r>
            </w:ins>
            <w:r>
              <w:rPr>
                <w:rFonts w:ascii="Arial" w:cs="Arial" w:eastAsia="Arial" w:hAnsi="Arial"/>
                <w:b/>
                <w:bCs/>
                <w:i w:val="false"/>
                <w:iCs w:val="false"/>
                <w:color w:val="000000"/>
                <w:sz w:val="18"/>
                <w:szCs w:val="18"/>
              </w:rPr>
              <w:t xml:space="preserve"> to explain why the</w:t>
            </w:r>
            <w:del w:id="9036" w:author="Claude (AI) - proposed" w:date="2026-10-18T00:29:46Z">
              <w:r>
                <w:rPr>
                  <w:rFonts w:ascii="Arial" w:cs="Arial" w:eastAsia="Arial" w:hAnsi="Arial"/>
                  <w:b/>
                  <w:bCs/>
                  <w:i w:val="false"/>
                  <w:iCs w:val="false"/>
                  <w:color w:val="000000"/>
                  <w:sz w:val="18"/>
                  <w:szCs w:val="18"/>
                </w:rPr>
                <w:delText xml:space="preserve"> shaded</w:delText>
              </w:r>
            </w:del>
            <w:r>
              <w:rPr>
                <w:rFonts w:ascii="Arial" w:cs="Arial" w:eastAsia="Arial" w:hAnsi="Arial"/>
                <w:b/>
                <w:bCs/>
                <w:i w:val="false"/>
                <w:iCs w:val="false"/>
                <w:color w:val="000000"/>
                <w:sz w:val="18"/>
                <w:szCs w:val="18"/>
              </w:rPr>
              <w:t xml:space="preserve"> seedlings are so long and thin with little branching. (c) Suggest TWO actions the farmer could take and explain how each works. (d) Now answer the driving question in 4 to 6 sentences: Why do seeds from the same garden grow and develop so differently, and what controls how a plant grows from a tiny seed into a tall tree or a flowering herb? Use ideas from dormancy, germination type, growth type, hormones and the environment.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seedlings are etiolated. The environmental factor is low light.</w:t>
            </w:r>
          </w:p>
          <w:p>
            <w:pPr>
              <w:keepNext w:val="false"/>
              <w:spacing w:after="40" w:before="0"/>
              <w:jc w:val="left"/>
            </w:pPr>
            <w:r>
              <w:rPr>
                <w:rFonts w:ascii="Arial" w:cs="Arial" w:eastAsia="Arial" w:hAnsi="Arial"/>
                <w:b w:val="false"/>
                <w:bCs w:val="false"/>
                <w:i w:val="false"/>
                <w:iCs w:val="false"/>
                <w:color w:val="000000"/>
                <w:sz w:val="18"/>
                <w:szCs w:val="18"/>
              </w:rPr>
              <w:t xml:space="preserve">(b) In low light</w:t>
            </w:r>
            <w:del w:id="9037" w:author="Claude (AI) - proposed" w:date="2026-10-18T00:29:46Z">
              <w:r>
                <w:rPr>
                  <w:rFonts w:ascii="Arial" w:cs="Arial" w:eastAsia="Arial" w:hAnsi="Arial"/>
                  <w:b w:val="false"/>
                  <w:bCs w:val="false"/>
                  <w:i w:val="false"/>
                  <w:iCs w:val="false"/>
                  <w:color w:val="000000"/>
                  <w:sz w:val="18"/>
                  <w:szCs w:val="18"/>
                </w:rPr>
                <w:delText xml:space="preserve">, auxin and gibberellin activity increases the elongation of the stem cells</w:delText>
              </w:r>
            </w:del>
            <w:ins w:id="9038" w:author="Claude (AI) - proposed" w:date="2026-10-18T00:29:46Z">
              <w:r>
                <w:rPr>
                  <w:rFonts w:ascii="Arial" w:cs="Arial" w:eastAsia="Arial" w:hAnsi="Arial"/>
                  <w:b w:val="false"/>
                  <w:bCs w:val="false"/>
                  <w:i w:val="false"/>
                  <w:iCs w:val="false"/>
                  <w:color w:val="000000"/>
                  <w:sz w:val="18"/>
                  <w:szCs w:val="18"/>
                </w:rPr>
                <w:t xml:space="preserve"> the stems grow faster in length, helped by gibberellin and auxin</w:t>
              </w:r>
            </w:ins>
            <w:r>
              <w:rPr>
                <w:rFonts w:ascii="Arial" w:cs="Arial" w:eastAsia="Arial" w:hAnsi="Arial"/>
                <w:b w:val="false"/>
                <w:bCs w:val="false"/>
                <w:i w:val="false"/>
                <w:iCs w:val="false"/>
                <w:color w:val="000000"/>
                <w:sz w:val="18"/>
                <w:szCs w:val="18"/>
              </w:rPr>
              <w:t xml:space="preserve">, so the seedlings put their growth into length and become long and thin</w:t>
            </w:r>
            <w:del w:id="9039" w:author="Claude (AI) - proposed" w:date="2026-10-18T00:29:46Z">
              <w:r>
                <w:rPr>
                  <w:rFonts w:ascii="Arial" w:cs="Arial" w:eastAsia="Arial" w:hAnsi="Arial"/>
                  <w:b w:val="false"/>
                  <w:bCs w:val="false"/>
                  <w:i w:val="false"/>
                  <w:iCs w:val="false"/>
                  <w:color w:val="000000"/>
                  <w:sz w:val="18"/>
                  <w:szCs w:val="18"/>
                </w:rPr>
                <w:delText xml:space="preserve">. Apical dominance, controlled by</w:delText>
              </w:r>
            </w:del>
            <w:ins w:id="9040" w:author="Claude (AI) - proposed" w:date="2026-10-18T00:29:46Z">
              <w:r>
                <w:rPr>
                  <w:rFonts w:ascii="Arial" w:cs="Arial" w:eastAsia="Arial" w:hAnsi="Arial"/>
                  <w:b w:val="false"/>
                  <w:bCs w:val="false"/>
                  <w:i w:val="false"/>
                  <w:iCs w:val="false"/>
                  <w:color w:val="000000"/>
                  <w:sz w:val="18"/>
                  <w:szCs w:val="18"/>
                </w:rPr>
                <w:t xml:space="preserve">, with little chlorophyll and so a pale colour. Shade also strengthens apical dominance, in which</w:t>
              </w:r>
            </w:ins>
            <w:r>
              <w:rPr>
                <w:rFonts w:ascii="Arial" w:cs="Arial" w:eastAsia="Arial" w:hAnsi="Arial"/>
                <w:b w:val="false"/>
                <w:bCs w:val="false"/>
                <w:i w:val="false"/>
                <w:iCs w:val="false"/>
                <w:color w:val="000000"/>
                <w:sz w:val="18"/>
                <w:szCs w:val="18"/>
              </w:rPr>
              <w:t xml:space="preserve"> auxin from the apical bud</w:t>
            </w:r>
            <w:del w:id="9041" w:author="Claude (AI) - proposed" w:date="2026-10-18T00:29:46Z">
              <w:r>
                <w:rPr>
                  <w:rFonts w:ascii="Arial" w:cs="Arial" w:eastAsia="Arial" w:hAnsi="Arial"/>
                  <w:b w:val="false"/>
                  <w:bCs w:val="false"/>
                  <w:i w:val="false"/>
                  <w:iCs w:val="false"/>
                  <w:color w:val="000000"/>
                  <w:sz w:val="18"/>
                  <w:szCs w:val="18"/>
                </w:rPr>
                <w:delText xml:space="preserve">, suppresses the growth of</w:delText>
              </w:r>
            </w:del>
            <w:ins w:id="9042" w:author="Claude (AI) - proposed" w:date="2026-10-18T00:29:46Z">
              <w:r>
                <w:rPr>
                  <w:rFonts w:ascii="Arial" w:cs="Arial" w:eastAsia="Arial" w:hAnsi="Arial"/>
                  <w:b w:val="false"/>
                  <w:bCs w:val="false"/>
                  <w:i w:val="false"/>
                  <w:iCs w:val="false"/>
                  <w:color w:val="000000"/>
                  <w:sz w:val="18"/>
                  <w:szCs w:val="18"/>
                </w:rPr>
                <w:t xml:space="preserve"> suppresses the</w:t>
              </w:r>
            </w:ins>
            <w:r>
              <w:rPr>
                <w:rFonts w:ascii="Arial" w:cs="Arial" w:eastAsia="Arial" w:hAnsi="Arial"/>
                <w:b w:val="false"/>
                <w:bCs w:val="false"/>
                <w:i w:val="false"/>
                <w:iCs w:val="false"/>
                <w:color w:val="000000"/>
                <w:sz w:val="18"/>
                <w:szCs w:val="18"/>
              </w:rPr>
              <w:t xml:space="preserve"> lateral buds, so there are few side branches.</w:t>
            </w:r>
          </w:p>
          <w:p>
            <w:pPr>
              <w:keepNext w:val="false"/>
              <w:spacing w:after="40" w:before="0"/>
              <w:jc w:val="left"/>
            </w:pPr>
            <w:r>
              <w:rPr>
                <w:rFonts w:ascii="Arial" w:cs="Arial" w:eastAsia="Arial" w:hAnsi="Arial"/>
                <w:b w:val="false"/>
                <w:bCs w:val="false"/>
                <w:i w:val="false"/>
                <w:iCs w:val="false"/>
                <w:color w:val="000000"/>
                <w:sz w:val="18"/>
                <w:szCs w:val="18"/>
              </w:rPr>
              <w:t xml:space="preserve">(c) Any two sensible actions with a reason. She could move the seedlings, or replant them, in a sunnier place, which removes the low-light cause of etiolation. She could also thin out or remove shading plants or objects, which lets more light reach the seedlings for the same reason. Breaking apical dominance by removing the apical bud would only encourage side branches; it would not fix the low light, so it does not solve the cause of etiolation.</w:t>
            </w:r>
          </w:p>
          <w:p>
            <w:pPr>
              <w:keepNext w:val="false"/>
              <w:spacing w:after="40" w:before="0"/>
              <w:jc w:val="left"/>
            </w:pPr>
            <w:r>
              <w:rPr>
                <w:rFonts w:ascii="Arial" w:cs="Arial" w:eastAsia="Arial" w:hAnsi="Arial"/>
                <w:b w:val="false"/>
                <w:bCs w:val="false"/>
                <w:i w:val="false"/>
                <w:iCs w:val="false"/>
                <w:color w:val="000000"/>
                <w:sz w:val="18"/>
                <w:szCs w:val="18"/>
              </w:rPr>
              <w:t xml:space="preserve">(d) Seeds from the same garden differ because maize and beans differ in germination type, so beans emerge by the epigeal pattern and maize by the hypogeal pattern. Some seeds do not germinate because dormancy, held by abscisic acid or a hard seed coat, blocks them even when water and warmth are present. After germination, primary growth at apical meristems increases length, and in trees secondary growth at the vascular cambium increases girth and builds woody trunks. Hormones such as auxins, gibberellins, cytokinins, abscisic acid and ethylene control each stage. Water, temperature, light and nutrients interact with these hormones, so the same garden produces different plant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science ideas (dormancy, germination, growth,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29:46Z">
              <w:r>
                <w:rPr>
                  <w:rFonts w:ascii="Arial" w:cs="Arial" w:eastAsia="Arial" w:hAnsi="Arial"/>
                  <w:b w:val="false"/>
                  <w:bCs w:val="false"/>
                  <w:i w:val="false"/>
                  <w:iCs w:val="false"/>
                  <w:color w:val="000000"/>
                  <w:sz w:val="18"/>
                  <w:szCs w:val="18"/>
                </w:rPr>
                <w:delText xml:space="preserve">Uses</w:delText>
              </w:r>
            </w:del>
            <w:ins w:id="9044" w:author="Claude (AI) - proposed" w:date="2026-10-18T00:29:4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all key ideas accurately and in detail, including correct terms such as epigeal, hypogeal, apical meristem, vascular cambium and the roles of each hormone.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29:46Z">
              <w:r>
                <w:rPr>
                  <w:rFonts w:ascii="Arial" w:cs="Arial" w:eastAsia="Arial" w:hAnsi="Arial"/>
                  <w:b w:val="false"/>
                  <w:bCs w:val="false"/>
                  <w:i w:val="false"/>
                  <w:iCs w:val="false"/>
                  <w:color w:val="000000"/>
                  <w:sz w:val="18"/>
                  <w:szCs w:val="18"/>
                </w:rPr>
                <w:delText xml:space="preserve">Uses</w:delText>
              </w:r>
            </w:del>
            <w:ins w:id="9046" w:author="Claude (AI) - proposed" w:date="2026-10-18T00:29:46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key ideas correctly with only minor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9:46Z">
              <w:r>
                <w:rPr>
                  <w:rFonts w:ascii="Arial" w:cs="Arial" w:eastAsia="Arial" w:hAnsi="Arial"/>
                  <w:b w:val="false"/>
                  <w:bCs w:val="false"/>
                  <w:i w:val="false"/>
                  <w:iCs w:val="false"/>
                  <w:color w:val="000000"/>
                  <w:sz w:val="18"/>
                  <w:szCs w:val="18"/>
                </w:rPr>
                <w:delText xml:space="preserve">Gives</w:delText>
              </w:r>
            </w:del>
            <w:ins w:id="9048" w:author="Claude (AI) - proposed" w:date="2026-10-18T00:29:4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ideas, or uses terms incorrectly, or confuses growth types, hormones or dormancy.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Kisumu phenomenon and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29:46Z">
              <w:r>
                <w:rPr>
                  <w:rFonts w:ascii="Arial" w:cs="Arial" w:eastAsia="Arial" w:hAnsi="Arial"/>
                  <w:b w:val="false"/>
                  <w:bCs w:val="false"/>
                  <w:i w:val="false"/>
                  <w:iCs w:val="false"/>
                  <w:color w:val="000000"/>
                  <w:sz w:val="18"/>
                  <w:szCs w:val="18"/>
                </w:rPr>
                <w:delText xml:space="preserve">Clearly</w:delText>
              </w:r>
            </w:del>
            <w:ins w:id="9050" w:author="Claude (AI) - proposed" w:date="2026-10-18T00:29:4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connects every answer to the Kisumu farmer's garden and to class evidence such as the germination containers, mango trunk rings and the germination experiment cups.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8T00:29:46Z">
              <w:r>
                <w:rPr>
                  <w:rFonts w:ascii="Arial" w:cs="Arial" w:eastAsia="Arial" w:hAnsi="Arial"/>
                  <w:b w:val="false"/>
                  <w:bCs w:val="false"/>
                  <w:i w:val="false"/>
                  <w:iCs w:val="false"/>
                  <w:color w:val="000000"/>
                  <w:sz w:val="18"/>
                  <w:szCs w:val="18"/>
                </w:rPr>
                <w:delText xml:space="preserve">Connects</w:delText>
              </w:r>
            </w:del>
            <w:ins w:id="9052" w:author="Claude (AI) - proposed" w:date="2026-10-18T00:29:46Z">
              <w:r>
                <w:rPr>
                  <w:rFonts w:ascii="Arial" w:cs="Arial" w:eastAsia="Arial" w:hAnsi="Arial"/>
                  <w:b w:val="false"/>
                  <w:bCs w:val="false"/>
                  <w:i w:val="false"/>
                  <w:iCs w:val="false"/>
                  <w:color w:val="000000"/>
                  <w:sz w:val="18"/>
                  <w:szCs w:val="18"/>
                </w:rPr>
                <w:t xml:space="preserve">Meets Expectations: connects</w:t>
              </w:r>
            </w:ins>
            <w:r>
              <w:rPr>
                <w:rFonts w:ascii="Arial" w:cs="Arial" w:eastAsia="Arial" w:hAnsi="Arial"/>
                <w:b w:val="false"/>
                <w:bCs w:val="false"/>
                <w:i w:val="false"/>
                <w:iCs w:val="false"/>
                <w:color w:val="000000"/>
                <w:sz w:val="18"/>
                <w:szCs w:val="18"/>
              </w:rPr>
              <w:t xml:space="preserve"> most answers to the phenomenon or class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8T00:29:46Z">
              <w:r>
                <w:rPr>
                  <w:rFonts w:ascii="Arial" w:cs="Arial" w:eastAsia="Arial" w:hAnsi="Arial"/>
                  <w:b w:val="false"/>
                  <w:bCs w:val="false"/>
                  <w:i w:val="false"/>
                  <w:iCs w:val="false"/>
                  <w:color w:val="000000"/>
                  <w:sz w:val="18"/>
                  <w:szCs w:val="18"/>
                </w:rPr>
                <w:delText xml:space="preserve">Gives</w:delText>
              </w:r>
            </w:del>
            <w:ins w:id="9054" w:author="Claude (AI) - proposed" w:date="2026-10-18T00:29:46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general answers with little or no link to the phenomenon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cause and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29:46Z">
              <w:r>
                <w:rPr>
                  <w:rFonts w:ascii="Arial" w:cs="Arial" w:eastAsia="Arial" w:hAnsi="Arial"/>
                  <w:b w:val="false"/>
                  <w:bCs w:val="false"/>
                  <w:i w:val="false"/>
                  <w:iCs w:val="false"/>
                  <w:color w:val="000000"/>
                  <w:sz w:val="18"/>
                  <w:szCs w:val="18"/>
                </w:rPr>
                <w:delText xml:space="preserve">Explains</w:delText>
              </w:r>
            </w:del>
            <w:ins w:id="9056" w:author="Claude (AI) - proposed" w:date="2026-10-18T00:29:46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how and why, step by step, for example how auxin redistribution causes bending, how increased elongation causes etiolation, and how cambium makes rings.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7" w:author="Claude (AI) - proposed" w:date="2026-10-18T00:29:46Z">
              <w:r>
                <w:rPr>
                  <w:rFonts w:ascii="Arial" w:cs="Arial" w:eastAsia="Arial" w:hAnsi="Arial"/>
                  <w:b w:val="false"/>
                  <w:bCs w:val="false"/>
                  <w:i w:val="false"/>
                  <w:iCs w:val="false"/>
                  <w:color w:val="000000"/>
                  <w:sz w:val="18"/>
                  <w:szCs w:val="18"/>
                </w:rPr>
                <w:delText xml:space="preserve">Gives</w:delText>
              </w:r>
            </w:del>
            <w:ins w:id="9058" w:author="Claude (AI) - proposed" w:date="2026-10-18T00:29:46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correct causes but some steps of the reasoning are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9" w:author="Claude (AI) - proposed" w:date="2026-10-18T00:29:46Z">
              <w:r>
                <w:rPr>
                  <w:rFonts w:ascii="Arial" w:cs="Arial" w:eastAsia="Arial" w:hAnsi="Arial"/>
                  <w:b w:val="false"/>
                  <w:bCs w:val="false"/>
                  <w:i w:val="false"/>
                  <w:iCs w:val="false"/>
                  <w:color w:val="000000"/>
                  <w:sz w:val="18"/>
                  <w:szCs w:val="18"/>
                </w:rPr>
                <w:delText xml:space="preserve">States</w:delText>
              </w:r>
            </w:del>
            <w:ins w:id="9060" w:author="Claude (AI) - proposed" w:date="2026-10-18T00:29:46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facts without explaining why or how, or the reasoning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a new problem (Nakuru and regional cases)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8T00:29:46Z">
              <w:r>
                <w:rPr>
                  <w:rFonts w:ascii="Arial" w:cs="Arial" w:eastAsia="Arial" w:hAnsi="Arial"/>
                  <w:b w:val="false"/>
                  <w:bCs w:val="false"/>
                  <w:i w:val="false"/>
                  <w:iCs w:val="false"/>
                  <w:color w:val="000000"/>
                  <w:sz w:val="18"/>
                  <w:szCs w:val="18"/>
                </w:rPr>
                <w:delText xml:space="preserve">Correctly</w:delText>
              </w:r>
            </w:del>
            <w:ins w:id="9062" w:author="Claude (AI) - proposed" w:date="2026-10-18T00:29:46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diagnoses etiolation from low light, gives solutions that address the cause, and integrates environment with hormones and growth.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3" w:author="Claude (AI) - proposed" w:date="2026-10-18T00:29:46Z">
              <w:r>
                <w:rPr>
                  <w:rFonts w:ascii="Arial" w:cs="Arial" w:eastAsia="Arial" w:hAnsi="Arial"/>
                  <w:b w:val="false"/>
                  <w:bCs w:val="false"/>
                  <w:i w:val="false"/>
                  <w:iCs w:val="false"/>
                  <w:color w:val="000000"/>
                  <w:sz w:val="18"/>
                  <w:szCs w:val="18"/>
                </w:rPr>
                <w:delText xml:space="preserve">Diagnoses</w:delText>
              </w:r>
            </w:del>
            <w:ins w:id="9064" w:author="Claude (AI) - proposed" w:date="2026-10-18T00:29:46Z">
              <w:r>
                <w:rPr>
                  <w:rFonts w:ascii="Arial" w:cs="Arial" w:eastAsia="Arial" w:hAnsi="Arial"/>
                  <w:b w:val="false"/>
                  <w:bCs w:val="false"/>
                  <w:i w:val="false"/>
                  <w:iCs w:val="false"/>
                  <w:color w:val="000000"/>
                  <w:sz w:val="18"/>
                  <w:szCs w:val="18"/>
                </w:rPr>
                <w:t xml:space="preserve">Meets Expectations: diagnoses</w:t>
              </w:r>
            </w:ins>
            <w:r>
              <w:rPr>
                <w:rFonts w:ascii="Arial" w:cs="Arial" w:eastAsia="Arial" w:hAnsi="Arial"/>
                <w:b w:val="false"/>
                <w:bCs w:val="false"/>
                <w:i w:val="false"/>
                <w:iCs w:val="false"/>
                <w:color w:val="000000"/>
                <w:sz w:val="18"/>
                <w:szCs w:val="18"/>
              </w:rPr>
              <w:t xml:space="preserve"> the problem and gives a sensible solution with partial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5" w:author="Claude (AI) - proposed" w:date="2026-10-18T00:29:46Z">
              <w:r>
                <w:rPr>
                  <w:rFonts w:ascii="Arial" w:cs="Arial" w:eastAsia="Arial" w:hAnsi="Arial"/>
                  <w:b w:val="false"/>
                  <w:bCs w:val="false"/>
                  <w:i w:val="false"/>
                  <w:iCs w:val="false"/>
                  <w:color w:val="000000"/>
                  <w:sz w:val="18"/>
                  <w:szCs w:val="18"/>
                </w:rPr>
                <w:delText xml:space="preserve">Does</w:delText>
              </w:r>
            </w:del>
            <w:ins w:id="9066" w:author="Claude (AI) - proposed" w:date="2026-10-18T00:29:46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identify the cause or gives solutions without scientific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Clarity and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8T00:29:46Z">
              <w:r>
                <w:rPr>
                  <w:rFonts w:ascii="Arial" w:cs="Arial" w:eastAsia="Arial" w:hAnsi="Arial"/>
                  <w:b w:val="false"/>
                  <w:bCs w:val="false"/>
                  <w:i w:val="false"/>
                  <w:iCs w:val="false"/>
                  <w:color w:val="000000"/>
                  <w:sz w:val="18"/>
                  <w:szCs w:val="18"/>
                </w:rPr>
                <w:delText xml:space="preserve">Answers</w:delText>
              </w:r>
            </w:del>
            <w:ins w:id="9068" w:author="Claude (AI) - proposed" w:date="2026-10-18T00:29:46Z">
              <w:r>
                <w:rPr>
                  <w:rFonts w:ascii="Arial" w:cs="Arial" w:eastAsia="Arial" w:hAnsi="Arial"/>
                  <w:b w:val="false"/>
                  <w:bCs w:val="false"/>
                  <w:i w:val="false"/>
                  <w:iCs w:val="false"/>
                  <w:color w:val="000000"/>
                  <w:sz w:val="18"/>
                  <w:szCs w:val="18"/>
                </w:rPr>
                <w:t xml:space="preserve">Exceeds Expectations: answers</w:t>
              </w:r>
            </w:ins>
            <w:r>
              <w:rPr>
                <w:rFonts w:ascii="Arial" w:cs="Arial" w:eastAsia="Arial" w:hAnsi="Arial"/>
                <w:b w:val="false"/>
                <w:bCs w:val="false"/>
                <w:i w:val="false"/>
                <w:iCs w:val="false"/>
                <w:color w:val="000000"/>
                <w:sz w:val="18"/>
                <w:szCs w:val="18"/>
              </w:rPr>
              <w:t xml:space="preserve"> are complete, well organised and use accurate labelled diagrams or sentences where asked.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9" w:author="Claude (AI) - proposed" w:date="2026-10-18T00:29:46Z">
              <w:r>
                <w:rPr>
                  <w:rFonts w:ascii="Arial" w:cs="Arial" w:eastAsia="Arial" w:hAnsi="Arial"/>
                  <w:b w:val="false"/>
                  <w:bCs w:val="false"/>
                  <w:i w:val="false"/>
                  <w:iCs w:val="false"/>
                  <w:color w:val="000000"/>
                  <w:sz w:val="18"/>
                  <w:szCs w:val="18"/>
                </w:rPr>
                <w:delText xml:space="preserve">Answers</w:delText>
              </w:r>
            </w:del>
            <w:ins w:id="9070" w:author="Claude (AI) - proposed" w:date="2026-10-18T00:29:46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are mostly clear and organised,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1" w:author="Claude (AI) - proposed" w:date="2026-10-18T00:29:46Z">
              <w:r>
                <w:rPr>
                  <w:rFonts w:ascii="Arial" w:cs="Arial" w:eastAsia="Arial" w:hAnsi="Arial"/>
                  <w:b w:val="false"/>
                  <w:bCs w:val="false"/>
                  <w:i w:val="false"/>
                  <w:iCs w:val="false"/>
                  <w:color w:val="000000"/>
                  <w:sz w:val="18"/>
                  <w:szCs w:val="18"/>
                </w:rPr>
                <w:delText xml:space="preserve">Answers</w:delText>
              </w:r>
            </w:del>
            <w:ins w:id="9072" w:author="Claude (AI) - proposed" w:date="2026-10-18T00:29:46Z">
              <w:r>
                <w:rPr>
                  <w:rFonts w:ascii="Arial" w:cs="Arial" w:eastAsia="Arial" w:hAnsi="Arial"/>
                  <w:b w:val="false"/>
                  <w:bCs w:val="false"/>
                  <w:i w:val="false"/>
                  <w:iCs w:val="false"/>
                  <w:color w:val="000000"/>
                  <w:sz w:val="18"/>
                  <w:szCs w:val="18"/>
                </w:rPr>
                <w:t xml:space="preserve">Approaches Expectations: answers</w:t>
              </w:r>
            </w:ins>
            <w:r>
              <w:rPr>
                <w:rFonts w:ascii="Arial" w:cs="Arial" w:eastAsia="Arial" w:hAnsi="Arial"/>
                <w:b w:val="false"/>
                <w:bCs w:val="false"/>
                <w:i w:val="false"/>
                <w:iCs w:val="false"/>
                <w:color w:val="000000"/>
                <w:sz w:val="18"/>
                <w:szCs w:val="18"/>
              </w:rPr>
              <w:t xml:space="preserve"> are unclear, incomplete or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prjctb8di-8m-baxyri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qcbikcbfdt8o3zwrekf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uokmi53aghk4cbit-vl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prjctb8di-8m-baxyriu" Type="http://schemas.openxmlformats.org/officeDocument/2006/relationships/hyperlink" Target="https://creativecommons.org/licenses/by-nc/4.0/" TargetMode="External"/><Relationship Id="rIdsqcbikcbfdt8o3zwrekfj" Type="http://schemas.openxmlformats.org/officeDocument/2006/relationships/hyperlink" Target="https://creativecommons.org/licenses/by-nc/4.0/" TargetMode="External"/><Relationship Id="rIdfuokmi53aghk4cbit-vl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2026-10-18T00:29:44.546Z</dcterms:created>
  <dcterms:modified xsi:type="dcterms:W3CDTF">2026-10-18T00:29:44.546Z</dcterms:modified>
</cp:coreProperties>
</file>

<file path=docProps/custom.xml><?xml version="1.0" encoding="utf-8"?>
<Properties xmlns="http://schemas.openxmlformats.org/officeDocument/2006/custom-properties" xmlns:vt="http://schemas.openxmlformats.org/officeDocument/2006/docPropsVTypes"/>
</file>