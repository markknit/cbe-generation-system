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2.5: Rates of Reactions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Rates of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chemical reactions happen in a flash while others take days — and how can we control the speed of reactions to make life in Kenya safer, healthier, and more productive?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 Rate of Reaction? Launching the Disappearing Cross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 the cross vanished at 35 s in warm Beaker B (50 C) and at 270 s in cold Beaker A (10 C). A yellow precipitate of sulfur formed in both. The chemicals and amounts were the same and only temperature differed, so B was 7.7 times faster.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of reaction is how fast reactants are used up or products are formed. It can be measured by the time for a change (such as a precipitate hiding a cross), by the volume of gas produced, or by loss of mass.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say that temperature seems linked to speed and that particles may be involved. We have a first particle sketch and DQB questions, but we cannot yet explain why the warm reaction was faster.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Measuring Reaction Rates: Designing a Fair Test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rate for the demo: Beaker B (50 C, 35 s) has rate 1/35 = 28.6 x10^-3 s^-1 and Beaker A (10 C, 270 s) has rate 1/270 = 3.7 x10^-3 s^-1, so B is about 7.7 times faster. Different observers judged the cross gone at slightly different times.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 1/t for the cross method, so a shorter time gives a bigger rate. In a fair test we change only the independent variable (temperature), measure the dependent variable (time, then rate) and keep control variables the same (50 cm3 thiosulfate, 10 cm3 HCl, beaker, cross, observer).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compare the two beakers fairly because the chemicals, amounts and way of judging the cross were the same and only temperature differed. We cannot yet explain WHY the warm beaker reacts faster; that question stays on the DQB for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Factor 1: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class-mean times for the cross to disappear at 10 C (270 s), 25 C (110 s), 40 C (52 s) and 55 C (26 s), and the rates 3.7, 9.1, 19.2 and 38.5 x10^-3 s^-1. Note how the demo at 50 C (35 s) fits, and that the amount of sulfur made was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happens to the rate of the thiosulfate-HCl reaction as temperature rises, and how the rate changes from 10 C to 55 C. State that temperature changes the speed of the reaction and not the final amount of product.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Use particles to explain why a higher temperature increases the rate: more kinetic energy, more frequent and more energetic collisions, a larger fraction of effective collisions (activation energy). Use this to explain why warm Beaker B was faster than cold Beaker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Factor 2: Concentration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25 C the cross disappeared in 110 s, 138 s, 183 s and 275 s as the sodium thiosulfate concentration decreased from 0.15 to 0.12, 0.09 and 0.06 mol/dm3. The matching rates (1/t) were 9.1, 7.2, 5.5 and 3.6 x10^-3 s^-1. The weaker the solution, the longer the cross stayed visible.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higher concentration means more particles per unit volume, and that rate is roughly proportional to concentration (rate / concentration is about 60 for every row). Concentration changes how fast the reaction goes, not the type of products, and it is a second factor besides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 a more concentrated solution there are more particles in the same volume, so they collide more often, giving more effective collisions per second and a faster rate. The energy of the particles did not change because the temperature stayed at 25 C. In the anchor demo the concentration was the same in Beakers A and B, so temperature, not concentration, caused the 35 s versus 270 s difference.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 3: Surface Area – Why Does Powder React Faster Than Chunks?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Powder fizzed fastest and levelled off at 120 cm3 of CO2; small chips were next; large chips were slowest. Initial rates over the first 30 s were 0.40 cm3/s (large), 0.93 cm3/s (small) and 2.07 cm3/s (powder).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Breaking a solid into smaller pieces increases its surface area, so more particles can collide with acid particles and the rate rises. The gradient of a volume-time curve gives the rate. Surface area changes the speed, not the final amount of gas (maximum about 120 cm3).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same mass, acid and temperature, powder exposes more CaCO3 particles to HCl particles, so there are more effective collisions per second and a steeper curve. This is the same collision idea used for temperature and concentration, and it helps explain why unga cooks faster than whole maize and why a crushed antacid works quickly.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 4: Catalysts and Light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30 s, 10 cm3 of 3% hydrogen peroxide with a few drops of detergent produced foam of 0 cm with no additive, 0 cm with sand, 0.5 cm with a boiled liver cube and 9 cm with a fresh liver cube (1 cm3 each). The fresh liver cube was still there afterwards and worked again in new peroxide. Temperature, concentration and amount were the same in every cylinder.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speeds up a reaction without being used up and does not change the final amount of product. The enzyme catalase in fresh liver is a biological catalyst; boiling damages it. Light is an energy source for some reactions (photosynthesis) and is not a catalyst. Catalysts are used in industry, such as the iron catalyst in the Haber process for ammonia.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gives the reaction an alternative pathway with a lower activation energy, so a larger fraction of collisions have enough energy to be effective collisions, and the rate rises without changing temperature, concentration or size. This adds to the Disappearing Cross story: warm Beaker B (35 s) beat cold Beaker A (270 s) because heating gives particles more energy, while a catalyst lowers the energy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Applying the Model to Biological, Chemical and Physical Processes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the Beaker A / Beaker B result (10 C = 270 s; 50 C = 35 s) and compared it with Kenyan examples: uji fermenting in about 24 h at 30 C but about 48 h at 15 C, a fridge at 4 C, amylase working best near 37 C and pH 7, pepsin near pH 2, dried and salted fish, and rusting roofing sheets in Mombasa.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factors act together in real systems. Enzymes (biological catalysts) have optimum temperature and pH. Cooling, drying and salting slow the reactions that spoil food. The factors change the speed of a reaction, not the final amount made</w:t>
            </w:r>
            <w:ins w:id="9001" w:author="Claude (AI) - proposed" w:date="2026-10-18T00:30:16Z">
              <w:r>
                <w:rPr>
                  <w:rFonts w:ascii="Arial" w:cs="Arial" w:eastAsia="Arial" w:hAnsi="Arial"/>
                  <w:b w:val="false"/>
                  <w:bCs w:val="false"/>
                  <w:i w:val="false"/>
                  <w:iCs w:val="false"/>
                  <w:color w:val="000000"/>
                  <w:sz w:val="18"/>
                  <w:szCs w:val="18"/>
                </w:rPr>
                <w:t xml:space="preserve"> (when the amounts of reactants are the same)</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cooler conditions give particles less kinetic energy, fewer collisions have enough energy (activation energy) to react, so there are fewer effective collisions per second and the rate is lower. Enzymes work best when their shape suits the temperature and pH. Drying and salting remove the water needed for spoilage reactions, so food keeps longer.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Assessment and Community Connection: The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anchor demonstration, the cross vanished at 35 s in warm Beaker B (50 C) and at 270 s in cold Beaker A (10 C): 7.7 times faster, with rates 28.6 and 3.7 x10^-3 s^-1. The same chemicals and amounts were used, and both ended with the same amount of sulfur. Add one row of evidence from the temperature, concentration or surface area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Reaction rate depends on how many effective collisions happen per second. Higher temperature, higher concentration, larger surface area and a catalyst all increase the rate; light supplies energy for some reactions. Factors change how fast, not how much, product forms</w:t>
            </w:r>
            <w:ins w:id="9002" w:author="Claude (AI) - proposed" w:date="2026-10-18T00:30:16Z">
              <w:r>
                <w:rPr>
                  <w:rFonts w:ascii="Arial" w:cs="Arial" w:eastAsia="Arial" w:hAnsi="Arial"/>
                  <w:b w:val="false"/>
                  <w:bCs w:val="false"/>
                  <w:i w:val="false"/>
                  <w:iCs w:val="false"/>
                  <w:color w:val="000000"/>
                  <w:sz w:val="18"/>
                  <w:szCs w:val="18"/>
                </w:rPr>
                <w:t xml:space="preserve">, when the amounts of reactants are the same</w:t>
              </w:r>
            </w:ins>
            <w:r>
              <w:rPr>
                <w:rFonts w:ascii="Arial" w:cs="Arial" w:eastAsia="Arial" w:hAnsi="Arial"/>
                <w:b w:val="false"/>
                <w:bCs w:val="false"/>
                <w:i w:val="false"/>
                <w:iCs w:val="false"/>
                <w:color w:val="000000"/>
                <w:sz w:val="18"/>
                <w:szCs w:val="18"/>
              </w:rPr>
              <w:t xml:space="preserve">. Optimum conditions exist in biological systems, and cooling, drying and salting slow reactions to preserve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Final Explanation: Beaker B was faster because at 50 C the particles have more kinetic energy, so they collide more often and with more energy, and a larger fraction of collisions have at least the activation energy, making them effective. Cite your evidence row. Then explain how you would change one factor to solve a real Kenyan problem (for example preserving fish at Lake Victoria) and how your model has changed since Lesson 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gffheif5pa_ojqc6uco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5xqrbjbwyrzi41fess9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4nazu33ckyipkzzorh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ffheif5pa_ojqc6ucor" Type="http://schemas.openxmlformats.org/officeDocument/2006/relationships/hyperlink" Target="https://creativecommons.org/licenses/by-nc/4.0/" TargetMode="External"/><Relationship Id="rId45xqrbjbwyrzi41fess9h" Type="http://schemas.openxmlformats.org/officeDocument/2006/relationships/hyperlink" Target="https://creativecommons.org/licenses/by-nc/4.0/" TargetMode="External"/><Relationship Id="rIdb4nazu33ckyipkzzorh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2026-10-18T00:30:15.824Z</dcterms:created>
  <dcterms:modified xsi:type="dcterms:W3CDTF">2026-10-18T00:30:15.824Z</dcterms:modified>
</cp:coreProperties>
</file>

<file path=docProps/custom.xml><?xml version="1.0" encoding="utf-8"?>
<Properties xmlns="http://schemas.openxmlformats.org/officeDocument/2006/custom-properties" xmlns:vt="http://schemas.openxmlformats.org/officeDocument/2006/docPropsVTypes"/>
</file>