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2.5 RATES OF REACTIONS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Disappearing Cross. Mwalimu Achieng's class in Nakuru County has been asking: Why do some chemical reactions happen in a flash while others take days, and how can we control the speed of reactions to make life in Kenya safer, healthier and more productive? Use your science notebook, the class data tables and your Driving Question Board (DQB) to help you. Write your answers in the space under each prompt. Use full sentences, include numbers with units where you can, and use the words particles, effective collisions and activation energy. Remember the claim, evidence and reasoning structure</w:t>
            </w:r>
            <w:ins w:id="9001" w:author="Claude (AI) - proposed" w:date="2026-10-18T00:30:16Z">
              <w:r>
                <w:rPr>
                  <w:rFonts w:ascii="Arial" w:cs="Arial" w:eastAsia="Arial" w:hAnsi="Arial"/>
                  <w:b w:val="false"/>
                  <w:bCs w:val="false"/>
                  <w:i w:val="false"/>
                  <w:iCs w:val="false"/>
                  <w:color w:val="000000"/>
                  <w:sz w:val="18"/>
                  <w:szCs w:val="18"/>
                </w:rPr>
                <w:t xml:space="preserve">: the claim answers the question, the evidence is your data or observations, and the reasoning is the science idea that links them. You may add labelled particle drawings to your answers, and you may write key terms with their Kiswahili names if your teacher agrees</w:t>
              </w:r>
            </w:ins>
            <w:r>
              <w:rPr>
                <w:rFonts w:ascii="Arial" w:cs="Arial" w:eastAsia="Arial" w:hAnsi="Arial"/>
                <w:b w:val="false"/>
                <w:bCs w:val="false"/>
                <w:i w:val="false"/>
                <w:iCs w:val="false"/>
                <w:color w:val="000000"/>
                <w:sz w:val="18"/>
                <w:szCs w:val="18"/>
              </w:rPr>
              <w:t xml:space="preserve">. In Section 3 you will use a table of results.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 the Disappearing Cross (Claim, Evidence, Reasoning)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anchor demonstration, 10 cm3 of 1.0 mol/dm3 hydrochloric acid was put in each of two beakers and 50 cm3 of 0.15 mol/dm3 sodium thiosulfate was added. Beaker A was at 10 C and Beaker B was at 50 C. The black cross disappeared at 35 s in one beaker and at 270 s in the other.</w:t>
            </w:r>
          </w:p>
          <w:p>
            <w:pPr>
              <w:keepNext w:val="false"/>
              <w:spacing w:after="40" w:before="0"/>
              <w:jc w:val="left"/>
            </w:pPr>
            <w:r>
              <w:rPr>
                <w:rFonts w:ascii="Arial" w:cs="Arial" w:eastAsia="Arial" w:hAnsi="Arial"/>
                <w:b/>
                <w:bCs/>
                <w:i w:val="false"/>
                <w:iCs w:val="false"/>
                <w:color w:val="000000"/>
                <w:sz w:val="18"/>
                <w:szCs w:val="18"/>
              </w:rPr>
              <w:t xml:space="preserve">(a) Write a CLAIM that answers Wanjiru's question: why did one beaker reach the end point faster than the other?</w:t>
            </w:r>
          </w:p>
          <w:p>
            <w:pPr>
              <w:keepNext w:val="false"/>
              <w:spacing w:after="40" w:before="0"/>
              <w:jc w:val="left"/>
            </w:pPr>
            <w:r>
              <w:rPr>
                <w:rFonts w:ascii="Arial" w:cs="Arial" w:eastAsia="Arial" w:hAnsi="Arial"/>
                <w:b/>
                <w:bCs/>
                <w:i w:val="false"/>
                <w:iCs w:val="false"/>
                <w:color w:val="000000"/>
                <w:sz w:val="18"/>
                <w:szCs w:val="18"/>
              </w:rPr>
              <w:t xml:space="preserve">(b) Give EVIDENCE from the demo: the times, how many times faster, and the rate for each beaker using rate = 1/t.</w:t>
            </w:r>
          </w:p>
          <w:p>
            <w:pPr>
              <w:keepNext w:val="false"/>
              <w:spacing w:after="40" w:before="0"/>
              <w:jc w:val="left"/>
            </w:pPr>
            <w:r>
              <w:rPr>
                <w:rFonts w:ascii="Arial" w:cs="Arial" w:eastAsia="Arial" w:hAnsi="Arial"/>
                <w:b/>
                <w:bCs/>
                <w:i w:val="false"/>
                <w:iCs w:val="false"/>
                <w:color w:val="000000"/>
                <w:sz w:val="18"/>
                <w:szCs w:val="18"/>
              </w:rPr>
              <w:t xml:space="preserve">(c) Write your REASONING using particles, collisions, kinetic energy and activation energy.</w:t>
            </w:r>
          </w:p>
          <w:p>
            <w:pPr>
              <w:keepNext w:val="false"/>
              <w:spacing w:after="40" w:before="0"/>
              <w:jc w:val="left"/>
            </w:pPr>
            <w:r>
              <w:rPr>
                <w:rFonts w:ascii="Arial" w:cs="Arial" w:eastAsia="Arial" w:hAnsi="Arial"/>
                <w:b/>
                <w:bCs/>
                <w:i w:val="false"/>
                <w:iCs w:val="false"/>
                <w:color w:val="000000"/>
                <w:sz w:val="18"/>
                <w:szCs w:val="18"/>
              </w:rPr>
              <w:t xml:space="preserve">(d) State what was the same in both beakers, and what you can say about the amount of sulfur made at the end.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Warm Beaker B (50 C) reacted faster than cold Beaker A (10 C) because the higher temperature made more of the collisions between particles effective.</w:t>
            </w:r>
          </w:p>
          <w:p>
            <w:pPr>
              <w:keepNext w:val="false"/>
              <w:spacing w:after="40" w:before="0"/>
              <w:jc w:val="left"/>
            </w:pPr>
            <w:r>
              <w:rPr>
                <w:rFonts w:ascii="Arial" w:cs="Arial" w:eastAsia="Arial" w:hAnsi="Arial"/>
                <w:b w:val="false"/>
                <w:bCs w:val="false"/>
                <w:i w:val="false"/>
                <w:iCs w:val="false"/>
                <w:color w:val="000000"/>
                <w:sz w:val="18"/>
                <w:szCs w:val="18"/>
              </w:rPr>
              <w:t xml:space="preserve">(b) Evidence: The cross vanished at 35 s in Beaker B and at 270 s in Beaker A. The difference is 270 - 35 = 235 s, and 270/35 = 7.7, so Beaker B was 7.7 times faster. Rate of B = 1/35 = 28.6 x10^-3 s^-1. Rate of A = 1/270 = 3.7 x10^-3 s^-1.</w:t>
            </w:r>
          </w:p>
          <w:p>
            <w:pPr>
              <w:keepNext w:val="false"/>
              <w:spacing w:after="40" w:before="0"/>
              <w:jc w:val="left"/>
            </w:pPr>
            <w:r>
              <w:rPr>
                <w:rFonts w:ascii="Arial" w:cs="Arial" w:eastAsia="Arial" w:hAnsi="Arial"/>
                <w:b w:val="false"/>
                <w:bCs w:val="false"/>
                <w:i w:val="false"/>
                <w:iCs w:val="false"/>
                <w:color w:val="000000"/>
                <w:sz w:val="18"/>
                <w:szCs w:val="18"/>
              </w:rPr>
              <w:t xml:space="preserve">(c) Reasoning: At 50 C the particles have more kinetic energy. They move faster, so they collide more often and with more energy. A larger fraction of the collisions have at least the activation energy (the minimum energy needed for a collision to react), so there are more effective collisions per second. More effective collisions per second means sulfur forms faster and hides the cross sooner. At 10 C the particles have less energy, so fewer collisions are effective and the cross stays visible longer.</w:t>
            </w:r>
          </w:p>
          <w:p>
            <w:pPr>
              <w:keepNext w:val="false"/>
              <w:spacing w:after="40" w:before="0"/>
              <w:jc w:val="left"/>
            </w:pPr>
            <w:r>
              <w:rPr>
                <w:rFonts w:ascii="Arial" w:cs="Arial" w:eastAsia="Arial" w:hAnsi="Arial"/>
                <w:b w:val="false"/>
                <w:bCs w:val="false"/>
                <w:i w:val="false"/>
                <w:iCs w:val="false"/>
                <w:color w:val="000000"/>
                <w:sz w:val="18"/>
                <w:szCs w:val="18"/>
              </w:rPr>
              <w:t xml:space="preserve">(d) The chemicals, amounts (50 cm3 of thiosulfate, 10 cm3 of HCl), beaker type, cross and observer were the same; only temperature differed. Both beakers end with the same amount of sulfur, because temperature changes the speed of the reaction, not the final amount made.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Fair Testing and Measuring Rate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wants to test whether temperature changes the rate, using the cross method.</w:t>
            </w:r>
          </w:p>
          <w:p>
            <w:pPr>
              <w:keepNext w:val="false"/>
              <w:spacing w:after="40" w:before="0"/>
              <w:jc w:val="left"/>
            </w:pPr>
            <w:r>
              <w:rPr>
                <w:rFonts w:ascii="Arial" w:cs="Arial" w:eastAsia="Arial" w:hAnsi="Arial"/>
                <w:b/>
                <w:bCs/>
                <w:i w:val="false"/>
                <w:iCs w:val="false"/>
                <w:color w:val="000000"/>
                <w:sz w:val="18"/>
                <w:szCs w:val="18"/>
              </w:rPr>
              <w:t xml:space="preserve">(a) Name the independent variable, the dependent variable and at least three control variables for her test.</w:t>
            </w:r>
          </w:p>
          <w:p>
            <w:pPr>
              <w:keepNext w:val="false"/>
              <w:spacing w:after="40" w:before="0"/>
              <w:jc w:val="left"/>
            </w:pPr>
            <w:r>
              <w:rPr>
                <w:rFonts w:ascii="Arial" w:cs="Arial" w:eastAsia="Arial" w:hAnsi="Arial"/>
                <w:b/>
                <w:bCs/>
                <w:i w:val="false"/>
                <w:iCs w:val="false"/>
                <w:color w:val="000000"/>
                <w:sz w:val="18"/>
                <w:szCs w:val="18"/>
              </w:rPr>
              <w:t xml:space="preserve">(b) Amina says: 'I will use a different observer and a bigger beaker for the hot test, because it is faster anyway.' Explain why this plan is not a fair test.</w:t>
            </w:r>
          </w:p>
          <w:p>
            <w:pPr>
              <w:keepNext w:val="false"/>
              <w:spacing w:after="40" w:before="0"/>
              <w:jc w:val="left"/>
            </w:pPr>
            <w:r>
              <w:rPr>
                <w:rFonts w:ascii="Arial" w:cs="Arial" w:eastAsia="Arial" w:hAnsi="Arial"/>
                <w:b/>
                <w:bCs/>
                <w:i w:val="false"/>
                <w:iCs w:val="false"/>
                <w:color w:val="000000"/>
                <w:sz w:val="18"/>
                <w:szCs w:val="18"/>
              </w:rPr>
              <w:t xml:space="preserve">(c) Explain why a shorter time for the cross to disappear gives a bigger rate.</w:t>
            </w:r>
          </w:p>
          <w:p>
            <w:pPr>
              <w:keepNext w:val="false"/>
              <w:spacing w:after="40" w:before="0"/>
              <w:jc w:val="left"/>
            </w:pPr>
            <w:r>
              <w:rPr>
                <w:rFonts w:ascii="Arial" w:cs="Arial" w:eastAsia="Arial" w:hAnsi="Arial"/>
                <w:b/>
                <w:bCs/>
                <w:i w:val="false"/>
                <w:iCs w:val="false"/>
                <w:color w:val="000000"/>
                <w:sz w:val="18"/>
                <w:szCs w:val="18"/>
              </w:rPr>
              <w:t xml:space="preserve">(d) Name two other ways, besides the time for a precipitate to hide a cross, that the rate of a reaction can be measured.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Independent variable: temperature (the factor you change). Dependent variable: the time for the cross to disappear (then the rate, 1/t). Control variables (any three): 50 cm3 of 0.15 mol/dm3 sodium thiosulfate, 10 cm3 of 1.0 mol/dm3 HCl, the same type of beaker, the same cross, the same observer, the same lighting.</w:t>
            </w:r>
          </w:p>
          <w:p>
            <w:pPr>
              <w:keepNext w:val="false"/>
              <w:spacing w:after="40" w:before="0"/>
              <w:jc w:val="left"/>
            </w:pPr>
            <w:r>
              <w:rPr>
                <w:rFonts w:ascii="Arial" w:cs="Arial" w:eastAsia="Arial" w:hAnsi="Arial"/>
                <w:b w:val="false"/>
                <w:bCs w:val="false"/>
                <w:i w:val="false"/>
                <w:iCs w:val="false"/>
                <w:color w:val="000000"/>
                <w:sz w:val="18"/>
                <w:szCs w:val="18"/>
              </w:rPr>
              <w:t xml:space="preserve">(b) It is not fair because more than one thing would change: temperature, observer and beaker size. A different observer may judge the cross as gone at a different time, and a different beaker changes the depth of liquid. We could not tell whether temperature or the other changes caused the different time. Only the independent variable should change.</w:t>
            </w:r>
          </w:p>
          <w:p>
            <w:pPr>
              <w:keepNext w:val="false"/>
              <w:spacing w:after="40" w:before="0"/>
              <w:jc w:val="left"/>
            </w:pPr>
            <w:r>
              <w:rPr>
                <w:rFonts w:ascii="Arial" w:cs="Arial" w:eastAsia="Arial" w:hAnsi="Arial"/>
                <w:b w:val="false"/>
                <w:bCs w:val="false"/>
                <w:i w:val="false"/>
                <w:iCs w:val="false"/>
                <w:color w:val="000000"/>
                <w:sz w:val="18"/>
                <w:szCs w:val="18"/>
              </w:rPr>
              <w:t xml:space="preserve">(c) Rate = 1/t. When t is small, 1 divided by t is a bigger number. For example, 1/35 = 28.6 x10^-3 s^-1 is bigger than 1/270 = 3.7 x10^-3 s^-1, so the faster reaction has the bigger rate.</w:t>
            </w:r>
          </w:p>
          <w:p>
            <w:pPr>
              <w:keepNext w:val="false"/>
              <w:spacing w:after="40" w:before="0"/>
              <w:jc w:val="left"/>
            </w:pPr>
            <w:r>
              <w:rPr>
                <w:rFonts w:ascii="Arial" w:cs="Arial" w:eastAsia="Arial" w:hAnsi="Arial"/>
                <w:b w:val="false"/>
                <w:bCs w:val="false"/>
                <w:i w:val="false"/>
                <w:iCs w:val="false"/>
                <w:color w:val="000000"/>
                <w:sz w:val="18"/>
                <w:szCs w:val="18"/>
              </w:rPr>
              <w:t xml:space="preserve">(d) Measure the volume of gas produced over time (rate = volume in cm3 divided by time in s), and measure the loss of mass as a gas escapes.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Using Evidence from the Tables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Here is the class-mean data from Lessons 3 and 4. All used 10 cm3 of 1.0 mol/dm3 HCl and a total thiosulfate volume of 50 cm3.</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Temperature test (0.15 mol/dm3 thiosulfate):</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Temperature (C)</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for cross to disappear (s)</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Rate (x10^-3 s^-1)</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9.1</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19.2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38.5</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Concentration test (all at 25 C):</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Sodium thiosulfate (mol/dm3)</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(s)</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Rate (x10^-3 s^-1)</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9.1</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138</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0.09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183</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0.06</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275</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3.6</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Describe the pattern in rate as temperature rises from 10 C to 55 C.</w:t>
            </w:r>
          </w:p>
          <w:p>
            <w:pPr>
              <w:keepNext w:val="false"/>
              <w:spacing w:after="40" w:before="0"/>
              <w:jc w:val="left"/>
            </w:pPr>
            <w:r>
              <w:rPr>
                <w:rFonts w:ascii="Arial" w:cs="Arial" w:eastAsia="Arial" w:hAnsi="Arial"/>
                <w:b/>
                <w:bCs/>
                <w:i w:val="false"/>
                <w:iCs w:val="false"/>
                <w:color w:val="000000"/>
                <w:sz w:val="18"/>
                <w:szCs w:val="18"/>
              </w:rPr>
              <w:t xml:space="preserve">(b) The anchor demo at 50 C took 35 s. Show whether this fits your pattern in (a).</w:t>
            </w:r>
          </w:p>
          <w:p>
            <w:pPr>
              <w:keepNext w:val="false"/>
              <w:spacing w:after="40" w:before="0"/>
              <w:jc w:val="left"/>
            </w:pPr>
            <w:r>
              <w:rPr>
                <w:rFonts w:ascii="Arial" w:cs="Arial" w:eastAsia="Arial" w:hAnsi="Arial"/>
                <w:b/>
                <w:bCs/>
                <w:i w:val="false"/>
                <w:iCs w:val="false"/>
                <w:color w:val="000000"/>
                <w:sz w:val="18"/>
                <w:szCs w:val="18"/>
              </w:rPr>
              <w:t xml:space="preserve">(c) Describe the pattern between concentration and rate, and use the numbers to say how rate and concentration are related.</w:t>
            </w:r>
          </w:p>
          <w:p>
            <w:pPr>
              <w:keepNext w:val="false"/>
              <w:spacing w:after="40" w:before="0"/>
              <w:jc w:val="left"/>
            </w:pPr>
            <w:r>
              <w:rPr>
                <w:rFonts w:ascii="Arial" w:cs="Arial" w:eastAsia="Arial" w:hAnsi="Arial"/>
                <w:b/>
                <w:bCs/>
                <w:i w:val="false"/>
                <w:iCs w:val="false"/>
                <w:color w:val="000000"/>
                <w:sz w:val="18"/>
                <w:szCs w:val="18"/>
              </w:rPr>
              <w:t xml:space="preserve">(d) Explain the concentration pattern using particles. Why does the energy of the particles not explain it?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rate increases as temperature rises: 3.7, 9.1, 19.2 and 38.5 x10^-3 s^-1 at 10, 25, 40 and 55 C. From 10 C to 55 C the rate rises from 3.7 to 38.5, about ten times bigger.</w:t>
            </w:r>
          </w:p>
          <w:p>
            <w:pPr>
              <w:keepNext w:val="false"/>
              <w:spacing w:after="40" w:before="0"/>
              <w:jc w:val="left"/>
            </w:pPr>
            <w:r>
              <w:rPr>
                <w:rFonts w:ascii="Arial" w:cs="Arial" w:eastAsia="Arial" w:hAnsi="Arial"/>
                <w:b w:val="false"/>
                <w:bCs w:val="false"/>
                <w:i w:val="false"/>
                <w:iCs w:val="false"/>
                <w:color w:val="000000"/>
                <w:sz w:val="18"/>
                <w:szCs w:val="18"/>
              </w:rPr>
              <w:t xml:space="preserve">(b) The demo time of 35 s at 50 C lies between 52 s at 40 C and 26 s at 55 C, so it fits the pattern: the higher the temperature, the shorter the time.</w:t>
            </w:r>
          </w:p>
          <w:p>
            <w:pPr>
              <w:keepNext w:val="false"/>
              <w:spacing w:after="40" w:before="0"/>
              <w:jc w:val="left"/>
            </w:pPr>
            <w:r>
              <w:rPr>
                <w:rFonts w:ascii="Arial" w:cs="Arial" w:eastAsia="Arial" w:hAnsi="Arial"/>
                <w:b w:val="false"/>
                <w:bCs w:val="false"/>
                <w:i w:val="false"/>
                <w:iCs w:val="false"/>
                <w:color w:val="000000"/>
                <w:sz w:val="18"/>
                <w:szCs w:val="18"/>
              </w:rPr>
              <w:t xml:space="preserve">(c) As concentration falls from 0.15 to 0.06 mol/dm3 the time rises from 110 s to 275 s and the rate falls from 9.1 to 3.6 x10^-3 s^-1. Rate divided by concentration is about 60 in every row (for example 9.1/0.15 is about 61 and 3.6/0.06 = 60), so rate is roughly proportional to concentration.</w:t>
            </w:r>
          </w:p>
          <w:p>
            <w:pPr>
              <w:keepNext w:val="false"/>
              <w:spacing w:after="40" w:before="0"/>
              <w:jc w:val="left"/>
            </w:pPr>
            <w:r>
              <w:rPr>
                <w:rFonts w:ascii="Arial" w:cs="Arial" w:eastAsia="Arial" w:hAnsi="Arial"/>
                <w:b w:val="false"/>
                <w:bCs w:val="false"/>
                <w:i w:val="false"/>
                <w:iCs w:val="false"/>
                <w:color w:val="000000"/>
                <w:sz w:val="18"/>
                <w:szCs w:val="18"/>
              </w:rPr>
              <w:t xml:space="preserve">(d) A higher concentration has more particles in the same volume, so particles collide more often and there are more effective collisions per second. The temperature was 25 C in every test, so the particles had the same kinetic energy and the same activation energy requirement; the energy of the particles did not change.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Surface Area, Catalysts and Light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Lesson 5, 0.5 g of marble chips (CaCO3) in 25 cm3 of 1.0 mol/dm3 HCl at 25 C gave initial rates over the first 30 s of 0.40 cm3/s for large chips, 0.93 cm3/s for small chips and 2.07 cm3/s for powder. Explain why powder gave the fastest rate, and say what happened to the final volume of CO2 for all three.</w:t>
            </w:r>
          </w:p>
          <w:p>
            <w:pPr>
              <w:keepNext w:val="false"/>
              <w:spacing w:after="40" w:before="0"/>
              <w:jc w:val="left"/>
            </w:pPr>
            <w:r>
              <w:rPr>
                <w:rFonts w:ascii="Arial" w:cs="Arial" w:eastAsia="Arial" w:hAnsi="Arial"/>
                <w:b/>
                <w:bCs/>
                <w:i w:val="false"/>
                <w:iCs w:val="false"/>
                <w:color w:val="000000"/>
                <w:sz w:val="18"/>
                <w:szCs w:val="18"/>
              </w:rPr>
              <w:t xml:space="preserve">(b) In Lesson 6, 10 cm3 of 3% hydrogen peroxide with detergent gave 0 cm of foam with no additive, 0 cm with sand, 0.5 cm with a boiled liver cube and 9 cm with a fresh liver cube after 30 s. Explain why fresh liver made so much foam, using the words catalyst, enzyme and activation energy. Why did the boiled liver not work well?</w:t>
            </w:r>
          </w:p>
          <w:p>
            <w:pPr>
              <w:keepNext w:val="false"/>
              <w:spacing w:after="40" w:before="0"/>
              <w:jc w:val="left"/>
            </w:pPr>
            <w:r>
              <w:rPr>
                <w:rFonts w:ascii="Arial" w:cs="Arial" w:eastAsia="Arial" w:hAnsi="Arial"/>
                <w:b/>
                <w:bCs/>
                <w:i w:val="false"/>
                <w:iCs w:val="false"/>
                <w:color w:val="000000"/>
                <w:sz w:val="18"/>
                <w:szCs w:val="18"/>
              </w:rPr>
              <w:t xml:space="preserve">(c) Kiprono says light is a catalyst. Do you agree? Give a reason and an example.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Powder has a much larger surface area than large chips, so more CaCO3 particles are exposed to HCl particles. There are more effective collisions per second, so CO2 is made faster and the volume-time curve is steeper. The mass of marble, the acid and the temperature were the same, so all three reach the same maximum of about 120 cm3 of CO2; surface area changes the speed, not the final amount.</w:t>
            </w:r>
          </w:p>
          <w:p>
            <w:pPr>
              <w:keepNext w:val="false"/>
              <w:spacing w:after="40" w:before="0"/>
              <w:jc w:val="left"/>
            </w:pPr>
            <w:r>
              <w:rPr>
                <w:rFonts w:ascii="Arial" w:cs="Arial" w:eastAsia="Arial" w:hAnsi="Arial"/>
                <w:b w:val="false"/>
                <w:bCs w:val="false"/>
                <w:i w:val="false"/>
                <w:iCs w:val="false"/>
                <w:color w:val="000000"/>
                <w:sz w:val="18"/>
                <w:szCs w:val="18"/>
              </w:rPr>
              <w:t xml:space="preserve">(b) Fresh liver contains the enzyme catalase, a biological catalyst. It gives the hydrogen peroxide reaction (2H2O2 -&gt; 2H2O + O2) an alternative pathway with a lower activation energy, so a larger fraction of collisions are effective and oxygen forms quickly, making 9 cm of foam. The liver is not used up, so it can work again. Boiling damages the enzyme, so the boiled liver gave only 0.5 cm. Sand gave 0 cm, showing that not every solid speeds up the reaction.</w:t>
            </w:r>
          </w:p>
          <w:p>
            <w:pPr>
              <w:keepNext w:val="false"/>
              <w:spacing w:after="40" w:before="0"/>
              <w:jc w:val="left"/>
            </w:pPr>
            <w:r>
              <w:rPr>
                <w:rFonts w:ascii="Arial" w:cs="Arial" w:eastAsia="Arial" w:hAnsi="Arial"/>
                <w:b w:val="false"/>
                <w:bCs w:val="false"/>
                <w:i w:val="false"/>
                <w:iCs w:val="false"/>
                <w:color w:val="000000"/>
                <w:sz w:val="18"/>
                <w:szCs w:val="18"/>
              </w:rPr>
              <w:t xml:space="preserve">(c) I disagree. Light is a source of energy for some reactions, such as photosynthesis in plant leaves; it supplies energy, whereas a catalyst provides an alternative pathway with lower activation energy and is not used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Solve a Kenyan Problem and Reflect on Your Model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trader in Kisumu finds that her fresh fish from Lake Victoria spoils within hours. A farmer in Kericho wants to speed up composting of tea waste.</w:t>
            </w:r>
          </w:p>
          <w:p>
            <w:pPr>
              <w:keepNext w:val="false"/>
              <w:spacing w:after="40" w:before="0"/>
              <w:jc w:val="left"/>
            </w:pPr>
            <w:r>
              <w:rPr>
                <w:rFonts w:ascii="Arial" w:cs="Arial" w:eastAsia="Arial" w:hAnsi="Arial"/>
                <w:b/>
                <w:bCs/>
                <w:i w:val="false"/>
                <w:iCs w:val="false"/>
                <w:color w:val="000000"/>
                <w:sz w:val="18"/>
                <w:szCs w:val="18"/>
              </w:rPr>
              <w:t xml:space="preserve">(a) For the fish trader, choose one way to slow down spoilage reactions. Explain, using particles and collisions, why it works.</w:t>
            </w:r>
          </w:p>
          <w:p>
            <w:pPr>
              <w:keepNext w:val="false"/>
              <w:spacing w:after="40" w:before="0"/>
              <w:jc w:val="left"/>
            </w:pPr>
            <w:r>
              <w:rPr>
                <w:rFonts w:ascii="Arial" w:cs="Arial" w:eastAsia="Arial" w:hAnsi="Arial"/>
                <w:b/>
                <w:bCs/>
                <w:i w:val="false"/>
                <w:iCs w:val="false"/>
                <w:color w:val="000000"/>
                <w:sz w:val="18"/>
                <w:szCs w:val="18"/>
              </w:rPr>
              <w:t xml:space="preserve">(b) For the Kericho farmer, choose one factor to change to speed up composting. Say how you would change it and explain why it works.</w:t>
            </w:r>
          </w:p>
          <w:p>
            <w:pPr>
              <w:keepNext w:val="false"/>
              <w:spacing w:after="40" w:before="0"/>
              <w:jc w:val="left"/>
            </w:pPr>
            <w:r>
              <w:rPr>
                <w:rFonts w:ascii="Arial" w:cs="Arial" w:eastAsia="Arial" w:hAnsi="Arial"/>
                <w:b/>
                <w:bCs/>
                <w:i w:val="false"/>
                <w:iCs w:val="false"/>
                <w:color w:val="000000"/>
                <w:sz w:val="18"/>
                <w:szCs w:val="18"/>
              </w:rPr>
              <w:t xml:space="preserve">(c) Use the idea of an optimum to explain why the enzyme amylase in your body works best near 37 C and pH 7, and what you would expect if conditions were far from this.</w:t>
            </w:r>
          </w:p>
          <w:p>
            <w:pPr>
              <w:keepNext w:val="false"/>
              <w:spacing w:after="40" w:before="0"/>
              <w:jc w:val="left"/>
            </w:pPr>
            <w:r>
              <w:rPr>
                <w:rFonts w:ascii="Arial" w:cs="Arial" w:eastAsia="Arial" w:hAnsi="Arial"/>
                <w:b/>
                <w:bCs/>
                <w:i w:val="false"/>
                <w:iCs w:val="false"/>
                <w:color w:val="000000"/>
                <w:sz w:val="18"/>
                <w:szCs w:val="18"/>
              </w:rPr>
              <w:t xml:space="preserve">(d) Describe how your particle model has changed since Lesson 1, and state one DQB question that is now answered.</w:t>
            </w:r>
          </w:p>
          <w:p>
            <w:pPr>
              <w:keepNext w:val="false"/>
              <w:spacing w:after="40" w:before="0"/>
              <w:jc w:val="left"/>
            </w:pPr>
            <w:r>
              <w:rPr>
                <w:rFonts w:ascii="Arial" w:cs="Arial" w:eastAsia="Arial" w:hAnsi="Arial"/>
                <w:b/>
                <w:bCs/>
                <w:i w:val="false"/>
                <w:iCs w:val="false"/>
                <w:color w:val="000000"/>
                <w:sz w:val="18"/>
                <w:szCs w:val="18"/>
              </w:rPr>
              <w:t xml:space="preserve">(e) Write one sentence of advice for your community about controlling reaction rates, and name a career that uses this knowledge.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Cool the fish, for example by keeping it in a fridge at 4 C or on ice, or dry and salt it. Cooling gives the particles less kinetic energy, so they collide less often and with less energy. Fewer collisions reach the activation energy, so fewer collisions are effective per second and the spoilage reactions are slower. (Drying and salting remove the water needed for spoilage reactions.) Fish keeps longer.</w:t>
            </w:r>
          </w:p>
          <w:p>
            <w:pPr>
              <w:keepNext w:val="false"/>
              <w:spacing w:after="40" w:before="0"/>
              <w:jc w:val="left"/>
            </w:pPr>
            <w:r>
              <w:rPr>
                <w:rFonts w:ascii="Arial" w:cs="Arial" w:eastAsia="Arial" w:hAnsi="Arial"/>
                <w:b w:val="false"/>
                <w:bCs w:val="false"/>
                <w:i w:val="false"/>
                <w:iCs w:val="false"/>
                <w:color w:val="000000"/>
                <w:sz w:val="18"/>
                <w:szCs w:val="18"/>
              </w:rPr>
              <w:t xml:space="preserve">(b) Increase the surface area by chopping the tea waste into small pieces, or raise the temperature by keeping the compost warm. Smaller pieces expose more particles, so there are more effective collisions per second and the rate rises. Warmth gives particles more kinetic energy, so more collisions are effective.</w:t>
            </w:r>
          </w:p>
          <w:p>
            <w:pPr>
              <w:keepNext w:val="false"/>
              <w:spacing w:after="40" w:before="0"/>
              <w:jc w:val="left"/>
            </w:pPr>
            <w:r>
              <w:rPr>
                <w:rFonts w:ascii="Arial" w:cs="Arial" w:eastAsia="Arial" w:hAnsi="Arial"/>
                <w:b w:val="false"/>
                <w:bCs w:val="false"/>
                <w:i w:val="false"/>
                <w:iCs w:val="false"/>
                <w:color w:val="000000"/>
                <w:sz w:val="18"/>
                <w:szCs w:val="18"/>
              </w:rPr>
              <w:t xml:space="preserve">(c) Enzymes work best at an optimum temperature and pH where their shape suits the reaction. Amylase works best near 37 C and pH 7. Far from these conditions the enzyme's shape is damaged, as with boiled liver, so it works slowly or not at all.</w:t>
            </w:r>
          </w:p>
          <w:p>
            <w:pPr>
              <w:keepNext w:val="false"/>
              <w:spacing w:after="40" w:before="0"/>
              <w:jc w:val="left"/>
            </w:pPr>
            <w:r>
              <w:rPr>
                <w:rFonts w:ascii="Arial" w:cs="Arial" w:eastAsia="Arial" w:hAnsi="Arial"/>
                <w:b w:val="false"/>
                <w:bCs w:val="false"/>
                <w:i w:val="false"/>
                <w:iCs w:val="false"/>
                <w:color w:val="000000"/>
                <w:sz w:val="18"/>
                <w:szCs w:val="18"/>
              </w:rPr>
              <w:t xml:space="preserve">(d) At the start I only had a first sketch of particles and could not say why warm Beaker B was faster. Now my model says rate depends on the number of effective collisions per second, and temperature, concentration, surface area and catalysts each change this. Answered DQB question: Why was Beaker B faster than Beaker A? Because at 50 C particles have more kinetic energy, collide more often and with more energy, so more collisions have at least the activation energy.</w:t>
            </w:r>
          </w:p>
          <w:p>
            <w:pPr>
              <w:keepNext w:val="false"/>
              <w:spacing w:after="40" w:before="0"/>
              <w:jc w:val="left"/>
            </w:pPr>
            <w:r>
              <w:rPr>
                <w:rFonts w:ascii="Arial" w:cs="Arial" w:eastAsia="Arial" w:hAnsi="Arial"/>
                <w:b w:val="false"/>
                <w:bCs w:val="false"/>
                <w:i w:val="false"/>
                <w:iCs w:val="false"/>
                <w:color w:val="000000"/>
                <w:sz w:val="18"/>
                <w:szCs w:val="18"/>
              </w:rPr>
              <w:t xml:space="preserve">(e) Advice: keep food cool, dry or salted to make it last longer, because slowing reactions slows spoilage. A career: a KEMRI biochemist.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 for the anchor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2" w:author="Claude (AI) - proposed" w:date="2026-10-18T00:30: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claim, uses exact data (35 s, 270 s, 7.7 times, rates 28.6 and 3.7 x10^-3 s^-1) and links more kinetic energy, more frequent and energetic collisions, and activation energy to more effective collisions per second.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3" w:author="Claude (AI) - proposed" w:date="2026-10-18T00:30: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claim and uses most of the data, with reasoning that mentions collisions and energy but may leave out activation energy or effective collisions.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30: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 is vague or reasoning says only that particles move faster or that the reaction is hotter; little or no data is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Fair testing and use of rate = 1/t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30: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Names independent, dependent and control variables correctly, explains why changing several things is unfair, and correctly explains rate = 1/t.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8T00:30: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most variables and gives a basic reason for fairness; rate = 1/t is used correctly with small gaps in the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30: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variables or does not show why the plan is unfair; rate and time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data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30: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Describes trends accurately with numbers, checks that 35 s fits between 52 s and 26 s, and shows rate roughly proportional to concentration (about 60).</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30: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trends correctly but with few numbers or without testing proportionality or the 35 s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0: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Misreads the tables or states trends without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surface area, catalysts and light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30: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surface area, catalysts (lower activation energy, not used up, enzyme) and light correctly, and states that factors change speed, not the final amount</w:t>
            </w:r>
            <w:ins w:id="9012" w:author="Claude (AI) - proposed" w:date="2026-10-18T00:30:16Z">
              <w:r>
                <w:rPr>
                  <w:rFonts w:ascii="Arial" w:cs="Arial" w:eastAsia="Arial" w:hAnsi="Arial"/>
                  <w:b w:val="false"/>
                  <w:bCs w:val="false"/>
                  <w:i w:val="false"/>
                  <w:iCs w:val="false"/>
                  <w:color w:val="000000"/>
                  <w:sz w:val="18"/>
                  <w:szCs w:val="18"/>
                </w:rPr>
                <w:t xml:space="preserve"> when the amounts of reactants are the same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8T00:30: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most factors correctly with small gaps, such as missing activation energy or the final amount.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30: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Mixes up catalysts and light or gives no particle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model to Kenyan contexts and reflecting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0: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suitable factors for the fish and compost problems, explains them with collision theory, links to optimum conditions for enzymes, and clearly compares the model with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8T00:30: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Suggests suitable actions with partial particle explanations and a general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30: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actions without reasons, or no reflection on how the model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7bievgsvxjxqxiig9t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r2ag7fxiksbi9uyboxg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3aymxw1czor6nqunv-b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7bievgsvxjxqxiig9td" Type="http://schemas.openxmlformats.org/officeDocument/2006/relationships/hyperlink" Target="https://creativecommons.org/licenses/by-nc/4.0/" TargetMode="External"/><Relationship Id="rId2r2ag7fxiksbi9uyboxgs" Type="http://schemas.openxmlformats.org/officeDocument/2006/relationships/hyperlink" Target="https://creativecommons.org/licenses/by-nc/4.0/" TargetMode="External"/><Relationship Id="rIdk3aymxw1czor6nqunv-b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2026-10-18T00:30:15.811Z</dcterms:created>
  <dcterms:modified xsi:type="dcterms:W3CDTF">2026-10-18T00:30:15.811Z</dcterms:modified>
</cp:coreProperties>
</file>

<file path=docProps/custom.xml><?xml version="1.0" encoding="utf-8"?>
<Properties xmlns="http://schemas.openxmlformats.org/officeDocument/2006/custom-properties" xmlns:vt="http://schemas.openxmlformats.org/officeDocument/2006/docPropsVTypes"/>
</file>