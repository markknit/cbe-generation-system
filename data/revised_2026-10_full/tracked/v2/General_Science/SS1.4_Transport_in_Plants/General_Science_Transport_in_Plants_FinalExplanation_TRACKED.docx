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1.4 TRANSPORT IN PLANTS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driving question: How does a maize plant in a Kenyan farm move water and nutrients from the soil all the way to its topmost leaves, and what happens to that water in the end? Think back to the two puzzling observations in Lesson 1: the red dye that travelled through a maize seedling from the Kisumu school garden, and the water droplets that formed inside the sealed polythene bag around a sweet potato cutting in afternoon sun. Answer every section in the blank space under each prompt. Use full sentences and scientific words from our lessons. Draw labelled diagrams where a prompt asks for one. Link each answer to the evidence we collected in class</w:t>
            </w:r>
            <w:ins w:id="9001" w:author="Claude (AI) - proposed" w:date="2026-10-18T00:29:36Z">
              <w:r>
                <w:rPr>
                  <w:rFonts w:ascii="Arial" w:cs="Arial" w:eastAsia="Arial" w:hAnsi="Arial"/>
                  <w:b w:val="false"/>
                  <w:bCs w:val="false"/>
                  <w:i w:val="false"/>
                  <w:iCs w:val="false"/>
                  <w:color w:val="000000"/>
                  <w:sz w:val="18"/>
                  <w:szCs w:val="18"/>
                </w:rPr>
                <w:t xml:space="preserve">, and use the Summary Tables you completed in Lessons 1 to 8 to help you</w:t>
              </w:r>
            </w:ins>
            <w:r>
              <w:rPr>
                <w:rFonts w:ascii="Arial" w:cs="Arial" w:eastAsia="Arial" w:hAnsi="Arial"/>
                <w:b w:val="false"/>
                <w:bCs w:val="false"/>
                <w:i w:val="false"/>
                <w:iCs w:val="false"/>
                <w:color w:val="000000"/>
                <w:sz w:val="18"/>
                <w:szCs w:val="18"/>
              </w:rPr>
              <w:t xml:space="preserve">. Use your own thinking and what you observed.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dye appeared only in certain places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1, a maize seedling from the Kisumu school garden stood with its roots in red-dyed water for 30 minutes. When the stem was cut across, vivid red </w:t>
            </w:r>
            <w:del w:id="9002" w:author="Claude (AI) - proposed" w:date="2026-10-18T00:29:36Z">
              <w:r>
                <w:rPr>
                  <w:rFonts w:ascii="Arial" w:cs="Arial" w:eastAsia="Arial" w:hAnsi="Arial"/>
                  <w:b/>
                  <w:bCs/>
                  <w:i w:val="false"/>
                  <w:iCs w:val="false"/>
                  <w:color w:val="000000"/>
                  <w:sz w:val="18"/>
                  <w:szCs w:val="18"/>
                </w:rPr>
                <w:delText xml:space="preserve">rings</w:delText>
              </w:r>
            </w:del>
            <w:ins w:id="9003" w:author="Claude (AI) - proposed" w:date="2026-10-18T00:29:36Z">
              <w:r>
                <w:rPr>
                  <w:rFonts w:ascii="Arial" w:cs="Arial" w:eastAsia="Arial" w:hAnsi="Arial"/>
                  <w:b/>
                  <w:bCs/>
                  <w:i w:val="false"/>
                  <w:iCs w:val="false"/>
                  <w:color w:val="000000"/>
                  <w:sz w:val="18"/>
                  <w:szCs w:val="18"/>
                </w:rPr>
                <w:t xml:space="preserve">dots</w:t>
              </w:r>
            </w:ins>
            <w:r>
              <w:rPr>
                <w:rFonts w:ascii="Arial" w:cs="Arial" w:eastAsia="Arial" w:hAnsi="Arial"/>
                <w:b/>
                <w:bCs/>
                <w:i w:val="false"/>
                <w:iCs w:val="false"/>
                <w:color w:val="000000"/>
                <w:sz w:val="18"/>
                <w:szCs w:val="18"/>
              </w:rPr>
              <w:t xml:space="preserve"> appeared only in </w:t>
            </w:r>
            <w:del w:id="9004" w:author="Claude (AI) - proposed" w:date="2026-10-18T00:29:36Z">
              <w:r>
                <w:rPr>
                  <w:rFonts w:ascii="Arial" w:cs="Arial" w:eastAsia="Arial" w:hAnsi="Arial"/>
                  <w:b/>
                  <w:bCs/>
                  <w:i w:val="false"/>
                  <w:iCs w:val="false"/>
                  <w:color w:val="000000"/>
                  <w:sz w:val="18"/>
                  <w:szCs w:val="18"/>
                </w:rPr>
                <w:delText xml:space="preserve">specific regions</w:delText>
              </w:r>
            </w:del>
            <w:ins w:id="9005" w:author="Claude (AI) - proposed" w:date="2026-10-18T00:29:36Z">
              <w:r>
                <w:rPr>
                  <w:rFonts w:ascii="Arial" w:cs="Arial" w:eastAsia="Arial" w:hAnsi="Arial"/>
                  <w:b/>
                  <w:bCs/>
                  <w:i w:val="false"/>
                  <w:iCs w:val="false"/>
                  <w:color w:val="000000"/>
                  <w:sz w:val="18"/>
                  <w:szCs w:val="18"/>
                </w:rPr>
                <w:t xml:space="preserve">scattered spots</w:t>
              </w:r>
            </w:ins>
            <w:r>
              <w:rPr>
                <w:rFonts w:ascii="Arial" w:cs="Arial" w:eastAsia="Arial" w:hAnsi="Arial"/>
                <w:b/>
                <w:bCs/>
                <w:i w:val="false"/>
                <w:iCs w:val="false"/>
                <w:color w:val="000000"/>
                <w:sz w:val="18"/>
                <w:szCs w:val="18"/>
              </w:rPr>
              <w:t xml:space="preserve">, while the </w:t>
            </w:r>
            <w:del w:id="9006" w:author="Claude (AI) - proposed" w:date="2026-10-18T00:29:36Z">
              <w:r>
                <w:rPr>
                  <w:rFonts w:ascii="Arial" w:cs="Arial" w:eastAsia="Arial" w:hAnsi="Arial"/>
                  <w:b/>
                  <w:bCs/>
                  <w:i w:val="false"/>
                  <w:iCs w:val="false"/>
                  <w:color w:val="000000"/>
                  <w:sz w:val="18"/>
                  <w:szCs w:val="18"/>
                </w:rPr>
                <w:delText xml:space="preserve">outer green tissue and the central pith</w:delText>
              </w:r>
            </w:del>
            <w:ins w:id="9007" w:author="Claude (AI) - proposed" w:date="2026-10-18T00:29:36Z">
              <w:r>
                <w:rPr>
                  <w:rFonts w:ascii="Arial" w:cs="Arial" w:eastAsia="Arial" w:hAnsi="Arial"/>
                  <w:b/>
                  <w:bCs/>
                  <w:i w:val="false"/>
                  <w:iCs w:val="false"/>
                  <w:color w:val="000000"/>
                  <w:sz w:val="18"/>
                  <w:szCs w:val="18"/>
                </w:rPr>
                <w:t xml:space="preserve">tissue between them</w:t>
              </w:r>
            </w:ins>
            <w:r>
              <w:rPr>
                <w:rFonts w:ascii="Arial" w:cs="Arial" w:eastAsia="Arial" w:hAnsi="Arial"/>
                <w:b/>
                <w:bCs/>
                <w:i w:val="false"/>
                <w:iCs w:val="false"/>
                <w:color w:val="000000"/>
                <w:sz w:val="18"/>
                <w:szCs w:val="18"/>
              </w:rPr>
              <w:t xml:space="preserve"> stayed white.</w:t>
            </w:r>
          </w:p>
          <w:p>
            <w:pPr>
              <w:keepNext/>
              <w:spacing w:after="40" w:before="0"/>
              <w:jc w:val="left"/>
            </w:pPr>
            <w:r>
              <w:rPr>
                <w:rFonts w:ascii="Arial" w:cs="Arial" w:eastAsia="Arial" w:hAnsi="Arial"/>
                <w:b/>
                <w:bCs/>
                <w:i w:val="false"/>
                <w:iCs w:val="false"/>
                <w:color w:val="000000"/>
                <w:sz w:val="18"/>
                <w:szCs w:val="18"/>
              </w:rPr>
              <w:t xml:space="preserve">(a) Which tissue turned red? </w:t>
            </w:r>
            <w:del w:id="9008" w:author="Claude (AI) - proposed" w:date="2026-10-18T00:29:36Z">
              <w:r>
                <w:rPr>
                  <w:rFonts w:ascii="Arial" w:cs="Arial" w:eastAsia="Arial" w:hAnsi="Arial"/>
                  <w:b/>
                  <w:bCs/>
                  <w:i w:val="false"/>
                  <w:iCs w:val="false"/>
                  <w:color w:val="000000"/>
                  <w:sz w:val="18"/>
                  <w:szCs w:val="18"/>
                </w:rPr>
                <w:delText xml:space="preserve">Explain</w:delText>
              </w:r>
            </w:del>
            <w:ins w:id="9009" w:author="Claude (AI) - proposed" w:date="2026-10-18T00:29:36Z">
              <w:r>
                <w:rPr>
                  <w:rFonts w:ascii="Arial" w:cs="Arial" w:eastAsia="Arial" w:hAnsi="Arial"/>
                  <w:b/>
                  <w:bCs/>
                  <w:i w:val="false"/>
                  <w:iCs w:val="false"/>
                  <w:color w:val="000000"/>
                  <w:sz w:val="18"/>
                  <w:szCs w:val="18"/>
                </w:rPr>
                <w:t xml:space="preserve">Use evidence from our lessons to explain</w:t>
              </w:r>
            </w:ins>
            <w:r>
              <w:rPr>
                <w:rFonts w:ascii="Arial" w:cs="Arial" w:eastAsia="Arial" w:hAnsi="Arial"/>
                <w:b/>
                <w:bCs/>
                <w:i w:val="false"/>
                <w:iCs w:val="false"/>
                <w:color w:val="000000"/>
                <w:sz w:val="18"/>
                <w:szCs w:val="18"/>
              </w:rPr>
              <w:t xml:space="preserve"> how you know</w:t>
            </w:r>
            <w:del w:id="9010" w:author="Claude (AI) - proposed" w:date="2026-10-18T00:29:36Z">
              <w:r>
                <w:rPr>
                  <w:rFonts w:ascii="Arial" w:cs="Arial" w:eastAsia="Arial" w:hAnsi="Arial"/>
                  <w:b/>
                  <w:bCs/>
                  <w:i w:val="false"/>
                  <w:iCs w:val="false"/>
                  <w:color w:val="000000"/>
                  <w:sz w:val="18"/>
                  <w:szCs w:val="18"/>
                </w:rPr>
                <w:delText xml:space="preserve"> it is this tissue and not phloem</w:delText>
              </w:r>
            </w:del>
            <w:r>
              <w:rPr>
                <w:rFonts w:ascii="Arial" w:cs="Arial" w:eastAsia="Arial" w:hAnsi="Arial"/>
                <w:b/>
                <w:bCs/>
                <w:i w:val="false"/>
                <w:iCs w:val="false"/>
                <w:color w:val="000000"/>
                <w:sz w:val="18"/>
                <w:szCs w:val="18"/>
              </w:rPr>
              <w:t xml:space="preserve">.</w:t>
            </w:r>
          </w:p>
          <w:p>
            <w:pPr>
              <w:keepNext/>
              <w:spacing w:after="40" w:before="0"/>
              <w:jc w:val="left"/>
            </w:pPr>
            <w:r>
              <w:rPr>
                <w:rFonts w:ascii="Arial" w:cs="Arial" w:eastAsia="Arial" w:hAnsi="Arial"/>
                <w:b/>
                <w:bCs/>
                <w:i w:val="false"/>
                <w:iCs w:val="false"/>
                <w:color w:val="000000"/>
                <w:sz w:val="18"/>
                <w:szCs w:val="18"/>
              </w:rPr>
              <w:t xml:space="preserve">(b) Describe two features of this tissue that help water move upward through it.</w:t>
            </w:r>
          </w:p>
          <w:p>
            <w:pPr>
              <w:keepNext/>
              <w:spacing w:after="40" w:before="0"/>
              <w:jc w:val="left"/>
            </w:pPr>
            <w:r>
              <w:rPr>
                <w:rFonts w:ascii="Arial" w:cs="Arial" w:eastAsia="Arial" w:hAnsi="Arial"/>
                <w:b/>
                <w:bCs/>
                <w:i w:val="false"/>
                <w:iCs w:val="false"/>
                <w:color w:val="000000"/>
                <w:sz w:val="18"/>
                <w:szCs w:val="18"/>
              </w:rPr>
              <w:t xml:space="preserve">(c) Use the capillary tube demonstration to explain how adhesion and cohesion help water rise in narrow tubes.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Getting water and minerals into the root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farmer in the Rift Valley applies DAP fertiliser to her maize.</w:t>
            </w:r>
          </w:p>
          <w:p>
            <w:pPr>
              <w:keepNext/>
              <w:spacing w:after="40" w:before="0"/>
              <w:jc w:val="left"/>
            </w:pPr>
            <w:r>
              <w:rPr>
                <w:rFonts w:ascii="Arial" w:cs="Arial" w:eastAsia="Arial" w:hAnsi="Arial"/>
                <w:b/>
                <w:bCs/>
                <w:i w:val="false"/>
                <w:iCs w:val="false"/>
                <w:color w:val="000000"/>
                <w:sz w:val="18"/>
                <w:szCs w:val="18"/>
              </w:rPr>
              <w:t xml:space="preserve">(a) Explain how water enters a root hair cell, using what you learned about the cell sap and the soil water.</w:t>
            </w:r>
          </w:p>
          <w:p>
            <w:pPr>
              <w:keepNext/>
              <w:spacing w:after="40" w:before="0"/>
              <w:jc w:val="left"/>
            </w:pPr>
            <w:r>
              <w:rPr>
                <w:rFonts w:ascii="Arial" w:cs="Arial" w:eastAsia="Arial" w:hAnsi="Arial"/>
                <w:b/>
                <w:bCs/>
                <w:i w:val="false"/>
                <w:iCs w:val="false"/>
                <w:color w:val="000000"/>
                <w:sz w:val="18"/>
                <w:szCs w:val="18"/>
              </w:rPr>
              <w:t xml:space="preserve">(b) Explain how phosphate ions from the DAP enter the root hair cell. Say why this process is different from the way water enters.</w:t>
            </w:r>
          </w:p>
          <w:p>
            <w:pPr>
              <w:keepNext/>
              <w:spacing w:after="40" w:before="0"/>
              <w:jc w:val="left"/>
            </w:pPr>
            <w:r>
              <w:rPr>
                <w:rFonts w:ascii="Arial" w:cs="Arial" w:eastAsia="Arial" w:hAnsi="Arial"/>
                <w:b/>
                <w:bCs/>
                <w:i w:val="false"/>
                <w:iCs w:val="false"/>
                <w:color w:val="000000"/>
                <w:sz w:val="18"/>
                <w:szCs w:val="18"/>
              </w:rPr>
              <w:t xml:space="preserve">(c) Explain how the structure of a root hair cell suits its job.</w:t>
            </w:r>
          </w:p>
          <w:p>
            <w:pPr>
              <w:keepNext/>
              <w:spacing w:after="40" w:before="0"/>
              <w:jc w:val="left"/>
            </w:pPr>
            <w:r>
              <w:rPr>
                <w:rFonts w:ascii="Arial" w:cs="Arial" w:eastAsia="Arial" w:hAnsi="Arial"/>
                <w:b/>
                <w:bCs/>
                <w:i w:val="false"/>
                <w:iCs w:val="false"/>
                <w:color w:val="000000"/>
                <w:sz w:val="18"/>
                <w:szCs w:val="18"/>
              </w:rPr>
              <w:t xml:space="preserve">(d) What can happen to maize or sukuma wiki if too much fertiliser is applied? Explain why.</w:t>
            </w:r>
          </w:p>
          <w:p>
            <w:pPr>
              <w:keepNext/>
              <w:spacing w:after="40" w:before="0"/>
              <w:jc w:val="left"/>
            </w:pPr>
            <w:r>
              <w:rPr>
                <w:rFonts w:ascii="Arial" w:cs="Arial" w:eastAsia="Arial" w:hAnsi="Arial"/>
                <w:b/>
                <w:bCs/>
                <w:i w:val="false"/>
                <w:iCs w:val="false"/>
                <w:color w:val="000000"/>
                <w:sz w:val="18"/>
                <w:szCs w:val="18"/>
              </w:rPr>
              <w:t xml:space="preserve">(e) A maize plant in Mombasa has wilted in the afternoon heat but recovers after it is watered in the evening. Explain how the plant's cells recover.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Reaching the topmost leaves and carrying sugar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maize plant can be about two metres tall.</w:t>
            </w:r>
          </w:p>
          <w:p>
            <w:pPr>
              <w:keepNext/>
              <w:spacing w:after="40" w:before="0"/>
              <w:jc w:val="left"/>
            </w:pPr>
            <w:r>
              <w:rPr>
                <w:rFonts w:ascii="Arial" w:cs="Arial" w:eastAsia="Arial" w:hAnsi="Arial"/>
                <w:b/>
                <w:bCs/>
                <w:i w:val="false"/>
                <w:iCs w:val="false"/>
                <w:color w:val="000000"/>
                <w:sz w:val="18"/>
                <w:szCs w:val="18"/>
              </w:rPr>
              <w:t xml:space="preserve">(a) Root pressure pushes water into the xylem. Is this push </w:t>
            </w:r>
            <w:del w:id="9011" w:author="Claude (AI) - proposed" w:date="2026-10-18T00:29:36Z">
              <w:r>
                <w:rPr>
                  <w:rFonts w:ascii="Arial" w:cs="Arial" w:eastAsia="Arial" w:hAnsi="Arial"/>
                  <w:b/>
                  <w:bCs/>
                  <w:i w:val="false"/>
                  <w:iCs w:val="false"/>
                  <w:color w:val="000000"/>
                  <w:sz w:val="18"/>
                  <w:szCs w:val="18"/>
                </w:rPr>
                <w:delText xml:space="preserve">enough to raise</w:delText>
              </w:r>
            </w:del>
            <w:ins w:id="9012" w:author="Claude (AI) - proposed" w:date="2026-10-18T00:29:36Z">
              <w:r>
                <w:rPr>
                  <w:rFonts w:ascii="Arial" w:cs="Arial" w:eastAsia="Arial" w:hAnsi="Arial"/>
                  <w:b/>
                  <w:bCs/>
                  <w:i w:val="false"/>
                  <w:iCs w:val="false"/>
                  <w:color w:val="000000"/>
                  <w:sz w:val="18"/>
                  <w:szCs w:val="18"/>
                </w:rPr>
                <w:t xml:space="preserve">the main force that raises</w:t>
              </w:r>
            </w:ins>
            <w:r>
              <w:rPr>
                <w:rFonts w:ascii="Arial" w:cs="Arial" w:eastAsia="Arial" w:hAnsi="Arial"/>
                <w:b/>
                <w:bCs/>
                <w:i w:val="false"/>
                <w:iCs w:val="false"/>
                <w:color w:val="000000"/>
                <w:sz w:val="18"/>
                <w:szCs w:val="18"/>
              </w:rPr>
              <w:t xml:space="preserve"> water to the topmost leaves </w:t>
            </w:r>
            <w:del w:id="9013" w:author="Claude (AI) - proposed" w:date="2026-10-18T00:29:36Z">
              <w:r>
                <w:rPr>
                  <w:rFonts w:ascii="Arial" w:cs="Arial" w:eastAsia="Arial" w:hAnsi="Arial"/>
                  <w:b/>
                  <w:bCs/>
                  <w:i w:val="false"/>
                  <w:iCs w:val="false"/>
                  <w:color w:val="000000"/>
                  <w:sz w:val="18"/>
                  <w:szCs w:val="18"/>
                </w:rPr>
                <w:delText xml:space="preserve">of the plant</w:delText>
              </w:r>
            </w:del>
            <w:ins w:id="9014" w:author="Claude (AI) - proposed" w:date="2026-10-18T00:29:36Z">
              <w:r>
                <w:rPr>
                  <w:rFonts w:ascii="Arial" w:cs="Arial" w:eastAsia="Arial" w:hAnsi="Arial"/>
                  <w:b/>
                  <w:bCs/>
                  <w:i w:val="false"/>
                  <w:iCs w:val="false"/>
                  <w:color w:val="000000"/>
                  <w:sz w:val="18"/>
                  <w:szCs w:val="18"/>
                </w:rPr>
                <w:t xml:space="preserve">on a hot day</w:t>
              </w:r>
            </w:ins>
            <w:r>
              <w:rPr>
                <w:rFonts w:ascii="Arial" w:cs="Arial" w:eastAsia="Arial" w:hAnsi="Arial"/>
                <w:b/>
                <w:bCs/>
                <w:i w:val="false"/>
                <w:iCs w:val="false"/>
                <w:color w:val="000000"/>
                <w:sz w:val="18"/>
                <w:szCs w:val="18"/>
              </w:rPr>
              <w:t xml:space="preserve">? Explain, and describe what else is involved.</w:t>
            </w:r>
          </w:p>
          <w:p>
            <w:pPr>
              <w:keepNext/>
              <w:spacing w:after="40" w:before="0"/>
              <w:jc w:val="left"/>
            </w:pPr>
            <w:r>
              <w:rPr>
                <w:rFonts w:ascii="Arial" w:cs="Arial" w:eastAsia="Arial" w:hAnsi="Arial"/>
                <w:b/>
                <w:bCs/>
                <w:i w:val="false"/>
                <w:iCs w:val="false"/>
                <w:color w:val="000000"/>
                <w:sz w:val="18"/>
                <w:szCs w:val="18"/>
              </w:rPr>
              <w:t xml:space="preserve">(b) Name the tissue that carries sugars, state the process, and say where sugars travel from and to.</w:t>
            </w:r>
          </w:p>
          <w:p>
            <w:pPr>
              <w:keepNext/>
              <w:spacing w:after="40" w:before="0"/>
              <w:jc w:val="left"/>
            </w:pPr>
            <w:r>
              <w:rPr>
                <w:rFonts w:ascii="Arial" w:cs="Arial" w:eastAsia="Arial" w:hAnsi="Arial"/>
                <w:b/>
                <w:bCs/>
                <w:i w:val="false"/>
                <w:iCs w:val="false"/>
                <w:color w:val="000000"/>
                <w:sz w:val="18"/>
                <w:szCs w:val="18"/>
              </w:rPr>
              <w:t xml:space="preserve">(c) In the ring-barking (girdling) demonstration, tissue swelled just above the cut but not below. Explain what this shows and why a girdled stem eventually dies even though water still reaches its leaves.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What happens to the water in the end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Think about the sweet potato cutting sealed in the polythene bag in afternoon sun.</w:t>
            </w:r>
          </w:p>
          <w:p>
            <w:pPr>
              <w:keepNext/>
              <w:spacing w:after="40" w:before="0"/>
              <w:jc w:val="left"/>
            </w:pPr>
            <w:r>
              <w:rPr>
                <w:rFonts w:ascii="Arial" w:cs="Arial" w:eastAsia="Arial" w:hAnsi="Arial"/>
                <w:b/>
                <w:bCs/>
                <w:i w:val="false"/>
                <w:iCs w:val="false"/>
                <w:color w:val="000000"/>
                <w:sz w:val="18"/>
                <w:szCs w:val="18"/>
              </w:rPr>
              <w:t xml:space="preserve">(a) Where did the water droplets inside the bag come from? Trace the journey of that water from the soil to the bag.</w:t>
            </w:r>
          </w:p>
          <w:p>
            <w:pPr>
              <w:keepNext/>
              <w:spacing w:after="40" w:before="0"/>
              <w:jc w:val="left"/>
            </w:pPr>
            <w:r>
              <w:rPr>
                <w:rFonts w:ascii="Arial" w:cs="Arial" w:eastAsia="Arial" w:hAnsi="Arial"/>
                <w:b/>
                <w:bCs/>
                <w:i w:val="false"/>
                <w:iCs w:val="false"/>
                <w:color w:val="000000"/>
                <w:sz w:val="18"/>
                <w:szCs w:val="18"/>
              </w:rPr>
              <w:t xml:space="preserve">(b) In our group experiments (Groups A to D) we changed stomata, wind, humidity and light. Using the results your class recorded and graphed, describe how each factor affected the amount of water lost, and explain the pattern using the concentration gradient of water vapour.</w:t>
            </w:r>
          </w:p>
          <w:p>
            <w:pPr>
              <w:keepNext/>
              <w:spacing w:after="40" w:before="0"/>
              <w:jc w:val="left"/>
            </w:pPr>
            <w:r>
              <w:rPr>
                <w:rFonts w:ascii="Arial" w:cs="Arial" w:eastAsia="Arial" w:hAnsi="Arial"/>
                <w:b/>
                <w:bCs/>
                <w:i w:val="false"/>
                <w:iCs w:val="false"/>
                <w:color w:val="000000"/>
                <w:sz w:val="18"/>
                <w:szCs w:val="18"/>
              </w:rPr>
              <w:t xml:space="preserve">(c) Give three reasons why transpiration is useful to the maize plant rather than just a loss of water.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Putting it all together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full explanation that answers the driving question: How does a maize plant in a Kenyan farm move water and nutrients from the soil all the way to its topmost leaves, and what happens to that water in the end?</w:t>
            </w:r>
          </w:p>
          <w:p>
            <w:pPr>
              <w:keepNext/>
              <w:spacing w:after="40" w:before="0"/>
              <w:jc w:val="left"/>
            </w:pPr>
            <w:r>
              <w:rPr>
                <w:rFonts w:ascii="Arial" w:cs="Arial" w:eastAsia="Arial" w:hAnsi="Arial"/>
                <w:b/>
                <w:bCs/>
                <w:i w:val="false"/>
                <w:iCs w:val="false"/>
                <w:color w:val="000000"/>
                <w:sz w:val="18"/>
                <w:szCs w:val="18"/>
              </w:rPr>
              <w:t xml:space="preserve">Use a labelled diagram of a maize plant (roots, stem, leaf) with arrows for the movement of water, minerals and sugars. Then use your diagram in your written explanation. Finally, explain why transport is important to a plant. Add one piece of advice for a farmer in Kisumu based on what you learned.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the transport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8T00:29:36Z">
              <w:r>
                <w:rPr>
                  <w:rFonts w:ascii="Arial" w:cs="Arial" w:eastAsia="Arial" w:hAnsi="Arial"/>
                  <w:b w:val="false"/>
                  <w:bCs w:val="false"/>
                  <w:i w:val="false"/>
                  <w:iCs w:val="false"/>
                  <w:color w:val="000000"/>
                  <w:sz w:val="18"/>
                  <w:szCs w:val="18"/>
                </w:rPr>
                <w:delText xml:space="preserve">Correctly</w:delText>
              </w:r>
            </w:del>
            <w:ins w:id="9016" w:author="Claude (AI) - proposed" w:date="2026-10-18T00:29:36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explains osmosis, active transport, root pressure</w:t>
            </w:r>
            <w:ins w:id="9017" w:author="Claude (AI) - proposed" w:date="2026-10-18T00:29:36Z">
              <w:r>
                <w:rPr>
                  <w:rFonts w:ascii="Arial" w:cs="Arial" w:eastAsia="Arial" w:hAnsi="Arial"/>
                  <w:b w:val="false"/>
                  <w:bCs w:val="false"/>
                  <w:i w:val="false"/>
                  <w:iCs w:val="false"/>
                  <w:color w:val="000000"/>
                  <w:sz w:val="18"/>
                  <w:szCs w:val="18"/>
                </w:rPr>
                <w:t xml:space="preserve"> (a gentle push, not the main force by day)</w:t>
              </w:r>
            </w:ins>
            <w:r>
              <w:rPr>
                <w:rFonts w:ascii="Arial" w:cs="Arial" w:eastAsia="Arial" w:hAnsi="Arial"/>
                <w:b w:val="false"/>
                <w:bCs w:val="false"/>
                <w:i w:val="false"/>
                <w:iCs w:val="false"/>
                <w:color w:val="000000"/>
                <w:sz w:val="18"/>
                <w:szCs w:val="18"/>
              </w:rPr>
              <w:t xml:space="preserve">, transpiration pull, </w:t>
            </w:r>
            <w:ins w:id="9018" w:author="Claude (AI) - proposed" w:date="2026-10-18T00:29:36Z">
              <w:r>
                <w:rPr>
                  <w:rFonts w:ascii="Arial" w:cs="Arial" w:eastAsia="Arial" w:hAnsi="Arial"/>
                  <w:b w:val="false"/>
                  <w:bCs w:val="false"/>
                  <w:i w:val="false"/>
                  <w:iCs w:val="false"/>
                  <w:color w:val="000000"/>
                  <w:sz w:val="18"/>
                  <w:szCs w:val="18"/>
                </w:rPr>
                <w:t xml:space="preserve">and the roles of </w:t>
              </w:r>
            </w:ins>
            <w:r>
              <w:rPr>
                <w:rFonts w:ascii="Arial" w:cs="Arial" w:eastAsia="Arial" w:hAnsi="Arial"/>
                <w:b w:val="false"/>
                <w:bCs w:val="false"/>
                <w:i w:val="false"/>
                <w:iCs w:val="false"/>
                <w:color w:val="000000"/>
                <w:sz w:val="18"/>
                <w:szCs w:val="18"/>
              </w:rPr>
              <w:t xml:space="preserve">xylem and phloem</w:t>
            </w:r>
            <w:del w:id="9019" w:author="Claude (AI) - proposed" w:date="2026-10-18T00:29:36Z">
              <w:r>
                <w:rPr>
                  <w:rFonts w:ascii="Arial" w:cs="Arial" w:eastAsia="Arial" w:hAnsi="Arial"/>
                  <w:b w:val="false"/>
                  <w:bCs w:val="false"/>
                  <w:i w:val="false"/>
                  <w:iCs w:val="false"/>
                  <w:color w:val="000000"/>
                  <w:sz w:val="18"/>
                  <w:szCs w:val="18"/>
                </w:rPr>
                <w:delText xml:space="preserve"> roles</w:delText>
              </w:r>
            </w:del>
            <w:ins w:id="9020" w:author="Claude (AI) - proposed" w:date="2026-10-18T00:29:36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with all key terms used accurately</w:t>
            </w:r>
            <w:ins w:id="9021" w:author="Claude (AI) - proposed" w:date="2026-10-18T00:29:36Z">
              <w:r>
                <w:rPr>
                  <w:rFonts w:ascii="Arial" w:cs="Arial" w:eastAsia="Arial" w:hAnsi="Arial"/>
                  <w:b w:val="false"/>
                  <w:bCs w:val="false"/>
                  <w:i w:val="false"/>
                  <w:iCs w:val="false"/>
                  <w:color w:val="000000"/>
                  <w:sz w:val="18"/>
                  <w:szCs w:val="18"/>
                </w:rPr>
                <w:t xml:space="preserve"> and the links between them made clear</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2" w:author="Claude (AI) - proposed" w:date="2026-10-18T00:29:36Z">
              <w:r>
                <w:rPr>
                  <w:rFonts w:ascii="Arial" w:cs="Arial" w:eastAsia="Arial" w:hAnsi="Arial"/>
                  <w:b w:val="false"/>
                  <w:bCs w:val="false"/>
                  <w:i w:val="false"/>
                  <w:iCs w:val="false"/>
                  <w:color w:val="000000"/>
                  <w:sz w:val="18"/>
                  <w:szCs w:val="18"/>
                </w:rPr>
                <w:delText xml:space="preserve">Explains</w:delText>
              </w:r>
            </w:del>
            <w:ins w:id="9023" w:author="Claude (AI) - proposed" w:date="2026-10-18T00:29:36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most processes correctly</w:t>
            </w:r>
            <w:ins w:id="9024" w:author="Claude (AI) - proposed" w:date="2026-10-18T00:29:36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with minor errors or one missing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8T00:29:36Z">
              <w:r>
                <w:rPr>
                  <w:rFonts w:ascii="Arial" w:cs="Arial" w:eastAsia="Arial" w:hAnsi="Arial"/>
                  <w:b w:val="false"/>
                  <w:bCs w:val="false"/>
                  <w:i w:val="false"/>
                  <w:iCs w:val="false"/>
                  <w:color w:val="000000"/>
                  <w:sz w:val="18"/>
                  <w:szCs w:val="18"/>
                </w:rPr>
                <w:delText xml:space="preserve">Explanation</w:delText>
              </w:r>
            </w:del>
            <w:ins w:id="9026" w:author="Claude (AI) - proposed" w:date="2026-10-18T00:29:36Z">
              <w:r>
                <w:rPr>
                  <w:rFonts w:ascii="Arial" w:cs="Arial" w:eastAsia="Arial" w:hAnsi="Arial"/>
                  <w:b w:val="false"/>
                  <w:bCs w:val="false"/>
                  <w:i w:val="false"/>
                  <w:iCs w:val="false"/>
                  <w:color w:val="000000"/>
                  <w:sz w:val="18"/>
                  <w:szCs w:val="18"/>
                </w:rPr>
                <w:t xml:space="preserve">Approaches expectations: explanation</w:t>
              </w:r>
            </w:ins>
            <w:r>
              <w:rPr>
                <w:rFonts w:ascii="Arial" w:cs="Arial" w:eastAsia="Arial" w:hAnsi="Arial"/>
                <w:b w:val="false"/>
                <w:bCs w:val="false"/>
                <w:i w:val="false"/>
                <w:iCs w:val="false"/>
                <w:color w:val="000000"/>
                <w:sz w:val="18"/>
                <w:szCs w:val="18"/>
              </w:rPr>
              <w:t xml:space="preserve"> has major errors</w:t>
            </w:r>
            <w:ins w:id="9027" w:author="Claude (AI) - proposed" w:date="2026-10-18T00:29:36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or confuses xylem and phloem, or osmosis and active transport.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8" w:author="Claude (AI) - proposed" w:date="2026-10-18T00:29:36Z">
              <w:r>
                <w:rPr>
                  <w:rFonts w:ascii="Arial" w:cs="Arial" w:eastAsia="Arial" w:hAnsi="Arial"/>
                  <w:b w:val="false"/>
                  <w:bCs w:val="false"/>
                  <w:i w:val="false"/>
                  <w:iCs w:val="false"/>
                  <w:color w:val="000000"/>
                  <w:sz w:val="18"/>
                  <w:szCs w:val="18"/>
                </w:rPr>
                <w:delText xml:space="preserve">Consistently</w:delText>
              </w:r>
            </w:del>
            <w:ins w:id="9029" w:author="Claude (AI) - proposed" w:date="2026-10-18T00:29:36Z">
              <w:r>
                <w:rPr>
                  <w:rFonts w:ascii="Arial" w:cs="Arial" w:eastAsia="Arial" w:hAnsi="Arial"/>
                  <w:b w:val="false"/>
                  <w:bCs w:val="false"/>
                  <w:i w:val="false"/>
                  <w:iCs w:val="false"/>
                  <w:color w:val="000000"/>
                  <w:sz w:val="18"/>
                  <w:szCs w:val="18"/>
                </w:rPr>
                <w:t xml:space="preserve">Exceeds expectations: consistently</w:t>
              </w:r>
            </w:ins>
            <w:r>
              <w:rPr>
                <w:rFonts w:ascii="Arial" w:cs="Arial" w:eastAsia="Arial" w:hAnsi="Arial"/>
                <w:b w:val="false"/>
                <w:bCs w:val="false"/>
                <w:i w:val="false"/>
                <w:iCs w:val="false"/>
                <w:color w:val="000000"/>
                <w:sz w:val="18"/>
                <w:szCs w:val="18"/>
              </w:rPr>
              <w:t xml:space="preserve"> links claims to the red-dye maize stem, the polythene bag, the girdling demonstration and the transpiration group results</w:t>
            </w:r>
            <w:ins w:id="9030" w:author="Claude (AI) - proposed" w:date="2026-10-18T00:29:36Z">
              <w:r>
                <w:rPr>
                  <w:rFonts w:ascii="Arial" w:cs="Arial" w:eastAsia="Arial" w:hAnsi="Arial"/>
                  <w:b w:val="false"/>
                  <w:bCs w:val="false"/>
                  <w:i w:val="false"/>
                  <w:iCs w:val="false"/>
                  <w:color w:val="000000"/>
                  <w:sz w:val="18"/>
                  <w:szCs w:val="18"/>
                </w:rPr>
                <w:t xml:space="preserve"> (test and control stems)</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1" w:author="Claude (AI) - proposed" w:date="2026-10-18T00:29:36Z">
              <w:r>
                <w:rPr>
                  <w:rFonts w:ascii="Arial" w:cs="Arial" w:eastAsia="Arial" w:hAnsi="Arial"/>
                  <w:b w:val="false"/>
                  <w:bCs w:val="false"/>
                  <w:i w:val="false"/>
                  <w:iCs w:val="false"/>
                  <w:color w:val="000000"/>
                  <w:sz w:val="18"/>
                  <w:szCs w:val="18"/>
                </w:rPr>
                <w:delText xml:space="preserve">Refers</w:delText>
              </w:r>
            </w:del>
            <w:ins w:id="9032" w:author="Claude (AI) - proposed" w:date="2026-10-18T00:29:36Z">
              <w:r>
                <w:rPr>
                  <w:rFonts w:ascii="Arial" w:cs="Arial" w:eastAsia="Arial" w:hAnsi="Arial"/>
                  <w:b w:val="false"/>
                  <w:bCs w:val="false"/>
                  <w:i w:val="false"/>
                  <w:iCs w:val="false"/>
                  <w:color w:val="000000"/>
                  <w:sz w:val="18"/>
                  <w:szCs w:val="18"/>
                </w:rPr>
                <w:t xml:space="preserve">Meets expectations: refers</w:t>
              </w:r>
            </w:ins>
            <w:r>
              <w:rPr>
                <w:rFonts w:ascii="Arial" w:cs="Arial" w:eastAsia="Arial" w:hAnsi="Arial"/>
                <w:b w:val="false"/>
                <w:bCs w:val="false"/>
                <w:i w:val="false"/>
                <w:iCs w:val="false"/>
                <w:color w:val="000000"/>
                <w:sz w:val="18"/>
                <w:szCs w:val="18"/>
              </w:rPr>
              <w:t xml:space="preserve"> to some of the evidence, but links are sometimes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3" w:author="Claude (AI) - proposed" w:date="2026-10-18T00:29:36Z">
              <w:r>
                <w:rPr>
                  <w:rFonts w:ascii="Arial" w:cs="Arial" w:eastAsia="Arial" w:hAnsi="Arial"/>
                  <w:b w:val="false"/>
                  <w:bCs w:val="false"/>
                  <w:i w:val="false"/>
                  <w:iCs w:val="false"/>
                  <w:color w:val="000000"/>
                  <w:sz w:val="18"/>
                  <w:szCs w:val="18"/>
                </w:rPr>
                <w:delText xml:space="preserve">Little</w:delText>
              </w:r>
            </w:del>
            <w:ins w:id="9034" w:author="Claude (AI) - proposed" w:date="2026-10-18T00:29:36Z">
              <w:r>
                <w:rPr>
                  <w:rFonts w:ascii="Arial" w:cs="Arial" w:eastAsia="Arial" w:hAnsi="Arial"/>
                  <w:b w:val="false"/>
                  <w:bCs w:val="false"/>
                  <w:i w:val="false"/>
                  <w:iCs w:val="false"/>
                  <w:color w:val="000000"/>
                  <w:sz w:val="18"/>
                  <w:szCs w:val="18"/>
                </w:rPr>
                <w:t xml:space="preserve">Approaches expectations: little</w:t>
              </w:r>
            </w:ins>
            <w:r>
              <w:rPr>
                <w:rFonts w:ascii="Arial" w:cs="Arial" w:eastAsia="Arial" w:hAnsi="Arial"/>
                <w:b w:val="false"/>
                <w:bCs w:val="false"/>
                <w:i w:val="false"/>
                <w:iCs w:val="false"/>
                <w:color w:val="000000"/>
                <w:sz w:val="18"/>
                <w:szCs w:val="18"/>
              </w:rPr>
              <w:t xml:space="preserve"> or no reference to class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transpiration and gradients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8T00:29:36Z">
              <w:r>
                <w:rPr>
                  <w:rFonts w:ascii="Arial" w:cs="Arial" w:eastAsia="Arial" w:hAnsi="Arial"/>
                  <w:b w:val="false"/>
                  <w:bCs w:val="false"/>
                  <w:i w:val="false"/>
                  <w:iCs w:val="false"/>
                  <w:color w:val="000000"/>
                  <w:sz w:val="18"/>
                  <w:szCs w:val="18"/>
                </w:rPr>
                <w:delText xml:space="preserve">Explains</w:delText>
              </w:r>
            </w:del>
            <w:ins w:id="9036" w:author="Claude (AI) - proposed" w:date="2026-10-18T00:29:36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the effect of wind, humidity, light and blocked stomata using the water vapour concentration gradient, and gives three uses of transpiration.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7" w:author="Claude (AI) - proposed" w:date="2026-10-18T00:29:36Z">
              <w:r>
                <w:rPr>
                  <w:rFonts w:ascii="Arial" w:cs="Arial" w:eastAsia="Arial" w:hAnsi="Arial"/>
                  <w:b w:val="false"/>
                  <w:bCs w:val="false"/>
                  <w:i w:val="false"/>
                  <w:iCs w:val="false"/>
                  <w:color w:val="000000"/>
                  <w:sz w:val="18"/>
                  <w:szCs w:val="18"/>
                </w:rPr>
                <w:delText xml:space="preserve">Describes</w:delText>
              </w:r>
            </w:del>
            <w:ins w:id="9038" w:author="Claude (AI) - proposed" w:date="2026-10-18T00:29:36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the effect of the factors, with a partial explanation of the gradient or fewer uses.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9" w:author="Claude (AI) - proposed" w:date="2026-10-18T00:29:36Z">
              <w:r>
                <w:rPr>
                  <w:rFonts w:ascii="Arial" w:cs="Arial" w:eastAsia="Arial" w:hAnsi="Arial"/>
                  <w:b w:val="false"/>
                  <w:bCs w:val="false"/>
                  <w:i w:val="false"/>
                  <w:iCs w:val="false"/>
                  <w:color w:val="000000"/>
                  <w:sz w:val="18"/>
                  <w:szCs w:val="18"/>
                </w:rPr>
                <w:delText xml:space="preserve">Only</w:delText>
              </w:r>
            </w:del>
            <w:ins w:id="9040" w:author="Claude (AI) - proposed" w:date="2026-10-18T00:29:36Z">
              <w:r>
                <w:rPr>
                  <w:rFonts w:ascii="Arial" w:cs="Arial" w:eastAsia="Arial" w:hAnsi="Arial"/>
                  <w:b w:val="false"/>
                  <w:bCs w:val="false"/>
                  <w:i w:val="false"/>
                  <w:iCs w:val="false"/>
                  <w:color w:val="000000"/>
                  <w:sz w:val="18"/>
                  <w:szCs w:val="18"/>
                </w:rPr>
                <w:t xml:space="preserve">Approaches expectations: only</w:t>
              </w:r>
            </w:ins>
            <w:r>
              <w:rPr>
                <w:rFonts w:ascii="Arial" w:cs="Arial" w:eastAsia="Arial" w:hAnsi="Arial"/>
                <w:b w:val="false"/>
                <w:bCs w:val="false"/>
                <w:i w:val="false"/>
                <w:iCs w:val="false"/>
                <w:color w:val="000000"/>
                <w:sz w:val="18"/>
                <w:szCs w:val="18"/>
              </w:rPr>
              <w:t xml:space="preserve"> lists results without a mechanism.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to the driving question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8T00:29:36Z">
              <w:r>
                <w:rPr>
                  <w:rFonts w:ascii="Arial" w:cs="Arial" w:eastAsia="Arial" w:hAnsi="Arial"/>
                  <w:b w:val="false"/>
                  <w:bCs w:val="false"/>
                  <w:i w:val="false"/>
                  <w:iCs w:val="false"/>
                  <w:color w:val="000000"/>
                  <w:sz w:val="18"/>
                  <w:szCs w:val="18"/>
                </w:rPr>
                <w:delText xml:space="preserve">Gives</w:delText>
              </w:r>
            </w:del>
            <w:ins w:id="9042" w:author="Claude (AI) - proposed" w:date="2026-10-18T00:29:36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coherent whole-journey explanation, a clear labelled diagram, and sensible advice </w:t>
            </w:r>
            <w:del w:id="9043" w:author="Claude (AI) - proposed" w:date="2026-10-18T00:29:36Z">
              <w:r>
                <w:rPr>
                  <w:rFonts w:ascii="Arial" w:cs="Arial" w:eastAsia="Arial" w:hAnsi="Arial"/>
                  <w:b w:val="false"/>
                  <w:bCs w:val="false"/>
                  <w:i w:val="false"/>
                  <w:iCs w:val="false"/>
                  <w:color w:val="000000"/>
                  <w:sz w:val="18"/>
                  <w:szCs w:val="18"/>
                </w:rPr>
                <w:delText xml:space="preserve">relating to Kenyan farming</w:delText>
              </w:r>
            </w:del>
            <w:ins w:id="9044" w:author="Claude (AI) - proposed" w:date="2026-10-18T00:29:36Z">
              <w:r>
                <w:rPr>
                  <w:rFonts w:ascii="Arial" w:cs="Arial" w:eastAsia="Arial" w:hAnsi="Arial"/>
                  <w:b w:val="false"/>
                  <w:bCs w:val="false"/>
                  <w:i w:val="false"/>
                  <w:iCs w:val="false"/>
                  <w:color w:val="000000"/>
                  <w:sz w:val="18"/>
                  <w:szCs w:val="18"/>
                </w:rPr>
                <w:t xml:space="preserve">that respects what Kenyan farmers already know</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5" w:author="Claude (AI) - proposed" w:date="2026-10-18T00:29:36Z">
              <w:r>
                <w:rPr>
                  <w:rFonts w:ascii="Arial" w:cs="Arial" w:eastAsia="Arial" w:hAnsi="Arial"/>
                  <w:b w:val="false"/>
                  <w:bCs w:val="false"/>
                  <w:i w:val="false"/>
                  <w:iCs w:val="false"/>
                  <w:color w:val="000000"/>
                  <w:sz w:val="18"/>
                  <w:szCs w:val="18"/>
                </w:rPr>
                <w:delText xml:space="preserve">Gives</w:delText>
              </w:r>
            </w:del>
            <w:ins w:id="9046" w:author="Claude (AI) - proposed" w:date="2026-10-18T00:29:36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mostly complete journey with a diagram and some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7" w:author="Claude (AI) - proposed" w:date="2026-10-18T00:29:36Z">
              <w:r>
                <w:rPr>
                  <w:rFonts w:ascii="Arial" w:cs="Arial" w:eastAsia="Arial" w:hAnsi="Arial"/>
                  <w:b w:val="false"/>
                  <w:bCs w:val="false"/>
                  <w:i w:val="false"/>
                  <w:iCs w:val="false"/>
                  <w:color w:val="000000"/>
                  <w:sz w:val="18"/>
                  <w:szCs w:val="18"/>
                </w:rPr>
                <w:delText xml:space="preserve">Explanation</w:delText>
              </w:r>
            </w:del>
            <w:ins w:id="9048" w:author="Claude (AI) - proposed" w:date="2026-10-18T00:29:36Z">
              <w:r>
                <w:rPr>
                  <w:rFonts w:ascii="Arial" w:cs="Arial" w:eastAsia="Arial" w:hAnsi="Arial"/>
                  <w:b w:val="false"/>
                  <w:bCs w:val="false"/>
                  <w:i w:val="false"/>
                  <w:iCs w:val="false"/>
                  <w:color w:val="000000"/>
                  <w:sz w:val="18"/>
                  <w:szCs w:val="18"/>
                </w:rPr>
                <w:t xml:space="preserve">Approaches expectations: explanation</w:t>
              </w:r>
            </w:ins>
            <w:r>
              <w:rPr>
                <w:rFonts w:ascii="Arial" w:cs="Arial" w:eastAsia="Arial" w:hAnsi="Arial"/>
                <w:b w:val="false"/>
                <w:bCs w:val="false"/>
                <w:i w:val="false"/>
                <w:iCs w:val="false"/>
                <w:color w:val="000000"/>
                <w:sz w:val="18"/>
                <w:szCs w:val="18"/>
              </w:rPr>
              <w:t xml:space="preserve"> is fragmented, with a missing or unclear diagram and no application.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9" w:author="Claude (AI) - proposed" w:date="2026-10-18T00:29:36Z">
              <w:r>
                <w:rPr>
                  <w:rFonts w:ascii="Arial" w:cs="Arial" w:eastAsia="Arial" w:hAnsi="Arial"/>
                  <w:b w:val="false"/>
                  <w:bCs w:val="false"/>
                  <w:i w:val="false"/>
                  <w:iCs w:val="false"/>
                  <w:color w:val="000000"/>
                  <w:sz w:val="18"/>
                  <w:szCs w:val="18"/>
                </w:rPr>
                <w:delText xml:space="preserve">Writes</w:delText>
              </w:r>
            </w:del>
            <w:ins w:id="9050" w:author="Claude (AI) - proposed" w:date="2026-10-18T00:29:36Z">
              <w:r>
                <w:rPr>
                  <w:rFonts w:ascii="Arial" w:cs="Arial" w:eastAsia="Arial" w:hAnsi="Arial"/>
                  <w:b w:val="false"/>
                  <w:bCs w:val="false"/>
                  <w:i w:val="false"/>
                  <w:iCs w:val="false"/>
                  <w:color w:val="000000"/>
                  <w:sz w:val="18"/>
                  <w:szCs w:val="18"/>
                </w:rPr>
                <w:t xml:space="preserve">Exceeds expectations: writes</w:t>
              </w:r>
            </w:ins>
            <w:r>
              <w:rPr>
                <w:rFonts w:ascii="Arial" w:cs="Arial" w:eastAsia="Arial" w:hAnsi="Arial"/>
                <w:b w:val="false"/>
                <w:bCs w:val="false"/>
                <w:i w:val="false"/>
                <w:iCs w:val="false"/>
                <w:color w:val="000000"/>
                <w:sz w:val="18"/>
                <w:szCs w:val="18"/>
              </w:rPr>
              <w:t xml:space="preserve"> clearly in logical order with correct scientific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1" w:author="Claude (AI) - proposed" w:date="2026-10-18T00:29:36Z">
              <w:r>
                <w:rPr>
                  <w:rFonts w:ascii="Arial" w:cs="Arial" w:eastAsia="Arial" w:hAnsi="Arial"/>
                  <w:b w:val="false"/>
                  <w:bCs w:val="false"/>
                  <w:i w:val="false"/>
                  <w:iCs w:val="false"/>
                  <w:color w:val="000000"/>
                  <w:sz w:val="18"/>
                  <w:szCs w:val="18"/>
                </w:rPr>
                <w:delText xml:space="preserve">Writing</w:delText>
              </w:r>
            </w:del>
            <w:ins w:id="9052" w:author="Claude (AI) - proposed" w:date="2026-10-18T00:29:36Z">
              <w:r>
                <w:rPr>
                  <w:rFonts w:ascii="Arial" w:cs="Arial" w:eastAsia="Arial" w:hAnsi="Arial"/>
                  <w:b w:val="false"/>
                  <w:bCs w:val="false"/>
                  <w:i w:val="false"/>
                  <w:iCs w:val="false"/>
                  <w:color w:val="000000"/>
                  <w:sz w:val="18"/>
                  <w:szCs w:val="18"/>
                </w:rPr>
                <w:t xml:space="preserve">Meets expectations: writing</w:t>
              </w:r>
            </w:ins>
            <w:r>
              <w:rPr>
                <w:rFonts w:ascii="Arial" w:cs="Arial" w:eastAsia="Arial" w:hAnsi="Arial"/>
                <w:b w:val="false"/>
                <w:bCs w:val="false"/>
                <w:i w:val="false"/>
                <w:iCs w:val="false"/>
                <w:color w:val="000000"/>
                <w:sz w:val="18"/>
                <w:szCs w:val="18"/>
              </w:rPr>
              <w:t xml:space="preserve"> is mostly clear with some vocabulary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3" w:author="Claude (AI) - proposed" w:date="2026-10-18T00:29:36Z">
              <w:r>
                <w:rPr>
                  <w:rFonts w:ascii="Arial" w:cs="Arial" w:eastAsia="Arial" w:hAnsi="Arial"/>
                  <w:b w:val="false"/>
                  <w:bCs w:val="false"/>
                  <w:i w:val="false"/>
                  <w:iCs w:val="false"/>
                  <w:color w:val="000000"/>
                  <w:sz w:val="18"/>
                  <w:szCs w:val="18"/>
                </w:rPr>
                <w:delText xml:space="preserve">Writing</w:delText>
              </w:r>
            </w:del>
            <w:ins w:id="9054" w:author="Claude (AI) - proposed" w:date="2026-10-18T00:29:36Z">
              <w:r>
                <w:rPr>
                  <w:rFonts w:ascii="Arial" w:cs="Arial" w:eastAsia="Arial" w:hAnsi="Arial"/>
                  <w:b w:val="false"/>
                  <w:bCs w:val="false"/>
                  <w:i w:val="false"/>
                  <w:iCs w:val="false"/>
                  <w:color w:val="000000"/>
                  <w:sz w:val="18"/>
                  <w:szCs w:val="18"/>
                </w:rPr>
                <w:t xml:space="preserve">Approaches expectations: writing</w:t>
              </w:r>
            </w:ins>
            <w:r>
              <w:rPr>
                <w:rFonts w:ascii="Arial" w:cs="Arial" w:eastAsia="Arial" w:hAnsi="Arial"/>
                <w:b w:val="false"/>
                <w:bCs w:val="false"/>
                <w:i w:val="false"/>
                <w:iCs w:val="false"/>
                <w:color w:val="000000"/>
                <w:sz w:val="18"/>
                <w:szCs w:val="18"/>
              </w:rPr>
              <w:t xml:space="preserve"> is hard to follow and vocabulary is mostly everyday.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_ldavwgsmngkzhc9zw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a1aqwyerkr1qurvwqcg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6xxkxkgp3gpa_kngf_a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_ldavwgsmngkzhc9zw1-" Type="http://schemas.openxmlformats.org/officeDocument/2006/relationships/hyperlink" Target="https://creativecommons.org/licenses/by-nc/4.0/" TargetMode="External"/><Relationship Id="rIdna1aqwyerkr1qurvwqcgz" Type="http://schemas.openxmlformats.org/officeDocument/2006/relationships/hyperlink" Target="https://creativecommons.org/licenses/by-nc/4.0/" TargetMode="External"/><Relationship Id="rIdc6xxkxkgp3gpa_kngf_a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2026-10-18T00:29:34.344Z</dcterms:created>
  <dcterms:modified xsi:type="dcterms:W3CDTF">2026-10-18T00:29:34.344Z</dcterms:modified>
</cp:coreProperties>
</file>

<file path=docProps/custom.xml><?xml version="1.0" encoding="utf-8"?>
<Properties xmlns="http://schemas.openxmlformats.org/officeDocument/2006/custom-properties" xmlns:vt="http://schemas.openxmlformats.org/officeDocument/2006/docPropsVTypes"/>
</file>