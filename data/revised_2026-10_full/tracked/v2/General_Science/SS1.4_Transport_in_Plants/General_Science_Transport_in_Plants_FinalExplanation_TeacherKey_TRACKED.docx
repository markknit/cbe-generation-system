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1.4 TRANSPORT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How does a maize plant in a Kenyan farm move water and nutrients from the soil all the way to its topmost leaves, and what happens to that water in the end? Think back to the two puzzling observations in Lesson 1: the red dye that travelled through a maize seedling from the Kisumu school garden, and the water droplets that formed inside the sealed polythene bag around a sweet potato cutting in afternoon sun. Answer every section in the blank space under each prompt. Use full sentences and scientific words from our lessons. Draw labelled diagrams where a prompt asks for one. Link each answer to the evidence we collected in class</w:t>
            </w:r>
            <w:ins w:id="9001" w:author="Claude (AI) - proposed" w:date="2026-10-18T00:29:36Z">
              <w:r>
                <w:rPr>
                  <w:rFonts w:ascii="Arial" w:cs="Arial" w:eastAsia="Arial" w:hAnsi="Arial"/>
                  <w:b w:val="false"/>
                  <w:bCs w:val="false"/>
                  <w:i w:val="false"/>
                  <w:iCs w:val="false"/>
                  <w:color w:val="000000"/>
                  <w:sz w:val="18"/>
                  <w:szCs w:val="18"/>
                </w:rPr>
                <w:t xml:space="preserve">, and use the Summary Tables you completed in Lessons 1 to 8 to help you</w:t>
              </w:r>
            </w:ins>
            <w:r>
              <w:rPr>
                <w:rFonts w:ascii="Arial" w:cs="Arial" w:eastAsia="Arial" w:hAnsi="Arial"/>
                <w:b w:val="false"/>
                <w:bCs w:val="false"/>
                <w:i w:val="false"/>
                <w:iCs w:val="false"/>
                <w:color w:val="000000"/>
                <w:sz w:val="18"/>
                <w:szCs w:val="18"/>
              </w:rPr>
              <w:t xml:space="preserve">. Use your own thinking and what you observed.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dye appeared only in certain places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a maize seedling from the Kisumu school garden stood with its roots in red-dyed water for 30 minutes. When the stem was cut across, vivid red </w:t>
            </w:r>
            <w:del w:id="9002" w:author="Claude (AI) - proposed" w:date="2026-10-18T00:29:36Z">
              <w:r>
                <w:rPr>
                  <w:rFonts w:ascii="Arial" w:cs="Arial" w:eastAsia="Arial" w:hAnsi="Arial"/>
                  <w:b/>
                  <w:bCs/>
                  <w:i w:val="false"/>
                  <w:iCs w:val="false"/>
                  <w:color w:val="000000"/>
                  <w:sz w:val="18"/>
                  <w:szCs w:val="18"/>
                </w:rPr>
                <w:delText xml:space="preserve">rings</w:delText>
              </w:r>
            </w:del>
            <w:ins w:id="9003" w:author="Claude (AI) - proposed" w:date="2026-10-18T00:29:36Z">
              <w:r>
                <w:rPr>
                  <w:rFonts w:ascii="Arial" w:cs="Arial" w:eastAsia="Arial" w:hAnsi="Arial"/>
                  <w:b/>
                  <w:bCs/>
                  <w:i w:val="false"/>
                  <w:iCs w:val="false"/>
                  <w:color w:val="000000"/>
                  <w:sz w:val="18"/>
                  <w:szCs w:val="18"/>
                </w:rPr>
                <w:t xml:space="preserve">dots</w:t>
              </w:r>
            </w:ins>
            <w:r>
              <w:rPr>
                <w:rFonts w:ascii="Arial" w:cs="Arial" w:eastAsia="Arial" w:hAnsi="Arial"/>
                <w:b/>
                <w:bCs/>
                <w:i w:val="false"/>
                <w:iCs w:val="false"/>
                <w:color w:val="000000"/>
                <w:sz w:val="18"/>
                <w:szCs w:val="18"/>
              </w:rPr>
              <w:t xml:space="preserve"> appeared only in </w:t>
            </w:r>
            <w:del w:id="9004" w:author="Claude (AI) - proposed" w:date="2026-10-18T00:29:36Z">
              <w:r>
                <w:rPr>
                  <w:rFonts w:ascii="Arial" w:cs="Arial" w:eastAsia="Arial" w:hAnsi="Arial"/>
                  <w:b/>
                  <w:bCs/>
                  <w:i w:val="false"/>
                  <w:iCs w:val="false"/>
                  <w:color w:val="000000"/>
                  <w:sz w:val="18"/>
                  <w:szCs w:val="18"/>
                </w:rPr>
                <w:delText xml:space="preserve">specific regions</w:delText>
              </w:r>
            </w:del>
            <w:ins w:id="9005" w:author="Claude (AI) - proposed" w:date="2026-10-18T00:29:36Z">
              <w:r>
                <w:rPr>
                  <w:rFonts w:ascii="Arial" w:cs="Arial" w:eastAsia="Arial" w:hAnsi="Arial"/>
                  <w:b/>
                  <w:bCs/>
                  <w:i w:val="false"/>
                  <w:iCs w:val="false"/>
                  <w:color w:val="000000"/>
                  <w:sz w:val="18"/>
                  <w:szCs w:val="18"/>
                </w:rPr>
                <w:t xml:space="preserve">scattered spots</w:t>
              </w:r>
            </w:ins>
            <w:r>
              <w:rPr>
                <w:rFonts w:ascii="Arial" w:cs="Arial" w:eastAsia="Arial" w:hAnsi="Arial"/>
                <w:b/>
                <w:bCs/>
                <w:i w:val="false"/>
                <w:iCs w:val="false"/>
                <w:color w:val="000000"/>
                <w:sz w:val="18"/>
                <w:szCs w:val="18"/>
              </w:rPr>
              <w:t xml:space="preserve">, while the </w:t>
            </w:r>
            <w:del w:id="9006" w:author="Claude (AI) - proposed" w:date="2026-10-18T00:29:36Z">
              <w:r>
                <w:rPr>
                  <w:rFonts w:ascii="Arial" w:cs="Arial" w:eastAsia="Arial" w:hAnsi="Arial"/>
                  <w:b/>
                  <w:bCs/>
                  <w:i w:val="false"/>
                  <w:iCs w:val="false"/>
                  <w:color w:val="000000"/>
                  <w:sz w:val="18"/>
                  <w:szCs w:val="18"/>
                </w:rPr>
                <w:delText xml:space="preserve">outer green tissue and the central pith</w:delText>
              </w:r>
            </w:del>
            <w:ins w:id="9007" w:author="Claude (AI) - proposed" w:date="2026-10-18T00:29:36Z">
              <w:r>
                <w:rPr>
                  <w:rFonts w:ascii="Arial" w:cs="Arial" w:eastAsia="Arial" w:hAnsi="Arial"/>
                  <w:b/>
                  <w:bCs/>
                  <w:i w:val="false"/>
                  <w:iCs w:val="false"/>
                  <w:color w:val="000000"/>
                  <w:sz w:val="18"/>
                  <w:szCs w:val="18"/>
                </w:rPr>
                <w:t xml:space="preserve">tissue between them</w:t>
              </w:r>
            </w:ins>
            <w:r>
              <w:rPr>
                <w:rFonts w:ascii="Arial" w:cs="Arial" w:eastAsia="Arial" w:hAnsi="Arial"/>
                <w:b/>
                <w:bCs/>
                <w:i w:val="false"/>
                <w:iCs w:val="false"/>
                <w:color w:val="000000"/>
                <w:sz w:val="18"/>
                <w:szCs w:val="18"/>
              </w:rPr>
              <w:t xml:space="preserve"> stayed white.</w:t>
            </w:r>
          </w:p>
          <w:p>
            <w:pPr>
              <w:keepNext w:val="false"/>
              <w:spacing w:after="40" w:before="0"/>
              <w:jc w:val="left"/>
            </w:pPr>
            <w:r>
              <w:rPr>
                <w:rFonts w:ascii="Arial" w:cs="Arial" w:eastAsia="Arial" w:hAnsi="Arial"/>
                <w:b/>
                <w:bCs/>
                <w:i w:val="false"/>
                <w:iCs w:val="false"/>
                <w:color w:val="000000"/>
                <w:sz w:val="18"/>
                <w:szCs w:val="18"/>
              </w:rPr>
              <w:t xml:space="preserve">(a) Which tissue turned red? </w:t>
            </w:r>
            <w:del w:id="9008" w:author="Claude (AI) - proposed" w:date="2026-10-18T00:29:36Z">
              <w:r>
                <w:rPr>
                  <w:rFonts w:ascii="Arial" w:cs="Arial" w:eastAsia="Arial" w:hAnsi="Arial"/>
                  <w:b/>
                  <w:bCs/>
                  <w:i w:val="false"/>
                  <w:iCs w:val="false"/>
                  <w:color w:val="000000"/>
                  <w:sz w:val="18"/>
                  <w:szCs w:val="18"/>
                </w:rPr>
                <w:delText xml:space="preserve">Explain</w:delText>
              </w:r>
            </w:del>
            <w:ins w:id="9009" w:author="Claude (AI) - proposed" w:date="2026-10-18T00:29:36Z">
              <w:r>
                <w:rPr>
                  <w:rFonts w:ascii="Arial" w:cs="Arial" w:eastAsia="Arial" w:hAnsi="Arial"/>
                  <w:b/>
                  <w:bCs/>
                  <w:i w:val="false"/>
                  <w:iCs w:val="false"/>
                  <w:color w:val="000000"/>
                  <w:sz w:val="18"/>
                  <w:szCs w:val="18"/>
                </w:rPr>
                <w:t xml:space="preserve">Use evidence from our lessons to explain</w:t>
              </w:r>
            </w:ins>
            <w:r>
              <w:rPr>
                <w:rFonts w:ascii="Arial" w:cs="Arial" w:eastAsia="Arial" w:hAnsi="Arial"/>
                <w:b/>
                <w:bCs/>
                <w:i w:val="false"/>
                <w:iCs w:val="false"/>
                <w:color w:val="000000"/>
                <w:sz w:val="18"/>
                <w:szCs w:val="18"/>
              </w:rPr>
              <w:t xml:space="preserve"> how you know</w:t>
            </w:r>
            <w:del w:id="9010" w:author="Claude (AI) - proposed" w:date="2026-10-18T00:29:36Z">
              <w:r>
                <w:rPr>
                  <w:rFonts w:ascii="Arial" w:cs="Arial" w:eastAsia="Arial" w:hAnsi="Arial"/>
                  <w:b/>
                  <w:bCs/>
                  <w:i w:val="false"/>
                  <w:iCs w:val="false"/>
                  <w:color w:val="000000"/>
                  <w:sz w:val="18"/>
                  <w:szCs w:val="18"/>
                </w:rPr>
                <w:delText xml:space="preserve"> it is this tissue and not phloem</w:delText>
              </w:r>
            </w:del>
            <w:r>
              <w:rPr>
                <w:rFonts w:ascii="Arial" w:cs="Arial" w:eastAsia="Arial" w:hAnsi="Arial"/>
                <w:b/>
                <w:bCs/>
                <w:i w:val="false"/>
                <w:iCs w:val="false"/>
                <w:color w:val="000000"/>
                <w:sz w:val="18"/>
                <w:szCs w:val="18"/>
              </w:rPr>
              <w:t xml:space="preserve">.</w:t>
            </w:r>
          </w:p>
          <w:p>
            <w:pPr>
              <w:keepNext w:val="false"/>
              <w:spacing w:after="40" w:before="0"/>
              <w:jc w:val="left"/>
            </w:pPr>
            <w:r>
              <w:rPr>
                <w:rFonts w:ascii="Arial" w:cs="Arial" w:eastAsia="Arial" w:hAnsi="Arial"/>
                <w:b/>
                <w:bCs/>
                <w:i w:val="false"/>
                <w:iCs w:val="false"/>
                <w:color w:val="000000"/>
                <w:sz w:val="18"/>
                <w:szCs w:val="18"/>
              </w:rPr>
              <w:t xml:space="preserve">(b) Describe two features of this tissue that help water move upward through it.</w:t>
            </w:r>
          </w:p>
          <w:p>
            <w:pPr>
              <w:keepNext w:val="false"/>
              <w:spacing w:after="40" w:before="0"/>
              <w:jc w:val="left"/>
            </w:pPr>
            <w:r>
              <w:rPr>
                <w:rFonts w:ascii="Arial" w:cs="Arial" w:eastAsia="Arial" w:hAnsi="Arial"/>
                <w:b/>
                <w:bCs/>
                <w:i w:val="false"/>
                <w:iCs w:val="false"/>
                <w:color w:val="000000"/>
                <w:sz w:val="18"/>
                <w:szCs w:val="18"/>
              </w:rPr>
              <w:t xml:space="preserve">(c) Use the capillary tube demonstration to explain how adhesion and cohesion help water rise in narrow tubes.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red </w:t>
            </w:r>
            <w:del w:id="9011" w:author="Claude (AI) - proposed" w:date="2026-10-18T00:29:36Z">
              <w:r>
                <w:rPr>
                  <w:rFonts w:ascii="Arial" w:cs="Arial" w:eastAsia="Arial" w:hAnsi="Arial"/>
                  <w:b w:val="false"/>
                  <w:bCs w:val="false"/>
                  <w:i w:val="false"/>
                  <w:iCs w:val="false"/>
                  <w:color w:val="000000"/>
                  <w:sz w:val="18"/>
                  <w:szCs w:val="18"/>
                </w:rPr>
                <w:delText xml:space="preserve">rings</w:delText>
              </w:r>
            </w:del>
            <w:ins w:id="9012" w:author="Claude (AI) - proposed" w:date="2026-10-18T00:29:36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were the xylem</w:t>
            </w:r>
            <w:ins w:id="9013" w:author="Claude (AI) - proposed" w:date="2026-10-18T00:29:36Z">
              <w:r>
                <w:rPr>
                  <w:rFonts w:ascii="Arial" w:cs="Arial" w:eastAsia="Arial" w:hAnsi="Arial"/>
                  <w:b w:val="false"/>
                  <w:bCs w:val="false"/>
                  <w:i w:val="false"/>
                  <w:iCs w:val="false"/>
                  <w:color w:val="000000"/>
                  <w:sz w:val="18"/>
                  <w:szCs w:val="18"/>
                </w:rPr>
                <w:t xml:space="preserve"> in the vascular bundles</w:t>
              </w:r>
            </w:ins>
            <w:r>
              <w:rPr>
                <w:rFonts w:ascii="Arial" w:cs="Arial" w:eastAsia="Arial" w:hAnsi="Arial"/>
                <w:b w:val="false"/>
                <w:bCs w:val="false"/>
                <w:i w:val="false"/>
                <w:iCs w:val="false"/>
                <w:color w:val="000000"/>
                <w:sz w:val="18"/>
                <w:szCs w:val="18"/>
              </w:rPr>
              <w:t xml:space="preserve">. Xylem carries water and mineral salts upward from the roots. The dye was dissolved in the water the roots absorbed, so it travelled in the xylem stream and stained only those channels. Phloem carries dissolved sugars made in the leaves, not water taken up from the soil, so it stayed colourless, as did the </w:t>
            </w:r>
            <w:del w:id="9014" w:author="Claude (AI) - proposed" w:date="2026-10-18T00:29:36Z">
              <w:r>
                <w:rPr>
                  <w:rFonts w:ascii="Arial" w:cs="Arial" w:eastAsia="Arial" w:hAnsi="Arial"/>
                  <w:b w:val="false"/>
                  <w:bCs w:val="false"/>
                  <w:i w:val="false"/>
                  <w:iCs w:val="false"/>
                  <w:color w:val="000000"/>
                  <w:sz w:val="18"/>
                  <w:szCs w:val="18"/>
                </w:rPr>
                <w:delText xml:space="preserve">pith and the outer tissue</w:delText>
              </w:r>
            </w:del>
            <w:ins w:id="9015" w:author="Claude (AI) - proposed" w:date="2026-10-18T00:29:36Z">
              <w:r>
                <w:rPr>
                  <w:rFonts w:ascii="Arial" w:cs="Arial" w:eastAsia="Arial" w:hAnsi="Arial"/>
                  <w:b w:val="false"/>
                  <w:bCs w:val="false"/>
                  <w:i w:val="false"/>
                  <w:iCs w:val="false"/>
                  <w:color w:val="000000"/>
                  <w:sz w:val="18"/>
                  <w:szCs w:val="18"/>
                </w:rPr>
                <w:t xml:space="preserve">tissue around the bundles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(b) Xylem vessels are narrow, hollow, dead cells joined end to end, so there is a continuous, open tube with no cell contents blocking the flow. Being very narrow helps water rise by capillary action.</w:t>
            </w:r>
          </w:p>
          <w:p>
            <w:pPr>
              <w:keepNext w:val="false"/>
              <w:spacing w:after="40" w:before="0"/>
              <w:jc w:val="left"/>
            </w:pPr>
            <w:r>
              <w:rPr>
                <w:rFonts w:ascii="Arial" w:cs="Arial" w:eastAsia="Arial" w:hAnsi="Arial"/>
                <w:b w:val="false"/>
                <w:bCs w:val="false"/>
                <w:i w:val="false"/>
                <w:iCs w:val="false"/>
                <w:color w:val="000000"/>
                <w:sz w:val="18"/>
                <w:szCs w:val="18"/>
              </w:rPr>
              <w:t xml:space="preserve">(c) In the capillary demonstration, water rose higher in the narrower tubes. Adhesion is water sticking to the walls of the tube, and cohesion is water molecules sticking to each other. Adhesion pulls water up along the wall and cohesion pulls the rest of the water along with it as an unbroken column. Xylem vessels are narrow like the thin glass tubes, so the same forces help water rise in the maize 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water and minerals into the root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farmer in the Rift Valley applies DAP fertiliser to her maize.</w:t>
            </w:r>
          </w:p>
          <w:p>
            <w:pPr>
              <w:keepNext w:val="false"/>
              <w:spacing w:after="40" w:before="0"/>
              <w:jc w:val="left"/>
            </w:pPr>
            <w:r>
              <w:rPr>
                <w:rFonts w:ascii="Arial" w:cs="Arial" w:eastAsia="Arial" w:hAnsi="Arial"/>
                <w:b/>
                <w:bCs/>
                <w:i w:val="false"/>
                <w:iCs w:val="false"/>
                <w:color w:val="000000"/>
                <w:sz w:val="18"/>
                <w:szCs w:val="18"/>
              </w:rPr>
              <w:t xml:space="preserve">(a) Explain how water enters a root hair cell, using what you learned about the cell sap and the soil water.</w:t>
            </w:r>
          </w:p>
          <w:p>
            <w:pPr>
              <w:keepNext w:val="false"/>
              <w:spacing w:after="40" w:before="0"/>
              <w:jc w:val="left"/>
            </w:pPr>
            <w:r>
              <w:rPr>
                <w:rFonts w:ascii="Arial" w:cs="Arial" w:eastAsia="Arial" w:hAnsi="Arial"/>
                <w:b/>
                <w:bCs/>
                <w:i w:val="false"/>
                <w:iCs w:val="false"/>
                <w:color w:val="000000"/>
                <w:sz w:val="18"/>
                <w:szCs w:val="18"/>
              </w:rPr>
              <w:t xml:space="preserve">(b) Explain how phosphate ions from the DAP enter the root hair cell. Say why this process is different from the way water enters.</w:t>
            </w:r>
          </w:p>
          <w:p>
            <w:pPr>
              <w:keepNext w:val="false"/>
              <w:spacing w:after="40" w:before="0"/>
              <w:jc w:val="left"/>
            </w:pPr>
            <w:r>
              <w:rPr>
                <w:rFonts w:ascii="Arial" w:cs="Arial" w:eastAsia="Arial" w:hAnsi="Arial"/>
                <w:b/>
                <w:bCs/>
                <w:i w:val="false"/>
                <w:iCs w:val="false"/>
                <w:color w:val="000000"/>
                <w:sz w:val="18"/>
                <w:szCs w:val="18"/>
              </w:rPr>
              <w:t xml:space="preserve">(c) Explain how the structure of a root hair cell suits its job.</w:t>
            </w:r>
          </w:p>
          <w:p>
            <w:pPr>
              <w:keepNext w:val="false"/>
              <w:spacing w:after="40" w:before="0"/>
              <w:jc w:val="left"/>
            </w:pPr>
            <w:r>
              <w:rPr>
                <w:rFonts w:ascii="Arial" w:cs="Arial" w:eastAsia="Arial" w:hAnsi="Arial"/>
                <w:b/>
                <w:bCs/>
                <w:i w:val="false"/>
                <w:iCs w:val="false"/>
                <w:color w:val="000000"/>
                <w:sz w:val="18"/>
                <w:szCs w:val="18"/>
              </w:rPr>
              <w:t xml:space="preserve">(d) What can happen to maize or sukuma wiki if too much fertiliser is applied? Explain why.</w:t>
            </w:r>
          </w:p>
          <w:p>
            <w:pPr>
              <w:keepNext w:val="false"/>
              <w:spacing w:after="40" w:before="0"/>
              <w:jc w:val="left"/>
            </w:pPr>
            <w:r>
              <w:rPr>
                <w:rFonts w:ascii="Arial" w:cs="Arial" w:eastAsia="Arial" w:hAnsi="Arial"/>
                <w:b/>
                <w:bCs/>
                <w:i w:val="false"/>
                <w:iCs w:val="false"/>
                <w:color w:val="000000"/>
                <w:sz w:val="18"/>
                <w:szCs w:val="18"/>
              </w:rPr>
              <w:t xml:space="preserve">(e) A maize plant in Mombasa has wilted in the afternoon heat but recovers after it is watered in the evening. Explain how the plant's cells recover.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cell sap in the root hair cell vacuole is more concentrated than the soil water, so it has a lower water potential. The soil water is dilute, with a higher water potential. Water moves by osmosis from the higher water potential (soil) to the lower water potential (cell sap) across the semi-permeable cell membrane.</w:t>
            </w:r>
          </w:p>
          <w:p>
            <w:pPr>
              <w:keepNext w:val="false"/>
              <w:spacing w:after="40" w:before="0"/>
              <w:jc w:val="left"/>
            </w:pPr>
            <w:r>
              <w:rPr>
                <w:rFonts w:ascii="Arial" w:cs="Arial" w:eastAsia="Arial" w:hAnsi="Arial"/>
                <w:b w:val="false"/>
                <w:bCs w:val="false"/>
                <w:i w:val="false"/>
                <w:iCs w:val="false"/>
                <w:color w:val="000000"/>
                <w:sz w:val="18"/>
                <w:szCs w:val="18"/>
              </w:rPr>
              <w:t xml:space="preserve">(b) Phosphate ions are absorbed by active transport. Protein carrier molecules in the cell membrane use energy from ATP to pump the ions into the cell against their concentration gradient. This is different from osmosis because osmosis needs no energy and moves water down a gradient, while active transport uses energy and moves ions against the gradient.</w:t>
            </w:r>
          </w:p>
          <w:p>
            <w:pPr>
              <w:keepNext w:val="false"/>
              <w:spacing w:after="40" w:before="0"/>
              <w:jc w:val="left"/>
            </w:pPr>
            <w:r>
              <w:rPr>
                <w:rFonts w:ascii="Arial" w:cs="Arial" w:eastAsia="Arial" w:hAnsi="Arial"/>
                <w:b w:val="false"/>
                <w:bCs w:val="false"/>
                <w:i w:val="false"/>
                <w:iCs w:val="false"/>
                <w:color w:val="000000"/>
                <w:sz w:val="18"/>
                <w:szCs w:val="18"/>
              </w:rPr>
              <w:t xml:space="preserve">(c) A root hair cell is a long, thin extension of the root cell. It gives a large surface area for absorbing water and mineral salts from the soil.</w:t>
            </w:r>
          </w:p>
          <w:p>
            <w:pPr>
              <w:keepNext w:val="false"/>
              <w:spacing w:after="40" w:before="0"/>
              <w:jc w:val="left"/>
            </w:pPr>
            <w:r>
              <w:rPr>
                <w:rFonts w:ascii="Arial" w:cs="Arial" w:eastAsia="Arial" w:hAnsi="Arial"/>
                <w:b w:val="false"/>
                <w:bCs w:val="false"/>
                <w:i w:val="false"/>
                <w:iCs w:val="false"/>
                <w:color w:val="000000"/>
                <w:sz w:val="18"/>
                <w:szCs w:val="18"/>
              </w:rPr>
              <w:t xml:space="preserve">(d) Too much fertiliser makes the soil water very concentrated, so its water potential becomes lower than that of the root cells. The gradient reverses and water leaves the root cells (plasmolysis), so the plant wilts.</w:t>
            </w:r>
          </w:p>
          <w:p>
            <w:pPr>
              <w:keepNext w:val="false"/>
              <w:spacing w:after="40" w:before="0"/>
              <w:jc w:val="left"/>
            </w:pPr>
            <w:r>
              <w:rPr>
                <w:rFonts w:ascii="Arial" w:cs="Arial" w:eastAsia="Arial" w:hAnsi="Arial"/>
                <w:b w:val="false"/>
                <w:bCs w:val="false"/>
                <w:i w:val="false"/>
                <w:iCs w:val="false"/>
                <w:color w:val="000000"/>
                <w:sz w:val="18"/>
                <w:szCs w:val="18"/>
              </w:rPr>
              <w:t xml:space="preserve">(e) </w:t>
            </w:r>
            <w:del w:id="9016" w:author="Claude (AI) - proposed" w:date="2026-10-18T00:29:36Z">
              <w:r>
                <w:rPr>
                  <w:rFonts w:ascii="Arial" w:cs="Arial" w:eastAsia="Arial" w:hAnsi="Arial"/>
                  <w:b w:val="false"/>
                  <w:bCs w:val="false"/>
                  <w:i w:val="false"/>
                  <w:iCs w:val="false"/>
                  <w:color w:val="000000"/>
                  <w:sz w:val="18"/>
                  <w:szCs w:val="18"/>
                </w:rPr>
                <w:delText xml:space="preserve">When</w:delText>
              </w:r>
            </w:del>
            <w:ins w:id="9017" w:author="Claude (AI) - proposed" w:date="2026-10-18T00:29:36Z">
              <w:r>
                <w:rPr>
                  <w:rFonts w:ascii="Arial" w:cs="Arial" w:eastAsia="Arial" w:hAnsi="Arial"/>
                  <w:b w:val="false"/>
                  <w:bCs w:val="false"/>
                  <w:i w:val="false"/>
                  <w:iCs w:val="false"/>
                  <w:color w:val="000000"/>
                  <w:sz w:val="18"/>
                  <w:szCs w:val="18"/>
                </w:rPr>
                <w:t xml:space="preserve">In the afternoon heat the leaves lost water faster than the roots could replace it, so the cells lost turgor and the plant wilted. In the cooler evening, transpiration slows, and when</w:t>
              </w:r>
            </w:ins>
            <w:r>
              <w:rPr>
                <w:rFonts w:ascii="Arial" w:cs="Arial" w:eastAsia="Arial" w:hAnsi="Arial"/>
                <w:b w:val="false"/>
                <w:bCs w:val="false"/>
                <w:i w:val="false"/>
                <w:iCs w:val="false"/>
                <w:color w:val="000000"/>
                <w:sz w:val="18"/>
                <w:szCs w:val="18"/>
              </w:rPr>
              <w:t xml:space="preserve"> the soil is watered</w:t>
            </w:r>
            <w:del w:id="9018" w:author="Claude (AI) - proposed" w:date="2026-10-18T00:29:36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the soil water is dilute again and has a higher water potential than the cell sap. Water enters the root cells by osmosis and the cells fill with water, restoring their turgor, so the plant recovers from wilting.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Reaching the topmost leaves and carrying sugar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maize plant can be about two metres tall.</w:t>
            </w:r>
          </w:p>
          <w:p>
            <w:pPr>
              <w:keepNext w:val="false"/>
              <w:spacing w:after="40" w:before="0"/>
              <w:jc w:val="left"/>
            </w:pPr>
            <w:r>
              <w:rPr>
                <w:rFonts w:ascii="Arial" w:cs="Arial" w:eastAsia="Arial" w:hAnsi="Arial"/>
                <w:b/>
                <w:bCs/>
                <w:i w:val="false"/>
                <w:iCs w:val="false"/>
                <w:color w:val="000000"/>
                <w:sz w:val="18"/>
                <w:szCs w:val="18"/>
              </w:rPr>
              <w:t xml:space="preserve">(a) Root pressure pushes water into the xylem. Is this push </w:t>
            </w:r>
            <w:del w:id="9019" w:author="Claude (AI) - proposed" w:date="2026-10-18T00:29:36Z">
              <w:r>
                <w:rPr>
                  <w:rFonts w:ascii="Arial" w:cs="Arial" w:eastAsia="Arial" w:hAnsi="Arial"/>
                  <w:b/>
                  <w:bCs/>
                  <w:i w:val="false"/>
                  <w:iCs w:val="false"/>
                  <w:color w:val="000000"/>
                  <w:sz w:val="18"/>
                  <w:szCs w:val="18"/>
                </w:rPr>
                <w:delText xml:space="preserve">enough to raise</w:delText>
              </w:r>
            </w:del>
            <w:ins w:id="9020" w:author="Claude (AI) - proposed" w:date="2026-10-18T00:29:36Z">
              <w:r>
                <w:rPr>
                  <w:rFonts w:ascii="Arial" w:cs="Arial" w:eastAsia="Arial" w:hAnsi="Arial"/>
                  <w:b/>
                  <w:bCs/>
                  <w:i w:val="false"/>
                  <w:iCs w:val="false"/>
                  <w:color w:val="000000"/>
                  <w:sz w:val="18"/>
                  <w:szCs w:val="18"/>
                </w:rPr>
                <w:t xml:space="preserve">the main force that raises</w:t>
              </w:r>
            </w:ins>
            <w:r>
              <w:rPr>
                <w:rFonts w:ascii="Arial" w:cs="Arial" w:eastAsia="Arial" w:hAnsi="Arial"/>
                <w:b/>
                <w:bCs/>
                <w:i w:val="false"/>
                <w:iCs w:val="false"/>
                <w:color w:val="000000"/>
                <w:sz w:val="18"/>
                <w:szCs w:val="18"/>
              </w:rPr>
              <w:t xml:space="preserve"> water to the topmost leaves </w:t>
            </w:r>
            <w:del w:id="9021" w:author="Claude (AI) - proposed" w:date="2026-10-18T00:29:36Z">
              <w:r>
                <w:rPr>
                  <w:rFonts w:ascii="Arial" w:cs="Arial" w:eastAsia="Arial" w:hAnsi="Arial"/>
                  <w:b/>
                  <w:bCs/>
                  <w:i w:val="false"/>
                  <w:iCs w:val="false"/>
                  <w:color w:val="000000"/>
                  <w:sz w:val="18"/>
                  <w:szCs w:val="18"/>
                </w:rPr>
                <w:delText xml:space="preserve">of the plant</w:delText>
              </w:r>
            </w:del>
            <w:ins w:id="9022" w:author="Claude (AI) - proposed" w:date="2026-10-18T00:29:36Z">
              <w:r>
                <w:rPr>
                  <w:rFonts w:ascii="Arial" w:cs="Arial" w:eastAsia="Arial" w:hAnsi="Arial"/>
                  <w:b/>
                  <w:bCs/>
                  <w:i w:val="false"/>
                  <w:iCs w:val="false"/>
                  <w:color w:val="000000"/>
                  <w:sz w:val="18"/>
                  <w:szCs w:val="18"/>
                </w:rPr>
                <w:t xml:space="preserve">on a hot day</w:t>
              </w:r>
            </w:ins>
            <w:r>
              <w:rPr>
                <w:rFonts w:ascii="Arial" w:cs="Arial" w:eastAsia="Arial" w:hAnsi="Arial"/>
                <w:b/>
                <w:bCs/>
                <w:i w:val="false"/>
                <w:iCs w:val="false"/>
                <w:color w:val="000000"/>
                <w:sz w:val="18"/>
                <w:szCs w:val="18"/>
              </w:rPr>
              <w:t xml:space="preserve">? Explain, and describe what else is involved.</w:t>
            </w:r>
          </w:p>
          <w:p>
            <w:pPr>
              <w:keepNext w:val="false"/>
              <w:spacing w:after="40" w:before="0"/>
              <w:jc w:val="left"/>
            </w:pPr>
            <w:r>
              <w:rPr>
                <w:rFonts w:ascii="Arial" w:cs="Arial" w:eastAsia="Arial" w:hAnsi="Arial"/>
                <w:b/>
                <w:bCs/>
                <w:i w:val="false"/>
                <w:iCs w:val="false"/>
                <w:color w:val="000000"/>
                <w:sz w:val="18"/>
                <w:szCs w:val="18"/>
              </w:rPr>
              <w:t xml:space="preserve">(b) Name the tissue that carries sugars, state the process, and say where sugars travel from and to.</w:t>
            </w:r>
          </w:p>
          <w:p>
            <w:pPr>
              <w:keepNext w:val="false"/>
              <w:spacing w:after="40" w:before="0"/>
              <w:jc w:val="left"/>
            </w:pPr>
            <w:r>
              <w:rPr>
                <w:rFonts w:ascii="Arial" w:cs="Arial" w:eastAsia="Arial" w:hAnsi="Arial"/>
                <w:b/>
                <w:bCs/>
                <w:i w:val="false"/>
                <w:iCs w:val="false"/>
                <w:color w:val="000000"/>
                <w:sz w:val="18"/>
                <w:szCs w:val="18"/>
              </w:rPr>
              <w:t xml:space="preserve">(c) In the ring-barking (girdling) demonstration, tissue swelled just above the cut but not below. Explain what this shows and why a girdled stem eventually dies even though water still reaches its leaves.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Root pressure is a</w:t>
            </w:r>
            <w:ins w:id="9023" w:author="Claude (AI) - proposed" w:date="2026-10-18T00:29:36Z">
              <w:r>
                <w:rPr>
                  <w:rFonts w:ascii="Arial" w:cs="Arial" w:eastAsia="Arial" w:hAnsi="Arial"/>
                  <w:b w:val="false"/>
                  <w:bCs w:val="false"/>
                  <w:i w:val="false"/>
                  <w:iCs w:val="false"/>
                  <w:color w:val="000000"/>
                  <w:sz w:val="18"/>
                  <w:szCs w:val="18"/>
                </w:rPr>
                <w:t xml:space="preserve"> gentle</w:t>
              </w:r>
            </w:ins>
            <w:r>
              <w:rPr>
                <w:rFonts w:ascii="Arial" w:cs="Arial" w:eastAsia="Arial" w:hAnsi="Arial"/>
                <w:b w:val="false"/>
                <w:bCs w:val="false"/>
                <w:i w:val="false"/>
                <w:iCs w:val="false"/>
                <w:color w:val="000000"/>
                <w:sz w:val="18"/>
                <w:szCs w:val="18"/>
              </w:rPr>
              <w:t xml:space="preserve"> push from the bottom, produced by water and ions accumulating in the root and xylem</w:t>
            </w:r>
            <w:del w:id="9024" w:author="Claude (AI) - proposed" w:date="2026-10-18T00:29:36Z">
              <w:r>
                <w:rPr>
                  <w:rFonts w:ascii="Arial" w:cs="Arial" w:eastAsia="Arial" w:hAnsi="Arial"/>
                  <w:b w:val="false"/>
                  <w:bCs w:val="false"/>
                  <w:i w:val="false"/>
                  <w:iCs w:val="false"/>
                  <w:color w:val="000000"/>
                  <w:sz w:val="18"/>
                  <w:szCs w:val="18"/>
                </w:rPr>
                <w:delText xml:space="preserve">, and</w:delText>
              </w:r>
            </w:del>
            <w:ins w:id="9025" w:author="Claude (AI) - proposed" w:date="2026-10-18T00:29:36Z">
              <w:r>
                <w:rPr>
                  <w:rFonts w:ascii="Arial" w:cs="Arial" w:eastAsia="Arial" w:hAnsi="Arial"/>
                  <w:b w:val="false"/>
                  <w:bCs w:val="false"/>
                  <w:i w:val="false"/>
                  <w:iCs w:val="false"/>
                  <w:color w:val="000000"/>
                  <w:sz w:val="18"/>
                  <w:szCs w:val="18"/>
                </w:rPr>
                <w:t xml:space="preserve">. It is strongest at night and is weak or absent by day, when the leaves are losing water quickly, so</w:t>
              </w:r>
            </w:ins>
            <w:r>
              <w:rPr>
                <w:rFonts w:ascii="Arial" w:cs="Arial" w:eastAsia="Arial" w:hAnsi="Arial"/>
                <w:b w:val="false"/>
                <w:bCs w:val="false"/>
                <w:i w:val="false"/>
                <w:iCs w:val="false"/>
                <w:color w:val="000000"/>
                <w:sz w:val="18"/>
                <w:szCs w:val="18"/>
              </w:rPr>
              <w:t xml:space="preserve"> it is not </w:t>
            </w:r>
            <w:del w:id="9026" w:author="Claude (AI) - proposed" w:date="2026-10-18T00:29:36Z">
              <w:r>
                <w:rPr>
                  <w:rFonts w:ascii="Arial" w:cs="Arial" w:eastAsia="Arial" w:hAnsi="Arial"/>
                  <w:b w:val="false"/>
                  <w:bCs w:val="false"/>
                  <w:i w:val="false"/>
                  <w:iCs w:val="false"/>
                  <w:color w:val="000000"/>
                  <w:sz w:val="18"/>
                  <w:szCs w:val="18"/>
                </w:rPr>
                <w:delText xml:space="preserve">strong enough to lift water to the top of a two-metre plant</w:delText>
              </w:r>
            </w:del>
            <w:ins w:id="9027" w:author="Claude (AI) - proposed" w:date="2026-10-18T00:29:36Z">
              <w:r>
                <w:rPr>
                  <w:rFonts w:ascii="Arial" w:cs="Arial" w:eastAsia="Arial" w:hAnsi="Arial"/>
                  <w:b w:val="false"/>
                  <w:bCs w:val="false"/>
                  <w:i w:val="false"/>
                  <w:iCs w:val="false"/>
                  <w:color w:val="000000"/>
                  <w:sz w:val="18"/>
                  <w:szCs w:val="18"/>
                </w:rPr>
                <w:t xml:space="preserve">the main force</w:t>
              </w:r>
            </w:ins>
            <w:r>
              <w:rPr>
                <w:rFonts w:ascii="Arial" w:cs="Arial" w:eastAsia="Arial" w:hAnsi="Arial"/>
                <w:b w:val="false"/>
                <w:bCs w:val="false"/>
                <w:i w:val="false"/>
                <w:iCs w:val="false"/>
                <w:color w:val="000000"/>
                <w:sz w:val="18"/>
                <w:szCs w:val="18"/>
              </w:rPr>
              <w:t xml:space="preserve">. Transpiration pull does most of the work. Water evaporates from the leaves, and because of cohesion the water molecules in the xylem are pulled up as a continuous column, with adhesion helping hold the water to the vessel walls (cohesion-tension).</w:t>
            </w:r>
          </w:p>
          <w:p>
            <w:pPr>
              <w:keepNext w:val="false"/>
              <w:spacing w:after="40" w:before="0"/>
              <w:jc w:val="left"/>
            </w:pPr>
            <w:r>
              <w:rPr>
                <w:rFonts w:ascii="Arial" w:cs="Arial" w:eastAsia="Arial" w:hAnsi="Arial"/>
                <w:b w:val="false"/>
                <w:bCs w:val="false"/>
                <w:i w:val="false"/>
                <w:iCs w:val="false"/>
                <w:color w:val="000000"/>
                <w:sz w:val="18"/>
                <w:szCs w:val="18"/>
              </w:rPr>
              <w:t xml:space="preserve">(b) Phloem carries sugars by translocation. Sugars move from sources, such as mature photosynthesising leaves, to sinks, such as the roots, the developing maize cob and young growing leaves.</w:t>
            </w:r>
          </w:p>
          <w:p>
            <w:pPr>
              <w:keepNext w:val="false"/>
              <w:spacing w:after="40" w:before="0"/>
              <w:jc w:val="left"/>
            </w:pPr>
            <w:r>
              <w:rPr>
                <w:rFonts w:ascii="Arial" w:cs="Arial" w:eastAsia="Arial" w:hAnsi="Arial"/>
                <w:b w:val="false"/>
                <w:bCs w:val="false"/>
                <w:i w:val="false"/>
                <w:iCs w:val="false"/>
                <w:color w:val="000000"/>
                <w:sz w:val="18"/>
                <w:szCs w:val="18"/>
              </w:rPr>
              <w:t xml:space="preserve">(c) Removing the ring of tissue cut through the phloem, so sugars coming down from the leaves piled up above the cut and caused swelling. Sugars could not pass below the cut. Xylem was left intact, so water still reached the leaves. However, the roots below the cut got no sugar and eventually died, and the whole plant then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to the water in the end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sweet potato cutting sealed in the polythene bag in afternoon sun.</w:t>
            </w:r>
          </w:p>
          <w:p>
            <w:pPr>
              <w:keepNext w:val="false"/>
              <w:spacing w:after="40" w:before="0"/>
              <w:jc w:val="left"/>
            </w:pPr>
            <w:r>
              <w:rPr>
                <w:rFonts w:ascii="Arial" w:cs="Arial" w:eastAsia="Arial" w:hAnsi="Arial"/>
                <w:b/>
                <w:bCs/>
                <w:i w:val="false"/>
                <w:iCs w:val="false"/>
                <w:color w:val="000000"/>
                <w:sz w:val="18"/>
                <w:szCs w:val="18"/>
              </w:rPr>
              <w:t xml:space="preserve">(a) Where did the water droplets inside the bag come from? Trace the journey of that water from the soil to the bag.</w:t>
            </w:r>
          </w:p>
          <w:p>
            <w:pPr>
              <w:keepNext w:val="false"/>
              <w:spacing w:after="40" w:before="0"/>
              <w:jc w:val="left"/>
            </w:pPr>
            <w:r>
              <w:rPr>
                <w:rFonts w:ascii="Arial" w:cs="Arial" w:eastAsia="Arial" w:hAnsi="Arial"/>
                <w:b/>
                <w:bCs/>
                <w:i w:val="false"/>
                <w:iCs w:val="false"/>
                <w:color w:val="000000"/>
                <w:sz w:val="18"/>
                <w:szCs w:val="18"/>
              </w:rPr>
              <w:t xml:space="preserve">(b) In our group experiments (Groups A to D) we changed stomata, wind, humidity and light. Using the results your class recorded and graphed, describe how each factor affected the amount of water lost, and explain the pattern using the concentration gradient of water vapour.</w:t>
            </w:r>
          </w:p>
          <w:p>
            <w:pPr>
              <w:keepNext w:val="false"/>
              <w:spacing w:after="40" w:before="0"/>
              <w:jc w:val="left"/>
            </w:pPr>
            <w:r>
              <w:rPr>
                <w:rFonts w:ascii="Arial" w:cs="Arial" w:eastAsia="Arial" w:hAnsi="Arial"/>
                <w:b/>
                <w:bCs/>
                <w:i w:val="false"/>
                <w:iCs w:val="false"/>
                <w:color w:val="000000"/>
                <w:sz w:val="18"/>
                <w:szCs w:val="18"/>
              </w:rPr>
              <w:t xml:space="preserve">(c) Give three reasons why transpiration is useful to the maize plant rather than just a loss of water.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water came from the plant. Root hair cells absorbed water from the soil by osmosis, and it travelled up through the xylem to the leaves. There it left through the stomata as water vapour by diffusion. The bag trapped the vapour, which then condensed on the cool inner surface of the bag as droplets. This process is transpiration.</w:t>
            </w:r>
          </w:p>
          <w:p>
            <w:pPr>
              <w:keepNext w:val="false"/>
              <w:spacing w:after="40" w:before="0"/>
              <w:jc w:val="left"/>
            </w:pPr>
            <w:r>
              <w:rPr>
                <w:rFonts w:ascii="Arial" w:cs="Arial" w:eastAsia="Arial" w:hAnsi="Arial"/>
                <w:b w:val="false"/>
                <w:bCs w:val="false"/>
                <w:i w:val="false"/>
                <w:iCs w:val="false"/>
                <w:color w:val="000000"/>
                <w:sz w:val="18"/>
                <w:szCs w:val="18"/>
              </w:rPr>
              <w:t xml:space="preserve">(b) In our class results, the group with high wind lost the most water because wind sweeps away water vapour outside the stomata, keeping the concentration gradient steep. The group in bright light lost more than the group in shade because stomata open wider. The group in the sealed polythene bag lost very little because humidity rose, so the vapour concentration outside became high and the gradient flattened. The group with petroleum jelly blocking the stomata lost the least because vapour could not diffuse out.</w:t>
            </w:r>
          </w:p>
          <w:p>
            <w:pPr>
              <w:keepNext w:val="false"/>
              <w:spacing w:after="40" w:before="0"/>
              <w:jc w:val="left"/>
            </w:pPr>
            <w:r>
              <w:rPr>
                <w:rFonts w:ascii="Arial" w:cs="Arial" w:eastAsia="Arial" w:hAnsi="Arial"/>
                <w:b w:val="false"/>
                <w:bCs w:val="false"/>
                <w:i w:val="false"/>
                <w:iCs w:val="false"/>
                <w:color w:val="000000"/>
                <w:sz w:val="18"/>
                <w:szCs w:val="18"/>
              </w:rPr>
              <w:t xml:space="preserve">(c) Transpiration (1) cools the leaf surface by evaporation on hot afternoons, (2) creates the transpiration pull that draws water up the xylem against gravity, and (3) maintains the transpiration stream that carries mineral salts, such as nitrogen and phosphorus from fertiliser, up to the topmost leaves.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full explanation that answers the driving question: How does a maize plant in a Kenyan farm move water and nutrients from the soil all the way to its topmost leaves, and what happens to that water in the end?</w:t>
            </w:r>
          </w:p>
          <w:p>
            <w:pPr>
              <w:keepNext w:val="false"/>
              <w:spacing w:after="40" w:before="0"/>
              <w:jc w:val="left"/>
            </w:pPr>
            <w:r>
              <w:rPr>
                <w:rFonts w:ascii="Arial" w:cs="Arial" w:eastAsia="Arial" w:hAnsi="Arial"/>
                <w:b/>
                <w:bCs/>
                <w:i w:val="false"/>
                <w:iCs w:val="false"/>
                <w:color w:val="000000"/>
                <w:sz w:val="18"/>
                <w:szCs w:val="18"/>
              </w:rPr>
              <w:t xml:space="preserve">Use a labelled diagram of a maize plant (roots, stem, leaf) with arrows for the movement of water, minerals and sugars. Then use your diagram in your written explanation. Finally, explain why transport is important to a plant. Add one piece of advice for a farmer in Kisumu based on what you learned.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 maize plant with root hair cells at the root, a stem showing xylem and phloem, and a leaf with stomata. Arrows show water and minerals going up in the xylem, sugars moving in the phloem from the leaf (source) to the roots and cob (sinks), and water vapour leaving through the stomata.</w:t>
            </w:r>
          </w:p>
          <w:p>
            <w:pPr>
              <w:keepNext w:val="false"/>
              <w:spacing w:after="40" w:before="0"/>
              <w:jc w:val="left"/>
            </w:pPr>
            <w:r>
              <w:rPr>
                <w:rFonts w:ascii="Arial" w:cs="Arial" w:eastAsia="Arial" w:hAnsi="Arial"/>
                <w:b w:val="false"/>
                <w:bCs w:val="false"/>
                <w:i w:val="false"/>
                <w:iCs w:val="false"/>
                <w:color w:val="000000"/>
                <w:sz w:val="18"/>
                <w:szCs w:val="18"/>
              </w:rPr>
              <w:t xml:space="preserve">Explanation: Water enters root hair cells by osmosis because the cell sap has a lower water potential than the dilute soil water. Mineral ions such as phosphate from DAP are taken in by active transport using ATP. Water and ions pass through the root to the xylem, where root pressure gives a push. The main force is transpiration pull: water evaporates from the leaves and, because of cohesion and adhesion in the narrow xylem vessels, a continuous column of water is pulled up to the topmost leaves, carrying dissolved minerals. This is why only the xylem </w:t>
            </w:r>
            <w:del w:id="9028" w:author="Claude (AI) - proposed" w:date="2026-10-18T00:29:36Z">
              <w:r>
                <w:rPr>
                  <w:rFonts w:ascii="Arial" w:cs="Arial" w:eastAsia="Arial" w:hAnsi="Arial"/>
                  <w:b w:val="false"/>
                  <w:bCs w:val="false"/>
                  <w:i w:val="false"/>
                  <w:iCs w:val="false"/>
                  <w:color w:val="000000"/>
                  <w:sz w:val="18"/>
                  <w:szCs w:val="18"/>
                </w:rPr>
                <w:delText xml:space="preserve">rings</w:delText>
              </w:r>
            </w:del>
            <w:ins w:id="9029" w:author="Claude (AI) - proposed" w:date="2026-10-18T00:29:36Z">
              <w:r>
                <w:rPr>
                  <w:rFonts w:ascii="Arial" w:cs="Arial" w:eastAsia="Arial" w:hAnsi="Arial"/>
                  <w:b w:val="false"/>
                  <w:bCs w:val="false"/>
                  <w:i w:val="false"/>
                  <w:iCs w:val="false"/>
                  <w:color w:val="000000"/>
                  <w:sz w:val="18"/>
                  <w:szCs w:val="18"/>
                </w:rPr>
                <w:t xml:space="preserve">(the red dots in the vascular bundles)</w:t>
              </w:r>
            </w:ins>
            <w:r>
              <w:rPr>
                <w:rFonts w:ascii="Arial" w:cs="Arial" w:eastAsia="Arial" w:hAnsi="Arial"/>
                <w:b w:val="false"/>
                <w:bCs w:val="false"/>
                <w:i w:val="false"/>
                <w:iCs w:val="false"/>
                <w:color w:val="000000"/>
                <w:sz w:val="18"/>
                <w:szCs w:val="18"/>
              </w:rPr>
              <w:t xml:space="preserve"> turned red in our maize stem. In the leaf, the water leaves through the stomata as water vapour by diffusion, which is what formed the droplets in the polythene bag. Phloem separately moves sugars by translocation from source to sink.</w:t>
            </w:r>
          </w:p>
          <w:p>
            <w:pPr>
              <w:keepNext w:val="false"/>
              <w:spacing w:after="40" w:before="0"/>
              <w:jc w:val="left"/>
            </w:pPr>
            <w:r>
              <w:rPr>
                <w:rFonts w:ascii="Arial" w:cs="Arial" w:eastAsia="Arial" w:hAnsi="Arial"/>
                <w:b w:val="false"/>
                <w:bCs w:val="false"/>
                <w:i w:val="false"/>
                <w:iCs w:val="false"/>
                <w:color w:val="000000"/>
                <w:sz w:val="18"/>
                <w:szCs w:val="18"/>
              </w:rPr>
              <w:t xml:space="preserve">Importance: Transport is important because every living cell needs water, minerals and sugars. Water and minerals are needed for photosynthesis and growth. Sugars from the leaves supply energy and materials to the roots, cob and growing parts. Transpiration also cools leaves and, from forests such as the Mau Forest, adds water vapour to the air for rainfall.</w:t>
            </w:r>
          </w:p>
          <w:p>
            <w:pPr>
              <w:keepNext w:val="false"/>
              <w:spacing w:after="40" w:before="0"/>
              <w:jc w:val="left"/>
            </w:pPr>
            <w:r>
              <w:rPr>
                <w:rFonts w:ascii="Arial" w:cs="Arial" w:eastAsia="Arial" w:hAnsi="Arial"/>
                <w:b w:val="false"/>
                <w:bCs w:val="false"/>
                <w:i w:val="false"/>
                <w:iCs w:val="false"/>
                <w:color w:val="000000"/>
                <w:sz w:val="18"/>
                <w:szCs w:val="18"/>
              </w:rPr>
              <w:t xml:space="preserve">Advice: Water the crop regularly, especially in hot weather, and use manure and fertiliser such as DAP, CAN or Urea in the correct amounts, because too much fertiliser draws water out of the roots and makes the plant wilt.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29:36Z">
              <w:r>
                <w:rPr>
                  <w:rFonts w:ascii="Arial" w:cs="Arial" w:eastAsia="Arial" w:hAnsi="Arial"/>
                  <w:b w:val="false"/>
                  <w:bCs w:val="false"/>
                  <w:i w:val="false"/>
                  <w:iCs w:val="false"/>
                  <w:color w:val="000000"/>
                  <w:sz w:val="18"/>
                  <w:szCs w:val="18"/>
                </w:rPr>
                <w:delText xml:space="preserve">Correctly</w:delText>
              </w:r>
            </w:del>
            <w:ins w:id="9031" w:author="Claude (AI) - proposed" w:date="2026-10-18T00:29:36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explains osmosis, active transport, root pressure</w:t>
            </w:r>
            <w:ins w:id="9032" w:author="Claude (AI) - proposed" w:date="2026-10-18T00:29:36Z">
              <w:r>
                <w:rPr>
                  <w:rFonts w:ascii="Arial" w:cs="Arial" w:eastAsia="Arial" w:hAnsi="Arial"/>
                  <w:b w:val="false"/>
                  <w:bCs w:val="false"/>
                  <w:i w:val="false"/>
                  <w:iCs w:val="false"/>
                  <w:color w:val="000000"/>
                  <w:sz w:val="18"/>
                  <w:szCs w:val="18"/>
                </w:rPr>
                <w:t xml:space="preserve"> (a gentle push, not the main force by day)</w:t>
              </w:r>
            </w:ins>
            <w:r>
              <w:rPr>
                <w:rFonts w:ascii="Arial" w:cs="Arial" w:eastAsia="Arial" w:hAnsi="Arial"/>
                <w:b w:val="false"/>
                <w:bCs w:val="false"/>
                <w:i w:val="false"/>
                <w:iCs w:val="false"/>
                <w:color w:val="000000"/>
                <w:sz w:val="18"/>
                <w:szCs w:val="18"/>
              </w:rPr>
              <w:t xml:space="preserve">, transpiration pull, </w:t>
            </w:r>
            <w:ins w:id="9033" w:author="Claude (AI) - proposed" w:date="2026-10-18T00:29:36Z">
              <w:r>
                <w:rPr>
                  <w:rFonts w:ascii="Arial" w:cs="Arial" w:eastAsia="Arial" w:hAnsi="Arial"/>
                  <w:b w:val="false"/>
                  <w:bCs w:val="false"/>
                  <w:i w:val="false"/>
                  <w:iCs w:val="false"/>
                  <w:color w:val="000000"/>
                  <w:sz w:val="18"/>
                  <w:szCs w:val="18"/>
                </w:rPr>
                <w:t xml:space="preserve">and the roles of </w:t>
              </w:r>
            </w:ins>
            <w:r>
              <w:rPr>
                <w:rFonts w:ascii="Arial" w:cs="Arial" w:eastAsia="Arial" w:hAnsi="Arial"/>
                <w:b w:val="false"/>
                <w:bCs w:val="false"/>
                <w:i w:val="false"/>
                <w:iCs w:val="false"/>
                <w:color w:val="000000"/>
                <w:sz w:val="18"/>
                <w:szCs w:val="18"/>
              </w:rPr>
              <w:t xml:space="preserve">xylem and phloem</w:t>
            </w:r>
            <w:del w:id="9034" w:author="Claude (AI) - proposed" w:date="2026-10-18T00:29:36Z">
              <w:r>
                <w:rPr>
                  <w:rFonts w:ascii="Arial" w:cs="Arial" w:eastAsia="Arial" w:hAnsi="Arial"/>
                  <w:b w:val="false"/>
                  <w:bCs w:val="false"/>
                  <w:i w:val="false"/>
                  <w:iCs w:val="false"/>
                  <w:color w:val="000000"/>
                  <w:sz w:val="18"/>
                  <w:szCs w:val="18"/>
                </w:rPr>
                <w:delText xml:space="preserve"> roles</w:delText>
              </w:r>
            </w:del>
            <w:ins w:id="9035" w:author="Claude (AI) - proposed" w:date="2026-10-18T00:29: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all key terms used accurately</w:t>
            </w:r>
            <w:ins w:id="9036" w:author="Claude (AI) - proposed" w:date="2026-10-18T00:29:36Z">
              <w:r>
                <w:rPr>
                  <w:rFonts w:ascii="Arial" w:cs="Arial" w:eastAsia="Arial" w:hAnsi="Arial"/>
                  <w:b w:val="false"/>
                  <w:bCs w:val="false"/>
                  <w:i w:val="false"/>
                  <w:iCs w:val="false"/>
                  <w:color w:val="000000"/>
                  <w:sz w:val="18"/>
                  <w:szCs w:val="18"/>
                </w:rPr>
                <w:t xml:space="preserve"> and the links between them made clear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29:36Z">
              <w:r>
                <w:rPr>
                  <w:rFonts w:ascii="Arial" w:cs="Arial" w:eastAsia="Arial" w:hAnsi="Arial"/>
                  <w:b w:val="false"/>
                  <w:bCs w:val="false"/>
                  <w:i w:val="false"/>
                  <w:iCs w:val="false"/>
                  <w:color w:val="000000"/>
                  <w:sz w:val="18"/>
                  <w:szCs w:val="18"/>
                </w:rPr>
                <w:delText xml:space="preserve">Explains</w:delText>
              </w:r>
            </w:del>
            <w:ins w:id="9038" w:author="Claude (AI) - proposed" w:date="2026-10-18T00:29:36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processes correctly</w:t>
            </w:r>
            <w:ins w:id="9039" w:author="Claude (AI) - proposed" w:date="2026-10-18T00:29: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minor errors or one missing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29:36Z">
              <w:r>
                <w:rPr>
                  <w:rFonts w:ascii="Arial" w:cs="Arial" w:eastAsia="Arial" w:hAnsi="Arial"/>
                  <w:b w:val="false"/>
                  <w:bCs w:val="false"/>
                  <w:i w:val="false"/>
                  <w:iCs w:val="false"/>
                  <w:color w:val="000000"/>
                  <w:sz w:val="18"/>
                  <w:szCs w:val="18"/>
                </w:rPr>
                <w:delText xml:space="preserve">Explanation</w:delText>
              </w:r>
            </w:del>
            <w:ins w:id="9041" w:author="Claude (AI) - proposed" w:date="2026-10-18T00:29:36Z">
              <w:r>
                <w:rPr>
                  <w:rFonts w:ascii="Arial" w:cs="Arial" w:eastAsia="Arial" w:hAnsi="Arial"/>
                  <w:b w:val="false"/>
                  <w:bCs w:val="false"/>
                  <w:i w:val="false"/>
                  <w:iCs w:val="false"/>
                  <w:color w:val="000000"/>
                  <w:sz w:val="18"/>
                  <w:szCs w:val="18"/>
                </w:rPr>
                <w:t xml:space="preserve">Approaches expectations: explanation</w:t>
              </w:r>
            </w:ins>
            <w:r>
              <w:rPr>
                <w:rFonts w:ascii="Arial" w:cs="Arial" w:eastAsia="Arial" w:hAnsi="Arial"/>
                <w:b w:val="false"/>
                <w:bCs w:val="false"/>
                <w:i w:val="false"/>
                <w:iCs w:val="false"/>
                <w:color w:val="000000"/>
                <w:sz w:val="18"/>
                <w:szCs w:val="18"/>
              </w:rPr>
              <w:t xml:space="preserve"> has major errors</w:t>
            </w:r>
            <w:ins w:id="9042" w:author="Claude (AI) - proposed" w:date="2026-10-18T00:29:3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or confuses xylem and phloem, or osmosis and active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8T00:29:36Z">
              <w:r>
                <w:rPr>
                  <w:rFonts w:ascii="Arial" w:cs="Arial" w:eastAsia="Arial" w:hAnsi="Arial"/>
                  <w:b w:val="false"/>
                  <w:bCs w:val="false"/>
                  <w:i w:val="false"/>
                  <w:iCs w:val="false"/>
                  <w:color w:val="000000"/>
                  <w:sz w:val="18"/>
                  <w:szCs w:val="18"/>
                </w:rPr>
                <w:delText xml:space="preserve">Consistently</w:delText>
              </w:r>
            </w:del>
            <w:ins w:id="9044" w:author="Claude (AI) - proposed" w:date="2026-10-18T00:29:36Z">
              <w:r>
                <w:rPr>
                  <w:rFonts w:ascii="Arial" w:cs="Arial" w:eastAsia="Arial" w:hAnsi="Arial"/>
                  <w:b w:val="false"/>
                  <w:bCs w:val="false"/>
                  <w:i w:val="false"/>
                  <w:iCs w:val="false"/>
                  <w:color w:val="000000"/>
                  <w:sz w:val="18"/>
                  <w:szCs w:val="18"/>
                </w:rPr>
                <w:t xml:space="preserve">Exceeds expectations: consistently</w:t>
              </w:r>
            </w:ins>
            <w:r>
              <w:rPr>
                <w:rFonts w:ascii="Arial" w:cs="Arial" w:eastAsia="Arial" w:hAnsi="Arial"/>
                <w:b w:val="false"/>
                <w:bCs w:val="false"/>
                <w:i w:val="false"/>
                <w:iCs w:val="false"/>
                <w:color w:val="000000"/>
                <w:sz w:val="18"/>
                <w:szCs w:val="18"/>
              </w:rPr>
              <w:t xml:space="preserve"> links claims to the red-dye maize stem, the polythene bag, the girdling demonstration and the transpiration group results</w:t>
            </w:r>
            <w:ins w:id="9045" w:author="Claude (AI) - proposed" w:date="2026-10-18T00:29:36Z">
              <w:r>
                <w:rPr>
                  <w:rFonts w:ascii="Arial" w:cs="Arial" w:eastAsia="Arial" w:hAnsi="Arial"/>
                  <w:b w:val="false"/>
                  <w:bCs w:val="false"/>
                  <w:i w:val="false"/>
                  <w:iCs w:val="false"/>
                  <w:color w:val="000000"/>
                  <w:sz w:val="18"/>
                  <w:szCs w:val="18"/>
                </w:rPr>
                <w:t xml:space="preserve"> (test and control stems)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8T00:29:36Z">
              <w:r>
                <w:rPr>
                  <w:rFonts w:ascii="Arial" w:cs="Arial" w:eastAsia="Arial" w:hAnsi="Arial"/>
                  <w:b w:val="false"/>
                  <w:bCs w:val="false"/>
                  <w:i w:val="false"/>
                  <w:iCs w:val="false"/>
                  <w:color w:val="000000"/>
                  <w:sz w:val="18"/>
                  <w:szCs w:val="18"/>
                </w:rPr>
                <w:delText xml:space="preserve">Refers</w:delText>
              </w:r>
            </w:del>
            <w:ins w:id="9047" w:author="Claude (AI) - proposed" w:date="2026-10-18T00:29:36Z">
              <w:r>
                <w:rPr>
                  <w:rFonts w:ascii="Arial" w:cs="Arial" w:eastAsia="Arial" w:hAnsi="Arial"/>
                  <w:b w:val="false"/>
                  <w:bCs w:val="false"/>
                  <w:i w:val="false"/>
                  <w:iCs w:val="false"/>
                  <w:color w:val="000000"/>
                  <w:sz w:val="18"/>
                  <w:szCs w:val="18"/>
                </w:rPr>
                <w:t xml:space="preserve">Meets expectations: refers</w:t>
              </w:r>
            </w:ins>
            <w:r>
              <w:rPr>
                <w:rFonts w:ascii="Arial" w:cs="Arial" w:eastAsia="Arial" w:hAnsi="Arial"/>
                <w:b w:val="false"/>
                <w:bCs w:val="false"/>
                <w:i w:val="false"/>
                <w:iCs w:val="false"/>
                <w:color w:val="000000"/>
                <w:sz w:val="18"/>
                <w:szCs w:val="18"/>
              </w:rPr>
              <w:t xml:space="preserve"> to some of the evidence, but links are sometimes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8T00:29:36Z">
              <w:r>
                <w:rPr>
                  <w:rFonts w:ascii="Arial" w:cs="Arial" w:eastAsia="Arial" w:hAnsi="Arial"/>
                  <w:b w:val="false"/>
                  <w:bCs w:val="false"/>
                  <w:i w:val="false"/>
                  <w:iCs w:val="false"/>
                  <w:color w:val="000000"/>
                  <w:sz w:val="18"/>
                  <w:szCs w:val="18"/>
                </w:rPr>
                <w:delText xml:space="preserve">Little</w:delText>
              </w:r>
            </w:del>
            <w:ins w:id="9049" w:author="Claude (AI) - proposed" w:date="2026-10-18T00:29:36Z">
              <w:r>
                <w:rPr>
                  <w:rFonts w:ascii="Arial" w:cs="Arial" w:eastAsia="Arial" w:hAnsi="Arial"/>
                  <w:b w:val="false"/>
                  <w:bCs w:val="false"/>
                  <w:i w:val="false"/>
                  <w:iCs w:val="false"/>
                  <w:color w:val="000000"/>
                  <w:sz w:val="18"/>
                  <w:szCs w:val="18"/>
                </w:rPr>
                <w:t xml:space="preserve">Approaches expectations: little</w:t>
              </w:r>
            </w:ins>
            <w:r>
              <w:rPr>
                <w:rFonts w:ascii="Arial" w:cs="Arial" w:eastAsia="Arial" w:hAnsi="Arial"/>
                <w:b w:val="false"/>
                <w:bCs w:val="false"/>
                <w:i w:val="false"/>
                <w:iCs w:val="false"/>
                <w:color w:val="000000"/>
                <w:sz w:val="18"/>
                <w:szCs w:val="18"/>
              </w:rPr>
              <w:t xml:space="preserve"> or no reference to class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transpiration and gradients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8T00:29:36Z">
              <w:r>
                <w:rPr>
                  <w:rFonts w:ascii="Arial" w:cs="Arial" w:eastAsia="Arial" w:hAnsi="Arial"/>
                  <w:b w:val="false"/>
                  <w:bCs w:val="false"/>
                  <w:i w:val="false"/>
                  <w:iCs w:val="false"/>
                  <w:color w:val="000000"/>
                  <w:sz w:val="18"/>
                  <w:szCs w:val="18"/>
                </w:rPr>
                <w:delText xml:space="preserve">Explains</w:delText>
              </w:r>
            </w:del>
            <w:ins w:id="9051" w:author="Claude (AI) - proposed" w:date="2026-10-18T00:29:36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the effect of wind, humidity, light and blocked stomata using the water vapour concentration gradient, and gives three uses of transpiration.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2" w:author="Claude (AI) - proposed" w:date="2026-10-18T00:29:36Z">
              <w:r>
                <w:rPr>
                  <w:rFonts w:ascii="Arial" w:cs="Arial" w:eastAsia="Arial" w:hAnsi="Arial"/>
                  <w:b w:val="false"/>
                  <w:bCs w:val="false"/>
                  <w:i w:val="false"/>
                  <w:iCs w:val="false"/>
                  <w:color w:val="000000"/>
                  <w:sz w:val="18"/>
                  <w:szCs w:val="18"/>
                </w:rPr>
                <w:delText xml:space="preserve">Describes</w:delText>
              </w:r>
            </w:del>
            <w:ins w:id="9053" w:author="Claude (AI) - proposed" w:date="2026-10-18T00:29:36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effect of the factors, with a partial explanation of the gradient or fewer uses.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4" w:author="Claude (AI) - proposed" w:date="2026-10-18T00:29:36Z">
              <w:r>
                <w:rPr>
                  <w:rFonts w:ascii="Arial" w:cs="Arial" w:eastAsia="Arial" w:hAnsi="Arial"/>
                  <w:b w:val="false"/>
                  <w:bCs w:val="false"/>
                  <w:i w:val="false"/>
                  <w:iCs w:val="false"/>
                  <w:color w:val="000000"/>
                  <w:sz w:val="18"/>
                  <w:szCs w:val="18"/>
                </w:rPr>
                <w:delText xml:space="preserve">Only</w:delText>
              </w:r>
            </w:del>
            <w:ins w:id="9055" w:author="Claude (AI) - proposed" w:date="2026-10-18T00:29:36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lists results without a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driving question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6" w:author="Claude (AI) - proposed" w:date="2026-10-18T00:29:36Z">
              <w:r>
                <w:rPr>
                  <w:rFonts w:ascii="Arial" w:cs="Arial" w:eastAsia="Arial" w:hAnsi="Arial"/>
                  <w:b w:val="false"/>
                  <w:bCs w:val="false"/>
                  <w:i w:val="false"/>
                  <w:iCs w:val="false"/>
                  <w:color w:val="000000"/>
                  <w:sz w:val="18"/>
                  <w:szCs w:val="18"/>
                </w:rPr>
                <w:delText xml:space="preserve">Gives</w:delText>
              </w:r>
            </w:del>
            <w:ins w:id="9057" w:author="Claude (AI) - proposed" w:date="2026-10-18T00:29:36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whole-journey explanation, a clear labelled diagram, and sensible advice </w:t>
            </w:r>
            <w:del w:id="9058" w:author="Claude (AI) - proposed" w:date="2026-10-18T00:29:36Z">
              <w:r>
                <w:rPr>
                  <w:rFonts w:ascii="Arial" w:cs="Arial" w:eastAsia="Arial" w:hAnsi="Arial"/>
                  <w:b w:val="false"/>
                  <w:bCs w:val="false"/>
                  <w:i w:val="false"/>
                  <w:iCs w:val="false"/>
                  <w:color w:val="000000"/>
                  <w:sz w:val="18"/>
                  <w:szCs w:val="18"/>
                </w:rPr>
                <w:delText xml:space="preserve">relating to Kenyan farming</w:delText>
              </w:r>
            </w:del>
            <w:ins w:id="9059" w:author="Claude (AI) - proposed" w:date="2026-10-18T00:29:36Z">
              <w:r>
                <w:rPr>
                  <w:rFonts w:ascii="Arial" w:cs="Arial" w:eastAsia="Arial" w:hAnsi="Arial"/>
                  <w:b w:val="false"/>
                  <w:bCs w:val="false"/>
                  <w:i w:val="false"/>
                  <w:iCs w:val="false"/>
                  <w:color w:val="000000"/>
                  <w:sz w:val="18"/>
                  <w:szCs w:val="18"/>
                </w:rPr>
                <w:t xml:space="preserve">that respects what Kenyan farmers already know</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0" w:author="Claude (AI) - proposed" w:date="2026-10-18T00:29:36Z">
              <w:r>
                <w:rPr>
                  <w:rFonts w:ascii="Arial" w:cs="Arial" w:eastAsia="Arial" w:hAnsi="Arial"/>
                  <w:b w:val="false"/>
                  <w:bCs w:val="false"/>
                  <w:i w:val="false"/>
                  <w:iCs w:val="false"/>
                  <w:color w:val="000000"/>
                  <w:sz w:val="18"/>
                  <w:szCs w:val="18"/>
                </w:rPr>
                <w:delText xml:space="preserve">Gives</w:delText>
              </w:r>
            </w:del>
            <w:ins w:id="9061" w:author="Claude (AI) - proposed" w:date="2026-10-18T00:29:3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complete journey with a diagram and some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2" w:author="Claude (AI) - proposed" w:date="2026-10-18T00:29:36Z">
              <w:r>
                <w:rPr>
                  <w:rFonts w:ascii="Arial" w:cs="Arial" w:eastAsia="Arial" w:hAnsi="Arial"/>
                  <w:b w:val="false"/>
                  <w:bCs w:val="false"/>
                  <w:i w:val="false"/>
                  <w:iCs w:val="false"/>
                  <w:color w:val="000000"/>
                  <w:sz w:val="18"/>
                  <w:szCs w:val="18"/>
                </w:rPr>
                <w:delText xml:space="preserve">Explanation</w:delText>
              </w:r>
            </w:del>
            <w:ins w:id="9063" w:author="Claude (AI) - proposed" w:date="2026-10-18T00:29:36Z">
              <w:r>
                <w:rPr>
                  <w:rFonts w:ascii="Arial" w:cs="Arial" w:eastAsia="Arial" w:hAnsi="Arial"/>
                  <w:b w:val="false"/>
                  <w:bCs w:val="false"/>
                  <w:i w:val="false"/>
                  <w:iCs w:val="false"/>
                  <w:color w:val="000000"/>
                  <w:sz w:val="18"/>
                  <w:szCs w:val="18"/>
                </w:rPr>
                <w:t xml:space="preserve">Approaches expectations: explanation</w:t>
              </w:r>
            </w:ins>
            <w:r>
              <w:rPr>
                <w:rFonts w:ascii="Arial" w:cs="Arial" w:eastAsia="Arial" w:hAnsi="Arial"/>
                <w:b w:val="false"/>
                <w:bCs w:val="false"/>
                <w:i w:val="false"/>
                <w:iCs w:val="false"/>
                <w:color w:val="000000"/>
                <w:sz w:val="18"/>
                <w:szCs w:val="18"/>
              </w:rPr>
              <w:t xml:space="preserve"> is fragmented, with a missing or unclear diagram and no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4" w:author="Claude (AI) - proposed" w:date="2026-10-18T00:29:36Z">
              <w:r>
                <w:rPr>
                  <w:rFonts w:ascii="Arial" w:cs="Arial" w:eastAsia="Arial" w:hAnsi="Arial"/>
                  <w:b w:val="false"/>
                  <w:bCs w:val="false"/>
                  <w:i w:val="false"/>
                  <w:iCs w:val="false"/>
                  <w:color w:val="000000"/>
                  <w:sz w:val="18"/>
                  <w:szCs w:val="18"/>
                </w:rPr>
                <w:delText xml:space="preserve">Writes</w:delText>
              </w:r>
            </w:del>
            <w:ins w:id="9065" w:author="Claude (AI) - proposed" w:date="2026-10-18T00:29:36Z">
              <w:r>
                <w:rPr>
                  <w:rFonts w:ascii="Arial" w:cs="Arial" w:eastAsia="Arial" w:hAnsi="Arial"/>
                  <w:b w:val="false"/>
                  <w:bCs w:val="false"/>
                  <w:i w:val="false"/>
                  <w:iCs w:val="false"/>
                  <w:color w:val="000000"/>
                  <w:sz w:val="18"/>
                  <w:szCs w:val="18"/>
                </w:rPr>
                <w:t xml:space="preserve">Exceeds expectations: writes</w:t>
              </w:r>
            </w:ins>
            <w:r>
              <w:rPr>
                <w:rFonts w:ascii="Arial" w:cs="Arial" w:eastAsia="Arial" w:hAnsi="Arial"/>
                <w:b w:val="false"/>
                <w:bCs w:val="false"/>
                <w:i w:val="false"/>
                <w:iCs w:val="false"/>
                <w:color w:val="000000"/>
                <w:sz w:val="18"/>
                <w:szCs w:val="18"/>
              </w:rPr>
              <w:t xml:space="preserve"> clearly in logical order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6" w:author="Claude (AI) - proposed" w:date="2026-10-18T00:29:36Z">
              <w:r>
                <w:rPr>
                  <w:rFonts w:ascii="Arial" w:cs="Arial" w:eastAsia="Arial" w:hAnsi="Arial"/>
                  <w:b w:val="false"/>
                  <w:bCs w:val="false"/>
                  <w:i w:val="false"/>
                  <w:iCs w:val="false"/>
                  <w:color w:val="000000"/>
                  <w:sz w:val="18"/>
                  <w:szCs w:val="18"/>
                </w:rPr>
                <w:delText xml:space="preserve">Writing</w:delText>
              </w:r>
            </w:del>
            <w:ins w:id="9067" w:author="Claude (AI) - proposed" w:date="2026-10-18T00:29:36Z">
              <w:r>
                <w:rPr>
                  <w:rFonts w:ascii="Arial" w:cs="Arial" w:eastAsia="Arial" w:hAnsi="Arial"/>
                  <w:b w:val="false"/>
                  <w:bCs w:val="false"/>
                  <w:i w:val="false"/>
                  <w:iCs w:val="false"/>
                  <w:color w:val="000000"/>
                  <w:sz w:val="18"/>
                  <w:szCs w:val="18"/>
                </w:rPr>
                <w:t xml:space="preserve">Meets expectations: writing</w:t>
              </w:r>
            </w:ins>
            <w:r>
              <w:rPr>
                <w:rFonts w:ascii="Arial" w:cs="Arial" w:eastAsia="Arial" w:hAnsi="Arial"/>
                <w:b w:val="false"/>
                <w:bCs w:val="false"/>
                <w:i w:val="false"/>
                <w:iCs w:val="false"/>
                <w:color w:val="000000"/>
                <w:sz w:val="18"/>
                <w:szCs w:val="18"/>
              </w:rPr>
              <w:t xml:space="preserve"> is mostly clear with some vocabulary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8" w:author="Claude (AI) - proposed" w:date="2026-10-18T00:29:36Z">
              <w:r>
                <w:rPr>
                  <w:rFonts w:ascii="Arial" w:cs="Arial" w:eastAsia="Arial" w:hAnsi="Arial"/>
                  <w:b w:val="false"/>
                  <w:bCs w:val="false"/>
                  <w:i w:val="false"/>
                  <w:iCs w:val="false"/>
                  <w:color w:val="000000"/>
                  <w:sz w:val="18"/>
                  <w:szCs w:val="18"/>
                </w:rPr>
                <w:delText xml:space="preserve">Writing</w:delText>
              </w:r>
            </w:del>
            <w:ins w:id="9069" w:author="Claude (AI) - proposed" w:date="2026-10-18T00:29:36Z">
              <w:r>
                <w:rPr>
                  <w:rFonts w:ascii="Arial" w:cs="Arial" w:eastAsia="Arial" w:hAnsi="Arial"/>
                  <w:b w:val="false"/>
                  <w:bCs w:val="false"/>
                  <w:i w:val="false"/>
                  <w:iCs w:val="false"/>
                  <w:color w:val="000000"/>
                  <w:sz w:val="18"/>
                  <w:szCs w:val="18"/>
                </w:rPr>
                <w:t xml:space="preserve">Approaches expectations: writing</w:t>
              </w:r>
            </w:ins>
            <w:r>
              <w:rPr>
                <w:rFonts w:ascii="Arial" w:cs="Arial" w:eastAsia="Arial" w:hAnsi="Arial"/>
                <w:b w:val="false"/>
                <w:bCs w:val="false"/>
                <w:i w:val="false"/>
                <w:iCs w:val="false"/>
                <w:color w:val="000000"/>
                <w:sz w:val="18"/>
                <w:szCs w:val="18"/>
              </w:rPr>
              <w:t xml:space="preserve"> is hard to follow and vocabulary is mostly everyday.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pnfz-qap5payujepkvl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ttaiy_g-mliys1ayto_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wvdlmwgj5g0cscfonii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pnfz-qap5payujepkvlu" Type="http://schemas.openxmlformats.org/officeDocument/2006/relationships/hyperlink" Target="https://creativecommons.org/licenses/by-nc/4.0/" TargetMode="External"/><Relationship Id="rIdjttaiy_g-mliys1ayto_g" Type="http://schemas.openxmlformats.org/officeDocument/2006/relationships/hyperlink" Target="https://creativecommons.org/licenses/by-nc/4.0/" TargetMode="External"/><Relationship Id="rIdwwvdlmwgj5g0cscfonii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2026-10-18T00:29:34.354Z</dcterms:created>
  <dcterms:modified xsi:type="dcterms:W3CDTF">2026-10-18T00:29:34.354Z</dcterms:modified>
</cp:coreProperties>
</file>

<file path=docProps/custom.xml><?xml version="1.0" encoding="utf-8"?>
<Properties xmlns="http://schemas.openxmlformats.org/officeDocument/2006/custom-properties" xmlns:vt="http://schemas.openxmlformats.org/officeDocument/2006/docPropsVTypes"/>
</file>