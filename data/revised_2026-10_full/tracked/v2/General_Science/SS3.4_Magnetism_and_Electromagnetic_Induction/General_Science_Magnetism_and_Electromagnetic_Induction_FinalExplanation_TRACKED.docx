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GENERAL SCIENCE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GENERAL SCIENCE GRADE 10 – SUB-STRAND 3.4 MAGNETISM AND ELECTROMAGNETIC INDUCTION: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whole sub-strand. Answer the driving question: How does moving a wire through a magnetic field produce electricity, and how is this principle powering homes, farms and industries across Kenya? Use what you observed in our experiments, not just what you remember. Write in full sentences under each prompt. Use the words you learned, such as magnetic field lines, relative motion, induced e.m.f., galvanometer, coil turns and magnetic flux. Refer to the Kericho student, her bicycle dynamo and the school generator in your answers. Where a prompt asks for a diagram, draw and label it clearly. You may use your cumulative model and the Driving Question Board in your notes.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Explaining the Kericho Puzzle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w:t>
            </w:r>
            <w:del w:id="9001" w:author="Claude (AI) - proposed" w:date="2026-10-18T00:30:36Z">
              <w:r>
                <w:rPr>
                  <w:rFonts w:ascii="Arial" w:cs="Arial" w:eastAsia="Arial" w:hAnsi="Arial"/>
                  <w:b/>
                  <w:bCs/>
                  <w:i w:val="false"/>
                  <w:iCs w:val="false"/>
                  <w:color w:val="000000"/>
                  <w:sz w:val="18"/>
                  <w:szCs w:val="18"/>
                </w:rPr>
                <w:delText xml:space="preserve">Form One</w:delText>
              </w:r>
            </w:del>
            <w:ins w:id="9002" w:author="Claude (AI) - proposed" w:date="2026-10-18T00:30:36Z">
              <w:r>
                <w:rPr>
                  <w:rFonts w:ascii="Arial" w:cs="Arial" w:eastAsia="Arial" w:hAnsi="Arial"/>
                  <w:b/>
                  <w:bCs/>
                  <w:i w:val="false"/>
                  <w:iCs w:val="false"/>
                  <w:color w:val="000000"/>
                  <w:sz w:val="18"/>
                  <w:szCs w:val="18"/>
                </w:rPr>
                <w:t xml:space="preserve">Grade 10</w:t>
              </w:r>
            </w:ins>
            <w:r>
              <w:rPr>
                <w:rFonts w:ascii="Arial" w:cs="Arial" w:eastAsia="Arial" w:hAnsi="Arial"/>
                <w:b/>
                <w:bCs/>
                <w:i w:val="false"/>
                <w:iCs w:val="false"/>
                <w:color w:val="000000"/>
                <w:sz w:val="18"/>
                <w:szCs w:val="18"/>
              </w:rPr>
              <w:t xml:space="preserve"> student in a boarding school in Kericho spins the wheel of a bicycle dynamo and a small LED lights up. When she holds the wheel still, the light goes out at once. There is no battery. (a) Explain why the LED lights up only when the wheel is spinning. (b) Explain what is happening to the magnetic field lines and the conductor while the light is on. (c) Use your galvanometer results from the electromagnetic induction experiment as evidence in your explanation.</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Why Faster Spinning Gives a Brighter Light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Kericho student notices that when she spins the dynamo wheel faster, the LED becomes brighter. (a) Name the</w:t>
            </w:r>
            <w:del w:id="9003" w:author="Claude (AI) - proposed" w:date="2026-10-18T00:30:36Z">
              <w:r>
                <w:rPr>
                  <w:rFonts w:ascii="Arial" w:cs="Arial" w:eastAsia="Arial" w:hAnsi="Arial"/>
                  <w:b/>
                  <w:bCs/>
                  <w:i w:val="false"/>
                  <w:iCs w:val="false"/>
                  <w:color w:val="000000"/>
                  <w:sz w:val="18"/>
                  <w:szCs w:val="18"/>
                </w:rPr>
                <w:delText xml:space="preserve"> four</w:delText>
              </w:r>
            </w:del>
            <w:r>
              <w:rPr>
                <w:rFonts w:ascii="Arial" w:cs="Arial" w:eastAsia="Arial" w:hAnsi="Arial"/>
                <w:b/>
                <w:bCs/>
                <w:i w:val="false"/>
                <w:iCs w:val="false"/>
                <w:color w:val="000000"/>
                <w:sz w:val="18"/>
                <w:szCs w:val="18"/>
              </w:rPr>
              <w:t xml:space="preserve"> factors that control the size of the induced e.m.f. and state, from your Lesson 5 observations, how each one changes the galvanometer deflection. (b) Using one of these factors, explain why faster spinning makes the LED brighter. (c) Explain how you made your Lesson 5 investigation a fair test.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Magnets, Magnetic Fields and </w:t>
            </w:r>
            <w:del w:id="9004" w:author="Claude (AI) - proposed" w:date="2026-10-18T00:30:36Z">
              <w:r>
                <w:rPr>
                  <w:rFonts w:ascii="Arial" w:cs="Arial" w:eastAsia="Arial" w:hAnsi="Arial"/>
                  <w:b/>
                  <w:bCs/>
                  <w:i w:val="false"/>
                  <w:iCs w:val="false"/>
                  <w:color w:val="FFFFFF"/>
                  <w:sz w:val="22"/>
                  <w:szCs w:val="22"/>
                </w:rPr>
                <w:delText xml:space="preserve">Why Stillness Matters</w:delText>
              </w:r>
            </w:del>
            <w:ins w:id="9005" w:author="Claude (AI) - proposed" w:date="2026-10-18T00:30:36Z">
              <w:r>
                <w:rPr>
                  <w:rFonts w:ascii="Arial" w:cs="Arial" w:eastAsia="Arial" w:hAnsi="Arial"/>
                  <w:b/>
                  <w:bCs/>
                  <w:i w:val="false"/>
                  <w:iCs w:val="false"/>
                  <w:color w:val="FFFFFF"/>
                  <w:sz w:val="22"/>
                  <w:szCs w:val="22"/>
                </w:rPr>
                <w:t xml:space="preserve">Keeping Magnets Strong</w:t>
              </w:r>
            </w:ins>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Describe what you learned about magnetic field lines around a U-shaped magnet, including their direction, where they are crowded, and what the field is like between the poles. Explain why this region is important in a generator. (b) Describe two ways you saw a magnet lose its magnetism in Lesson 2 and explain, using magnetic domains, why this happens. (c) Explain why </w:t>
            </w:r>
            <w:del w:id="9006" w:author="Claude (AI) - proposed" w:date="2026-10-18T00:30:36Z">
              <w:r>
                <w:rPr>
                  <w:rFonts w:ascii="Arial" w:cs="Arial" w:eastAsia="Arial" w:hAnsi="Arial"/>
                  <w:b/>
                  <w:bCs/>
                  <w:i w:val="false"/>
                  <w:iCs w:val="false"/>
                  <w:color w:val="000000"/>
                  <w:sz w:val="18"/>
                  <w:szCs w:val="18"/>
                </w:rPr>
                <w:delText xml:space="preserve">engineers at Kenya Power protect generator magnets</w:delText>
              </w:r>
            </w:del>
            <w:ins w:id="9007" w:author="Claude (AI) - proposed" w:date="2026-10-18T00:30:36Z">
              <w:r>
                <w:rPr>
                  <w:rFonts w:ascii="Arial" w:cs="Arial" w:eastAsia="Arial" w:hAnsi="Arial"/>
                  <w:b/>
                  <w:bCs/>
                  <w:i w:val="false"/>
                  <w:iCs w:val="false"/>
                  <w:color w:val="000000"/>
                  <w:sz w:val="18"/>
                  <w:szCs w:val="18"/>
                </w:rPr>
                <w:t xml:space="preserve">the permanent magnet in a dynamo or small generator must be kept away</w:t>
              </w:r>
            </w:ins>
            <w:r>
              <w:rPr>
                <w:rFonts w:ascii="Arial" w:cs="Arial" w:eastAsia="Arial" w:hAnsi="Arial"/>
                <w:b/>
                <w:bCs/>
                <w:i w:val="false"/>
                <w:iCs w:val="false"/>
                <w:color w:val="000000"/>
                <w:sz w:val="18"/>
                <w:szCs w:val="18"/>
              </w:rPr>
              <w:t xml:space="preserve"> from heat and </w:t>
            </w:r>
            <w:del w:id="9008" w:author="Claude (AI) - proposed" w:date="2026-10-18T00:30:36Z">
              <w:r>
                <w:rPr>
                  <w:rFonts w:ascii="Arial" w:cs="Arial" w:eastAsia="Arial" w:hAnsi="Arial"/>
                  <w:b/>
                  <w:bCs/>
                  <w:i w:val="false"/>
                  <w:iCs w:val="false"/>
                  <w:color w:val="000000"/>
                  <w:sz w:val="18"/>
                  <w:szCs w:val="18"/>
                </w:rPr>
                <w:delText xml:space="preserve">vibration</w:delText>
              </w:r>
            </w:del>
            <w:ins w:id="9009" w:author="Claude (AI) - proposed" w:date="2026-10-18T00:30:36Z">
              <w:r>
                <w:rPr>
                  <w:rFonts w:ascii="Arial" w:cs="Arial" w:eastAsia="Arial" w:hAnsi="Arial"/>
                  <w:b/>
                  <w:bCs/>
                  <w:i w:val="false"/>
                  <w:iCs w:val="false"/>
                  <w:color w:val="000000"/>
                  <w:sz w:val="18"/>
                  <w:szCs w:val="18"/>
                </w:rPr>
                <w:t xml:space="preserve">hard knocks</w:t>
              </w:r>
            </w:ins>
            <w:r>
              <w:rPr>
                <w:rFonts w:ascii="Arial" w:cs="Arial" w:eastAsia="Arial" w:hAnsi="Arial"/>
                <w:b/>
                <w:bCs/>
                <w:i w:val="false"/>
                <w:iCs w:val="false"/>
                <w:color w:val="000000"/>
                <w:sz w:val="18"/>
                <w:szCs w:val="18"/>
              </w:rPr>
              <w:t xml:space="preserv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From a Bicycle Dynamo to Kenya's National Grid</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Explain why the same principle that lights a bicycle dynamo LED can also power the dormitory in Kericho and Kenya's national grid. (b) Choose two applications of electromagnetic induction from our research (for example AC generators, transformers, Olkaria Geothermal Plant, Lake Turkana Wind Farm, </w:t>
            </w:r>
            <w:del w:id="9010" w:author="Claude (AI) - proposed" w:date="2026-10-18T00:30:36Z">
              <w:r>
                <w:rPr>
                  <w:rFonts w:ascii="Arial" w:cs="Arial" w:eastAsia="Arial" w:hAnsi="Arial"/>
                  <w:b/>
                  <w:bCs/>
                  <w:i w:val="false"/>
                  <w:iCs w:val="false"/>
                  <w:color w:val="000000"/>
                  <w:sz w:val="18"/>
                  <w:szCs w:val="18"/>
                </w:rPr>
                <w:delText xml:space="preserve">electric bells</w:delText>
              </w:r>
            </w:del>
            <w:ins w:id="9011" w:author="Claude (AI) - proposed" w:date="2026-10-18T00:30:36Z">
              <w:r>
                <w:rPr>
                  <w:rFonts w:ascii="Arial" w:cs="Arial" w:eastAsia="Arial" w:hAnsi="Arial"/>
                  <w:b/>
                  <w:bCs/>
                  <w:i w:val="false"/>
                  <w:iCs w:val="false"/>
                  <w:color w:val="000000"/>
                  <w:sz w:val="18"/>
                  <w:szCs w:val="18"/>
                </w:rPr>
                <w:t xml:space="preserve">vehicle alternators</w:t>
              </w:r>
            </w:ins>
            <w:r>
              <w:rPr>
                <w:rFonts w:ascii="Arial" w:cs="Arial" w:eastAsia="Arial" w:hAnsi="Arial"/>
                <w:b/>
                <w:bCs/>
                <w:i w:val="false"/>
                <w:iCs w:val="false"/>
                <w:color w:val="000000"/>
                <w:sz w:val="18"/>
                <w:szCs w:val="18"/>
              </w:rPr>
              <w:t xml:space="preserve">, bicycle dynamos). For each, say how it uses induction and how it connects to the factors you studied. (c) Describe how the electric bell you built in Lesson 7 works, using the words magnetisation and demagnetisation.</w:t>
            </w:r>
            <w:ins w:id="9012" w:author="Claude (AI) - proposed" w:date="2026-10-18T00:30:36Z">
              <w:r>
                <w:rPr>
                  <w:rFonts w:ascii="Arial" w:cs="Arial" w:eastAsia="Arial" w:hAnsi="Arial"/>
                  <w:b/>
                  <w:bCs/>
                  <w:i w:val="false"/>
                  <w:iCs w:val="false"/>
                  <w:color w:val="000000"/>
                  <w:sz w:val="18"/>
                  <w:szCs w:val="18"/>
                </w:rPr>
                <w:t xml:space="preserve"> Then say in one sentence how the bell's link between electricity and magnetism differs from a dynamo's.</w:t>
              </w:r>
            </w:ins>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Final Answer to the Driving Question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Write a final answer, in a connected paragraph of about 8 to 10 sentences, to the driving question: How does moving a wire through a magnetic field produce electricity, and how is this principle powering homes, farms and industries across Kenya? Include: the name of the principle, what must happen for an e.m.f. to be induced, what happens when movement stops, the factors that make the e.m.f. larger, and at least two Kenyan examples of how this helps daily life (this answers the KICD question: How is the study of electromagnetic induction important in our daily life?). You may also add a labelled diagram of a generator or dynamo.</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electromagnetic induction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3" w:author="Claude (AI) - proposed" w:date="2026-10-18T00:30:36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Clearly explains that relative motion </w:t>
            </w:r>
            <w:del w:id="9014" w:author="Claude (AI) - proposed" w:date="2026-10-18T00:30:36Z">
              <w:r>
                <w:rPr>
                  <w:rFonts w:ascii="Arial" w:cs="Arial" w:eastAsia="Arial" w:hAnsi="Arial"/>
                  <w:b w:val="false"/>
                  <w:bCs w:val="false"/>
                  <w:i w:val="false"/>
                  <w:iCs w:val="false"/>
                  <w:color w:val="000000"/>
                  <w:sz w:val="18"/>
                  <w:szCs w:val="18"/>
                </w:rPr>
                <w:delText xml:space="preserve">causes the conductor to cut field lines, changing flux and</w:delText>
              </w:r>
            </w:del>
            <w:ins w:id="9015" w:author="Claude (AI) - proposed" w:date="2026-10-18T00:30:36Z">
              <w:r>
                <w:rPr>
                  <w:rFonts w:ascii="Arial" w:cs="Arial" w:eastAsia="Arial" w:hAnsi="Arial"/>
                  <w:b w:val="false"/>
                  <w:bCs w:val="false"/>
                  <w:i w:val="false"/>
                  <w:iCs w:val="false"/>
                  <w:color w:val="000000"/>
                  <w:sz w:val="18"/>
                  <w:szCs w:val="18"/>
                </w:rPr>
                <w:t xml:space="preserve">(or a changing field, as in a transformer) makes the flux through the conductor change (the conductor cuts field lines),</w:t>
              </w:r>
            </w:ins>
            <w:r>
              <w:rPr>
                <w:rFonts w:ascii="Arial" w:cs="Arial" w:eastAsia="Arial" w:hAnsi="Arial"/>
                <w:b w:val="false"/>
                <w:bCs w:val="false"/>
                <w:i w:val="false"/>
                <w:iCs w:val="false"/>
                <w:color w:val="000000"/>
                <w:sz w:val="18"/>
                <w:szCs w:val="18"/>
              </w:rPr>
              <w:t xml:space="preserve"> inducing an e.m.f. that drives current. Explains why stillness gives zero e.m.f. and says no battery is needed.</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6" w:author="Claude (AI) - proposed" w:date="2026-10-18T00:30:36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States that movement between the conductor and the magnet induces an e.m.f. and that stopping stops the current, with limited explanation of field lines or flux.</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7" w:author="Claude (AI) - proposed" w:date="2026-10-18T00:30:36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Says only that spinning makes electricity or that the magnet makes it, without linking to relative motion or induced e.m.f.</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from investigations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8" w:author="Claude (AI) - proposed" w:date="2026-10-18T00:30:36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Uses specific results from the galvanometer experiments (stationary, parallel, upward, angled, speed, magnets, turns, 90° versus 0°) to support each claim in a Claim–Evidence–Reasoning way.</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9" w:author="Claude (AI) - proposed" w:date="2026-10-18T00:30:36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Uses some experimental results to support claims, but links to the reasoning may be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0" w:author="Claude (AI) - proposed" w:date="2026-10-18T00:30:36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Gives few or no observations from the experiments, or states results incorrectly.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Factors affecting induced e.m.f.</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1" w:author="Claude (AI) - proposed" w:date="2026-10-18T00:30:36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Names all four factors, correctly states how each changes the e.m.f., links them to Faraday's law and rate of change of flux, and explains fair testing.</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2" w:author="Claude (AI) - proposed" w:date="2026-10-18T00:30:36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Names at least three factors with mostly correct effects, with a limited link to Faraday's law.</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3" w:author="Claude (AI) - proposed" w:date="2026-10-18T00:30:36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Names one or two factors, or gives incorrect effects.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Magnetism concepts and applications in Kenya</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4" w:author="Claude (AI) - proposed" w:date="2026-10-18T00:30:36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Accurately describes field lines and domains, the bell's magnetisation and demagnetisation</w:t>
            </w:r>
            <w:ins w:id="9025" w:author="Claude (AI) - proposed" w:date="2026-10-18T00:30:36Z">
              <w:r>
                <w:rPr>
                  <w:rFonts w:ascii="Arial" w:cs="Arial" w:eastAsia="Arial" w:hAnsi="Arial"/>
                  <w:b w:val="false"/>
                  <w:bCs w:val="false"/>
                  <w:i w:val="false"/>
                  <w:iCs w:val="false"/>
                  <w:color w:val="000000"/>
                  <w:sz w:val="18"/>
                  <w:szCs w:val="18"/>
                </w:rPr>
                <w:t xml:space="preserve"> (and how it differs from a dynamo)</w:t>
              </w:r>
            </w:ins>
            <w:r>
              <w:rPr>
                <w:rFonts w:ascii="Arial" w:cs="Arial" w:eastAsia="Arial" w:hAnsi="Arial"/>
                <w:b w:val="false"/>
                <w:bCs w:val="false"/>
                <w:i w:val="false"/>
                <w:iCs w:val="false"/>
                <w:color w:val="000000"/>
                <w:sz w:val="18"/>
                <w:szCs w:val="18"/>
              </w:rPr>
              <w:t xml:space="preserve">, and at least two Kenyan applications, including the role of transformers, using correct terms.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6" w:author="Claude (AI) - proposed" w:date="2026-10-18T00:30:36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Describes most magnetism ideas and one or two applications, with small errors or missing detail.</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7" w:author="Claude (AI) - proposed" w:date="2026-10-18T00:30:36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Gives vague or incorrect descriptions and few or no Kenyan applications.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Communication and connection to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8" w:author="Claude (AI) - proposed" w:date="2026-10-18T00:30:36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Writes a coherent, well-organised final answer that links the Kericho phenomenon to the national grid and daily life, using scientific vocabulary accurately.</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9" w:author="Claude (AI) - proposed" w:date="2026-10-18T00:30:36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Writes a mostly clear answer that addresses the driving question, with some vocabulary slips or missing links.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0" w:author="Claude (AI) - proposed" w:date="2026-10-18T00:30:36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Writes a disorganised or incomplete answer that does not fully address the driving question.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cq-qctu90dsuq79xa99oj">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3ereyurupfzrdvmyngdnn">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1oxk1tcbup8movaw4scb">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q-qctu90dsuq79xa99oj" Type="http://schemas.openxmlformats.org/officeDocument/2006/relationships/hyperlink" Target="https://creativecommons.org/licenses/by-nc/4.0/" TargetMode="External"/><Relationship Id="rId3ereyurupfzrdvmyngdnn" Type="http://schemas.openxmlformats.org/officeDocument/2006/relationships/hyperlink" Target="https://creativecommons.org/licenses/by-nc/4.0/" TargetMode="External"/><Relationship Id="rId-1oxk1tcbup8movaw4scb"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2026-10-18T00:30:35.253Z</dcterms:created>
  <dcterms:modified xsi:type="dcterms:W3CDTF">2026-10-18T00:30:35.253Z</dcterms:modified>
</cp:coreProperties>
</file>

<file path=docProps/custom.xml><?xml version="1.0" encoding="utf-8"?>
<Properties xmlns="http://schemas.openxmlformats.org/officeDocument/2006/custom-properties" xmlns:vt="http://schemas.openxmlformats.org/officeDocument/2006/docPropsVTypes"/>
</file>