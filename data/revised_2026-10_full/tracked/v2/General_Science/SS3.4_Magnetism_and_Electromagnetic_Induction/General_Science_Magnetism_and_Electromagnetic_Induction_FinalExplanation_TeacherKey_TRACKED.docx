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3.4 MAGNETISM AND ELECTROMAGNETIC INDUCTION: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whole sub-strand. Answer the driving question: How does moving a wire through a magnetic field produce electricity, and how is this principle powering homes, farms and industries across Kenya? Use what you observed in our experiments, not just what you remember. Write in full sentences under each prompt. Use the words you learned, such as magnetic field lines, relative motion, induced e.m.f., galvanometer, coil turns and magnetic flux. Refer to the Kericho student, her bicycle dynamo and the school generator in your answers. Where a prompt asks for a diagram, draw and label it clearly. You may use your cumulative model and the Driving Question Board in your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Explaining the Kericho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t>
            </w:r>
            <w:del w:id="9001" w:author="Claude (AI) - proposed" w:date="2026-10-18T00:30:37Z">
              <w:r>
                <w:rPr>
                  <w:rFonts w:ascii="Arial" w:cs="Arial" w:eastAsia="Arial" w:hAnsi="Arial"/>
                  <w:b/>
                  <w:bCs/>
                  <w:i w:val="false"/>
                  <w:iCs w:val="false"/>
                  <w:color w:val="000000"/>
                  <w:sz w:val="18"/>
                  <w:szCs w:val="18"/>
                </w:rPr>
                <w:delText xml:space="preserve">Form One</w:delText>
              </w:r>
            </w:del>
            <w:ins w:id="9002" w:author="Claude (AI) - proposed" w:date="2026-10-18T00:30:37Z">
              <w:r>
                <w:rPr>
                  <w:rFonts w:ascii="Arial" w:cs="Arial" w:eastAsia="Arial" w:hAnsi="Arial"/>
                  <w:b/>
                  <w:bCs/>
                  <w:i w:val="false"/>
                  <w:iCs w:val="false"/>
                  <w:color w:val="000000"/>
                  <w:sz w:val="18"/>
                  <w:szCs w:val="18"/>
                </w:rPr>
                <w:t xml:space="preserve">Grade 10</w:t>
              </w:r>
            </w:ins>
            <w:r>
              <w:rPr>
                <w:rFonts w:ascii="Arial" w:cs="Arial" w:eastAsia="Arial" w:hAnsi="Arial"/>
                <w:b/>
                <w:bCs/>
                <w:i w:val="false"/>
                <w:iCs w:val="false"/>
                <w:color w:val="000000"/>
                <w:sz w:val="18"/>
                <w:szCs w:val="18"/>
              </w:rPr>
              <w:t xml:space="preserve"> student in a boarding school in Kericho spins the wheel of a bicycle dynamo and a small LED lights up. When she holds the wheel still, the light goes out at once. There is no battery. (a) Explain why the LED lights up only when the wheel is spinning. (b) Explain what is happening to the magnetic field lines and the conductor while the light is on. (c) Use your galvanometer results from the electromagnetic induction experiment as evidence in your explanation.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LED lights only while the wheel spins because electromagnetic induction needs relative motion between a conductor and a magnetic field. Spinning the wheel makes the coil inside the dynamo move relative to the magnet. This induces an e.m.f. that pushes a current through the LED. When the wheel stops, there is no relative motion, so no e.m.f. is induced and the LED goes out. No battery or chemical reaction is involved. Mechanical motion is turned directly into electrical energy. (b) While the wheel spins, the conductor keeps cutting across the magnetic field lines, so the magnetic flux through the coil keeps changing. This continuous cutting sustains the induced e.m.f. and a steady current. (c) In our experiment, a copper conductor held still between the poles of a U-shaped magnet gave zero galvanometer deflection. Moving it parallel to the field lines gave zero or negligible deflection. Moving it upward across the field lines gave a clear deflection, and moving it at an angle gave an intermediate deflection. The needle also </w:t>
            </w:r>
            <w:del w:id="9003" w:author="Claude (AI) - proposed" w:date="2026-10-18T00:30:37Z">
              <w:r>
                <w:rPr>
                  <w:rFonts w:ascii="Arial" w:cs="Arial" w:eastAsia="Arial" w:hAnsi="Arial"/>
                  <w:b w:val="false"/>
                  <w:bCs w:val="false"/>
                  <w:i w:val="false"/>
                  <w:iCs w:val="false"/>
                  <w:color w:val="000000"/>
                  <w:sz w:val="18"/>
                  <w:szCs w:val="18"/>
                </w:rPr>
                <w:delText xml:space="preserve">returned to zero as soon as movement stopped</w:delText>
              </w:r>
            </w:del>
            <w:ins w:id="9004" w:author="Claude (AI) - proposed" w:date="2026-10-18T00:30:37Z">
              <w:r>
                <w:rPr>
                  <w:rFonts w:ascii="Arial" w:cs="Arial" w:eastAsia="Arial" w:hAnsi="Arial"/>
                  <w:b w:val="false"/>
                  <w:bCs w:val="false"/>
                  <w:i w:val="false"/>
                  <w:iCs w:val="false"/>
                  <w:color w:val="000000"/>
                  <w:sz w:val="18"/>
                  <w:szCs w:val="18"/>
                </w:rPr>
                <w:t xml:space="preserve">stayed at zero while the conductor was held still (Lesson 4)</w:t>
              </w:r>
            </w:ins>
            <w:r>
              <w:rPr>
                <w:rFonts w:ascii="Arial" w:cs="Arial" w:eastAsia="Arial" w:hAnsi="Arial"/>
                <w:b w:val="false"/>
                <w:bCs w:val="false"/>
                <w:i w:val="false"/>
                <w:iCs w:val="false"/>
                <w:color w:val="000000"/>
                <w:sz w:val="18"/>
                <w:szCs w:val="18"/>
              </w:rPr>
              <w:t xml:space="preserve">, just like the dynamo LED going out when the wheel stops.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Faster Spinning Gives a Brighter Light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Kericho student notices that when she spins the dynamo wheel faster, the LED becomes brighter. (a) Name the</w:t>
            </w:r>
            <w:del w:id="9005" w:author="Claude (AI) - proposed" w:date="2026-10-18T00:30:37Z">
              <w:r>
                <w:rPr>
                  <w:rFonts w:ascii="Arial" w:cs="Arial" w:eastAsia="Arial" w:hAnsi="Arial"/>
                  <w:b/>
                  <w:bCs/>
                  <w:i w:val="false"/>
                  <w:iCs w:val="false"/>
                  <w:color w:val="000000"/>
                  <w:sz w:val="18"/>
                  <w:szCs w:val="18"/>
                </w:rPr>
                <w:delText xml:space="preserve"> four</w:delText>
              </w:r>
            </w:del>
            <w:r>
              <w:rPr>
                <w:rFonts w:ascii="Arial" w:cs="Arial" w:eastAsia="Arial" w:hAnsi="Arial"/>
                <w:b/>
                <w:bCs/>
                <w:i w:val="false"/>
                <w:iCs w:val="false"/>
                <w:color w:val="000000"/>
                <w:sz w:val="18"/>
                <w:szCs w:val="18"/>
              </w:rPr>
              <w:t xml:space="preserve"> factors that control the size of the induced e.m.f. and state, from your Lesson 5 observations, how each one changes the galvanometer deflection. (b) Using one of these factors, explain why faster spinning makes the LED brighter. (c) Explain how you made your Lesson 5 investigation a fair test.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four factors are: (1) Speed of movement: pushing the magnet into the coil faster gave a larger deflection. (2) Strength of the magnetic field: two stacked magnets gave a larger deflection than one. (3) Number of coil turns: the 100-turn coil gave a larger deflection than the 20-turn coil. (4) Angle of movement: moving at 90° to the field gave the maximum deflection, and moving at 0° (parallel) gave zero deflection. (b) Faster spinning makes the coil cut the magnetic field lines at a greater rate, so the magnetic flux changes more quickly. By Faraday's law, the induced e.m.f. is proportional to the rate of change of magnetic flux. A larger e.m.f. drives a larger current through the LED, so it shines brighter. (c) I changed only one factor at a time, for example the number of coil turns, and kept the others the same: the same galvanometer, the same magnet, the same speed and the same angle. I recorded the results in a table so I could compare them clearly.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Magnets, Magnetic Fields and </w:t>
            </w:r>
            <w:del w:id="9006" w:author="Claude (AI) - proposed" w:date="2026-10-18T00:30:37Z">
              <w:r>
                <w:rPr>
                  <w:rFonts w:ascii="Arial" w:cs="Arial" w:eastAsia="Arial" w:hAnsi="Arial"/>
                  <w:b/>
                  <w:bCs/>
                  <w:i w:val="false"/>
                  <w:iCs w:val="false"/>
                  <w:color w:val="FFFFFF"/>
                  <w:sz w:val="22"/>
                  <w:szCs w:val="22"/>
                </w:rPr>
                <w:delText xml:space="preserve">Why Stillness Matters</w:delText>
              </w:r>
            </w:del>
            <w:ins w:id="9007" w:author="Claude (AI) - proposed" w:date="2026-10-18T00:30:37Z">
              <w:r>
                <w:rPr>
                  <w:rFonts w:ascii="Arial" w:cs="Arial" w:eastAsia="Arial" w:hAnsi="Arial"/>
                  <w:b/>
                  <w:bCs/>
                  <w:i w:val="false"/>
                  <w:iCs w:val="false"/>
                  <w:color w:val="FFFFFF"/>
                  <w:sz w:val="22"/>
                  <w:szCs w:val="22"/>
                </w:rPr>
                <w:t xml:space="preserve">Keeping Magnets Strong</w:t>
              </w:r>
            </w:ins>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Describe what you learned about magnetic field lines around a U-shaped magnet, including their direction, where they are crowded, and what the field is like between the poles. Explain why this region is important in a generator. (b) Describe two ways you saw a magnet lose its magnetism in Lesson 2 and explain, using magnetic domains, why this happens. (c) Explain why </w:t>
            </w:r>
            <w:del w:id="9008" w:author="Claude (AI) - proposed" w:date="2026-10-18T00:30:37Z">
              <w:r>
                <w:rPr>
                  <w:rFonts w:ascii="Arial" w:cs="Arial" w:eastAsia="Arial" w:hAnsi="Arial"/>
                  <w:b/>
                  <w:bCs/>
                  <w:i w:val="false"/>
                  <w:iCs w:val="false"/>
                  <w:color w:val="000000"/>
                  <w:sz w:val="18"/>
                  <w:szCs w:val="18"/>
                </w:rPr>
                <w:delText xml:space="preserve">engineers at Kenya Power protect generator magnets</w:delText>
              </w:r>
            </w:del>
            <w:ins w:id="9009" w:author="Claude (AI) - proposed" w:date="2026-10-18T00:30:37Z">
              <w:r>
                <w:rPr>
                  <w:rFonts w:ascii="Arial" w:cs="Arial" w:eastAsia="Arial" w:hAnsi="Arial"/>
                  <w:b/>
                  <w:bCs/>
                  <w:i w:val="false"/>
                  <w:iCs w:val="false"/>
                  <w:color w:val="000000"/>
                  <w:sz w:val="18"/>
                  <w:szCs w:val="18"/>
                </w:rPr>
                <w:t xml:space="preserve">the permanent magnet in a dynamo or small generator must be kept away</w:t>
              </w:r>
            </w:ins>
            <w:r>
              <w:rPr>
                <w:rFonts w:ascii="Arial" w:cs="Arial" w:eastAsia="Arial" w:hAnsi="Arial"/>
                <w:b/>
                <w:bCs/>
                <w:i w:val="false"/>
                <w:iCs w:val="false"/>
                <w:color w:val="000000"/>
                <w:sz w:val="18"/>
                <w:szCs w:val="18"/>
              </w:rPr>
              <w:t xml:space="preserve"> from heat and </w:t>
            </w:r>
            <w:del w:id="9010" w:author="Claude (AI) - proposed" w:date="2026-10-18T00:30:37Z">
              <w:r>
                <w:rPr>
                  <w:rFonts w:ascii="Arial" w:cs="Arial" w:eastAsia="Arial" w:hAnsi="Arial"/>
                  <w:b/>
                  <w:bCs/>
                  <w:i w:val="false"/>
                  <w:iCs w:val="false"/>
                  <w:color w:val="000000"/>
                  <w:sz w:val="18"/>
                  <w:szCs w:val="18"/>
                </w:rPr>
                <w:delText xml:space="preserve">vibration</w:delText>
              </w:r>
            </w:del>
            <w:ins w:id="9011" w:author="Claude (AI) - proposed" w:date="2026-10-18T00:30:37Z">
              <w:r>
                <w:rPr>
                  <w:rFonts w:ascii="Arial" w:cs="Arial" w:eastAsia="Arial" w:hAnsi="Arial"/>
                  <w:b/>
                  <w:bCs/>
                  <w:i w:val="false"/>
                  <w:iCs w:val="false"/>
                  <w:color w:val="000000"/>
                  <w:sz w:val="18"/>
                  <w:szCs w:val="18"/>
                </w:rPr>
                <w:t xml:space="preserve">hard knocks</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Outside the magnet, field lines run from the North pole to the South pole. They are most crowded at the poles, where the field is strongest. Between the poles of a U-shaped magnet the lines are parallel and evenly spaced, so the field is uniform and intense. This is the region where the coils of a generator rotate. The strong, constant field there gives the largest induced e.m.f. as the conductor cuts across the lines. (b) A magnetised nail heated red-hot over a jiko no longer deflected a compass needle. A magnetised iron rod hammered 20 times on an anvil block also lost its deflection. A third method</w:t>
            </w:r>
            <w:del w:id="9012" w:author="Claude (AI) - proposed" w:date="2026-10-18T00:30:37Z">
              <w:r>
                <w:rPr>
                  <w:rFonts w:ascii="Arial" w:cs="Arial" w:eastAsia="Arial" w:hAnsi="Arial"/>
                  <w:b w:val="false"/>
                  <w:bCs w:val="false"/>
                  <w:i w:val="false"/>
                  <w:iCs w:val="false"/>
                  <w:color w:val="000000"/>
                  <w:sz w:val="18"/>
                  <w:szCs w:val="18"/>
                </w:rPr>
                <w:delText xml:space="preserve"> used</w:delText>
              </w:r>
            </w:del>
            <w:ins w:id="9013" w:author="Claude (AI) - proposed" w:date="2026-10-18T00:30:37Z">
              <w:r>
                <w:rPr>
                  <w:rFonts w:ascii="Arial" w:cs="Arial" w:eastAsia="Arial" w:hAnsi="Arial"/>
                  <w:b w:val="false"/>
                  <w:bCs w:val="false"/>
                  <w:i w:val="false"/>
                  <w:iCs w:val="false"/>
                  <w:color w:val="000000"/>
                  <w:sz w:val="18"/>
                  <w:szCs w:val="18"/>
                </w:rPr>
                <w:t xml:space="preserve">, withdrawing the rod from</w:t>
              </w:r>
            </w:ins>
            <w:r>
              <w:rPr>
                <w:rFonts w:ascii="Arial" w:cs="Arial" w:eastAsia="Arial" w:hAnsi="Arial"/>
                <w:b w:val="false"/>
                <w:bCs w:val="false"/>
                <w:i w:val="false"/>
                <w:iCs w:val="false"/>
                <w:color w:val="000000"/>
                <w:sz w:val="18"/>
                <w:szCs w:val="18"/>
              </w:rPr>
              <w:t xml:space="preserve"> an AC solenoid</w:t>
            </w:r>
            <w:ins w:id="9014" w:author="Claude (AI) - proposed" w:date="2026-10-18T00:30:37Z">
              <w:r>
                <w:rPr>
                  <w:rFonts w:ascii="Arial" w:cs="Arial" w:eastAsia="Arial" w:hAnsi="Arial"/>
                  <w:b w:val="false"/>
                  <w:bCs w:val="false"/>
                  <w:i w:val="false"/>
                  <w:iCs w:val="false"/>
                  <w:color w:val="000000"/>
                  <w:sz w:val="18"/>
                  <w:szCs w:val="18"/>
                </w:rPr>
                <w:t xml:space="preserve">, also removed the magnetism: the alternating current reverses the field many times a second, so the domains are pushed back and forth and are left pointing in random directions</w:t>
              </w:r>
            </w:ins>
            <w:r>
              <w:rPr>
                <w:rFonts w:ascii="Arial" w:cs="Arial" w:eastAsia="Arial" w:hAnsi="Arial"/>
                <w:b w:val="false"/>
                <w:bCs w:val="false"/>
                <w:i w:val="false"/>
                <w:iCs w:val="false"/>
                <w:color w:val="000000"/>
                <w:sz w:val="18"/>
                <w:szCs w:val="18"/>
              </w:rPr>
              <w:t xml:space="preserve">. Magnetism depends on magnetic domains lined up in one direction. Heat and hammering give the domains enough energy to turn in random directions, so their effects cancel and the magnetism is destroyed. (c) If heat or vibration disordered the domains in </w:t>
            </w:r>
            <w:del w:id="9015" w:author="Claude (AI) - proposed" w:date="2026-10-18T00:30:37Z">
              <w:r>
                <w:rPr>
                  <w:rFonts w:ascii="Arial" w:cs="Arial" w:eastAsia="Arial" w:hAnsi="Arial"/>
                  <w:b w:val="false"/>
                  <w:bCs w:val="false"/>
                  <w:i w:val="false"/>
                  <w:iCs w:val="false"/>
                  <w:color w:val="000000"/>
                  <w:sz w:val="18"/>
                  <w:szCs w:val="18"/>
                </w:rPr>
                <w:delText xml:space="preserve">a generator's magnets, the</w:delText>
              </w:r>
            </w:del>
            <w:ins w:id="9016" w:author="Claude (AI) - proposed" w:date="2026-10-18T00:30:37Z">
              <w:r>
                <w:rPr>
                  <w:rFonts w:ascii="Arial" w:cs="Arial" w:eastAsia="Arial" w:hAnsi="Arial"/>
                  <w:b w:val="false"/>
                  <w:bCs w:val="false"/>
                  <w:i w:val="false"/>
                  <w:iCs w:val="false"/>
                  <w:color w:val="000000"/>
                  <w:sz w:val="18"/>
                  <w:szCs w:val="18"/>
                </w:rPr>
                <w:t xml:space="preserve">the permanent magnet of a dynamo or small generator, its</w:t>
              </w:r>
            </w:ins>
            <w:r>
              <w:rPr>
                <w:rFonts w:ascii="Arial" w:cs="Arial" w:eastAsia="Arial" w:hAnsi="Arial"/>
                <w:b w:val="false"/>
                <w:bCs w:val="false"/>
                <w:i w:val="false"/>
                <w:iCs w:val="false"/>
                <w:color w:val="000000"/>
                <w:sz w:val="18"/>
                <w:szCs w:val="18"/>
              </w:rPr>
              <w:t xml:space="preserve"> magnetic field would weaken</w:t>
            </w:r>
            <w:del w:id="9017" w:author="Claude (AI) - proposed" w:date="2026-10-18T00:30:37Z">
              <w:r>
                <w:rPr>
                  <w:rFonts w:ascii="Arial" w:cs="Arial" w:eastAsia="Arial" w:hAnsi="Arial"/>
                  <w:b w:val="false"/>
                  <w:bCs w:val="false"/>
                  <w:i w:val="false"/>
                  <w:iCs w:val="false"/>
                  <w:color w:val="000000"/>
                  <w:sz w:val="18"/>
                  <w:szCs w:val="18"/>
                </w:rPr>
                <w:delText xml:space="preserve"> or disappear. The coils would then have no strong field to cut, little or no</w:delText>
              </w:r>
            </w:del>
            <w:ins w:id="9018" w:author="Claude (AI) - proposed" w:date="2026-10-18T00:30:37Z">
              <w:r>
                <w:rPr>
                  <w:rFonts w:ascii="Arial" w:cs="Arial" w:eastAsia="Arial" w:hAnsi="Arial"/>
                  <w:b w:val="false"/>
                  <w:bCs w:val="false"/>
                  <w:i w:val="false"/>
                  <w:iCs w:val="false"/>
                  <w:color w:val="000000"/>
                  <w:sz w:val="18"/>
                  <w:szCs w:val="18"/>
                </w:rPr>
                <w:t xml:space="preserve">. The coil would then cut a weaker field, so a smaller</w:t>
              </w:r>
            </w:ins>
            <w:r>
              <w:rPr>
                <w:rFonts w:ascii="Arial" w:cs="Arial" w:eastAsia="Arial" w:hAnsi="Arial"/>
                <w:b w:val="false"/>
                <w:bCs w:val="false"/>
                <w:i w:val="false"/>
                <w:iCs w:val="false"/>
                <w:color w:val="000000"/>
                <w:sz w:val="18"/>
                <w:szCs w:val="18"/>
              </w:rPr>
              <w:t xml:space="preserve"> e.m.f. would be induced</w:t>
            </w:r>
            <w:del w:id="9019" w:author="Claude (AI) - proposed" w:date="2026-10-18T00:30:37Z">
              <w:r>
                <w:rPr>
                  <w:rFonts w:ascii="Arial" w:cs="Arial" w:eastAsia="Arial" w:hAnsi="Arial"/>
                  <w:b w:val="false"/>
                  <w:bCs w:val="false"/>
                  <w:i w:val="false"/>
                  <w:iCs w:val="false"/>
                  <w:color w:val="000000"/>
                  <w:sz w:val="18"/>
                  <w:szCs w:val="18"/>
                </w:rPr>
                <w:delText xml:space="preserve">, and there would be a power failure.</w:delText>
              </w:r>
            </w:del>
            <w:ins w:id="9020" w:author="Claude (AI) - proposed" w:date="2026-10-18T00:30:37Z">
              <w:r>
                <w:rPr>
                  <w:rFonts w:ascii="Arial" w:cs="Arial" w:eastAsia="Arial" w:hAnsi="Arial"/>
                  <w:b w:val="false"/>
                  <w:bCs w:val="false"/>
                  <w:i w:val="false"/>
                  <w:iCs w:val="false"/>
                  <w:color w:val="000000"/>
                  <w:sz w:val="18"/>
                  <w:szCs w:val="18"/>
                </w:rPr>
                <w:t xml:space="preserve"> and the output would drop. (Stopping the wheel does not do this: the magnet stays magnetised.)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From a Bicycle Dynamo to Kenya's National Grid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why the same principle that lights a bicycle dynamo LED can also power the dormitory in Kericho and Kenya's national grid. (b) Choose two applications of electromagnetic induction from our research (for example AC generators, transformers, Olkaria Geothermal Plant, Lake Turkana Wind Farm, </w:t>
            </w:r>
            <w:del w:id="9021" w:author="Claude (AI) - proposed" w:date="2026-10-18T00:30:37Z">
              <w:r>
                <w:rPr>
                  <w:rFonts w:ascii="Arial" w:cs="Arial" w:eastAsia="Arial" w:hAnsi="Arial"/>
                  <w:b/>
                  <w:bCs/>
                  <w:i w:val="false"/>
                  <w:iCs w:val="false"/>
                  <w:color w:val="000000"/>
                  <w:sz w:val="18"/>
                  <w:szCs w:val="18"/>
                </w:rPr>
                <w:delText xml:space="preserve">electric bells</w:delText>
              </w:r>
            </w:del>
            <w:ins w:id="9022" w:author="Claude (AI) - proposed" w:date="2026-10-18T00:30:37Z">
              <w:r>
                <w:rPr>
                  <w:rFonts w:ascii="Arial" w:cs="Arial" w:eastAsia="Arial" w:hAnsi="Arial"/>
                  <w:b/>
                  <w:bCs/>
                  <w:i w:val="false"/>
                  <w:iCs w:val="false"/>
                  <w:color w:val="000000"/>
                  <w:sz w:val="18"/>
                  <w:szCs w:val="18"/>
                </w:rPr>
                <w:t xml:space="preserve">vehicle alternators</w:t>
              </w:r>
            </w:ins>
            <w:r>
              <w:rPr>
                <w:rFonts w:ascii="Arial" w:cs="Arial" w:eastAsia="Arial" w:hAnsi="Arial"/>
                <w:b/>
                <w:bCs/>
                <w:i w:val="false"/>
                <w:iCs w:val="false"/>
                <w:color w:val="000000"/>
                <w:sz w:val="18"/>
                <w:szCs w:val="18"/>
              </w:rPr>
              <w:t xml:space="preserve">, bicycle dynamos). For each, say how it uses induction and how it connects to the factors you studied. (c) Describe how the electric bell you built in Lesson 7 works, using the words magnetisation and demagnetisation.</w:t>
            </w:r>
            <w:ins w:id="9023" w:author="Claude (AI) - proposed" w:date="2026-10-18T00:30:37Z">
              <w:r>
                <w:rPr>
                  <w:rFonts w:ascii="Arial" w:cs="Arial" w:eastAsia="Arial" w:hAnsi="Arial"/>
                  <w:b/>
                  <w:bCs/>
                  <w:i w:val="false"/>
                  <w:iCs w:val="false"/>
                  <w:color w:val="000000"/>
                  <w:sz w:val="18"/>
                  <w:szCs w:val="18"/>
                </w:rPr>
                <w:t xml:space="preserve"> Then say in one sentence how the bell's link between electricity and magnetism differs from a dynamo's.</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All of them rely on </w:t>
            </w:r>
            <w:del w:id="9024" w:author="Claude (AI) - proposed" w:date="2026-10-18T00:30:37Z">
              <w:r>
                <w:rPr>
                  <w:rFonts w:ascii="Arial" w:cs="Arial" w:eastAsia="Arial" w:hAnsi="Arial"/>
                  <w:b w:val="false"/>
                  <w:bCs w:val="false"/>
                  <w:i w:val="false"/>
                  <w:iCs w:val="false"/>
                  <w:color w:val="000000"/>
                  <w:sz w:val="18"/>
                  <w:szCs w:val="18"/>
                </w:rPr>
                <w:delText xml:space="preserve">relative motion between a conductor and a magnetic field</w:delText>
              </w:r>
            </w:del>
            <w:ins w:id="9025" w:author="Claude (AI) - proposed" w:date="2026-10-18T00:30:37Z">
              <w:r>
                <w:rPr>
                  <w:rFonts w:ascii="Arial" w:cs="Arial" w:eastAsia="Arial" w:hAnsi="Arial"/>
                  <w:b w:val="false"/>
                  <w:bCs w:val="false"/>
                  <w:i w:val="false"/>
                  <w:iCs w:val="false"/>
                  <w:color w:val="000000"/>
                  <w:sz w:val="18"/>
                  <w:szCs w:val="18"/>
                </w:rPr>
                <w:t xml:space="preserve">a changing magnetic field through a coil</w:t>
              </w:r>
            </w:ins>
            <w:r>
              <w:rPr>
                <w:rFonts w:ascii="Arial" w:cs="Arial" w:eastAsia="Arial" w:hAnsi="Arial"/>
                <w:b w:val="false"/>
                <w:bCs w:val="false"/>
                <w:i w:val="false"/>
                <w:iCs w:val="false"/>
                <w:color w:val="000000"/>
                <w:sz w:val="18"/>
                <w:szCs w:val="18"/>
              </w:rPr>
              <w:t xml:space="preserve">, which induces an e.m.f</w:t>
            </w:r>
            <w:ins w:id="9026" w:author="Claude (AI) - proposed" w:date="2026-10-18T00:30:37Z">
              <w:r>
                <w:rPr>
                  <w:rFonts w:ascii="Arial" w:cs="Arial" w:eastAsia="Arial" w:hAnsi="Arial"/>
                  <w:b w:val="false"/>
                  <w:bCs w:val="false"/>
                  <w:i w:val="false"/>
                  <w:iCs w:val="false"/>
                  <w:color w:val="000000"/>
                  <w:sz w:val="18"/>
                  <w:szCs w:val="18"/>
                </w:rPr>
                <w:t xml:space="preserve">.; in the dynamo and generators the change comes from relative motion between the coil and the magnet</w:t>
              </w:r>
            </w:ins>
            <w:r>
              <w:rPr>
                <w:rFonts w:ascii="Arial" w:cs="Arial" w:eastAsia="Arial" w:hAnsi="Arial"/>
                <w:b w:val="false"/>
                <w:bCs w:val="false"/>
                <w:i w:val="false"/>
                <w:iCs w:val="false"/>
                <w:color w:val="000000"/>
                <w:sz w:val="18"/>
                <w:szCs w:val="18"/>
              </w:rPr>
              <w:t xml:space="preserve">. The school generator is the dynamo scaled up. Its large copper coils spin at high speed, have many turns, and sit in strong magnetic fields, so they produce enough e.m.f. for lights, water pumps and kitchen equipment. The same four factors apply at every scale. (b) Lake Turkana Wind Farm: wind turns the turbine blades, which spin generator coils relative to magnets. The relative motion induces an e.m.f. The faster the rotation, the greater the e.m.f. Olkaria Geothermal Plant: steam turns turbines that rotate coils in a magnetic field. Many turns of wire and strong electromagnets give a large e.m.f. Step-up transformers raise the voltage to 132 kV for transmission, and step-down transformers reduce it to 240 V for homes. Both rely on a changing magnetic flux in a coil. (c) When I closed the circuit, current flowed through the coil around the iron nail and magnetised it, making it an electromagnet. The nail attracted the metal strip (armature), </w:t>
            </w:r>
            <w:del w:id="9027" w:author="Claude (AI) - proposed" w:date="2026-10-18T00:30:37Z">
              <w:r>
                <w:rPr>
                  <w:rFonts w:ascii="Arial" w:cs="Arial" w:eastAsia="Arial" w:hAnsi="Arial"/>
                  <w:b w:val="false"/>
                  <w:bCs w:val="false"/>
                  <w:i w:val="false"/>
                  <w:iCs w:val="false"/>
                  <w:color w:val="000000"/>
                  <w:sz w:val="18"/>
                  <w:szCs w:val="18"/>
                </w:rPr>
                <w:delText xml:space="preserve">which touched the nail and broke</w:delText>
              </w:r>
            </w:del>
            <w:ins w:id="9028" w:author="Claude (AI) - proposed" w:date="2026-10-18T00:30:37Z">
              <w:r>
                <w:rPr>
                  <w:rFonts w:ascii="Arial" w:cs="Arial" w:eastAsia="Arial" w:hAnsi="Arial"/>
                  <w:b w:val="false"/>
                  <w:bCs w:val="false"/>
                  <w:i w:val="false"/>
                  <w:iCs w:val="false"/>
                  <w:color w:val="000000"/>
                  <w:sz w:val="18"/>
                  <w:szCs w:val="18"/>
                </w:rPr>
                <w:t xml:space="preserve">pulling it away from its contact pin and breaking</w:t>
              </w:r>
            </w:ins>
            <w:r>
              <w:rPr>
                <w:rFonts w:ascii="Arial" w:cs="Arial" w:eastAsia="Arial" w:hAnsi="Arial"/>
                <w:b w:val="false"/>
                <w:bCs w:val="false"/>
                <w:i w:val="false"/>
                <w:iCs w:val="false"/>
                <w:color w:val="000000"/>
                <w:sz w:val="18"/>
                <w:szCs w:val="18"/>
              </w:rPr>
              <w:t xml:space="preserve"> the circuit. With no current, the nail demagnetised and the strip sprang back, closing the circuit again. This repeated make-and-break action produced the ringing. More coil turns or more current made the ring louder and faster.</w:t>
            </w:r>
            <w:ins w:id="9029" w:author="Claude (AI) - proposed" w:date="2026-10-18T00:30:37Z">
              <w:r>
                <w:rPr>
                  <w:rFonts w:ascii="Arial" w:cs="Arial" w:eastAsia="Arial" w:hAnsi="Arial"/>
                  <w:b w:val="false"/>
                  <w:bCs w:val="false"/>
                  <w:i w:val="false"/>
                  <w:iCs w:val="false"/>
                  <w:color w:val="000000"/>
                  <w:sz w:val="18"/>
                  <w:szCs w:val="18"/>
                </w:rPr>
                <w:t xml:space="preserve"> The bell differs from a dynamo: in the bell a current makes a magnet (electromagnetism), while in a dynamo a moving magnet makes a current (electromagnetic induction).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Answer to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final answer, in a connected paragraph of about 8 to 10 sentences, to the driving question: How does moving a wire through a magnetic field produce electricity, and how is this principle powering homes, farms and industries across Kenya? Include: the name of the principle, what must happen for an e.m.f. to be induced, what happens when movement stops, the factors that make the e.m.f. larger, and at least two Kenyan examples of how this helps daily life (this answers the KICD question: How is the study of electromagnetic induction important in our daily life?). You may also add a labelled diagram of a generator or dynamo.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principle is electromagnetic induction. When a conductor such as a coil of copper wire moves so that it cuts across magnetic field lines, the magnetic flux through it changes and an e.m.f. is induced. If the circuit is complete, this e.m.f. drives a current. </w:t>
            </w:r>
            <w:del w:id="9030" w:author="Claude (AI) - proposed" w:date="2026-10-18T00:30:37Z">
              <w:r>
                <w:rPr>
                  <w:rFonts w:ascii="Arial" w:cs="Arial" w:eastAsia="Arial" w:hAnsi="Arial"/>
                  <w:b w:val="false"/>
                  <w:bCs w:val="false"/>
                  <w:i w:val="false"/>
                  <w:iCs w:val="false"/>
                  <w:color w:val="000000"/>
                  <w:sz w:val="18"/>
                  <w:szCs w:val="18"/>
                </w:rPr>
                <w:delText xml:space="preserve">Relative</w:delText>
              </w:r>
            </w:del>
            <w:ins w:id="9031" w:author="Claude (AI) - proposed" w:date="2026-10-18T00:30:37Z">
              <w:r>
                <w:rPr>
                  <w:rFonts w:ascii="Arial" w:cs="Arial" w:eastAsia="Arial" w:hAnsi="Arial"/>
                  <w:b w:val="false"/>
                  <w:bCs w:val="false"/>
                  <w:i w:val="false"/>
                  <w:iCs w:val="false"/>
                  <w:color w:val="000000"/>
                  <w:sz w:val="18"/>
                  <w:szCs w:val="18"/>
                </w:rPr>
                <w:t xml:space="preserve">A changing magnetic field through the coil is essential; in a dynamo or generator it comes from relative</w:t>
              </w:r>
            </w:ins>
            <w:r>
              <w:rPr>
                <w:rFonts w:ascii="Arial" w:cs="Arial" w:eastAsia="Arial" w:hAnsi="Arial"/>
                <w:b w:val="false"/>
                <w:bCs w:val="false"/>
                <w:i w:val="false"/>
                <w:iCs w:val="false"/>
                <w:color w:val="000000"/>
                <w:sz w:val="18"/>
                <w:szCs w:val="18"/>
              </w:rPr>
              <w:t xml:space="preserve"> motion between the conductor and the field</w:t>
            </w:r>
            <w:del w:id="9032" w:author="Claude (AI) - proposed" w:date="2026-10-18T00:30:37Z">
              <w:r>
                <w:rPr>
                  <w:rFonts w:ascii="Arial" w:cs="Arial" w:eastAsia="Arial" w:hAnsi="Arial"/>
                  <w:b w:val="false"/>
                  <w:bCs w:val="false"/>
                  <w:i w:val="false"/>
                  <w:iCs w:val="false"/>
                  <w:color w:val="000000"/>
                  <w:sz w:val="18"/>
                  <w:szCs w:val="18"/>
                </w:rPr>
                <w:delText xml:space="preserve"> is essential</w:delText>
              </w:r>
            </w:del>
            <w:r>
              <w:rPr>
                <w:rFonts w:ascii="Arial" w:cs="Arial" w:eastAsia="Arial" w:hAnsi="Arial"/>
                <w:b w:val="false"/>
                <w:bCs w:val="false"/>
                <w:i w:val="false"/>
                <w:iCs w:val="false"/>
                <w:color w:val="000000"/>
                <w:sz w:val="18"/>
                <w:szCs w:val="18"/>
              </w:rPr>
              <w:t xml:space="preserve">. When the movement stops, as when the Kericho student holds her bicycle dynamo still, the flux no longer changes, the induced e.m.f. falls to zero and the LED goes out. No battery or chemical reaction is needed, because mechanical energy is changed directly into electrical energy. The size of the e.m.f. increases with faster movement, a stronger magnetic field, more turns of wire, and movement at 90° to the field, which all follow from Faraday's law. Engineers use all of these in large generators, so the school generator in Kericho can light a dormitory and run water pumps and kitchen equipment. At the Olkaria Geothermal Plant and the Lake Turkana Wind Farm, turbines spin generator coils, and transformers step the voltage up to 132 kV for transmission and down to 240 V for homes. This electricity lights homes, runs water pumps on Rift Valley farms and powers machinery in industries such as fish processing in Kisumu. So the study of electromagnetic induction matters in daily life because it explains how Kenya's electricity is made and delivered.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electromagnetic induction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30: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relative motion </w:t>
            </w:r>
            <w:del w:id="9034" w:author="Claude (AI) - proposed" w:date="2026-10-18T00:30:37Z">
              <w:r>
                <w:rPr>
                  <w:rFonts w:ascii="Arial" w:cs="Arial" w:eastAsia="Arial" w:hAnsi="Arial"/>
                  <w:b w:val="false"/>
                  <w:bCs w:val="false"/>
                  <w:i w:val="false"/>
                  <w:iCs w:val="false"/>
                  <w:color w:val="000000"/>
                  <w:sz w:val="18"/>
                  <w:szCs w:val="18"/>
                </w:rPr>
                <w:delText xml:space="preserve">causes the conductor to cut field lines, changing flux and</w:delText>
              </w:r>
            </w:del>
            <w:ins w:id="9035" w:author="Claude (AI) - proposed" w:date="2026-10-18T00:30:37Z">
              <w:r>
                <w:rPr>
                  <w:rFonts w:ascii="Arial" w:cs="Arial" w:eastAsia="Arial" w:hAnsi="Arial"/>
                  <w:b w:val="false"/>
                  <w:bCs w:val="false"/>
                  <w:i w:val="false"/>
                  <w:iCs w:val="false"/>
                  <w:color w:val="000000"/>
                  <w:sz w:val="18"/>
                  <w:szCs w:val="18"/>
                </w:rPr>
                <w:t xml:space="preserve">(or a changing field, as in a transformer) makes the flux through the conductor change (the conductor cuts field lines),</w:t>
              </w:r>
            </w:ins>
            <w:r>
              <w:rPr>
                <w:rFonts w:ascii="Arial" w:cs="Arial" w:eastAsia="Arial" w:hAnsi="Arial"/>
                <w:b w:val="false"/>
                <w:bCs w:val="false"/>
                <w:i w:val="false"/>
                <w:iCs w:val="false"/>
                <w:color w:val="000000"/>
                <w:sz w:val="18"/>
                <w:szCs w:val="18"/>
              </w:rPr>
              <w:t xml:space="preserve"> inducing an e.m.f. that drives current. Explains why stillness gives zero e.m.f. and says no battery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8T00:30: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movement between the conductor and the magnet induces an e.m.f. and that stopping stops the current, with limited explanation of field lines or flux.</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8T00:30: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only that spinning makes electricity or that the magnet makes it, without linking to relative motion or induced e.m.f.</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8" w:author="Claude (AI) - proposed" w:date="2026-10-18T00:30: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specific results from the galvanometer experiments (stationary, parallel, upward, angled, speed, magnets, turns, 90° versus 0°) to support each claim in a Claim–Evidence–Reasoning way.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9" w:author="Claude (AI) - proposed" w:date="2026-10-18T00:30: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experimental results to support claims, but links to the reasoning may be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0" w:author="Claude (AI) - proposed" w:date="2026-10-18T00:30: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or no observations from the experiments, or states results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Factors affecting induced e.m.f.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1" w:author="Claude (AI) - proposed" w:date="2026-10-18T00:30: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all four factors, correctly states how each changes the e.m.f., links them to Faraday's law and rate of change of flux, and explains fair testing.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2" w:author="Claude (AI) - proposed" w:date="2026-10-18T00:30: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at least three factors with mostly correct effects, with a limited link to Faraday's law.</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3" w:author="Claude (AI) - proposed" w:date="2026-10-18T00:30: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one or two factors, or gives incorrect effects.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Magnetism concepts and applications in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4" w:author="Claude (AI) - proposed" w:date="2026-10-18T00:30: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describes field lines and domains, the bell's magnetisation and demagnetisation</w:t>
            </w:r>
            <w:ins w:id="9045" w:author="Claude (AI) - proposed" w:date="2026-10-18T00:30:37Z">
              <w:r>
                <w:rPr>
                  <w:rFonts w:ascii="Arial" w:cs="Arial" w:eastAsia="Arial" w:hAnsi="Arial"/>
                  <w:b w:val="false"/>
                  <w:bCs w:val="false"/>
                  <w:i w:val="false"/>
                  <w:iCs w:val="false"/>
                  <w:color w:val="000000"/>
                  <w:sz w:val="18"/>
                  <w:szCs w:val="18"/>
                </w:rPr>
                <w:t xml:space="preserve"> (and how it differs from a dynamo)</w:t>
              </w:r>
            </w:ins>
            <w:r>
              <w:rPr>
                <w:rFonts w:ascii="Arial" w:cs="Arial" w:eastAsia="Arial" w:hAnsi="Arial"/>
                <w:b w:val="false"/>
                <w:bCs w:val="false"/>
                <w:i w:val="false"/>
                <w:iCs w:val="false"/>
                <w:color w:val="000000"/>
                <w:sz w:val="18"/>
                <w:szCs w:val="18"/>
              </w:rPr>
              <w:t xml:space="preserve">, and at least two Kenyan applications, including the role of transformers, using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6" w:author="Claude (AI) - proposed" w:date="2026-10-18T00:30: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most magnetism ideas and one or two applications, with small errors or missing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7" w:author="Claude (AI) - proposed" w:date="2026-10-18T00:30: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vague or incorrect descriptions and few or no Kenyan applications.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connection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8" w:author="Claude (AI) - proposed" w:date="2026-10-18T00:30: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coherent, well-organised final answer that links the Kericho phenomenon to the national grid and daily life, using scientific vocabulary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9" w:author="Claude (AI) - proposed" w:date="2026-10-18T00:30: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a mostly clear answer that addresses the driving question, with some vocabulary slips or missing links.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0" w:author="Claude (AI) - proposed" w:date="2026-10-18T00:30: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Writes a disorganised or incomplete answer that does not fully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dgf66tnifw3gwqfismfb">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e3x1-emjtac8fkqojlp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ab16pylkeg_ynllcrbw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dgf66tnifw3gwqfismfb" Type="http://schemas.openxmlformats.org/officeDocument/2006/relationships/hyperlink" Target="https://creativecommons.org/licenses/by-nc/4.0/" TargetMode="External"/><Relationship Id="rIdhe3x1-emjtac8fkqojlpw" Type="http://schemas.openxmlformats.org/officeDocument/2006/relationships/hyperlink" Target="https://creativecommons.org/licenses/by-nc/4.0/" TargetMode="External"/><Relationship Id="rIdiab16pylkeg_ynllcrbw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2026-10-18T00:30:35.262Z</dcterms:created>
  <dcterms:modified xsi:type="dcterms:W3CDTF">2026-10-18T00:30:35.262Z</dcterms:modified>
</cp:coreProperties>
</file>

<file path=docProps/custom.xml><?xml version="1.0" encoding="utf-8"?>
<Properties xmlns="http://schemas.openxmlformats.org/officeDocument/2006/custom-properties" xmlns:vt="http://schemas.openxmlformats.org/officeDocument/2006/docPropsVTypes"/>
</file>