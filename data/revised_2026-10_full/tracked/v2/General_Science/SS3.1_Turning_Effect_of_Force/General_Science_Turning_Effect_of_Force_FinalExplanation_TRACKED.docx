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3.1 TURNING EFFECT OF FORCE: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 back to the Jembe Handle Puzzle from Lesson 1. In Kericho, Amina used a long-handled jembe (about 90 cm) and finished digging quickly and easily. Juma used a jembe with the same blade weight but a short handle (about 30 cm), and he struggled and tired quickly. Your task is to explain WHY, using the evidence you collected in this unit</w:t>
            </w:r>
            <w:ins w:id="9001" w:author="Claude (AI) - proposed" w:date="2026-10-15T20:14:54Z">
              <w:r>
                <w:rPr>
                  <w:rFonts w:ascii="Arial" w:cs="Arial" w:eastAsia="Arial" w:hAnsi="Arial"/>
                  <w:b w:val="false"/>
                  <w:bCs w:val="false"/>
                  <w:i w:val="false"/>
                  <w:iCs w:val="false"/>
                  <w:color w:val="000000"/>
                  <w:sz w:val="18"/>
                  <w:szCs w:val="18"/>
                </w:rPr>
                <w:t xml:space="preserve"> (your Summary Tables and the Driving Question Board will help you)</w:t>
              </w:r>
            </w:ins>
            <w:r>
              <w:rPr>
                <w:rFonts w:ascii="Arial" w:cs="Arial" w:eastAsia="Arial" w:hAnsi="Arial"/>
                <w:b w:val="false"/>
                <w:bCs w:val="false"/>
                <w:i w:val="false"/>
                <w:iCs w:val="false"/>
                <w:color w:val="000000"/>
                <w:sz w:val="18"/>
                <w:szCs w:val="18"/>
              </w:rPr>
              <w:t xml:space="preserve">. Write your answers in the space under each prompt. Use full sentences, show every step of any calculation with units, and use the words pivot, force, perpendicular distance, moment, clockwise and anticlockwise correctly. Use g = 10 N/kg where you need weight. Write in your own words, as if explaining to a farmer in your home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Finding the pattern in the metre-rule data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the metre-rule investigation, a wooden metre rule was balanced on a pencil pivot at the 50 cm mark. Slotted masses were hung on each side. Here is the data from one group. Every trial was balanced. Use W = mg with g = 10 N/kg.</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664"/>
              <w:gridCol w:w="2664"/>
              <w:gridCol w:w="2664"/>
              <w:gridCol w:w="2664"/>
              <w:gridCol w:w="2664"/>
            </w:tblGrid>
            <w:tr>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Trial</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mass (g)</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distance from pivot (m)</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mass (g)</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distance from pivot (m)</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0.25</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0.40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0.20</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0.15</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0.30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Convert each mass to a weight (force) in Newtons. (b) Calculate F × d for the left side and for the right side in each trial, with units. (c) What pattern do you find? State it as a general rule in words and give it its scientific name. (d) Why is the metre rule balanced even though the masses and the distances on the two sides are different?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Explaining the Jembe Handle Puzzle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Amina (handle about 90 cm) and Juma (handle about 30 cm) used jembes with identical blade weights to dig the same soil. (a) In the jembe, which point acts as the pivot, and what is the distance d? (b) Assuming each of them applies the same effort force, use the equation M = F × d to explain why Amina found the digging easier than Juma. (c) By roughly how many times is Amina's handle length greater than Juma's? Use this ratio to compare the moments they produce. (d) A classmate says: 'Amina must have pushed with a much bigger force.' Use the idea of moments to respond to this claim.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Calculating moments and the net turning effect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Look at this version of the jembe problem. Treat the jembe as able to turn about a fixed pivot P. A farmer grips the jembe 0.8 m from P and pushes with a force of 50 N, which turns the jembe anticlockwise about P. Friction at the blade applies a force of 20 N at a distance of 0.1 m from P, on the other side of P, which turns the jembe clockwise. (a) Calculate the anticlockwise moment and the clockwise moment, showing the equation and units. (b) Calculate the net moment. (c) Will the jembe rotate? If so, in which direction? (d) Why must you give each moment a direction (clockwise or anticlockwise) before you compare them? (e) When you work out a moment from a diagram, which distance must you use for d, and what common mistake do learners make when choosing 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Two hands on a steering wheel – couples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matatu driver uses TWO hands on the steering wheel. In the suspended metre-rule demonstration, two equal forces were applied on opposite sides of the centre, pulling in opposite directions (anti-parallel), and the rule rotated. (a) What is a couple? (b) What is the net force on the rule from the two pulls, and what happens to the rule? Explain how this can be. (c) How do you calculate the moment of a couple? (d) Explain how a driver placing her hands further apart on the steering wheel helps her turn it, even though she does not push harder. (e) Give TWO other Kenyan examples of a couple.</w:t>
            </w:r>
            <w:ins w:id="9002" w:author="Claude (AI) - proposed" w:date="2026-10-15T20:14:54Z">
              <w:r>
                <w:rPr>
                  <w:rFonts w:ascii="Arial" w:cs="Arial" w:eastAsia="Arial" w:hAnsi="Arial"/>
                  <w:b/>
                  <w:bCs/>
                  <w:i w:val="false"/>
                  <w:iCs w:val="false"/>
                  <w:color w:val="000000"/>
                  <w:sz w:val="18"/>
                  <w:szCs w:val="18"/>
                </w:rPr>
                <w:t xml:space="preserve"> (f) A plumber turns a tap wrench by pushing with 12 N from each hand, with the hands 0.30 m apart on the handle. Calculate the moment of the couple, with units.</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Why does where you push, pull, or grip something determine how easy or hard it is to make it turn, and how do engineers and farmers in Kenya use this to design better tools?</w:t>
            </w:r>
          </w:p>
          <w:p>
            <w:pPr>
              <w:keepNext/>
              <w:spacing w:after="40" w:before="0"/>
              <w:jc w:val="left"/>
            </w:pPr>
            <w:r>
              <w:rPr>
                <w:rFonts w:ascii="Arial" w:cs="Arial" w:eastAsia="Arial" w:hAnsi="Arial"/>
                <w:b/>
                <w:bCs/>
                <w:i w:val="false"/>
                <w:iCs w:val="false"/>
                <w:color w:val="000000"/>
                <w:sz w:val="18"/>
                <w:szCs w:val="18"/>
              </w:rPr>
              <w:t xml:space="preserve">(a) Write a full answer of 4–6 sentences. Use the jembe in Kericho as your main example and include the terms pivot, perpendicular distance, force and moment. (b) Give TWO other examples from our school walk-around or video clips (such as a gate, tap, crane at Mombasa port, pliers at Kamukunji, or a boda-boda brake in Kisumu). For each, say where the pivot is and how the tool's design makes turning easier. (c) Compare your first prediction from Lesson 1 with your explanation now. What has changed in your thinking?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M = F × d and the Principle of Moments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3" w:author="Claude (AI) - proposed" w:date="2026-10-15T20:14:54Z">
              <w:r>
                <w:rPr>
                  <w:rFonts w:ascii="Arial" w:cs="Arial" w:eastAsia="Arial" w:hAnsi="Arial"/>
                  <w:b w:val="false"/>
                  <w:bCs w:val="false"/>
                  <w:i w:val="false"/>
                  <w:iCs w:val="false"/>
                  <w:color w:val="000000"/>
                  <w:sz w:val="18"/>
                  <w:szCs w:val="18"/>
                </w:rPr>
                <w:delText xml:space="preserve">Calculates</w:delText>
              </w:r>
            </w:del>
            <w:ins w:id="9004" w:author="Claude (AI) - proposed" w:date="2026-10-15T20:14:54Z">
              <w:r>
                <w:rPr>
                  <w:rFonts w:ascii="Arial" w:cs="Arial" w:eastAsia="Arial" w:hAnsi="Arial"/>
                  <w:b w:val="false"/>
                  <w:bCs w:val="false"/>
                  <w:i w:val="false"/>
                  <w:iCs w:val="false"/>
                  <w:color w:val="000000"/>
                  <w:sz w:val="18"/>
                  <w:szCs w:val="18"/>
                </w:rPr>
                <w:t xml:space="preserve">Exceeds Expectations: calculates</w:t>
              </w:r>
            </w:ins>
            <w:r>
              <w:rPr>
                <w:rFonts w:ascii="Arial" w:cs="Arial" w:eastAsia="Arial" w:hAnsi="Arial"/>
                <w:b w:val="false"/>
                <w:bCs w:val="false"/>
                <w:i w:val="false"/>
                <w:iCs w:val="false"/>
                <w:color w:val="000000"/>
                <w:sz w:val="18"/>
                <w:szCs w:val="18"/>
              </w:rPr>
              <w:t xml:space="preserve"> every moment correctly with units, converts masses to weights using g = 10 N/kg, identifies clockwise and anticlockwise moments, and states the Principle of Moments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05" w:author="Claude (AI) - proposed" w:date="2026-10-15T20:14:54Z">
              <w:r>
                <w:rPr>
                  <w:rFonts w:ascii="Arial" w:cs="Arial" w:eastAsia="Arial" w:hAnsi="Arial"/>
                  <w:b w:val="false"/>
                  <w:bCs w:val="false"/>
                  <w:i w:val="false"/>
                  <w:iCs w:val="false"/>
                  <w:color w:val="000000"/>
                  <w:sz w:val="18"/>
                  <w:szCs w:val="18"/>
                </w:rPr>
                <w:delText xml:space="preserve">Calculates</w:delText>
              </w:r>
            </w:del>
            <w:ins w:id="9006" w:author="Claude (AI) - proposed" w:date="2026-10-15T20:14:54Z">
              <w:r>
                <w:rPr>
                  <w:rFonts w:ascii="Arial" w:cs="Arial" w:eastAsia="Arial" w:hAnsi="Arial"/>
                  <w:b w:val="false"/>
                  <w:bCs w:val="false"/>
                  <w:i w:val="false"/>
                  <w:iCs w:val="false"/>
                  <w:color w:val="000000"/>
                  <w:sz w:val="18"/>
                  <w:szCs w:val="18"/>
                </w:rPr>
                <w:t xml:space="preserve">Meets Expectations: calculates</w:t>
              </w:r>
            </w:ins>
            <w:r>
              <w:rPr>
                <w:rFonts w:ascii="Arial" w:cs="Arial" w:eastAsia="Arial" w:hAnsi="Arial"/>
                <w:b w:val="false"/>
                <w:bCs w:val="false"/>
                <w:i w:val="false"/>
                <w:iCs w:val="false"/>
                <w:color w:val="000000"/>
                <w:sz w:val="18"/>
                <w:szCs w:val="18"/>
              </w:rPr>
              <w:t xml:space="preserve"> most moments correctly with units and states the Principle of Moments with minor gaps, such as a missing direction or unit.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7" w:author="Claude (AI) - proposed" w:date="2026-10-15T20:14:54Z">
              <w:r>
                <w:rPr>
                  <w:rFonts w:ascii="Arial" w:cs="Arial" w:eastAsia="Arial" w:hAnsi="Arial"/>
                  <w:b w:val="false"/>
                  <w:bCs w:val="false"/>
                  <w:i w:val="false"/>
                  <w:iCs w:val="false"/>
                  <w:color w:val="000000"/>
                  <w:sz w:val="18"/>
                  <w:szCs w:val="18"/>
                </w:rPr>
                <w:delText xml:space="preserve">Makes</w:delText>
              </w:r>
            </w:del>
            <w:ins w:id="9008" w:author="Claude (AI) - proposed" w:date="2026-10-15T20:14:54Z">
              <w:r>
                <w:rPr>
                  <w:rFonts w:ascii="Arial" w:cs="Arial" w:eastAsia="Arial" w:hAnsi="Arial"/>
                  <w:b w:val="false"/>
                  <w:bCs w:val="false"/>
                  <w:i w:val="false"/>
                  <w:iCs w:val="false"/>
                  <w:color w:val="000000"/>
                  <w:sz w:val="18"/>
                  <w:szCs w:val="18"/>
                </w:rPr>
                <w:t xml:space="preserve">Approaches Expectations: makes</w:t>
              </w:r>
            </w:ins>
            <w:r>
              <w:rPr>
                <w:rFonts w:ascii="Arial" w:cs="Arial" w:eastAsia="Arial" w:hAnsi="Arial"/>
                <w:b w:val="false"/>
                <w:bCs w:val="false"/>
                <w:i w:val="false"/>
                <w:iCs w:val="false"/>
                <w:color w:val="000000"/>
                <w:sz w:val="18"/>
                <w:szCs w:val="18"/>
              </w:rPr>
              <w:t xml:space="preserve"> frequent calculation errors, omits units or directions, or cannot state the Principle of Moments.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Jembe Handle Puzzle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9" w:author="Claude (AI) - proposed" w:date="2026-10-15T20:14:54Z">
              <w:r>
                <w:rPr>
                  <w:rFonts w:ascii="Arial" w:cs="Arial" w:eastAsia="Arial" w:hAnsi="Arial"/>
                  <w:b w:val="false"/>
                  <w:bCs w:val="false"/>
                  <w:i w:val="false"/>
                  <w:iCs w:val="false"/>
                  <w:color w:val="000000"/>
                  <w:sz w:val="18"/>
                  <w:szCs w:val="18"/>
                </w:rPr>
                <w:delText xml:space="preserve">Identifies</w:delText>
              </w:r>
            </w:del>
            <w:ins w:id="9010" w:author="Claude (AI) - proposed" w:date="2026-10-15T20:14:54Z">
              <w:r>
                <w:rPr>
                  <w:rFonts w:ascii="Arial" w:cs="Arial" w:eastAsia="Arial" w:hAnsi="Arial"/>
                  <w:b w:val="false"/>
                  <w:bCs w:val="false"/>
                  <w:i w:val="false"/>
                  <w:iCs w:val="false"/>
                  <w:color w:val="000000"/>
                  <w:sz w:val="18"/>
                  <w:szCs w:val="18"/>
                </w:rPr>
                <w:t xml:space="preserve">Exceeds Expectations: identifies</w:t>
              </w:r>
            </w:ins>
            <w:r>
              <w:rPr>
                <w:rFonts w:ascii="Arial" w:cs="Arial" w:eastAsia="Arial" w:hAnsi="Arial"/>
                <w:b w:val="false"/>
                <w:bCs w:val="false"/>
                <w:i w:val="false"/>
                <w:iCs w:val="false"/>
                <w:color w:val="000000"/>
                <w:sz w:val="18"/>
                <w:szCs w:val="18"/>
              </w:rPr>
              <w:t xml:space="preserve"> the blade-soil contact as the pivot and explains that the longer handle (90 cm against 30 cm) gives a larger perpendicular distance and so a larger moment for the same force, rejecting the idea that a bigger force is needed.</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1" w:author="Claude (AI) - proposed" w:date="2026-10-15T20:14:54Z">
              <w:r>
                <w:rPr>
                  <w:rFonts w:ascii="Arial" w:cs="Arial" w:eastAsia="Arial" w:hAnsi="Arial"/>
                  <w:b w:val="false"/>
                  <w:bCs w:val="false"/>
                  <w:i w:val="false"/>
                  <w:iCs w:val="false"/>
                  <w:color w:val="000000"/>
                  <w:sz w:val="18"/>
                  <w:szCs w:val="18"/>
                </w:rPr>
                <w:delText xml:space="preserve">Explains</w:delText>
              </w:r>
            </w:del>
            <w:ins w:id="9012" w:author="Claude (AI) - proposed" w:date="2026-10-15T20:14:54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that a longer handle makes digging easier and refers to distance and moment, but the pivot or the same-force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3" w:author="Claude (AI) - proposed" w:date="2026-10-15T20:14:54Z">
              <w:r>
                <w:rPr>
                  <w:rFonts w:ascii="Arial" w:cs="Arial" w:eastAsia="Arial" w:hAnsi="Arial"/>
                  <w:b w:val="false"/>
                  <w:bCs w:val="false"/>
                  <w:i w:val="false"/>
                  <w:iCs w:val="false"/>
                  <w:color w:val="000000"/>
                  <w:sz w:val="18"/>
                  <w:szCs w:val="18"/>
                </w:rPr>
                <w:delText xml:space="preserve">Says</w:delText>
              </w:r>
            </w:del>
            <w:ins w:id="9014" w:author="Claude (AI) - proposed" w:date="2026-10-15T20:14:54Z">
              <w:r>
                <w:rPr>
                  <w:rFonts w:ascii="Arial" w:cs="Arial" w:eastAsia="Arial" w:hAnsi="Arial"/>
                  <w:b w:val="false"/>
                  <w:bCs w:val="false"/>
                  <w:i w:val="false"/>
                  <w:iCs w:val="false"/>
                  <w:color w:val="000000"/>
                  <w:sz w:val="18"/>
                  <w:szCs w:val="18"/>
                </w:rPr>
                <w:t xml:space="preserve">Approaches Expectations: says</w:t>
              </w:r>
            </w:ins>
            <w:r>
              <w:rPr>
                <w:rFonts w:ascii="Arial" w:cs="Arial" w:eastAsia="Arial" w:hAnsi="Arial"/>
                <w:b w:val="false"/>
                <w:bCs w:val="false"/>
                <w:i w:val="false"/>
                <w:iCs w:val="false"/>
                <w:color w:val="000000"/>
                <w:sz w:val="18"/>
                <w:szCs w:val="18"/>
              </w:rPr>
              <w:t xml:space="preserve"> only that a longer handle is easier or gives vague reasons, without linking to moment, pivot or perpendicular distance.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couples and net moment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5" w:author="Claude (AI) - proposed" w:date="2026-10-15T20:14:54Z">
              <w:r>
                <w:rPr>
                  <w:rFonts w:ascii="Arial" w:cs="Arial" w:eastAsia="Arial" w:hAnsi="Arial"/>
                  <w:b w:val="false"/>
                  <w:bCs w:val="false"/>
                  <w:i w:val="false"/>
                  <w:iCs w:val="false"/>
                  <w:color w:val="000000"/>
                  <w:sz w:val="18"/>
                  <w:szCs w:val="18"/>
                </w:rPr>
                <w:delText xml:space="preserve">Defines</w:delText>
              </w:r>
            </w:del>
            <w:ins w:id="9016" w:author="Claude (AI) - proposed" w:date="2026-10-15T20:14:54Z">
              <w:r>
                <w:rPr>
                  <w:rFonts w:ascii="Arial" w:cs="Arial" w:eastAsia="Arial" w:hAnsi="Arial"/>
                  <w:b w:val="false"/>
                  <w:bCs w:val="false"/>
                  <w:i w:val="false"/>
                  <w:iCs w:val="false"/>
                  <w:color w:val="000000"/>
                  <w:sz w:val="18"/>
                  <w:szCs w:val="18"/>
                </w:rPr>
                <w:t xml:space="preserve">Exceeds Expectations: defines</w:t>
              </w:r>
            </w:ins>
            <w:r>
              <w:rPr>
                <w:rFonts w:ascii="Arial" w:cs="Arial" w:eastAsia="Arial" w:hAnsi="Arial"/>
                <w:b w:val="false"/>
                <w:bCs w:val="false"/>
                <w:i w:val="false"/>
                <w:iCs w:val="false"/>
                <w:color w:val="000000"/>
                <w:sz w:val="18"/>
                <w:szCs w:val="18"/>
              </w:rPr>
              <w:t xml:space="preserve"> a couple correctly, explains zero net force with pure rotation, </w:t>
            </w:r>
            <w:del w:id="9017" w:author="Claude (AI) - proposed" w:date="2026-10-15T20:14:54Z">
              <w:r>
                <w:rPr>
                  <w:rFonts w:ascii="Arial" w:cs="Arial" w:eastAsia="Arial" w:hAnsi="Arial"/>
                  <w:b w:val="false"/>
                  <w:bCs w:val="false"/>
                  <w:i w:val="false"/>
                  <w:iCs w:val="false"/>
                  <w:color w:val="000000"/>
                  <w:sz w:val="18"/>
                  <w:szCs w:val="18"/>
                </w:rPr>
                <w:delText xml:space="preserve">uses</w:delText>
              </w:r>
            </w:del>
            <w:ins w:id="9018" w:author="Claude (AI) - proposed" w:date="2026-10-15T20:14:54Z">
              <w:r>
                <w:rPr>
                  <w:rFonts w:ascii="Arial" w:cs="Arial" w:eastAsia="Arial" w:hAnsi="Arial"/>
                  <w:b w:val="false"/>
                  <w:bCs w:val="false"/>
                  <w:i w:val="false"/>
                  <w:iCs w:val="false"/>
                  <w:color w:val="000000"/>
                  <w:sz w:val="18"/>
                  <w:szCs w:val="18"/>
                </w:rPr>
                <w:t xml:space="preserve">calculates the moment of a couple using</w:t>
              </w:r>
            </w:ins>
            <w:r>
              <w:rPr>
                <w:rFonts w:ascii="Arial" w:cs="Arial" w:eastAsia="Arial" w:hAnsi="Arial"/>
                <w:b w:val="false"/>
                <w:bCs w:val="false"/>
                <w:i w:val="false"/>
                <w:iCs w:val="false"/>
                <w:color w:val="000000"/>
                <w:sz w:val="18"/>
                <w:szCs w:val="18"/>
              </w:rPr>
              <w:t xml:space="preserve"> F × d</w:t>
            </w:r>
            <w:ins w:id="9019" w:author="Claude (AI) - proposed" w:date="2026-10-15T20:14:54Z">
              <w:r>
                <w:rPr>
                  <w:rFonts w:ascii="Arial" w:cs="Arial" w:eastAsia="Arial" w:hAnsi="Arial"/>
                  <w:b w:val="false"/>
                  <w:bCs w:val="false"/>
                  <w:i w:val="false"/>
                  <w:iCs w:val="false"/>
                  <w:color w:val="000000"/>
                  <w:sz w:val="18"/>
                  <w:szCs w:val="18"/>
                </w:rPr>
                <w:t xml:space="preserve"> with the distance</w:t>
              </w:r>
            </w:ins>
            <w:r>
              <w:rPr>
                <w:rFonts w:ascii="Arial" w:cs="Arial" w:eastAsia="Arial" w:hAnsi="Arial"/>
                <w:b w:val="false"/>
                <w:bCs w:val="false"/>
                <w:i w:val="false"/>
                <w:iCs w:val="false"/>
                <w:color w:val="000000"/>
                <w:sz w:val="18"/>
                <w:szCs w:val="18"/>
              </w:rPr>
              <w:t xml:space="preserve"> between the forces, and explains a real couple such as the two-handed steering wheel grip. Uses the perpendicular distance, not the arrow length.</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0" w:author="Claude (AI) - proposed" w:date="2026-10-15T20:14:54Z">
              <w:r>
                <w:rPr>
                  <w:rFonts w:ascii="Arial" w:cs="Arial" w:eastAsia="Arial" w:hAnsi="Arial"/>
                  <w:b w:val="false"/>
                  <w:bCs w:val="false"/>
                  <w:i w:val="false"/>
                  <w:iCs w:val="false"/>
                  <w:color w:val="000000"/>
                  <w:sz w:val="18"/>
                  <w:szCs w:val="18"/>
                </w:rPr>
                <w:delText xml:space="preserve">Defines</w:delText>
              </w:r>
            </w:del>
            <w:ins w:id="9021" w:author="Claude (AI) - proposed" w:date="2026-10-15T20:14:54Z">
              <w:r>
                <w:rPr>
                  <w:rFonts w:ascii="Arial" w:cs="Arial" w:eastAsia="Arial" w:hAnsi="Arial"/>
                  <w:b w:val="false"/>
                  <w:bCs w:val="false"/>
                  <w:i w:val="false"/>
                  <w:iCs w:val="false"/>
                  <w:color w:val="000000"/>
                  <w:sz w:val="18"/>
                  <w:szCs w:val="18"/>
                </w:rPr>
                <w:t xml:space="preserve">Meets Expectations: defines</w:t>
              </w:r>
            </w:ins>
            <w:r>
              <w:rPr>
                <w:rFonts w:ascii="Arial" w:cs="Arial" w:eastAsia="Arial" w:hAnsi="Arial"/>
                <w:b w:val="false"/>
                <w:bCs w:val="false"/>
                <w:i w:val="false"/>
                <w:iCs w:val="false"/>
                <w:color w:val="000000"/>
                <w:sz w:val="18"/>
                <w:szCs w:val="18"/>
              </w:rPr>
              <w:t xml:space="preserve"> a couple and gives F × d, with small gaps in </w:t>
            </w:r>
            <w:ins w:id="9022" w:author="Claude (AI) - proposed" w:date="2026-10-15T20:14:54Z">
              <w:r>
                <w:rPr>
                  <w:rFonts w:ascii="Arial" w:cs="Arial" w:eastAsia="Arial" w:hAnsi="Arial"/>
                  <w:b w:val="false"/>
                  <w:bCs w:val="false"/>
                  <w:i w:val="false"/>
                  <w:iCs w:val="false"/>
                  <w:color w:val="000000"/>
                  <w:sz w:val="18"/>
                  <w:szCs w:val="18"/>
                </w:rPr>
                <w:t xml:space="preserve">the calculation, in </w:t>
              </w:r>
            </w:ins>
            <w:r>
              <w:rPr>
                <w:rFonts w:ascii="Arial" w:cs="Arial" w:eastAsia="Arial" w:hAnsi="Arial"/>
                <w:b w:val="false"/>
                <w:bCs w:val="false"/>
                <w:i w:val="false"/>
                <w:iCs w:val="false"/>
                <w:color w:val="000000"/>
                <w:sz w:val="18"/>
                <w:szCs w:val="18"/>
              </w:rPr>
              <w:t xml:space="preserve">explaining net force</w:t>
            </w:r>
            <w:del w:id="9023" w:author="Claude (AI) - proposed" w:date="2026-10-15T20:14:54Z">
              <w:r>
                <w:rPr>
                  <w:rFonts w:ascii="Arial" w:cs="Arial" w:eastAsia="Arial" w:hAnsi="Arial"/>
                  <w:b w:val="false"/>
                  <w:bCs w:val="false"/>
                  <w:i w:val="false"/>
                  <w:iCs w:val="false"/>
                  <w:color w:val="000000"/>
                  <w:sz w:val="18"/>
                  <w:szCs w:val="18"/>
                </w:rPr>
                <w:delText xml:space="preserve"> or</w:delText>
              </w:r>
            </w:del>
            <w:ins w:id="9024" w:author="Claude (AI) - proposed" w:date="2026-10-15T20:14:54Z">
              <w:r>
                <w:rPr>
                  <w:rFonts w:ascii="Arial" w:cs="Arial" w:eastAsia="Arial" w:hAnsi="Arial"/>
                  <w:b w:val="false"/>
                  <w:bCs w:val="false"/>
                  <w:i w:val="false"/>
                  <w:iCs w:val="false"/>
                  <w:color w:val="000000"/>
                  <w:sz w:val="18"/>
                  <w:szCs w:val="18"/>
                </w:rPr>
                <w:t xml:space="preserve">, or in</w:t>
              </w:r>
            </w:ins>
            <w:r>
              <w:rPr>
                <w:rFonts w:ascii="Arial" w:cs="Arial" w:eastAsia="Arial" w:hAnsi="Arial"/>
                <w:b w:val="false"/>
                <w:bCs w:val="false"/>
                <w:i w:val="false"/>
                <w:iCs w:val="false"/>
                <w:color w:val="000000"/>
                <w:sz w:val="18"/>
                <w:szCs w:val="18"/>
              </w:rPr>
              <w:t xml:space="preserve"> the steering wheel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5" w:author="Claude (AI) - proposed" w:date="2026-10-15T20:14:54Z">
              <w:r>
                <w:rPr>
                  <w:rFonts w:ascii="Arial" w:cs="Arial" w:eastAsia="Arial" w:hAnsi="Arial"/>
                  <w:b w:val="false"/>
                  <w:bCs w:val="false"/>
                  <w:i w:val="false"/>
                  <w:iCs w:val="false"/>
                  <w:color w:val="000000"/>
                  <w:sz w:val="18"/>
                  <w:szCs w:val="18"/>
                </w:rPr>
                <w:delText xml:space="preserve">Confuses</w:delText>
              </w:r>
            </w:del>
            <w:ins w:id="9026" w:author="Claude (AI) - proposed" w:date="2026-10-15T20:14:54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a couple with a single force, or does not explain why the object turns.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Kenyan contexts and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7" w:author="Claude (AI) - proposed" w:date="2026-10-15T20:14:54Z">
              <w:r>
                <w:rPr>
                  <w:rFonts w:ascii="Arial" w:cs="Arial" w:eastAsia="Arial" w:hAnsi="Arial"/>
                  <w:b w:val="false"/>
                  <w:bCs w:val="false"/>
                  <w:i w:val="false"/>
                  <w:iCs w:val="false"/>
                  <w:color w:val="000000"/>
                  <w:sz w:val="18"/>
                  <w:szCs w:val="18"/>
                </w:rPr>
                <w:delText xml:space="preserve">Gives</w:delText>
              </w:r>
            </w:del>
            <w:ins w:id="9028" w:author="Claude (AI) - proposed" w:date="2026-10-15T20:14:54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coherent answer to the driving question with at least two correct Kenyan examples, each with pivot and design reason, and clearly shows how thinking changed since Lesson 1.</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9" w:author="Claude (AI) - proposed" w:date="2026-10-15T20:14:54Z">
              <w:r>
                <w:rPr>
                  <w:rFonts w:ascii="Arial" w:cs="Arial" w:eastAsia="Arial" w:hAnsi="Arial"/>
                  <w:b w:val="false"/>
                  <w:bCs w:val="false"/>
                  <w:i w:val="false"/>
                  <w:iCs w:val="false"/>
                  <w:color w:val="000000"/>
                  <w:sz w:val="18"/>
                  <w:szCs w:val="18"/>
                </w:rPr>
                <w:delText xml:space="preserve">Gives</w:delText>
              </w:r>
            </w:del>
            <w:ins w:id="9030" w:author="Claude (AI) - proposed" w:date="2026-10-15T20:14:54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mostly complete answer with two examples, where the pivot or design reasoning is partly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1" w:author="Claude (AI) - proposed" w:date="2026-10-15T20:14:54Z">
              <w:r>
                <w:rPr>
                  <w:rFonts w:ascii="Arial" w:cs="Arial" w:eastAsia="Arial" w:hAnsi="Arial"/>
                  <w:b w:val="false"/>
                  <w:bCs w:val="false"/>
                  <w:i w:val="false"/>
                  <w:iCs w:val="false"/>
                  <w:color w:val="000000"/>
                  <w:sz w:val="18"/>
                  <w:szCs w:val="18"/>
                </w:rPr>
                <w:delText xml:space="preserve">Gives</w:delText>
              </w:r>
            </w:del>
            <w:ins w:id="9032" w:author="Claude (AI) - proposed" w:date="2026-10-15T20:14:54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one example or none, with little link to the driving question or to the change in thinking.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w920km5fe4g2pw3olk-4">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lftr8jaeyoh9drq3hqe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08hleqjxovddwt8gb7mv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w920km5fe4g2pw3olk-4" Type="http://schemas.openxmlformats.org/officeDocument/2006/relationships/hyperlink" Target="https://creativecommons.org/licenses/by-nc/4.0/" TargetMode="External"/><Relationship Id="rIdplftr8jaeyoh9drq3hqet" Type="http://schemas.openxmlformats.org/officeDocument/2006/relationships/hyperlink" Target="https://creativecommons.org/licenses/by-nc/4.0/" TargetMode="External"/><Relationship Id="rId08hleqjxovddwt8gb7mvy"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2026-10-15T20:14:52.786Z</dcterms:created>
  <dcterms:modified xsi:type="dcterms:W3CDTF">2026-10-15T20:14:52.786Z</dcterms:modified>
</cp:coreProperties>
</file>

<file path=docProps/custom.xml><?xml version="1.0" encoding="utf-8"?>
<Properties xmlns="http://schemas.openxmlformats.org/officeDocument/2006/custom-properties" xmlns:vt="http://schemas.openxmlformats.org/officeDocument/2006/docPropsVTypes"/>
</file>