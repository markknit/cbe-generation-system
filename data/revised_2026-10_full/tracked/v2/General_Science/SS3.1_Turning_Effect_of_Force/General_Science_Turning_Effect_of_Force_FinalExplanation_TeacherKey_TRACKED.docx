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w:t>
            </w:r>
            <w:ins w:id="9001" w:author="Claude (AI) - proposed" w:date="2026-10-18T00:30:22Z">
              <w:r>
                <w:rPr>
                  <w:rFonts w:ascii="Arial" w:cs="Arial" w:eastAsia="Arial" w:hAnsi="Arial"/>
                  <w:b w:val="false"/>
                  <w:bCs w:val="false"/>
                  <w:i w:val="false"/>
                  <w:iCs w:val="false"/>
                  <w:color w:val="000000"/>
                  <w:sz w:val="18"/>
                  <w:szCs w:val="18"/>
                </w:rPr>
                <w:t xml:space="preserve"> (your Summary Tables and the Driving Question Board will help you)</w:t>
              </w:r>
            </w:ins>
            <w:r>
              <w:rPr>
                <w:rFonts w:ascii="Arial" w:cs="Arial" w:eastAsia="Arial" w:hAnsi="Arial"/>
                <w:b w:val="false"/>
                <w:bCs w:val="false"/>
                <w:i w:val="false"/>
                <w:iCs w:val="false"/>
                <w:color w:val="000000"/>
                <w:sz w:val="18"/>
                <w:szCs w:val="18"/>
              </w:rPr>
              <w:t xml:space="preserve">.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528"/>
              <w:gridCol w:w="528"/>
              <w:gridCol w:w="528"/>
              <w:gridCol w:w="528"/>
              <w:gridCol w:w="528"/>
            </w:tblGrid>
            <w:tr>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528"/>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528"/>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100 g = 1 N, 200 g = 2 N, 500 g = 5 N.</w:t>
            </w:r>
          </w:p>
          <w:p>
            <w:pPr>
              <w:keepNext w:val="false"/>
              <w:spacing w:after="40" w:before="0"/>
              <w:jc w:val="left"/>
            </w:pPr>
            <w:r>
              <w:rPr>
                <w:rFonts w:ascii="Arial" w:cs="Arial" w:eastAsia="Arial" w:hAnsi="Arial"/>
                <w:b w:val="false"/>
                <w:bCs w:val="false"/>
                <w:i w:val="false"/>
                <w:iCs w:val="false"/>
                <w:color w:val="000000"/>
                <w:sz w:val="18"/>
                <w:szCs w:val="18"/>
              </w:rPr>
              <w:t xml:space="preserve">(b) Trial 1: left 5 N × 0.10 m = 0.5 N·m; right 2 N × 0.25 m = 0.5 N·m. Trial 2: left 1 N × 0.40 m = 0.4 N·m; right 2 N × 0.20 m = 0.4 N·m. Trial 3: left 2 N × 0.15 m = 0.30 N·m; right 1 N × 0.30 m = 0.30 N·m.</w:t>
            </w:r>
          </w:p>
          <w:p>
            <w:pPr>
              <w:keepNext w:val="false"/>
              <w:spacing w:after="40" w:before="0"/>
              <w:jc w:val="left"/>
            </w:pPr>
            <w:r>
              <w:rPr>
                <w:rFonts w:ascii="Arial" w:cs="Arial" w:eastAsia="Arial" w:hAnsi="Arial"/>
                <w:b w:val="false"/>
                <w:bCs w:val="false"/>
                <w:i w:val="false"/>
                <w:iCs w:val="false"/>
                <w:color w:val="000000"/>
                <w:sz w:val="18"/>
                <w:szCs w:val="18"/>
              </w:rPr>
              <w:t xml:space="preserve">(c) In every trial the left F × d equals the right F × d. This is the Principle of Moments: a body is in rotational equilibrium (balanced) when the sum of the clockwise moments about the pivot equals the sum of the anticlockwise moments about the pivot. The moment of a force is M = F × d, measured in N·m.</w:t>
            </w:r>
          </w:p>
          <w:p>
            <w:pPr>
              <w:keepNext w:val="false"/>
              <w:spacing w:after="40" w:before="0"/>
              <w:jc w:val="left"/>
            </w:pPr>
            <w:r>
              <w:rPr>
                <w:rFonts w:ascii="Arial" w:cs="Arial" w:eastAsia="Arial" w:hAnsi="Arial"/>
                <w:b w:val="false"/>
                <w:bCs w:val="false"/>
                <w:i w:val="false"/>
                <w:iCs w:val="false"/>
                <w:color w:val="000000"/>
                <w:sz w:val="18"/>
                <w:szCs w:val="18"/>
              </w:rPr>
              <w:t xml:space="preserve">(d) The rule balances because what matters is the moment, not the force or the distance alone. For example, in Trial 2 the 1 N force at 0.40 m gives the same 0.4 N·m turning effect as the 2 N force at 0.20 m. The turning effects on the two sides cancel, so the rule does not rotate.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pivot is the point where the blade meets the soil. The distance d is the perpendicular distance from the pivot to the line along which the farmer's effort acts, which is measured along the handle to the grip.</w:t>
            </w:r>
          </w:p>
          <w:p>
            <w:pPr>
              <w:keepNext w:val="false"/>
              <w:spacing w:after="40" w:before="0"/>
              <w:jc w:val="left"/>
            </w:pPr>
            <w:r>
              <w:rPr>
                <w:rFonts w:ascii="Arial" w:cs="Arial" w:eastAsia="Arial" w:hAnsi="Arial"/>
                <w:b w:val="false"/>
                <w:bCs w:val="false"/>
                <w:i w:val="false"/>
                <w:iCs w:val="false"/>
                <w:color w:val="000000"/>
                <w:sz w:val="18"/>
                <w:szCs w:val="18"/>
              </w:rPr>
              <w:t xml:space="preserve">(b) The moment is M = F × d. Amina's handle is longer, so her grip is further from the pivot and her d is larger. With the same effort force F, her larger d gives a larger moment, so a greater turning effect on the blade. The soil is therefore broken with less effort from her. Juma's short handle gives a small d, so the same force produces a small moment. He must work much harder to get a similar turning effect, and he tires quickly.</w:t>
            </w:r>
          </w:p>
          <w:p>
            <w:pPr>
              <w:keepNext w:val="false"/>
              <w:spacing w:after="40" w:before="0"/>
              <w:jc w:val="left"/>
            </w:pPr>
            <w:r>
              <w:rPr>
                <w:rFonts w:ascii="Arial" w:cs="Arial" w:eastAsia="Arial" w:hAnsi="Arial"/>
                <w:b w:val="false"/>
                <w:bCs w:val="false"/>
                <w:i w:val="false"/>
                <w:iCs w:val="false"/>
                <w:color w:val="000000"/>
                <w:sz w:val="18"/>
                <w:szCs w:val="18"/>
              </w:rPr>
              <w:t xml:space="preserve">(c) 90 cm ÷ 30 cm = 3, so Amina's handle is about 3 times longer. For the same force her moment is about 3 times greater than Juma's, because the moment is directly proportional to d when F is unchanged.</w:t>
            </w:r>
          </w:p>
          <w:p>
            <w:pPr>
              <w:keepNext w:val="false"/>
              <w:spacing w:after="40" w:before="0"/>
              <w:jc w:val="left"/>
            </w:pPr>
            <w:r>
              <w:rPr>
                <w:rFonts w:ascii="Arial" w:cs="Arial" w:eastAsia="Arial" w:hAnsi="Arial"/>
                <w:b w:val="false"/>
                <w:bCs w:val="false"/>
                <w:i w:val="false"/>
                <w:iCs w:val="false"/>
                <w:color w:val="000000"/>
                <w:sz w:val="18"/>
                <w:szCs w:val="18"/>
              </w:rPr>
              <w:t xml:space="preserve">(d) A larger moment can come from a larger force OR a larger distance. Amina's bigger moment comes from her larger perpendicular distance d, not from a larger F. Since M = F × d, increasing d increases the turning effect without pushing harder.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other side of P,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Anticlockwise moment = F × d = 50 N × 0.8 m = 40 N·m. Clockwise moment = 20 N × 0.1 m = 2 N·m.</w:t>
            </w:r>
          </w:p>
          <w:p>
            <w:pPr>
              <w:keepNext w:val="false"/>
              <w:spacing w:after="40" w:before="0"/>
              <w:jc w:val="left"/>
            </w:pPr>
            <w:r>
              <w:rPr>
                <w:rFonts w:ascii="Arial" w:cs="Arial" w:eastAsia="Arial" w:hAnsi="Arial"/>
                <w:b w:val="false"/>
                <w:bCs w:val="false"/>
                <w:i w:val="false"/>
                <w:iCs w:val="false"/>
                <w:color w:val="000000"/>
                <w:sz w:val="18"/>
                <w:szCs w:val="18"/>
              </w:rPr>
              <w:t xml:space="preserve">(b) Net moment = 40 N·m − 2 N·m = 38 N·m in the anticlockwise direction.</w:t>
            </w:r>
          </w:p>
          <w:p>
            <w:pPr>
              <w:keepNext w:val="false"/>
              <w:spacing w:after="40" w:before="0"/>
              <w:jc w:val="left"/>
            </w:pPr>
            <w:r>
              <w:rPr>
                <w:rFonts w:ascii="Arial" w:cs="Arial" w:eastAsia="Arial" w:hAnsi="Arial"/>
                <w:b w:val="false"/>
                <w:bCs w:val="false"/>
                <w:i w:val="false"/>
                <w:iCs w:val="false"/>
                <w:color w:val="000000"/>
                <w:sz w:val="18"/>
                <w:szCs w:val="18"/>
              </w:rPr>
              <w:t xml:space="preserve">(c) Yes. The anticlockwise moment is larger than the clockwise moment, so the jembe rotates anticlockwise about P.</w:t>
            </w:r>
          </w:p>
          <w:p>
            <w:pPr>
              <w:keepNext w:val="false"/>
              <w:spacing w:after="40" w:before="0"/>
              <w:jc w:val="left"/>
            </w:pPr>
            <w:r>
              <w:rPr>
                <w:rFonts w:ascii="Arial" w:cs="Arial" w:eastAsia="Arial" w:hAnsi="Arial"/>
                <w:b w:val="false"/>
                <w:bCs w:val="false"/>
                <w:i w:val="false"/>
                <w:iCs w:val="false"/>
                <w:color w:val="000000"/>
                <w:sz w:val="18"/>
                <w:szCs w:val="18"/>
              </w:rPr>
              <w:t xml:space="preserve">(d) Moments that turn in opposite directions work against each other, so they must be subtracted, not added. Without directions we cannot tell which way the object turns, or whether the moments balance. Equilibrium needs the clockwise moments to equal the anticlockwise moments.</w:t>
            </w:r>
          </w:p>
          <w:p>
            <w:pPr>
              <w:keepNext w:val="false"/>
              <w:spacing w:after="40" w:before="0"/>
              <w:jc w:val="left"/>
            </w:pPr>
            <w:r>
              <w:rPr>
                <w:rFonts w:ascii="Arial" w:cs="Arial" w:eastAsia="Arial" w:hAnsi="Arial"/>
                <w:b w:val="false"/>
                <w:bCs w:val="false"/>
                <w:i w:val="false"/>
                <w:iCs w:val="false"/>
                <w:color w:val="000000"/>
                <w:sz w:val="18"/>
                <w:szCs w:val="18"/>
              </w:rPr>
              <w:t xml:space="preserve">(e) d must be the perpendicular distance from the pivot to the line of action of the force. A common mistake is to use the length of the force arrow instead. The arrow's length only shows the size of the force and is not the distance 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w:t>
            </w:r>
            <w:ins w:id="9002" w:author="Claude (AI) - proposed" w:date="2026-10-18T00:30:22Z">
              <w:r>
                <w:rPr>
                  <w:rFonts w:ascii="Arial" w:cs="Arial" w:eastAsia="Arial" w:hAnsi="Arial"/>
                  <w:b/>
                  <w:bCs/>
                  <w:i w:val="false"/>
                  <w:iCs w:val="false"/>
                  <w:color w:val="000000"/>
                  <w:sz w:val="18"/>
                  <w:szCs w:val="18"/>
                </w:rPr>
                <w:t xml:space="preserve"> (f) A plumber turns a tap wrench by pushing with 12 N from each hand, with the hands 0.30 m apart on the handle. Calculate the moment of the couple, with units.</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couple is a pair of equal, parallel forces acting in opposite directions (anti-parallel) whose lines of action do not coincide.</w:t>
            </w:r>
          </w:p>
          <w:p>
            <w:pPr>
              <w:keepNext w:val="false"/>
              <w:spacing w:after="40" w:before="0"/>
              <w:jc w:val="left"/>
            </w:pPr>
            <w:r>
              <w:rPr>
                <w:rFonts w:ascii="Arial" w:cs="Arial" w:eastAsia="Arial" w:hAnsi="Arial"/>
                <w:b w:val="false"/>
                <w:bCs w:val="false"/>
                <w:i w:val="false"/>
                <w:iCs w:val="false"/>
                <w:color w:val="000000"/>
                <w:sz w:val="18"/>
                <w:szCs w:val="18"/>
              </w:rPr>
              <w:t xml:space="preserve">(b) The net force is zero because the two forces are equal and opposite, so the rule does not move in a straight line. It still rotates, because each force produces a moment in the same turning direction about the centre, so the moments add. A couple gives pure rotation with no resultant translational force.</w:t>
            </w:r>
          </w:p>
          <w:p>
            <w:pPr>
              <w:keepNext w:val="false"/>
              <w:spacing w:after="40" w:before="0"/>
              <w:jc w:val="left"/>
            </w:pPr>
            <w:r>
              <w:rPr>
                <w:rFonts w:ascii="Arial" w:cs="Arial" w:eastAsia="Arial" w:hAnsi="Arial"/>
                <w:b w:val="false"/>
                <w:bCs w:val="false"/>
                <w:i w:val="false"/>
                <w:iCs w:val="false"/>
                <w:color w:val="000000"/>
                <w:sz w:val="18"/>
                <w:szCs w:val="18"/>
              </w:rPr>
              <w:t xml:space="preserve">(c) Moment of a couple = F × d, where F is the size of one of the forces and d is the perpendicular distance between the two forces.</w:t>
            </w:r>
          </w:p>
          <w:p>
            <w:pPr>
              <w:keepNext w:val="false"/>
              <w:spacing w:after="40" w:before="0"/>
              <w:jc w:val="left"/>
            </w:pPr>
            <w:r>
              <w:rPr>
                <w:rFonts w:ascii="Arial" w:cs="Arial" w:eastAsia="Arial" w:hAnsi="Arial"/>
                <w:b w:val="false"/>
                <w:bCs w:val="false"/>
                <w:i w:val="false"/>
                <w:iCs w:val="false"/>
                <w:color w:val="000000"/>
                <w:sz w:val="18"/>
                <w:szCs w:val="18"/>
              </w:rPr>
              <w:t xml:space="preserve">(d) Placing her hands further apart increases d, the perpendicular distance between the two forces. The force F from each hand stays the same, but F × d becomes larger. This gives a greater turning effect on the steering wheel without extra pushing, so the wheel turns more easily.</w:t>
            </w:r>
          </w:p>
          <w:p>
            <w:pPr>
              <w:keepNext w:val="false"/>
              <w:spacing w:after="40" w:before="0"/>
              <w:jc w:val="left"/>
            </w:pPr>
            <w:r>
              <w:rPr>
                <w:rFonts w:ascii="Arial" w:cs="Arial" w:eastAsia="Arial" w:hAnsi="Arial"/>
                <w:b w:val="false"/>
                <w:bCs w:val="false"/>
                <w:i w:val="false"/>
                <w:iCs w:val="false"/>
                <w:color w:val="000000"/>
                <w:sz w:val="18"/>
                <w:szCs w:val="18"/>
              </w:rPr>
              <w:t xml:space="preserve">(e) Any two of: a pipe wrench used by a plumber in Kisumu, a tap wrench used by a plumber in Nairobi, </w:t>
            </w:r>
            <w:del w:id="9003" w:author="Claude (AI) - proposed" w:date="2026-10-18T00:30:22Z">
              <w:r>
                <w:rPr>
                  <w:rFonts w:ascii="Arial" w:cs="Arial" w:eastAsia="Arial" w:hAnsi="Arial"/>
                  <w:b w:val="false"/>
                  <w:bCs w:val="false"/>
                  <w:i w:val="false"/>
                  <w:iCs w:val="false"/>
                  <w:color w:val="000000"/>
                  <w:sz w:val="18"/>
                  <w:szCs w:val="18"/>
                </w:rPr>
                <w:delText xml:space="preserve">the</w:delText>
              </w:r>
            </w:del>
            <w:ins w:id="9004" w:author="Claude (AI) - proposed" w:date="2026-10-18T00:30:22Z">
              <w:r>
                <w:rPr>
                  <w:rFonts w:ascii="Arial" w:cs="Arial" w:eastAsia="Arial" w:hAnsi="Arial"/>
                  <w:b w:val="false"/>
                  <w:bCs w:val="false"/>
                  <w:i w:val="false"/>
                  <w:iCs w:val="false"/>
                  <w:color w:val="000000"/>
                  <w:sz w:val="18"/>
                  <w:szCs w:val="18"/>
                </w:rPr>
                <w:t xml:space="preserve">a bicycle handlebar turned with both hands, a tap or bottle cap turned with finger and thumb. (The</w:t>
              </w:r>
            </w:ins>
            <w:r>
              <w:rPr>
                <w:rFonts w:ascii="Arial" w:cs="Arial" w:eastAsia="Arial" w:hAnsi="Arial"/>
                <w:b w:val="false"/>
                <w:bCs w:val="false"/>
                <w:i w:val="false"/>
                <w:iCs w:val="false"/>
                <w:color w:val="000000"/>
                <w:sz w:val="18"/>
                <w:szCs w:val="18"/>
              </w:rPr>
              <w:t xml:space="preserve"> two-handed </w:t>
            </w:r>
            <w:del w:id="9005" w:author="Claude (AI) - proposed" w:date="2026-10-18T00:30:22Z">
              <w:r>
                <w:rPr>
                  <w:rFonts w:ascii="Arial" w:cs="Arial" w:eastAsia="Arial" w:hAnsi="Arial"/>
                  <w:b w:val="false"/>
                  <w:bCs w:val="false"/>
                  <w:i w:val="false"/>
                  <w:iCs w:val="false"/>
                  <w:color w:val="000000"/>
                  <w:sz w:val="18"/>
                  <w:szCs w:val="18"/>
                </w:rPr>
                <w:delText xml:space="preserve">grip on a jembe handle.</w:delText>
              </w:r>
            </w:del>
            <w:ins w:id="9006" w:author="Claude (AI) - proposed" w:date="2026-10-18T00:30:22Z">
              <w:r>
                <w:rPr>
                  <w:rFonts w:ascii="Arial" w:cs="Arial" w:eastAsia="Arial" w:hAnsi="Arial"/>
                  <w:b w:val="false"/>
                  <w:bCs w:val="false"/>
                  <w:i w:val="false"/>
                  <w:iCs w:val="false"/>
                  <w:color w:val="000000"/>
                  <w:sz w:val="18"/>
                  <w:szCs w:val="18"/>
                </w:rPr>
                <w:t xml:space="preserve">jembe grip is not an example: the jembe handle length works through the moment of one force about the blade.)</w:t>
              </w:r>
            </w:ins>
          </w:p>
          <w:p>
            <w:pPr>
              <w:keepNext w:val="false"/>
              <w:spacing w:after="40" w:before="0"/>
              <w:jc w:val="left"/>
              <w:rPr>
                <w:ins w:id="9008" w:author="Claude (AI) - proposed" w:date="2026-10-18T00:30:22Z"/>
              </w:rPr>
            </w:pPr>
            <w:ins w:id="9007" w:author="Claude (AI) - proposed" w:date="2026-10-18T00:30:22Z">
              <w:r>
                <w:rPr>
                  <w:rFonts w:ascii="Arial" w:cs="Arial" w:eastAsia="Arial" w:hAnsi="Arial"/>
                  <w:b w:val="false"/>
                  <w:bCs w:val="false"/>
                  <w:i w:val="false"/>
                  <w:iCs w:val="false"/>
                  <w:color w:val="000000"/>
                  <w:sz w:val="18"/>
                  <w:szCs w:val="18"/>
                </w:rPr>
                <w:t xml:space="preserve">(f) M = F × d = 12 N × 0.30 m = 3.6 N·m (a couple, so d is the distance between the two forces, not the distance from a pivot).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val="false"/>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moment is the turning effect of a force, found by M = F × d, where d is the perpendicular distance from the pivot to the line of action of the force. In the jembe, the blade-soil contact is the pivot. Where the farmer grips decides d. A longer handle, or gripping further from the blade, increases d, so the same effort produces a larger moment. That is why Amina, with the 90 cm handle, broke the soil more easily than Juma with the 30 cm handle, although the blade and the effort were the same. Engineers and farmers therefore design tools with long handles </w:t>
            </w:r>
            <w:del w:id="9009" w:author="Claude (AI) - proposed" w:date="2026-10-18T00:30:22Z">
              <w:r>
                <w:rPr>
                  <w:rFonts w:ascii="Arial" w:cs="Arial" w:eastAsia="Arial" w:hAnsi="Arial"/>
                  <w:b w:val="false"/>
                  <w:bCs w:val="false"/>
                  <w:i w:val="false"/>
                  <w:iCs w:val="false"/>
                  <w:color w:val="000000"/>
                  <w:sz w:val="18"/>
                  <w:szCs w:val="18"/>
                </w:rPr>
                <w:delText xml:space="preserve">or wide grips </w:delText>
              </w:r>
            </w:del>
            <w:r>
              <w:rPr>
                <w:rFonts w:ascii="Arial" w:cs="Arial" w:eastAsia="Arial" w:hAnsi="Arial"/>
                <w:b w:val="false"/>
                <w:bCs w:val="false"/>
                <w:i w:val="false"/>
                <w:iCs w:val="false"/>
                <w:color w:val="000000"/>
                <w:sz w:val="18"/>
                <w:szCs w:val="18"/>
              </w:rPr>
              <w:t xml:space="preserve">to increase the turning effect without increasing the effort needed.</w:t>
            </w:r>
          </w:p>
          <w:p>
            <w:pPr>
              <w:keepNext w:val="false"/>
              <w:spacing w:after="40" w:before="0"/>
              <w:jc w:val="left"/>
            </w:pPr>
            <w:r>
              <w:rPr>
                <w:rFonts w:ascii="Arial" w:cs="Arial" w:eastAsia="Arial" w:hAnsi="Arial"/>
                <w:b w:val="false"/>
                <w:bCs w:val="false"/>
                <w:i w:val="false"/>
                <w:iCs w:val="false"/>
                <w:color w:val="000000"/>
                <w:sz w:val="18"/>
                <w:szCs w:val="18"/>
              </w:rPr>
              <w:t xml:space="preserve">(b) Example 1: the school gate. The pivot is the hinge. Pushing at the far edge, away from the hinge, gives a large d, so the gate swings open easily. Example 2: long-handled pliers used by a jua-kali artisan at Kamukunji. The pivot is the joint between the jaws. The long handles give a large effort arm, so a small squeeze produces a large moment on the jaws. (Other correct examples: the water tap handle with its pivot at the spindle, the boda-boda brake lever with its pivot at the lever bracket, or the crane at Mombasa port with its pivot at the base of the boom.)</w:t>
            </w:r>
          </w:p>
          <w:p>
            <w:pPr>
              <w:keepNext w:val="false"/>
              <w:spacing w:after="40" w:before="0"/>
              <w:jc w:val="left"/>
            </w:pPr>
            <w:r>
              <w:rPr>
                <w:rFonts w:ascii="Arial" w:cs="Arial" w:eastAsia="Arial" w:hAnsi="Arial"/>
                <w:b w:val="false"/>
                <w:bCs w:val="false"/>
                <w:i w:val="false"/>
                <w:iCs w:val="false"/>
                <w:color w:val="000000"/>
                <w:sz w:val="18"/>
                <w:szCs w:val="18"/>
              </w:rPr>
              <w:t xml:space="preserve">(c) Example answer: At first I only predicted that gripping further from the blade makes digging easier, without knowing why. Now I can explain it: the turning effect depends on both the force and the perpendicular distance from the pivot, M = F × d, so a longer handle gives a larger moment for the same effort. I can also use the Principle of Moments and calculate the moments to prove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0" w:author="Claude (AI) - proposed" w:date="2026-10-18T00:30:22Z">
              <w:r>
                <w:rPr>
                  <w:rFonts w:ascii="Arial" w:cs="Arial" w:eastAsia="Arial" w:hAnsi="Arial"/>
                  <w:b w:val="false"/>
                  <w:bCs w:val="false"/>
                  <w:i w:val="false"/>
                  <w:iCs w:val="false"/>
                  <w:color w:val="000000"/>
                  <w:sz w:val="18"/>
                  <w:szCs w:val="18"/>
                </w:rPr>
                <w:delText xml:space="preserve">Calculates</w:delText>
              </w:r>
            </w:del>
            <w:ins w:id="9011" w:author="Claude (AI) - proposed" w:date="2026-10-18T00:30:22Z">
              <w:r>
                <w:rPr>
                  <w:rFonts w:ascii="Arial" w:cs="Arial" w:eastAsia="Arial" w:hAnsi="Arial"/>
                  <w:b w:val="false"/>
                  <w:bCs w:val="false"/>
                  <w:i w:val="false"/>
                  <w:iCs w:val="false"/>
                  <w:color w:val="000000"/>
                  <w:sz w:val="18"/>
                  <w:szCs w:val="18"/>
                </w:rPr>
                <w:t xml:space="preserve">Exceeds Expectations: calculates</w:t>
              </w:r>
            </w:ins>
            <w:r>
              <w:rPr>
                <w:rFonts w:ascii="Arial" w:cs="Arial" w:eastAsia="Arial" w:hAnsi="Arial"/>
                <w:b w:val="false"/>
                <w:bCs w:val="false"/>
                <w:i w:val="false"/>
                <w:iCs w:val="false"/>
                <w:color w:val="000000"/>
                <w:sz w:val="18"/>
                <w:szCs w:val="18"/>
              </w:rPr>
              <w:t xml:space="preserve"> every moment correctly with units, converts masses to weights using g = 10 N/kg, identifies clockwise and anticlockwise moments, and states the Principle of Moments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2" w:author="Claude (AI) - proposed" w:date="2026-10-18T00:30:22Z">
              <w:r>
                <w:rPr>
                  <w:rFonts w:ascii="Arial" w:cs="Arial" w:eastAsia="Arial" w:hAnsi="Arial"/>
                  <w:b w:val="false"/>
                  <w:bCs w:val="false"/>
                  <w:i w:val="false"/>
                  <w:iCs w:val="false"/>
                  <w:color w:val="000000"/>
                  <w:sz w:val="18"/>
                  <w:szCs w:val="18"/>
                </w:rPr>
                <w:delText xml:space="preserve">Calculates</w:delText>
              </w:r>
            </w:del>
            <w:ins w:id="9013" w:author="Claude (AI) - proposed" w:date="2026-10-18T00:30:22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4" w:author="Claude (AI) - proposed" w:date="2026-10-18T00:30:22Z">
              <w:r>
                <w:rPr>
                  <w:rFonts w:ascii="Arial" w:cs="Arial" w:eastAsia="Arial" w:hAnsi="Arial"/>
                  <w:b w:val="false"/>
                  <w:bCs w:val="false"/>
                  <w:i w:val="false"/>
                  <w:iCs w:val="false"/>
                  <w:color w:val="000000"/>
                  <w:sz w:val="18"/>
                  <w:szCs w:val="18"/>
                </w:rPr>
                <w:delText xml:space="preserve">Makes</w:delText>
              </w:r>
            </w:del>
            <w:ins w:id="9015" w:author="Claude (AI) - proposed" w:date="2026-10-18T00:30:22Z">
              <w:r>
                <w:rPr>
                  <w:rFonts w:ascii="Arial" w:cs="Arial" w:eastAsia="Arial" w:hAnsi="Arial"/>
                  <w:b w:val="false"/>
                  <w:bCs w:val="false"/>
                  <w:i w:val="false"/>
                  <w:iCs w:val="false"/>
                  <w:color w:val="000000"/>
                  <w:sz w:val="18"/>
                  <w:szCs w:val="18"/>
                </w:rPr>
                <w:t xml:space="preserve">Approaches Expectations: makes</w:t>
              </w:r>
            </w:ins>
            <w:r>
              <w:rPr>
                <w:rFonts w:ascii="Arial" w:cs="Arial" w:eastAsia="Arial" w:hAnsi="Arial"/>
                <w:b w:val="false"/>
                <w:bCs w:val="false"/>
                <w:i w:val="false"/>
                <w:iCs w:val="false"/>
                <w:color w:val="000000"/>
                <w:sz w:val="18"/>
                <w:szCs w:val="18"/>
              </w:rPr>
              <w:t xml:space="preserve"> frequent calculation errors, omits units or directions, or cannot state the Principle of Moments.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6" w:author="Claude (AI) - proposed" w:date="2026-10-18T00:30:22Z">
              <w:r>
                <w:rPr>
                  <w:rFonts w:ascii="Arial" w:cs="Arial" w:eastAsia="Arial" w:hAnsi="Arial"/>
                  <w:b w:val="false"/>
                  <w:bCs w:val="false"/>
                  <w:i w:val="false"/>
                  <w:iCs w:val="false"/>
                  <w:color w:val="000000"/>
                  <w:sz w:val="18"/>
                  <w:szCs w:val="18"/>
                </w:rPr>
                <w:delText xml:space="preserve">Identifies</w:delText>
              </w:r>
            </w:del>
            <w:ins w:id="9017" w:author="Claude (AI) - proposed" w:date="2026-10-18T00:30:22Z">
              <w:r>
                <w:rPr>
                  <w:rFonts w:ascii="Arial" w:cs="Arial" w:eastAsia="Arial" w:hAnsi="Arial"/>
                  <w:b w:val="false"/>
                  <w:bCs w:val="false"/>
                  <w:i w:val="false"/>
                  <w:iCs w:val="false"/>
                  <w:color w:val="000000"/>
                  <w:sz w:val="18"/>
                  <w:szCs w:val="18"/>
                </w:rPr>
                <w:t xml:space="preserve">Exceeds Expectations: identifies</w:t>
              </w:r>
            </w:ins>
            <w:r>
              <w:rPr>
                <w:rFonts w:ascii="Arial" w:cs="Arial" w:eastAsia="Arial" w:hAnsi="Arial"/>
                <w:b w:val="false"/>
                <w:bCs w:val="false"/>
                <w:i w:val="false"/>
                <w:iCs w:val="false"/>
                <w:color w:val="000000"/>
                <w:sz w:val="18"/>
                <w:szCs w:val="18"/>
              </w:rPr>
              <w:t xml:space="preserve"> the blade-soil contact as the pivot and explains that the longer handle (90 cm against 30 cm) gives a larger perpendicular distance and so a larger moment for the same force,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8" w:author="Claude (AI) - proposed" w:date="2026-10-18T00:30:22Z">
              <w:r>
                <w:rPr>
                  <w:rFonts w:ascii="Arial" w:cs="Arial" w:eastAsia="Arial" w:hAnsi="Arial"/>
                  <w:b w:val="false"/>
                  <w:bCs w:val="false"/>
                  <w:i w:val="false"/>
                  <w:iCs w:val="false"/>
                  <w:color w:val="000000"/>
                  <w:sz w:val="18"/>
                  <w:szCs w:val="18"/>
                </w:rPr>
                <w:delText xml:space="preserve">Explains</w:delText>
              </w:r>
            </w:del>
            <w:ins w:id="9019" w:author="Claude (AI) - proposed" w:date="2026-10-18T00:30:22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8T00:30:22Z">
              <w:r>
                <w:rPr>
                  <w:rFonts w:ascii="Arial" w:cs="Arial" w:eastAsia="Arial" w:hAnsi="Arial"/>
                  <w:b w:val="false"/>
                  <w:bCs w:val="false"/>
                  <w:i w:val="false"/>
                  <w:iCs w:val="false"/>
                  <w:color w:val="000000"/>
                  <w:sz w:val="18"/>
                  <w:szCs w:val="18"/>
                </w:rPr>
                <w:delText xml:space="preserve">Says</w:delText>
              </w:r>
            </w:del>
            <w:ins w:id="9021" w:author="Claude (AI) - proposed" w:date="2026-10-18T00:30:22Z">
              <w:r>
                <w:rPr>
                  <w:rFonts w:ascii="Arial" w:cs="Arial" w:eastAsia="Arial" w:hAnsi="Arial"/>
                  <w:b w:val="false"/>
                  <w:bCs w:val="false"/>
                  <w:i w:val="false"/>
                  <w:iCs w:val="false"/>
                  <w:color w:val="000000"/>
                  <w:sz w:val="18"/>
                  <w:szCs w:val="18"/>
                </w:rPr>
                <w:t xml:space="preserve">Approaches Expectations: says</w:t>
              </w:r>
            </w:ins>
            <w:r>
              <w:rPr>
                <w:rFonts w:ascii="Arial" w:cs="Arial" w:eastAsia="Arial" w:hAnsi="Arial"/>
                <w:b w:val="false"/>
                <w:bCs w:val="false"/>
                <w:i w:val="false"/>
                <w:iCs w:val="false"/>
                <w:color w:val="000000"/>
                <w:sz w:val="18"/>
                <w:szCs w:val="18"/>
              </w:rPr>
              <w:t xml:space="preserve"> only that a longer handle is easier or gives vague reasons, without linking to moment, pivot or perpendicular distance.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30:22Z">
              <w:r>
                <w:rPr>
                  <w:rFonts w:ascii="Arial" w:cs="Arial" w:eastAsia="Arial" w:hAnsi="Arial"/>
                  <w:b w:val="false"/>
                  <w:bCs w:val="false"/>
                  <w:i w:val="false"/>
                  <w:iCs w:val="false"/>
                  <w:color w:val="000000"/>
                  <w:sz w:val="18"/>
                  <w:szCs w:val="18"/>
                </w:rPr>
                <w:delText xml:space="preserve">Defines</w:delText>
              </w:r>
            </w:del>
            <w:ins w:id="9023" w:author="Claude (AI) - proposed" w:date="2026-10-18T00:30:22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a couple correctly, explains zero net force with pure rotation, </w:t>
            </w:r>
            <w:del w:id="9024" w:author="Claude (AI) - proposed" w:date="2026-10-18T00:30:22Z">
              <w:r>
                <w:rPr>
                  <w:rFonts w:ascii="Arial" w:cs="Arial" w:eastAsia="Arial" w:hAnsi="Arial"/>
                  <w:b w:val="false"/>
                  <w:bCs w:val="false"/>
                  <w:i w:val="false"/>
                  <w:iCs w:val="false"/>
                  <w:color w:val="000000"/>
                  <w:sz w:val="18"/>
                  <w:szCs w:val="18"/>
                </w:rPr>
                <w:delText xml:space="preserve">uses</w:delText>
              </w:r>
            </w:del>
            <w:ins w:id="9025" w:author="Claude (AI) - proposed" w:date="2026-10-18T00:30:22Z">
              <w:r>
                <w:rPr>
                  <w:rFonts w:ascii="Arial" w:cs="Arial" w:eastAsia="Arial" w:hAnsi="Arial"/>
                  <w:b w:val="false"/>
                  <w:bCs w:val="false"/>
                  <w:i w:val="false"/>
                  <w:iCs w:val="false"/>
                  <w:color w:val="000000"/>
                  <w:sz w:val="18"/>
                  <w:szCs w:val="18"/>
                </w:rPr>
                <w:t xml:space="preserve">calculates the moment of a couple using</w:t>
              </w:r>
            </w:ins>
            <w:r>
              <w:rPr>
                <w:rFonts w:ascii="Arial" w:cs="Arial" w:eastAsia="Arial" w:hAnsi="Arial"/>
                <w:b w:val="false"/>
                <w:bCs w:val="false"/>
                <w:i w:val="false"/>
                <w:iCs w:val="false"/>
                <w:color w:val="000000"/>
                <w:sz w:val="18"/>
                <w:szCs w:val="18"/>
              </w:rPr>
              <w:t xml:space="preserve"> F × d</w:t>
            </w:r>
            <w:ins w:id="9026" w:author="Claude (AI) - proposed" w:date="2026-10-18T00:30:22Z">
              <w:r>
                <w:rPr>
                  <w:rFonts w:ascii="Arial" w:cs="Arial" w:eastAsia="Arial" w:hAnsi="Arial"/>
                  <w:b w:val="false"/>
                  <w:bCs w:val="false"/>
                  <w:i w:val="false"/>
                  <w:iCs w:val="false"/>
                  <w:color w:val="000000"/>
                  <w:sz w:val="18"/>
                  <w:szCs w:val="18"/>
                </w:rPr>
                <w:t xml:space="preserve"> with the distance</w:t>
              </w:r>
            </w:ins>
            <w:r>
              <w:rPr>
                <w:rFonts w:ascii="Arial" w:cs="Arial" w:eastAsia="Arial" w:hAnsi="Arial"/>
                <w:b w:val="false"/>
                <w:bCs w:val="false"/>
                <w:i w:val="false"/>
                <w:iCs w:val="false"/>
                <w:color w:val="000000"/>
                <w:sz w:val="18"/>
                <w:szCs w:val="18"/>
              </w:rPr>
              <w:t xml:space="preserve"> between the forces, and explains a real couple such as the two-handed steering wheel grip.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7" w:author="Claude (AI) - proposed" w:date="2026-10-18T00:30:22Z">
              <w:r>
                <w:rPr>
                  <w:rFonts w:ascii="Arial" w:cs="Arial" w:eastAsia="Arial" w:hAnsi="Arial"/>
                  <w:b w:val="false"/>
                  <w:bCs w:val="false"/>
                  <w:i w:val="false"/>
                  <w:iCs w:val="false"/>
                  <w:color w:val="000000"/>
                  <w:sz w:val="18"/>
                  <w:szCs w:val="18"/>
                </w:rPr>
                <w:delText xml:space="preserve">Defines</w:delText>
              </w:r>
            </w:del>
            <w:ins w:id="9028" w:author="Claude (AI) - proposed" w:date="2026-10-18T00:30:22Z">
              <w:r>
                <w:rPr>
                  <w:rFonts w:ascii="Arial" w:cs="Arial" w:eastAsia="Arial" w:hAnsi="Arial"/>
                  <w:b w:val="false"/>
                  <w:bCs w:val="false"/>
                  <w:i w:val="false"/>
                  <w:iCs w:val="false"/>
                  <w:color w:val="000000"/>
                  <w:sz w:val="18"/>
                  <w:szCs w:val="18"/>
                </w:rPr>
                <w:t xml:space="preserve">Meets Expectations: defines</w:t>
              </w:r>
            </w:ins>
            <w:r>
              <w:rPr>
                <w:rFonts w:ascii="Arial" w:cs="Arial" w:eastAsia="Arial" w:hAnsi="Arial"/>
                <w:b w:val="false"/>
                <w:bCs w:val="false"/>
                <w:i w:val="false"/>
                <w:iCs w:val="false"/>
                <w:color w:val="000000"/>
                <w:sz w:val="18"/>
                <w:szCs w:val="18"/>
              </w:rPr>
              <w:t xml:space="preserve"> a couple and gives F × d, with small gaps in </w:t>
            </w:r>
            <w:ins w:id="9029" w:author="Claude (AI) - proposed" w:date="2026-10-18T00:30:22Z">
              <w:r>
                <w:rPr>
                  <w:rFonts w:ascii="Arial" w:cs="Arial" w:eastAsia="Arial" w:hAnsi="Arial"/>
                  <w:b w:val="false"/>
                  <w:bCs w:val="false"/>
                  <w:i w:val="false"/>
                  <w:iCs w:val="false"/>
                  <w:color w:val="000000"/>
                  <w:sz w:val="18"/>
                  <w:szCs w:val="18"/>
                </w:rPr>
                <w:t xml:space="preserve">the calculation, in </w:t>
              </w:r>
            </w:ins>
            <w:r>
              <w:rPr>
                <w:rFonts w:ascii="Arial" w:cs="Arial" w:eastAsia="Arial" w:hAnsi="Arial"/>
                <w:b w:val="false"/>
                <w:bCs w:val="false"/>
                <w:i w:val="false"/>
                <w:iCs w:val="false"/>
                <w:color w:val="000000"/>
                <w:sz w:val="18"/>
                <w:szCs w:val="18"/>
              </w:rPr>
              <w:t xml:space="preserve">explaining net force</w:t>
            </w:r>
            <w:del w:id="9030" w:author="Claude (AI) - proposed" w:date="2026-10-18T00:30:22Z">
              <w:r>
                <w:rPr>
                  <w:rFonts w:ascii="Arial" w:cs="Arial" w:eastAsia="Arial" w:hAnsi="Arial"/>
                  <w:b w:val="false"/>
                  <w:bCs w:val="false"/>
                  <w:i w:val="false"/>
                  <w:iCs w:val="false"/>
                  <w:color w:val="000000"/>
                  <w:sz w:val="18"/>
                  <w:szCs w:val="18"/>
                </w:rPr>
                <w:delText xml:space="preserve"> or</w:delText>
              </w:r>
            </w:del>
            <w:ins w:id="9031" w:author="Claude (AI) - proposed" w:date="2026-10-18T00:30:22Z">
              <w:r>
                <w:rPr>
                  <w:rFonts w:ascii="Arial" w:cs="Arial" w:eastAsia="Arial" w:hAnsi="Arial"/>
                  <w:b w:val="false"/>
                  <w:bCs w:val="false"/>
                  <w:i w:val="false"/>
                  <w:iCs w:val="false"/>
                  <w:color w:val="000000"/>
                  <w:sz w:val="18"/>
                  <w:szCs w:val="18"/>
                </w:rPr>
                <w:t xml:space="preserve">, or in</w:t>
              </w:r>
            </w:ins>
            <w:r>
              <w:rPr>
                <w:rFonts w:ascii="Arial" w:cs="Arial" w:eastAsia="Arial" w:hAnsi="Arial"/>
                <w:b w:val="false"/>
                <w:bCs w:val="false"/>
                <w:i w:val="false"/>
                <w:iCs w:val="false"/>
                <w:color w:val="000000"/>
                <w:sz w:val="18"/>
                <w:szCs w:val="18"/>
              </w:rPr>
              <w:t xml:space="preserve">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2" w:author="Claude (AI) - proposed" w:date="2026-10-18T00:30:22Z">
              <w:r>
                <w:rPr>
                  <w:rFonts w:ascii="Arial" w:cs="Arial" w:eastAsia="Arial" w:hAnsi="Arial"/>
                  <w:b w:val="false"/>
                  <w:bCs w:val="false"/>
                  <w:i w:val="false"/>
                  <w:iCs w:val="false"/>
                  <w:color w:val="000000"/>
                  <w:sz w:val="18"/>
                  <w:szCs w:val="18"/>
                </w:rPr>
                <w:delText xml:space="preserve">Confuses</w:delText>
              </w:r>
            </w:del>
            <w:ins w:id="9033" w:author="Claude (AI) - proposed" w:date="2026-10-18T00:30:22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a couple with a single force, or does not explain why the object turns.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contexts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4" w:author="Claude (AI) - proposed" w:date="2026-10-18T00:30:22Z">
              <w:r>
                <w:rPr>
                  <w:rFonts w:ascii="Arial" w:cs="Arial" w:eastAsia="Arial" w:hAnsi="Arial"/>
                  <w:b w:val="false"/>
                  <w:bCs w:val="false"/>
                  <w:i w:val="false"/>
                  <w:iCs w:val="false"/>
                  <w:color w:val="000000"/>
                  <w:sz w:val="18"/>
                  <w:szCs w:val="18"/>
                </w:rPr>
                <w:delText xml:space="preserve">Gives</w:delText>
              </w:r>
            </w:del>
            <w:ins w:id="9035" w:author="Claude (AI) - proposed" w:date="2026-10-18T00:30:22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answer to the driving question with at least two correct Kenyan examples, each with pivot and design reason, and clearly shows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6" w:author="Claude (AI) - proposed" w:date="2026-10-18T00:30:22Z">
              <w:r>
                <w:rPr>
                  <w:rFonts w:ascii="Arial" w:cs="Arial" w:eastAsia="Arial" w:hAnsi="Arial"/>
                  <w:b w:val="false"/>
                  <w:bCs w:val="false"/>
                  <w:i w:val="false"/>
                  <w:iCs w:val="false"/>
                  <w:color w:val="000000"/>
                  <w:sz w:val="18"/>
                  <w:szCs w:val="18"/>
                </w:rPr>
                <w:delText xml:space="preserve">Gives</w:delText>
              </w:r>
            </w:del>
            <w:ins w:id="9037" w:author="Claude (AI) - proposed" w:date="2026-10-18T00:30:22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complete answer with two examples, where the pivot or design reasoning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8T00:30:22Z">
              <w:r>
                <w:rPr>
                  <w:rFonts w:ascii="Arial" w:cs="Arial" w:eastAsia="Arial" w:hAnsi="Arial"/>
                  <w:b w:val="false"/>
                  <w:bCs w:val="false"/>
                  <w:i w:val="false"/>
                  <w:iCs w:val="false"/>
                  <w:color w:val="000000"/>
                  <w:sz w:val="18"/>
                  <w:szCs w:val="18"/>
                </w:rPr>
                <w:delText xml:space="preserve">Gives</w:delText>
              </w:r>
            </w:del>
            <w:ins w:id="9039" w:author="Claude (AI) - proposed" w:date="2026-10-18T00:30:22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one example or none,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3to4uqjsfhcznijlvjq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kpfxus7q6cfu8lyiprs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5v9lf-dvelb8xyamjno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3to4uqjsfhcznijlvjqh" Type="http://schemas.openxmlformats.org/officeDocument/2006/relationships/hyperlink" Target="https://creativecommons.org/licenses/by-nc/4.0/" TargetMode="External"/><Relationship Id="rIddkpfxus7q6cfu8lyiprsa" Type="http://schemas.openxmlformats.org/officeDocument/2006/relationships/hyperlink" Target="https://creativecommons.org/licenses/by-nc/4.0/" TargetMode="External"/><Relationship Id="rId_5v9lf-dvelb8xyamjno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2026-10-18T00:30:20.184Z</dcterms:created>
  <dcterms:modified xsi:type="dcterms:W3CDTF">2026-10-18T00:30:20.184Z</dcterms:modified>
</cp:coreProperties>
</file>

<file path=docProps/custom.xml><?xml version="1.0" encoding="utf-8"?>
<Properties xmlns="http://schemas.openxmlformats.org/officeDocument/2006/custom-properties" xmlns:vt="http://schemas.openxmlformats.org/officeDocument/2006/docPropsVTypes"/>
</file>