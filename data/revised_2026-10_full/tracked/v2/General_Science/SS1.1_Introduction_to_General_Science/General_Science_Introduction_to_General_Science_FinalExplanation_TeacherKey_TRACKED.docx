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 SUB-STRAND 1.1: INTRODUCTION TO GENERAL SCIENCE –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Sub-strand 1.1. Use everything you have learned from the Kisumu maize-farmer puzzle, your research, the Mystery Bags activity, your Driving Question Board and your Cumulative Science Model. Answer every section in the blank space under each prompt. Write in full sentences. Use the words evidence, reasoning and inference correctly, and give Kenyan examples. Driving Question: How does a scientist know something is true when they cannot see it directly, and how is this power of General Science shaping life, careers, and the environment in Kenya?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Explaining the Kisumu Farmer Phenomenon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Recall the maize farmer in Kisumu whose plants along one edge of the shamba were wilting and yellowing even though she watered and fertilised all the plants equally. She never saw any insect on the plants, yet her conclusion about the cause turned out to be correct. (a) List the pieces of evidence she used. (b) Describe the reasoning that connected her evidence to her conclusion. (c) State her inference, including what the hidden cause was and where it was. (d) Explain why her conclusion was not just a guess.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Her evidence: the wilting and yellowing was only along one edge of the shamba, not scattered randomly; she had watered and fertilised all plants equally, so water and fertiliser were ruled out as causes; the time of season when the problem appeared; and she saw no pest above the ground. (b) Her reasoning: she combined this pattern of evidence with her knowledge of local pests. A problem that affects only one edge, and is not explained by water or fertiliser, points to a hidden local cause that damages the roots, so the plant cannot take in water and nutrients and the leaves wilt and yellow. Because the other causes were eliminated, this explained the pattern best. (c) Her inference: a soil pest was destroying the roots underground, even though she could not see it. (d) It was not a guess because it was built from several pieces of observed evidence, combined with prior knowledge and logical reasoning, and other possible causes were checked and ruled out. A guess has no evidence behind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What General Science Is and Why It Matters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In your own words, say what General Science is, and explain why it is more than a collection of facts. (b) Choose TWO of the three domains: human life, environment, technology. For each, give one Kenyan example of General Science at work, and say what hidden thing the people involved had to infer or detect.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General Science is a systematic way of asking questions and finding answers using evidence. It is more than facts because it is a method: observe, collect evidence, reason, and reach conclusions that can be checked. The Kisumu farmer was practising it. (b) Human life: at Kenyatta National Hospital a doctor reads a chest X-ray and infers a hidden problem in the lung, such as an infection, from the patterns on the image; further tests would be needed to find the exact cause. Environment: NEMA monitors air quality on Mombasa Road using sensors, inferring the amount of invisible pollution from the readings. (Other acceptable examples: KEBS testing maize flour for aflatoxin, which is invisible; Safaricom engineers </w:t>
            </w:r>
            <w:del w:id="9001" w:author="Claude (AI) - proposed" w:date="2026-10-18T00:29:20Z">
              <w:r>
                <w:rPr>
                  <w:rFonts w:ascii="Arial" w:cs="Arial" w:eastAsia="Arial" w:hAnsi="Arial"/>
                  <w:b w:val="false"/>
                  <w:bCs w:val="false"/>
                  <w:i w:val="false"/>
                  <w:iCs w:val="false"/>
                  <w:color w:val="000000"/>
                  <w:sz w:val="18"/>
                  <w:szCs w:val="18"/>
                </w:rPr>
                <w:delText xml:space="preserve">working with invisible radio waves for M-PESA</w:delText>
              </w:r>
            </w:del>
            <w:ins w:id="9002" w:author="Claude (AI) - proposed" w:date="2026-10-18T00:29:20Z">
              <w:r>
                <w:rPr>
                  <w:rFonts w:ascii="Arial" w:cs="Arial" w:eastAsia="Arial" w:hAnsi="Arial"/>
                  <w:b w:val="false"/>
                  <w:bCs w:val="false"/>
                  <w:i w:val="false"/>
                  <w:iCs w:val="false"/>
                  <w:color w:val="000000"/>
                  <w:sz w:val="18"/>
                  <w:szCs w:val="18"/>
                </w:rPr>
                <w:t xml:space="preserve">measuring invisible radio-signal strength to find weak mobile coverage</w:t>
              </w:r>
            </w:ins>
            <w:r>
              <w:rPr>
                <w:rFonts w:ascii="Arial" w:cs="Arial" w:eastAsia="Arial" w:hAnsi="Arial"/>
                <w:b w:val="false"/>
                <w:bCs w:val="false"/>
                <w:i w:val="false"/>
                <w:iCs w:val="false"/>
                <w:color w:val="000000"/>
                <w:sz w:val="18"/>
                <w:szCs w:val="18"/>
              </w:rPr>
              <w:t xml:space="preserve">; Nairobi Water testing for bacteria.) In each case the key action is the same as the farmer's: using indirect evidence to know about something that cannot be seen directly.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The Principle of Inference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Define inference. (b) Name and describe the three parts of the evidence-reasoning-inference (ERI) framework. (c) Choose ONE of these Kenyan scenarios: Dr. Kamau reading a chest X-ray at Kenyatta National Hospital, or Warden Lesiamon tracking a poacher in Amboseli. Complete an ERI analysis for it.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Inference is a conclusion drawn from evidence combined with prior knowledge and logical reasoning, about something that is not directly observed. It is not a guess. (b) Evidence is what can be directly observed or detected. Reasoning is the prior knowledge and logic that links the evidence to a conclusion. Inference is the conclusion about the hidden thing. (c) Example (radiologist): Evidence: the X-ray shows a cloudy white patch in one part of the patient's lung. Reasoning: from medical knowledge, lung tissue that is infected or filled with fluid appears cloudy on an X-ray, and healthy lung does not. Inference: there is probably an infection or fluid in that part of the lung, which cannot be seen directly; other tests would be needed to find the exact cause. (Example, ranger: Evidence: broken grass, footprints and discarded items along a path. Reasoning: animals do not leave those marks together and the pattern follows a route. Inference: a </w:t>
            </w:r>
            <w:del w:id="9003" w:author="Claude (AI) - proposed" w:date="2026-10-18T00:29:20Z">
              <w:r>
                <w:rPr>
                  <w:rFonts w:ascii="Arial" w:cs="Arial" w:eastAsia="Arial" w:hAnsi="Arial"/>
                  <w:b w:val="false"/>
                  <w:bCs w:val="false"/>
                  <w:i w:val="false"/>
                  <w:iCs w:val="false"/>
                  <w:color w:val="000000"/>
                  <w:sz w:val="18"/>
                  <w:szCs w:val="18"/>
                </w:rPr>
                <w:delText xml:space="preserve">poacher</w:delText>
              </w:r>
            </w:del>
            <w:ins w:id="9004" w:author="Claude (AI) - proposed" w:date="2026-10-18T00:29:20Z">
              <w:r>
                <w:rPr>
                  <w:rFonts w:ascii="Arial" w:cs="Arial" w:eastAsia="Arial" w:hAnsi="Arial"/>
                  <w:b w:val="false"/>
                  <w:bCs w:val="false"/>
                  <w:i w:val="false"/>
                  <w:iCs w:val="false"/>
                  <w:color w:val="000000"/>
                  <w:sz w:val="18"/>
                  <w:szCs w:val="18"/>
                </w:rPr>
                <w:t xml:space="preserve">person on foot</w:t>
              </w:r>
            </w:ins>
            <w:r>
              <w:rPr>
                <w:rFonts w:ascii="Arial" w:cs="Arial" w:eastAsia="Arial" w:hAnsi="Arial"/>
                <w:b w:val="false"/>
                <w:bCs w:val="false"/>
                <w:i w:val="false"/>
                <w:iCs w:val="false"/>
                <w:color w:val="000000"/>
                <w:sz w:val="18"/>
                <w:szCs w:val="18"/>
              </w:rPr>
              <w:t xml:space="preserve"> passed this way</w:t>
            </w:r>
            <w:ins w:id="9005" w:author="Claude (AI) - proposed" w:date="2026-10-18T00:29:20Z">
              <w:r>
                <w:rPr>
                  <w:rFonts w:ascii="Arial" w:cs="Arial" w:eastAsia="Arial" w:hAnsi="Arial"/>
                  <w:b w:val="false"/>
                  <w:bCs w:val="false"/>
                  <w:i w:val="false"/>
                  <w:iCs w:val="false"/>
                  <w:color w:val="000000"/>
                  <w:sz w:val="18"/>
                  <w:szCs w:val="18"/>
                </w:rPr>
                <w:t xml:space="preserve"> recently; it may be a poacher, but more evidence would be needed to be sure</w:t>
              </w:r>
            </w:ins>
            <w:r>
              <w:rPr>
                <w:rFonts w:ascii="Arial" w:cs="Arial" w:eastAsia="Arial" w:hAnsi="Arial"/>
                <w:b w:val="false"/>
                <w:bCs w:val="false"/>
                <w:i w:val="false"/>
                <w:iCs w:val="false"/>
                <w:color w:val="000000"/>
                <w:sz w:val="18"/>
                <w:szCs w:val="18"/>
              </w:rPr>
              <w:t xml:space="preser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Collecting Evidence and Process Skills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the Mystery Bags activity you used written clue cards to work out a hidden cause on a Kenyan farm. (a) Explain the difference between an observation and an inference, with an example. (b) Name at least three science process skills your group used and say how you used each one. (c) What should a scientist do when one clue contradicts the others, and why?</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An observation is what you directly notice or record, for example 'the leaves are yellow with curled edges.' An inference is a conclusion about the cause that you work out from observations, for example 'the plant has a nutrient deficiency.' (b) Classifying: we sorted clues into categories of pest, disease and nutrient or environmental problem using the Evidence Classification Table. Hypothesising: we proposed a possible cause to explain the clues. Identifying variables: we noted factors such as soil, water and season that could change the result. Interpreting data: we looked for patterns in the clues. Drawing conclusions: we stated our inference using the frame 'Based on [evidence] and [evidence], our group infers [cause] because [reasoning].' (c) The scientist should weigh the contradicting clue and not ignore it. It may show that the first idea is wrong, or it may be explained by another factor. An inference is only reliable if it accounts for all the evidence.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Careers, a New Scenario and Your Growth</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del w:id="9006" w:author="Claude (AI) - proposed" w:date="2026-10-18T00:29:20Z">
              <w:r>
                <w:rPr>
                  <w:rFonts w:ascii="Arial" w:cs="Arial" w:eastAsia="Arial" w:hAnsi="Arial"/>
                  <w:b/>
                  <w:bCs/>
                  <w:i w:val="false"/>
                  <w:iCs w:val="false"/>
                  <w:color w:val="000000"/>
                  <w:sz w:val="18"/>
                  <w:szCs w:val="18"/>
                </w:rPr>
                <w:delText xml:space="preserve">A tea farmer in Kericho notices that the leaves on some of her tea bushes are curling. She waters and cares for all her bushes in the same way. The curling leaves are mostly on the bushes in one part of the field, the other bushes look healthy, and the curling began during the dry season. She cannot see any pest or disease on the leaves</w:delText>
              </w:r>
            </w:del>
            <w:ins w:id="9007" w:author="Claude (AI) - proposed" w:date="2026-10-18T00:29:20Z">
              <w:r>
                <w:rPr>
                  <w:rFonts w:ascii="Arial" w:cs="Arial" w:eastAsia="Arial" w:hAnsi="Arial"/>
                  <w:b/>
                  <w:bCs/>
                  <w:i w:val="false"/>
                  <w:iCs w:val="false"/>
                  <w:color w:val="000000"/>
                  <w:sz w:val="18"/>
                  <w:szCs w:val="18"/>
                </w:rPr>
                <w:t xml:space="preserve">In a village near Kakamega, many children fall ill with diarrhoea in the two weeks after heavy rain. The sick children's families all collect water from the same shallow, open well. The water looks clear and has no smell. Families who buy water from a vendor have far fewer sick children. Nobody has seen any germs in the well water</w:t>
              </w:r>
            </w:ins>
            <w:r>
              <w:rPr>
                <w:rFonts w:ascii="Arial" w:cs="Arial" w:eastAsia="Arial" w:hAnsi="Arial"/>
                <w:b/>
                <w:bCs/>
                <w:i w:val="false"/>
                <w:iCs w:val="false"/>
                <w:color w:val="000000"/>
                <w:sz w:val="18"/>
                <w:szCs w:val="18"/>
              </w:rPr>
              <w:t xml:space="preserve">. (a) Identify two pieces of evidence from this scenario. (b) State one reasonable inference about what might be causing the curling, and explain your reasoning from the evidence. (c) Name a General Science career in Kenya that would investigate this professionally and say how that person would use inference. (d) Finally, answer the Driving Question in 3 to 4 sentences, explaining how your thinking has changed since Lesson 1.</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Evidence: the </w:t>
            </w:r>
            <w:del w:id="9008" w:author="Claude (AI) - proposed" w:date="2026-10-18T00:29:20Z">
              <w:r>
                <w:rPr>
                  <w:rFonts w:ascii="Arial" w:cs="Arial" w:eastAsia="Arial" w:hAnsi="Arial"/>
                  <w:b w:val="false"/>
                  <w:bCs w:val="false"/>
                  <w:i w:val="false"/>
                  <w:iCs w:val="false"/>
                  <w:color w:val="000000"/>
                  <w:sz w:val="18"/>
                  <w:szCs w:val="18"/>
                </w:rPr>
                <w:delText xml:space="preserve">curled leaves are mostly in one part of the field while the other bushes, given the same care, are healthy; and the curling began during the dry season</w:delText>
              </w:r>
            </w:del>
            <w:ins w:id="9009" w:author="Claude (AI) - proposed" w:date="2026-10-18T00:29:20Z">
              <w:r>
                <w:rPr>
                  <w:rFonts w:ascii="Arial" w:cs="Arial" w:eastAsia="Arial" w:hAnsi="Arial"/>
                  <w:b w:val="false"/>
                  <w:bCs w:val="false"/>
                  <w:i w:val="false"/>
                  <w:iCs w:val="false"/>
                  <w:color w:val="000000"/>
                  <w:sz w:val="18"/>
                  <w:szCs w:val="18"/>
                </w:rPr>
                <w:t xml:space="preserve">children became ill after heavy rain; the sick children's families all use the same open well; families using vendor water have far fewer sick children; the water looks clear and has no smell</w:t>
              </w:r>
            </w:ins>
            <w:r>
              <w:rPr>
                <w:rFonts w:ascii="Arial" w:cs="Arial" w:eastAsia="Arial" w:hAnsi="Arial"/>
                <w:b w:val="false"/>
                <w:bCs w:val="false"/>
                <w:i w:val="false"/>
                <w:iCs w:val="false"/>
                <w:color w:val="000000"/>
                <w:sz w:val="18"/>
                <w:szCs w:val="18"/>
              </w:rPr>
              <w:t xml:space="preserve">. (b) Inference (one reasonable example): </w:t>
            </w:r>
            <w:del w:id="9010" w:author="Claude (AI) - proposed" w:date="2026-10-18T00:29:20Z">
              <w:r>
                <w:rPr>
                  <w:rFonts w:ascii="Arial" w:cs="Arial" w:eastAsia="Arial" w:hAnsi="Arial"/>
                  <w:b w:val="false"/>
                  <w:bCs w:val="false"/>
                  <w:i w:val="false"/>
                  <w:iCs w:val="false"/>
                  <w:color w:val="000000"/>
                  <w:sz w:val="18"/>
                  <w:szCs w:val="18"/>
                </w:rPr>
                <w:delText xml:space="preserve">something hidden in the soil or at the roots of the affected bushes, such as a soil pest or a soil problem, is affecting them</w:delText>
              </w:r>
            </w:del>
            <w:ins w:id="9011" w:author="Claude (AI) - proposed" w:date="2026-10-18T00:29:20Z">
              <w:r>
                <w:rPr>
                  <w:rFonts w:ascii="Arial" w:cs="Arial" w:eastAsia="Arial" w:hAnsi="Arial"/>
                  <w:b w:val="false"/>
                  <w:bCs w:val="false"/>
                  <w:i w:val="false"/>
                  <w:iCs w:val="false"/>
                  <w:color w:val="000000"/>
                  <w:sz w:val="18"/>
                  <w:szCs w:val="18"/>
                </w:rPr>
                <w:t xml:space="preserve">the well water has probably been contaminated with disease-causing microorganisms, which are too small to see, perhaps washed in by the rain from latrines or animal waste</w:t>
              </w:r>
            </w:ins>
            <w:r>
              <w:rPr>
                <w:rFonts w:ascii="Arial" w:cs="Arial" w:eastAsia="Arial" w:hAnsi="Arial"/>
                <w:b w:val="false"/>
                <w:bCs w:val="false"/>
                <w:i w:val="false"/>
                <w:iCs w:val="false"/>
                <w:color w:val="000000"/>
                <w:sz w:val="18"/>
                <w:szCs w:val="18"/>
              </w:rPr>
              <w:t xml:space="preserve">. Reasoning: </w:t>
            </w:r>
            <w:del w:id="9012" w:author="Claude (AI) - proposed" w:date="2026-10-18T00:29:20Z">
              <w:r>
                <w:rPr>
                  <w:rFonts w:ascii="Arial" w:cs="Arial" w:eastAsia="Arial" w:hAnsi="Arial"/>
                  <w:b w:val="false"/>
                  <w:bCs w:val="false"/>
                  <w:i w:val="false"/>
                  <w:iCs w:val="false"/>
                  <w:color w:val="000000"/>
                  <w:sz w:val="18"/>
                  <w:szCs w:val="18"/>
                </w:rPr>
                <w:delText xml:space="preserve">all the bushes get the same care, so care alone does not explain why only one part is affected; a hidden, local cause fits a pattern confined to one area, as with the Kisumu maize farmer, and dry-season timing suggests stress on the roots</w:delText>
              </w:r>
            </w:del>
            <w:ins w:id="9013" w:author="Claude (AI) - proposed" w:date="2026-10-18T00:29:20Z">
              <w:r>
                <w:rPr>
                  <w:rFonts w:ascii="Arial" w:cs="Arial" w:eastAsia="Arial" w:hAnsi="Arial"/>
                  <w:b w:val="false"/>
                  <w:bCs w:val="false"/>
                  <w:i w:val="false"/>
                  <w:iCs w:val="false"/>
                  <w:color w:val="000000"/>
                  <w:sz w:val="18"/>
                  <w:szCs w:val="18"/>
                </w:rPr>
                <w:t xml:space="preserve">clear water can still carry microbes; the illness followed one water source and came after rain; people who did not use the well stayed well</w:t>
              </w:r>
            </w:ins>
            <w:r>
              <w:rPr>
                <w:rFonts w:ascii="Arial" w:cs="Arial" w:eastAsia="Arial" w:hAnsi="Arial"/>
                <w:b w:val="false"/>
                <w:bCs w:val="false"/>
                <w:i w:val="false"/>
                <w:iCs w:val="false"/>
                <w:color w:val="000000"/>
                <w:sz w:val="18"/>
                <w:szCs w:val="18"/>
              </w:rPr>
              <w:t xml:space="preserve">. Other inferences that use the evidence and reasoning well</w:t>
            </w:r>
            <w:del w:id="9014" w:author="Claude (AI) - proposed" w:date="2026-10-18T00:29:20Z">
              <w:r>
                <w:rPr>
                  <w:rFonts w:ascii="Arial" w:cs="Arial" w:eastAsia="Arial" w:hAnsi="Arial"/>
                  <w:b w:val="false"/>
                  <w:bCs w:val="false"/>
                  <w:i w:val="false"/>
                  <w:iCs w:val="false"/>
                  <w:color w:val="000000"/>
                  <w:sz w:val="18"/>
                  <w:szCs w:val="18"/>
                </w:rPr>
                <w:delText xml:space="preserve">, such as a disease or a local soil condition,</w:delText>
              </w:r>
            </w:del>
            <w:r>
              <w:rPr>
                <w:rFonts w:ascii="Arial" w:cs="Arial" w:eastAsia="Arial" w:hAnsi="Arial"/>
                <w:b w:val="false"/>
                <w:bCs w:val="false"/>
                <w:i w:val="false"/>
                <w:iCs w:val="false"/>
                <w:color w:val="000000"/>
                <w:sz w:val="18"/>
                <w:szCs w:val="18"/>
              </w:rPr>
              <w:t xml:space="preserve"> are also acceptable. </w:t>
            </w:r>
            <w:del w:id="9015" w:author="Claude (AI) - proposed" w:date="2026-10-18T00:29:20Z">
              <w:r>
                <w:rPr>
                  <w:rFonts w:ascii="Arial" w:cs="Arial" w:eastAsia="Arial" w:hAnsi="Arial"/>
                  <w:b w:val="false"/>
                  <w:bCs w:val="false"/>
                  <w:i w:val="false"/>
                  <w:iCs w:val="false"/>
                  <w:color w:val="000000"/>
                  <w:sz w:val="18"/>
                  <w:szCs w:val="18"/>
                </w:rPr>
                <w:delText xml:space="preserve">More evidence, such as examining the roots and testing the soil,</w:delText>
              </w:r>
            </w:del>
            <w:ins w:id="9016" w:author="Claude (AI) - proposed" w:date="2026-10-18T00:29:20Z">
              <w:r>
                <w:rPr>
                  <w:rFonts w:ascii="Arial" w:cs="Arial" w:eastAsia="Arial" w:hAnsi="Arial"/>
                  <w:b w:val="false"/>
                  <w:bCs w:val="false"/>
                  <w:i w:val="false"/>
                  <w:iCs w:val="false"/>
                  <w:color w:val="000000"/>
                  <w:sz w:val="18"/>
                  <w:szCs w:val="18"/>
                </w:rPr>
                <w:t xml:space="preserve">A water test</w:t>
              </w:r>
            </w:ins>
            <w:r>
              <w:rPr>
                <w:rFonts w:ascii="Arial" w:cs="Arial" w:eastAsia="Arial" w:hAnsi="Arial"/>
                <w:b w:val="false"/>
                <w:bCs w:val="false"/>
                <w:i w:val="false"/>
                <w:iCs w:val="false"/>
                <w:color w:val="000000"/>
                <w:sz w:val="18"/>
                <w:szCs w:val="18"/>
              </w:rPr>
              <w:t xml:space="preserve"> would be needed to confirm it. (c) A </w:t>
            </w:r>
            <w:del w:id="9017" w:author="Claude (AI) - proposed" w:date="2026-10-18T00:29:20Z">
              <w:r>
                <w:rPr>
                  <w:rFonts w:ascii="Arial" w:cs="Arial" w:eastAsia="Arial" w:hAnsi="Arial"/>
                  <w:b w:val="false"/>
                  <w:bCs w:val="false"/>
                  <w:i w:val="false"/>
                  <w:iCs w:val="false"/>
                  <w:color w:val="000000"/>
                  <w:sz w:val="18"/>
                  <w:szCs w:val="18"/>
                </w:rPr>
                <w:delText xml:space="preserve">scientist at the Tea Research Institute in Kericho, or an agronomist</w:delText>
              </w:r>
            </w:del>
            <w:ins w:id="9018" w:author="Claude (AI) - proposed" w:date="2026-10-18T00:29:20Z">
              <w:r>
                <w:rPr>
                  <w:rFonts w:ascii="Arial" w:cs="Arial" w:eastAsia="Arial" w:hAnsi="Arial"/>
                  <w:b w:val="false"/>
                  <w:bCs w:val="false"/>
                  <w:i w:val="false"/>
                  <w:iCs w:val="false"/>
                  <w:color w:val="000000"/>
                  <w:sz w:val="18"/>
                  <w:szCs w:val="18"/>
                </w:rPr>
                <w:t xml:space="preserve">public health officer, or a laboratory technologist at the county public health laboratory</w:t>
              </w:r>
            </w:ins>
            <w:r>
              <w:rPr>
                <w:rFonts w:ascii="Arial" w:cs="Arial" w:eastAsia="Arial" w:hAnsi="Arial"/>
                <w:b w:val="false"/>
                <w:bCs w:val="false"/>
                <w:i w:val="false"/>
                <w:iCs w:val="false"/>
                <w:color w:val="000000"/>
                <w:sz w:val="18"/>
                <w:szCs w:val="18"/>
              </w:rPr>
              <w:t xml:space="preserve">, would test </w:t>
            </w:r>
            <w:del w:id="9019" w:author="Claude (AI) - proposed" w:date="2026-10-18T00:29:20Z">
              <w:r>
                <w:rPr>
                  <w:rFonts w:ascii="Arial" w:cs="Arial" w:eastAsia="Arial" w:hAnsi="Arial"/>
                  <w:b w:val="false"/>
                  <w:bCs w:val="false"/>
                  <w:i w:val="false"/>
                  <w:iCs w:val="false"/>
                  <w:color w:val="000000"/>
                  <w:sz w:val="18"/>
                  <w:szCs w:val="18"/>
                </w:rPr>
                <w:delText xml:space="preserve">the soil, examine the roots and compare the evidence to known pest and disease patterns</w:delText>
              </w:r>
            </w:del>
            <w:ins w:id="9020" w:author="Claude (AI) - proposed" w:date="2026-10-18T00:29:20Z">
              <w:r>
                <w:rPr>
                  <w:rFonts w:ascii="Arial" w:cs="Arial" w:eastAsia="Arial" w:hAnsi="Arial"/>
                  <w:b w:val="false"/>
                  <w:bCs w:val="false"/>
                  <w:i w:val="false"/>
                  <w:iCs w:val="false"/>
                  <w:color w:val="000000"/>
                  <w:sz w:val="18"/>
                  <w:szCs w:val="18"/>
                </w:rPr>
                <w:t xml:space="preserve">a water sample for bacteria such as E. coli and map where the sick children live</w:t>
              </w:r>
            </w:ins>
            <w:r>
              <w:rPr>
                <w:rFonts w:ascii="Arial" w:cs="Arial" w:eastAsia="Arial" w:hAnsi="Arial"/>
                <w:b w:val="false"/>
                <w:bCs w:val="false"/>
                <w:i w:val="false"/>
                <w:iCs w:val="false"/>
                <w:color w:val="000000"/>
                <w:sz w:val="18"/>
                <w:szCs w:val="18"/>
              </w:rPr>
              <w:t xml:space="preserve">, inferring the hidden cause from indirect evidence and then checking it. (d) A scientist knows something is true when they cannot see it by collecting evidence, using reasoning based on prior knowledge, and drawing an inference, as the Kisumu farmer did. This power is shaping life, careers and the environment in Kenya: doctors at KNH, food-safety officers at KEBS, and NEMA officers all use it. At the start I thought you must see something to believe it; now I understand that careful evidence and reasoning can give reliable conclusions about hidden things.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from the lessons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1" w:author="Claude (AI) - proposed" w:date="2026-10-18T00:29:20Z">
              <w:r>
                <w:rPr>
                  <w:rFonts w:ascii="Arial" w:cs="Arial" w:eastAsia="Arial" w:hAnsi="Arial"/>
                  <w:b w:val="false"/>
                  <w:bCs w:val="false"/>
                  <w:i w:val="false"/>
                  <w:iCs w:val="false"/>
                  <w:color w:val="000000"/>
                  <w:sz w:val="18"/>
                  <w:szCs w:val="18"/>
                </w:rPr>
                <w:delText xml:space="preserve">Uses</w:delText>
              </w:r>
            </w:del>
            <w:ins w:id="9022" w:author="Claude (AI) - proposed" w:date="2026-10-18T00:29:20Z">
              <w:r>
                <w:rPr>
                  <w:rFonts w:ascii="Arial" w:cs="Arial" w:eastAsia="Arial" w:hAnsi="Arial"/>
                  <w:b w:val="false"/>
                  <w:bCs w:val="false"/>
                  <w:i w:val="false"/>
                  <w:iCs w:val="false"/>
                  <w:color w:val="000000"/>
                  <w:sz w:val="18"/>
                  <w:szCs w:val="18"/>
                </w:rPr>
                <w:t xml:space="preserve">Exceeds Expectations: uses</w:t>
              </w:r>
            </w:ins>
            <w:r>
              <w:rPr>
                <w:rFonts w:ascii="Arial" w:cs="Arial" w:eastAsia="Arial" w:hAnsi="Arial"/>
                <w:b w:val="false"/>
                <w:bCs w:val="false"/>
                <w:i w:val="false"/>
                <w:iCs w:val="false"/>
                <w:color w:val="000000"/>
                <w:sz w:val="18"/>
                <w:szCs w:val="18"/>
              </w:rPr>
              <w:t xml:space="preserve"> specific evidence from the Kisumu farmer, the Kenyan examples and the Mystery Bags activity accurately</w:t>
            </w:r>
            <w:del w:id="9023" w:author="Claude (AI) - proposed" w:date="2026-10-18T00:29:20Z">
              <w:r>
                <w:rPr>
                  <w:rFonts w:ascii="Arial" w:cs="Arial" w:eastAsia="Arial" w:hAnsi="Arial"/>
                  <w:b w:val="false"/>
                  <w:bCs w:val="false"/>
                  <w:i w:val="false"/>
                  <w:iCs w:val="false"/>
                  <w:color w:val="000000"/>
                  <w:sz w:val="18"/>
                  <w:szCs w:val="18"/>
                </w:rPr>
                <w:delText xml:space="preserve"> and links each</w:delText>
              </w:r>
            </w:del>
            <w:ins w:id="9024" w:author="Claude (AI) - proposed" w:date="2026-10-18T00:29:20Z">
              <w:r>
                <w:rPr>
                  <w:rFonts w:ascii="Arial" w:cs="Arial" w:eastAsia="Arial" w:hAnsi="Arial"/>
                  <w:b w:val="false"/>
                  <w:bCs w:val="false"/>
                  <w:i w:val="false"/>
                  <w:iCs w:val="false"/>
                  <w:color w:val="000000"/>
                  <w:sz w:val="18"/>
                  <w:szCs w:val="18"/>
                </w:rPr>
                <w:t xml:space="preserve">, links each piece</w:t>
              </w:r>
            </w:ins>
            <w:r>
              <w:rPr>
                <w:rFonts w:ascii="Arial" w:cs="Arial" w:eastAsia="Arial" w:hAnsi="Arial"/>
                <w:b w:val="false"/>
                <w:bCs w:val="false"/>
                <w:i w:val="false"/>
                <w:iCs w:val="false"/>
                <w:color w:val="000000"/>
                <w:sz w:val="18"/>
                <w:szCs w:val="18"/>
              </w:rPr>
              <w:t xml:space="preserve"> to the answer</w:t>
            </w:r>
            <w:ins w:id="9025" w:author="Claude (AI) - proposed" w:date="2026-10-18T00:29:20Z">
              <w:r>
                <w:rPr>
                  <w:rFonts w:ascii="Arial" w:cs="Arial" w:eastAsia="Arial" w:hAnsi="Arial"/>
                  <w:b w:val="false"/>
                  <w:bCs w:val="false"/>
                  <w:i w:val="false"/>
                  <w:iCs w:val="false"/>
                  <w:color w:val="000000"/>
                  <w:sz w:val="18"/>
                  <w:szCs w:val="18"/>
                </w:rPr>
                <w:t xml:space="preserve"> and adds an example of their own</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6" w:author="Claude (AI) - proposed" w:date="2026-10-18T00:29:20Z">
              <w:r>
                <w:rPr>
                  <w:rFonts w:ascii="Arial" w:cs="Arial" w:eastAsia="Arial" w:hAnsi="Arial"/>
                  <w:b w:val="false"/>
                  <w:bCs w:val="false"/>
                  <w:i w:val="false"/>
                  <w:iCs w:val="false"/>
                  <w:color w:val="000000"/>
                  <w:sz w:val="18"/>
                  <w:szCs w:val="18"/>
                </w:rPr>
                <w:delText xml:space="preserve">Uses some</w:delText>
              </w:r>
            </w:del>
            <w:ins w:id="9027" w:author="Claude (AI) - proposed" w:date="2026-10-18T00:29:20Z">
              <w:r>
                <w:rPr>
                  <w:rFonts w:ascii="Arial" w:cs="Arial" w:eastAsia="Arial" w:hAnsi="Arial"/>
                  <w:b w:val="false"/>
                  <w:bCs w:val="false"/>
                  <w:i w:val="false"/>
                  <w:iCs w:val="false"/>
                  <w:color w:val="000000"/>
                  <w:sz w:val="18"/>
                  <w:szCs w:val="18"/>
                </w:rPr>
                <w:t xml:space="preserve">Meets Expectations: uses</w:t>
              </w:r>
            </w:ins>
            <w:r>
              <w:rPr>
                <w:rFonts w:ascii="Arial" w:cs="Arial" w:eastAsia="Arial" w:hAnsi="Arial"/>
                <w:b w:val="false"/>
                <w:bCs w:val="false"/>
                <w:i w:val="false"/>
                <w:iCs w:val="false"/>
                <w:color w:val="000000"/>
                <w:sz w:val="18"/>
                <w:szCs w:val="18"/>
              </w:rPr>
              <w:t xml:space="preserve"> evidence from the lessons correctly</w:t>
            </w:r>
            <w:del w:id="9028" w:author="Claude (AI) - proposed" w:date="2026-10-18T00:29:20Z">
              <w:r>
                <w:rPr>
                  <w:rFonts w:ascii="Arial" w:cs="Arial" w:eastAsia="Arial" w:hAnsi="Arial"/>
                  <w:b w:val="false"/>
                  <w:bCs w:val="false"/>
                  <w:i w:val="false"/>
                  <w:iCs w:val="false"/>
                  <w:color w:val="000000"/>
                  <w:sz w:val="18"/>
                  <w:szCs w:val="18"/>
                </w:rPr>
                <w:delText xml:space="preserve">, but links</w:delText>
              </w:r>
            </w:del>
            <w:ins w:id="9029" w:author="Claude (AI) - proposed" w:date="2026-10-18T00:29:20Z">
              <w:r>
                <w:rPr>
                  <w:rFonts w:ascii="Arial" w:cs="Arial" w:eastAsia="Arial" w:hAnsi="Arial"/>
                  <w:b w:val="false"/>
                  <w:bCs w:val="false"/>
                  <w:i w:val="false"/>
                  <w:iCs w:val="false"/>
                  <w:color w:val="000000"/>
                  <w:sz w:val="18"/>
                  <w:szCs w:val="18"/>
                </w:rPr>
                <w:t xml:space="preserve"> and links it</w:t>
              </w:r>
            </w:ins>
            <w:r>
              <w:rPr>
                <w:rFonts w:ascii="Arial" w:cs="Arial" w:eastAsia="Arial" w:hAnsi="Arial"/>
                <w:b w:val="false"/>
                <w:bCs w:val="false"/>
                <w:i w:val="false"/>
                <w:iCs w:val="false"/>
                <w:color w:val="000000"/>
                <w:sz w:val="18"/>
                <w:szCs w:val="18"/>
              </w:rPr>
              <w:t xml:space="preserve"> to the answer</w:t>
            </w:r>
            <w:del w:id="9030" w:author="Claude (AI) - proposed" w:date="2026-10-18T00:29:20Z">
              <w:r>
                <w:rPr>
                  <w:rFonts w:ascii="Arial" w:cs="Arial" w:eastAsia="Arial" w:hAnsi="Arial"/>
                  <w:b w:val="false"/>
                  <w:bCs w:val="false"/>
                  <w:i w:val="false"/>
                  <w:iCs w:val="false"/>
                  <w:color w:val="000000"/>
                  <w:sz w:val="18"/>
                  <w:szCs w:val="18"/>
                </w:rPr>
                <w:delText xml:space="preserve"> are sometimes</w:delText>
              </w:r>
            </w:del>
            <w:ins w:id="9031" w:author="Claude (AI) - proposed" w:date="2026-10-18T00:29:20Z">
              <w:r>
                <w:rPr>
                  <w:rFonts w:ascii="Arial" w:cs="Arial" w:eastAsia="Arial" w:hAnsi="Arial"/>
                  <w:b w:val="false"/>
                  <w:bCs w:val="false"/>
                  <w:i w:val="false"/>
                  <w:iCs w:val="false"/>
                  <w:color w:val="000000"/>
                  <w:sz w:val="18"/>
                  <w:szCs w:val="18"/>
                </w:rPr>
                <w:t xml:space="preserve">, though some links may be</w:t>
              </w:r>
            </w:ins>
            <w:r>
              <w:rPr>
                <w:rFonts w:ascii="Arial" w:cs="Arial" w:eastAsia="Arial" w:hAnsi="Arial"/>
                <w:b w:val="false"/>
                <w:bCs w:val="false"/>
                <w:i w:val="false"/>
                <w:iCs w:val="false"/>
                <w:color w:val="000000"/>
                <w:sz w:val="18"/>
                <w:szCs w:val="18"/>
              </w:rPr>
              <w:t xml:space="preserve"> unclear.</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2" w:author="Claude (AI) - proposed" w:date="2026-10-18T00:29:20Z">
              <w:r>
                <w:rPr>
                  <w:rFonts w:ascii="Arial" w:cs="Arial" w:eastAsia="Arial" w:hAnsi="Arial"/>
                  <w:b w:val="false"/>
                  <w:bCs w:val="false"/>
                  <w:i w:val="false"/>
                  <w:iCs w:val="false"/>
                  <w:color w:val="000000"/>
                  <w:sz w:val="18"/>
                  <w:szCs w:val="18"/>
                </w:rPr>
                <w:delText xml:space="preserve">Gives</w:delText>
              </w:r>
            </w:del>
            <w:ins w:id="9033" w:author="Claude (AI) - proposed" w:date="2026-10-18T00:29:20Z">
              <w:r>
                <w:rPr>
                  <w:rFonts w:ascii="Arial" w:cs="Arial" w:eastAsia="Arial" w:hAnsi="Arial"/>
                  <w:b w:val="false"/>
                  <w:bCs w:val="false"/>
                  <w:i w:val="false"/>
                  <w:iCs w:val="false"/>
                  <w:color w:val="000000"/>
                  <w:sz w:val="18"/>
                  <w:szCs w:val="18"/>
                </w:rPr>
                <w:t xml:space="preserve">Approaches Expectations: gives</w:t>
              </w:r>
            </w:ins>
            <w:r>
              <w:rPr>
                <w:rFonts w:ascii="Arial" w:cs="Arial" w:eastAsia="Arial" w:hAnsi="Arial"/>
                <w:b w:val="false"/>
                <w:bCs w:val="false"/>
                <w:i w:val="false"/>
                <w:iCs w:val="false"/>
                <w:color w:val="000000"/>
                <w:sz w:val="18"/>
                <w:szCs w:val="18"/>
              </w:rPr>
              <w:t xml:space="preserve"> few or vague examples, or uses evidence that is incorrect or not from the lessons.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of inference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4" w:author="Claude (AI) - proposed" w:date="2026-10-18T00:29:20Z">
              <w:r>
                <w:rPr>
                  <w:rFonts w:ascii="Arial" w:cs="Arial" w:eastAsia="Arial" w:hAnsi="Arial"/>
                  <w:b w:val="false"/>
                  <w:bCs w:val="false"/>
                  <w:i w:val="false"/>
                  <w:iCs w:val="false"/>
                  <w:color w:val="000000"/>
                  <w:sz w:val="18"/>
                  <w:szCs w:val="18"/>
                </w:rPr>
                <w:delText xml:space="preserve">Defines</w:delText>
              </w:r>
            </w:del>
            <w:ins w:id="9035" w:author="Claude (AI) - proposed" w:date="2026-10-18T00:29:20Z">
              <w:r>
                <w:rPr>
                  <w:rFonts w:ascii="Arial" w:cs="Arial" w:eastAsia="Arial" w:hAnsi="Arial"/>
                  <w:b w:val="false"/>
                  <w:bCs w:val="false"/>
                  <w:i w:val="false"/>
                  <w:iCs w:val="false"/>
                  <w:color w:val="000000"/>
                  <w:sz w:val="18"/>
                  <w:szCs w:val="18"/>
                </w:rPr>
                <w:t xml:space="preserve">Exceeds Expectations: defines</w:t>
              </w:r>
            </w:ins>
            <w:r>
              <w:rPr>
                <w:rFonts w:ascii="Arial" w:cs="Arial" w:eastAsia="Arial" w:hAnsi="Arial"/>
                <w:b w:val="false"/>
                <w:bCs w:val="false"/>
                <w:i w:val="false"/>
                <w:iCs w:val="false"/>
                <w:color w:val="000000"/>
                <w:sz w:val="18"/>
                <w:szCs w:val="18"/>
              </w:rPr>
              <w:t xml:space="preserve"> inference correctly, explains evidence, reasoning and inference clearly, </w:t>
            </w:r>
            <w:del w:id="9036" w:author="Claude (AI) - proposed" w:date="2026-10-18T00:29:20Z">
              <w:r>
                <w:rPr>
                  <w:rFonts w:ascii="Arial" w:cs="Arial" w:eastAsia="Arial" w:hAnsi="Arial"/>
                  <w:b w:val="false"/>
                  <w:bCs w:val="false"/>
                  <w:i w:val="false"/>
                  <w:iCs w:val="false"/>
                  <w:color w:val="000000"/>
                  <w:sz w:val="18"/>
                  <w:szCs w:val="18"/>
                </w:rPr>
                <w:delText xml:space="preserve">and </w:delText>
              </w:r>
            </w:del>
            <w:r>
              <w:rPr>
                <w:rFonts w:ascii="Arial" w:cs="Arial" w:eastAsia="Arial" w:hAnsi="Arial"/>
                <w:b w:val="false"/>
                <w:bCs w:val="false"/>
                <w:i w:val="false"/>
                <w:iCs w:val="false"/>
                <w:color w:val="000000"/>
                <w:sz w:val="18"/>
                <w:szCs w:val="18"/>
              </w:rPr>
              <w:t xml:space="preserve">explains why inference is not a guess</w:t>
            </w:r>
            <w:ins w:id="9037" w:author="Claude (AI) - proposed" w:date="2026-10-18T00:29:20Z">
              <w:r>
                <w:rPr>
                  <w:rFonts w:ascii="Arial" w:cs="Arial" w:eastAsia="Arial" w:hAnsi="Arial"/>
                  <w:b w:val="false"/>
                  <w:bCs w:val="false"/>
                  <w:i w:val="false"/>
                  <w:iCs w:val="false"/>
                  <w:color w:val="000000"/>
                  <w:sz w:val="18"/>
                  <w:szCs w:val="18"/>
                </w:rPr>
                <w:t xml:space="preserve"> and why an inference may need to be checked</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8" w:author="Claude (AI) - proposed" w:date="2026-10-18T00:29:20Z">
              <w:r>
                <w:rPr>
                  <w:rFonts w:ascii="Arial" w:cs="Arial" w:eastAsia="Arial" w:hAnsi="Arial"/>
                  <w:b w:val="false"/>
                  <w:bCs w:val="false"/>
                  <w:i w:val="false"/>
                  <w:iCs w:val="false"/>
                  <w:color w:val="000000"/>
                  <w:sz w:val="18"/>
                  <w:szCs w:val="18"/>
                </w:rPr>
                <w:delText xml:space="preserve">Defines inference and names</w:delText>
              </w:r>
            </w:del>
            <w:ins w:id="9039" w:author="Claude (AI) - proposed" w:date="2026-10-18T00:29:20Z">
              <w:r>
                <w:rPr>
                  <w:rFonts w:ascii="Arial" w:cs="Arial" w:eastAsia="Arial" w:hAnsi="Arial"/>
                  <w:b w:val="false"/>
                  <w:bCs w:val="false"/>
                  <w:i w:val="false"/>
                  <w:iCs w:val="false"/>
                  <w:color w:val="000000"/>
                  <w:sz w:val="18"/>
                  <w:szCs w:val="18"/>
                </w:rPr>
                <w:t xml:space="preserve">Meets Expectations: defines inference correctly and names and describes</w:t>
              </w:r>
            </w:ins>
            <w:r>
              <w:rPr>
                <w:rFonts w:ascii="Arial" w:cs="Arial" w:eastAsia="Arial" w:hAnsi="Arial"/>
                <w:b w:val="false"/>
                <w:bCs w:val="false"/>
                <w:i w:val="false"/>
                <w:iCs w:val="false"/>
                <w:color w:val="000000"/>
                <w:sz w:val="18"/>
                <w:szCs w:val="18"/>
              </w:rPr>
              <w:t xml:space="preserve"> the three parts, with limited explanation of how they connect.</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0" w:author="Claude (AI) - proposed" w:date="2026-10-18T00:29:20Z">
              <w:r>
                <w:rPr>
                  <w:rFonts w:ascii="Arial" w:cs="Arial" w:eastAsia="Arial" w:hAnsi="Arial"/>
                  <w:b w:val="false"/>
                  <w:bCs w:val="false"/>
                  <w:i w:val="false"/>
                  <w:iCs w:val="false"/>
                  <w:color w:val="000000"/>
                  <w:sz w:val="18"/>
                  <w:szCs w:val="18"/>
                </w:rPr>
                <w:delText xml:space="preserve">Confuses</w:delText>
              </w:r>
            </w:del>
            <w:ins w:id="9041" w:author="Claude (AI) - proposed" w:date="2026-10-18T00:29:20Z">
              <w:r>
                <w:rPr>
                  <w:rFonts w:ascii="Arial" w:cs="Arial" w:eastAsia="Arial" w:hAnsi="Arial"/>
                  <w:b w:val="false"/>
                  <w:bCs w:val="false"/>
                  <w:i w:val="false"/>
                  <w:iCs w:val="false"/>
                  <w:color w:val="000000"/>
                  <w:sz w:val="18"/>
                  <w:szCs w:val="18"/>
                </w:rPr>
                <w:t xml:space="preserve">Approaches Expectations: confuses</w:t>
              </w:r>
            </w:ins>
            <w:r>
              <w:rPr>
                <w:rFonts w:ascii="Arial" w:cs="Arial" w:eastAsia="Arial" w:hAnsi="Arial"/>
                <w:b w:val="false"/>
                <w:bCs w:val="false"/>
                <w:i w:val="false"/>
                <w:iCs w:val="false"/>
                <w:color w:val="000000"/>
                <w:sz w:val="18"/>
                <w:szCs w:val="18"/>
              </w:rPr>
              <w:t xml:space="preserve"> inference with guessing or observation, or </w:t>
            </w:r>
            <w:del w:id="9042" w:author="Claude (AI) - proposed" w:date="2026-10-18T00:29:20Z">
              <w:r>
                <w:rPr>
                  <w:rFonts w:ascii="Arial" w:cs="Arial" w:eastAsia="Arial" w:hAnsi="Arial"/>
                  <w:b w:val="false"/>
                  <w:bCs w:val="false"/>
                  <w:i w:val="false"/>
                  <w:iCs w:val="false"/>
                  <w:color w:val="000000"/>
                  <w:sz w:val="18"/>
                  <w:szCs w:val="18"/>
                </w:rPr>
                <w:delText xml:space="preserve">cannot name</w:delText>
              </w:r>
            </w:del>
            <w:ins w:id="9043" w:author="Claude (AI) - proposed" w:date="2026-10-18T00:29:20Z">
              <w:r>
                <w:rPr>
                  <w:rFonts w:ascii="Arial" w:cs="Arial" w:eastAsia="Arial" w:hAnsi="Arial"/>
                  <w:b w:val="false"/>
                  <w:bCs w:val="false"/>
                  <w:i w:val="false"/>
                  <w:iCs w:val="false"/>
                  <w:color w:val="000000"/>
                  <w:sz w:val="18"/>
                  <w:szCs w:val="18"/>
                </w:rPr>
                <w:t xml:space="preserve">names only some of</w:t>
              </w:r>
            </w:ins>
            <w:r>
              <w:rPr>
                <w:rFonts w:ascii="Arial" w:cs="Arial" w:eastAsia="Arial" w:hAnsi="Arial"/>
                <w:b w:val="false"/>
                <w:bCs w:val="false"/>
                <w:i w:val="false"/>
                <w:iCs w:val="false"/>
                <w:color w:val="000000"/>
                <w:sz w:val="18"/>
                <w:szCs w:val="18"/>
              </w:rPr>
              <w:t xml:space="preserve"> the parts.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Application to a new scenario</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4" w:author="Claude (AI) - proposed" w:date="2026-10-18T00:29:20Z">
              <w:r>
                <w:rPr>
                  <w:rFonts w:ascii="Arial" w:cs="Arial" w:eastAsia="Arial" w:hAnsi="Arial"/>
                  <w:b w:val="false"/>
                  <w:bCs w:val="false"/>
                  <w:i w:val="false"/>
                  <w:iCs w:val="false"/>
                  <w:color w:val="000000"/>
                  <w:sz w:val="18"/>
                  <w:szCs w:val="18"/>
                </w:rPr>
                <w:delText xml:space="preserve">Applies</w:delText>
              </w:r>
            </w:del>
            <w:ins w:id="9045" w:author="Claude (AI) - proposed" w:date="2026-10-18T00:29:20Z">
              <w:r>
                <w:rPr>
                  <w:rFonts w:ascii="Arial" w:cs="Arial" w:eastAsia="Arial" w:hAnsi="Arial"/>
                  <w:b w:val="false"/>
                  <w:bCs w:val="false"/>
                  <w:i w:val="false"/>
                  <w:iCs w:val="false"/>
                  <w:color w:val="000000"/>
                  <w:sz w:val="18"/>
                  <w:szCs w:val="18"/>
                </w:rPr>
                <w:t xml:space="preserve">Exceeds Expectations: applies</w:t>
              </w:r>
            </w:ins>
            <w:r>
              <w:rPr>
                <w:rFonts w:ascii="Arial" w:cs="Arial" w:eastAsia="Arial" w:hAnsi="Arial"/>
                <w:b w:val="false"/>
                <w:bCs w:val="false"/>
                <w:i w:val="false"/>
                <w:iCs w:val="false"/>
                <w:color w:val="000000"/>
                <w:sz w:val="18"/>
                <w:szCs w:val="18"/>
              </w:rPr>
              <w:t xml:space="preserve"> the ERI framework to the </w:t>
            </w:r>
            <w:del w:id="9046" w:author="Claude (AI) - proposed" w:date="2026-10-18T00:29:20Z">
              <w:r>
                <w:rPr>
                  <w:rFonts w:ascii="Arial" w:cs="Arial" w:eastAsia="Arial" w:hAnsi="Arial"/>
                  <w:b w:val="false"/>
                  <w:bCs w:val="false"/>
                  <w:i w:val="false"/>
                  <w:iCs w:val="false"/>
                  <w:color w:val="000000"/>
                  <w:sz w:val="18"/>
                  <w:szCs w:val="18"/>
                </w:rPr>
                <w:delText xml:space="preserve">Kericho tea</w:delText>
              </w:r>
            </w:del>
            <w:ins w:id="9047" w:author="Claude (AI) - proposed" w:date="2026-10-18T00:29:20Z">
              <w:r>
                <w:rPr>
                  <w:rFonts w:ascii="Arial" w:cs="Arial" w:eastAsia="Arial" w:hAnsi="Arial"/>
                  <w:b w:val="false"/>
                  <w:bCs w:val="false"/>
                  <w:i w:val="false"/>
                  <w:iCs w:val="false"/>
                  <w:color w:val="000000"/>
                  <w:sz w:val="18"/>
                  <w:szCs w:val="18"/>
                </w:rPr>
                <w:t xml:space="preserve">new</w:t>
              </w:r>
            </w:ins>
            <w:r>
              <w:rPr>
                <w:rFonts w:ascii="Arial" w:cs="Arial" w:eastAsia="Arial" w:hAnsi="Arial"/>
                <w:b w:val="false"/>
                <w:bCs w:val="false"/>
                <w:i w:val="false"/>
                <w:iCs w:val="false"/>
                <w:color w:val="000000"/>
                <w:sz w:val="18"/>
                <w:szCs w:val="18"/>
              </w:rPr>
              <w:t xml:space="preserve"> scenario using the evidence given,</w:t>
            </w:r>
            <w:ins w:id="9048" w:author="Claude (AI) - proposed" w:date="2026-10-18T00:29:20Z">
              <w:r>
                <w:rPr>
                  <w:rFonts w:ascii="Arial" w:cs="Arial" w:eastAsia="Arial" w:hAnsi="Arial"/>
                  <w:b w:val="false"/>
                  <w:bCs w:val="false"/>
                  <w:i w:val="false"/>
                  <w:iCs w:val="false"/>
                  <w:color w:val="000000"/>
                  <w:sz w:val="18"/>
                  <w:szCs w:val="18"/>
                </w:rPr>
                <w:t xml:space="preserve"> gives</w:t>
              </w:r>
            </w:ins>
            <w:r>
              <w:rPr>
                <w:rFonts w:ascii="Arial" w:cs="Arial" w:eastAsia="Arial" w:hAnsi="Arial"/>
                <w:b w:val="false"/>
                <w:bCs w:val="false"/>
                <w:i w:val="false"/>
                <w:iCs w:val="false"/>
                <w:color w:val="000000"/>
                <w:sz w:val="18"/>
                <w:szCs w:val="18"/>
              </w:rPr>
              <w:t xml:space="preserve"> a logical inference about a hidden cause</w:t>
            </w:r>
            <w:del w:id="9049" w:author="Claude (AI) - proposed" w:date="2026-10-18T00:29:20Z">
              <w:r>
                <w:rPr>
                  <w:rFonts w:ascii="Arial" w:cs="Arial" w:eastAsia="Arial" w:hAnsi="Arial"/>
                  <w:b w:val="false"/>
                  <w:bCs w:val="false"/>
                  <w:i w:val="false"/>
                  <w:iCs w:val="false"/>
                  <w:color w:val="000000"/>
                  <w:sz w:val="18"/>
                  <w:szCs w:val="18"/>
                </w:rPr>
                <w:delText xml:space="preserve"> that follows from that evidence, and</w:delText>
              </w:r>
            </w:del>
            <w:ins w:id="9050" w:author="Claude (AI) - proposed" w:date="2026-10-18T00:29:20Z">
              <w:r>
                <w:rPr>
                  <w:rFonts w:ascii="Arial" w:cs="Arial" w:eastAsia="Arial" w:hAnsi="Arial"/>
                  <w:b w:val="false"/>
                  <w:bCs w:val="false"/>
                  <w:i w:val="false"/>
                  <w:iCs w:val="false"/>
                  <w:color w:val="000000"/>
                  <w:sz w:val="18"/>
                  <w:szCs w:val="18"/>
                </w:rPr>
                <w:t xml:space="preserve">, explains how it could be checked and names</w:t>
              </w:r>
            </w:ins>
            <w:r>
              <w:rPr>
                <w:rFonts w:ascii="Arial" w:cs="Arial" w:eastAsia="Arial" w:hAnsi="Arial"/>
                <w:b w:val="false"/>
                <w:bCs w:val="false"/>
                <w:i w:val="false"/>
                <w:iCs w:val="false"/>
                <w:color w:val="000000"/>
                <w:sz w:val="18"/>
                <w:szCs w:val="18"/>
              </w:rPr>
              <w:t xml:space="preserve"> a suitable career.</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51" w:author="Claude (AI) - proposed" w:date="2026-10-18T00:29:20Z">
              <w:r>
                <w:rPr>
                  <w:rFonts w:ascii="Arial" w:cs="Arial" w:eastAsia="Arial" w:hAnsi="Arial"/>
                  <w:b w:val="false"/>
                  <w:bCs w:val="false"/>
                  <w:i w:val="false"/>
                  <w:iCs w:val="false"/>
                  <w:color w:val="000000"/>
                  <w:sz w:val="18"/>
                  <w:szCs w:val="18"/>
                </w:rPr>
                <w:delText xml:space="preserve">Applies</w:delText>
              </w:r>
            </w:del>
            <w:ins w:id="9052" w:author="Claude (AI) - proposed" w:date="2026-10-18T00:29:20Z">
              <w:r>
                <w:rPr>
                  <w:rFonts w:ascii="Arial" w:cs="Arial" w:eastAsia="Arial" w:hAnsi="Arial"/>
                  <w:b w:val="false"/>
                  <w:bCs w:val="false"/>
                  <w:i w:val="false"/>
                  <w:iCs w:val="false"/>
                  <w:color w:val="000000"/>
                  <w:sz w:val="18"/>
                  <w:szCs w:val="18"/>
                </w:rPr>
                <w:t xml:space="preserve">Meets Expectations: applies</w:t>
              </w:r>
            </w:ins>
            <w:r>
              <w:rPr>
                <w:rFonts w:ascii="Arial" w:cs="Arial" w:eastAsia="Arial" w:hAnsi="Arial"/>
                <w:b w:val="false"/>
                <w:bCs w:val="false"/>
                <w:i w:val="false"/>
                <w:iCs w:val="false"/>
                <w:color w:val="000000"/>
                <w:sz w:val="18"/>
                <w:szCs w:val="18"/>
              </w:rPr>
              <w:t xml:space="preserve"> the framework to the new scenario </w:t>
            </w:r>
            <w:del w:id="9053" w:author="Claude (AI) - proposed" w:date="2026-10-18T00:29:20Z">
              <w:r>
                <w:rPr>
                  <w:rFonts w:ascii="Arial" w:cs="Arial" w:eastAsia="Arial" w:hAnsi="Arial"/>
                  <w:b w:val="false"/>
                  <w:bCs w:val="false"/>
                  <w:i w:val="false"/>
                  <w:iCs w:val="false"/>
                  <w:color w:val="000000"/>
                  <w:sz w:val="18"/>
                  <w:szCs w:val="18"/>
                </w:rPr>
                <w:delText xml:space="preserve">but the reasoning or career link is</w:delText>
              </w:r>
            </w:del>
            <w:ins w:id="9054" w:author="Claude (AI) - proposed" w:date="2026-10-18T00:29:20Z">
              <w:r>
                <w:rPr>
                  <w:rFonts w:ascii="Arial" w:cs="Arial" w:eastAsia="Arial" w:hAnsi="Arial"/>
                  <w:b w:val="false"/>
                  <w:bCs w:val="false"/>
                  <w:i w:val="false"/>
                  <w:iCs w:val="false"/>
                  <w:color w:val="000000"/>
                  <w:sz w:val="18"/>
                  <w:szCs w:val="18"/>
                </w:rPr>
                <w:t xml:space="preserve">with evidence, an inference and a career, though the reasoning may be</w:t>
              </w:r>
            </w:ins>
            <w:r>
              <w:rPr>
                <w:rFonts w:ascii="Arial" w:cs="Arial" w:eastAsia="Arial" w:hAnsi="Arial"/>
                <w:b w:val="false"/>
                <w:bCs w:val="false"/>
                <w:i w:val="false"/>
                <w:iCs w:val="false"/>
                <w:color w:val="000000"/>
                <w:sz w:val="18"/>
                <w:szCs w:val="18"/>
              </w:rPr>
              <w:t xml:space="preserve">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55" w:author="Claude (AI) - proposed" w:date="2026-10-18T00:29:20Z">
              <w:r>
                <w:rPr>
                  <w:rFonts w:ascii="Arial" w:cs="Arial" w:eastAsia="Arial" w:hAnsi="Arial"/>
                  <w:b w:val="false"/>
                  <w:bCs w:val="false"/>
                  <w:i w:val="false"/>
                  <w:iCs w:val="false"/>
                  <w:color w:val="000000"/>
                  <w:sz w:val="18"/>
                  <w:szCs w:val="18"/>
                </w:rPr>
                <w:delText xml:space="preserve">Gives</w:delText>
              </w:r>
            </w:del>
            <w:ins w:id="9056" w:author="Claude (AI) - proposed" w:date="2026-10-18T00:29:20Z">
              <w:r>
                <w:rPr>
                  <w:rFonts w:ascii="Arial" w:cs="Arial" w:eastAsia="Arial" w:hAnsi="Arial"/>
                  <w:b w:val="false"/>
                  <w:bCs w:val="false"/>
                  <w:i w:val="false"/>
                  <w:iCs w:val="false"/>
                  <w:color w:val="000000"/>
                  <w:sz w:val="18"/>
                  <w:szCs w:val="18"/>
                </w:rPr>
                <w:t xml:space="preserve">Approaches Expectations: gives</w:t>
              </w:r>
            </w:ins>
            <w:r>
              <w:rPr>
                <w:rFonts w:ascii="Arial" w:cs="Arial" w:eastAsia="Arial" w:hAnsi="Arial"/>
                <w:b w:val="false"/>
                <w:bCs w:val="false"/>
                <w:i w:val="false"/>
                <w:iCs w:val="false"/>
                <w:color w:val="000000"/>
                <w:sz w:val="18"/>
                <w:szCs w:val="18"/>
              </w:rPr>
              <w:t xml:space="preserve"> an inference without evidence or reasoning, or does not name a career.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Science process skills and Kenyan contexts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57" w:author="Claude (AI) - proposed" w:date="2026-10-18T00:29:20Z">
              <w:r>
                <w:rPr>
                  <w:rFonts w:ascii="Arial" w:cs="Arial" w:eastAsia="Arial" w:hAnsi="Arial"/>
                  <w:b w:val="false"/>
                  <w:bCs w:val="false"/>
                  <w:i w:val="false"/>
                  <w:iCs w:val="false"/>
                  <w:color w:val="000000"/>
                  <w:sz w:val="18"/>
                  <w:szCs w:val="18"/>
                </w:rPr>
                <w:delText xml:space="preserve">Correctly</w:delText>
              </w:r>
            </w:del>
            <w:ins w:id="9058" w:author="Claude (AI) - proposed" w:date="2026-10-18T00:29:20Z">
              <w:r>
                <w:rPr>
                  <w:rFonts w:ascii="Arial" w:cs="Arial" w:eastAsia="Arial" w:hAnsi="Arial"/>
                  <w:b w:val="false"/>
                  <w:bCs w:val="false"/>
                  <w:i w:val="false"/>
                  <w:iCs w:val="false"/>
                  <w:color w:val="000000"/>
                  <w:sz w:val="18"/>
                  <w:szCs w:val="18"/>
                </w:rPr>
                <w:t xml:space="preserve">Exceeds Expectations: correctly</w:t>
              </w:r>
            </w:ins>
            <w:r>
              <w:rPr>
                <w:rFonts w:ascii="Arial" w:cs="Arial" w:eastAsia="Arial" w:hAnsi="Arial"/>
                <w:b w:val="false"/>
                <w:bCs w:val="false"/>
                <w:i w:val="false"/>
                <w:iCs w:val="false"/>
                <w:color w:val="000000"/>
                <w:sz w:val="18"/>
                <w:szCs w:val="18"/>
              </w:rPr>
              <w:t xml:space="preserve"> names and explains at least three process skills</w:t>
            </w:r>
            <w:del w:id="9059" w:author="Claude (AI) - proposed" w:date="2026-10-18T00:29:20Z">
              <w:r>
                <w:rPr>
                  <w:rFonts w:ascii="Arial" w:cs="Arial" w:eastAsia="Arial" w:hAnsi="Arial"/>
                  <w:b w:val="false"/>
                  <w:bCs w:val="false"/>
                  <w:i w:val="false"/>
                  <w:iCs w:val="false"/>
                  <w:color w:val="000000"/>
                  <w:sz w:val="18"/>
                  <w:szCs w:val="18"/>
                </w:rPr>
                <w:delText xml:space="preserve"> and</w:delText>
              </w:r>
            </w:del>
            <w:ins w:id="9060" w:author="Claude (AI) - proposed" w:date="2026-10-18T00:29:20Z">
              <w:r>
                <w:rPr>
                  <w:rFonts w:ascii="Arial" w:cs="Arial" w:eastAsia="Arial" w:hAnsi="Arial"/>
                  <w:b w:val="false"/>
                  <w:bCs w:val="false"/>
                  <w:i w:val="false"/>
                  <w:iCs w:val="false"/>
                  <w:color w:val="000000"/>
                  <w:sz w:val="18"/>
                  <w:szCs w:val="18"/>
                </w:rPr>
                <w:t xml:space="preserve">, explains</w:t>
              </w:r>
            </w:ins>
            <w:r>
              <w:rPr>
                <w:rFonts w:ascii="Arial" w:cs="Arial" w:eastAsia="Arial" w:hAnsi="Arial"/>
                <w:b w:val="false"/>
                <w:bCs w:val="false"/>
                <w:i w:val="false"/>
                <w:iCs w:val="false"/>
                <w:color w:val="000000"/>
                <w:sz w:val="18"/>
                <w:szCs w:val="18"/>
              </w:rPr>
              <w:t xml:space="preserve"> the difference between observation and inference, </w:t>
            </w:r>
            <w:ins w:id="9061" w:author="Claude (AI) - proposed" w:date="2026-10-18T00:29:20Z">
              <w:r>
                <w:rPr>
                  <w:rFonts w:ascii="Arial" w:cs="Arial" w:eastAsia="Arial" w:hAnsi="Arial"/>
                  <w:b w:val="false"/>
                  <w:bCs w:val="false"/>
                  <w:i w:val="false"/>
                  <w:iCs w:val="false"/>
                  <w:color w:val="000000"/>
                  <w:sz w:val="18"/>
                  <w:szCs w:val="18"/>
                </w:rPr>
                <w:t xml:space="preserve">and says what to do with a contradicting clue, </w:t>
              </w:r>
            </w:ins>
            <w:r>
              <w:rPr>
                <w:rFonts w:ascii="Arial" w:cs="Arial" w:eastAsia="Arial" w:hAnsi="Arial"/>
                <w:b w:val="false"/>
                <w:bCs w:val="false"/>
                <w:i w:val="false"/>
                <w:iCs w:val="false"/>
                <w:color w:val="000000"/>
                <w:sz w:val="18"/>
                <w:szCs w:val="18"/>
              </w:rPr>
              <w:t xml:space="preserve">with relevant Kenyan contexts throughout.</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62" w:author="Claude (AI) - proposed" w:date="2026-10-18T00:29:20Z">
              <w:r>
                <w:rPr>
                  <w:rFonts w:ascii="Arial" w:cs="Arial" w:eastAsia="Arial" w:hAnsi="Arial"/>
                  <w:b w:val="false"/>
                  <w:bCs w:val="false"/>
                  <w:i w:val="false"/>
                  <w:iCs w:val="false"/>
                  <w:color w:val="000000"/>
                  <w:sz w:val="18"/>
                  <w:szCs w:val="18"/>
                </w:rPr>
                <w:delText xml:space="preserve">Names two or</w:delText>
              </w:r>
            </w:del>
            <w:ins w:id="9063" w:author="Claude (AI) - proposed" w:date="2026-10-18T00:29:20Z">
              <w:r>
                <w:rPr>
                  <w:rFonts w:ascii="Arial" w:cs="Arial" w:eastAsia="Arial" w:hAnsi="Arial"/>
                  <w:b w:val="false"/>
                  <w:bCs w:val="false"/>
                  <w:i w:val="false"/>
                  <w:iCs w:val="false"/>
                  <w:color w:val="000000"/>
                  <w:sz w:val="18"/>
                  <w:szCs w:val="18"/>
                </w:rPr>
                <w:t xml:space="preserve">Meets Expectations: names at least</w:t>
              </w:r>
            </w:ins>
            <w:r>
              <w:rPr>
                <w:rFonts w:ascii="Arial" w:cs="Arial" w:eastAsia="Arial" w:hAnsi="Arial"/>
                <w:b w:val="false"/>
                <w:bCs w:val="false"/>
                <w:i w:val="false"/>
                <w:iCs w:val="false"/>
                <w:color w:val="000000"/>
                <w:sz w:val="18"/>
                <w:szCs w:val="18"/>
              </w:rPr>
              <w:t xml:space="preserve"> three process skills </w:t>
            </w:r>
            <w:del w:id="9064" w:author="Claude (AI) - proposed" w:date="2026-10-18T00:29:20Z">
              <w:r>
                <w:rPr>
                  <w:rFonts w:ascii="Arial" w:cs="Arial" w:eastAsia="Arial" w:hAnsi="Arial"/>
                  <w:b w:val="false"/>
                  <w:bCs w:val="false"/>
                  <w:i w:val="false"/>
                  <w:iCs w:val="false"/>
                  <w:color w:val="000000"/>
                  <w:sz w:val="18"/>
                  <w:szCs w:val="18"/>
                </w:rPr>
                <w:delText xml:space="preserve">with some explanation and includes</w:delText>
              </w:r>
            </w:del>
            <w:ins w:id="9065" w:author="Claude (AI) - proposed" w:date="2026-10-18T00:29:20Z">
              <w:r>
                <w:rPr>
                  <w:rFonts w:ascii="Arial" w:cs="Arial" w:eastAsia="Arial" w:hAnsi="Arial"/>
                  <w:b w:val="false"/>
                  <w:bCs w:val="false"/>
                  <w:i w:val="false"/>
                  <w:iCs w:val="false"/>
                  <w:color w:val="000000"/>
                  <w:sz w:val="18"/>
                  <w:szCs w:val="18"/>
                </w:rPr>
                <w:t xml:space="preserve">and states the difference between observation and inference, with</w:t>
              </w:r>
            </w:ins>
            <w:r>
              <w:rPr>
                <w:rFonts w:ascii="Arial" w:cs="Arial" w:eastAsia="Arial" w:hAnsi="Arial"/>
                <w:b w:val="false"/>
                <w:bCs w:val="false"/>
                <w:i w:val="false"/>
                <w:iCs w:val="false"/>
                <w:color w:val="000000"/>
                <w:sz w:val="18"/>
                <w:szCs w:val="18"/>
              </w:rPr>
              <w:t xml:space="preserve"> some Kenyan examples.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66" w:author="Claude (AI) - proposed" w:date="2026-10-18T00:29:20Z">
              <w:r>
                <w:rPr>
                  <w:rFonts w:ascii="Arial" w:cs="Arial" w:eastAsia="Arial" w:hAnsi="Arial"/>
                  <w:b w:val="false"/>
                  <w:bCs w:val="false"/>
                  <w:i w:val="false"/>
                  <w:iCs w:val="false"/>
                  <w:color w:val="000000"/>
                  <w:sz w:val="18"/>
                  <w:szCs w:val="18"/>
                </w:rPr>
                <w:delText xml:space="preserve">Names few or no</w:delText>
              </w:r>
            </w:del>
            <w:ins w:id="9067" w:author="Claude (AI) - proposed" w:date="2026-10-18T00:29:20Z">
              <w:r>
                <w:rPr>
                  <w:rFonts w:ascii="Arial" w:cs="Arial" w:eastAsia="Arial" w:hAnsi="Arial"/>
                  <w:b w:val="false"/>
                  <w:bCs w:val="false"/>
                  <w:i w:val="false"/>
                  <w:iCs w:val="false"/>
                  <w:color w:val="000000"/>
                  <w:sz w:val="18"/>
                  <w:szCs w:val="18"/>
                </w:rPr>
                <w:t xml:space="preserve">Approaches Expectations: names one or two</w:t>
              </w:r>
            </w:ins>
            <w:r>
              <w:rPr>
                <w:rFonts w:ascii="Arial" w:cs="Arial" w:eastAsia="Arial" w:hAnsi="Arial"/>
                <w:b w:val="false"/>
                <w:bCs w:val="false"/>
                <w:i w:val="false"/>
                <w:iCs w:val="false"/>
                <w:color w:val="000000"/>
                <w:sz w:val="18"/>
                <w:szCs w:val="18"/>
              </w:rPr>
              <w:t xml:space="preserve"> process skills, or examples are missing or not relevant.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Answer to the Driving Question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68" w:author="Claude (AI) - proposed" w:date="2026-10-18T00:29:20Z">
              <w:r>
                <w:rPr>
                  <w:rFonts w:ascii="Arial" w:cs="Arial" w:eastAsia="Arial" w:hAnsi="Arial"/>
                  <w:b w:val="false"/>
                  <w:bCs w:val="false"/>
                  <w:i w:val="false"/>
                  <w:iCs w:val="false"/>
                  <w:color w:val="000000"/>
                  <w:sz w:val="18"/>
                  <w:szCs w:val="18"/>
                </w:rPr>
                <w:delText xml:space="preserve">Gives</w:delText>
              </w:r>
            </w:del>
            <w:ins w:id="9069" w:author="Claude (AI) - proposed" w:date="2026-10-18T00:29:20Z">
              <w:r>
                <w:rPr>
                  <w:rFonts w:ascii="Arial" w:cs="Arial" w:eastAsia="Arial" w:hAnsi="Arial"/>
                  <w:b w:val="false"/>
                  <w:bCs w:val="false"/>
                  <w:i w:val="false"/>
                  <w:iCs w:val="false"/>
                  <w:color w:val="000000"/>
                  <w:sz w:val="18"/>
                  <w:szCs w:val="18"/>
                </w:rPr>
                <w:t xml:space="preserve">Exceeds Expectations: gives</w:t>
              </w:r>
            </w:ins>
            <w:r>
              <w:rPr>
                <w:rFonts w:ascii="Arial" w:cs="Arial" w:eastAsia="Arial" w:hAnsi="Arial"/>
                <w:b w:val="false"/>
                <w:bCs w:val="false"/>
                <w:i w:val="false"/>
                <w:iCs w:val="false"/>
                <w:color w:val="000000"/>
                <w:sz w:val="18"/>
                <w:szCs w:val="18"/>
              </w:rPr>
              <w:t xml:space="preserve"> a clear, complete answer to the Driving Question that shows how thinking has changed, </w:t>
            </w:r>
            <w:del w:id="9070" w:author="Claude (AI) - proposed" w:date="2026-10-18T00:29:20Z">
              <w:r>
                <w:rPr>
                  <w:rFonts w:ascii="Arial" w:cs="Arial" w:eastAsia="Arial" w:hAnsi="Arial"/>
                  <w:b w:val="false"/>
                  <w:bCs w:val="false"/>
                  <w:i w:val="false"/>
                  <w:iCs w:val="false"/>
                  <w:color w:val="000000"/>
                  <w:sz w:val="18"/>
                  <w:szCs w:val="18"/>
                </w:rPr>
                <w:delText xml:space="preserve">written </w:delText>
              </w:r>
            </w:del>
            <w:r>
              <w:rPr>
                <w:rFonts w:ascii="Arial" w:cs="Arial" w:eastAsia="Arial" w:hAnsi="Arial"/>
                <w:b w:val="false"/>
                <w:bCs w:val="false"/>
                <w:i w:val="false"/>
                <w:iCs w:val="false"/>
                <w:color w:val="000000"/>
                <w:sz w:val="18"/>
                <w:szCs w:val="18"/>
              </w:rPr>
              <w:t xml:space="preserve">in clear, organised sentences.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71" w:author="Claude (AI) - proposed" w:date="2026-10-18T00:29:20Z">
              <w:r>
                <w:rPr>
                  <w:rFonts w:ascii="Arial" w:cs="Arial" w:eastAsia="Arial" w:hAnsi="Arial"/>
                  <w:b w:val="false"/>
                  <w:bCs w:val="false"/>
                  <w:i w:val="false"/>
                  <w:iCs w:val="false"/>
                  <w:color w:val="000000"/>
                  <w:sz w:val="18"/>
                  <w:szCs w:val="18"/>
                </w:rPr>
                <w:delText xml:space="preserve">Answers</w:delText>
              </w:r>
            </w:del>
            <w:ins w:id="9072" w:author="Claude (AI) - proposed" w:date="2026-10-18T00:29:20Z">
              <w:r>
                <w:rPr>
                  <w:rFonts w:ascii="Arial" w:cs="Arial" w:eastAsia="Arial" w:hAnsi="Arial"/>
                  <w:b w:val="false"/>
                  <w:bCs w:val="false"/>
                  <w:i w:val="false"/>
                  <w:iCs w:val="false"/>
                  <w:color w:val="000000"/>
                  <w:sz w:val="18"/>
                  <w:szCs w:val="18"/>
                </w:rPr>
                <w:t xml:space="preserve">Meets Expectations: answers</w:t>
              </w:r>
            </w:ins>
            <w:r>
              <w:rPr>
                <w:rFonts w:ascii="Arial" w:cs="Arial" w:eastAsia="Arial" w:hAnsi="Arial"/>
                <w:b w:val="false"/>
                <w:bCs w:val="false"/>
                <w:i w:val="false"/>
                <w:iCs w:val="false"/>
                <w:color w:val="000000"/>
                <w:sz w:val="18"/>
                <w:szCs w:val="18"/>
              </w:rPr>
              <w:t xml:space="preserve"> the Driving Question</w:t>
            </w:r>
            <w:del w:id="9073" w:author="Claude (AI) - proposed" w:date="2026-10-18T00:29:20Z">
              <w:r>
                <w:rPr>
                  <w:rFonts w:ascii="Arial" w:cs="Arial" w:eastAsia="Arial" w:hAnsi="Arial"/>
                  <w:b w:val="false"/>
                  <w:bCs w:val="false"/>
                  <w:i w:val="false"/>
                  <w:iCs w:val="false"/>
                  <w:color w:val="000000"/>
                  <w:sz w:val="18"/>
                  <w:szCs w:val="18"/>
                </w:rPr>
                <w:delText xml:space="preserve"> partly,</w:delText>
              </w:r>
            </w:del>
            <w:r>
              <w:rPr>
                <w:rFonts w:ascii="Arial" w:cs="Arial" w:eastAsia="Arial" w:hAnsi="Arial"/>
                <w:b w:val="false"/>
                <w:bCs w:val="false"/>
                <w:i w:val="false"/>
                <w:iCs w:val="false"/>
                <w:color w:val="000000"/>
                <w:sz w:val="18"/>
                <w:szCs w:val="18"/>
              </w:rPr>
              <w:t xml:space="preserve"> with some reflection on </w:t>
            </w:r>
            <w:ins w:id="9074" w:author="Claude (AI) - proposed" w:date="2026-10-18T00:29:20Z">
              <w:r>
                <w:rPr>
                  <w:rFonts w:ascii="Arial" w:cs="Arial" w:eastAsia="Arial" w:hAnsi="Arial"/>
                  <w:b w:val="false"/>
                  <w:bCs w:val="false"/>
                  <w:i w:val="false"/>
                  <w:iCs w:val="false"/>
                  <w:color w:val="000000"/>
                  <w:sz w:val="18"/>
                  <w:szCs w:val="18"/>
                </w:rPr>
                <w:t xml:space="preserve">the </w:t>
              </w:r>
            </w:ins>
            <w:r>
              <w:rPr>
                <w:rFonts w:ascii="Arial" w:cs="Arial" w:eastAsia="Arial" w:hAnsi="Arial"/>
                <w:b w:val="false"/>
                <w:bCs w:val="false"/>
                <w:i w:val="false"/>
                <w:iCs w:val="false"/>
                <w:color w:val="000000"/>
                <w:sz w:val="18"/>
                <w:szCs w:val="18"/>
              </w:rPr>
              <w:t xml:space="preserve">change in thinking.</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75" w:author="Claude (AI) - proposed" w:date="2026-10-18T00:29:20Z">
              <w:r>
                <w:rPr>
                  <w:rFonts w:ascii="Arial" w:cs="Arial" w:eastAsia="Arial" w:hAnsi="Arial"/>
                  <w:b w:val="false"/>
                  <w:bCs w:val="false"/>
                  <w:i w:val="false"/>
                  <w:iCs w:val="false"/>
                  <w:color w:val="000000"/>
                  <w:sz w:val="18"/>
                  <w:szCs w:val="18"/>
                </w:rPr>
                <w:delText xml:space="preserve">Answer</w:delText>
              </w:r>
            </w:del>
            <w:ins w:id="9076" w:author="Claude (AI) - proposed" w:date="2026-10-18T00:29:20Z">
              <w:r>
                <w:rPr>
                  <w:rFonts w:ascii="Arial" w:cs="Arial" w:eastAsia="Arial" w:hAnsi="Arial"/>
                  <w:b w:val="false"/>
                  <w:bCs w:val="false"/>
                  <w:i w:val="false"/>
                  <w:iCs w:val="false"/>
                  <w:color w:val="000000"/>
                  <w:sz w:val="18"/>
                  <w:szCs w:val="18"/>
                </w:rPr>
                <w:t xml:space="preserve">Approaches Expectations: the answer</w:t>
              </w:r>
            </w:ins>
            <w:r>
              <w:rPr>
                <w:rFonts w:ascii="Arial" w:cs="Arial" w:eastAsia="Arial" w:hAnsi="Arial"/>
                <w:b w:val="false"/>
                <w:bCs w:val="false"/>
                <w:i w:val="false"/>
                <w:iCs w:val="false"/>
                <w:color w:val="000000"/>
                <w:sz w:val="18"/>
                <w:szCs w:val="18"/>
              </w:rPr>
              <w:t xml:space="preserve"> to the Driving Question is incomplete or unclear, with no reflection.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l1adthekq_69evgoh4se1">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hc72jlu6wzlioj6hwcosi">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9xjq8tv7c939wc0hmsr5e">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1adthekq_69evgoh4se1" Type="http://schemas.openxmlformats.org/officeDocument/2006/relationships/hyperlink" Target="https://creativecommons.org/licenses/by-nc/4.0/" TargetMode="External"/><Relationship Id="rIdhc72jlu6wzlioj6hwcosi" Type="http://schemas.openxmlformats.org/officeDocument/2006/relationships/hyperlink" Target="https://creativecommons.org/licenses/by-nc/4.0/" TargetMode="External"/><Relationship Id="rId9xjq8tv7c939wc0hmsr5e"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2026-10-18T00:29:19.223Z</dcterms:created>
  <dcterms:modified xsi:type="dcterms:W3CDTF">2026-10-18T00:29:19.223Z</dcterms:modified>
</cp:coreProperties>
</file>

<file path=docProps/custom.xml><?xml version="1.0" encoding="utf-8"?>
<Properties xmlns="http://schemas.openxmlformats.org/officeDocument/2006/custom-properties" xmlns:vt="http://schemas.openxmlformats.org/officeDocument/2006/docPropsVTypes"/>
</file>