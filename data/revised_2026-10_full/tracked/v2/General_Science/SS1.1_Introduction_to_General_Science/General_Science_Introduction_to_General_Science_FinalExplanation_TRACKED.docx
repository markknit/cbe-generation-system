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1.1: INTRODUCTION TO GENERAL SCIENCE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Sub-strand 1.1. Use everything you have learned from the Kisumu maize-farmer puzzle, your research, the Mystery Bags activity, your Driving Question Board and your Cumulative Science Model. Answer every section in the blank space under each prompt. Write in full sentences. Use the words evidence, reasoning and inference correctly, and give Kenyan examples. Driving Question: How does a scientist know something is true when they cannot see it directly,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Kisumu Farmer Phenomenon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Recall the maize farmer in Kisumu whose plants along one edge of the shamba were wilting and yellowing even though she watered and fertilised all the plants equally. She never saw any insect on the plants, yet her conclusion about the cause turned out to be correct. (a) List the pieces of evidence she used. (b) Describe the reasoning that connected her evidence to her conclusion. (c) State her inference, including what the hidden cause was and where it was. (d) Explain why her conclusion was not just a guess.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General Science Is and Why It Matters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your own words, say what General Science is, and explain why it is more than a collection of facts. (b) Choose TWO of the three domains: human life, environment, technology. For each, give one Kenyan example of General Science at work, and say what hidden thing the people involved had to infer or detect.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Principle of Inference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inference. (b) Name and describe the three parts of the evidence-reasoning-inference (ERI) framework. (c) Choose ONE of these Kenyan scenarios: Dr. Kamau reading a chest X-ray at Kenyatta National Hospital, or Warden Lesiamon tracking a poacher in Amboseli. Complete an ERI analysis for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Collecting Evidence and Process Skills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Mystery Bags activity you used written clue cards to work out a hidden cause on a Kenyan farm. (a) Explain the difference between an observation and an inference, with an example. (b) Name at least three science process skills your group used and say how you used each one. (c) What should a scientist do when one clue contradicts the others,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Careers, a New Scenario and Your Growth</w:t>
            </w:r>
          </w:p>
        </w:tc>
      </w:tr>
      <w:tr>
        <w:tc>
          <w:tcPr>
            <w:tcW w:type="dxa" w:w="13680"/>
            <w:shd w:fill="D9EEF1" w:color="auto" w:val="clear"/>
            <w:tcMar>
              <w:top w:type="dxa" w:w="60"/>
              <w:left w:type="dxa" w:w="120"/>
              <w:bottom w:type="dxa" w:w="60"/>
              <w:right w:type="dxa" w:w="120"/>
            </w:tcMar>
            <w:vAlign w:val="top"/>
          </w:tcPr>
          <w:p>
            <w:pPr>
              <w:keepNext/>
              <w:spacing w:after="40" w:before="0"/>
              <w:jc w:val="left"/>
            </w:pPr>
            <w:del w:id="9001" w:author="Claude (AI) - proposed" w:date="2026-10-18T00:29:20Z">
              <w:r>
                <w:rPr>
                  <w:rFonts w:ascii="Arial" w:cs="Arial" w:eastAsia="Arial" w:hAnsi="Arial"/>
                  <w:b/>
                  <w:bCs/>
                  <w:i w:val="false"/>
                  <w:iCs w:val="false"/>
                  <w:color w:val="000000"/>
                  <w:sz w:val="18"/>
                  <w:szCs w:val="18"/>
                </w:rPr>
                <w:delText xml:space="preserve">A tea farmer in Kericho notices that the leaves on some of her tea bushes are curling. She waters and cares for all her bushes in the same way. The curling leaves are mostly on the bushes in one part of the field, the other bushes look healthy, and the curling began during the dry season. She cannot see any pest or disease on the leaves</w:delText>
              </w:r>
            </w:del>
            <w:ins w:id="9002" w:author="Claude (AI) - proposed" w:date="2026-10-18T00:29:20Z">
              <w:r>
                <w:rPr>
                  <w:rFonts w:ascii="Arial" w:cs="Arial" w:eastAsia="Arial" w:hAnsi="Arial"/>
                  <w:b/>
                  <w:bCs/>
                  <w:i w:val="false"/>
                  <w:iCs w:val="false"/>
                  <w:color w:val="000000"/>
                  <w:sz w:val="18"/>
                  <w:szCs w:val="18"/>
                </w:rPr>
                <w:t xml:space="preserve">In a village near Kakamega, many children fall ill with diarrhoea in the two weeks after heavy rain. The sick children's families all collect water from the same shallow, open well. The water looks clear and has no smell. Families who buy water from a vendor have far fewer sick children. Nobody has seen any germs in the well water</w:t>
              </w:r>
            </w:ins>
            <w:r>
              <w:rPr>
                <w:rFonts w:ascii="Arial" w:cs="Arial" w:eastAsia="Arial" w:hAnsi="Arial"/>
                <w:b/>
                <w:bCs/>
                <w:i w:val="false"/>
                <w:iCs w:val="false"/>
                <w:color w:val="000000"/>
                <w:sz w:val="18"/>
                <w:szCs w:val="18"/>
              </w:rPr>
              <w:t xml:space="preserve">. (a) Identify two pieces of evidence from this scenario. (b) State one reasonable inference about what might be causing the curling, and explain your reasoning from the evidence. (c) Name a General Science career in Kenya that would investigate this professionally and say how that person would use inference. (d) Finally, answer the Driving Question in 3 to 4 sentences, explaining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3" w:author="Claude (AI) - proposed" w:date="2026-10-18T00:29:20Z">
              <w:r>
                <w:rPr>
                  <w:rFonts w:ascii="Arial" w:cs="Arial" w:eastAsia="Arial" w:hAnsi="Arial"/>
                  <w:b w:val="false"/>
                  <w:bCs w:val="false"/>
                  <w:i w:val="false"/>
                  <w:iCs w:val="false"/>
                  <w:color w:val="000000"/>
                  <w:sz w:val="18"/>
                  <w:szCs w:val="18"/>
                </w:rPr>
                <w:delText xml:space="preserve">Uses</w:delText>
              </w:r>
            </w:del>
            <w:ins w:id="9004" w:author="Claude (AI) - proposed" w:date="2026-10-18T00:29:20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evidence from the Kisumu farmer, the Kenyan examples and the Mystery Bags activity accurately</w:t>
            </w:r>
            <w:del w:id="9005" w:author="Claude (AI) - proposed" w:date="2026-10-18T00:29:20Z">
              <w:r>
                <w:rPr>
                  <w:rFonts w:ascii="Arial" w:cs="Arial" w:eastAsia="Arial" w:hAnsi="Arial"/>
                  <w:b w:val="false"/>
                  <w:bCs w:val="false"/>
                  <w:i w:val="false"/>
                  <w:iCs w:val="false"/>
                  <w:color w:val="000000"/>
                  <w:sz w:val="18"/>
                  <w:szCs w:val="18"/>
                </w:rPr>
                <w:delText xml:space="preserve"> and links each</w:delText>
              </w:r>
            </w:del>
            <w:ins w:id="9006" w:author="Claude (AI) - proposed" w:date="2026-10-18T00:29:20Z">
              <w:r>
                <w:rPr>
                  <w:rFonts w:ascii="Arial" w:cs="Arial" w:eastAsia="Arial" w:hAnsi="Arial"/>
                  <w:b w:val="false"/>
                  <w:bCs w:val="false"/>
                  <w:i w:val="false"/>
                  <w:iCs w:val="false"/>
                  <w:color w:val="000000"/>
                  <w:sz w:val="18"/>
                  <w:szCs w:val="18"/>
                </w:rPr>
                <w:t xml:space="preserve">, links each piece</w:t>
              </w:r>
            </w:ins>
            <w:r>
              <w:rPr>
                <w:rFonts w:ascii="Arial" w:cs="Arial" w:eastAsia="Arial" w:hAnsi="Arial"/>
                <w:b w:val="false"/>
                <w:bCs w:val="false"/>
                <w:i w:val="false"/>
                <w:iCs w:val="false"/>
                <w:color w:val="000000"/>
                <w:sz w:val="18"/>
                <w:szCs w:val="18"/>
              </w:rPr>
              <w:t xml:space="preserve"> to the answer</w:t>
            </w:r>
            <w:ins w:id="9007" w:author="Claude (AI) - proposed" w:date="2026-10-18T00:29:20Z">
              <w:r>
                <w:rPr>
                  <w:rFonts w:ascii="Arial" w:cs="Arial" w:eastAsia="Arial" w:hAnsi="Arial"/>
                  <w:b w:val="false"/>
                  <w:bCs w:val="false"/>
                  <w:i w:val="false"/>
                  <w:iCs w:val="false"/>
                  <w:color w:val="000000"/>
                  <w:sz w:val="18"/>
                  <w:szCs w:val="18"/>
                </w:rPr>
                <w:t xml:space="preserve"> and adds an example of their own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8" w:author="Claude (AI) - proposed" w:date="2026-10-18T00:29:20Z">
              <w:r>
                <w:rPr>
                  <w:rFonts w:ascii="Arial" w:cs="Arial" w:eastAsia="Arial" w:hAnsi="Arial"/>
                  <w:b w:val="false"/>
                  <w:bCs w:val="false"/>
                  <w:i w:val="false"/>
                  <w:iCs w:val="false"/>
                  <w:color w:val="000000"/>
                  <w:sz w:val="18"/>
                  <w:szCs w:val="18"/>
                </w:rPr>
                <w:delText xml:space="preserve">Uses some</w:delText>
              </w:r>
            </w:del>
            <w:ins w:id="9009" w:author="Claude (AI) - proposed" w:date="2026-10-18T00:29:20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evidence from the lessons correctly</w:t>
            </w:r>
            <w:del w:id="9010" w:author="Claude (AI) - proposed" w:date="2026-10-18T00:29:20Z">
              <w:r>
                <w:rPr>
                  <w:rFonts w:ascii="Arial" w:cs="Arial" w:eastAsia="Arial" w:hAnsi="Arial"/>
                  <w:b w:val="false"/>
                  <w:bCs w:val="false"/>
                  <w:i w:val="false"/>
                  <w:iCs w:val="false"/>
                  <w:color w:val="000000"/>
                  <w:sz w:val="18"/>
                  <w:szCs w:val="18"/>
                </w:rPr>
                <w:delText xml:space="preserve">, but links</w:delText>
              </w:r>
            </w:del>
            <w:ins w:id="9011" w:author="Claude (AI) - proposed" w:date="2026-10-18T00:29:20Z">
              <w:r>
                <w:rPr>
                  <w:rFonts w:ascii="Arial" w:cs="Arial" w:eastAsia="Arial" w:hAnsi="Arial"/>
                  <w:b w:val="false"/>
                  <w:bCs w:val="false"/>
                  <w:i w:val="false"/>
                  <w:iCs w:val="false"/>
                  <w:color w:val="000000"/>
                  <w:sz w:val="18"/>
                  <w:szCs w:val="18"/>
                </w:rPr>
                <w:t xml:space="preserve"> and links it</w:t>
              </w:r>
            </w:ins>
            <w:r>
              <w:rPr>
                <w:rFonts w:ascii="Arial" w:cs="Arial" w:eastAsia="Arial" w:hAnsi="Arial"/>
                <w:b w:val="false"/>
                <w:bCs w:val="false"/>
                <w:i w:val="false"/>
                <w:iCs w:val="false"/>
                <w:color w:val="000000"/>
                <w:sz w:val="18"/>
                <w:szCs w:val="18"/>
              </w:rPr>
              <w:t xml:space="preserve"> to the answer</w:t>
            </w:r>
            <w:del w:id="9012" w:author="Claude (AI) - proposed" w:date="2026-10-18T00:29:20Z">
              <w:r>
                <w:rPr>
                  <w:rFonts w:ascii="Arial" w:cs="Arial" w:eastAsia="Arial" w:hAnsi="Arial"/>
                  <w:b w:val="false"/>
                  <w:bCs w:val="false"/>
                  <w:i w:val="false"/>
                  <w:iCs w:val="false"/>
                  <w:color w:val="000000"/>
                  <w:sz w:val="18"/>
                  <w:szCs w:val="18"/>
                </w:rPr>
                <w:delText xml:space="preserve"> are sometimes</w:delText>
              </w:r>
            </w:del>
            <w:ins w:id="9013" w:author="Claude (AI) - proposed" w:date="2026-10-18T00:29:20Z">
              <w:r>
                <w:rPr>
                  <w:rFonts w:ascii="Arial" w:cs="Arial" w:eastAsia="Arial" w:hAnsi="Arial"/>
                  <w:b w:val="false"/>
                  <w:bCs w:val="false"/>
                  <w:i w:val="false"/>
                  <w:iCs w:val="false"/>
                  <w:color w:val="000000"/>
                  <w:sz w:val="18"/>
                  <w:szCs w:val="18"/>
                </w:rPr>
                <w:t xml:space="preserve">, though some links may be</w:t>
              </w:r>
            </w:ins>
            <w:r>
              <w:rPr>
                <w:rFonts w:ascii="Arial" w:cs="Arial" w:eastAsia="Arial" w:hAnsi="Arial"/>
                <w:b w:val="false"/>
                <w:bCs w:val="false"/>
                <w:i w:val="false"/>
                <w:iCs w:val="false"/>
                <w:color w:val="000000"/>
                <w:sz w:val="18"/>
                <w:szCs w:val="18"/>
              </w:rPr>
              <w:t xml:space="preserve">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4" w:author="Claude (AI) - proposed" w:date="2026-10-18T00:29:20Z">
              <w:r>
                <w:rPr>
                  <w:rFonts w:ascii="Arial" w:cs="Arial" w:eastAsia="Arial" w:hAnsi="Arial"/>
                  <w:b w:val="false"/>
                  <w:bCs w:val="false"/>
                  <w:i w:val="false"/>
                  <w:iCs w:val="false"/>
                  <w:color w:val="000000"/>
                  <w:sz w:val="18"/>
                  <w:szCs w:val="18"/>
                </w:rPr>
                <w:delText xml:space="preserve">Gives</w:delText>
              </w:r>
            </w:del>
            <w:ins w:id="9015" w:author="Claude (AI) - proposed" w:date="2026-10-18T00:29:2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few or vague examples, or uses evidence that is incorrect or not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inference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29:20Z">
              <w:r>
                <w:rPr>
                  <w:rFonts w:ascii="Arial" w:cs="Arial" w:eastAsia="Arial" w:hAnsi="Arial"/>
                  <w:b w:val="false"/>
                  <w:bCs w:val="false"/>
                  <w:i w:val="false"/>
                  <w:iCs w:val="false"/>
                  <w:color w:val="000000"/>
                  <w:sz w:val="18"/>
                  <w:szCs w:val="18"/>
                </w:rPr>
                <w:delText xml:space="preserve">Defines</w:delText>
              </w:r>
            </w:del>
            <w:ins w:id="9017" w:author="Claude (AI) - proposed" w:date="2026-10-18T00:29:20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inference correctly, explains evidence, reasoning and inference clearly, </w:t>
            </w:r>
            <w:del w:id="9018" w:author="Claude (AI) - proposed" w:date="2026-10-18T00:29:20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why inference is not a guess</w:t>
            </w:r>
            <w:ins w:id="9019" w:author="Claude (AI) - proposed" w:date="2026-10-18T00:29:20Z">
              <w:r>
                <w:rPr>
                  <w:rFonts w:ascii="Arial" w:cs="Arial" w:eastAsia="Arial" w:hAnsi="Arial"/>
                  <w:b w:val="false"/>
                  <w:bCs w:val="false"/>
                  <w:i w:val="false"/>
                  <w:iCs w:val="false"/>
                  <w:color w:val="000000"/>
                  <w:sz w:val="18"/>
                  <w:szCs w:val="18"/>
                </w:rPr>
                <w:t xml:space="preserve"> and why an inference may need to be checked</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29:20Z">
              <w:r>
                <w:rPr>
                  <w:rFonts w:ascii="Arial" w:cs="Arial" w:eastAsia="Arial" w:hAnsi="Arial"/>
                  <w:b w:val="false"/>
                  <w:bCs w:val="false"/>
                  <w:i w:val="false"/>
                  <w:iCs w:val="false"/>
                  <w:color w:val="000000"/>
                  <w:sz w:val="18"/>
                  <w:szCs w:val="18"/>
                </w:rPr>
                <w:delText xml:space="preserve">Defines inference and names</w:delText>
              </w:r>
            </w:del>
            <w:ins w:id="9021" w:author="Claude (AI) - proposed" w:date="2026-10-18T00:29:20Z">
              <w:r>
                <w:rPr>
                  <w:rFonts w:ascii="Arial" w:cs="Arial" w:eastAsia="Arial" w:hAnsi="Arial"/>
                  <w:b w:val="false"/>
                  <w:bCs w:val="false"/>
                  <w:i w:val="false"/>
                  <w:iCs w:val="false"/>
                  <w:color w:val="000000"/>
                  <w:sz w:val="18"/>
                  <w:szCs w:val="18"/>
                </w:rPr>
                <w:t xml:space="preserve">Meets Expectations: defines inference correctly and names and describes</w:t>
              </w:r>
            </w:ins>
            <w:r>
              <w:rPr>
                <w:rFonts w:ascii="Arial" w:cs="Arial" w:eastAsia="Arial" w:hAnsi="Arial"/>
                <w:b w:val="false"/>
                <w:bCs w:val="false"/>
                <w:i w:val="false"/>
                <w:iCs w:val="false"/>
                <w:color w:val="000000"/>
                <w:sz w:val="18"/>
                <w:szCs w:val="18"/>
              </w:rPr>
              <w:t xml:space="preserve"> the three parts, with limited explanation of how they connect.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9:20Z">
              <w:r>
                <w:rPr>
                  <w:rFonts w:ascii="Arial" w:cs="Arial" w:eastAsia="Arial" w:hAnsi="Arial"/>
                  <w:b w:val="false"/>
                  <w:bCs w:val="false"/>
                  <w:i w:val="false"/>
                  <w:iCs w:val="false"/>
                  <w:color w:val="000000"/>
                  <w:sz w:val="18"/>
                  <w:szCs w:val="18"/>
                </w:rPr>
                <w:delText xml:space="preserve">Confuses</w:delText>
              </w:r>
            </w:del>
            <w:ins w:id="9023" w:author="Claude (AI) - proposed" w:date="2026-10-18T00:29:20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inference with guessing or observation, or </w:t>
            </w:r>
            <w:del w:id="9024" w:author="Claude (AI) - proposed" w:date="2026-10-18T00:29:20Z">
              <w:r>
                <w:rPr>
                  <w:rFonts w:ascii="Arial" w:cs="Arial" w:eastAsia="Arial" w:hAnsi="Arial"/>
                  <w:b w:val="false"/>
                  <w:bCs w:val="false"/>
                  <w:i w:val="false"/>
                  <w:iCs w:val="false"/>
                  <w:color w:val="000000"/>
                  <w:sz w:val="18"/>
                  <w:szCs w:val="18"/>
                </w:rPr>
                <w:delText xml:space="preserve">cannot name</w:delText>
              </w:r>
            </w:del>
            <w:ins w:id="9025" w:author="Claude (AI) - proposed" w:date="2026-10-18T00:29:20Z">
              <w:r>
                <w:rPr>
                  <w:rFonts w:ascii="Arial" w:cs="Arial" w:eastAsia="Arial" w:hAnsi="Arial"/>
                  <w:b w:val="false"/>
                  <w:bCs w:val="false"/>
                  <w:i w:val="false"/>
                  <w:iCs w:val="false"/>
                  <w:color w:val="000000"/>
                  <w:sz w:val="18"/>
                  <w:szCs w:val="18"/>
                </w:rPr>
                <w:t xml:space="preserve">names only some of</w:t>
              </w:r>
            </w:ins>
            <w:r>
              <w:rPr>
                <w:rFonts w:ascii="Arial" w:cs="Arial" w:eastAsia="Arial" w:hAnsi="Arial"/>
                <w:b w:val="false"/>
                <w:bCs w:val="false"/>
                <w:i w:val="false"/>
                <w:iCs w:val="false"/>
                <w:color w:val="000000"/>
                <w:sz w:val="18"/>
                <w:szCs w:val="18"/>
              </w:rPr>
              <w:t xml:space="preserve"> the parts.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a new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8T00:29:20Z">
              <w:r>
                <w:rPr>
                  <w:rFonts w:ascii="Arial" w:cs="Arial" w:eastAsia="Arial" w:hAnsi="Arial"/>
                  <w:b w:val="false"/>
                  <w:bCs w:val="false"/>
                  <w:i w:val="false"/>
                  <w:iCs w:val="false"/>
                  <w:color w:val="000000"/>
                  <w:sz w:val="18"/>
                  <w:szCs w:val="18"/>
                </w:rPr>
                <w:delText xml:space="preserve">Applies</w:delText>
              </w:r>
            </w:del>
            <w:ins w:id="9027" w:author="Claude (AI) - proposed" w:date="2026-10-18T00:29:20Z">
              <w:r>
                <w:rPr>
                  <w:rFonts w:ascii="Arial" w:cs="Arial" w:eastAsia="Arial" w:hAnsi="Arial"/>
                  <w:b w:val="false"/>
                  <w:bCs w:val="false"/>
                  <w:i w:val="false"/>
                  <w:iCs w:val="false"/>
                  <w:color w:val="000000"/>
                  <w:sz w:val="18"/>
                  <w:szCs w:val="18"/>
                </w:rPr>
                <w:t xml:space="preserve">Exceeds Expectations: applies</w:t>
              </w:r>
            </w:ins>
            <w:r>
              <w:rPr>
                <w:rFonts w:ascii="Arial" w:cs="Arial" w:eastAsia="Arial" w:hAnsi="Arial"/>
                <w:b w:val="false"/>
                <w:bCs w:val="false"/>
                <w:i w:val="false"/>
                <w:iCs w:val="false"/>
                <w:color w:val="000000"/>
                <w:sz w:val="18"/>
                <w:szCs w:val="18"/>
              </w:rPr>
              <w:t xml:space="preserve"> the ERI framework to the </w:t>
            </w:r>
            <w:del w:id="9028" w:author="Claude (AI) - proposed" w:date="2026-10-18T00:29:20Z">
              <w:r>
                <w:rPr>
                  <w:rFonts w:ascii="Arial" w:cs="Arial" w:eastAsia="Arial" w:hAnsi="Arial"/>
                  <w:b w:val="false"/>
                  <w:bCs w:val="false"/>
                  <w:i w:val="false"/>
                  <w:iCs w:val="false"/>
                  <w:color w:val="000000"/>
                  <w:sz w:val="18"/>
                  <w:szCs w:val="18"/>
                </w:rPr>
                <w:delText xml:space="preserve">Kericho tea</w:delText>
              </w:r>
            </w:del>
            <w:ins w:id="9029" w:author="Claude (AI) - proposed" w:date="2026-10-18T00:29:20Z">
              <w:r>
                <w:rPr>
                  <w:rFonts w:ascii="Arial" w:cs="Arial" w:eastAsia="Arial" w:hAnsi="Arial"/>
                  <w:b w:val="false"/>
                  <w:bCs w:val="false"/>
                  <w:i w:val="false"/>
                  <w:iCs w:val="false"/>
                  <w:color w:val="000000"/>
                  <w:sz w:val="18"/>
                  <w:szCs w:val="18"/>
                </w:rPr>
                <w:t xml:space="preserve">new</w:t>
              </w:r>
            </w:ins>
            <w:r>
              <w:rPr>
                <w:rFonts w:ascii="Arial" w:cs="Arial" w:eastAsia="Arial" w:hAnsi="Arial"/>
                <w:b w:val="false"/>
                <w:bCs w:val="false"/>
                <w:i w:val="false"/>
                <w:iCs w:val="false"/>
                <w:color w:val="000000"/>
                <w:sz w:val="18"/>
                <w:szCs w:val="18"/>
              </w:rPr>
              <w:t xml:space="preserve"> scenario using the evidence given,</w:t>
            </w:r>
            <w:ins w:id="9030" w:author="Claude (AI) - proposed" w:date="2026-10-18T00:29:20Z">
              <w:r>
                <w:rPr>
                  <w:rFonts w:ascii="Arial" w:cs="Arial" w:eastAsia="Arial" w:hAnsi="Arial"/>
                  <w:b w:val="false"/>
                  <w:bCs w:val="false"/>
                  <w:i w:val="false"/>
                  <w:iCs w:val="false"/>
                  <w:color w:val="000000"/>
                  <w:sz w:val="18"/>
                  <w:szCs w:val="18"/>
                </w:rPr>
                <w:t xml:space="preserve"> gives</w:t>
              </w:r>
            </w:ins>
            <w:r>
              <w:rPr>
                <w:rFonts w:ascii="Arial" w:cs="Arial" w:eastAsia="Arial" w:hAnsi="Arial"/>
                <w:b w:val="false"/>
                <w:bCs w:val="false"/>
                <w:i w:val="false"/>
                <w:iCs w:val="false"/>
                <w:color w:val="000000"/>
                <w:sz w:val="18"/>
                <w:szCs w:val="18"/>
              </w:rPr>
              <w:t xml:space="preserve"> a logical inference about a hidden cause</w:t>
            </w:r>
            <w:del w:id="9031" w:author="Claude (AI) - proposed" w:date="2026-10-18T00:29:20Z">
              <w:r>
                <w:rPr>
                  <w:rFonts w:ascii="Arial" w:cs="Arial" w:eastAsia="Arial" w:hAnsi="Arial"/>
                  <w:b w:val="false"/>
                  <w:bCs w:val="false"/>
                  <w:i w:val="false"/>
                  <w:iCs w:val="false"/>
                  <w:color w:val="000000"/>
                  <w:sz w:val="18"/>
                  <w:szCs w:val="18"/>
                </w:rPr>
                <w:delText xml:space="preserve"> that follows from that evidence, and</w:delText>
              </w:r>
            </w:del>
            <w:ins w:id="9032" w:author="Claude (AI) - proposed" w:date="2026-10-18T00:29:20Z">
              <w:r>
                <w:rPr>
                  <w:rFonts w:ascii="Arial" w:cs="Arial" w:eastAsia="Arial" w:hAnsi="Arial"/>
                  <w:b w:val="false"/>
                  <w:bCs w:val="false"/>
                  <w:i w:val="false"/>
                  <w:iCs w:val="false"/>
                  <w:color w:val="000000"/>
                  <w:sz w:val="18"/>
                  <w:szCs w:val="18"/>
                </w:rPr>
                <w:t xml:space="preserve">, explains how it could be checked and names</w:t>
              </w:r>
            </w:ins>
            <w:r>
              <w:rPr>
                <w:rFonts w:ascii="Arial" w:cs="Arial" w:eastAsia="Arial" w:hAnsi="Arial"/>
                <w:b w:val="false"/>
                <w:bCs w:val="false"/>
                <w:i w:val="false"/>
                <w:iCs w:val="false"/>
                <w:color w:val="000000"/>
                <w:sz w:val="18"/>
                <w:szCs w:val="18"/>
              </w:rPr>
              <w:t xml:space="preserve"> a suitable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3" w:author="Claude (AI) - proposed" w:date="2026-10-18T00:29:20Z">
              <w:r>
                <w:rPr>
                  <w:rFonts w:ascii="Arial" w:cs="Arial" w:eastAsia="Arial" w:hAnsi="Arial"/>
                  <w:b w:val="false"/>
                  <w:bCs w:val="false"/>
                  <w:i w:val="false"/>
                  <w:iCs w:val="false"/>
                  <w:color w:val="000000"/>
                  <w:sz w:val="18"/>
                  <w:szCs w:val="18"/>
                </w:rPr>
                <w:delText xml:space="preserve">Applies</w:delText>
              </w:r>
            </w:del>
            <w:ins w:id="9034" w:author="Claude (AI) - proposed" w:date="2026-10-18T00:29:20Z">
              <w:r>
                <w:rPr>
                  <w:rFonts w:ascii="Arial" w:cs="Arial" w:eastAsia="Arial" w:hAnsi="Arial"/>
                  <w:b w:val="false"/>
                  <w:bCs w:val="false"/>
                  <w:i w:val="false"/>
                  <w:iCs w:val="false"/>
                  <w:color w:val="000000"/>
                  <w:sz w:val="18"/>
                  <w:szCs w:val="18"/>
                </w:rPr>
                <w:t xml:space="preserve">Meets Expectations: applies</w:t>
              </w:r>
            </w:ins>
            <w:r>
              <w:rPr>
                <w:rFonts w:ascii="Arial" w:cs="Arial" w:eastAsia="Arial" w:hAnsi="Arial"/>
                <w:b w:val="false"/>
                <w:bCs w:val="false"/>
                <w:i w:val="false"/>
                <w:iCs w:val="false"/>
                <w:color w:val="000000"/>
                <w:sz w:val="18"/>
                <w:szCs w:val="18"/>
              </w:rPr>
              <w:t xml:space="preserve"> the framework to the new scenario </w:t>
            </w:r>
            <w:del w:id="9035" w:author="Claude (AI) - proposed" w:date="2026-10-18T00:29:20Z">
              <w:r>
                <w:rPr>
                  <w:rFonts w:ascii="Arial" w:cs="Arial" w:eastAsia="Arial" w:hAnsi="Arial"/>
                  <w:b w:val="false"/>
                  <w:bCs w:val="false"/>
                  <w:i w:val="false"/>
                  <w:iCs w:val="false"/>
                  <w:color w:val="000000"/>
                  <w:sz w:val="18"/>
                  <w:szCs w:val="18"/>
                </w:rPr>
                <w:delText xml:space="preserve">but the reasoning or career link is</w:delText>
              </w:r>
            </w:del>
            <w:ins w:id="9036" w:author="Claude (AI) - proposed" w:date="2026-10-18T00:29:20Z">
              <w:r>
                <w:rPr>
                  <w:rFonts w:ascii="Arial" w:cs="Arial" w:eastAsia="Arial" w:hAnsi="Arial"/>
                  <w:b w:val="false"/>
                  <w:bCs w:val="false"/>
                  <w:i w:val="false"/>
                  <w:iCs w:val="false"/>
                  <w:color w:val="000000"/>
                  <w:sz w:val="18"/>
                  <w:szCs w:val="18"/>
                </w:rPr>
                <w:t xml:space="preserve">with evidence, an inference and a career, though the reasoning may be</w:t>
              </w:r>
            </w:ins>
            <w:r>
              <w:rPr>
                <w:rFonts w:ascii="Arial" w:cs="Arial" w:eastAsia="Arial" w:hAnsi="Arial"/>
                <w:b w:val="false"/>
                <w:bCs w:val="false"/>
                <w:i w:val="false"/>
                <w:iCs w:val="false"/>
                <w:color w:val="000000"/>
                <w:sz w:val="18"/>
                <w:szCs w:val="18"/>
              </w:rPr>
              <w:t xml:space="preserv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29:20Z">
              <w:r>
                <w:rPr>
                  <w:rFonts w:ascii="Arial" w:cs="Arial" w:eastAsia="Arial" w:hAnsi="Arial"/>
                  <w:b w:val="false"/>
                  <w:bCs w:val="false"/>
                  <w:i w:val="false"/>
                  <w:iCs w:val="false"/>
                  <w:color w:val="000000"/>
                  <w:sz w:val="18"/>
                  <w:szCs w:val="18"/>
                </w:rPr>
                <w:delText xml:space="preserve">Gives</w:delText>
              </w:r>
            </w:del>
            <w:ins w:id="9038" w:author="Claude (AI) - proposed" w:date="2026-10-18T00:29:2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inference without evidence or reasoning, or does not name a career.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process skills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29:20Z">
              <w:r>
                <w:rPr>
                  <w:rFonts w:ascii="Arial" w:cs="Arial" w:eastAsia="Arial" w:hAnsi="Arial"/>
                  <w:b w:val="false"/>
                  <w:bCs w:val="false"/>
                  <w:i w:val="false"/>
                  <w:iCs w:val="false"/>
                  <w:color w:val="000000"/>
                  <w:sz w:val="18"/>
                  <w:szCs w:val="18"/>
                </w:rPr>
                <w:delText xml:space="preserve">Correctly</w:delText>
              </w:r>
            </w:del>
            <w:ins w:id="9040" w:author="Claude (AI) - proposed" w:date="2026-10-18T00:29:2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names and explains at least three process skills</w:t>
            </w:r>
            <w:del w:id="9041" w:author="Claude (AI) - proposed" w:date="2026-10-18T00:29:20Z">
              <w:r>
                <w:rPr>
                  <w:rFonts w:ascii="Arial" w:cs="Arial" w:eastAsia="Arial" w:hAnsi="Arial"/>
                  <w:b w:val="false"/>
                  <w:bCs w:val="false"/>
                  <w:i w:val="false"/>
                  <w:iCs w:val="false"/>
                  <w:color w:val="000000"/>
                  <w:sz w:val="18"/>
                  <w:szCs w:val="18"/>
                </w:rPr>
                <w:delText xml:space="preserve"> and</w:delText>
              </w:r>
            </w:del>
            <w:ins w:id="9042" w:author="Claude (AI) - proposed" w:date="2026-10-18T00:29:20Z">
              <w:r>
                <w:rPr>
                  <w:rFonts w:ascii="Arial" w:cs="Arial" w:eastAsia="Arial" w:hAnsi="Arial"/>
                  <w:b w:val="false"/>
                  <w:bCs w:val="false"/>
                  <w:i w:val="false"/>
                  <w:iCs w:val="false"/>
                  <w:color w:val="000000"/>
                  <w:sz w:val="18"/>
                  <w:szCs w:val="18"/>
                </w:rPr>
                <w:t xml:space="preserve">, explains</w:t>
              </w:r>
            </w:ins>
            <w:r>
              <w:rPr>
                <w:rFonts w:ascii="Arial" w:cs="Arial" w:eastAsia="Arial" w:hAnsi="Arial"/>
                <w:b w:val="false"/>
                <w:bCs w:val="false"/>
                <w:i w:val="false"/>
                <w:iCs w:val="false"/>
                <w:color w:val="000000"/>
                <w:sz w:val="18"/>
                <w:szCs w:val="18"/>
              </w:rPr>
              <w:t xml:space="preserve"> the difference between observation and inference, </w:t>
            </w:r>
            <w:ins w:id="9043" w:author="Claude (AI) - proposed" w:date="2026-10-18T00:29:20Z">
              <w:r>
                <w:rPr>
                  <w:rFonts w:ascii="Arial" w:cs="Arial" w:eastAsia="Arial" w:hAnsi="Arial"/>
                  <w:b w:val="false"/>
                  <w:bCs w:val="false"/>
                  <w:i w:val="false"/>
                  <w:iCs w:val="false"/>
                  <w:color w:val="000000"/>
                  <w:sz w:val="18"/>
                  <w:szCs w:val="18"/>
                </w:rPr>
                <w:t xml:space="preserve">and says what to do with a contradicting clue, </w:t>
              </w:r>
            </w:ins>
            <w:r>
              <w:rPr>
                <w:rFonts w:ascii="Arial" w:cs="Arial" w:eastAsia="Arial" w:hAnsi="Arial"/>
                <w:b w:val="false"/>
                <w:bCs w:val="false"/>
                <w:i w:val="false"/>
                <w:iCs w:val="false"/>
                <w:color w:val="000000"/>
                <w:sz w:val="18"/>
                <w:szCs w:val="18"/>
              </w:rPr>
              <w:t xml:space="preserve">with relevant Kenyan contexts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4" w:author="Claude (AI) - proposed" w:date="2026-10-18T00:29:20Z">
              <w:r>
                <w:rPr>
                  <w:rFonts w:ascii="Arial" w:cs="Arial" w:eastAsia="Arial" w:hAnsi="Arial"/>
                  <w:b w:val="false"/>
                  <w:bCs w:val="false"/>
                  <w:i w:val="false"/>
                  <w:iCs w:val="false"/>
                  <w:color w:val="000000"/>
                  <w:sz w:val="18"/>
                  <w:szCs w:val="18"/>
                </w:rPr>
                <w:delText xml:space="preserve">Names two or</w:delText>
              </w:r>
            </w:del>
            <w:ins w:id="9045" w:author="Claude (AI) - proposed" w:date="2026-10-18T00:29:20Z">
              <w:r>
                <w:rPr>
                  <w:rFonts w:ascii="Arial" w:cs="Arial" w:eastAsia="Arial" w:hAnsi="Arial"/>
                  <w:b w:val="false"/>
                  <w:bCs w:val="false"/>
                  <w:i w:val="false"/>
                  <w:iCs w:val="false"/>
                  <w:color w:val="000000"/>
                  <w:sz w:val="18"/>
                  <w:szCs w:val="18"/>
                </w:rPr>
                <w:t xml:space="preserve">Meets Expectations: names at least</w:t>
              </w:r>
            </w:ins>
            <w:r>
              <w:rPr>
                <w:rFonts w:ascii="Arial" w:cs="Arial" w:eastAsia="Arial" w:hAnsi="Arial"/>
                <w:b w:val="false"/>
                <w:bCs w:val="false"/>
                <w:i w:val="false"/>
                <w:iCs w:val="false"/>
                <w:color w:val="000000"/>
                <w:sz w:val="18"/>
                <w:szCs w:val="18"/>
              </w:rPr>
              <w:t xml:space="preserve"> three process skills </w:t>
            </w:r>
            <w:del w:id="9046" w:author="Claude (AI) - proposed" w:date="2026-10-18T00:29:20Z">
              <w:r>
                <w:rPr>
                  <w:rFonts w:ascii="Arial" w:cs="Arial" w:eastAsia="Arial" w:hAnsi="Arial"/>
                  <w:b w:val="false"/>
                  <w:bCs w:val="false"/>
                  <w:i w:val="false"/>
                  <w:iCs w:val="false"/>
                  <w:color w:val="000000"/>
                  <w:sz w:val="18"/>
                  <w:szCs w:val="18"/>
                </w:rPr>
                <w:delText xml:space="preserve">with some explanation and includes</w:delText>
              </w:r>
            </w:del>
            <w:ins w:id="9047" w:author="Claude (AI) - proposed" w:date="2026-10-18T00:29:20Z">
              <w:r>
                <w:rPr>
                  <w:rFonts w:ascii="Arial" w:cs="Arial" w:eastAsia="Arial" w:hAnsi="Arial"/>
                  <w:b w:val="false"/>
                  <w:bCs w:val="false"/>
                  <w:i w:val="false"/>
                  <w:iCs w:val="false"/>
                  <w:color w:val="000000"/>
                  <w:sz w:val="18"/>
                  <w:szCs w:val="18"/>
                </w:rPr>
                <w:t xml:space="preserve">and states the difference between observation and inference, with</w:t>
              </w:r>
            </w:ins>
            <w:r>
              <w:rPr>
                <w:rFonts w:ascii="Arial" w:cs="Arial" w:eastAsia="Arial" w:hAnsi="Arial"/>
                <w:b w:val="false"/>
                <w:bCs w:val="false"/>
                <w:i w:val="false"/>
                <w:iCs w:val="false"/>
                <w:color w:val="000000"/>
                <w:sz w:val="18"/>
                <w:szCs w:val="18"/>
              </w:rPr>
              <w:t xml:space="preserve"> some Kenyan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8T00:29:20Z">
              <w:r>
                <w:rPr>
                  <w:rFonts w:ascii="Arial" w:cs="Arial" w:eastAsia="Arial" w:hAnsi="Arial"/>
                  <w:b w:val="false"/>
                  <w:bCs w:val="false"/>
                  <w:i w:val="false"/>
                  <w:iCs w:val="false"/>
                  <w:color w:val="000000"/>
                  <w:sz w:val="18"/>
                  <w:szCs w:val="18"/>
                </w:rPr>
                <w:delText xml:space="preserve">Names few or no</w:delText>
              </w:r>
            </w:del>
            <w:ins w:id="9049" w:author="Claude (AI) - proposed" w:date="2026-10-18T00:29:20Z">
              <w:r>
                <w:rPr>
                  <w:rFonts w:ascii="Arial" w:cs="Arial" w:eastAsia="Arial" w:hAnsi="Arial"/>
                  <w:b w:val="false"/>
                  <w:bCs w:val="false"/>
                  <w:i w:val="false"/>
                  <w:iCs w:val="false"/>
                  <w:color w:val="000000"/>
                  <w:sz w:val="18"/>
                  <w:szCs w:val="18"/>
                </w:rPr>
                <w:t xml:space="preserve">Approaches Expectations: names one or two</w:t>
              </w:r>
            </w:ins>
            <w:r>
              <w:rPr>
                <w:rFonts w:ascii="Arial" w:cs="Arial" w:eastAsia="Arial" w:hAnsi="Arial"/>
                <w:b w:val="false"/>
                <w:bCs w:val="false"/>
                <w:i w:val="false"/>
                <w:iCs w:val="false"/>
                <w:color w:val="000000"/>
                <w:sz w:val="18"/>
                <w:szCs w:val="18"/>
              </w:rPr>
              <w:t xml:space="preserve"> process skills, or examples are missing or not relevant.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8T00:29:20Z">
              <w:r>
                <w:rPr>
                  <w:rFonts w:ascii="Arial" w:cs="Arial" w:eastAsia="Arial" w:hAnsi="Arial"/>
                  <w:b w:val="false"/>
                  <w:bCs w:val="false"/>
                  <w:i w:val="false"/>
                  <w:iCs w:val="false"/>
                  <w:color w:val="000000"/>
                  <w:sz w:val="18"/>
                  <w:szCs w:val="18"/>
                </w:rPr>
                <w:delText xml:space="preserve">Gives</w:delText>
              </w:r>
            </w:del>
            <w:ins w:id="9051" w:author="Claude (AI) - proposed" w:date="2026-10-18T00:29:20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complete answer to the Driving Question that shows how thinking has changed, </w:t>
            </w:r>
            <w:del w:id="9052" w:author="Claude (AI) - proposed" w:date="2026-10-18T00:29:20Z">
              <w:r>
                <w:rPr>
                  <w:rFonts w:ascii="Arial" w:cs="Arial" w:eastAsia="Arial" w:hAnsi="Arial"/>
                  <w:b w:val="false"/>
                  <w:bCs w:val="false"/>
                  <w:i w:val="false"/>
                  <w:iCs w:val="false"/>
                  <w:color w:val="000000"/>
                  <w:sz w:val="18"/>
                  <w:szCs w:val="18"/>
                </w:rPr>
                <w:delText xml:space="preserve">written </w:delText>
              </w:r>
            </w:del>
            <w:r>
              <w:rPr>
                <w:rFonts w:ascii="Arial" w:cs="Arial" w:eastAsia="Arial" w:hAnsi="Arial"/>
                <w:b w:val="false"/>
                <w:bCs w:val="false"/>
                <w:i w:val="false"/>
                <w:iCs w:val="false"/>
                <w:color w:val="000000"/>
                <w:sz w:val="18"/>
                <w:szCs w:val="18"/>
              </w:rPr>
              <w:t xml:space="preserve">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3" w:author="Claude (AI) - proposed" w:date="2026-10-18T00:29:20Z">
              <w:r>
                <w:rPr>
                  <w:rFonts w:ascii="Arial" w:cs="Arial" w:eastAsia="Arial" w:hAnsi="Arial"/>
                  <w:b w:val="false"/>
                  <w:bCs w:val="false"/>
                  <w:i w:val="false"/>
                  <w:iCs w:val="false"/>
                  <w:color w:val="000000"/>
                  <w:sz w:val="18"/>
                  <w:szCs w:val="18"/>
                </w:rPr>
                <w:delText xml:space="preserve">Answers</w:delText>
              </w:r>
            </w:del>
            <w:ins w:id="9054" w:author="Claude (AI) - proposed" w:date="2026-10-18T00:29:20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the Driving Question</w:t>
            </w:r>
            <w:del w:id="9055" w:author="Claude (AI) - proposed" w:date="2026-10-18T00:29:20Z">
              <w:r>
                <w:rPr>
                  <w:rFonts w:ascii="Arial" w:cs="Arial" w:eastAsia="Arial" w:hAnsi="Arial"/>
                  <w:b w:val="false"/>
                  <w:bCs w:val="false"/>
                  <w:i w:val="false"/>
                  <w:iCs w:val="false"/>
                  <w:color w:val="000000"/>
                  <w:sz w:val="18"/>
                  <w:szCs w:val="18"/>
                </w:rPr>
                <w:delText xml:space="preserve"> partly,</w:delText>
              </w:r>
            </w:del>
            <w:r>
              <w:rPr>
                <w:rFonts w:ascii="Arial" w:cs="Arial" w:eastAsia="Arial" w:hAnsi="Arial"/>
                <w:b w:val="false"/>
                <w:bCs w:val="false"/>
                <w:i w:val="false"/>
                <w:iCs w:val="false"/>
                <w:color w:val="000000"/>
                <w:sz w:val="18"/>
                <w:szCs w:val="18"/>
              </w:rPr>
              <w:t xml:space="preserve"> with some reflection on </w:t>
            </w:r>
            <w:ins w:id="9056" w:author="Claude (AI) - proposed" w:date="2026-10-18T00:29:2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change in thinking.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7" w:author="Claude (AI) - proposed" w:date="2026-10-18T00:29:20Z">
              <w:r>
                <w:rPr>
                  <w:rFonts w:ascii="Arial" w:cs="Arial" w:eastAsia="Arial" w:hAnsi="Arial"/>
                  <w:b w:val="false"/>
                  <w:bCs w:val="false"/>
                  <w:i w:val="false"/>
                  <w:iCs w:val="false"/>
                  <w:color w:val="000000"/>
                  <w:sz w:val="18"/>
                  <w:szCs w:val="18"/>
                </w:rPr>
                <w:delText xml:space="preserve">Answer</w:delText>
              </w:r>
            </w:del>
            <w:ins w:id="9058" w:author="Claude (AI) - proposed" w:date="2026-10-18T00:29:20Z">
              <w:r>
                <w:rPr>
                  <w:rFonts w:ascii="Arial" w:cs="Arial" w:eastAsia="Arial" w:hAnsi="Arial"/>
                  <w:b w:val="false"/>
                  <w:bCs w:val="false"/>
                  <w:i w:val="false"/>
                  <w:iCs w:val="false"/>
                  <w:color w:val="000000"/>
                  <w:sz w:val="18"/>
                  <w:szCs w:val="18"/>
                </w:rPr>
                <w:t xml:space="preserve">Approaches Expectations: the answer</w:t>
              </w:r>
            </w:ins>
            <w:r>
              <w:rPr>
                <w:rFonts w:ascii="Arial" w:cs="Arial" w:eastAsia="Arial" w:hAnsi="Arial"/>
                <w:b w:val="false"/>
                <w:bCs w:val="false"/>
                <w:i w:val="false"/>
                <w:iCs w:val="false"/>
                <w:color w:val="000000"/>
                <w:sz w:val="18"/>
                <w:szCs w:val="18"/>
              </w:rPr>
              <w:t xml:space="preserve"> to the Driving Question is incomplete or unclear, with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tkdiolek_d8lfyjo5jz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21pbjxeylll2bzfwlgr4">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azxhpoksq9p87eakayx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tkdiolek_d8lfyjo5jzy" Type="http://schemas.openxmlformats.org/officeDocument/2006/relationships/hyperlink" Target="https://creativecommons.org/licenses/by-nc/4.0/" TargetMode="External"/><Relationship Id="rId121pbjxeylll2bzfwlgr4" Type="http://schemas.openxmlformats.org/officeDocument/2006/relationships/hyperlink" Target="https://creativecommons.org/licenses/by-nc/4.0/" TargetMode="External"/><Relationship Id="rId1azxhpoksq9p87eakayx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2026-10-18T00:29:19.214Z</dcterms:created>
  <dcterms:modified xsi:type="dcterms:W3CDTF">2026-10-18T00:29:19.214Z</dcterms:modified>
</cp:coreProperties>
</file>

<file path=docProps/custom.xml><?xml version="1.0" encoding="utf-8"?>
<Properties xmlns="http://schemas.openxmlformats.org/officeDocument/2006/custom-properties" xmlns:vt="http://schemas.openxmlformats.org/officeDocument/2006/docPropsVTypes"/>
</file>