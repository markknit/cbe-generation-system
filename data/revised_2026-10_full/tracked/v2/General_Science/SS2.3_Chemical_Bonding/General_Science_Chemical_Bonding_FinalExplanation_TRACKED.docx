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2.3 CHEMICAL BONDING: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what you observed and learned in Lessons 1 to 8 to answer the driving question: Why do the aluminium sufuria, the graphite pencil and the table salt on our kitchen table look similar as solids but behave so differently, and what is happening between the atoms inside each one that controls every property we can measure? Write your answers in the blank space under each prompt. Use full sentences and particle-level words such as ions, lattice, delocalised electrons, covalent bonds and Van der Waals forces. For each claim, give the evidence from our tests and the reasoning that links the evidence to the particles. You may use a labelled sketch where a prompt allows it. Refer to your science journal and the Driving Question Board.</w:t>
            </w:r>
            <w:ins w:id="9001" w:author="Claude (AI) - proposed" w:date="2026-10-18T00:30:06Z">
              <w:r>
                <w:rPr>
                  <w:rFonts w:ascii="Arial" w:cs="Arial" w:eastAsia="Arial" w:hAnsi="Arial"/>
                  <w:b w:val="false"/>
                  <w:bCs w:val="false"/>
                  <w:i w:val="false"/>
                  <w:iCs w:val="false"/>
                  <w:color w:val="000000"/>
                  <w:sz w:val="18"/>
                  <w:szCs w:val="18"/>
                </w:rPr>
                <w:t xml:space="preserve"> You may show your understanding in writing, with labelled sketches, or by explaining aloud to your teacher, who will write down or record what you say.</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Table Salt (Giant Ionic Structure)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coastal table salt did not light the bulb as a dry solid, but it did light the bulb when dissolved in water. It also has a very high melting point of over 800 °C and shatters instead of bending. (a) Name the type of bond and the structure in solid NaCl and describe how it forms, using electrons. (b) Using a claim, evidence and reasoning (CER) structure, explain why dry salt does not conduct but salt solution does. (c) Explain why salt needs such a high temperature to melt. (d) Explain why a crystal of salt breaks instead of bending.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Aluminium (Giant Metallic Structure)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aluminium wire from the sufuria handle was shiny, bent without breaking, and conducted electricity immediately as a solid. It </w:t>
            </w:r>
            <w:del w:id="9002" w:author="Claude (AI) - proposed" w:date="2026-10-18T00:30:06Z">
              <w:r>
                <w:rPr>
                  <w:rFonts w:ascii="Arial" w:cs="Arial" w:eastAsia="Arial" w:hAnsi="Arial"/>
                  <w:b/>
                  <w:bCs/>
                  <w:i w:val="false"/>
                  <w:iCs w:val="false"/>
                  <w:color w:val="000000"/>
                  <w:sz w:val="18"/>
                  <w:szCs w:val="18"/>
                </w:rPr>
                <w:delText xml:space="preserve">melted</w:delText>
              </w:r>
            </w:del>
            <w:ins w:id="9003" w:author="Claude (AI) - proposed" w:date="2026-10-18T00:30:06Z">
              <w:r>
                <w:rPr>
                  <w:rFonts w:ascii="Arial" w:cs="Arial" w:eastAsia="Arial" w:hAnsi="Arial"/>
                  <w:b/>
                  <w:bCs/>
                  <w:i w:val="false"/>
                  <w:iCs w:val="false"/>
                  <w:color w:val="000000"/>
                  <w:sz w:val="18"/>
                  <w:szCs w:val="18"/>
                </w:rPr>
                <w:t xml:space="preserve">melts</w:t>
              </w:r>
            </w:ins>
            <w:r>
              <w:rPr>
                <w:rFonts w:ascii="Arial" w:cs="Arial" w:eastAsia="Arial" w:hAnsi="Arial"/>
                <w:b/>
                <w:bCs/>
                <w:i w:val="false"/>
                <w:iCs w:val="false"/>
                <w:color w:val="000000"/>
                <w:sz w:val="18"/>
                <w:szCs w:val="18"/>
              </w:rPr>
              <w:t xml:space="preserve"> at 660 °C</w:t>
            </w:r>
            <w:del w:id="9004" w:author="Claude (AI) - proposed" w:date="2026-10-18T00:30:06Z">
              <w:r>
                <w:rPr>
                  <w:rFonts w:ascii="Arial" w:cs="Arial" w:eastAsia="Arial" w:hAnsi="Arial"/>
                  <w:b/>
                  <w:bCs/>
                  <w:i w:val="false"/>
                  <w:iCs w:val="false"/>
                  <w:color w:val="000000"/>
                  <w:sz w:val="18"/>
                  <w:szCs w:val="18"/>
                </w:rPr>
                <w:delText xml:space="preserve">, which is lower than salt</w:delText>
              </w:r>
            </w:del>
            <w:ins w:id="9005" w:author="Claude (AI) - proposed" w:date="2026-10-18T00:30:06Z">
              <w:r>
                <w:rPr>
                  <w:rFonts w:ascii="Arial" w:cs="Arial" w:eastAsia="Arial" w:hAnsi="Arial"/>
                  <w:b/>
                  <w:bCs/>
                  <w:i w:val="false"/>
                  <w:iCs w:val="false"/>
                  <w:color w:val="000000"/>
                  <w:sz w:val="18"/>
                  <w:szCs w:val="18"/>
                </w:rPr>
                <w:t xml:space="preserve"> (from the data card), while salt melts at 801 °C</w:t>
              </w:r>
            </w:ins>
            <w:r>
              <w:rPr>
                <w:rFonts w:ascii="Arial" w:cs="Arial" w:eastAsia="Arial" w:hAnsi="Arial"/>
                <w:b/>
                <w:bCs/>
                <w:i w:val="false"/>
                <w:iCs w:val="false"/>
                <w:color w:val="000000"/>
                <w:sz w:val="18"/>
                <w:szCs w:val="18"/>
              </w:rPr>
              <w:t xml:space="preserve">. (a) Describe the bonding and structure inside aluminium. (b) Explain why aluminium conducts when solid, while solid NaCl does not. (c) Explain why aluminium bends instead of shattering. (d) </w:t>
            </w:r>
            <w:del w:id="9006" w:author="Claude (AI) - proposed" w:date="2026-10-18T00:30:06Z">
              <w:r>
                <w:rPr>
                  <w:rFonts w:ascii="Arial" w:cs="Arial" w:eastAsia="Arial" w:hAnsi="Arial"/>
                  <w:b/>
                  <w:bCs/>
                  <w:i w:val="false"/>
                  <w:iCs w:val="false"/>
                  <w:color w:val="000000"/>
                  <w:sz w:val="18"/>
                  <w:szCs w:val="18"/>
                </w:rPr>
                <w:delText xml:space="preserve">Aluminium has strong bonding, yet it melts at a lower temperature than salt. What does this tell you</w:delText>
              </w:r>
            </w:del>
            <w:ins w:id="9007" w:author="Claude (AI) - proposed" w:date="2026-10-18T00:30:06Z">
              <w:r>
                <w:rPr>
                  <w:rFonts w:ascii="Arial" w:cs="Arial" w:eastAsia="Arial" w:hAnsi="Arial"/>
                  <w:b/>
                  <w:bCs/>
                  <w:i w:val="false"/>
                  <w:iCs w:val="false"/>
                  <w:color w:val="000000"/>
                  <w:sz w:val="18"/>
                  <w:szCs w:val="18"/>
                </w:rPr>
                <w:t xml:space="preserve">Both aluminium and salt are giant lattices with strong bonding. Using the two melting points, what can you say</w:t>
              </w:r>
            </w:ins>
            <w:r>
              <w:rPr>
                <w:rFonts w:ascii="Arial" w:cs="Arial" w:eastAsia="Arial" w:hAnsi="Arial"/>
                <w:b/>
                <w:bCs/>
                <w:i w:val="false"/>
                <w:iCs w:val="false"/>
                <w:color w:val="000000"/>
                <w:sz w:val="18"/>
                <w:szCs w:val="18"/>
              </w:rPr>
              <w:t xml:space="preserve"> about comparing the </w:t>
            </w:r>
            <w:del w:id="9008" w:author="Claude (AI) - proposed" w:date="2026-10-18T00:30:06Z">
              <w:r>
                <w:rPr>
                  <w:rFonts w:ascii="Arial" w:cs="Arial" w:eastAsia="Arial" w:hAnsi="Arial"/>
                  <w:b/>
                  <w:bCs/>
                  <w:i w:val="false"/>
                  <w:iCs w:val="false"/>
                  <w:color w:val="000000"/>
                  <w:sz w:val="18"/>
                  <w:szCs w:val="18"/>
                </w:rPr>
                <w:delText xml:space="preserve">two structures</w:delText>
              </w:r>
            </w:del>
            <w:ins w:id="9009" w:author="Claude (AI) - proposed" w:date="2026-10-18T00:30:06Z">
              <w:r>
                <w:rPr>
                  <w:rFonts w:ascii="Arial" w:cs="Arial" w:eastAsia="Arial" w:hAnsi="Arial"/>
                  <w:b/>
                  <w:bCs/>
                  <w:i w:val="false"/>
                  <w:iCs w:val="false"/>
                  <w:color w:val="000000"/>
                  <w:sz w:val="18"/>
                  <w:szCs w:val="18"/>
                </w:rPr>
                <w:t xml:space="preserve">strength of the two kinds of bonding, and why is it not enough just to say a bond is 'strong'</w:t>
              </w:r>
            </w:ins>
            <w:r>
              <w:rPr>
                <w:rFonts w:ascii="Arial" w:cs="Arial" w:eastAsia="Arial" w:hAnsi="Arial"/>
                <w:b/>
                <w:bCs/>
                <w:i w:val="false"/>
                <w:iCs w:val="false"/>
                <w:color w:val="000000"/>
                <w:sz w:val="18"/>
                <w:szCs w:val="18"/>
              </w:rPr>
              <w:t xml:space="preser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Graphite (Giant Atomic / Layered Covalent Structure)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graphite rod from the AA battery is a non-metal made only of carbon, yet it conducts electricity as a solid. It is dull grey, snaps instead of bending, and leaves marks on paper. (a) Describe the bonding within a graphite layer and between layers. (b) Explain why graphite conducts even though carbon is a non-metal. (c) Explain why graphite leaves a mark on paper</w:t>
            </w:r>
            <w:ins w:id="9010" w:author="Claude (AI) - proposed" w:date="2026-10-18T00:30:06Z">
              <w:r>
                <w:rPr>
                  <w:rFonts w:ascii="Arial" w:cs="Arial" w:eastAsia="Arial" w:hAnsi="Arial"/>
                  <w:b/>
                  <w:bCs/>
                  <w:i w:val="false"/>
                  <w:iCs w:val="false"/>
                  <w:color w:val="000000"/>
                  <w:sz w:val="18"/>
                  <w:szCs w:val="18"/>
                </w:rPr>
                <w:t xml:space="preserve"> and why the graphite rod snaps instead of bending</w:t>
              </w:r>
            </w:ins>
            <w:r>
              <w:rPr>
                <w:rFonts w:ascii="Arial" w:cs="Arial" w:eastAsia="Arial" w:hAnsi="Arial"/>
                <w:b/>
                <w:bCs/>
                <w:i w:val="false"/>
                <w:iCs w:val="false"/>
                <w:color w:val="000000"/>
                <w:sz w:val="18"/>
                <w:szCs w:val="18"/>
              </w:rPr>
              <w:t xml:space="preserve">. (d) A classmate says 'only metals conduct electricity'. Use the evidence from our tests to respond.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Comparing Structures and Predicting New Substances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Complete this table in your answer by writing the structure type, the particles that are free to move (if any) in the solid, and one reason for each substance's melting point or mechanical behaviour: NaCl, aluminium, graphite. (b) In Lesson 7 you predicted the properties of two new substances: iodine crystals (</w:t>
            </w:r>
            <w:del w:id="9011" w:author="Claude (AI) - proposed" w:date="2026-10-18T00:30:06Z">
              <w:r>
                <w:rPr>
                  <w:rFonts w:ascii="Arial" w:cs="Arial" w:eastAsia="Arial" w:hAnsi="Arial"/>
                  <w:b/>
                  <w:bCs/>
                  <w:i w:val="false"/>
                  <w:iCs w:val="false"/>
                  <w:color w:val="000000"/>
                  <w:sz w:val="18"/>
                  <w:szCs w:val="18"/>
                </w:rPr>
                <w:delText xml:space="preserve">used in water-purification tablets</w:delText>
              </w:r>
            </w:del>
            <w:ins w:id="9012" w:author="Claude (AI) - proposed" w:date="2026-10-18T00:30:06Z">
              <w:r>
                <w:rPr>
                  <w:rFonts w:ascii="Arial" w:cs="Arial" w:eastAsia="Arial" w:hAnsi="Arial"/>
                  <w:b/>
                  <w:bCs/>
                  <w:i w:val="false"/>
                  <w:iCs w:val="false"/>
                  <w:color w:val="000000"/>
                  <w:sz w:val="18"/>
                  <w:szCs w:val="18"/>
                </w:rPr>
                <w:t xml:space="preserve">I₂, the solid from which the antiseptic iodine solution</w:t>
              </w:r>
            </w:ins>
            <w:r>
              <w:rPr>
                <w:rFonts w:ascii="Arial" w:cs="Arial" w:eastAsia="Arial" w:hAnsi="Arial"/>
                <w:b/>
                <w:bCs/>
                <w:i w:val="false"/>
                <w:iCs w:val="false"/>
                <w:color w:val="000000"/>
                <w:sz w:val="18"/>
                <w:szCs w:val="18"/>
              </w:rPr>
              <w:t xml:space="preserve"> sold in Nairobi</w:t>
            </w:r>
            <w:ins w:id="9013" w:author="Claude (AI) - proposed" w:date="2026-10-18T00:30:06Z">
              <w:r>
                <w:rPr>
                  <w:rFonts w:ascii="Arial" w:cs="Arial" w:eastAsia="Arial" w:hAnsi="Arial"/>
                  <w:b/>
                  <w:bCs/>
                  <w:i w:val="false"/>
                  <w:iCs w:val="false"/>
                  <w:color w:val="000000"/>
                  <w:sz w:val="18"/>
                  <w:szCs w:val="18"/>
                </w:rPr>
                <w:t xml:space="preserve"> pharmacies is made</w:t>
              </w:r>
            </w:ins>
            <w:r>
              <w:rPr>
                <w:rFonts w:ascii="Arial" w:cs="Arial" w:eastAsia="Arial" w:hAnsi="Arial"/>
                <w:b/>
                <w:bCs/>
                <w:i w:val="false"/>
                <w:iCs w:val="false"/>
                <w:color w:val="000000"/>
                <w:sz w:val="18"/>
                <w:szCs w:val="18"/>
              </w:rPr>
              <w:t xml:space="preserve">) and iron in a Jua Kali welding rod. Choose ONE and predict its conductivity, melting point and mechanical behaviour, giving a reason from its structure.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Complete Story and Revising Your Thinking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final explanation of at least one paragraph that answers the driving question: Why do the sufuria aluminium, the graphite pencil and the table salt look similar as solids but behave so differently, and what is happening between the atoms that controls their properties? Your answer must (a) include all three substances, (b) link bond type to structure to properties, and (c) say how your thinking changed from your first prediction in Lesson 1. Then give one real-life reason for a material choice in Kenya based on what you learned.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bond type and structure to properties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30: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identifies ionic, metallic and layered covalent bonding for all three substances and clearly links each structure to conductivity, melting point and mechanical behaviour.</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8T00:30: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Identifies the bond type for all three substances and links most properties to structure, with one or two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30: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some bond types but describes properties without linking them to structure, or mixes up the substances.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reasoning about conductivity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30: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conduction in terms of freely moving ions or delocalised electrons and states why they are free or fixed in each substance, including graphite and dry versus dissolved salt.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8T00:30: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conduction using mobile ions or electrons for most substances, but with minor omissions.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30: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Relies on rules such as 'metals conduct' or 'ionic does not conduct' without describing particles.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(CER)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30: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Supports every claim with specific evidence from our tests </w:t>
            </w:r>
            <w:ins w:id="9021" w:author="Claude (AI) - proposed" w:date="2026-10-18T00:30:06Z">
              <w:r>
                <w:rPr>
                  <w:rFonts w:ascii="Arial" w:cs="Arial" w:eastAsia="Arial" w:hAnsi="Arial"/>
                  <w:b w:val="false"/>
                  <w:bCs w:val="false"/>
                  <w:i w:val="false"/>
                  <w:iCs w:val="false"/>
                  <w:color w:val="000000"/>
                  <w:sz w:val="18"/>
                  <w:szCs w:val="18"/>
                </w:rPr>
                <w:t xml:space="preserve">and the data card </w:t>
              </w:r>
            </w:ins>
            <w:r>
              <w:rPr>
                <w:rFonts w:ascii="Arial" w:cs="Arial" w:eastAsia="Arial" w:hAnsi="Arial"/>
                <w:b w:val="false"/>
                <w:bCs w:val="false"/>
                <w:i w:val="false"/>
                <w:iCs w:val="false"/>
                <w:color w:val="000000"/>
                <w:sz w:val="18"/>
                <w:szCs w:val="18"/>
              </w:rPr>
              <w:t xml:space="preserve">(for example the bulb lighting, </w:t>
            </w:r>
            <w:del w:id="9022" w:author="Claude (AI) - proposed" w:date="2026-10-18T00:30:06Z">
              <w:r>
                <w:rPr>
                  <w:rFonts w:ascii="Arial" w:cs="Arial" w:eastAsia="Arial" w:hAnsi="Arial"/>
                  <w:b w:val="false"/>
                  <w:bCs w:val="false"/>
                  <w:i w:val="false"/>
                  <w:iCs w:val="false"/>
                  <w:color w:val="000000"/>
                  <w:sz w:val="18"/>
                  <w:szCs w:val="18"/>
                </w:rPr>
                <w:delText xml:space="preserve">660 °C, over 800 °C, </w:delText>
              </w:r>
            </w:del>
            <w:r>
              <w:rPr>
                <w:rFonts w:ascii="Arial" w:cs="Arial" w:eastAsia="Arial" w:hAnsi="Arial"/>
                <w:b w:val="false"/>
                <w:bCs w:val="false"/>
                <w:i w:val="false"/>
                <w:iCs w:val="false"/>
                <w:color w:val="000000"/>
                <w:sz w:val="18"/>
                <w:szCs w:val="18"/>
              </w:rPr>
              <w:t xml:space="preserve">brittle versus bends</w:t>
            </w:r>
            <w:ins w:id="9023" w:author="Claude (AI) - proposed" w:date="2026-10-18T00:30:06Z">
              <w:r>
                <w:rPr>
                  <w:rFonts w:ascii="Arial" w:cs="Arial" w:eastAsia="Arial" w:hAnsi="Arial"/>
                  <w:b w:val="false"/>
                  <w:bCs w:val="false"/>
                  <w:i w:val="false"/>
                  <w:iCs w:val="false"/>
                  <w:color w:val="000000"/>
                  <w:sz w:val="18"/>
                  <w:szCs w:val="18"/>
                </w:rPr>
                <w:t xml:space="preserve">, 660 °C and 801 °C from the data card</w:t>
              </w:r>
            </w:ins>
            <w:r>
              <w:rPr>
                <w:rFonts w:ascii="Arial" w:cs="Arial" w:eastAsia="Arial" w:hAnsi="Arial"/>
                <w:b w:val="false"/>
                <w:bCs w:val="false"/>
                <w:i w:val="false"/>
                <w:iCs w:val="false"/>
                <w:color w:val="000000"/>
                <w:sz w:val="18"/>
                <w:szCs w:val="18"/>
              </w:rPr>
              <w:t xml:space="preserve">) and clear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4" w:author="Claude (AI) - proposed" w:date="2026-10-18T00:30: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claims with some evidence from the tests, with reasoning that is sometimes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8T00:30: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claims with little or no evidence, or evidence without reasoning.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ideas to new substances and real life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6" w:author="Claude (AI) - proposed" w:date="2026-10-18T00:30: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predicts the properties of iodine or iron from its structure and gives a sound Kenyan real-life reason for a material choice.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7" w:author="Claude (AI) - proposed" w:date="2026-10-18T00:30: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Makes a mostly correct prediction with partial justification and a simple real-life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8T00:30: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Prediction is incorrect or has no reasoning, and the real-life link is missing or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vocabulary and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9" w:author="Claude (AI) - proposed" w:date="2026-10-18T00:30: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terms such as lattice, electrostatic, delocalised and Van der Waals precisely, and reflects clearly on how thinking 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0" w:author="Claude (AI) - proposed" w:date="2026-10-18T00:30: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 terms correctly and gives a brief reflection on how thinking changed.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1" w:author="Claude (AI) - proposed" w:date="2026-10-18T00:30: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few scientific terms correctly and gives little or no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uokpim9bnfqkwzr12id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lsyx3f5_xzuqyjsamfh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bedd6cbgjnlfpjdib0q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uokpim9bnfqkwzr12idt" Type="http://schemas.openxmlformats.org/officeDocument/2006/relationships/hyperlink" Target="https://creativecommons.org/licenses/by-nc/4.0/" TargetMode="External"/><Relationship Id="rIdllsyx3f5_xzuqyjsamfhv" Type="http://schemas.openxmlformats.org/officeDocument/2006/relationships/hyperlink" Target="https://creativecommons.org/licenses/by-nc/4.0/" TargetMode="External"/><Relationship Id="rIdqbedd6cbgjnlfpjdib0q0"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2026-10-18T00:30:05.246Z</dcterms:created>
  <dcterms:modified xsi:type="dcterms:W3CDTF">2026-10-18T00:30:05.246Z</dcterms:modified>
</cp:coreProperties>
</file>

<file path=docProps/custom.xml><?xml version="1.0" encoding="utf-8"?>
<Properties xmlns="http://schemas.openxmlformats.org/officeDocument/2006/custom-properties" xmlns:vt="http://schemas.openxmlformats.org/officeDocument/2006/docPropsVTypes"/>
</file>