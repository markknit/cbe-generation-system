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1.5 RESPIRATION: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on Respiration. Return to the sealed thermos of uji that Achieng, a </w:t>
            </w:r>
            <w:del w:id="9001" w:author="Claude (AI) - proposed" w:date="2026-10-18T00:29:41Z">
              <w:r>
                <w:rPr>
                  <w:rFonts w:ascii="Arial" w:cs="Arial" w:eastAsia="Arial" w:hAnsi="Arial"/>
                  <w:b w:val="false"/>
                  <w:bCs w:val="false"/>
                  <w:i w:val="false"/>
                  <w:iCs w:val="false"/>
                  <w:color w:val="000000"/>
                  <w:sz w:val="18"/>
                  <w:szCs w:val="18"/>
                </w:rPr>
                <w:delText xml:space="preserve">Form 4 student</w:delText>
              </w:r>
            </w:del>
            <w:ins w:id="9002" w:author="Claude (AI) - proposed" w:date="2026-10-18T00:29:41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in Kisumu, opened at school. Use the evidence you collected in your investigations, your Driving Question Board and your model to answer each section in the space provided below it. Write in full sentences, use correct science words, and name the evidence that supports each idea. Where a question asks for an equation, write it clearly. Take your time, and remember to link every answer back to the thermos of uji.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inside the sealed thermos?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poured fermented uji from a sealed thermos flask. She saw tiny bubbles and noticed that the uji smelled more sour than it did two hours earlier. No heat and no new ingredients were added. A jar of fresh uji wa kawaida (not fermented) did not change. (a) Explain what is producing the bubbles and the sour taste. (b) Use evidence from the yeast and lime water investigation (Flask A and Flask B) to support your explanation. (c) Explain why the process can continue inside a sealed flask.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Living microorganisms already present in the fermented uji, </w:t>
            </w:r>
            <w:del w:id="9003" w:author="Claude (AI) - proposed" w:date="2026-10-18T00:29:41Z">
              <w:r>
                <w:rPr>
                  <w:rFonts w:ascii="Arial" w:cs="Arial" w:eastAsia="Arial" w:hAnsi="Arial"/>
                  <w:b w:val="false"/>
                  <w:bCs w:val="false"/>
                  <w:i w:val="false"/>
                  <w:iCs w:val="false"/>
                  <w:color w:val="000000"/>
                  <w:sz w:val="18"/>
                  <w:szCs w:val="18"/>
                </w:rPr>
                <w:delText xml:space="preserve">mainly yeast and also</w:delText>
              </w:r>
            </w:del>
            <w:ins w:id="9004" w:author="Claude (AI) - proposed" w:date="2026-10-18T00:29:41Z">
              <w:r>
                <w:rPr>
                  <w:rFonts w:ascii="Arial" w:cs="Arial" w:eastAsia="Arial" w:hAnsi="Arial"/>
                  <w:b w:val="false"/>
                  <w:bCs w:val="false"/>
                  <w:i w:val="false"/>
                  <w:iCs w:val="false"/>
                  <w:color w:val="000000"/>
                  <w:sz w:val="18"/>
                  <w:szCs w:val="18"/>
                </w:rPr>
                <w:t xml:space="preserve">yeast and lactic acid</w:t>
              </w:r>
            </w:ins>
            <w:r>
              <w:rPr>
                <w:rFonts w:ascii="Arial" w:cs="Arial" w:eastAsia="Arial" w:hAnsi="Arial"/>
                <w:b w:val="false"/>
                <w:bCs w:val="false"/>
                <w:i w:val="false"/>
                <w:iCs w:val="false"/>
                <w:color w:val="000000"/>
                <w:sz w:val="18"/>
                <w:szCs w:val="18"/>
              </w:rPr>
              <w:t xml:space="preserve"> bacteria, are carrying out cellular respiration. They break down sugar (glucose) from the maize porridge to release energy. Without oxygen they carry out anaerobic respiration (fermentation). The bubbles are carbon dioxide gas</w:t>
            </w:r>
            <w:ins w:id="9005" w:author="Claude (AI) - proposed" w:date="2026-10-18T00:29:41Z">
              <w:r>
                <w:rPr>
                  <w:rFonts w:ascii="Arial" w:cs="Arial" w:eastAsia="Arial" w:hAnsi="Arial"/>
                  <w:b w:val="false"/>
                  <w:bCs w:val="false"/>
                  <w:i w:val="false"/>
                  <w:iCs w:val="false"/>
                  <w:color w:val="000000"/>
                  <w:sz w:val="18"/>
                  <w:szCs w:val="18"/>
                </w:rPr>
                <w:t xml:space="preserve">, mainly made by the yeast</w:t>
              </w:r>
            </w:ins>
            <w:r>
              <w:rPr>
                <w:rFonts w:ascii="Arial" w:cs="Arial" w:eastAsia="Arial" w:hAnsi="Arial"/>
                <w:b w:val="false"/>
                <w:bCs w:val="false"/>
                <w:i w:val="false"/>
                <w:iCs w:val="false"/>
                <w:color w:val="000000"/>
                <w:sz w:val="18"/>
                <w:szCs w:val="18"/>
              </w:rPr>
              <w:t xml:space="preserve">. The sour taste comes from </w:t>
            </w:r>
            <w:del w:id="9006" w:author="Claude (AI) - proposed" w:date="2026-10-18T00:29:41Z">
              <w:r>
                <w:rPr>
                  <w:rFonts w:ascii="Arial" w:cs="Arial" w:eastAsia="Arial" w:hAnsi="Arial"/>
                  <w:b w:val="false"/>
                  <w:bCs w:val="false"/>
                  <w:i w:val="false"/>
                  <w:iCs w:val="false"/>
                  <w:color w:val="000000"/>
                  <w:sz w:val="18"/>
                  <w:szCs w:val="18"/>
                </w:rPr>
                <w:delText xml:space="preserve">acidic products that build up and lower</w:delText>
              </w:r>
            </w:del>
            <w:ins w:id="9007" w:author="Claude (AI) - proposed" w:date="2026-10-18T00:29:41Z">
              <w:r>
                <w:rPr>
                  <w:rFonts w:ascii="Arial" w:cs="Arial" w:eastAsia="Arial" w:hAnsi="Arial"/>
                  <w:b w:val="false"/>
                  <w:bCs w:val="false"/>
                  <w:i w:val="false"/>
                  <w:iCs w:val="false"/>
                  <w:color w:val="000000"/>
                  <w:sz w:val="18"/>
                  <w:szCs w:val="18"/>
                </w:rPr>
                <w:t xml:space="preserve">lactic acid made by the lactic acid bacteria, which lowers</w:t>
              </w:r>
            </w:ins>
            <w:r>
              <w:rPr>
                <w:rFonts w:ascii="Arial" w:cs="Arial" w:eastAsia="Arial" w:hAnsi="Arial"/>
                <w:b w:val="false"/>
                <w:bCs w:val="false"/>
                <w:i w:val="false"/>
                <w:iCs w:val="false"/>
                <w:color w:val="000000"/>
                <w:sz w:val="18"/>
                <w:szCs w:val="18"/>
              </w:rPr>
              <w:t xml:space="preserve"> the pH of the uji</w:t>
            </w:r>
            <w:ins w:id="9008" w:author="Claude (AI) - proposed" w:date="2026-10-18T00:29:41Z">
              <w:r>
                <w:rPr>
                  <w:rFonts w:ascii="Arial" w:cs="Arial" w:eastAsia="Arial" w:hAnsi="Arial"/>
                  <w:b w:val="false"/>
                  <w:bCs w:val="false"/>
                  <w:i w:val="false"/>
                  <w:iCs w:val="false"/>
                  <w:color w:val="000000"/>
                  <w:sz w:val="18"/>
                  <w:szCs w:val="18"/>
                </w:rPr>
                <w:t xml:space="preserve"> (ethanol, the other yeast product, is not an acid)</w:t>
              </w:r>
            </w:ins>
            <w:r>
              <w:rPr>
                <w:rFonts w:ascii="Arial" w:cs="Arial" w:eastAsia="Arial" w:hAnsi="Arial"/>
                <w:b w:val="false"/>
                <w:bCs w:val="false"/>
                <w:i w:val="false"/>
                <w:iCs w:val="false"/>
                <w:color w:val="000000"/>
                <w:sz w:val="18"/>
                <w:szCs w:val="18"/>
              </w:rPr>
              <w:t xml:space="preserve">. The fresh uji wa kawaida did not bubble or change in the same way, which suggests it does not contain the active fermenting microorganisms that the fermented uji has. (b) In the investigation, Flask A (yeast + glucose solution) produced bubbles and turned the lime water milky within 10-20 minutes, showing that carbon dioxide was produced. Flask B (glucose only, no yeast) produced no bubbles and the lime water stayed clear. So the yeast, not the glucose alone, made the gas. Flask A also had a faint yeasty/ethanol smell and Flask B did not. (c) Anaerobic respiration does not need oxygen, so yeast can keep releasing energy from glucose even when the flask is sealed and no fresh air enters. Word </w:t>
            </w:r>
            <w:del w:id="9009" w:author="Claude (AI) - proposed" w:date="2026-10-18T00:29:41Z">
              <w:r>
                <w:rPr>
                  <w:rFonts w:ascii="Arial" w:cs="Arial" w:eastAsia="Arial" w:hAnsi="Arial"/>
                  <w:b w:val="false"/>
                  <w:bCs w:val="false"/>
                  <w:i w:val="false"/>
                  <w:iCs w:val="false"/>
                  <w:color w:val="000000"/>
                  <w:sz w:val="18"/>
                  <w:szCs w:val="18"/>
                </w:rPr>
                <w:delText xml:space="preserve">equation</w:delText>
              </w:r>
            </w:del>
            <w:ins w:id="9010" w:author="Claude (AI) - proposed" w:date="2026-10-18T00:29:41Z">
              <w:r>
                <w:rPr>
                  <w:rFonts w:ascii="Arial" w:cs="Arial" w:eastAsia="Arial" w:hAnsi="Arial"/>
                  <w:b w:val="false"/>
                  <w:bCs w:val="false"/>
                  <w:i w:val="false"/>
                  <w:iCs w:val="false"/>
                  <w:color w:val="000000"/>
                  <w:sz w:val="18"/>
                  <w:szCs w:val="18"/>
                </w:rPr>
                <w:t xml:space="preserve">equations: yeast</w:t>
              </w:r>
            </w:ins>
            <w:r>
              <w:rPr>
                <w:rFonts w:ascii="Arial" w:cs="Arial" w:eastAsia="Arial" w:hAnsi="Arial"/>
                <w:b w:val="false"/>
                <w:bCs w:val="false"/>
                <w:i w:val="false"/>
                <w:iCs w:val="false"/>
                <w:color w:val="000000"/>
                <w:sz w:val="18"/>
                <w:szCs w:val="18"/>
              </w:rPr>
              <w:t xml:space="preserve">: glucose → ethanol + carbon dioxide (+ a small amount of energy)</w:t>
            </w:r>
            <w:ins w:id="9011" w:author="Claude (AI) - proposed" w:date="2026-10-18T00:29:41Z">
              <w:r>
                <w:rPr>
                  <w:rFonts w:ascii="Arial" w:cs="Arial" w:eastAsia="Arial" w:hAnsi="Arial"/>
                  <w:b w:val="false"/>
                  <w:bCs w:val="false"/>
                  <w:i w:val="false"/>
                  <w:iCs w:val="false"/>
                  <w:color w:val="000000"/>
                  <w:sz w:val="18"/>
                  <w:szCs w:val="18"/>
                </w:rPr>
                <w:t xml:space="preserve">; lactic acid bacteria: glucose → lactic acid (+ a small amount of energy)</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Aerobic and anaerobic respiration compared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a </w:t>
            </w:r>
            <w:del w:id="9012" w:author="Claude (AI) - proposed" w:date="2026-10-18T00:29:41Z">
              <w:r>
                <w:rPr>
                  <w:rFonts w:ascii="Arial" w:cs="Arial" w:eastAsia="Arial" w:hAnsi="Arial"/>
                  <w:b/>
                  <w:bCs/>
                  <w:i w:val="false"/>
                  <w:iCs w:val="false"/>
                  <w:color w:val="000000"/>
                  <w:sz w:val="18"/>
                  <w:szCs w:val="18"/>
                </w:rPr>
                <w:delText xml:space="preserve">sprinter</w:delText>
              </w:r>
            </w:del>
            <w:ins w:id="9013" w:author="Claude (AI) - proposed" w:date="2026-10-18T00:29:41Z">
              <w:r>
                <w:rPr>
                  <w:rFonts w:ascii="Arial" w:cs="Arial" w:eastAsia="Arial" w:hAnsi="Arial"/>
                  <w:b/>
                  <w:bCs/>
                  <w:i w:val="false"/>
                  <w:iCs w:val="false"/>
                  <w:color w:val="000000"/>
                  <w:sz w:val="18"/>
                  <w:szCs w:val="18"/>
                </w:rPr>
                <w:t xml:space="preserve">runner</w:t>
              </w:r>
            </w:ins>
            <w:r>
              <w:rPr>
                <w:rFonts w:ascii="Arial" w:cs="Arial" w:eastAsia="Arial" w:hAnsi="Arial"/>
                <w:b/>
                <w:bCs/>
                <w:i w:val="false"/>
                <w:iCs w:val="false"/>
                <w:color w:val="000000"/>
                <w:sz w:val="18"/>
                <w:szCs w:val="18"/>
              </w:rPr>
              <w:t xml:space="preserve"> in Nairobi, gets energy from the ugali she eats. (a) Write the word equation for aerobic respiration and state where in the cell it mainly happens. (b) Explain why aerobic respiration alone cannot explain the bubbles in Achieng's sealed thermos. (c) Write the word equation or chemical equation for what happens in Amina's muscle cells when oxygen supply is not enough, and say what Amina feels. (d) Compare the amount of ATP released by the two types of respiration from the same amount of glucose, and say which releases more.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(ATP). It mainly happens in the mitochondria of cells. The starch in ugali is digested to glucose, which cells use as fuel. (b) Aerobic respiration needs a continuous supply of oxygen. The thermos is sealed so no fresh oxygen enters, yet bubbles still form. So another process, anaerobic respiration, which works without oxygen, must be occurring in the yeast. (c) In muscle cells with too little oxygen, glucose is broken down to lactic acid: C6H12O6 → 2C3H6O3 (glucose → lactic acid + a small amount of energy). The lactic acid causes the burning feeling in Amina's muscles. (d) Aerobic respiration releases much more ATP than anaerobic respiration from the same amount of glucose. The unit did not give exact ATP numbers, so the comparison is: aerobic = much more, anaerobic = only a small amount. Both anaerobic pathways (lactic acid in animals, alcoholic fermentation in yeast) release far less ATP and do not need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for sourness, substrates and RQ</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universal indicator test, fresh uji, fermented uji from the sealed thermos, mala and a distilled water control were compared. Describe what the results showed for the uji samples and the distilled water, and explain what they tell you about the cause of sourness. Say what the mala result suggests. (b) Name the three main respiratory substrates, give a Kenyan food example of each, and state the RQ values you learned. (c) Write the formula for RQ. (d) </w:t>
            </w:r>
            <w:del w:id="9014" w:author="Claude (AI) - proposed" w:date="2026-10-18T00:29:41Z">
              <w:r>
                <w:rPr>
                  <w:rFonts w:ascii="Arial" w:cs="Arial" w:eastAsia="Arial" w:hAnsi="Arial"/>
                  <w:b/>
                  <w:bCs/>
                  <w:i w:val="false"/>
                  <w:iCs w:val="false"/>
                  <w:color w:val="000000"/>
                  <w:sz w:val="18"/>
                  <w:szCs w:val="18"/>
                </w:rPr>
                <w:delText xml:space="preserve">The RQ is worked out for cells that are using oxygen. Explain what happens to the RQ value if anaerobic respiration is also contributing CO2 in addition to aerobic respiration, and what that tells you</w:delText>
              </w:r>
            </w:del>
            <w:ins w:id="9015" w:author="Claude (AI) - proposed" w:date="2026-10-18T00:29:41Z">
              <w:r>
                <w:rPr>
                  <w:rFonts w:ascii="Arial" w:cs="Arial" w:eastAsia="Arial" w:hAnsi="Arial"/>
                  <w:b/>
                  <w:bCs/>
                  <w:i w:val="false"/>
                  <w:iCs w:val="false"/>
                  <w:color w:val="000000"/>
                  <w:sz w:val="18"/>
                  <w:szCs w:val="18"/>
                </w:rPr>
                <w:t xml:space="preserve">A student measures the gases used and made by a sample of germinating seeds and finds that the seeds make 13 cm³ of CO₂ for every 10 cm³ of O₂ they use. Calculate the RQ and say what it suggests</w:t>
              </w:r>
            </w:ins>
            <w:r>
              <w:rPr>
                <w:rFonts w:ascii="Arial" w:cs="Arial" w:eastAsia="Arial" w:hAnsi="Arial"/>
                <w:b/>
                <w:bCs/>
                <w:i w:val="false"/>
                <w:iCs w:val="false"/>
                <w:color w:val="000000"/>
                <w:sz w:val="18"/>
                <w:szCs w:val="18"/>
              </w:rPr>
              <w:t xml:space="preserve"> about the type of respiration.</w:t>
            </w:r>
            <w:ins w:id="9016" w:author="Claude (AI) - proposed" w:date="2026-10-18T00:29:41Z">
              <w:r>
                <w:rPr>
                  <w:rFonts w:ascii="Arial" w:cs="Arial" w:eastAsia="Arial" w:hAnsi="Arial"/>
                  <w:b/>
                  <w:bCs/>
                  <w:i w:val="false"/>
                  <w:iCs w:val="false"/>
                  <w:color w:val="000000"/>
                  <w:sz w:val="18"/>
                  <w:szCs w:val="18"/>
                </w:rPr>
                <w:t xml:space="preserve"> Then explain why an RQ cannot be calculated for yeast in a completely sealed flask once the oxygen has run out.</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Fermented uji had a pH of 3-4 (orange-red with universal indicator). Fresh uji was about pH 5.5-6.5 (yellow-green) and distilled water was pH 7 (green). So fermentation made the uji more acidic. </w:t>
            </w:r>
            <w:del w:id="9017" w:author="Claude (AI) - proposed" w:date="2026-10-18T00:29:41Z">
              <w:r>
                <w:rPr>
                  <w:rFonts w:ascii="Arial" w:cs="Arial" w:eastAsia="Arial" w:hAnsi="Arial"/>
                  <w:b w:val="false"/>
                  <w:bCs w:val="false"/>
                  <w:i w:val="false"/>
                  <w:iCs w:val="false"/>
                  <w:color w:val="000000"/>
                  <w:sz w:val="18"/>
                  <w:szCs w:val="18"/>
                </w:rPr>
                <w:delText xml:space="preserve">Acidic by-products of anaerobic respiration lower</w:delText>
              </w:r>
            </w:del>
            <w:ins w:id="9018" w:author="Claude (AI) - proposed" w:date="2026-10-18T00:29:41Z">
              <w:r>
                <w:rPr>
                  <w:rFonts w:ascii="Arial" w:cs="Arial" w:eastAsia="Arial" w:hAnsi="Arial"/>
                  <w:b w:val="false"/>
                  <w:bCs w:val="false"/>
                  <w:i w:val="false"/>
                  <w:iCs w:val="false"/>
                  <w:color w:val="000000"/>
                  <w:sz w:val="18"/>
                  <w:szCs w:val="18"/>
                </w:rPr>
                <w:t xml:space="preserve">Lactic acid, made by lactic acid bacteria, lowers</w:t>
              </w:r>
            </w:ins>
            <w:r>
              <w:rPr>
                <w:rFonts w:ascii="Arial" w:cs="Arial" w:eastAsia="Arial" w:hAnsi="Arial"/>
                <w:b w:val="false"/>
                <w:bCs w:val="false"/>
                <w:i w:val="false"/>
                <w:iCs w:val="false"/>
                <w:color w:val="000000"/>
                <w:sz w:val="18"/>
                <w:szCs w:val="18"/>
              </w:rPr>
              <w:t xml:space="preserve"> the pH, and the tongue detects this as sourness</w:t>
            </w:r>
            <w:ins w:id="9019" w:author="Claude (AI) - proposed" w:date="2026-10-18T00:29:41Z">
              <w:r>
                <w:rPr>
                  <w:rFonts w:ascii="Arial" w:cs="Arial" w:eastAsia="Arial" w:hAnsi="Arial"/>
                  <w:b w:val="false"/>
                  <w:bCs w:val="false"/>
                  <w:i w:val="false"/>
                  <w:iCs w:val="false"/>
                  <w:color w:val="000000"/>
                  <w:sz w:val="18"/>
                  <w:szCs w:val="18"/>
                </w:rPr>
                <w:t xml:space="preserve">. Ethanol and CO₂ from the yeast do not explain the low pH</w:t>
              </w:r>
            </w:ins>
            <w:r>
              <w:rPr>
                <w:rFonts w:ascii="Arial" w:cs="Arial" w:eastAsia="Arial" w:hAnsi="Arial"/>
                <w:b w:val="false"/>
                <w:bCs w:val="false"/>
                <w:i w:val="false"/>
                <w:iCs w:val="false"/>
                <w:color w:val="000000"/>
                <w:sz w:val="18"/>
                <w:szCs w:val="18"/>
              </w:rPr>
              <w:t xml:space="preserve">. Mala, which is made by lactic acid bacteria, was also sour, which suggests </w:t>
            </w:r>
            <w:del w:id="9020" w:author="Claude (AI) - proposed" w:date="2026-10-18T00:29:41Z">
              <w:r>
                <w:rPr>
                  <w:rFonts w:ascii="Arial" w:cs="Arial" w:eastAsia="Arial" w:hAnsi="Arial"/>
                  <w:b w:val="false"/>
                  <w:bCs w:val="false"/>
                  <w:i w:val="false"/>
                  <w:iCs w:val="false"/>
                  <w:color w:val="000000"/>
                  <w:sz w:val="18"/>
                  <w:szCs w:val="18"/>
                </w:rPr>
                <w:delText xml:space="preserve">acid from bacterial fermentation can cause sourness in the same way</w:delText>
              </w:r>
            </w:del>
            <w:ins w:id="9021" w:author="Claude (AI) - proposed" w:date="2026-10-18T00:29:41Z">
              <w:r>
                <w:rPr>
                  <w:rFonts w:ascii="Arial" w:cs="Arial" w:eastAsia="Arial" w:hAnsi="Arial"/>
                  <w:b w:val="false"/>
                  <w:bCs w:val="false"/>
                  <w:i w:val="false"/>
                  <w:iCs w:val="false"/>
                  <w:color w:val="000000"/>
                  <w:sz w:val="18"/>
                  <w:szCs w:val="18"/>
                </w:rPr>
                <w:t xml:space="preserve">the same lactic acid fermentation is responsible for the sourness of the uji</w:t>
              </w:r>
            </w:ins>
            <w:r>
              <w:rPr>
                <w:rFonts w:ascii="Arial" w:cs="Arial" w:eastAsia="Arial" w:hAnsi="Arial"/>
                <w:b w:val="false"/>
                <w:bCs w:val="false"/>
                <w:i w:val="false"/>
                <w:iCs w:val="false"/>
                <w:color w:val="000000"/>
                <w:sz w:val="18"/>
                <w:szCs w:val="18"/>
              </w:rPr>
              <w:t xml:space="preserve">. (b) Carbohydrates (RQ = 1.0), for example ugali; fats (RQ about 0.7), for example groundnut oil or avocado; proteins (RQ about 0.8), for example </w:t>
            </w:r>
            <w:del w:id="9022" w:author="Claude (AI) - proposed" w:date="2026-10-18T00:29:41Z">
              <w:r>
                <w:rPr>
                  <w:rFonts w:ascii="Arial" w:cs="Arial" w:eastAsia="Arial" w:hAnsi="Arial"/>
                  <w:b w:val="false"/>
                  <w:bCs w:val="false"/>
                  <w:i w:val="false"/>
                  <w:iCs w:val="false"/>
                  <w:color w:val="000000"/>
                  <w:sz w:val="18"/>
                  <w:szCs w:val="18"/>
                </w:rPr>
                <w:delText xml:space="preserve">nyama choma or beans</w:delText>
              </w:r>
            </w:del>
            <w:ins w:id="9023" w:author="Claude (AI) - proposed" w:date="2026-10-18T00:29:41Z">
              <w:r>
                <w:rPr>
                  <w:rFonts w:ascii="Arial" w:cs="Arial" w:eastAsia="Arial" w:hAnsi="Arial"/>
                  <w:b w:val="false"/>
                  <w:bCs w:val="false"/>
                  <w:i w:val="false"/>
                  <w:iCs w:val="false"/>
                  <w:color w:val="000000"/>
                  <w:sz w:val="18"/>
                  <w:szCs w:val="18"/>
                </w:rPr>
                <w:t xml:space="preserve">fish or lean meat (beans are a mixture of protein and carbohydrate)</w:t>
              </w:r>
            </w:ins>
            <w:r>
              <w:rPr>
                <w:rFonts w:ascii="Arial" w:cs="Arial" w:eastAsia="Arial" w:hAnsi="Arial"/>
                <w:b w:val="false"/>
                <w:bCs w:val="false"/>
                <w:i w:val="false"/>
                <w:iCs w:val="false"/>
                <w:color w:val="000000"/>
                <w:sz w:val="18"/>
                <w:szCs w:val="18"/>
              </w:rPr>
              <w:t xml:space="preserve">. (c) RQ = volume of CO2 produced ÷ volume of O2 consumed. (d) </w:t>
            </w:r>
            <w:del w:id="9024" w:author="Claude (AI) - proposed" w:date="2026-10-18T00:29:41Z">
              <w:r>
                <w:rPr>
                  <w:rFonts w:ascii="Arial" w:cs="Arial" w:eastAsia="Arial" w:hAnsi="Arial"/>
                  <w:b w:val="false"/>
                  <w:bCs w:val="false"/>
                  <w:i w:val="false"/>
                  <w:iCs w:val="false"/>
                  <w:color w:val="000000"/>
                  <w:sz w:val="18"/>
                  <w:szCs w:val="18"/>
                </w:rPr>
                <w:delText xml:space="preserve">If anaerobic respiration adds CO2 without any extra O2 being used, the ratio becomes larger, so the RQ goes above 1.0</w:delText>
              </w:r>
            </w:del>
            <w:ins w:id="9025" w:author="Claude (AI) - proposed" w:date="2026-10-18T00:29:41Z">
              <w:r>
                <w:rPr>
                  <w:rFonts w:ascii="Arial" w:cs="Arial" w:eastAsia="Arial" w:hAnsi="Arial"/>
                  <w:b w:val="false"/>
                  <w:bCs w:val="false"/>
                  <w:i w:val="false"/>
                  <w:iCs w:val="false"/>
                  <w:color w:val="000000"/>
                  <w:sz w:val="18"/>
                  <w:szCs w:val="18"/>
                </w:rPr>
                <w:t xml:space="preserve">RQ = 13 ÷ 10 = 1.3</w:t>
              </w:r>
            </w:ins>
            <w:r>
              <w:rPr>
                <w:rFonts w:ascii="Arial" w:cs="Arial" w:eastAsia="Arial" w:hAnsi="Arial"/>
                <w:b w:val="false"/>
                <w:bCs w:val="false"/>
                <w:i w:val="false"/>
                <w:iCs w:val="false"/>
                <w:color w:val="000000"/>
                <w:sz w:val="18"/>
                <w:szCs w:val="18"/>
              </w:rPr>
              <w:t xml:space="preserve">. An RQ above 1.0 </w:t>
            </w:r>
            <w:del w:id="9026" w:author="Claude (AI) - proposed" w:date="2026-10-18T00:29:41Z">
              <w:r>
                <w:rPr>
                  <w:rFonts w:ascii="Arial" w:cs="Arial" w:eastAsia="Arial" w:hAnsi="Arial"/>
                  <w:b w:val="false"/>
                  <w:bCs w:val="false"/>
                  <w:i w:val="false"/>
                  <w:iCs w:val="false"/>
                  <w:color w:val="000000"/>
                  <w:sz w:val="18"/>
                  <w:szCs w:val="18"/>
                </w:rPr>
                <w:delText xml:space="preserve">shows that anaerobic respiration is contributing to energy release. In the completely sealed thermos, once</w:delText>
              </w:r>
            </w:del>
            <w:ins w:id="9027" w:author="Claude (AI) - proposed" w:date="2026-10-18T00:29:41Z">
              <w:r>
                <w:rPr>
                  <w:rFonts w:ascii="Arial" w:cs="Arial" w:eastAsia="Arial" w:hAnsi="Arial"/>
                  <w:b w:val="false"/>
                  <w:bCs w:val="false"/>
                  <w:i w:val="false"/>
                  <w:iCs w:val="false"/>
                  <w:color w:val="000000"/>
                  <w:sz w:val="18"/>
                  <w:szCs w:val="18"/>
                </w:rPr>
                <w:t xml:space="preserve">means more CO₂ is released than O₂ is used, so some of the CO₂ is coming from anaerobic respiration (fermentation) as well as aerobic respiration. In a completely sealed flask, once the</w:t>
              </w:r>
            </w:ins>
            <w:r>
              <w:rPr>
                <w:rFonts w:ascii="Arial" w:cs="Arial" w:eastAsia="Arial" w:hAnsi="Arial"/>
                <w:b w:val="false"/>
                <w:bCs w:val="false"/>
                <w:i w:val="false"/>
                <w:iCs w:val="false"/>
                <w:color w:val="000000"/>
                <w:sz w:val="18"/>
                <w:szCs w:val="18"/>
              </w:rPr>
              <w:t xml:space="preserve"> oxygen has run out no </w:t>
            </w:r>
            <w:del w:id="9028" w:author="Claude (AI) - proposed" w:date="2026-10-18T00:29:41Z">
              <w:r>
                <w:rPr>
                  <w:rFonts w:ascii="Arial" w:cs="Arial" w:eastAsia="Arial" w:hAnsi="Arial"/>
                  <w:b w:val="false"/>
                  <w:bCs w:val="false"/>
                  <w:i w:val="false"/>
                  <w:iCs w:val="false"/>
                  <w:color w:val="000000"/>
                  <w:sz w:val="18"/>
                  <w:szCs w:val="18"/>
                </w:rPr>
                <w:delText xml:space="preserve">O2</w:delText>
              </w:r>
            </w:del>
            <w:ins w:id="9029" w:author="Claude (AI) - proposed" w:date="2026-10-18T00:29:41Z">
              <w:r>
                <w:rPr>
                  <w:rFonts w:ascii="Arial" w:cs="Arial" w:eastAsia="Arial" w:hAnsi="Arial"/>
                  <w:b w:val="false"/>
                  <w:bCs w:val="false"/>
                  <w:i w:val="false"/>
                  <w:iCs w:val="false"/>
                  <w:color w:val="000000"/>
                  <w:sz w:val="18"/>
                  <w:szCs w:val="18"/>
                </w:rPr>
                <w:t xml:space="preserve">O₂</w:t>
              </w:r>
            </w:ins>
            <w:r>
              <w:rPr>
                <w:rFonts w:ascii="Arial" w:cs="Arial" w:eastAsia="Arial" w:hAnsi="Arial"/>
                <w:b w:val="false"/>
                <w:bCs w:val="false"/>
                <w:i w:val="false"/>
                <w:iCs w:val="false"/>
                <w:color w:val="000000"/>
                <w:sz w:val="18"/>
                <w:szCs w:val="18"/>
              </w:rPr>
              <w:t xml:space="preserve"> is consumed, so</w:t>
            </w:r>
            <w:ins w:id="9030" w:author="Claude (AI) - proposed" w:date="2026-10-18T00:29:41Z">
              <w:r>
                <w:rPr>
                  <w:rFonts w:ascii="Arial" w:cs="Arial" w:eastAsia="Arial" w:hAnsi="Arial"/>
                  <w:b w:val="false"/>
                  <w:bCs w:val="false"/>
                  <w:i w:val="false"/>
                  <w:iCs w:val="false"/>
                  <w:color w:val="000000"/>
                  <w:sz w:val="18"/>
                  <w:szCs w:val="18"/>
                </w:rPr>
                <w:t xml:space="preserve"> the formula would divide by zero and</w:t>
              </w:r>
            </w:ins>
            <w:r>
              <w:rPr>
                <w:rFonts w:ascii="Arial" w:cs="Arial" w:eastAsia="Arial" w:hAnsi="Arial"/>
                <w:b w:val="false"/>
                <w:bCs w:val="false"/>
                <w:i w:val="false"/>
                <w:iCs w:val="false"/>
                <w:color w:val="000000"/>
                <w:sz w:val="18"/>
                <w:szCs w:val="18"/>
              </w:rPr>
              <w:t xml:space="preserve"> an RQ cannot be calculated</w:t>
            </w:r>
            <w:del w:id="9031" w:author="Claude (AI) - proposed" w:date="2026-10-18T00:29:41Z">
              <w:r>
                <w:rPr>
                  <w:rFonts w:ascii="Arial" w:cs="Arial" w:eastAsia="Arial" w:hAnsi="Arial"/>
                  <w:b w:val="false"/>
                  <w:bCs w:val="false"/>
                  <w:i w:val="false"/>
                  <w:iCs w:val="false"/>
                  <w:color w:val="000000"/>
                  <w:sz w:val="18"/>
                  <w:szCs w:val="18"/>
                </w:rPr>
                <w:delText xml:space="preserve"> there</w:delText>
              </w:r>
            </w:del>
            <w:r>
              <w:rPr>
                <w:rFonts w:ascii="Arial" w:cs="Arial" w:eastAsia="Arial" w:hAnsi="Arial"/>
                <w:b w:val="false"/>
                <w:bCs w:val="false"/>
                <w:i w:val="false"/>
                <w:iCs w:val="false"/>
                <w:color w:val="000000"/>
                <w:sz w:val="18"/>
                <w:szCs w:val="18"/>
              </w:rPr>
              <w:t xml:space="preserve">; the yeast are simply fermenting glucose, a carbohydrate, and the bubbles are the </w:t>
            </w:r>
            <w:del w:id="9032" w:author="Claude (AI) - proposed" w:date="2026-10-18T00:29:41Z">
              <w:r>
                <w:rPr>
                  <w:rFonts w:ascii="Arial" w:cs="Arial" w:eastAsia="Arial" w:hAnsi="Arial"/>
                  <w:b w:val="false"/>
                  <w:bCs w:val="false"/>
                  <w:i w:val="false"/>
                  <w:iCs w:val="false"/>
                  <w:color w:val="000000"/>
                  <w:sz w:val="18"/>
                  <w:szCs w:val="18"/>
                </w:rPr>
                <w:delText xml:space="preserve">CO2</w:delText>
              </w:r>
            </w:del>
            <w:ins w:id="9033" w:author="Claude (AI) - proposed" w:date="2026-10-18T00:29:41Z">
              <w:r>
                <w:rPr>
                  <w:rFonts w:ascii="Arial" w:cs="Arial" w:eastAsia="Arial" w:hAnsi="Arial"/>
                  <w:b w:val="false"/>
                  <w:bCs w:val="false"/>
                  <w:i w:val="false"/>
                  <w:iCs w:val="false"/>
                  <w:color w:val="000000"/>
                  <w:sz w:val="18"/>
                  <w:szCs w:val="18"/>
                </w:rPr>
                <w:t xml:space="preserve">CO₂</w:t>
              </w:r>
            </w:ins>
            <w:r>
              <w:rPr>
                <w:rFonts w:ascii="Arial" w:cs="Arial" w:eastAsia="Arial" w:hAnsi="Arial"/>
                <w:b w:val="false"/>
                <w:bCs w:val="false"/>
                <w:i w:val="false"/>
                <w:iCs w:val="false"/>
                <w:color w:val="000000"/>
                <w:sz w:val="18"/>
                <w:szCs w:val="18"/>
              </w:rPr>
              <w:t xml:space="preserve"> they release.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does uji ferment at different rates?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Achieng's uji was kept in a thermos. Imagine the same uji in Mombasa (hot, humid coast) and in Kericho (cool highlands). (a) Predict where it would ferment faster and explain why, using what you found in the yeast investigation. (b) Name two other factors besides temperature that affect the rate of respiration and describe their effect with evidence from the class results. (c) Explain why a farmer in Kenya would keep stored maize cool and dry.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It would ferment faster in Mombasa. Higher temperature increases enzyme activity in yeast, so glucose is broken down faster, producing CO2 and acids more quickly. In our investigation, yeast-glucose solution at about 40 °C turned lime water milky in about 4 minutes, while at about 5 °C lime water barely changed in 15 minutes. In cool Kericho the enzymes work more slowly, so the uji stays fresh longer. (Too high a temperature would denature the enzymes.) (b) Substrate concentration: a higher glucose concentration (10 g/50 mL) gave faster, more sustained bubbling than a low concentration (2 g/50 mL), because there is more fuel. </w:t>
            </w:r>
            <w:del w:id="9034" w:author="Claude (AI) - proposed" w:date="2026-10-18T00:29:41Z">
              <w:r>
                <w:rPr>
                  <w:rFonts w:ascii="Arial" w:cs="Arial" w:eastAsia="Arial" w:hAnsi="Arial"/>
                  <w:b w:val="false"/>
                  <w:bCs w:val="false"/>
                  <w:i w:val="false"/>
                  <w:iCs w:val="false"/>
                  <w:color w:val="000000"/>
                  <w:sz w:val="18"/>
                  <w:szCs w:val="18"/>
                </w:rPr>
                <w:delText xml:space="preserve">Surface area</w:delText>
              </w:r>
            </w:del>
            <w:ins w:id="9035" w:author="Claude (AI) - proposed" w:date="2026-10-18T00:29:41Z">
              <w:r>
                <w:rPr>
                  <w:rFonts w:ascii="Arial" w:cs="Arial" w:eastAsia="Arial" w:hAnsi="Arial"/>
                  <w:b w:val="false"/>
                  <w:bCs w:val="false"/>
                  <w:i w:val="false"/>
                  <w:iCs w:val="false"/>
                  <w:color w:val="000000"/>
                  <w:sz w:val="18"/>
                  <w:szCs w:val="18"/>
                </w:rPr>
                <w:t xml:space="preserve">Water availability</w:t>
              </w:r>
            </w:ins>
            <w:r>
              <w:rPr>
                <w:rFonts w:ascii="Arial" w:cs="Arial" w:eastAsia="Arial" w:hAnsi="Arial"/>
                <w:b w:val="false"/>
                <w:bCs w:val="false"/>
                <w:i w:val="false"/>
                <w:iCs w:val="false"/>
                <w:color w:val="000000"/>
                <w:sz w:val="18"/>
                <w:szCs w:val="18"/>
              </w:rPr>
              <w:t xml:space="preserve"> and metabolic activity: germinating maize seeds turned lime water milky significantly faster than the same number of dry seeds, showing that metabolically active cells respire faster. (c) Cool, dry conditions slow down respiration by microorganisms and the grain itself, so the grain is not spoiled and keeps longer.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respiration to solve community problems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How do living organisms, from the yeast in our uji to the cells in our own muscles, release energy from food, and how can we use these invisible processes to create useful products and solve real problems in our communities? (a) Write a three-sentence answer. (b) Give TWO Kenyan examples of anaerobic respiration used in the economy, naming the organism or product involved and the by-product that is useful. (c) Explain why brewing alcoholic drinks is not a responsible application of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living organisms release energy from food (substrates such as glucose from ugali) through cellular respiration: aerobic respiration uses oxygen in the mitochondria to make carbon dioxide, water and a lot of ATP, while anaerobic respiration, such as yeast fermentation in the uji thermos or lactic acid production in muscles, works without oxygen and releases less ATP. The rate of respiration depends on factors like temperature and substrate concentration, and the products can be recognised by tests such as lime water for CO2 and universal indicator for acidity. We can harness these processes to make useful products and solve problems, such as making uji, mala and yoghurt, leavening mandazi, making silage and producing biogas. (b) Example 1: Mala/yoghurt production, where lactic acid bacteria produce lactic acid, which gives sourness and preserves the milk. Example 2: </w:t>
            </w:r>
            <w:del w:id="9036" w:author="Claude (AI) - proposed" w:date="2026-10-18T00:29:41Z">
              <w:r>
                <w:rPr>
                  <w:rFonts w:ascii="Arial" w:cs="Arial" w:eastAsia="Arial" w:hAnsi="Arial"/>
                  <w:b w:val="false"/>
                  <w:bCs w:val="false"/>
                  <w:i w:val="false"/>
                  <w:iCs w:val="false"/>
                  <w:color w:val="000000"/>
                  <w:sz w:val="18"/>
                  <w:szCs w:val="18"/>
                </w:rPr>
                <w:delText xml:space="preserve">Mandazi</w:delText>
              </w:r>
            </w:del>
            <w:ins w:id="9037" w:author="Claude (AI) - proposed" w:date="2026-10-18T00:29:41Z">
              <w:r>
                <w:rPr>
                  <w:rFonts w:ascii="Arial" w:cs="Arial" w:eastAsia="Arial" w:hAnsi="Arial"/>
                  <w:b w:val="false"/>
                  <w:bCs w:val="false"/>
                  <w:i w:val="false"/>
                  <w:iCs w:val="false"/>
                  <w:color w:val="000000"/>
                  <w:sz w:val="18"/>
                  <w:szCs w:val="18"/>
                </w:rPr>
                <w:t xml:space="preserve">Yeast-leavened mandazi or bread</w:t>
              </w:r>
            </w:ins>
            <w:r>
              <w:rPr>
                <w:rFonts w:ascii="Arial" w:cs="Arial" w:eastAsia="Arial" w:hAnsi="Arial"/>
                <w:b w:val="false"/>
                <w:bCs w:val="false"/>
                <w:i w:val="false"/>
                <w:iCs w:val="false"/>
                <w:color w:val="000000"/>
                <w:sz w:val="18"/>
                <w:szCs w:val="18"/>
              </w:rPr>
              <w:t xml:space="preserve"> dough, where </w:t>
            </w:r>
            <w:del w:id="9038" w:author="Claude (AI) - proposed" w:date="2026-10-18T00:29:41Z">
              <w:r>
                <w:rPr>
                  <w:rFonts w:ascii="Arial" w:cs="Arial" w:eastAsia="Arial" w:hAnsi="Arial"/>
                  <w:b w:val="false"/>
                  <w:bCs w:val="false"/>
                  <w:i w:val="false"/>
                  <w:iCs w:val="false"/>
                  <w:color w:val="000000"/>
                  <w:sz w:val="18"/>
                  <w:szCs w:val="18"/>
                </w:rPr>
                <w:delText xml:space="preserve">yeast produces CO2 that</w:delText>
              </w:r>
            </w:del>
            <w:ins w:id="9039" w:author="Claude (AI) - proposed" w:date="2026-10-18T00:29:41Z">
              <w:r>
                <w:rPr>
                  <w:rFonts w:ascii="Arial" w:cs="Arial" w:eastAsia="Arial" w:hAnsi="Arial"/>
                  <w:b w:val="false"/>
                  <w:bCs w:val="false"/>
                  <w:i w:val="false"/>
                  <w:iCs w:val="false"/>
                  <w:color w:val="000000"/>
                  <w:sz w:val="18"/>
                  <w:szCs w:val="18"/>
                </w:rPr>
                <w:t xml:space="preserve">the yeast ferments sugars, mostly without oxygen once the oxygen trapped in the dough is used up, and the CO₂</w:t>
              </w:r>
            </w:ins>
            <w:r>
              <w:rPr>
                <w:rFonts w:ascii="Arial" w:cs="Arial" w:eastAsia="Arial" w:hAnsi="Arial"/>
                <w:b w:val="false"/>
                <w:bCs w:val="false"/>
                <w:i w:val="false"/>
                <w:iCs w:val="false"/>
                <w:color w:val="000000"/>
                <w:sz w:val="18"/>
                <w:szCs w:val="18"/>
              </w:rPr>
              <w:t xml:space="preserve"> makes the dough rise</w:t>
            </w:r>
            <w:ins w:id="9040" w:author="Claude (AI) - proposed" w:date="2026-10-18T00:29:41Z">
              <w:r>
                <w:rPr>
                  <w:rFonts w:ascii="Arial" w:cs="Arial" w:eastAsia="Arial" w:hAnsi="Arial"/>
                  <w:b w:val="false"/>
                  <w:bCs w:val="false"/>
                  <w:i w:val="false"/>
                  <w:iCs w:val="false"/>
                  <w:color w:val="000000"/>
                  <w:sz w:val="18"/>
                  <w:szCs w:val="18"/>
                </w:rPr>
                <w:t xml:space="preserve"> (the ethanol evaporates when the dough is baked or fried)</w:t>
              </w:r>
            </w:ins>
            <w:r>
              <w:rPr>
                <w:rFonts w:ascii="Arial" w:cs="Arial" w:eastAsia="Arial" w:hAnsi="Arial"/>
                <w:b w:val="false"/>
                <w:bCs w:val="false"/>
                <w:i w:val="false"/>
                <w:iCs w:val="false"/>
                <w:color w:val="000000"/>
                <w:sz w:val="18"/>
                <w:szCs w:val="18"/>
              </w:rPr>
              <w:t xml:space="preserve">. Other acceptable examples: Rift Valley biogas, </w:t>
            </w:r>
            <w:del w:id="9041" w:author="Claude (AI) - proposed" w:date="2026-10-18T00:29:41Z">
              <w:r>
                <w:rPr>
                  <w:rFonts w:ascii="Arial" w:cs="Arial" w:eastAsia="Arial" w:hAnsi="Arial"/>
                  <w:b w:val="false"/>
                  <w:bCs w:val="false"/>
                  <w:i w:val="false"/>
                  <w:iCs w:val="false"/>
                  <w:color w:val="000000"/>
                  <w:sz w:val="18"/>
                  <w:szCs w:val="18"/>
                </w:rPr>
                <w:delText xml:space="preserve">which gives fuel from anaerobic breakdown of dairy waste</w:delText>
              </w:r>
            </w:del>
            <w:ins w:id="9042" w:author="Claude (AI) - proposed" w:date="2026-10-18T00:29:41Z">
              <w:r>
                <w:rPr>
                  <w:rFonts w:ascii="Arial" w:cs="Arial" w:eastAsia="Arial" w:hAnsi="Arial"/>
                  <w:b w:val="false"/>
                  <w:bCs w:val="false"/>
                  <w:i w:val="false"/>
                  <w:iCs w:val="false"/>
                  <w:color w:val="000000"/>
                  <w:sz w:val="18"/>
                  <w:szCs w:val="18"/>
                </w:rPr>
                <w:t xml:space="preserve">where methane-producing microbes (methanogenic archaea) break down dairy waste without oxygen and make methane, which is the fuel</w:t>
              </w:r>
            </w:ins>
            <w:r>
              <w:rPr>
                <w:rFonts w:ascii="Arial" w:cs="Arial" w:eastAsia="Arial" w:hAnsi="Arial"/>
                <w:b w:val="false"/>
                <w:bCs w:val="false"/>
                <w:i w:val="false"/>
                <w:iCs w:val="false"/>
                <w:color w:val="000000"/>
                <w:sz w:val="18"/>
                <w:szCs w:val="18"/>
              </w:rPr>
              <w:t xml:space="preserve">; silage, where lactic acid</w:t>
            </w:r>
            <w:ins w:id="9043" w:author="Claude (AI) - proposed" w:date="2026-10-18T00:29:41Z">
              <w:r>
                <w:rPr>
                  <w:rFonts w:ascii="Arial" w:cs="Arial" w:eastAsia="Arial" w:hAnsi="Arial"/>
                  <w:b w:val="false"/>
                  <w:bCs w:val="false"/>
                  <w:i w:val="false"/>
                  <w:iCs w:val="false"/>
                  <w:color w:val="000000"/>
                  <w:sz w:val="18"/>
                  <w:szCs w:val="18"/>
                </w:rPr>
                <w:t xml:space="preserve"> bacteria make lactic acid that</w:t>
              </w:r>
            </w:ins>
            <w:r>
              <w:rPr>
                <w:rFonts w:ascii="Arial" w:cs="Arial" w:eastAsia="Arial" w:hAnsi="Arial"/>
                <w:b w:val="false"/>
                <w:bCs w:val="false"/>
                <w:i w:val="false"/>
                <w:iCs w:val="false"/>
                <w:color w:val="000000"/>
                <w:sz w:val="18"/>
                <w:szCs w:val="18"/>
              </w:rPr>
              <w:t xml:space="preserve"> preserves animal feed. (c) Brewing alcoholic substances is excluded from responsible use of this knowledge because it can harm health and the community, so we use fermentation for safe food, feed and fuel.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8T00:29:4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yeast </w:t>
            </w:r>
            <w:del w:id="9045" w:author="Claude (AI) - proposed" w:date="2026-10-18T00:29:41Z">
              <w:r>
                <w:rPr>
                  <w:rFonts w:ascii="Arial" w:cs="Arial" w:eastAsia="Arial" w:hAnsi="Arial"/>
                  <w:b w:val="false"/>
                  <w:bCs w:val="false"/>
                  <w:i w:val="false"/>
                  <w:iCs w:val="false"/>
                  <w:color w:val="000000"/>
                  <w:sz w:val="18"/>
                  <w:szCs w:val="18"/>
                </w:rPr>
                <w:delText xml:space="preserve">(and bacteria)</w:delText>
              </w:r>
            </w:del>
            <w:ins w:id="9046" w:author="Claude (AI) - proposed" w:date="2026-10-18T00:29:41Z">
              <w:r>
                <w:rPr>
                  <w:rFonts w:ascii="Arial" w:cs="Arial" w:eastAsia="Arial" w:hAnsi="Arial"/>
                  <w:b w:val="false"/>
                  <w:bCs w:val="false"/>
                  <w:i w:val="false"/>
                  <w:iCs w:val="false"/>
                  <w:color w:val="000000"/>
                  <w:sz w:val="18"/>
                  <w:szCs w:val="18"/>
                </w:rPr>
                <w:t xml:space="preserve">and lactic acid bacteria</w:t>
              </w:r>
            </w:ins>
            <w:r>
              <w:rPr>
                <w:rFonts w:ascii="Arial" w:cs="Arial" w:eastAsia="Arial" w:hAnsi="Arial"/>
                <w:b w:val="false"/>
                <w:bCs w:val="false"/>
                <w:i w:val="false"/>
                <w:iCs w:val="false"/>
                <w:color w:val="000000"/>
                <w:sz w:val="18"/>
                <w:szCs w:val="18"/>
              </w:rPr>
              <w:t xml:space="preserve"> respire anaerobically in the sealed thermos, linking </w:t>
            </w:r>
            <w:ins w:id="9047" w:author="Claude (AI) - proposed" w:date="2026-10-18T00:29:4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bubbles to CO2 </w:t>
            </w:r>
            <w:del w:id="9048" w:author="Claude (AI) - proposed" w:date="2026-10-18T00:29:41Z">
              <w:r>
                <w:rPr>
                  <w:rFonts w:ascii="Arial" w:cs="Arial" w:eastAsia="Arial" w:hAnsi="Arial"/>
                  <w:b w:val="false"/>
                  <w:bCs w:val="false"/>
                  <w:i w:val="false"/>
                  <w:iCs w:val="false"/>
                  <w:color w:val="000000"/>
                  <w:sz w:val="18"/>
                  <w:szCs w:val="18"/>
                </w:rPr>
                <w:delText xml:space="preserve">and sourness to acid products</w:delText>
              </w:r>
            </w:del>
            <w:ins w:id="9049" w:author="Claude (AI) - proposed" w:date="2026-10-18T00:29:41Z">
              <w:r>
                <w:rPr>
                  <w:rFonts w:ascii="Arial" w:cs="Arial" w:eastAsia="Arial" w:hAnsi="Arial"/>
                  <w:b w:val="false"/>
                  <w:bCs w:val="false"/>
                  <w:i w:val="false"/>
                  <w:iCs w:val="false"/>
                  <w:color w:val="000000"/>
                  <w:sz w:val="18"/>
                  <w:szCs w:val="18"/>
                </w:rPr>
                <w:t xml:space="preserve">(mainly from yeast) and the sourness to lactic acid (from the bacteria)</w:t>
              </w:r>
            </w:ins>
            <w:r>
              <w:rPr>
                <w:rFonts w:ascii="Arial" w:cs="Arial" w:eastAsia="Arial" w:hAnsi="Arial"/>
                <w:b w:val="false"/>
                <w:bCs w:val="false"/>
                <w:i w:val="false"/>
                <w:iCs w:val="false"/>
                <w:color w:val="000000"/>
                <w:sz w:val="18"/>
                <w:szCs w:val="18"/>
              </w:rPr>
              <w:t xml:space="preserve">, and uses both the Flask A/Flask B and </w:t>
            </w:r>
            <w:ins w:id="9050" w:author="Claude (AI) - proposed" w:date="2026-10-18T00:29:4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pH evidence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1" w:author="Claude (AI) - proposed" w:date="2026-10-18T00:29:4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microorganisms cause the bubbles and </w:t>
            </w:r>
            <w:del w:id="9052" w:author="Claude (AI) - proposed" w:date="2026-10-18T00:29:41Z">
              <w:r>
                <w:rPr>
                  <w:rFonts w:ascii="Arial" w:cs="Arial" w:eastAsia="Arial" w:hAnsi="Arial"/>
                  <w:b w:val="false"/>
                  <w:bCs w:val="false"/>
                  <w:i w:val="false"/>
                  <w:iCs w:val="false"/>
                  <w:color w:val="000000"/>
                  <w:sz w:val="18"/>
                  <w:szCs w:val="18"/>
                </w:rPr>
                <w:delText xml:space="preserve">sourness</w:delText>
              </w:r>
            </w:del>
            <w:ins w:id="9053" w:author="Claude (AI) - proposed" w:date="2026-10-18T00:29:41Z">
              <w:r>
                <w:rPr>
                  <w:rFonts w:ascii="Arial" w:cs="Arial" w:eastAsia="Arial" w:hAnsi="Arial"/>
                  <w:b w:val="false"/>
                  <w:bCs w:val="false"/>
                  <w:i w:val="false"/>
                  <w:iCs w:val="false"/>
                  <w:color w:val="000000"/>
                  <w:sz w:val="18"/>
                  <w:szCs w:val="18"/>
                </w:rPr>
                <w:t xml:space="preserve">the sourness, naming CO2 and an acid product,</w:t>
              </w:r>
            </w:ins>
            <w:r>
              <w:rPr>
                <w:rFonts w:ascii="Arial" w:cs="Arial" w:eastAsia="Arial" w:hAnsi="Arial"/>
                <w:b w:val="false"/>
                <w:bCs w:val="false"/>
                <w:i w:val="false"/>
                <w:iCs w:val="false"/>
                <w:color w:val="000000"/>
                <w:sz w:val="18"/>
                <w:szCs w:val="18"/>
              </w:rPr>
              <w:t xml:space="preserve"> but uses evidence from only one investigation or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4" w:author="Claude (AI) - proposed" w:date="2026-10-18T00:29:4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something changes in the uji but does not link it to respiration</w:t>
            </w:r>
            <w:ins w:id="9055" w:author="Claude (AI) - proposed" w:date="2026-10-18T00:29:41Z">
              <w:r>
                <w:rPr>
                  <w:rFonts w:ascii="Arial" w:cs="Arial" w:eastAsia="Arial" w:hAnsi="Arial"/>
                  <w:b w:val="false"/>
                  <w:bCs w:val="false"/>
                  <w:i w:val="false"/>
                  <w:iCs w:val="false"/>
                  <w:color w:val="000000"/>
                  <w:sz w:val="18"/>
                  <w:szCs w:val="18"/>
                </w:rPr>
                <w:t xml:space="preserve">, to the two different products,</w:t>
              </w:r>
            </w:ins>
            <w:r>
              <w:rPr>
                <w:rFonts w:ascii="Arial" w:cs="Arial" w:eastAsia="Arial" w:hAnsi="Arial"/>
                <w:b w:val="false"/>
                <w:bCs w:val="false"/>
                <w:i w:val="false"/>
                <w:iCs w:val="false"/>
                <w:color w:val="000000"/>
                <w:sz w:val="18"/>
                <w:szCs w:val="18"/>
              </w:rPr>
              <w:t xml:space="preserve"> or to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and anaerobic respiration equations and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6" w:author="Claude (AI) - proposed" w:date="2026-10-18T00:29:4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correct word or chemical equations for aerobic respiration, alcoholic fermentation and lactic acid fermentation, and correctly compares oxygen need and ATP released.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7" w:author="Claude (AI) - proposed" w:date="2026-10-18T00:29:4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most equations correctly and makes a basic comparison with a minor error or omission.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8" w:author="Claude (AI) - proposed" w:date="2026-10-18T00:29:4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missing or incorrect and the comparison is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Substrates, RQ and rate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9" w:author="Claude (AI) - proposed" w:date="2026-10-18T00:29:4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substrates with Kenyan examples and RQ values, uses the RQ formula, </w:t>
            </w:r>
            <w:del w:id="9060" w:author="Claude (AI) - proposed" w:date="2026-10-18T00:29:41Z">
              <w:r>
                <w:rPr>
                  <w:rFonts w:ascii="Arial" w:cs="Arial" w:eastAsia="Arial" w:hAnsi="Arial"/>
                  <w:b w:val="false"/>
                  <w:bCs w:val="false"/>
                  <w:i w:val="false"/>
                  <w:iCs w:val="false"/>
                  <w:color w:val="000000"/>
                  <w:sz w:val="18"/>
                  <w:szCs w:val="18"/>
                </w:rPr>
                <w:delText xml:space="preserve">interprets</w:delText>
              </w:r>
            </w:del>
            <w:ins w:id="9061" w:author="Claude (AI) - proposed" w:date="2026-10-18T00:29:41Z">
              <w:r>
                <w:rPr>
                  <w:rFonts w:ascii="Arial" w:cs="Arial" w:eastAsia="Arial" w:hAnsi="Arial"/>
                  <w:b w:val="false"/>
                  <w:bCs w:val="false"/>
                  <w:i w:val="false"/>
                  <w:iCs w:val="false"/>
                  <w:color w:val="000000"/>
                  <w:sz w:val="18"/>
                  <w:szCs w:val="18"/>
                </w:rPr>
                <w:t xml:space="preserve">calculates and interprets an</w:t>
              </w:r>
            </w:ins>
            <w:r>
              <w:rPr>
                <w:rFonts w:ascii="Arial" w:cs="Arial" w:eastAsia="Arial" w:hAnsi="Arial"/>
                <w:b w:val="false"/>
                <w:bCs w:val="false"/>
                <w:i w:val="false"/>
                <w:iCs w:val="false"/>
                <w:color w:val="000000"/>
                <w:sz w:val="18"/>
                <w:szCs w:val="18"/>
              </w:rPr>
              <w:t xml:space="preserve"> RQ above 1.0, and explains temperature and glucose concentration effects using class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2" w:author="Claude (AI) - proposed" w:date="2026-10-18T00:29:4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 substrate, RQ and factor information correctly, with limited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3" w:author="Claude (AI) - proposed" w:date="2026-10-18T00:29:4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correct facts about substrates, RQ or rate factors and does not use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economy and community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4" w:author="Claude (AI) - proposed" w:date="2026-10-18T00:29:4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two accurate Kenyan applications naming organism, product and benefit, and explains the responsible-use caution on brewing.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5" w:author="Claude (AI) - proposed" w:date="2026-10-18T00:29:4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two applications with some missing detail, or a limited explanation of the caution.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6" w:author="Claude (AI) - proposed" w:date="2026-10-18T00:29:4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one or no application or the applications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7" w:author="Claude (AI) - proposed" w:date="2026-10-18T00:29:4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in clear, organised sentences, uses scientific terms correctly, and links every part back to the uji thermos.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8" w:author="Claude (AI) - proposed" w:date="2026-10-18T00:29:4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mostly correct terms and some links to the thermos.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9" w:author="Claude (AI) - proposed" w:date="2026-10-18T00:29:4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terms are misused and links to the thermos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rzlcf5eq5r0ofhzbd1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48_b6suo0xdsfcdh69e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zbalyvjdbope9vdy-y0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zlcf5eq5r0ofhzbd1ca" Type="http://schemas.openxmlformats.org/officeDocument/2006/relationships/hyperlink" Target="https://creativecommons.org/licenses/by-nc/4.0/" TargetMode="External"/><Relationship Id="rIdr48_b6suo0xdsfcdh69ek" Type="http://schemas.openxmlformats.org/officeDocument/2006/relationships/hyperlink" Target="https://creativecommons.org/licenses/by-nc/4.0/" TargetMode="External"/><Relationship Id="rIdczbalyvjdbope9vdy-y0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2026-10-18T00:29:39.762Z</dcterms:created>
  <dcterms:modified xsi:type="dcterms:W3CDTF">2026-10-18T00:29:39.762Z</dcterms:modified>
</cp:coreProperties>
</file>

<file path=docProps/custom.xml><?xml version="1.0" encoding="utf-8"?>
<Properties xmlns="http://schemas.openxmlformats.org/officeDocument/2006/custom-properties" xmlns:vt="http://schemas.openxmlformats.org/officeDocument/2006/docPropsVTypes"/>
</file>