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1.5 RESPIRATION: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on Respiration. Return to the sealed thermos of uji that Achieng, a </w:t>
            </w:r>
            <w:del w:id="9001" w:author="Claude (AI) - proposed" w:date="2026-10-18T00:29:40Z">
              <w:r>
                <w:rPr>
                  <w:rFonts w:ascii="Arial" w:cs="Arial" w:eastAsia="Arial" w:hAnsi="Arial"/>
                  <w:b w:val="false"/>
                  <w:bCs w:val="false"/>
                  <w:i w:val="false"/>
                  <w:iCs w:val="false"/>
                  <w:color w:val="000000"/>
                  <w:sz w:val="18"/>
                  <w:szCs w:val="18"/>
                </w:rPr>
                <w:delText xml:space="preserve">Form 4 student</w:delText>
              </w:r>
            </w:del>
            <w:ins w:id="9002" w:author="Claude (AI) - proposed" w:date="2026-10-18T00:29:40Z">
              <w:r>
                <w:rPr>
                  <w:rFonts w:ascii="Arial" w:cs="Arial" w:eastAsia="Arial" w:hAnsi="Arial"/>
                  <w:b w:val="false"/>
                  <w:bCs w:val="false"/>
                  <w:i w:val="false"/>
                  <w:iCs w:val="false"/>
                  <w:color w:val="000000"/>
                  <w:sz w:val="18"/>
                  <w:szCs w:val="18"/>
                </w:rPr>
                <w:t xml:space="preserve">Grade 10 learner</w:t>
              </w:r>
            </w:ins>
            <w:r>
              <w:rPr>
                <w:rFonts w:ascii="Arial" w:cs="Arial" w:eastAsia="Arial" w:hAnsi="Arial"/>
                <w:b w:val="false"/>
                <w:bCs w:val="false"/>
                <w:i w:val="false"/>
                <w:iCs w:val="false"/>
                <w:color w:val="000000"/>
                <w:sz w:val="18"/>
                <w:szCs w:val="18"/>
              </w:rPr>
              <w:t xml:space="preserve"> in Kisumu, opened at school. Use the evidence you collected in your investigations, your Driving Question Board and your model to answer each section in the space provided below it. Write in full sentences, use correct science words, and name the evidence that supports each idea. Where a question asks for an equation, write it clearly. Take your time, and remember to link every answer back to the thermos of uji.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is happening inside the sealed thermos?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Achieng poured fermented uji from a sealed thermos flask. She saw tiny bubbles and noticed that the uji smelled more sour than it did two hours earlier. No heat and no new ingredients were added. A jar of fresh uji wa kawaida (not fermented) did not change. (a) Explain what is producing the bubbles and the sour taste. (b) Use evidence from the yeast and lime water investigation (Flask A and Flask B) to support your explanation. (c) Explain why the process can continue inside a sealed flask.</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Aerobic and anaerobic respiration compared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Amina, a </w:t>
            </w:r>
            <w:del w:id="9003" w:author="Claude (AI) - proposed" w:date="2026-10-18T00:29:40Z">
              <w:r>
                <w:rPr>
                  <w:rFonts w:ascii="Arial" w:cs="Arial" w:eastAsia="Arial" w:hAnsi="Arial"/>
                  <w:b/>
                  <w:bCs/>
                  <w:i w:val="false"/>
                  <w:iCs w:val="false"/>
                  <w:color w:val="000000"/>
                  <w:sz w:val="18"/>
                  <w:szCs w:val="18"/>
                </w:rPr>
                <w:delText xml:space="preserve">sprinter</w:delText>
              </w:r>
            </w:del>
            <w:ins w:id="9004" w:author="Claude (AI) - proposed" w:date="2026-10-18T00:29:40Z">
              <w:r>
                <w:rPr>
                  <w:rFonts w:ascii="Arial" w:cs="Arial" w:eastAsia="Arial" w:hAnsi="Arial"/>
                  <w:b/>
                  <w:bCs/>
                  <w:i w:val="false"/>
                  <w:iCs w:val="false"/>
                  <w:color w:val="000000"/>
                  <w:sz w:val="18"/>
                  <w:szCs w:val="18"/>
                </w:rPr>
                <w:t xml:space="preserve">runner</w:t>
              </w:r>
            </w:ins>
            <w:r>
              <w:rPr>
                <w:rFonts w:ascii="Arial" w:cs="Arial" w:eastAsia="Arial" w:hAnsi="Arial"/>
                <w:b/>
                <w:bCs/>
                <w:i w:val="false"/>
                <w:iCs w:val="false"/>
                <w:color w:val="000000"/>
                <w:sz w:val="18"/>
                <w:szCs w:val="18"/>
              </w:rPr>
              <w:t xml:space="preserve"> in Nairobi, gets energy from the ugali she eats. (a) Write the word equation for aerobic respiration and state where in the cell it mainly happens. (b) Explain why aerobic respiration alone cannot explain the bubbles in Achieng's sealed thermos. (c) Write the word equation or chemical equation for what happens in Amina's muscle cells when oxygen supply is not enough, and say what Amina feels. (d) Compare the amount of ATP released by the two types of respiration from the same amount of glucose, and say which releases more.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Evidence for sourness, substrates and RQ</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In the universal indicator test, fresh uji, fermented uji from the sealed thermos, mala and a distilled water control were compared. Describe what the results showed for the uji samples and the distilled water, and explain what they tell you about the cause of sourness. Say what the mala result suggests. (b) Name the three main respiratory substrates, give a Kenyan food example of each, and state the RQ values you learned. (c) Write the formula for RQ. (d) </w:t>
            </w:r>
            <w:del w:id="9005" w:author="Claude (AI) - proposed" w:date="2026-10-18T00:29:40Z">
              <w:r>
                <w:rPr>
                  <w:rFonts w:ascii="Arial" w:cs="Arial" w:eastAsia="Arial" w:hAnsi="Arial"/>
                  <w:b/>
                  <w:bCs/>
                  <w:i w:val="false"/>
                  <w:iCs w:val="false"/>
                  <w:color w:val="000000"/>
                  <w:sz w:val="18"/>
                  <w:szCs w:val="18"/>
                </w:rPr>
                <w:delText xml:space="preserve">The RQ is worked out for cells that are using oxygen. Explain what happens to the RQ value if anaerobic respiration is also contributing CO2 in addition to aerobic respiration, and what that tells you</w:delText>
              </w:r>
            </w:del>
            <w:ins w:id="9006" w:author="Claude (AI) - proposed" w:date="2026-10-18T00:29:40Z">
              <w:r>
                <w:rPr>
                  <w:rFonts w:ascii="Arial" w:cs="Arial" w:eastAsia="Arial" w:hAnsi="Arial"/>
                  <w:b/>
                  <w:bCs/>
                  <w:i w:val="false"/>
                  <w:iCs w:val="false"/>
                  <w:color w:val="000000"/>
                  <w:sz w:val="18"/>
                  <w:szCs w:val="18"/>
                </w:rPr>
                <w:t xml:space="preserve">A student measures the gases used and made by a sample of germinating seeds and finds that the seeds make 13 cm³ of CO₂ for every 10 cm³ of O₂ they use. Calculate the RQ and say what it suggests</w:t>
              </w:r>
            </w:ins>
            <w:r>
              <w:rPr>
                <w:rFonts w:ascii="Arial" w:cs="Arial" w:eastAsia="Arial" w:hAnsi="Arial"/>
                <w:b/>
                <w:bCs/>
                <w:i w:val="false"/>
                <w:iCs w:val="false"/>
                <w:color w:val="000000"/>
                <w:sz w:val="18"/>
                <w:szCs w:val="18"/>
              </w:rPr>
              <w:t xml:space="preserve"> about the type of respiration.</w:t>
            </w:r>
            <w:ins w:id="9007" w:author="Claude (AI) - proposed" w:date="2026-10-18T00:29:40Z">
              <w:r>
                <w:rPr>
                  <w:rFonts w:ascii="Arial" w:cs="Arial" w:eastAsia="Arial" w:hAnsi="Arial"/>
                  <w:b/>
                  <w:bCs/>
                  <w:i w:val="false"/>
                  <w:iCs w:val="false"/>
                  <w:color w:val="000000"/>
                  <w:sz w:val="18"/>
                  <w:szCs w:val="18"/>
                </w:rPr>
                <w:t xml:space="preserve"> Then explain why an RQ cannot be calculated for yeast in a completely sealed flask once the oxygen has run out.</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does uji ferment at different rates?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Achieng's uji was kept in a thermos. Imagine the same uji in Mombasa (hot, humid coast) and in Kericho (cool highlands). (a) Predict where it would ferment faster and explain why, using what you found in the yeast investigation. (b) Name two other factors besides temperature that affect the rate of respiration and describe their effect with evidence from the class results. (c) Explain why a farmer in Kenya would keep stored maize cool and dry.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respiration to solve community problems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Answer the driving question: How do living organisms, from the yeast in our uji to the cells in our own muscles, release energy from food, and how can we use these invisible processes to create useful products and solve real problems in our communities? (a) Write a three-sentence answer. (b) Give TWO Kenyan examples of anaerobic respiration used in the economy, naming the organism or product involved and the by-product that is useful. (c) Explain why brewing alcoholic drinks is not a responsible application of what you learned.</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anchoring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8T00:29:4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Clearly explains that yeast </w:t>
            </w:r>
            <w:del w:id="9009" w:author="Claude (AI) - proposed" w:date="2026-10-18T00:29:40Z">
              <w:r>
                <w:rPr>
                  <w:rFonts w:ascii="Arial" w:cs="Arial" w:eastAsia="Arial" w:hAnsi="Arial"/>
                  <w:b w:val="false"/>
                  <w:bCs w:val="false"/>
                  <w:i w:val="false"/>
                  <w:iCs w:val="false"/>
                  <w:color w:val="000000"/>
                  <w:sz w:val="18"/>
                  <w:szCs w:val="18"/>
                </w:rPr>
                <w:delText xml:space="preserve">(and bacteria)</w:delText>
              </w:r>
            </w:del>
            <w:ins w:id="9010" w:author="Claude (AI) - proposed" w:date="2026-10-18T00:29:40Z">
              <w:r>
                <w:rPr>
                  <w:rFonts w:ascii="Arial" w:cs="Arial" w:eastAsia="Arial" w:hAnsi="Arial"/>
                  <w:b w:val="false"/>
                  <w:bCs w:val="false"/>
                  <w:i w:val="false"/>
                  <w:iCs w:val="false"/>
                  <w:color w:val="000000"/>
                  <w:sz w:val="18"/>
                  <w:szCs w:val="18"/>
                </w:rPr>
                <w:t xml:space="preserve">and lactic acid bacteria</w:t>
              </w:r>
            </w:ins>
            <w:r>
              <w:rPr>
                <w:rFonts w:ascii="Arial" w:cs="Arial" w:eastAsia="Arial" w:hAnsi="Arial"/>
                <w:b w:val="false"/>
                <w:bCs w:val="false"/>
                <w:i w:val="false"/>
                <w:iCs w:val="false"/>
                <w:color w:val="000000"/>
                <w:sz w:val="18"/>
                <w:szCs w:val="18"/>
              </w:rPr>
              <w:t xml:space="preserve"> respire anaerobically in the sealed thermos, linking </w:t>
            </w:r>
            <w:ins w:id="9011" w:author="Claude (AI) - proposed" w:date="2026-10-18T00:29:40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bubbles to CO2 </w:t>
            </w:r>
            <w:del w:id="9012" w:author="Claude (AI) - proposed" w:date="2026-10-18T00:29:40Z">
              <w:r>
                <w:rPr>
                  <w:rFonts w:ascii="Arial" w:cs="Arial" w:eastAsia="Arial" w:hAnsi="Arial"/>
                  <w:b w:val="false"/>
                  <w:bCs w:val="false"/>
                  <w:i w:val="false"/>
                  <w:iCs w:val="false"/>
                  <w:color w:val="000000"/>
                  <w:sz w:val="18"/>
                  <w:szCs w:val="18"/>
                </w:rPr>
                <w:delText xml:space="preserve">and sourness to acid products</w:delText>
              </w:r>
            </w:del>
            <w:ins w:id="9013" w:author="Claude (AI) - proposed" w:date="2026-10-18T00:29:40Z">
              <w:r>
                <w:rPr>
                  <w:rFonts w:ascii="Arial" w:cs="Arial" w:eastAsia="Arial" w:hAnsi="Arial"/>
                  <w:b w:val="false"/>
                  <w:bCs w:val="false"/>
                  <w:i w:val="false"/>
                  <w:iCs w:val="false"/>
                  <w:color w:val="000000"/>
                  <w:sz w:val="18"/>
                  <w:szCs w:val="18"/>
                </w:rPr>
                <w:t xml:space="preserve">(mainly from yeast) and the sourness to lactic acid (from the bacteria)</w:t>
              </w:r>
            </w:ins>
            <w:r>
              <w:rPr>
                <w:rFonts w:ascii="Arial" w:cs="Arial" w:eastAsia="Arial" w:hAnsi="Arial"/>
                <w:b w:val="false"/>
                <w:bCs w:val="false"/>
                <w:i w:val="false"/>
                <w:iCs w:val="false"/>
                <w:color w:val="000000"/>
                <w:sz w:val="18"/>
                <w:szCs w:val="18"/>
              </w:rPr>
              <w:t xml:space="preserve">, and uses both the Flask A/Flask B and </w:t>
            </w:r>
            <w:ins w:id="9014" w:author="Claude (AI) - proposed" w:date="2026-10-18T00:29:40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pH evidence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5" w:author="Claude (AI) - proposed" w:date="2026-10-18T00:29:4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that microorganisms cause the bubbles and </w:t>
            </w:r>
            <w:del w:id="9016" w:author="Claude (AI) - proposed" w:date="2026-10-18T00:29:40Z">
              <w:r>
                <w:rPr>
                  <w:rFonts w:ascii="Arial" w:cs="Arial" w:eastAsia="Arial" w:hAnsi="Arial"/>
                  <w:b w:val="false"/>
                  <w:bCs w:val="false"/>
                  <w:i w:val="false"/>
                  <w:iCs w:val="false"/>
                  <w:color w:val="000000"/>
                  <w:sz w:val="18"/>
                  <w:szCs w:val="18"/>
                </w:rPr>
                <w:delText xml:space="preserve">sourness</w:delText>
              </w:r>
            </w:del>
            <w:ins w:id="9017" w:author="Claude (AI) - proposed" w:date="2026-10-18T00:29:40Z">
              <w:r>
                <w:rPr>
                  <w:rFonts w:ascii="Arial" w:cs="Arial" w:eastAsia="Arial" w:hAnsi="Arial"/>
                  <w:b w:val="false"/>
                  <w:bCs w:val="false"/>
                  <w:i w:val="false"/>
                  <w:iCs w:val="false"/>
                  <w:color w:val="000000"/>
                  <w:sz w:val="18"/>
                  <w:szCs w:val="18"/>
                </w:rPr>
                <w:t xml:space="preserve">the sourness, naming CO2 and an acid product,</w:t>
              </w:r>
            </w:ins>
            <w:r>
              <w:rPr>
                <w:rFonts w:ascii="Arial" w:cs="Arial" w:eastAsia="Arial" w:hAnsi="Arial"/>
                <w:b w:val="false"/>
                <w:bCs w:val="false"/>
                <w:i w:val="false"/>
                <w:iCs w:val="false"/>
                <w:color w:val="000000"/>
                <w:sz w:val="18"/>
                <w:szCs w:val="18"/>
              </w:rPr>
              <w:t xml:space="preserve"> but uses evidence from only one investigation or with small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29:4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that something changes in the uji but does not link it to respiration</w:t>
            </w:r>
            <w:ins w:id="9019" w:author="Claude (AI) - proposed" w:date="2026-10-18T00:29:40Z">
              <w:r>
                <w:rPr>
                  <w:rFonts w:ascii="Arial" w:cs="Arial" w:eastAsia="Arial" w:hAnsi="Arial"/>
                  <w:b w:val="false"/>
                  <w:bCs w:val="false"/>
                  <w:i w:val="false"/>
                  <w:iCs w:val="false"/>
                  <w:color w:val="000000"/>
                  <w:sz w:val="18"/>
                  <w:szCs w:val="18"/>
                </w:rPr>
                <w:t xml:space="preserve">, to the two different products,</w:t>
              </w:r>
            </w:ins>
            <w:r>
              <w:rPr>
                <w:rFonts w:ascii="Arial" w:cs="Arial" w:eastAsia="Arial" w:hAnsi="Arial"/>
                <w:b w:val="false"/>
                <w:bCs w:val="false"/>
                <w:i w:val="false"/>
                <w:iCs w:val="false"/>
                <w:color w:val="000000"/>
                <w:sz w:val="18"/>
                <w:szCs w:val="18"/>
              </w:rPr>
              <w:t xml:space="preserve"> or to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Aerobic and anaerobic respiration equations and comparison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8T00:29:4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correct word or chemical equations for aerobic respiration, alcoholic fermentation and lactic acid fermentation, and correctly compares oxygen need and ATP released.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1" w:author="Claude (AI) - proposed" w:date="2026-10-18T00:29:4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Writes most equations correctly and makes a basic comparison with a minor error or omission.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2" w:author="Claude (AI) - proposed" w:date="2026-10-18T00:29:4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Equations are missing or incorrect and the comparison is unclear.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Substrates, RQ and rate factors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8T00:29:4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names substrates with Kenyan examples and RQ values, uses the RQ formula, </w:t>
            </w:r>
            <w:del w:id="9024" w:author="Claude (AI) - proposed" w:date="2026-10-18T00:29:40Z">
              <w:r>
                <w:rPr>
                  <w:rFonts w:ascii="Arial" w:cs="Arial" w:eastAsia="Arial" w:hAnsi="Arial"/>
                  <w:b w:val="false"/>
                  <w:bCs w:val="false"/>
                  <w:i w:val="false"/>
                  <w:iCs w:val="false"/>
                  <w:color w:val="000000"/>
                  <w:sz w:val="18"/>
                  <w:szCs w:val="18"/>
                </w:rPr>
                <w:delText xml:space="preserve">interprets</w:delText>
              </w:r>
            </w:del>
            <w:ins w:id="9025" w:author="Claude (AI) - proposed" w:date="2026-10-18T00:29:40Z">
              <w:r>
                <w:rPr>
                  <w:rFonts w:ascii="Arial" w:cs="Arial" w:eastAsia="Arial" w:hAnsi="Arial"/>
                  <w:b w:val="false"/>
                  <w:bCs w:val="false"/>
                  <w:i w:val="false"/>
                  <w:iCs w:val="false"/>
                  <w:color w:val="000000"/>
                  <w:sz w:val="18"/>
                  <w:szCs w:val="18"/>
                </w:rPr>
                <w:t xml:space="preserve">calculates and interprets an</w:t>
              </w:r>
            </w:ins>
            <w:r>
              <w:rPr>
                <w:rFonts w:ascii="Arial" w:cs="Arial" w:eastAsia="Arial" w:hAnsi="Arial"/>
                <w:b w:val="false"/>
                <w:bCs w:val="false"/>
                <w:i w:val="false"/>
                <w:iCs w:val="false"/>
                <w:color w:val="000000"/>
                <w:sz w:val="18"/>
                <w:szCs w:val="18"/>
              </w:rPr>
              <w:t xml:space="preserve"> RQ above 1.0, and explains temperature and glucose concentration effects using class data.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6" w:author="Claude (AI) - proposed" w:date="2026-10-18T00:29:4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most substrate, RQ and factor information correctly, with limited use of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7" w:author="Claude (AI) - proposed" w:date="2026-10-18T00:29:4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few correct facts about substrates, RQ or rate factors and does not use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to Kenyan economy and community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8" w:author="Claude (AI) - proposed" w:date="2026-10-18T00:29:4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two accurate Kenyan applications naming organism, product and benefit, and explains the responsible-use caution on brewing.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9" w:author="Claude (AI) - proposed" w:date="2026-10-18T00:29:4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two applications with some missing detail, or a limited explanation of the caution.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0" w:author="Claude (AI) - proposed" w:date="2026-10-18T00:29:4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one or no application or the applications are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communication and use of evidence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1" w:author="Claude (AI) - proposed" w:date="2026-10-18T00:29:4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in clear, organised sentences, uses scientific terms correctly, and links every part back to the uji thermos.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32" w:author="Claude (AI) - proposed" w:date="2026-10-18T00:29:4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Writing is mostly clear with mostly correct terms and some links to the thermos.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3" w:author="Claude (AI) - proposed" w:date="2026-10-18T00:29:4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Writing is unclear, terms are misused and links to the thermos are missing.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s0c10jivzfy7wkrixlzv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2tvawcco192njuncdytzw">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602o6k-bgql_n-nlf5z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0c10jivzfy7wkrixlzvq" Type="http://schemas.openxmlformats.org/officeDocument/2006/relationships/hyperlink" Target="https://creativecommons.org/licenses/by-nc/4.0/" TargetMode="External"/><Relationship Id="rId2tvawcco192njuncdytzw" Type="http://schemas.openxmlformats.org/officeDocument/2006/relationships/hyperlink" Target="https://creativecommons.org/licenses/by-nc/4.0/" TargetMode="External"/><Relationship Id="rIdc602o6k-bgql_n-nlf5zv"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2026-10-18T00:29:39.752Z</dcterms:created>
  <dcterms:modified xsi:type="dcterms:W3CDTF">2026-10-18T00:29:39.752Z</dcterms:modified>
</cp:coreProperties>
</file>

<file path=docProps/custom.xml><?xml version="1.0" encoding="utf-8"?>
<Properties xmlns="http://schemas.openxmlformats.org/officeDocument/2006/custom-properties" xmlns:vt="http://schemas.openxmlformats.org/officeDocument/2006/docPropsVTypes"/>
</file>