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1.5: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ins w:id="9001" w:author="Claude (AI) - proposed" w:date="2026-10-18T00:29:39Z">
              <w:r>
                <w:rPr>
                  <w:rFonts w:ascii="Arial" w:cs="Arial" w:eastAsia="Arial" w:hAnsi="Arial"/>
                  <w:b w:val="false"/>
                  <w:bCs w:val="false"/>
                  <w:i w:val="false"/>
                  <w:iCs w:val="false"/>
                  <w:color w:val="000000"/>
                  <w:sz w:val="18"/>
                  <w:szCs w:val="18"/>
                </w:rPr>
                <w:t xml:space="preserve"> lessons: 6 double lessons × 80 minutes + 2 single</w:t>
              </w:r>
            </w:ins>
            <w:r>
              <w:rPr>
                <w:rFonts w:ascii="Arial" w:cs="Arial" w:eastAsia="Arial" w:hAnsi="Arial"/>
                <w:b w:val="false"/>
                <w:bCs w:val="false"/>
                <w:i w:val="false"/>
                <w:iCs w:val="false"/>
                <w:color w:val="000000"/>
                <w:sz w:val="18"/>
                <w:szCs w:val="18"/>
              </w:rPr>
              <w:t xml:space="preserve"> lessons × 40 minutes = </w:t>
            </w:r>
            <w:del w:id="9002" w:author="Claude (AI) - proposed" w:date="2026-10-18T00:29:39Z">
              <w:r>
                <w:rPr>
                  <w:rFonts w:ascii="Arial" w:cs="Arial" w:eastAsia="Arial" w:hAnsi="Arial"/>
                  <w:b w:val="false"/>
                  <w:bCs w:val="false"/>
                  <w:i w:val="false"/>
                  <w:iCs w:val="false"/>
                  <w:color w:val="000000"/>
                  <w:sz w:val="18"/>
                  <w:szCs w:val="18"/>
                </w:rPr>
                <w:delText xml:space="preserve">320</w:delText>
              </w:r>
            </w:del>
            <w:ins w:id="9003" w:author="Claude (AI) - proposed" w:date="2026-10-18T00:29:39Z">
              <w:r>
                <w:rPr>
                  <w:rFonts w:ascii="Arial" w:cs="Arial" w:eastAsia="Arial" w:hAnsi="Arial"/>
                  <w:b w:val="false"/>
                  <w:bCs w:val="false"/>
                  <w:i w:val="false"/>
                  <w:iCs w:val="false"/>
                  <w:color w:val="000000"/>
                  <w:sz w:val="18"/>
                  <w:szCs w:val="18"/>
                </w:rPr>
                <w:t xml:space="preserve">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Aerobic and anaerobic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Respiratory substrates and respiratory quotient (RQ)</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respiration in living things</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anaerobic respiration at home and in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Fermentation investigations using yeast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fermented products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value-addition products using anaerobic respiration (yoghurt, uji/porridge, biogas)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b) describe aerobic and anaerobic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respiratory quotient to the type of substrate and type of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d) explain factors affecting respiration in living things,</w:t>
            </w:r>
          </w:p>
          <w:p>
            <w:pPr>
              <w:keepNext w:val="false"/>
              <w:spacing w:after="40" w:before="0"/>
              <w:jc w:val="left"/>
            </w:pPr>
            <w:r>
              <w:rPr>
                <w:rFonts w:ascii="Arial" w:cs="Arial" w:eastAsia="Arial" w:hAnsi="Arial"/>
                <w:b w:val="false"/>
                <w:bCs w:val="false"/>
                <w:i w:val="false"/>
                <w:iCs w:val="false"/>
                <w:color w:val="000000"/>
                <w:sz w:val="18"/>
                <w:szCs w:val="18"/>
              </w:rPr>
              <w:t xml:space="preserve">e) describe economic importance of anaerobic respiration at home and in industry,</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significance of respiration in living things.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affecting energy requirements in human beings, presents findings on aerobic and anaerobic respiration in plenary, and collaborates on fermentation investigations and value-addition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carries out activities to investigate anaerobic respiration in living organisms (fermentation using yeast cells), reflects on experimental results, and adjusts approaches based on evidence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observes ethical behaviour when working on a project of value addition of food products (such as yoghurt and uji/porridge) that utilises the concept of anaerobic respiration, accurately recording results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as the learner works harmoniously with others in carrying out a project that utilises the concept of anaerobic respiration such as making of yoghurt, porridge, biogas, respecting group roles and others' contributions.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formulate testable questions about why dough rises, why uji turns sour, or why a sealed bottle of juice fizzes — anchoring inquiry in observable Kenyan food phenomena before formal instruction.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fermentation experiments using yeast cells, controlling variables (temperature, sugar concentration, substrate type) and recording observations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calculate the Respiratory Quotient (RQ) from experimental or provided data to determine the type of substrate and type of respiration occurring in a living organism.</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fermentation investigations and RQ calculations to explain the difference between aerobic and anaerobic respiration and relate this to real-world food and energy processes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learners present and defend their conclusions about factors affecting respiration and the economic value of anaerobic respiration in peer discussions and plenary sessions.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undertakes a project that utilises the concept of anaerobic respiration in value addition of food products such as milk (yoghurt) and flour/maize (uji/porridge), recognising income-generating potential for Kenyan households and small enterprises.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develops the skill of making biogas as an alternative source of fuel (energy), understanding how anaerobic respiration can reduce dependence on firewood and charcoal, and contribute to environmental sustainability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this sub-strand directly connects to fermentation science underlying production of yoghurt, uji, togwa, and other fermented Kenyan foods — a growing agro-processing industry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Biotechnologist: understanding aerobic and anaerobic pathways, RQ calculations, and enzyme-driven substrate breakdown underpins careers in biochemical research, pharmaceutical production, and industrial biotechnology.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 / Biogas Engineer: the economic importance of anaerobic respiration connects to biogas production from animal waste and crop residues, a growing renewable energy field relevant to Kenyan rural communities and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knowledge of respiratory substrates (carbohydrates, fats, proteins) and how the body selects and oxidises them connects directly to dietary planning, sports nutrition, and public health practice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Brewer / Dairy Technologist: fermentation principles underlie industrial production of dairy products, non-alcoholic malt drinks, and other fermented beverages, offering entrepreneurship pathways within Kenya's food and beverage industry.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living organisms — from yeast cells</w:t>
            </w:r>
            <w:ins w:id="9004" w:author="Claude (AI) - proposed" w:date="2026-10-18T00:29:39Z">
              <w:r>
                <w:rPr>
                  <w:rFonts w:ascii="Arial" w:cs="Arial" w:eastAsia="Arial" w:hAnsi="Arial"/>
                  <w:b w:val="false"/>
                  <w:bCs w:val="false"/>
                  <w:i w:val="false"/>
                  <w:iCs w:val="false"/>
                  <w:color w:val="000000"/>
                  <w:sz w:val="18"/>
                  <w:szCs w:val="18"/>
                </w:rPr>
                <w:t xml:space="preserve"> and lactic acid bacteria</w:t>
              </w:r>
            </w:ins>
            <w:r>
              <w:rPr>
                <w:rFonts w:ascii="Arial" w:cs="Arial" w:eastAsia="Arial" w:hAnsi="Arial"/>
                <w:b w:val="false"/>
                <w:bCs w:val="false"/>
                <w:i w:val="false"/>
                <w:iCs w:val="false"/>
                <w:color w:val="000000"/>
                <w:sz w:val="18"/>
                <w:szCs w:val="18"/>
              </w:rPr>
              <w:t xml:space="preserve"> fermenting maize flour into uji, to the muscles of a Kenyan marathon runner pushing through the final kilometre — release energy from food through aerobic and anaerobic respiration. Learners move from concrete, locally familiar observations (rising dough, souring milk, biogas digesters in rural Kenya) toward quantitative understanding of respiratory substrates and the Respiratory Quotient, and then outward to the economic and environmental significance of anaerobic processes. The unit is anchored in hands-on fermentation investigations and a value-addition project, ensuring that scientific understanding is directly connected to entrepreneurship, food security, and environmental sustainability in the Kenyan context.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living organisms — from the yeast in our uji to the cells in our own muscles — release energy from food, and how can we use these invisible processes to create useful products and solve real problems in our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aerobic and anaerobic respiration important in a society's economy?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Sealed Thermos of Uji That Keeps Changing"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05" w:author="Claude (AI) - proposed" w:date="2026-10-18T00:29:39Z">
              <w:r>
                <w:rPr>
                  <w:rFonts w:ascii="Arial" w:cs="Arial" w:eastAsia="Arial" w:hAnsi="Arial"/>
                  <w:b w:val="false"/>
                  <w:bCs w:val="false"/>
                  <w:i w:val="false"/>
                  <w:iCs w:val="false"/>
                  <w:color w:val="000000"/>
                  <w:sz w:val="18"/>
                  <w:szCs w:val="18"/>
                </w:rPr>
                <w:delText xml:space="preserve">Form 4 student</w:delText>
              </w:r>
            </w:del>
            <w:ins w:id="9006" w:author="Claude (AI) - proposed" w:date="2026-10-18T00:29:39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in Kisumu notices something puzzling during the school's morning break. She pours uji (fermented maize porridge) from a thermos flask into a cup and sees tiny bubbles rising inside the flask. When she smells the remaining uji, it is more sour than it was when she left home two hours ago. The thermos was sealed the entire time — no new ingredients were added, no heat was applied — yet the uji has visibly changed: it bubbles, smells more acidic, and tastes increasingly sour. The student is confused: where are the bubbles coming from if the flask was sealed? What is producing the sour taste? Is something alive inside the uji making these changes happen? And why does the same thing NOT happen to fresh maize porridge (uji wa kawaida) that has not been fermented? This puzzling, everyday observation — invisible agents transforming food chemistry inside a sealed container using only the food itself as fuel — is the anchoring phenomenon for the entire unit on respiration. It raises immediate questions about what respiration really means, who or what is doing it, what molecules are being consumed and produced, and why these processes matter for both the body and the economy.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Students observe the anchoring phenomenon (sealed thermos of sour, bubbling uji) and make written predictions about what is happening inside and why. Class constructs an initial Driving Question Board (DQB), generating "need-to-know" questions. Teacher introduces the distinction between breathing and cellular respiration to begin resolving confusion.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&amp; EXPLORE (Aerobic Respiration): Learners discuss the meaning of respiration in living things and use print/digital resources to investigate aerobic respiration — word equation, reactants, products, and sites of reaction. Connecting to the sprinter/marathon runner supporting phenomenon, learners explain why continuous oxygen supply matters for sustained energy release, and map aerobic respiration onto human dietary substrates (ugali → glucose →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&amp; INVESTIGATE (Anaerobic Respiration in Yeast): Learners carry out a guided fermentation investigation — yeast + glucose solution in a sealed flask with a lime-water indicator tube — observing CO₂ production and comparing to a no-yeast control. Results are recorded and shared in plenary. The anchoring phenomenon (uji bubbles) is revisited: learners now explain what is producing the bubbles in the thermos.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(Anaerobic Respiration in Animals &amp; Plants; Products &amp; Equations): Learners describe anaerobic respiration in animals (lactic acid pathway — connecting to the burning thigh muscles of the Nairobi sprinter) and in yeast/plants (ethanol + CO₂ pathway)</w:t>
            </w:r>
            <w:ins w:id="9007" w:author="Claude (AI) - proposed" w:date="2026-10-18T00:29:39Z">
              <w:r>
                <w:rPr>
                  <w:rFonts w:ascii="Arial" w:cs="Arial" w:eastAsia="Arial" w:hAnsi="Arial"/>
                  <w:b w:val="false"/>
                  <w:bCs w:val="false"/>
                  <w:i w:val="false"/>
                  <w:iCs w:val="false"/>
                  <w:color w:val="000000"/>
                  <w:sz w:val="18"/>
                  <w:szCs w:val="18"/>
                </w:rPr>
                <w:t xml:space="preserve">, and learners identify lactic acid bacteria as the cause of the sour taste</w:t>
              </w:r>
            </w:ins>
            <w:r>
              <w:rPr>
                <w:rFonts w:ascii="Arial" w:cs="Arial" w:eastAsia="Arial" w:hAnsi="Arial"/>
                <w:b w:val="false"/>
                <w:bCs w:val="false"/>
                <w:i w:val="false"/>
                <w:iCs w:val="false"/>
                <w:color w:val="000000"/>
                <w:sz w:val="18"/>
                <w:szCs w:val="18"/>
              </w:rPr>
              <w:t xml:space="preserve">. Word and chemical equations are written. Learners test fermented product acidity using universal indicator, connecting pH change to the sour taste of uji and mala.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(Respiratory Substrates &amp; Respiratory Quotient): Learners use print/digital resources to distinguish respiratory substrates (carbohydrates, fats, proteins) and are guided to calculate the RQ using provided data sets (e.g., RQ for glucose = 1, for fat ≈ 0.7, for protein ≈ 0.8). Learners relate RQ values to the type of substrate being respired and the type of respiration occurring, applying calculations to Kenyan dietary contexts (maize-based ugali vs. nyama choma/meat).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(Factors Affecting Respiration): Learners discuss and investigate factors affecting the rate of respiration — temperature, oxygen availability, substrate concentration, </w:t>
            </w:r>
            <w:del w:id="9008" w:author="Claude (AI) - proposed" w:date="2026-10-18T00:29:39Z">
              <w:r>
                <w:rPr>
                  <w:rFonts w:ascii="Arial" w:cs="Arial" w:eastAsia="Arial" w:hAnsi="Arial"/>
                  <w:b w:val="false"/>
                  <w:bCs w:val="false"/>
                  <w:i w:val="false"/>
                  <w:iCs w:val="false"/>
                  <w:color w:val="000000"/>
                  <w:sz w:val="18"/>
                  <w:szCs w:val="18"/>
                </w:rPr>
                <w:delText xml:space="preserve">surface area (germinating beans</w:delText>
              </w:r>
            </w:del>
            <w:ins w:id="9009" w:author="Claude (AI) - proposed" w:date="2026-10-18T00:29:39Z">
              <w:r>
                <w:rPr>
                  <w:rFonts w:ascii="Arial" w:cs="Arial" w:eastAsia="Arial" w:hAnsi="Arial"/>
                  <w:b w:val="false"/>
                  <w:bCs w:val="false"/>
                  <w:i w:val="false"/>
                  <w:iCs w:val="false"/>
                  <w:color w:val="000000"/>
                  <w:sz w:val="18"/>
                  <w:szCs w:val="18"/>
                </w:rPr>
                <w:t xml:space="preserve">water availability and metabolic activity (germinating</w:t>
              </w:r>
            </w:ins>
            <w:r>
              <w:rPr>
                <w:rFonts w:ascii="Arial" w:cs="Arial" w:eastAsia="Arial" w:hAnsi="Arial"/>
                <w:b w:val="false"/>
                <w:bCs w:val="false"/>
                <w:i w:val="false"/>
                <w:iCs w:val="false"/>
                <w:color w:val="000000"/>
                <w:sz w:val="18"/>
                <w:szCs w:val="18"/>
              </w:rPr>
              <w:t xml:space="preserve"> vs. dry</w:t>
            </w:r>
            <w:ins w:id="9010" w:author="Claude (AI) - proposed" w:date="2026-10-18T00:29:39Z">
              <w:r>
                <w:rPr>
                  <w:rFonts w:ascii="Arial" w:cs="Arial" w:eastAsia="Arial" w:hAnsi="Arial"/>
                  <w:b w:val="false"/>
                  <w:bCs w:val="false"/>
                  <w:i w:val="false"/>
                  <w:iCs w:val="false"/>
                  <w:color w:val="000000"/>
                  <w:sz w:val="18"/>
                  <w:szCs w:val="18"/>
                </w:rPr>
                <w:t xml:space="preserve"> maize</w:t>
              </w:r>
            </w:ins>
            <w:r>
              <w:rPr>
                <w:rFonts w:ascii="Arial" w:cs="Arial" w:eastAsia="Arial" w:hAnsi="Arial"/>
                <w:b w:val="false"/>
                <w:bCs w:val="false"/>
                <w:i w:val="false"/>
                <w:iCs w:val="false"/>
                <w:color w:val="000000"/>
                <w:sz w:val="18"/>
                <w:szCs w:val="18"/>
              </w:rPr>
              <w:t xml:space="preserve"> seeds). Results are presented in peer groups and connected back to the anchoring phenomenon: why does the uji ferment faster on a hot Mombasa afternoon than in a cool Kericho highland morning?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DRIVING QUESTION BOARD REVISION &amp; ECONOMIC IMPORTANCE: Learners revisit and update the DQB, crossing off questions now answered and identifying remaining gaps. They then research and present (using digital/print media) the economic importance of anaerobic respiration — yoghurt/mala production, uji/togwa fermentation, biogas from the Rift Valley dairy farm, silage making, bread and mandazi leavening — connecting science directly to entrepreneurship and Kenya's Vision 2030 agro-processing goals. CAUTION on brewing of alcoholic substances is explicitly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PROJECT SHOWCASE: Learner groups present their value-addition projects (yoghurt, uji/porridge fermentation, or biogas model) and revise their cumulative explanatory model of respiration. Each group submits a final annotated model diagram connecting the anchoring phenomenon (sealed uji thermos) to aerobic/anaerobic pathways, RQ, factors affecting respiration, and economic applications. Peer and teacher assessment using the KICD rubric on RQ, factors, and experimental procedure.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Rising Chapati Dough: a Nairobi street vendor's dough ball, left covered for 30 minutes after adding a pinch of instant yeast and sugar, visibly doubles in size and develops a slightly alcoholic smell — yet no air was pumped in. Where did the gas come from, and what process produced 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Sprinter vs. the Marathon Runner: during the Nairobi Schools Athletics Championships, the 100 m sprinter crosses the finish line gasping and feeling a burning sensation in her thighs, while the 10 km runner breathes harder but steadily throughout. Why do their muscles respond so differently even though both are "running"?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Biogas Digester at a Rift Valley Dairy Farm: a farmer near Nakuru feeds cow dung into a sealed underground tank and, two weeks later, has enough gas through the outlet pipe to cook three meals a day for his family. Nothing was burned — so where does the cooking gas come from, and what is happening inside the sealed tank?</w:t>
            </w:r>
          </w:p>
          <w:p>
            <w:pPr>
              <w:spacing w:after="30" w:before="0"/>
              <w:ind w:left="360" w:hanging="180"/>
              <w:jc w:val="left"/>
            </w:pPr>
            <w:r>
              <w:rPr>
                <w:rFonts w:ascii="Arial" w:cs="Arial" w:eastAsia="Arial" w:hAnsi="Arial"/>
                <w:b w:val="false"/>
                <w:bCs w:val="false"/>
                <w:i w:val="false"/>
                <w:iCs w:val="false"/>
                <w:color w:val="000000"/>
                <w:sz w:val="18"/>
                <w:szCs w:val="18"/>
              </w:rPr>
              <w:t xml:space="preserve">–  Fresh Milk vs. Mala (Fermented Milk): fresh milk left at room temperature in Mombasa's heat turns solid, smells sour, and separates into curds and whey within hours — but a dairy factory deliberately uses this same process to produce mala and yoghurt that people pay for. What organisms and chemical processes are responsible, and how is the outcome controlled?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8bimneylrghbq7bdxo7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bgj5fyfvmtnvh0ww0ir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esx6que55hr_kjhnvek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The Sealed Thermos of Uji That Keeps Changing — Predict &amp; Anchor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conceptions about respiration, and co-construct the class Driving Question Board (DQB) so that every subsequent lesson has a shared investigative purpose.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breathing (ventilation) and cellular respiration; identify that fermented uji undergoes chemical change inside a sealed container; and recognise that invisible living agents (microorganisms) can transform food chemistry by consuming substrates and releasing products.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the NGSS Science &amp; Engineering Practice of Asking Questions and Defining Problems by generating testable, need-to-know questions; and the Practice of Constructing Explanations by writing initial evidence-based predictions.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(KICD SLO f) and demonstrate integrity by recording honest predictions even when uncertain.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to a single puzzling, locally relevant observation — sealed, fermented uji that bubbles and sours without any external input. By predicting before instruction, learners surface prior knowledge and misconceptions that the teacher will use to sequence later lessons. The DQB created here will be revisited and updated in every subsequent lesson, giving learners ownership of the unit's driving questions.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are handled in this lesson. If a real thermos of fermented uji is brought in as a demonstration, the teacher must ensure the flask is opened away from learners' faces to avoid any unexpected pressure release. Learners with known allergies to fermented foods should not taste the uji. The teacher must remind learners that the KICD curriculum expressly prohibits the brewing of alcoholic substances — fermentation demonstrations must remain non-alcoholic food contexts such as porridge and yoghurt.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the anchoring phenomenon for the first time: a sealed thermos of fermented uji (fermented maize porridge) brought from home to school in Kisumu has changed — it now bubbles and smells more sour — even though it was sealed the entire time with no heat or new ingredients added. Working individually and then in groups, learners write and share predictions about what is happening inside the flask. The class then pools their questions onto a Driving Question Board. In the final phase, the teacher introduces the critical distinction between breathing and cellular respiration, giving learners just enough vocabulary to begin making sense of the phenomenon without resolving it — preserving productive curiosity for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uffpqhvcyzsyq-csjk8_">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xlqd2vy7bc2flu29r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jzbnk17-md0gq590hv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isspgtximv99rrc-u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seated in groups of 4–5. Each learner receives a blank 'Predict Card' (half-sheet of paper) divided into three columns: WHAT I OBSERVE / WHAT I THINK IS HAPPENING / WHAT EVIDENCE WOULD CHANGE MY MIND. The teacher places a sealed thermos flask at the front of the room and narrates the Kisumu scenario (a </w:t>
            </w:r>
            <w:del w:id="9011" w:author="Claude (AI) - proposed" w:date="2026-10-18T00:29:39Z">
              <w:r>
                <w:rPr>
                  <w:rFonts w:ascii="Arial" w:cs="Arial" w:eastAsia="Arial" w:hAnsi="Arial"/>
                  <w:b w:val="false"/>
                  <w:bCs w:val="false"/>
                  <w:i w:val="false"/>
                  <w:iCs w:val="false"/>
                  <w:color w:val="000000"/>
                  <w:sz w:val="18"/>
                  <w:szCs w:val="18"/>
                </w:rPr>
                <w:delText xml:space="preserve">Form 4 student</w:delText>
              </w:r>
            </w:del>
            <w:ins w:id="9012" w:author="Claude (AI) - proposed" w:date="2026-10-18T00:29:39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notices bubbling, increased sourness in her morning uji) without opening the flask yet. Learners silently and independently write their predictions for 5 minutes. They then share with their table group, listening for similarities and differences in their ideas. Each group appoints a spokesperson to share one key prediction with the class. Learners are not told whether any prediction is correct — all ideas are treated as equally valid hypotheses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SETUP (2 min): Place the sealed thermos on the demonstration table before learners enter. When learners are seated, say: 'Do not touch the flask yet. Just look at it. Think about what might be inside it right now.' Allow 30 seconds of silent observation. </w:t>
            </w:r>
          </w:p>
          <w:p>
            <w:pPr>
              <w:keepNext w:val="false"/>
              <w:spacing w:after="40" w:before="0"/>
              <w:jc w:val="left"/>
            </w:pPr>
            <w:r>
              <w:rPr>
                <w:rFonts w:ascii="Arial" w:cs="Arial" w:eastAsia="Arial" w:hAnsi="Arial"/>
                <w:b w:val="false"/>
                <w:bCs w:val="false"/>
                <w:i w:val="false"/>
                <w:iCs w:val="false"/>
                <w:color w:val="000000"/>
                <w:sz w:val="18"/>
                <w:szCs w:val="18"/>
              </w:rPr>
              <w:t xml:space="preserve">2. NARRATE THE PHENOMENON (3 min): Read the Kisumu scenario aloud slowly and deliberately: 'A </w:t>
            </w:r>
            <w:del w:id="9013" w:author="Claude (AI) - proposed" w:date="2026-10-18T00:29:39Z">
              <w:r>
                <w:rPr>
                  <w:rFonts w:ascii="Arial" w:cs="Arial" w:eastAsia="Arial" w:hAnsi="Arial"/>
                  <w:b w:val="false"/>
                  <w:bCs w:val="false"/>
                  <w:i w:val="false"/>
                  <w:iCs w:val="false"/>
                  <w:color w:val="000000"/>
                  <w:sz w:val="18"/>
                  <w:szCs w:val="18"/>
                </w:rPr>
                <w:delText xml:space="preserve">Form 4 student</w:delText>
              </w:r>
            </w:del>
            <w:ins w:id="9014" w:author="Claude (AI) - proposed" w:date="2026-10-18T00:29:39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at a school near Lake Victoria poured fermented uji — uji wa kimea — from her thermos at morning break. She noticed tiny bubbles rising inside the flask. The uji smelled more sour than when she left home two hours earlier. The flask had been sealed the entire time. No heat. No new ingredients. Yet the uji had changed.' Pause after the final sentence for 10 seconds of WAIT TIME. </w:t>
            </w:r>
          </w:p>
          <w:p>
            <w:pPr>
              <w:keepNext w:val="false"/>
              <w:spacing w:after="40" w:before="0"/>
              <w:jc w:val="left"/>
            </w:pPr>
            <w:r>
              <w:rPr>
                <w:rFonts w:ascii="Arial" w:cs="Arial" w:eastAsia="Arial" w:hAnsi="Arial"/>
                <w:b w:val="false"/>
                <w:bCs w:val="false"/>
                <w:i w:val="false"/>
                <w:iCs w:val="false"/>
                <w:color w:val="000000"/>
                <w:sz w:val="18"/>
                <w:szCs w:val="18"/>
              </w:rPr>
              <w:t xml:space="preserve">3. PROMPT INDIVIDUAL PREDICTION (5 min): Distribute Predict Cards. Say: 'On your card, write what YOU think is happening inside that sealed thermos. You have five minutes. Write in silence. There are no wrong answers — I want your real thinking, not the textbook answer.' Circulate and read cards silently; do not correct anything. </w:t>
            </w:r>
          </w:p>
          <w:p>
            <w:pPr>
              <w:keepNext w:val="false"/>
              <w:spacing w:after="40" w:before="0"/>
              <w:jc w:val="left"/>
            </w:pPr>
            <w:r>
              <w:rPr>
                <w:rFonts w:ascii="Arial" w:cs="Arial" w:eastAsia="Arial" w:hAnsi="Arial"/>
                <w:b w:val="false"/>
                <w:bCs w:val="false"/>
                <w:i w:val="false"/>
                <w:iCs w:val="false"/>
                <w:color w:val="000000"/>
                <w:sz w:val="18"/>
                <w:szCs w:val="18"/>
              </w:rPr>
              <w:t xml:space="preserve">4. GROUP SHARE (5 min): Say: 'Share your prediction with your group. Listen carefully — note where your ideas agree and where they differ.' Circulate; listen for the following predicted misconceptions to address later: (a) 'heat made it sour', (b) 'the flask was not properly sealed', (c) 'it is just breathing'. </w:t>
            </w:r>
          </w:p>
          <w:p>
            <w:pPr>
              <w:keepNext w:val="false"/>
              <w:spacing w:after="40" w:before="0"/>
              <w:jc w:val="left"/>
            </w:pPr>
            <w:r>
              <w:rPr>
                <w:rFonts w:ascii="Arial" w:cs="Arial" w:eastAsia="Arial" w:hAnsi="Arial"/>
                <w:b w:val="false"/>
                <w:bCs w:val="false"/>
                <w:i w:val="false"/>
                <w:iCs w:val="false"/>
                <w:color w:val="000000"/>
                <w:sz w:val="18"/>
                <w:szCs w:val="18"/>
              </w:rPr>
              <w:t xml:space="preserve">5. CLASS COLD-CALL (5 min): Cold-call exactly 5 groups (not volunteers) using a name-stick draw. For each group say: 'Group [X], in one sentence — what do you think is inside that flask right now that was NOT there this morning?' After each response, say: 'Thank you. Hold that idea.' Do NOT affirm or correct. Write each group's key phrase on the board in a column labelled OUR PREDICTIONS. </w:t>
            </w:r>
          </w:p>
          <w:p>
            <w:pPr>
              <w:keepNext w:val="false"/>
              <w:spacing w:after="40" w:before="0"/>
              <w:jc w:val="left"/>
            </w:pPr>
            <w:r>
              <w:rPr>
                <w:rFonts w:ascii="Arial" w:cs="Arial" w:eastAsia="Arial" w:hAnsi="Arial"/>
                <w:b w:val="false"/>
                <w:bCs w:val="false"/>
                <w:i w:val="false"/>
                <w:iCs w:val="false"/>
                <w:color w:val="000000"/>
                <w:sz w:val="18"/>
                <w:szCs w:val="18"/>
              </w:rPr>
              <w:t xml:space="preserve">6. BRIDGE QUESTION: After all 5 groups have shared, ask the whole class: 'Raise your hand if your group mentioned something ALIVE inside the flask.' Count raised hands aloud and note the number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 This strategy (aligned to NGSS SEP 1: Asking Questions and Defining Problems) activates prior knowledge and makes thinking visible before instruction. By writing predictions before seeing data, learners commit to an initial mental model that the rest of the unit will progressively revise. The three-column Predict Card scaffold ensures learners also think about what evidence would change their minds — building epistemic habits essential to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teacher reads Predict Cards during the 5-minute independent writing phase. Look for: (1) Does the learner identify any agent or process causing the change, or do they attribute it entirely to physical causes (heat, pressure)? (2) Does any learner spontaneously mention living organisms, microbes, yeast, or fermentation? (3) Does any learner use the word 'respiration' — and if so, do they mean breathing or a chemical process? These three markers inform which misconceptions to address in Phase 3. Collect all Predict Cards at the end of the lesson to compare with exit reflections.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twlfu_zi_zk5l-bt7xt0">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yx7vhr3m2_sqnwa4j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eimmqgape65il23h_8q">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oiqwrpgjyawetjqn4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opens the thermos flask and invites structured sensory observation (sight and smell only — no tasting until safety has been confirmed). Learners record observations in their science journals using the sentence stems: 'I can see…', 'I can smell…', 'I notice that compared to fresh uji…'. The teacher then plays a short (3–4 minute) video clip showing side-by-side time-lapse footage of sealed fermented uji (bubbling) versus sealed fresh maize porridge (no change). Learners add observations from the video to their journals. The teacher then shows a second visual: two clear jars on the demonstration table — one containing fermented uji and one containing fresh uji wa kawaida — both sealed. Learners compare the two jars visually and record at least three differences. The group then constructs a shared 'Observation Table' on a piece of manila paper, pooling individual observations, and posts it on the class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THE FLASK (3 min): Say: 'I am going to open the flask now. I want complete silence. Observe everything — colour, sound, smell coming from this direction (gesture toward open window side of room). Do NOT lean over the flask.' Open the flask slowly. Allow 10 seconds of silent observation (WAIT TIME). Ask: 'What did you notice? Hands down — I will cold-call three people.' Cold-call 3 learners by name. Write their exact observations on the board under EVIDENCE FROM THE FLASK. </w:t>
            </w:r>
          </w:p>
          <w:p>
            <w:pPr>
              <w:keepNext w:val="false"/>
              <w:spacing w:after="40" w:before="0"/>
              <w:jc w:val="left"/>
            </w:pPr>
            <w:r>
              <w:rPr>
                <w:rFonts w:ascii="Arial" w:cs="Arial" w:eastAsia="Arial" w:hAnsi="Arial"/>
                <w:b w:val="false"/>
                <w:bCs w:val="false"/>
                <w:i w:val="false"/>
                <w:iCs w:val="false"/>
                <w:color w:val="000000"/>
                <w:sz w:val="18"/>
                <w:szCs w:val="18"/>
              </w:rPr>
              <w:t xml:space="preserve">2. VIDEO OBSERVATION (4 min): Say: 'We will now watch a short clip. As you watch, write in your science journal — do not discuss yet.' Play the video. After the video, say: 'In 30 seconds, write the single most surprising thing you observed.' Allow 30 seconds of WAIT TIME and silent writing. </w:t>
            </w:r>
          </w:p>
          <w:p>
            <w:pPr>
              <w:keepNext w:val="false"/>
              <w:spacing w:after="40" w:before="0"/>
              <w:jc w:val="left"/>
            </w:pPr>
            <w:r>
              <w:rPr>
                <w:rFonts w:ascii="Arial" w:cs="Arial" w:eastAsia="Arial" w:hAnsi="Arial"/>
                <w:b w:val="false"/>
                <w:bCs w:val="false"/>
                <w:i w:val="false"/>
                <w:iCs w:val="false"/>
                <w:color w:val="000000"/>
                <w:sz w:val="18"/>
                <w:szCs w:val="18"/>
              </w:rPr>
              <w:t xml:space="preserve">3. TWO-JAR COMPARISON (5 min): Place the two sealed jars (fermented vs. fresh uji) on the demonstration table. Say: 'Without touching the jars, identify at least three observable differences between these two samples. Write them down.' Allow 3 minutes. Cold-call 4 learners (different from the first cold-call) to share one observation each. Record on the board under FERMENTED UJI vs. FRESH UJI. </w:t>
            </w:r>
          </w:p>
          <w:p>
            <w:pPr>
              <w:keepNext w:val="false"/>
              <w:spacing w:after="40" w:before="0"/>
              <w:jc w:val="left"/>
            </w:pPr>
            <w:r>
              <w:rPr>
                <w:rFonts w:ascii="Arial" w:cs="Arial" w:eastAsia="Arial" w:hAnsi="Arial"/>
                <w:b w:val="false"/>
                <w:bCs w:val="false"/>
                <w:i w:val="false"/>
                <w:iCs w:val="false"/>
                <w:color w:val="000000"/>
                <w:sz w:val="18"/>
                <w:szCs w:val="18"/>
              </w:rPr>
              <w:t xml:space="preserve">4. GROUP OBSERVATION TABLE (5 min): Say: 'Your group has three minutes to create a shared Observation Table on your manila paper. Use two columns: FERMENTED UJI and FRESH UJI WA KAWAIDA. List every difference your group noticed.' Circulate and prompt groups who list fewer than four differences with: 'Think about smell, appearance, what we heard when the flask was opened, and what the video showed about bubbles.' Post tables on the class wall. </w:t>
            </w:r>
          </w:p>
          <w:p>
            <w:pPr>
              <w:keepNext w:val="false"/>
              <w:spacing w:after="40" w:before="0"/>
              <w:jc w:val="left"/>
            </w:pPr>
            <w:r>
              <w:rPr>
                <w:rFonts w:ascii="Arial" w:cs="Arial" w:eastAsia="Arial" w:hAnsi="Arial"/>
                <w:b w:val="false"/>
                <w:bCs w:val="false"/>
                <w:i w:val="false"/>
                <w:iCs w:val="false"/>
                <w:color w:val="000000"/>
                <w:sz w:val="18"/>
                <w:szCs w:val="18"/>
              </w:rPr>
              <w:t xml:space="preserve">5. CONNECT BACK TO PHENOMENON: Say: 'Everything we just observed happened inside a sealed container. No new ingredients. No heat. The question we must now sit with is: what process — what invisible chemistry — could produce all of these changes using only what was already in the flask?'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SENSORY OBSERVATION WITH SENTENCE STEMS — This strategy scaffolds NGSS SEP 3 (Planning and Carrying Out Investigations) at the observational level. Sentence stems ('I can see…', 'I notice that compared to…') prevent learners from jumping to explanation before they have fully described the evidence. The two-jar comparison forces learners to use a control (fresh uji) alongside the variable condition (fermented uji), building the habit of controlled comparison that will be formalised in later experimental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Circulate during the two-jar comparison and the group Observation Table activity. A learner who is 'approaching expectations' will list only surface-level differences (colour, smell). A learner who 'meets expectations' will also note the presence of bubbles and the absence of change in the fresh sample. A learner who 'exceeds expectations' will begin to hypothesise a cause in their observation notes (e.g., 'bubbles suggest a gas is being produced'). Use these distinctions to decide which groups to cold-call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9vqzzndksm7igsu-n2z">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lh6dukltgylxo8aj4iw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ist5qxyx0kargsc2w9a">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gohjtimgl_dgwonup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critical vocabulary distinction between breathing (ventilation) and cellular respiration using a 'Two Things That Look the Same But Are Different' anchor chart. Learners receive a structured note-frame (T-chart) and fill it in during a guided mini-lecture. The teacher uses two Kenya-relevant analogies: (1) a Kisumu fish market worker's chest rising and falling (breathing/ventilation) versus (2) the muscles in a Kenyan marathon runner's legs burning glucose during the Lewa Safari Marathon (cellular respiration). Learners then return to their original Predict Cards and annotate them in a different colour, revising or confirming their initial prediction using the new vocabulary. Groups share revised predictions and the teacher records any new vocabulary learners use correctly on the UNIT WORD WALL. The phase ends with the teacher posing the bridging question that connects this distinction back to the phenomenon: 'If the thermos was sealed — no air coming in — what does that tell us about whether the process inside needs oxygen?'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T-CHART (5 min): Draw a T-chart on the board: BREATHING (UPUMUAJI) | CELLULAR RESPIRATION (UPUMUAJI WA SELI). Say: 'These two terms are often confused. By the end of this unit, you will know the difference precisely. Today we start with the big picture.' Fill in the chart with learners contributing: Breathing = movement of air in and out of lungs / whole-body process / involves lungs, diaphragm / you can see and feel it. Cellular respiration = chemical reactions inside every cell / releases energy from food / produces CO₂ and water / you cannot see it with the naked eye / happens in yeast cells, muscle cells, ALL living cells. </w:t>
            </w:r>
          </w:p>
          <w:p>
            <w:pPr>
              <w:keepNext w:val="false"/>
              <w:spacing w:after="40" w:before="0"/>
              <w:jc w:val="left"/>
            </w:pPr>
            <w:r>
              <w:rPr>
                <w:rFonts w:ascii="Arial" w:cs="Arial" w:eastAsia="Arial" w:hAnsi="Arial"/>
                <w:b w:val="false"/>
                <w:bCs w:val="false"/>
                <w:i w:val="false"/>
                <w:iCs w:val="false"/>
                <w:color w:val="000000"/>
                <w:sz w:val="18"/>
                <w:szCs w:val="18"/>
              </w:rPr>
              <w:t xml:space="preserve">2. KENYAN ANALOGIES (3 min): Say: 'Think of a mama fua in Mombasa — you can watch her chest rise and fall. That is breathing. Now think of Eliud Kipchoge's leg muscles at the 40th kilometre of a marathon — those muscle cells are burning glucose to release energy. That invisible chemical process in each muscle cell is cellular respiration. The two are connected but they are NOT the same thing.' Ask: 'Which of these two processes could happen inside a sealed thermos flask?' Allow 10 seconds of WAIT TIME. Cold-call 3 learners. </w:t>
            </w:r>
          </w:p>
          <w:p>
            <w:pPr>
              <w:keepNext w:val="false"/>
              <w:spacing w:after="40" w:before="0"/>
              <w:jc w:val="left"/>
            </w:pPr>
            <w:r>
              <w:rPr>
                <w:rFonts w:ascii="Arial" w:cs="Arial" w:eastAsia="Arial" w:hAnsi="Arial"/>
                <w:b w:val="false"/>
                <w:bCs w:val="false"/>
                <w:i w:val="false"/>
                <w:iCs w:val="false"/>
                <w:color w:val="000000"/>
                <w:sz w:val="18"/>
                <w:szCs w:val="18"/>
              </w:rPr>
              <w:t xml:space="preserve">3. PREDICT CARD REVISION (5 min): Distribute a coloured pen (different from the original) to each learner. Say: 'Look at your Predict Card. Without crossing anything out — in this new colour — add, revise, or confirm your prediction using at least one of the new terms: cellular respiration, substrate, product, microorganism.' Allow 4 minutes of silent individual work. </w:t>
            </w:r>
          </w:p>
          <w:p>
            <w:pPr>
              <w:keepNext w:val="false"/>
              <w:spacing w:after="40" w:before="0"/>
              <w:jc w:val="left"/>
            </w:pPr>
            <w:r>
              <w:rPr>
                <w:rFonts w:ascii="Arial" w:cs="Arial" w:eastAsia="Arial" w:hAnsi="Arial"/>
                <w:b w:val="false"/>
                <w:bCs w:val="false"/>
                <w:i w:val="false"/>
                <w:iCs w:val="false"/>
                <w:color w:val="000000"/>
                <w:sz w:val="18"/>
                <w:szCs w:val="18"/>
              </w:rPr>
              <w:t xml:space="preserve">4. GROUP SHARE OF REVISED PREDICTIONS (4 min): Cold-call 3 groups (different from earlier). For each group ask: 'What did you change, and what new word did you use?' Record any correct use of new vocabulary on the UNIT WORD WALL (a piece of manila paper posted on the wall with the heading WORDS WE ARE BUILDING). </w:t>
            </w:r>
          </w:p>
          <w:p>
            <w:pPr>
              <w:keepNext w:val="false"/>
              <w:spacing w:after="40" w:before="0"/>
              <w:jc w:val="left"/>
            </w:pPr>
            <w:r>
              <w:rPr>
                <w:rFonts w:ascii="Arial" w:cs="Arial" w:eastAsia="Arial" w:hAnsi="Arial"/>
                <w:b w:val="false"/>
                <w:bCs w:val="false"/>
                <w:i w:val="false"/>
                <w:iCs w:val="false"/>
                <w:color w:val="000000"/>
                <w:sz w:val="18"/>
                <w:szCs w:val="18"/>
              </w:rPr>
              <w:t xml:space="preserve">5. BRIDGING QUESTION (3 min): Say: 'Here is the question that will drive our next three lessons. The thermos was completely sealed. If cellular respiration was happening inside — who was doing it? And if there was no fresh air coming in, does that mean oxygen was available or not? Turn and talk to your partner for 60 seconds. Then I will cold-call two pairs.' After responses, say: 'We do not have the full answer yet. That is exactly why we are going to investigate. Hold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PREDICT–REVISE–ANNOTATE (PRA) — Learners return to their own written predictions and revise them using newly acquired vocabulary, without erasing original thinking. This strategy makes conceptual change visible: the original colour represents prior knowledge and the revision colour represents growing understanding. PRA is aligned to NGSS SEP 6 (Constructing Explanations) and directly supports the KICD outcome of appreciating the significance of respiration in living things, because learners must connect the abstract term to the concrete phenomenon they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Review the revised Predict Cards (both colours). A learner 'below expectations' will not use any new vocabulary in their revision. A learner 'approaching expectations' will use 'cellular respiration' but apply it only to human bodies, not to the yeast in the uji. A learner 'meeting expectations' will correctly connect cellular respiration to the microorganisms inside the flask and identify at least one product (gas/CO₂ or acid). A learner 'exceeding expectations' will also note that the sealed container implies limited or no oxygen, which introduces the aerobic/anaerobic distinction the next lesson will formalise.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qtebikgge4pta6u5or-k">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3oyaro9ni1rqhdftai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zfi7fmv46yrz8eiawacf">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krrndzz-t3wbgsrgc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cut paper squares). They write one 'need-to-know' question per sticky note — questions that, if answered, would help them explain the phenomenon. Learners post their questions onto a large manila-paper DQB under one of three pre-printed column headers: WHAT IS HAPPENING? / WHO IS DOING IT? / WHY DOES IT MATTER? The class reads the board together, and the teacher facilitates a brief clustering activity: groups of similar questions are circled and given a cluster label. The teacher then reveals the unit's Driving Question — 'How do living organisms — from the yeast in our uji to the cells in our own muscles — release energy from food, and how can we use these invisible processes to create useful products and solve real problems in our communities?' — and posts it at the top of the DQB. Learners copy the DQB structure (question clusters and their own question) into their science journals. The DQB remains posted on the classroom wall for the duration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(1 min): Say: 'You have three sticky notes. Write one question per note — questions YOU genuinely want answered to explain what is happening in the thermos. Not questions you already know the answer to. Real questions.' </w:t>
            </w:r>
          </w:p>
          <w:p>
            <w:pPr>
              <w:keepNext w:val="false"/>
              <w:spacing w:after="40" w:before="0"/>
              <w:jc w:val="left"/>
            </w:pPr>
            <w:r>
              <w:rPr>
                <w:rFonts w:ascii="Arial" w:cs="Arial" w:eastAsia="Arial" w:hAnsi="Arial"/>
                <w:b w:val="false"/>
                <w:bCs w:val="false"/>
                <w:i w:val="false"/>
                <w:iCs w:val="false"/>
                <w:color w:val="000000"/>
                <w:sz w:val="18"/>
                <w:szCs w:val="18"/>
              </w:rPr>
              <w:t xml:space="preserve">2. SILENT WRITING (3 min): Allow 3 minutes of silent individual question writing. Circulate and prompt learners who are stuck: 'Think about what you saw — the bubbles. Where do they come from? What is making the sourness? Why does the same thing not happen to fresh uji?' </w:t>
            </w:r>
          </w:p>
          <w:p>
            <w:pPr>
              <w:keepNext w:val="false"/>
              <w:spacing w:after="40" w:before="0"/>
              <w:jc w:val="left"/>
            </w:pPr>
            <w:r>
              <w:rPr>
                <w:rFonts w:ascii="Arial" w:cs="Arial" w:eastAsia="Arial" w:hAnsi="Arial"/>
                <w:b w:val="false"/>
                <w:bCs w:val="false"/>
                <w:i w:val="false"/>
                <w:iCs w:val="false"/>
                <w:color w:val="000000"/>
                <w:sz w:val="18"/>
                <w:szCs w:val="18"/>
              </w:rPr>
              <w:t xml:space="preserve">3. POST AND CLUSTER (5 min): Invite learners to post their sticky notes under the three column headers. Once all notes are posted, say: 'I am going to read some of these aloud. As I do, raise your hand if your question is similar.' Read 8–10 notes aloud and facilitate clustering. Assign cluster labels co-created with the class, e.g.: 'WHO IS LIVING IN THE UJI?' / 'WHAT GAS IS FORMING THE BUBBLES?' / 'WHY IS IT MORE SOUR?' / 'DOES THIS NEED OXYGEN?' / 'HOW IS THIS USEFUL IN REAL LIFE?' </w:t>
            </w:r>
          </w:p>
          <w:p>
            <w:pPr>
              <w:keepNext w:val="false"/>
              <w:spacing w:after="40" w:before="0"/>
              <w:jc w:val="left"/>
            </w:pPr>
            <w:r>
              <w:rPr>
                <w:rFonts w:ascii="Arial" w:cs="Arial" w:eastAsia="Arial" w:hAnsi="Arial"/>
                <w:b w:val="false"/>
                <w:bCs w:val="false"/>
                <w:i w:val="false"/>
                <w:iCs w:val="false"/>
                <w:color w:val="000000"/>
                <w:sz w:val="18"/>
                <w:szCs w:val="18"/>
              </w:rPr>
              <w:t xml:space="preserve">4. REVEAL THE DRIVING QUESTION (2 min): Say: 'All of your questions are excellent. They are exactly the questions scientists ask. Here is the question that ties them all together for this unit.' Read the Driving Question aloud. Post it at the top of the DQB. Say: 'By the end of this unit, every cluster of questions on this board will have been answered. We will come back to this board every lesson to tick off what we now understand and add new questions as we learn more.' </w:t>
            </w:r>
          </w:p>
          <w:p>
            <w:pPr>
              <w:keepNext w:val="false"/>
              <w:spacing w:after="40" w:before="0"/>
              <w:jc w:val="left"/>
            </w:pPr>
            <w:r>
              <w:rPr>
                <w:rFonts w:ascii="Arial" w:cs="Arial" w:eastAsia="Arial" w:hAnsi="Arial"/>
                <w:b w:val="false"/>
                <w:bCs w:val="false"/>
                <w:i w:val="false"/>
                <w:iCs w:val="false"/>
                <w:color w:val="000000"/>
                <w:sz w:val="18"/>
                <w:szCs w:val="18"/>
              </w:rPr>
              <w:t xml:space="preserve">5. JOURNAL COPY (2 min): Say: 'Copy the DQB structure — the three column headers, your question clusters, and the Driving Question — into your science journal. Date it. This is Day One of our investigation.' </w:t>
            </w:r>
          </w:p>
          <w:p>
            <w:pPr>
              <w:keepNext w:val="false"/>
              <w:spacing w:after="40" w:before="0"/>
              <w:jc w:val="left"/>
            </w:pPr>
            <w:r>
              <w:rPr>
                <w:rFonts w:ascii="Arial" w:cs="Arial" w:eastAsia="Arial" w:hAnsi="Arial"/>
                <w:b w:val="false"/>
                <w:bCs w:val="false"/>
                <w:i w:val="false"/>
                <w:iCs w:val="false"/>
                <w:color w:val="000000"/>
                <w:sz w:val="18"/>
                <w:szCs w:val="18"/>
              </w:rPr>
              <w:t xml:space="preserve">6. POINT TO KICD KEY INQUIRY QUESTION: Say: 'Notice the last cluster — HOW IS THIS USEFUL IN REAL LIFE? The KICD asks us: How is aerobic and anaerobic respiration important in a society's economy? That question — and your questions about the uji — are the same question wearing different clothes.'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CO-CONSTRUCTION — The DQB is a public, persistent record of the class's collective curiosity. By physically posting questions under thematic clusters, learners externalise their thinking in a way that makes the unit's intellectual journey visible. The DQB is not a decorative poster — it is a formative tool: questions are ticked, moved, or revised as understanding grows. This strategy is aligned to NGSS SEP 1 (Asking Questions) and supports the KICD core competency of Communication and Collaboration, as learners must negotiate where questions belong and what the clusters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Count the number of questions posted under each column. If the majority of questions fall under 'WHAT IS HAPPENING?' with few under 'WHY DOES IT MATTER?', this signals that learners are not yet connecting the phenomenon to economic or societal implications — the teacher should plan a targeted prompt at the start of Lesson 2 to bridge this gap. Also check whether any learner spontaneously wrote questions about oxygen, anaerobic processes, or ATP — these learners may have prior knowledge from Junior School Integrated Science and can be positioned as peer-teaching resources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phpi0uu_jtokfjyxsc-d">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er1uhirlwnsh1zo2x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w6zh6vpp_siohoit9yb">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atuquywx8ychtnzdt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 closing activity, each learner draws a simple Initial Model in their science journal. The model must answer: 'What do you currently think is happening inside the sealed thermos?' The model should include at least: the thermos flask (drawn as a container), some representation of what is inside, arrows showing any inputs or outputs the learner thinks exist, and a label for any agent or process they believe is responsible. Learners are told explicitly: 'This model will be WRONG in places — that is fine. We will revise it at the end of every lesson until it is complete. On the last day of this unit, you will compare your Lesson 1 model to your final model and reflect on how your thinking changed.' Learners label their model 'INITIAL MODEL — Lesson 1' and date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FRAME THE MODEL (1 min): Say: 'Scientists build models to represent their current best thinking. Your model does not need to be correct — it needs to be honest. Draw what YOU currently think is happening inside that thermos. You have four minutes. Use arrows, labels, and any diagrams that help.' </w:t>
            </w:r>
          </w:p>
          <w:p>
            <w:pPr>
              <w:keepNext w:val="false"/>
              <w:spacing w:after="40" w:before="0"/>
              <w:jc w:val="left"/>
            </w:pPr>
            <w:r>
              <w:rPr>
                <w:rFonts w:ascii="Arial" w:cs="Arial" w:eastAsia="Arial" w:hAnsi="Arial"/>
                <w:b w:val="false"/>
                <w:bCs w:val="false"/>
                <w:i w:val="false"/>
                <w:iCs w:val="false"/>
                <w:color w:val="000000"/>
                <w:sz w:val="18"/>
                <w:szCs w:val="18"/>
              </w:rPr>
              <w:t xml:space="preserve">2. SILENT DRAWING (4 min): Allow 4 minutes of uninterrupted silent drawing. Circulate and observe without commenting on correctness. If a learner draws nothing, prompt: 'Just draw the thermos. Now draw what you think is inside it. Now draw one arrow — is anything going in or coming out?' </w:t>
            </w:r>
          </w:p>
          <w:p>
            <w:pPr>
              <w:keepNext w:val="false"/>
              <w:spacing w:after="40" w:before="0"/>
              <w:jc w:val="left"/>
            </w:pPr>
            <w:r>
              <w:rPr>
                <w:rFonts w:ascii="Arial" w:cs="Arial" w:eastAsia="Arial" w:hAnsi="Arial"/>
                <w:b w:val="false"/>
                <w:bCs w:val="false"/>
                <w:i w:val="false"/>
                <w:iCs w:val="false"/>
                <w:color w:val="000000"/>
                <w:sz w:val="18"/>
                <w:szCs w:val="18"/>
              </w:rPr>
              <w:t xml:space="preserve">3. DO NOT COLLECT: Tell learners to keep this model in their journals. Say: 'Guard this page. It is evidence of your thinking today. It is the starting point of your scientific journey in this unit.' </w:t>
            </w:r>
          </w:p>
          <w:p>
            <w:pPr>
              <w:keepNext w:val="false"/>
              <w:spacing w:after="40" w:before="0"/>
              <w:jc w:val="left"/>
            </w:pPr>
            <w:r>
              <w:rPr>
                <w:rFonts w:ascii="Arial" w:cs="Arial" w:eastAsia="Arial" w:hAnsi="Arial"/>
                <w:b w:val="false"/>
                <w:bCs w:val="false"/>
                <w:i w:val="false"/>
                <w:iCs w:val="false"/>
                <w:color w:val="000000"/>
                <w:sz w:val="18"/>
                <w:szCs w:val="18"/>
              </w:rPr>
              <w:t xml:space="preserve">4. CLOSE WITH PHENOMENON CALLBACK: Say: '</w:t>
            </w:r>
            <w:del w:id="9015" w:author="Claude (AI) - proposed" w:date="2026-10-18T00:29:39Z">
              <w:r>
                <w:rPr>
                  <w:rFonts w:ascii="Arial" w:cs="Arial" w:eastAsia="Arial" w:hAnsi="Arial"/>
                  <w:b w:val="false"/>
                  <w:bCs w:val="false"/>
                  <w:i w:val="false"/>
                  <w:iCs w:val="false"/>
                  <w:color w:val="000000"/>
                  <w:sz w:val="18"/>
                  <w:szCs w:val="18"/>
                </w:rPr>
                <w:delText xml:space="preserve">Tomorrow we will begin to investigate</w:delText>
              </w:r>
            </w:del>
            <w:ins w:id="9016" w:author="Claude (AI) - proposed" w:date="2026-10-18T00:29:39Z">
              <w:r>
                <w:rPr>
                  <w:rFonts w:ascii="Arial" w:cs="Arial" w:eastAsia="Arial" w:hAnsi="Arial"/>
                  <w:b w:val="false"/>
                  <w:bCs w:val="false"/>
                  <w:i w:val="false"/>
                  <w:iCs w:val="false"/>
                  <w:color w:val="000000"/>
                  <w:sz w:val="18"/>
                  <w:szCs w:val="18"/>
                </w:rPr>
                <w:t xml:space="preserve">Next lesson we first find out how living cells get energy from food, and why oxygen matters. Then we return to the flask to ask</w:t>
              </w:r>
            </w:ins>
            <w:r>
              <w:rPr>
                <w:rFonts w:ascii="Arial" w:cs="Arial" w:eastAsia="Arial" w:hAnsi="Arial"/>
                <w:b w:val="false"/>
                <w:bCs w:val="false"/>
                <w:i w:val="false"/>
                <w:iCs w:val="false"/>
                <w:color w:val="000000"/>
                <w:sz w:val="18"/>
                <w:szCs w:val="18"/>
              </w:rPr>
              <w:t xml:space="preserve"> what is actually living inside fermented uji</w:t>
            </w:r>
            <w:del w:id="9017" w:author="Claude (AI) - proposed" w:date="2026-10-18T00:29:39Z">
              <w:r>
                <w:rPr>
                  <w:rFonts w:ascii="Arial" w:cs="Arial" w:eastAsia="Arial" w:hAnsi="Arial"/>
                  <w:b w:val="false"/>
                  <w:bCs w:val="false"/>
                  <w:i w:val="false"/>
                  <w:iCs w:val="false"/>
                  <w:color w:val="000000"/>
                  <w:sz w:val="18"/>
                  <w:szCs w:val="18"/>
                </w:rPr>
                <w:delText xml:space="preserve"> — and why it needs to eat to survive</w:delText>
              </w:r>
            </w:del>
            <w:r>
              <w:rPr>
                <w:rFonts w:ascii="Arial" w:cs="Arial" w:eastAsia="Arial" w:hAnsi="Arial"/>
                <w:b w:val="false"/>
                <w:bCs w:val="false"/>
                <w:i w:val="false"/>
                <w:iCs w:val="false"/>
                <w:color w:val="000000"/>
                <w:sz w:val="18"/>
                <w:szCs w:val="18"/>
              </w:rPr>
              <w:t xml:space="preserve">. The question from today that should stay with you overnight is: If the thermos was completely sealed, where did the gas for those bubbles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 Drawing an initial model before instruction is a cornerstone of the NGSS SEP 2 (Developing and Using Models). It forces learners to commit their current mental model to paper, making implicit assumptions visible to both the learner and the teacher. The explicit instruction that the model will be revised — not replaced — establishes the epistemological norm that in science, changing your mind based on evidence is a strength, not a failure. This is especially important in the Kenyan classroom context, where learners are often socialised to seek the 'right answer' rather than to track the evolution of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Scan models as you circulate. Look for three levels: (1) BELOW EXPECTATIONS — learner draws only the flask with no internal content or process; (2) APPROACHING EXPECTATIONS — learner draws some internal content (liquid) but no agent or process; (3) MEETS EXPECTATIONS — learner draws an agent (however labelled — 'germs', 'bacteria', 'something alive') and at least one product (bubbles, gas, sourness); (4) EXCEEDS EXPECTATIONS — learner draws a process with inputs (food/sugar in the uji) and outputs (gas, acid), with an organism as the agent, and may label the process as 'fermentation' or 'respiration'. Photograph or mentally note 2–3 models across these levels to use as discussion anchors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ask yourself the following questions and record your answers in your professional journal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ENGAGEMENT: Did all learners — including those who rarely participate — engage with the Predict Card? If not, what barrier existed (language, confidence, relevance) and how will you lower it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MAPPING: What were the two or three most common misconceptions on the Predict Cards? (Common ones: 'the heat made it sour', 'the flask was leaking', 'it is the same as breathing'.) Plan a specific moment in Lesson 2 to surface and address each one using evidence from the fermentation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Did learners' DQB questions point toward the right level of inquiry? If most questions are very surface-level ('what is in the uji?') with no questions about molecules, energy, or economic applications, plan a DQB prompt at the start of Lesson 2: 'Let us add a new column — WHAT MOLECULES ARE INVOLVED?'</w:t>
            </w:r>
          </w:p>
          <w:p>
            <w:pPr>
              <w:keepNext w:val="false"/>
              <w:spacing w:after="40" w:before="0"/>
              <w:jc w:val="left"/>
            </w:pPr>
            <w:r>
              <w:rPr>
                <w:rFonts w:ascii="Arial" w:cs="Arial" w:eastAsia="Arial" w:hAnsi="Arial"/>
                <w:b w:val="false"/>
                <w:bCs w:val="false"/>
                <w:i w:val="false"/>
                <w:iCs w:val="false"/>
                <w:color w:val="000000"/>
                <w:sz w:val="18"/>
                <w:szCs w:val="18"/>
              </w:rPr>
              <w:t xml:space="preserve">4. BREATHING vs. CELLULAR RESPIRATION: Which learners still appear to conflate the two concepts after the T-chart activity? Identify them by name. In Lesson 2, assign these learners a specific observation role during the yeast fermentation experiment that requires them to distinguish between gas production (cellular respiration) and any physical movement (not present in yeast).</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RESONANCE: Did the uji phenomenon feel authentic and engaging to your specific learners? If most learners in your school come from communities where uji wa kimea is not commonly consumed, identify an equivalent locally fermented food (busaa mash before fermentation is complete, fermented milk/mursik preparation in Nandi, togwa in the Coast region) and adapt the phenomenon description for Lesson 2's revisit.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sealed thermos flask of fermented uji (uji wa kimea) brought from home to school in Kisumu produced visible bubbles and became increasingly sour over two hours, despite being completely sealed with no heat applied and no new ingredients added. When opened, a faint smell was noticeable. A side-by-side comparison with fresh uji wa kawaida (un-fermented maize porridge) in a sealed jar showed no such changes in the fresh sample.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Breathing (upumuaji) and cellular respiration (upumuaji wa seli) are two different processes. Breathing is the physical movement of air in and out of the lungs — visible and whole-body. Cellular respiration is a chemical process that occurs inside every living cell, releasing energy from food (substrate) and producing carbon dioxide and other products. The changes in the sealed uji are caused by cellular respiration carried out by living microorganisms already present in the fermented porridge — not by heat or external forces.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and increasing sourness in the sealed thermos of fermented uji are produced by microorganisms (likely yeast and bacteria) carrying out cellular respiration inside the flask. These organisms break down sugars in the uji to release energy, producing carbon dioxide gas (the bubbles) and acids (the sour taste) as by-products. Because the flask is sealed and the process still occurs, we begin to ask: does this type of cellular respiration require oxygen, or can it happen without it? This question — aerobic versus anaerobic respiration — is what the rest of the unit will investigate and explain.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no016-w6_e5pqh_7x_c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axe_jnhmh-fiuxuxl3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and Explore: Aerobic Respiration and the Energy in Our Food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investigate the process of aerobic respiration by examining its reactants, products, word equation, and site of reaction, connecting this to how cells in the human body release energy from Kenyan dietary staples such as ugali and githeri.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word equation for aerobic respiration (glucose + oxygen yields carbon dioxide + water + energy/ATP), identify the reactants and products, name the mitochondria as the primary site, and explain why a continuous oxygen supply is essential for sustained energy release in active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reading and interpreting scientific text and diagrams, constructing a labelled word-equation diagram, comparing aerobic respiration to breathing using evidence from resources, and communicating findings verbally and in written form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curiosity about invisible chemical processes happening inside their own bodies, appreciate the connection between everyday food choices and cellular energy, and demonstrate collaborative engagement during resource-based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respiration important in sustaining the energy needs of living organisms, and how does this connect to what people in Kenya eat and how athletes perform?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provides the first half of the explanation for the anchoring phenomenon by establishing what aerobic respiration is and why oxygen matters. Learners now understand that living organisms release energy chemically from food — a foundation needed before Lesson 3 shifts to anaerobic respiration and explains the bubbles and sourness in the sealed uji thermos.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resources include food items for discussion, remind learners with known food allergies that no food is consumed. Ensure screen time guidelines are followed if digital devices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the sealed uji thermos and identifying what new information they need. They then use print or digital resources to investigate aerobic respiration in pairs, focusing on the word equation, reactants, products, and site of reaction. A supporting phenomenon — a Nairobi </w:t>
            </w:r>
            <w:del w:id="9018" w:author="Claude (AI) - proposed" w:date="2026-10-18T00:29:39Z">
              <w:r>
                <w:rPr>
                  <w:rFonts w:ascii="Arial" w:cs="Arial" w:eastAsia="Arial" w:hAnsi="Arial"/>
                  <w:b w:val="false"/>
                  <w:bCs w:val="false"/>
                  <w:i w:val="false"/>
                  <w:iCs w:val="false"/>
                  <w:color w:val="000000"/>
                  <w:sz w:val="18"/>
                  <w:szCs w:val="18"/>
                </w:rPr>
                <w:delText xml:space="preserve">sprinter who collapses when she cannot breathe enough oxygen</w:delText>
              </w:r>
            </w:del>
            <w:ins w:id="9019" w:author="Claude (AI) - proposed" w:date="2026-10-18T00:29:39Z">
              <w:r>
                <w:rPr>
                  <w:rFonts w:ascii="Arial" w:cs="Arial" w:eastAsia="Arial" w:hAnsi="Arial"/>
                  <w:b w:val="false"/>
                  <w:bCs w:val="false"/>
                  <w:i w:val="false"/>
                  <w:iCs w:val="false"/>
                  <w:color w:val="000000"/>
                  <w:sz w:val="18"/>
                  <w:szCs w:val="18"/>
                </w:rPr>
                <w:t xml:space="preserve">distance runner who has to slow down when each breath carries less oxygen at altitude</w:t>
              </w:r>
            </w:ins>
            <w:r>
              <w:rPr>
                <w:rFonts w:ascii="Arial" w:cs="Arial" w:eastAsia="Arial" w:hAnsi="Arial"/>
                <w:b w:val="false"/>
                <w:bCs w:val="false"/>
                <w:i w:val="false"/>
                <w:iCs w:val="false"/>
                <w:color w:val="000000"/>
                <w:sz w:val="18"/>
                <w:szCs w:val="18"/>
              </w:rPr>
              <w:t xml:space="preserve"> — is introduced to anchor why continuous oxygen supply matters. Learners map the journey from ugali (starch) through glucose to ATP, and by the end of the lesson they can articulate what aerobic respiration does, where it happens, and why it is not yet sufficient to explain the bubbling, sealed uji. This productive tension drives curiosity toward Lesson 3.</w:t>
            </w:r>
            <w:ins w:id="9020" w:author="Claude (AI) - proposed" w:date="2026-10-18T00:29:39Z">
              <w:r>
                <w:rPr>
                  <w:rFonts w:ascii="Arial" w:cs="Arial" w:eastAsia="Arial" w:hAnsi="Arial"/>
                  <w:b w:val="false"/>
                  <w:bCs w:val="false"/>
                  <w:i w:val="false"/>
                  <w:iCs w:val="false"/>
                  <w:color w:val="000000"/>
                  <w:sz w:val="18"/>
                  <w:szCs w:val="18"/>
                </w:rPr>
                <w:t xml:space="preserve"> Pacing for the 40 minutes: Predict 5, Observe 11, Explain 10, Driving Question Board 5, Model Building 9. If time runs short, shorten the Driving Question Board gallery walk and skip the early-finisher extension.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b1fte9q-955o1ms8i_71">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diukcw7qp3ghkt8_n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ahltagcdsaon8c-93jzh">
              <w:r>
                <w:rPr>
                  <w:rFonts w:ascii="Arial" w:cs="Arial" w:eastAsia="Arial" w:hAnsi="Arial"/>
                  <w:color w:val="2E75B6"/>
                  <w:sz w:val="16"/>
                  <w:szCs w:val="16"/>
                  <w:u w:val="single" w:color="2E75B6"/>
                </w:rPr>
                <w:t xml:space="preserve">The Mitochondria in 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izrihqft34q0i54io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journals and re-read the prediction they wrote in Lesson 1 about what is happening inside the sealed uji thermos. They then respond individually in writing to a focused prompt on the board: 'In Lesson 1 we said something alive inside the uji is releasing energy. How do you think a living cell gets energy out of food? What ingredients do you think the cell needs, and what waste does it produce?' After 2 minutes of silent writing, learners share predictions with a partner using a Think-Pair-Share protocol before two or three pairs share with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prompt on the board before learners arrive. As learners write silently, teacher circulates and places a small sticky note on journals that contain the word 'oxygen' or 'gas' to acknowledge prior knowledge without correcting yet. Teacher then facilitates sharing: 'I am hearing two big ideas — some of you think the cell needs oxygen and some of you are not sure. Both are useful starting points. Let us investigate.' </w:t>
            </w:r>
            <w:ins w:id="9021" w:author="Claude (AI) - proposed" w:date="2026-10-18T00:29:39Z">
              <w:r>
                <w:rPr>
                  <w:rFonts w:ascii="Arial" w:cs="Arial" w:eastAsia="Arial" w:hAnsi="Arial"/>
                  <w:b w:val="false"/>
                  <w:bCs w:val="false"/>
                  <w:i w:val="false"/>
                  <w:iCs w:val="false"/>
                  <w:color w:val="000000"/>
                  <w:sz w:val="18"/>
                  <w:szCs w:val="18"/>
                </w:rPr>
                <w:t xml:space="preserve">Listen for these misconceptions and note them for the Explain Phase: 'respiration is just breathing', 'plants do not respire', 'the body makes energy from nothing' (energy is released from food). Do not correct yet. </w:t>
              </w:r>
            </w:ins>
            <w:r>
              <w:rPr>
                <w:rFonts w:ascii="Arial" w:cs="Arial" w:eastAsia="Arial" w:hAnsi="Arial"/>
                <w:b w:val="false"/>
                <w:bCs w:val="false"/>
                <w:i w:val="false"/>
                <w:iCs w:val="false"/>
                <w:color w:val="000000"/>
                <w:sz w:val="18"/>
                <w:szCs w:val="18"/>
              </w:rPr>
              <w:t xml:space="preserve">WAIT TIME: After asking 'What ingredients do you think the cell needs?', teacher counts silently to 8 before taking responses, signalling that thinking time is expected and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knowledge from Lesson 1 and from everyday experience of breathing, creating a bridge to the new concept of aerobic respiration. The written individual response ensures every learner commits to a prediction before social influence shapes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 entries during circulation to identify whether learners are linking energy release to chemical processes or only to physical breathing. This informs pacing: if most learners conflate breathing with cellular respiration, teacher spends an extra 60 seconds re-reading the Lesson 1 summary statement before moving to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ok_spjmurdcql-yrf6al">
              <w:r>
                <w:rPr>
                  <w:rFonts w:ascii="Arial" w:cs="Arial" w:eastAsia="Arial" w:hAnsi="Arial"/>
                  <w:color w:val="2E75B6"/>
                  <w:sz w:val="16"/>
                  <w:szCs w:val="16"/>
                  <w:u w:val="single" w:color="2E75B6"/>
                </w:rPr>
                <w:t xml:space="preserve">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gpp-nldkw6dgruh_g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q8hab9iorvpugwwlwcn3">
              <w:r>
                <w:rPr>
                  <w:rFonts w:ascii="Arial" w:cs="Arial" w:eastAsia="Arial" w:hAnsi="Arial"/>
                  <w:color w:val="2E75B6"/>
                  <w:sz w:val="16"/>
                  <w:szCs w:val="16"/>
                  <w:u w:val="single" w:color="2E75B6"/>
                </w:rPr>
                <w:t xml:space="preserve">Cellular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a868gmqhijdlshv1a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either a printed resource card (a one-page illustrated text on aerobic respiration adapted from KICD Grade 10 materials, including a simple diagram of a mitochondrion and the word equation) or accesses a vetted digital resource on a tablet or phone. Their task, written on a task card, is to find and record four things in their journals: (1) the word equation for aerobic respiration, (2) the names and descriptions of the reactants, (3) the names and descriptions of the products, and (4) the name and location of the organelle where most aerobic respiration occurs. After 7 minutes of paired investigation, teacher introduces the supporting phenomenon verbally: 'Amina Waweru is a </w:t>
            </w:r>
            <w:del w:id="9022" w:author="Claude (AI) - proposed" w:date="2026-10-18T00:29:39Z">
              <w:r>
                <w:rPr>
                  <w:rFonts w:ascii="Arial" w:cs="Arial" w:eastAsia="Arial" w:hAnsi="Arial"/>
                  <w:b w:val="false"/>
                  <w:bCs w:val="false"/>
                  <w:i w:val="false"/>
                  <w:iCs w:val="false"/>
                  <w:color w:val="000000"/>
                  <w:sz w:val="18"/>
                  <w:szCs w:val="18"/>
                </w:rPr>
                <w:delText xml:space="preserve">400-metre sprinter</w:delText>
              </w:r>
            </w:del>
            <w:ins w:id="9023" w:author="Claude (AI) - proposed" w:date="2026-10-18T00:29:39Z">
              <w:r>
                <w:rPr>
                  <w:rFonts w:ascii="Arial" w:cs="Arial" w:eastAsia="Arial" w:hAnsi="Arial"/>
                  <w:b w:val="false"/>
                  <w:bCs w:val="false"/>
                  <w:i w:val="false"/>
                  <w:iCs w:val="false"/>
                  <w:color w:val="000000"/>
                  <w:sz w:val="18"/>
                  <w:szCs w:val="18"/>
                </w:rPr>
                <w:t xml:space="preserve">10-kilometre runner</w:t>
              </w:r>
            </w:ins>
            <w:r>
              <w:rPr>
                <w:rFonts w:ascii="Arial" w:cs="Arial" w:eastAsia="Arial" w:hAnsi="Arial"/>
                <w:b w:val="false"/>
                <w:bCs w:val="false"/>
                <w:i w:val="false"/>
                <w:iCs w:val="false"/>
                <w:color w:val="000000"/>
                <w:sz w:val="18"/>
                <w:szCs w:val="18"/>
              </w:rPr>
              <w:t xml:space="preserve"> training at Kasarani Stadium in Nairobi. </w:t>
            </w:r>
            <w:del w:id="9024" w:author="Claude (AI) - proposed" w:date="2026-10-18T00:29:39Z">
              <w:r>
                <w:rPr>
                  <w:rFonts w:ascii="Arial" w:cs="Arial" w:eastAsia="Arial" w:hAnsi="Arial"/>
                  <w:b w:val="false"/>
                  <w:bCs w:val="false"/>
                  <w:i w:val="false"/>
                  <w:iCs w:val="false"/>
                  <w:color w:val="000000"/>
                  <w:sz w:val="18"/>
                  <w:szCs w:val="18"/>
                </w:rPr>
                <w:delText xml:space="preserve">During a race</w:delText>
              </w:r>
            </w:del>
            <w:ins w:id="9025" w:author="Claude (AI) - proposed" w:date="2026-10-18T00:29:39Z">
              <w:r>
                <w:rPr>
                  <w:rFonts w:ascii="Arial" w:cs="Arial" w:eastAsia="Arial" w:hAnsi="Arial"/>
                  <w:b w:val="false"/>
                  <w:bCs w:val="false"/>
                  <w:i w:val="false"/>
                  <w:iCs w:val="false"/>
                  <w:color w:val="000000"/>
                  <w:sz w:val="18"/>
                  <w:szCs w:val="18"/>
                </w:rPr>
                <w:t xml:space="preserve">Over a long run</w:t>
              </w:r>
            </w:ins>
            <w:r>
              <w:rPr>
                <w:rFonts w:ascii="Arial" w:cs="Arial" w:eastAsia="Arial" w:hAnsi="Arial"/>
                <w:b w:val="false"/>
                <w:bCs w:val="false"/>
                <w:i w:val="false"/>
                <w:iCs w:val="false"/>
                <w:color w:val="000000"/>
                <w:sz w:val="18"/>
                <w:szCs w:val="18"/>
              </w:rPr>
              <w:t xml:space="preserve">, her leg muscles need </w:t>
            </w:r>
            <w:del w:id="9026" w:author="Claude (AI) - proposed" w:date="2026-10-18T00:29:39Z">
              <w:r>
                <w:rPr>
                  <w:rFonts w:ascii="Arial" w:cs="Arial" w:eastAsia="Arial" w:hAnsi="Arial"/>
                  <w:b w:val="false"/>
                  <w:bCs w:val="false"/>
                  <w:i w:val="false"/>
                  <w:iCs w:val="false"/>
                  <w:color w:val="000000"/>
                  <w:sz w:val="18"/>
                  <w:szCs w:val="18"/>
                </w:rPr>
                <w:delText xml:space="preserve">enormous amounts of energy very quickly</w:delText>
              </w:r>
            </w:del>
            <w:ins w:id="9027" w:author="Claude (AI) - proposed" w:date="2026-10-18T00:29:39Z">
              <w:r>
                <w:rPr>
                  <w:rFonts w:ascii="Arial" w:cs="Arial" w:eastAsia="Arial" w:hAnsi="Arial"/>
                  <w:b w:val="false"/>
                  <w:bCs w:val="false"/>
                  <w:i w:val="false"/>
                  <w:iCs w:val="false"/>
                  <w:color w:val="000000"/>
                  <w:sz w:val="18"/>
                  <w:szCs w:val="18"/>
                </w:rPr>
                <w:t xml:space="preserve">a steady supply of energy for many minutes</w:t>
              </w:r>
            </w:ins>
            <w:r>
              <w:rPr>
                <w:rFonts w:ascii="Arial" w:cs="Arial" w:eastAsia="Arial" w:hAnsi="Arial"/>
                <w:b w:val="false"/>
                <w:bCs w:val="false"/>
                <w:i w:val="false"/>
                <w:iCs w:val="false"/>
                <w:color w:val="000000"/>
                <w:sz w:val="18"/>
                <w:szCs w:val="18"/>
              </w:rPr>
              <w:t xml:space="preserve">. Her coach notices that when she </w:t>
            </w:r>
            <w:del w:id="9028" w:author="Claude (AI) - proposed" w:date="2026-10-18T00:29:39Z">
              <w:r>
                <w:rPr>
                  <w:rFonts w:ascii="Arial" w:cs="Arial" w:eastAsia="Arial" w:hAnsi="Arial"/>
                  <w:b w:val="false"/>
                  <w:bCs w:val="false"/>
                  <w:i w:val="false"/>
                  <w:iCs w:val="false"/>
                  <w:color w:val="000000"/>
                  <w:sz w:val="18"/>
                  <w:szCs w:val="18"/>
                </w:rPr>
                <w:delText xml:space="preserve">runs at high altitude</w:delText>
              </w:r>
            </w:del>
            <w:ins w:id="9029" w:author="Claude (AI) - proposed" w:date="2026-10-18T00:29:39Z">
              <w:r>
                <w:rPr>
                  <w:rFonts w:ascii="Arial" w:cs="Arial" w:eastAsia="Arial" w:hAnsi="Arial"/>
                  <w:b w:val="false"/>
                  <w:bCs w:val="false"/>
                  <w:i w:val="false"/>
                  <w:iCs w:val="false"/>
                  <w:color w:val="000000"/>
                  <w:sz w:val="18"/>
                  <w:szCs w:val="18"/>
                </w:rPr>
                <w:t xml:space="preserve">trains</w:t>
              </w:r>
            </w:ins>
            <w:r>
              <w:rPr>
                <w:rFonts w:ascii="Arial" w:cs="Arial" w:eastAsia="Arial" w:hAnsi="Arial"/>
                <w:b w:val="false"/>
                <w:bCs w:val="false"/>
                <w:i w:val="false"/>
                <w:iCs w:val="false"/>
                <w:color w:val="000000"/>
                <w:sz w:val="18"/>
                <w:szCs w:val="18"/>
              </w:rPr>
              <w:t xml:space="preserve"> in Eldoret, </w:t>
            </w:r>
            <w:del w:id="9030" w:author="Claude (AI) - proposed" w:date="2026-10-18T00:29:39Z">
              <w:r>
                <w:rPr>
                  <w:rFonts w:ascii="Arial" w:cs="Arial" w:eastAsia="Arial" w:hAnsi="Arial"/>
                  <w:b w:val="false"/>
                  <w:bCs w:val="false"/>
                  <w:i w:val="false"/>
                  <w:iCs w:val="false"/>
                  <w:color w:val="000000"/>
                  <w:sz w:val="18"/>
                  <w:szCs w:val="18"/>
                </w:rPr>
                <w:delText xml:space="preserve">she sometimes collapses near the finish line. Her blood oxygen levels are lower at altitude</w:delText>
              </w:r>
            </w:del>
            <w:ins w:id="9031" w:author="Claude (AI) - proposed" w:date="2026-10-18T00:29:39Z">
              <w:r>
                <w:rPr>
                  <w:rFonts w:ascii="Arial" w:cs="Arial" w:eastAsia="Arial" w:hAnsi="Arial"/>
                  <w:b w:val="false"/>
                  <w:bCs w:val="false"/>
                  <w:i w:val="false"/>
                  <w:iCs w:val="false"/>
                  <w:color w:val="000000"/>
                  <w:sz w:val="18"/>
                  <w:szCs w:val="18"/>
                </w:rPr>
                <w:t xml:space="preserve">where each breath of air contains less oxygen than in Mombasa, she has to slow down much earlier in the run</w:t>
              </w:r>
            </w:ins>
            <w:r>
              <w:rPr>
                <w:rFonts w:ascii="Arial" w:cs="Arial" w:eastAsia="Arial" w:hAnsi="Arial"/>
                <w:b w:val="false"/>
                <w:bCs w:val="false"/>
                <w:i w:val="false"/>
                <w:iCs w:val="false"/>
                <w:color w:val="000000"/>
                <w:sz w:val="18"/>
                <w:szCs w:val="18"/>
              </w:rPr>
              <w:t xml:space="preserve">.' Teacher asks: 'Using what you just read, why would </w:t>
            </w:r>
            <w:del w:id="9032" w:author="Claude (AI) - proposed" w:date="2026-10-18T00:29:39Z">
              <w:r>
                <w:rPr>
                  <w:rFonts w:ascii="Arial" w:cs="Arial" w:eastAsia="Arial" w:hAnsi="Arial"/>
                  <w:b w:val="false"/>
                  <w:bCs w:val="false"/>
                  <w:i w:val="false"/>
                  <w:iCs w:val="false"/>
                  <w:color w:val="000000"/>
                  <w:sz w:val="18"/>
                  <w:szCs w:val="18"/>
                </w:rPr>
                <w:delText xml:space="preserve">lower oxygen levels</w:delText>
              </w:r>
            </w:del>
            <w:ins w:id="9033" w:author="Claude (AI) - proposed" w:date="2026-10-18T00:29:39Z">
              <w:r>
                <w:rPr>
                  <w:rFonts w:ascii="Arial" w:cs="Arial" w:eastAsia="Arial" w:hAnsi="Arial"/>
                  <w:b w:val="false"/>
                  <w:bCs w:val="false"/>
                  <w:i w:val="false"/>
                  <w:iCs w:val="false"/>
                  <w:color w:val="000000"/>
                  <w:sz w:val="18"/>
                  <w:szCs w:val="18"/>
                </w:rPr>
                <w:t xml:space="preserve">less oxygen in each breath</w:t>
              </w:r>
            </w:ins>
            <w:r>
              <w:rPr>
                <w:rFonts w:ascii="Arial" w:cs="Arial" w:eastAsia="Arial" w:hAnsi="Arial"/>
                <w:b w:val="false"/>
                <w:bCs w:val="false"/>
                <w:i w:val="false"/>
                <w:iCs w:val="false"/>
                <w:color w:val="000000"/>
                <w:sz w:val="18"/>
                <w:szCs w:val="18"/>
              </w:rPr>
              <w:t xml:space="preserve"> cause Amina to struggle to </w:t>
            </w:r>
            <w:del w:id="9034" w:author="Claude (AI) - proposed" w:date="2026-10-18T00:29:39Z">
              <w:r>
                <w:rPr>
                  <w:rFonts w:ascii="Arial" w:cs="Arial" w:eastAsia="Arial" w:hAnsi="Arial"/>
                  <w:b w:val="false"/>
                  <w:bCs w:val="false"/>
                  <w:i w:val="false"/>
                  <w:iCs w:val="false"/>
                  <w:color w:val="000000"/>
                  <w:sz w:val="18"/>
                  <w:szCs w:val="18"/>
                </w:rPr>
                <w:delText xml:space="preserve">sustain her sprint</w:delText>
              </w:r>
            </w:del>
            <w:ins w:id="9035" w:author="Claude (AI) - proposed" w:date="2026-10-18T00:29:39Z">
              <w:r>
                <w:rPr>
                  <w:rFonts w:ascii="Arial" w:cs="Arial" w:eastAsia="Arial" w:hAnsi="Arial"/>
                  <w:b w:val="false"/>
                  <w:bCs w:val="false"/>
                  <w:i w:val="false"/>
                  <w:iCs w:val="false"/>
                  <w:color w:val="000000"/>
                  <w:sz w:val="18"/>
                  <w:szCs w:val="18"/>
                </w:rPr>
                <w:t xml:space="preserve">keep her pace</w:t>
              </w:r>
            </w:ins>
            <w:r>
              <w:rPr>
                <w:rFonts w:ascii="Arial" w:cs="Arial" w:eastAsia="Arial" w:hAnsi="Arial"/>
                <w:b w:val="false"/>
                <w:bCs w:val="false"/>
                <w:i w:val="false"/>
                <w:iCs w:val="false"/>
                <w:color w:val="000000"/>
                <w:sz w:val="18"/>
                <w:szCs w:val="18"/>
              </w:rPr>
              <w:t xml:space="preserve">?' Learners discuss in pairs for 2 minutes before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resource cards and task cards simultaneously to save time. During the 7-minute investigation, teacher visits at least four pairs, asking probing questions: 'You have written down carbon dioxide — where does that carbon actually come from originally?' and 'Your card shows a diagram of the mitochondrion — which part of that diagram connects to what is happening inside a cell in Amina's thigh muscle right now?' When introducing Amina, teacher uses a simple sketch on the board: a stick figure runner, a pair of lungs with an arrow to a muscle cell, and a question mark over the cell. WAIT TIME: After asking 'Why would lower oxygen levels cause Amina to struggle?', teacher waits 10 seconds and explicitly says 'I will wait — this is a thinking question, not a recall question.'</w:t>
            </w:r>
            <w:ins w:id="9036" w:author="Claude (AI) - proposed" w:date="2026-10-18T00:29:39Z">
              <w:r>
                <w:rPr>
                  <w:rFonts w:ascii="Arial" w:cs="Arial" w:eastAsia="Arial" w:hAnsi="Arial"/>
                  <w:b w:val="false"/>
                  <w:bCs w:val="false"/>
                  <w:i w:val="false"/>
                  <w:iCs w:val="false"/>
                  <w:color w:val="000000"/>
                  <w:sz w:val="18"/>
                  <w:szCs w:val="18"/>
                </w:rPr>
                <w:t xml:space="preserve"> [Expected answer: less oxygen reaches the muscle cells, so aerobic respiration makes less ATP, the muscles cannot keep contracting at that pace and she must slow down. If a learner says only 'she cannot breathe', ask: 'What do her muscle cells need the oxygen for?']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resource-based paired investigation models scientific reading as a skill — learners are not receiving information passively but locating and recording specific evidence. The Amina/Kasarani supporting phenomenon immediately contextualises aerobic respiration in a vivid, locally grounded scenario, making the abstract word equation feel purposeful. The altitude context also plants a productive seed: what happens when oxygen is not enough — a question that Lesson 3 will answer through anaerobic respiration.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about Amina to assess whether learners can apply the word equation causally (less oxygen means less aerobic respiration means less ATP means less energy for muscle contraction) or whether they are still thinking at the level of 'she cannot breathe.' This diagnostic gap informs the Explain Phase emphasis.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twirvq7gufiiasj29gpq">
              <w:r>
                <w:rPr>
                  <w:rFonts w:ascii="Arial" w:cs="Arial" w:eastAsia="Arial" w:hAnsi="Arial"/>
                  <w:color w:val="2E75B6"/>
                  <w:sz w:val="16"/>
                  <w:szCs w:val="16"/>
                  <w:u w:val="single" w:color="2E75B6"/>
                </w:rPr>
                <w:t xml:space="preserve">Oxidation and reduction in cellular respiration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oskjmjqcceiig35ayh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0rcw5zyqzybkpchpa-nk">
              <w:r>
                <w:rPr>
                  <w:rFonts w:ascii="Arial" w:cs="Arial" w:eastAsia="Arial" w:hAnsi="Arial"/>
                  <w:color w:val="2E75B6"/>
                  <w:sz w:val="16"/>
                  <w:szCs w:val="16"/>
                  <w:u w:val="single" w:color="2E75B6"/>
                </w:rPr>
                <w:t xml:space="preserve">Cellular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c_dalkax7hwrvggy5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Teacher draws a large flow diagram on the board titled 'From Ugali to ATP' with five labelled boxes: (1) Ugali/Githeri eaten, (2) Starch digested to glucose, (3) Glucose enters cell, (4) Glucose + Oxygen reacts in mitochondria, (5) Carbon dioxide + Water + ATP released. Learners copy this into their journals and annotate each arrow with one sentence explaining the transformation. Teacher then writes the word equation formally: Glucose + Oxygen yields Carbon Dioxide + Water + Energy (ATP). Learners are asked to underline every word that connects back to either the uji thermos phenomenon or to Amina the sprinter. Teacher facilitates a whole-class discussion: 'We now have a clear picture of aerobic respiration. But look back at the uji thermos — it was SEALED. The thermos was closed with no fresh oxygen entering. If aerobic respiration needs oxygen, and the flask is sealed, does aerobic respiration fully explain the bubbles and the sour taste?' Learners discuss and record their current best explanation and remaining questions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drawing the flow diagram, teacher verbalises each step and pauses at step 4 to ask: 'Where exactly in the cell does this happen? I heard the word mitochondria from several pairs — let us make sure everyone has that.' Teacher uses deliberate think-aloud modelling when annotating the first arrow: 'I am writing: starch is a polysaccharide and digestion breaks it into individual glucose molecules — this is the substrate that will fuel the cell.' For the underline activity, teacher says: 'I want to see your thinking — circle the products that you think might be responsible for the changes in the thermos, and put a question mark next to anything you are still unsure about.' WAIT TIME: After asking 'Does aerobic respiration fully explain the bubbles and sour taste?', teacher counts silently to 12 and then says 'Talk to the person next to you before anyone answers aloud — 90 seconds.'</w:t>
            </w:r>
            <w:ins w:id="9037" w:author="Claude (AI) - proposed" w:date="2026-10-18T00:29:39Z">
              <w:r>
                <w:rPr>
                  <w:rFonts w:ascii="Arial" w:cs="Arial" w:eastAsia="Arial" w:hAnsi="Arial"/>
                  <w:b w:val="false"/>
                  <w:bCs w:val="false"/>
                  <w:i w:val="false"/>
                  <w:iCs w:val="false"/>
                  <w:color w:val="000000"/>
                  <w:sz w:val="18"/>
                  <w:szCs w:val="18"/>
                </w:rPr>
                <w:t xml:space="preserve"> Language support: add each new term to the Word Wall with its Kiswahili beside it (teachers to confirm the terms your school uses): energy = nishati, oxygen = oksijeni, sugar = sukari, gas = gesi, yeast = chachu, fermentation = uchachushaji, acid = asidi. Learners may answer in Kiswahili first and then restate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'From Ugali to ATP' flow diagram grounds the abstract biochemistry in a concrete Kenyan dietary context, making the pathway feel personal and culturally relevant. The deliberate return to the anchoring phenomenon at the end of the Explain Phase creates productive incompleteness — learners recognise that aerobic respiration alone cannot account for the sealed thermos observations, generating authentic curiosity for Lesson 3. This is a critical storyline move: explanation advances but the phenomenon is not yet fully 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'ticket-out' response from each learner on a sticky note or in the journal margin: learners write one sentence completing the stem 'Aerobic respiration cannot fully explain the uji thermos because...' Teacher reads these before Lesson 3 to identify conceptual gaps and misconceptions to address at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qltxhxyrhs9tb0xzqcxq">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f8abe66eftbciriq1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jgzgd9mftipcpkes4ac6">
              <w:r>
                <w:rPr>
                  <w:rFonts w:ascii="Arial" w:cs="Arial" w:eastAsia="Arial" w:hAnsi="Arial"/>
                  <w:color w:val="2E75B6"/>
                  <w:sz w:val="16"/>
                  <w:szCs w:val="16"/>
                  <w:u w:val="single" w:color="2E75B6"/>
                </w:rPr>
                <w:t xml:space="preserve">Cellular Respiration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itcvbe3n-7zfdywxm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Teacher reads aloud three questions from the DQB that relate to today's lesson (for example: 'What is the cell using as fuel?', 'Why does the body need oxygen?', 'Where inside the cell does energy come from?'). For each question, teacher invites a volunteer to come forward and place a green sticky dot on the question if today's lesson has provided evidence to begin answering it, or an orange dot if the question is only partially answered. Learners then write one new 'need-to-know' question generated by today's lesson onto a fresh sticky note and add it to the DQB. Teacher facilitates a 2-minute gallery walk where learners read the new questions silently and place a small tick on any new question they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prepares green and orange sticky dots before the lesson. When reading DQB questions aloud, teacher deliberately reads them with genuine curiosity: 'This one says — why does the body need oxygen? Has today given us enough to answer that? What do you think?' Teacher models adding a new question to the board: 'I am going to add my own question: if aerobic respiration produces carbon dioxide, why is the carbon dioxide in the uji thermos not enough to explain all the bubbles? Let us see if your questions overlap with mine.' Teacher photographs the updated DQB with a phone or camera to document learning progression for the unit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ritual makes the storyline progression visible and tangible. By colour-coding answered versus partially answered questions, learners see that science is a process of building understanding incrementally. Adding new questions generated by today's evidence models how good investigations create new questions, not just answers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and specificity of new sticky-note questions serve as formative evidence of conceptual engagement. Questions that ask about 'what happens without oxygen' or 'how the yeast makes bubbles' indicate that learners have made the crucial inferential leap needed for Lesson 3. Teacher notes these questions publicly: 'Several of you are asking about what happens WITHOUT oxygen — that is exactly where we are heading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niizjbml3jkwxmqfsmzy">
              <w:r>
                <w:rPr>
                  <w:rFonts w:ascii="Arial" w:cs="Arial" w:eastAsia="Arial" w:hAnsi="Arial"/>
                  <w:color w:val="2E75B6"/>
                  <w:sz w:val="16"/>
                  <w:szCs w:val="16"/>
                  <w:u w:val="single" w:color="2E75B6"/>
                </w:rPr>
                <w:t xml:space="preserve">Oxidation and reduction in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1olu2q9rvl5s_8atu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uonck7eu7gatesxidlzh">
              <w:r>
                <w:rPr>
                  <w:rFonts w:ascii="Arial" w:cs="Arial" w:eastAsia="Arial" w:hAnsi="Arial"/>
                  <w:color w:val="2E75B6"/>
                  <w:sz w:val="16"/>
                  <w:szCs w:val="16"/>
                  <w:u w:val="single" w:color="2E75B6"/>
                </w:rPr>
                <w:t xml:space="preserve">Cellular Respiration Reactions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nijl9jfzrihzvt_foa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each learner draws or updates a simple explanatory model in their journal. The model must include: (a) a labelled cell with a mitochondrion, (b) arrows showing glucose and oxygen entering the mitochondrion, (c) arrows showing carbon dioxide, water, and ATP leaving, (d) a small sketch of the uji thermos with a question mark indicating what aerobic respiration alone cannot explain, and (e) a one-sentence written caption connecting the model to the driving question. Teacher circulates and uses targeted questioning to push model precision. Learners who finish early are invited to add the Amina/Kasarani scenario to their model — showing how reduced oxygen at altitude limits ATP production in muscle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following specific prompts while circulating: 'Your model shows glucose going in — where did that glucose come from before it entered the cell? Can you trace it back to the ugali?' and 'Your arrow shows energy coming out — can you label that energy with its chemical name?' and 'I see you have drawn a question mark on the thermos — can you write one word next to that question mark that names what you think is missing from this explanation?' Teacher avoids correcting model drawings directly; instead uses 'What evidence from your resource card supports that choice?' WAIT TIME: When a learner is silent after a question, teacher waits 7 seconds and then offers a sentence starter: 'I think this part of the model shows...'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model building at the end of the lesson serves as both a consolidation tool and a formative artefact. The deliberate inclusion of the uji thermos with a question mark ensures that learners do not reach premature closure — they are explicitly encoding productive incompleteness into their personal model, which will be revised and extended through the remaining six lessons. This cumulative model is the primary artefact of scientific thinking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three to five journals (rotating across the class) at the end of the lesson to review model quality against three criteria: (1) correct labelling of reactants and products, (2) mitochondrion identified as site, (3) acknowledgement that the thermos phenomenon is not yet fully explained. Feedback is returned at the start of Lesson 3 as a brief verbal summary to the class: 'Most models correctly showed glucose and oxygen entering — here is one beautiful example that also raised the question of what happens when there is no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genuinely engage with the productive incompleteness at the end — did they seem curious or frustrated? If frustrated, plan a 2-minute re-anchoring at the start of Lesson 3 reminding learners that great scientists spend years with unresolved questions. Were the resource cards at the right reading level? If many pairs struggled, consider pre-teaching two or three key vocabulary words (mitochondria, ATP, substrate) at the start of Lesson 3 before the investigation begins. Did the Amina/Kasarani scenario resonate? If learners showed high engagement with athletes, consider beginning Lesson 4 with a short video clip or image of a Kenyan marathon runner to maintain contextual motivation. Review the ticket-out sticky notes and DQB new questions tonight — use these to decide which misconceptions to address explicitly in the first 3 minutes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read about the process of aerobic respiration, noting that glucose and oxygen are consumed inside the mitochondria of living cells to release energy (ATP), carbon dioxide, and water. They connected this to the energy needs of Amina the Nairobi </w:t>
            </w:r>
            <w:del w:id="9038" w:author="Claude (AI) - proposed" w:date="2026-10-18T00:29:39Z">
              <w:r>
                <w:rPr>
                  <w:rFonts w:ascii="Arial" w:cs="Arial" w:eastAsia="Arial" w:hAnsi="Arial"/>
                  <w:b w:val="false"/>
                  <w:bCs w:val="false"/>
                  <w:i w:val="false"/>
                  <w:iCs w:val="false"/>
                  <w:color w:val="000000"/>
                  <w:sz w:val="18"/>
                  <w:szCs w:val="18"/>
                </w:rPr>
                <w:delText xml:space="preserve">sprinter</w:delText>
              </w:r>
            </w:del>
            <w:ins w:id="9039" w:author="Claude (AI) - proposed" w:date="2026-10-18T00:29:39Z">
              <w:r>
                <w:rPr>
                  <w:rFonts w:ascii="Arial" w:cs="Arial" w:eastAsia="Arial" w:hAnsi="Arial"/>
                  <w:b w:val="false"/>
                  <w:bCs w:val="false"/>
                  <w:i w:val="false"/>
                  <w:iCs w:val="false"/>
                  <w:color w:val="000000"/>
                  <w:sz w:val="18"/>
                  <w:szCs w:val="18"/>
                </w:rPr>
                <w:t xml:space="preserve">distance runner</w:t>
              </w:r>
            </w:ins>
            <w:r>
              <w:rPr>
                <w:rFonts w:ascii="Arial" w:cs="Arial" w:eastAsia="Arial" w:hAnsi="Arial"/>
                <w:b w:val="false"/>
                <w:bCs w:val="false"/>
                <w:i w:val="false"/>
                <w:iCs w:val="false"/>
                <w:color w:val="000000"/>
                <w:sz w:val="18"/>
                <w:szCs w:val="18"/>
              </w:rPr>
              <w:t xml:space="preserve"> and to the food journey from ugali to ATP in human cells.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requires glucose and oxygen as reactants and produces carbon dioxide, water, and ATP (energy). It occurs primarily in the mitochondria. A continuous supply of oxygen is essential for sustained energy release in active cells. The word equation is: Glucose + Oxygen yields Carbon Dioxide + Water + Energy (ATP).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respiration begins to explain how living organisms release energy from food, including how a student's muscle cells use glucose from ugali during exercise. However, aerobic respiration alone does NOT fully explain the bubbling and souring inside the sealed uji thermos, because that flask has no fresh oxygen entering — something else must be happening, and that process will be investigated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vn7pewwkjxkkloqcl9z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wknn9qspwolxftup5g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Caught in the Act: Investigating Anaerobic Respiration in Yeast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guided fermentation investigation — yeast + glucose solution in a sealed flask with a lime-water indicator tube — to gather direct evidence that living microorganisms produce CO₂ during anaerobic respiration, then use this evidence to explain the bubbles </w:t>
            </w:r>
            <w:del w:id="9040" w:author="Claude (AI) - proposed" w:date="2026-10-18T00:29:39Z">
              <w:r>
                <w:rPr>
                  <w:rFonts w:ascii="Arial" w:cs="Arial" w:eastAsia="Arial" w:hAnsi="Arial"/>
                  <w:b w:val="false"/>
                  <w:bCs w:val="false"/>
                  <w:i w:val="false"/>
                  <w:iCs w:val="false"/>
                  <w:color w:val="000000"/>
                  <w:sz w:val="18"/>
                  <w:szCs w:val="18"/>
                </w:rPr>
                <w:delText xml:space="preserve">and increasing sourness </w:delText>
              </w:r>
            </w:del>
            <w:r>
              <w:rPr>
                <w:rFonts w:ascii="Arial" w:cs="Arial" w:eastAsia="Arial" w:hAnsi="Arial"/>
                <w:b w:val="false"/>
                <w:bCs w:val="false"/>
                <w:i w:val="false"/>
                <w:iCs w:val="false"/>
                <w:color w:val="000000"/>
                <w:sz w:val="18"/>
                <w:szCs w:val="18"/>
              </w:rPr>
              <w:t xml:space="preserve">observed in the anchoring phenomenon (the </w:t>
            </w:r>
            <w:ins w:id="9041" w:author="Claude (AI) - proposed" w:date="2026-10-18T00:29:39Z">
              <w:r>
                <w:rPr>
                  <w:rFonts w:ascii="Arial" w:cs="Arial" w:eastAsia="Arial" w:hAnsi="Arial"/>
                  <w:b w:val="false"/>
                  <w:bCs w:val="false"/>
                  <w:i w:val="false"/>
                  <w:iCs w:val="false"/>
                  <w:color w:val="000000"/>
                  <w:sz w:val="18"/>
                  <w:szCs w:val="18"/>
                </w:rPr>
                <w:t xml:space="preserve">sourness has a different cause, explained in Lesson 4) (the </w:t>
              </w:r>
            </w:ins>
            <w:r>
              <w:rPr>
                <w:rFonts w:ascii="Arial" w:cs="Arial" w:eastAsia="Arial" w:hAnsi="Arial"/>
                <w:b w:val="false"/>
                <w:bCs w:val="false"/>
                <w:i w:val="false"/>
                <w:iCs w:val="false"/>
                <w:color w:val="000000"/>
                <w:sz w:val="18"/>
                <w:szCs w:val="18"/>
              </w:rPr>
              <w:t xml:space="preserve">sealed thermos of uji).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anaerobic respiration in yeast produces CO₂ and ethanol in the absence of oxygen; (2) CO₂ turns lime water milky, providing a chemical test for its presence; (3) the word equation for anaerobic respiration in yeast is: glucose → ethanol + carbon dioxide (+energy); (4) the same process — carried out by naturally occurring yeast in fermented uji — explains </w:t>
            </w:r>
            <w:del w:id="9042" w:author="Claude (AI) - proposed" w:date="2026-10-18T00:29:39Z">
              <w:r>
                <w:rPr>
                  <w:rFonts w:ascii="Arial" w:cs="Arial" w:eastAsia="Arial" w:hAnsi="Arial"/>
                  <w:b w:val="false"/>
                  <w:bCs w:val="false"/>
                  <w:i w:val="false"/>
                  <w:iCs w:val="false"/>
                  <w:color w:val="000000"/>
                  <w:sz w:val="18"/>
                  <w:szCs w:val="18"/>
                </w:rPr>
                <w:delText xml:space="preserve">both the bubbles and the increasing acidity</w:delText>
              </w:r>
            </w:del>
            <w:ins w:id="9043" w:author="Claude (AI) - proposed" w:date="2026-10-18T00:29:39Z">
              <w:r>
                <w:rPr>
                  <w:rFonts w:ascii="Arial" w:cs="Arial" w:eastAsia="Arial" w:hAnsi="Arial"/>
                  <w:b w:val="false"/>
                  <w:bCs w:val="false"/>
                  <w:i w:val="false"/>
                  <w:iCs w:val="false"/>
                  <w:color w:val="000000"/>
                  <w:sz w:val="18"/>
                  <w:szCs w:val="18"/>
                </w:rPr>
                <w:t xml:space="preserve">the bubbles</w:t>
              </w:r>
            </w:ins>
            <w:r>
              <w:rPr>
                <w:rFonts w:ascii="Arial" w:cs="Arial" w:eastAsia="Arial" w:hAnsi="Arial"/>
                <w:b w:val="false"/>
                <w:bCs w:val="false"/>
                <w:i w:val="false"/>
                <w:iCs w:val="false"/>
                <w:color w:val="000000"/>
                <w:sz w:val="18"/>
                <w:szCs w:val="18"/>
              </w:rPr>
              <w:t xml:space="preserve"> observed in the anchoring phenomenon</w:t>
            </w:r>
            <w:ins w:id="9044" w:author="Claude (AI) - proposed" w:date="2026-10-18T00:29:39Z">
              <w:r>
                <w:rPr>
                  <w:rFonts w:ascii="Arial" w:cs="Arial" w:eastAsia="Arial" w:hAnsi="Arial"/>
                  <w:b w:val="false"/>
                  <w:bCs w:val="false"/>
                  <w:i w:val="false"/>
                  <w:iCs w:val="false"/>
                  <w:color w:val="000000"/>
                  <w:sz w:val="18"/>
                  <w:szCs w:val="18"/>
                </w:rPr>
                <w:t xml:space="preserve">; the increasing sourness has a different cause, studied in Lesson 4</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set up and carry out a controlled fermentation investigation, identifying and managing variables; (2) observe, record, and compare qualitative data (lime-water turbidity, gas production, smell) from experimental and control flasks; (3) construct a word equation for anaerobic respiration in yeast; (4) use evidence from the investigation to explain a real-world observation (uji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demonstrate integrity by recording observations accurately and honestly, including null results from the control; (2) show peace and unity by collaborating harmoniously in lab groups; (3) appreciate the significance of invisible microbial processes in everyday Kenyan food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puzzling uji phenomenon and generated questions. In Lesson 2 they </w:t>
            </w:r>
            <w:del w:id="9045" w:author="Claude (AI) - proposed" w:date="2026-10-18T00:29:39Z">
              <w:r>
                <w:rPr>
                  <w:rFonts w:ascii="Arial" w:cs="Arial" w:eastAsia="Arial" w:hAnsi="Arial"/>
                  <w:b w:val="false"/>
                  <w:bCs w:val="false"/>
                  <w:i w:val="false"/>
                  <w:iCs w:val="false"/>
                  <w:color w:val="000000"/>
                  <w:sz w:val="18"/>
                  <w:szCs w:val="18"/>
                </w:rPr>
                <w:delText xml:space="preserve">distinguished aerobic from anaerobic respiration conceptually and learned the word equations</w:delText>
              </w:r>
            </w:del>
            <w:ins w:id="9046" w:author="Claude (AI) - proposed" w:date="2026-10-18T00:29:39Z">
              <w:r>
                <w:rPr>
                  <w:rFonts w:ascii="Arial" w:cs="Arial" w:eastAsia="Arial" w:hAnsi="Arial"/>
                  <w:b w:val="false"/>
                  <w:bCs w:val="false"/>
                  <w:i w:val="false"/>
                  <w:iCs w:val="false"/>
                  <w:color w:val="000000"/>
                  <w:sz w:val="18"/>
                  <w:szCs w:val="18"/>
                </w:rPr>
                <w:t xml:space="preserve">learned aerobic respiration and its word equation, and saw that a sealed flask raises the question of respiration without oxygen</w:t>
              </w:r>
            </w:ins>
            <w:r>
              <w:rPr>
                <w:rFonts w:ascii="Arial" w:cs="Arial" w:eastAsia="Arial" w:hAnsi="Arial"/>
                <w:b w:val="false"/>
                <w:bCs w:val="false"/>
                <w:i w:val="false"/>
                <w:iCs w:val="false"/>
                <w:color w:val="000000"/>
                <w:sz w:val="18"/>
                <w:szCs w:val="18"/>
              </w:rPr>
              <w:t xml:space="preserve">. Now, in Lesson 3, they gather their own empirical evidence by replicating (in miniature) what the yeast inside the thermos flask are doing. By the end of this lesson learners can point directly to CO₂ production and ethanol formation as the explanation for the bubbles in the sealed thermos, advancing the class Driving Question Board significantly.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(1) No brewing or consumption of alcoholic products — KICD CAUTION applies. (2) Lime water (calcium hydroxide solution) is an irritant — avoid contact with eyes and skin; wash immediately with water if contact occurs; have a first-aid kit accessible. (3) </w:t>
            </w:r>
            <w:del w:id="9047" w:author="Claude (AI) - proposed" w:date="2026-10-18T00:29:39Z">
              <w:r>
                <w:rPr>
                  <w:rFonts w:ascii="Arial" w:cs="Arial" w:eastAsia="Arial" w:hAnsi="Arial"/>
                  <w:b w:val="false"/>
                  <w:bCs w:val="false"/>
                  <w:i w:val="false"/>
                  <w:iCs w:val="false"/>
                  <w:color w:val="000000"/>
                  <w:sz w:val="18"/>
                  <w:szCs w:val="18"/>
                </w:rPr>
                <w:delText xml:space="preserve">Yeast-glucose solutions may produce pressure in sealed containers — use the recommended loose-stopper or tubing setup only; do not seal flasks completely</w:delText>
              </w:r>
            </w:del>
            <w:ins w:id="9048" w:author="Claude (AI) - proposed" w:date="2026-10-18T00:29:39Z">
              <w:r>
                <w:rPr>
                  <w:rFonts w:ascii="Arial" w:cs="Arial" w:eastAsia="Arial" w:hAnsi="Arial"/>
                  <w:b w:val="false"/>
                  <w:bCs w:val="false"/>
                  <w:i w:val="false"/>
                  <w:iCs w:val="false"/>
                  <w:color w:val="000000"/>
                  <w:sz w:val="18"/>
                  <w:szCs w:val="18"/>
                </w:rPr>
                <w:t xml:space="preserve">Gas must always have a way out: fit the stopper snugly, keep the delivery tube open with its end only just below the lime-water surface, and never block the tube or use a closed bottle, so pressure cannot build up. Lift the tube out of the lime water when the flask cools or is washed, so lime water is not sucked back</w:t>
              </w:r>
            </w:ins>
            <w:r>
              <w:rPr>
                <w:rFonts w:ascii="Arial" w:cs="Arial" w:eastAsia="Arial" w:hAnsi="Arial"/>
                <w:b w:val="false"/>
                <w:bCs w:val="false"/>
                <w:i w:val="false"/>
                <w:iCs w:val="false"/>
                <w:color w:val="000000"/>
                <w:sz w:val="18"/>
                <w:szCs w:val="18"/>
              </w:rPr>
              <w:t xml:space="preserve">. (4) Clean all glassware thoroughly after the investigation. (5) Learners with respiratory conditions should be seated away from lime-water fumes. (6) Teacher must demonstrate the setup before learners assemble their own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carry out a guided fermentation investigation comparing: (A) an experimental flask containing yeast + glucose solution and (B) a control flask containing glucose solution only (no yeast). Both flasks are connected via rubber tubing to test tubes of lime water. Over 20–30 minutes, learners observe whether gas is produced and whether it turns lime water milky. They record observations in a structured data table, share results in plenary, construct the word equation for anaerobic respiration in yeast, and return to the anchoring phenomenon to explain — for the first time with real evidence — what is producing the bubbles inside the sealed thermos of uji. The lesson is anchored in the NGSS Science and Engineering Practice of Planning and Carrying Out Investigations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2mq0zrmoaxbl1flwarzb">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vo5fci3nm2pyoewtz1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absompdupsiiclnxtl1">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r7iwa8ztx_v_eje1y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writes a prediction in their science journal before any equipment is distributed. They respond to two prompts on the board: (1) 'If we mix yeast with glucose solution in a sealed flask, what do you think will happen to the lime water in the connected test tube — and why?' (2) 'What do you think will happen in the control flask with NO yeast?' Learners then share their predictions in pairs (Think-Pair-Share) for 2 minutes before a brief whole-class share-out. Predictions are not corrected — they are posted on a designated section of the Driving Question Board labelled 'Our Predictions: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journals. Display the two prediction prompts on the board. Say: 'Before we touch any equipment, write your own prediction. Use the sentence starter: I predict that… because…. You have 3 minutes — write in silence.' [Allow 3 minutes of individual silent writing.] Then: 'Now share your prediction with your partner. You each have 1 minute.' [Allow 2 minutes.] Cold-call 3 pairs — one who predicts lime water WILL turn milky, one who predicts it will NOT, and one who is unsure. Say exactly: 'I am not telling you who is right. We are going to find out together. Keep your prediction — you will compare it to your evidence at the end.' Pin/tape prediction slips to the DQB. [WAIT TIME: 10–15 seconds after each cold-call before prompting further.]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1–2, makes learner thinking visible, and creates cognitive dissonance that motivates the investigation. Posting predictions publicly on the DQB creates accountability — learners will return to them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journal predictions during individual writing time. Observable indicator: learner predictions reference either 'gas/CO₂' or 'yeast being alive/doing something' — this shows whether Lesson 2 conceptual learning has transferred. Learners who predict no difference between flasks reveal a misconception about the role of yeast that the investigation will directly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jlk66-jmjayy15a5nbx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3xgjrvsvefhkssyqi0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yehe0-cunbtlhxoyn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o2jqx9itzlssbduugy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labelled materials tray and a printed Investigation Card. The teacher demonstrates the setup once at the front. Learners then assemble their own apparatus: a 250 mL conical flask (Flask A — experimental) containing 150 mL warm water (~35–38°C), 5 g glucose, and a 5 g sachet of dry yeast; and a 250 mL conical flask (Flask B — control) containing 150 mL warm water, 5 g glucose, and NO yeast. Each flask is fitted with a one-hole stopper and rubber tubing leading to a test tube of clear lime water. Learners stir each flask to dissolve the glucose, then observe both setups every 5 minutes for 20 minutes, recording in a structured 3-column data table: Time | Flask A (yeast + glucose) observations | Flask B (glucose only) observations. Columns include: appearance of liquid in flask, smell, presence of bubbles in flask, appearance of lime water. At the 20-minute mark, learners also gently waft and smell each flask (teacher models safe smelling technique — never inhale directly). Groups photograph their setups using the class tablet if available. At 25 minutes, each group completes a Results Summary Box: 'In Flask A we observed… In Flask B we observed… The difference between A and B tells us…'</w:t>
            </w:r>
            <w:ins w:id="9049" w:author="Claude (AI) - proposed" w:date="2026-10-18T00:29:39Z">
              <w:r>
                <w:rPr>
                  <w:rFonts w:ascii="Arial" w:cs="Arial" w:eastAsia="Arial" w:hAnsi="Arial"/>
                  <w:b w:val="false"/>
                  <w:bCs w:val="false"/>
                  <w:i w:val="false"/>
                  <w:iCs w:val="false"/>
                  <w:color w:val="000000"/>
                  <w:sz w:val="18"/>
                  <w:szCs w:val="18"/>
                </w:rPr>
                <w:t xml:space="preserve"> Low-cost substitutes if conical flasks or one-hole stoppers are not available (the same set-up is used in Lessons 4 and 6): clean 500 mL plastic bottles with a pierced cap and a short plastic tube or drinking straw sealed round with plasticine or wax; ordinary sugar (sukari) for glucose; lime water made by stirring a spoonful of slaked lime (calcium hydroxide, from a hardware shop or school store) into water, letting it settle and pouring off the clear liquid; baker's yeast from a shop.</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'I am going to demonstrate the setup once. Watch carefully — I will not repeat it.' Demonstrate at the front bench: show the stopper, tubing, and lime-water test tube. Emphasise: 'The stopper </w:t>
            </w:r>
            <w:del w:id="9050" w:author="Claude (AI) - proposed" w:date="2026-10-18T00:29:39Z">
              <w:r>
                <w:rPr>
                  <w:rFonts w:ascii="Arial" w:cs="Arial" w:eastAsia="Arial" w:hAnsi="Arial"/>
                  <w:b w:val="false"/>
                  <w:bCs w:val="false"/>
                  <w:i w:val="false"/>
                  <w:iCs w:val="false"/>
                  <w:color w:val="000000"/>
                  <w:sz w:val="18"/>
                  <w:szCs w:val="18"/>
                </w:rPr>
                <w:delText xml:space="preserve">sits loosely — we are NOT sealing the flask completely</w:delText>
              </w:r>
            </w:del>
            <w:ins w:id="9051" w:author="Claude (AI) - proposed" w:date="2026-10-18T00:29:39Z">
              <w:r>
                <w:rPr>
                  <w:rFonts w:ascii="Arial" w:cs="Arial" w:eastAsia="Arial" w:hAnsi="Arial"/>
                  <w:b w:val="false"/>
                  <w:bCs w:val="false"/>
                  <w:i w:val="false"/>
                  <w:iCs w:val="false"/>
                  <w:color w:val="000000"/>
                  <w:sz w:val="18"/>
                  <w:szCs w:val="18"/>
                </w:rPr>
                <w:t xml:space="preserve">fits snugly, but the tube is open to the lime water, so the flask is NOT sealed — the gas must leave through the tube. Never block the tube</w:t>
              </w:r>
            </w:ins>
            <w:r>
              <w:rPr>
                <w:rFonts w:ascii="Arial" w:cs="Arial" w:eastAsia="Arial" w:hAnsi="Arial"/>
                <w:b w:val="false"/>
                <w:bCs w:val="false"/>
                <w:i w:val="false"/>
                <w:iCs w:val="false"/>
                <w:color w:val="000000"/>
                <w:sz w:val="18"/>
                <w:szCs w:val="18"/>
              </w:rPr>
              <w:t xml:space="preserve">. This is a safety rule.' Distribute trays. Give groups 5 minutes to assemble. Circulate during assembly — check every group's setup before they begin timing. During the observation period, circulate every 5 minutes and use targeted questions: 'What are you seeing in the lime water — describe it precisely.' 'Is Flask B doing the same thing? What does that tell you?' [WAIT TIME: 12 seconds after each question before accepting responses.] At the 15-minute mark, cold-call one group: 'Group three — read me exactly what you wrote in your data table for Flask A at the 10-minute mark.' At 25 minutes, say: 'You have 5 minutes to complete your Results Summary Box — every member of the group must write their own.' [Circulate to check individual writing.] At 30 minutes: 'Stop writing. We will now share in plenary.'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Controlled Comparison. By having a yeast flask and a no-yeast control running simultaneously, learners directly attribute any observed changes (lime-water turbidity, bubbling) to the presence of yeast — the only variable that differs. The structured data table scaffolds systematic observation and prevents vague, impressionistic recording. The Results Summary Box requires learners to move from raw data to an interpretive claim — the first step in constructing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data tables contain time-stamped, specific descriptions (e.g., 'lime water changed from clear to cloudy white at 10 min') rather than vague words like 'something happened'. (2) Results Summary Box correctly identifies yeast as the differing variable and attributes CO₂ production to Flask A. (3) Groups who observe NO lime-water change in Flask B record this accurately rather than inventing a result. Teacher notes which groups are struggling to distinguish 'observation' from 'inference' — this is addressed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g2igygkf7y4lqozon_v-">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ejxxokebhi_xdvwmn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ujvgyv9havnmco4np-_">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5txeb9i-ctwn1gtgcs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Plenary share-out: each group nominates a spokesperson to report one key observation. The teacher scribes a class data table on the board, aggregating all group results. Learners compare the class data to their individual predictions posted at the start (DQB). They then work individually for 5 minutes to: (1) write the word equation for anaerobic respiration in yeast in their journals; (2) annotate the equation by drawing arrows to label where each product connects to their observations (CO₂ → lime water turning milky; ethanol → smell; glucose → 'fuel consumed by yeast'). The class then constructs a collective written explanation for the anchoring phenomenon: the teacher poses the key question — 'So — what IS producing those bubbles inside Achieng's sealed thermos of uji in Kisumu?' — and cold-calls 4 learners to build a full explanation sentence by sentence on the board. The final class explanation is written in the format: 'The bubbles in the thermos are produced by [organism], which is carrying out [process], consuming [reactant] and releasing [products]. This is the same process we observed in Flask A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plenary share-out: 'Each group — one observation only, your most important one. Group one, start.' Scribe class table on board. After all groups share, pause and say: 'Look at the board. Look at your prediction from the start of the lesson. Turn to your partner — 30 seconds — were you right? What surprised you?' [Allow 30 seconds.] Then: 'Now, alone, write the word equation for anaerobic respiration in yeast and annotate it. 5 minutes.' [Circulate — look for correct equation: glucose → ethanol + carbon dioxide.] After 5 minutes, display the anchoring phenomenon image (thermos/uji photo or drawing) on the board or hold up the class anchor card. Say: 'Here is Achieng and her thermos. We have been trying to explain this since Lesson 1. We now have evidence. I am going to cold-call four people to build our explanation together.' Cold-call learner 1: 'Who or what is inside the uji doing something?' [WAIT 12 seconds.] Cold-call learner 2: 'What process are they carrying out?' [WAIT 12 seconds.] Cold-call learner 3: 'What are they consuming and what are they producing?' [WAIT 12 seconds.] Cold-call learner 4: 'How does our Flask A experiment prove this?' [WAIT 15 seconds.] Write the complete explanation on the board. </w:t>
            </w:r>
            <w:ins w:id="9052" w:author="Claude (AI) - proposed" w:date="2026-10-18T00:29:39Z">
              <w:r>
                <w:rPr>
                  <w:rFonts w:ascii="Arial" w:cs="Arial" w:eastAsia="Arial" w:hAnsi="Arial"/>
                  <w:b w:val="false"/>
                  <w:bCs w:val="false"/>
                  <w:i w:val="false"/>
                  <w:iCs w:val="false"/>
                  <w:color w:val="000000"/>
                  <w:sz w:val="18"/>
                  <w:szCs w:val="18"/>
                </w:rPr>
                <w:t xml:space="preserve">Teacher note: uji contains yeast and lactic acid bacteria. The class explanation should name yeast and CO₂ for the bubbles; if a learner says bacteria also make bubbles, accept it (some bacteria release a little CO₂). Flask A says nothing about the sourness, so say: 'Hold the sour taste — we test it next lesson.' </w:t>
              </w:r>
            </w:ins>
            <w:r>
              <w:rPr>
                <w:rFonts w:ascii="Arial" w:cs="Arial" w:eastAsia="Arial" w:hAnsi="Arial"/>
                <w:b w:val="false"/>
                <w:bCs w:val="false"/>
                <w:i w:val="false"/>
                <w:iCs w:val="false"/>
                <w:color w:val="000000"/>
                <w:sz w:val="18"/>
                <w:szCs w:val="18"/>
              </w:rPr>
              <w:t xml:space="preserve">Say: 'Copy this into your journals. This is our best explanation so far — it may grow as we learn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applied to the anchoring phenomenon. Learners move from raw observational data → word equation annotation → a structured explanatory claim about the phenomenon. By cold-calling four learners to build the explanation collaboratively, the teacher models that scientific explanation is cumulative and evidence-based, not just a single correct answer. Connecting back to Achieng and the thermos in Kisumu ensures the abstract chemistry stays rooted in the concrete, local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Word equations in journals are correctly written as: glucose → ethanol + carbon dioxide (+ energy). (2) Annotations correctly link CO₂ to lime-water observation and ethanol to smell. (3) The class explanation correctly names yeast as the organism, anaerobic respiration as the process, and CO₂ as the bubble-producing product. (4) Cold-called learner 4 can articulate the logical link between Flask A evidence and the uji phenomenon — this is the highest-order indicator for this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osn0gqb25pjxniqkopvv">
              <w:r>
                <w:rPr>
                  <w:rFonts w:ascii="Arial" w:cs="Arial" w:eastAsia="Arial" w:hAnsi="Arial"/>
                  <w:color w:val="2E75B6"/>
                  <w:sz w:val="16"/>
                  <w:szCs w:val="16"/>
                  <w:u w:val="single" w:color="2E75B6"/>
                </w:rPr>
                <w:t xml:space="preserve">03 Laboratory Preparation Of Carbon Dioxide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mo8nztx5hn7alvw8bt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o2kyb3iivuypzipv_p6">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j6fbb2ultwb_ykiyci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entries in their journal DQB section if physical sticky notes are unavailable): (1) a GREEN note — one thing from today's investigation that helps answer the driving question 'How do living organisms release energy from food?'; (2) an ORANGE note — one new question that today's investigation raised that they still cannot answer (e.g., 'Does the yeast in uji produce ethanol too? Is the sourness from ethanol or something else? What happens to the yeast when all the glucose runs out?'). Learners post/write their notes on the class DQB in the designated Lesson 3 column. The teacher reads 2–3 orange questions aloud and says which upcoming lessons will address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their DQB journal section. Say: 'Green note: one piece of evidence from today that helps answer our driving question. Orange note: one question today's investigation raised that we still cannot answer. You have 3 minutes.' [Allow 3 minutes of individual writing.] Collect/post notes on the DQB. Read aloud 2 green notes and affirm: 'Yes — this is real evidence, from your own experiment.' Read aloud 2–3 orange notes. Say: 'These are excellent scientific questions. Here is when we will answer them: [point to Lesson 4 and 5 titles on the unit roadmap]. Keep them — they show you are thinking like scientists.' Do NOT answer the orange questions now — productive uncertainty is intentional.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Distinguishing 'what we now know' (green) from 'what we still wonder' (orange) develops scientific epistemology — learners see that one answered question generates new questions, which is how science actually progresses. The orange notes also serve as a formative pre-assessment for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reference specific evidence from today (lime water, CO₂, yeast, Flask A) rather than general statements copied from a textbook. (2) Orange notes show genuine intellectual curiosity about the mechanism or application — they are not simply restating what was already explained. (3) Learners who cannot generate an orange question may need additional prompting — teacher notes these individuals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ibnx6et8ikambk33djn">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4fp_g36uj8rnz7aux8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hwbyrbvxuu7trs5jzrfo">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z4sxrzzqdhc7pqksb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unit model (begun in Lesson 1 as a simple sketch of the thermos and uji). They now add a 'zoom-in' inset panel to their model showing: (1) a yeast cell (labelled) inside the uji; (2) glucose molecules entering the yeast cell (drawn as simple hexagons labelled 'glucose'); (3) CO₂ bubbles and ethanol molecules leaving the yeast cell (labelled); (4) an arrow from the yeast cell to the bubbles visible in the thermos flask, with the label 'anaerobic respiration — no oxygen needed'. Learners also annotate the outside of the thermos with the word equation. Model revisions are done in a different colour pen/pencil to show knowledge growth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unit model from Lesson 1. We are going to make it smarter using today's evidence. Add a zoom-in panel — show me what is happening at the molecular and cellular level inside the uji. Use a different colour so I can see what you have added today. You have 6 minutes.' [Circulate — look for: yeast cell present, CO₂ and ethanol labelled as products, word equation on the thermos, directional arrows.] With 1 minute remaining: 'Hold up your model. Look at how much more it shows compared to Lesson 1. This model will keep growing every lesson.' Cold-call one learner to narrate their zoom-in panel to the class in 30 seconds. Close with: 'Next lesson we </w:t>
            </w:r>
            <w:del w:id="9053" w:author="Claude (AI) - proposed" w:date="2026-10-18T00:29:39Z">
              <w:r>
                <w:rPr>
                  <w:rFonts w:ascii="Arial" w:cs="Arial" w:eastAsia="Arial" w:hAnsi="Arial"/>
                  <w:b w:val="false"/>
                  <w:bCs w:val="false"/>
                  <w:i w:val="false"/>
                  <w:iCs w:val="false"/>
                  <w:color w:val="000000"/>
                  <w:sz w:val="18"/>
                  <w:szCs w:val="18"/>
                </w:rPr>
                <w:delText xml:space="preserve">will investigate what happens to respiration when we change temperature — and connect that to why uji ferments faster on a hot day in Kisumu than on a cold morning in Kericho</w:delText>
              </w:r>
            </w:del>
            <w:ins w:id="9054" w:author="Claude (AI) - proposed" w:date="2026-10-18T00:29:39Z">
              <w:r>
                <w:rPr>
                  <w:rFonts w:ascii="Arial" w:cs="Arial" w:eastAsia="Arial" w:hAnsi="Arial"/>
                  <w:b w:val="false"/>
                  <w:bCs w:val="false"/>
                  <w:i w:val="false"/>
                  <w:iCs w:val="false"/>
                  <w:color w:val="000000"/>
                  <w:sz w:val="18"/>
                  <w:szCs w:val="18"/>
                </w:rPr>
                <w:t xml:space="preserve">ask a new question: the yeast makes the bubbles, but what makes the uji SOUR? We will test the uji and mala, and look at what happens in our own muscles when oxygen runs short. Temperature and the Mombasa-Kericho puzzle come later, in Lesson 6</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Representational Model Revision. Using a different colour pen to add new knowledge makes the progression of understanding physically visible — learners and teacher can literally see what each lesson has added. The zoom-in inset technique scaffolds the move from macroscopic observation (bubbles in thermos) to microscopic mechanism (yeast cell processes), a core disciplinary practice in life science. Narrating the model aloud consolidates understanding through verbal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Zoom-in panel correctly shows yeast as the cellular agent, glucose as input, CO₂ and ethanol as outputs. (2) Word equation is correctly written on or beside the thermos drawing. (3) Directional arrows correctly link the cellular zoom-in to the macroscopic thermos observation. (4) Revision colour is distinct from Lesson 1 — learner has not simply redrawn from scratch but genuinely built on the prior model. Teacher photographs 3–4 models (varied quality levels) for use in Lesson 4 as comparison anchors.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learner data tables contain specific, time-stamped observations, or were they vague? If vague, how will you scaffold data recording more tightly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CONTROL GROUP UNDERSTANDING: Did learners correctly use Flask B (no yeast) as a control, or did some groups treat it as irrelevant? If the control's purpose was unclear, plan a 5-minute revisit at the start of Lesson 4 using the question: 'Why did we bother setting up Flask B if we already knew yeast does something?'</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When cold-called to explain the uji bubbles using today's evidence, could learners name yeast, anaerobic respiration, and CO₂ as a connected chain? If not, the CER framework may need more explicit modelling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orange 'still wondering' notes genuinely new questions, or were they copies of the driving question? If the latter, model the distinction between 'big question' and 'specific investigable question' explicitly.</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Did learners show the zoom-in from macro (thermos) to micro (yeast cell), or did they only redraw the flask? Cellular-level thinking may need reinforcement — consider providing a blank yeast cell outline template for Lesson 4's model revision.</w:t>
            </w:r>
          </w:p>
          <w:p>
            <w:pPr>
              <w:keepNext w:val="false"/>
              <w:spacing w:after="40" w:before="0"/>
              <w:jc w:val="left"/>
            </w:pPr>
            <w:r>
              <w:rPr>
                <w:rFonts w:ascii="Arial" w:cs="Arial" w:eastAsia="Arial" w:hAnsi="Arial"/>
                <w:b w:val="false"/>
                <w:bCs w:val="false"/>
                <w:i w:val="false"/>
                <w:iCs w:val="false"/>
                <w:color w:val="000000"/>
                <w:sz w:val="18"/>
                <w:szCs w:val="18"/>
              </w:rPr>
              <w:t xml:space="preserve">6. SAFETY COMPLIANCE: Was the no-brewing caution upheld? Were lime-water handling protocols followed? Note any safety incidents for school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Flask A (yeast + glucose) produced visible bubbles in the liquid and caused the lime water in the connected test tube to turn milky/white within 10–20 minutes. Flask B (glucose only, no yeast) produced no bubbles and the lime water remained clear. Learners also noted a faint smell (ethanol/yeasty) from Flask A but not from Flask 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yeast carries out anaerobic respiration in the absence of oxygen; (2) the products are carbon dioxide (CO₂) and ethanol; (3) CO₂ is the gas that turns lime water milky — this is a standard chemical test for CO₂; (4) the word equation is: glucose → ethanol + carbon dioxide (+ energy); (5) the yeast naturally present in fermented uji carries out this same process inside the sealed thermos, producing the bubbles Achieng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today's experimental evidence, learners can now explain the anchoring phenomenon: the bubbles inside Achieng's sealed thermos of uji are carbon dioxide gas produced by yeast cells carrying out anaerobic respiration. The yeast consume glucose present in the fermented maize porridge, producing CO₂ (the bubbles) and ethanol. No oxygen is required, which is why the process continues even inside a sealed thermos. The increasing sourness is not yet fully explained by today's lesson (lactic acid from bacterial fermentation will be addressed in a later lesson), giving learners a legitimate remaining question for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bbhl6upic-blug7fhu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hytqpbez1hkafexcl1f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Anaerobic Respiration in Animals &amp; Plants: Products, Equations, and the Sour Truth in Our Uji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describe and explain anaerobic respiration in animals (lactic acid pathway) and in yeast/plants (ethanol + CO₂ pathway), write word and chemical equations for both pathways, and use universal indicator to connect fermentation acidity to the sour taste of uji and mala.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anaerobic respiration in living things; (b) write word and balanced chemical equations for lactic acid fermentation (animals) and alcoholic fermentation (yeast/plants); (c) relate the respiratory quotient to the type of substrate and type of respiration in living things; (d)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discuss and test the properties of fermented products (acidity) using universal indicator; calculate and interpret the Respiratory Quotient (RQ) for anaerobic respiration; construct and compare annotated word and chemical equations for both anaerobic pathways; present findings in plenary using evidence-based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significance of respiration in living things, showing integrity when recording pH observations and peace when working harmoniously in groups during the fermentation acidity test.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something living is at work inside the sealed thermos, identified yeast as the agent</w:t>
            </w:r>
            <w:ins w:id="9055" w:author="Claude (AI) - proposed" w:date="2026-10-18T00:29:39Z">
              <w:r>
                <w:rPr>
                  <w:rFonts w:ascii="Arial" w:cs="Arial" w:eastAsia="Arial" w:hAnsi="Arial"/>
                  <w:b w:val="false"/>
                  <w:bCs w:val="false"/>
                  <w:i w:val="false"/>
                  <w:iCs w:val="false"/>
                  <w:color w:val="000000"/>
                  <w:sz w:val="18"/>
                  <w:szCs w:val="18"/>
                </w:rPr>
                <w:t xml:space="preserve"> making the gas (CO₂)</w:t>
              </w:r>
            </w:ins>
            <w:r>
              <w:rPr>
                <w:rFonts w:ascii="Arial" w:cs="Arial" w:eastAsia="Arial" w:hAnsi="Arial"/>
                <w:b w:val="false"/>
                <w:bCs w:val="false"/>
                <w:i w:val="false"/>
                <w:iCs w:val="false"/>
                <w:color w:val="000000"/>
                <w:sz w:val="18"/>
                <w:szCs w:val="18"/>
              </w:rPr>
              <w:t xml:space="preserve">, and collected evidence </w:t>
            </w:r>
            <w:del w:id="9056" w:author="Claude (AI) - proposed" w:date="2026-10-18T00:29:39Z">
              <w:r>
                <w:rPr>
                  <w:rFonts w:ascii="Arial" w:cs="Arial" w:eastAsia="Arial" w:hAnsi="Arial"/>
                  <w:b w:val="false"/>
                  <w:bCs w:val="false"/>
                  <w:i w:val="false"/>
                  <w:iCs w:val="false"/>
                  <w:color w:val="000000"/>
                  <w:sz w:val="18"/>
                  <w:szCs w:val="18"/>
                </w:rPr>
                <w:delText xml:space="preserve">that gas (CO₂) is produced</w:delText>
              </w:r>
            </w:del>
            <w:ins w:id="9057" w:author="Claude (AI) - proposed" w:date="2026-10-18T00:29:39Z">
              <w:r>
                <w:rPr>
                  <w:rFonts w:ascii="Arial" w:cs="Arial" w:eastAsia="Arial" w:hAnsi="Arial"/>
                  <w:b w:val="false"/>
                  <w:bCs w:val="false"/>
                  <w:i w:val="false"/>
                  <w:iCs w:val="false"/>
                  <w:color w:val="000000"/>
                  <w:sz w:val="18"/>
                  <w:szCs w:val="18"/>
                </w:rPr>
                <w:t xml:space="preserve">for it</w:t>
              </w:r>
            </w:ins>
            <w:r>
              <w:rPr>
                <w:rFonts w:ascii="Arial" w:cs="Arial" w:eastAsia="Arial" w:hAnsi="Arial"/>
                <w:b w:val="false"/>
                <w:bCs w:val="false"/>
                <w:i w:val="false"/>
                <w:iCs w:val="false"/>
                <w:color w:val="000000"/>
                <w:sz w:val="18"/>
                <w:szCs w:val="18"/>
              </w:rPr>
              <w:t xml:space="preserve">. Lesson 4 is the formal EXPLAIN lesson: learners now name both anaerobic pathways, write their equations, measure the pH drop caused by the acid </w:t>
            </w:r>
            <w:del w:id="9058" w:author="Claude (AI) - proposed" w:date="2026-10-18T00:29:39Z">
              <w:r>
                <w:rPr>
                  <w:rFonts w:ascii="Arial" w:cs="Arial" w:eastAsia="Arial" w:hAnsi="Arial"/>
                  <w:b w:val="false"/>
                  <w:bCs w:val="false"/>
                  <w:i w:val="false"/>
                  <w:iCs w:val="false"/>
                  <w:color w:val="000000"/>
                  <w:sz w:val="18"/>
                  <w:szCs w:val="18"/>
                </w:rPr>
                <w:delText xml:space="preserve">products</w:delText>
              </w:r>
            </w:del>
            <w:ins w:id="9059" w:author="Claude (AI) - proposed" w:date="2026-10-18T00:29:39Z">
              <w:r>
                <w:rPr>
                  <w:rFonts w:ascii="Arial" w:cs="Arial" w:eastAsia="Arial" w:hAnsi="Arial"/>
                  <w:b w:val="false"/>
                  <w:bCs w:val="false"/>
                  <w:i w:val="false"/>
                  <w:iCs w:val="false"/>
                  <w:color w:val="000000"/>
                  <w:sz w:val="18"/>
                  <w:szCs w:val="18"/>
                </w:rPr>
                <w:t xml:space="preserve">product</w:t>
              </w:r>
            </w:ins>
            <w:r>
              <w:rPr>
                <w:rFonts w:ascii="Arial" w:cs="Arial" w:eastAsia="Arial" w:hAnsi="Arial"/>
                <w:b w:val="false"/>
                <w:bCs w:val="false"/>
                <w:i w:val="false"/>
                <w:iCs w:val="false"/>
                <w:color w:val="000000"/>
                <w:sz w:val="18"/>
                <w:szCs w:val="18"/>
              </w:rPr>
              <w:t xml:space="preserve">, and connect the chemistry directly to the sour taste of uji and mala — answering the student in Kisumu's original question: 'What is producing the sour taste?' </w:t>
            </w:r>
            <w:ins w:id="9060" w:author="Claude (AI) - proposed" w:date="2026-10-18T00:29:39Z">
              <w:r>
                <w:rPr>
                  <w:rFonts w:ascii="Arial" w:cs="Arial" w:eastAsia="Arial" w:hAnsi="Arial"/>
                  <w:b w:val="false"/>
                  <w:bCs w:val="false"/>
                  <w:i w:val="false"/>
                  <w:iCs w:val="false"/>
                  <w:color w:val="000000"/>
                  <w:sz w:val="18"/>
                  <w:szCs w:val="18"/>
                </w:rPr>
                <w:t xml:space="preserve">(lactic acid made by lactic acid bacteria, not by the yeast) </w:t>
              </w:r>
            </w:ins>
            <w:r>
              <w:rPr>
                <w:rFonts w:ascii="Arial" w:cs="Arial" w:eastAsia="Arial" w:hAnsi="Arial"/>
                <w:b w:val="false"/>
                <w:bCs w:val="false"/>
                <w:i w:val="false"/>
                <w:iCs w:val="false"/>
                <w:color w:val="000000"/>
                <w:sz w:val="18"/>
                <w:szCs w:val="18"/>
              </w:rPr>
              <w:t xml:space="preserve">This lesson also introduces the lactic acid pathway in animal muscle cells, linking to the burning thigh sensation of a Nairobi sprinter, and </w:t>
            </w:r>
            <w:ins w:id="9061" w:author="Claude (AI) - proposed" w:date="2026-10-18T00:29:39Z">
              <w:r>
                <w:rPr>
                  <w:rFonts w:ascii="Arial" w:cs="Arial" w:eastAsia="Arial" w:hAnsi="Arial"/>
                  <w:b w:val="false"/>
                  <w:bCs w:val="false"/>
                  <w:i w:val="false"/>
                  <w:iCs w:val="false"/>
                  <w:color w:val="000000"/>
                  <w:sz w:val="18"/>
                  <w:szCs w:val="18"/>
                </w:rPr>
                <w:t xml:space="preserve">in lactic acid bacteria, and </w:t>
              </w:r>
            </w:ins>
            <w:r>
              <w:rPr>
                <w:rFonts w:ascii="Arial" w:cs="Arial" w:eastAsia="Arial" w:hAnsi="Arial"/>
                <w:b w:val="false"/>
                <w:bCs w:val="false"/>
                <w:i w:val="false"/>
                <w:iCs w:val="false"/>
                <w:color w:val="000000"/>
                <w:sz w:val="18"/>
                <w:szCs w:val="18"/>
              </w:rPr>
              <w:t xml:space="preserve">sets the foundation for Lesson 5</w:t>
            </w:r>
            <w:del w:id="9062" w:author="Claude (AI) - proposed" w:date="2026-10-18T00:29:39Z">
              <w:r>
                <w:rPr>
                  <w:rFonts w:ascii="Arial" w:cs="Arial" w:eastAsia="Arial" w:hAnsi="Arial"/>
                  <w:b w:val="false"/>
                  <w:bCs w:val="false"/>
                  <w:i w:val="false"/>
                  <w:iCs w:val="false"/>
                  <w:color w:val="000000"/>
                  <w:sz w:val="18"/>
                  <w:szCs w:val="18"/>
                </w:rPr>
                <w:delText xml:space="preserve">'s exploration of economic importance and RQ calculations</w:delText>
              </w:r>
            </w:del>
            <w:ins w:id="9063" w:author="Claude (AI) - proposed" w:date="2026-10-18T00:29:39Z">
              <w:r>
                <w:rPr>
                  <w:rFonts w:ascii="Arial" w:cs="Arial" w:eastAsia="Arial" w:hAnsi="Arial"/>
                  <w:b w:val="false"/>
                  <w:bCs w:val="false"/>
                  <w:i w:val="false"/>
                  <w:iCs w:val="false"/>
                  <w:color w:val="000000"/>
                  <w:sz w:val="18"/>
                  <w:szCs w:val="18"/>
                </w:rPr>
                <w:t xml:space="preserve"> (respiratory substrates and RQ) and Lesson 6 (factors affecting the rate of respiration)</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Universal indicator solution and dilute ethanol-based fermented samples are mildly irritating; learners must avoid contact with eyes and wash hands after handling. No brewing or consumption of alcoholic substances (CAUTION as per KICD design). Broken glassware must be reported immediately. Teacher to keep a first-aid kit accessible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is the formal sensemaking (EXPLAIN) lesson in the 8-lesson evidence-gathering sequence. Learners begin by predicting what chemical products are made inside the sealed thermos of uji, then observe two demonstrations/practicals: (1) a universal indicator pH test on fresh uji vs. fermented uji vs. mala, and (2) a teacher-led limewater test confirming CO₂ from a live yeast-sugar suspension. In the Explain phase, learners construct word and balanced chemical equations for lactic acid fermentation (animals) and alcoholic fermentation (yeast/plants), explicitly connecting each product to observable evidence from the phenomenon. The DQB is updated to record newly answered questions and new ones raised (e.g., "What controls how fast fermentation happens?"). The lesson closes with a cumulative model revision in which learners annotate their working model of the thermos to show the two anaerobic pathways at the molecular level.</w:t>
            </w:r>
            <w:ins w:id="9064" w:author="Claude (AI) - proposed" w:date="2026-10-18T00:29:39Z">
              <w:r>
                <w:rPr>
                  <w:rFonts w:ascii="Arial" w:cs="Arial" w:eastAsia="Arial" w:hAnsi="Arial"/>
                  <w:b w:val="false"/>
                  <w:bCs w:val="false"/>
                  <w:i w:val="false"/>
                  <w:iCs w:val="false"/>
                  <w:color w:val="000000"/>
                  <w:sz w:val="18"/>
                  <w:szCs w:val="18"/>
                </w:rPr>
                <w:t xml:space="preserve"> Pacing for the 80 minutes: Predict 7, Observe 28, Explain 25,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pooxcwctt48c-fabycbp">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uzmvnaznrmomj8zn1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xnecuiv-eraffqsbmf2">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5ctdrbkvses72sf_8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sealed, labelled cups: Cup A (fresh uji wa kawaida — unfermented maize porridge), Cup B (fermented uji from the phenomenon thermos, prepared the day before by the teacher), Cup C (mala — fermented milk, widely available in Kenyan markets). Without opening them, learners individually write in their science journals: (1) Rank the three cups from least sour to most sour — explain your ranking. (2) What chemical substance do you think is responsible for the sour taste in Cup B and Cup C? Name it if you can. (3) The Kisumu student's thermos was sealed. Where did the 'sour-making substance' come from if nothing new was added? Learners then share predictions with a shoulder partner (Think-Pair-Share,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three cups on the demonstration bench and says: 'Before I let you open or smell anything, I want your brain's best prediction — not a guess, a reasoned prediction based on everything we have built so far in this unit.' [WAIT 2 minutes for individual writing.] Teacher then cold-calls 4 learners (aim for gender balance and mix of confidence levels) to share one prediction each: 'Akinyi, what substance did you name?' / 'Otieno, why did you rank mala as most sour?' / 'Wanjiru, where do you say the sour substance came from if the thermos was sealed?' / 'Kipchoge, do you agree or disagree with Wanjiru — and why?' Teacher scribes key predicted substances on the board in a T-chart: LEFT column = 'Predicted product', RIGHT column = 'Evidence we will look for'. Do NOT confirm or deny any prediction. Say: 'Hold those ideas tightly — your job this lesson is to test them against real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Journaling. This strategy activates schema from Lessons 1–3 (yeast as agent, CO₂ as one product) and surfaces prior conceptions about acids and fermentation. By committing predictions to writing before evidence is gathered, learners develop a personal stake in the upcoming observations, which research shows deepens encoding of explanatory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phase and scans journals for: (a) whether learners name a specific acid (lactic acid / ethanoic acid / 'an acid') vs. only describing a sensation ('sour') — this reveals conceptual readiness; (b) whether learners reference energy release or yeast from prior lessons — this reveals storyline coherence. Observable indicator of readiness to proceed: at least 3 of the 4 cold-called learners can articulate that a chemical product (not just 'heat' or 'gas') causes the sourness.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ysknhlebjstxirsourmc">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9eian4z1hi1dgbjcwz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qbvy33aqktgi2fqxtui">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xi8idcbnwgzrx9x6t-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Universal Indicator pH Test (groups of 4, ~18 minutes): Each group receives: 3 small beakers (Cup A fresh uji, Cup B fermented uji, Cup C mala), universal indicator solution (5 drops per beaker), a pH colour chart, a white tile for colour matching, and a results table. Learners add 5 drops of universal indicator to each beaker, observe colour change, match to pH chart, record pH value, and note observations (colour, smell if teacher permits a brief 'sniff test' at arms length). Learners also test a control (distilled water) and record its pH. Results are recorded in a structured table: Sample | Colour with UI | pH value | Relative acidity | Connection to taste.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2 — Teacher Demonstration: Limewater + Yeast-Sugar Flask (~</w:t>
            </w:r>
            <w:del w:id="9065" w:author="Claude (AI) - proposed" w:date="2026-10-18T00:29:39Z">
              <w:r>
                <w:rPr>
                  <w:rFonts w:ascii="Arial" w:cs="Arial" w:eastAsia="Arial" w:hAnsi="Arial"/>
                  <w:b w:val="false"/>
                  <w:bCs w:val="false"/>
                  <w:i w:val="false"/>
                  <w:iCs w:val="false"/>
                  <w:color w:val="000000"/>
                  <w:sz w:val="18"/>
                  <w:szCs w:val="18"/>
                </w:rPr>
                <w:delText xml:space="preserve">7</w:delText>
              </w:r>
            </w:del>
            <w:ins w:id="9066" w:author="Claude (AI) - proposed" w:date="2026-10-18T00:29: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Teacher shows a conical flask containing warm water, sugar (sukari), and a small amount of dry yeast </w:t>
            </w:r>
            <w:del w:id="9067" w:author="Claude (AI) - proposed" w:date="2026-10-18T00:29:39Z">
              <w:r>
                <w:rPr>
                  <w:rFonts w:ascii="Arial" w:cs="Arial" w:eastAsia="Arial" w:hAnsi="Arial"/>
                  <w:b w:val="false"/>
                  <w:bCs w:val="false"/>
                  <w:i w:val="false"/>
                  <w:iCs w:val="false"/>
                  <w:color w:val="000000"/>
                  <w:sz w:val="18"/>
                  <w:szCs w:val="18"/>
                </w:rPr>
                <w:delText xml:space="preserve">(the same mixture prepared </w:delText>
              </w:r>
            </w:del>
            <w:ins w:id="9068" w:author="Claude (AI) - proposed" w:date="2026-10-18T00:29:39Z">
              <w:r>
                <w:rPr>
                  <w:rFonts w:ascii="Arial" w:cs="Arial" w:eastAsia="Arial" w:hAnsi="Arial"/>
                  <w:b w:val="false"/>
                  <w:bCs w:val="false"/>
                  <w:i w:val="false"/>
                  <w:iCs w:val="false"/>
                  <w:color w:val="000000"/>
                  <w:sz w:val="18"/>
                  <w:szCs w:val="18"/>
                </w:rPr>
                <w:t xml:space="preserve">set up 20–</w:t>
              </w:r>
            </w:ins>
            <w:r>
              <w:rPr>
                <w:rFonts w:ascii="Arial" w:cs="Arial" w:eastAsia="Arial" w:hAnsi="Arial"/>
                <w:b w:val="false"/>
                <w:bCs w:val="false"/>
                <w:i w:val="false"/>
                <w:iCs w:val="false"/>
                <w:color w:val="000000"/>
                <w:sz w:val="18"/>
                <w:szCs w:val="18"/>
              </w:rPr>
              <w:t xml:space="preserve">30 minutes before class</w:t>
            </w:r>
            <w:del w:id="9069" w:author="Claude (AI) - proposed" w:date="2026-10-18T00:29:39Z">
              <w:r>
                <w:rPr>
                  <w:rFonts w:ascii="Arial" w:cs="Arial" w:eastAsia="Arial" w:hAnsi="Arial"/>
                  <w:b w:val="false"/>
                  <w:bCs w:val="false"/>
                  <w:i w:val="false"/>
                  <w:iCs w:val="false"/>
                  <w:color w:val="000000"/>
                  <w:sz w:val="18"/>
                  <w:szCs w:val="18"/>
                </w:rPr>
                <w:delText xml:space="preserve">)</w:delText>
              </w:r>
            </w:del>
            <w:ins w:id="9070" w:author="Claude (AI) - proposed" w:date="2026-10-18T00:29:39Z">
              <w:r>
                <w:rPr>
                  <w:rFonts w:ascii="Arial" w:cs="Arial" w:eastAsia="Arial" w:hAnsi="Arial"/>
                  <w:b w:val="false"/>
                  <w:bCs w:val="false"/>
                  <w:i w:val="false"/>
                  <w:iCs w:val="false"/>
                  <w:color w:val="000000"/>
                  <w:sz w:val="18"/>
                  <w:szCs w:val="18"/>
                </w:rPr>
                <w:t xml:space="preserve"> so there is no waiting</w:t>
              </w:r>
            </w:ins>
            <w:r>
              <w:rPr>
                <w:rFonts w:ascii="Arial" w:cs="Arial" w:eastAsia="Arial" w:hAnsi="Arial"/>
                <w:b w:val="false"/>
                <w:bCs w:val="false"/>
                <w:i w:val="false"/>
                <w:iCs w:val="false"/>
                <w:color w:val="000000"/>
                <w:sz w:val="18"/>
                <w:szCs w:val="18"/>
              </w:rPr>
              <w:t xml:space="preserve">. A delivery tube leads into a test tube of limewater. Learners observe </w:t>
            </w:r>
            <w:del w:id="9071" w:author="Claude (AI) - proposed" w:date="2026-10-18T00:29:39Z">
              <w:r>
                <w:rPr>
                  <w:rFonts w:ascii="Arial" w:cs="Arial" w:eastAsia="Arial" w:hAnsi="Arial"/>
                  <w:b w:val="false"/>
                  <w:bCs w:val="false"/>
                  <w:i w:val="false"/>
                  <w:iCs w:val="false"/>
                  <w:color w:val="000000"/>
                  <w:sz w:val="18"/>
                  <w:szCs w:val="18"/>
                </w:rPr>
                <w:delText xml:space="preserve">the limewater turning</w:delText>
              </w:r>
            </w:del>
            <w:ins w:id="9072" w:author="Claude (AI) - proposed" w:date="2026-10-18T00:29:39Z">
              <w:r>
                <w:rPr>
                  <w:rFonts w:ascii="Arial" w:cs="Arial" w:eastAsia="Arial" w:hAnsi="Arial"/>
                  <w:b w:val="false"/>
                  <w:bCs w:val="false"/>
                  <w:i w:val="false"/>
                  <w:iCs w:val="false"/>
                  <w:color w:val="000000"/>
                  <w:sz w:val="18"/>
                  <w:szCs w:val="18"/>
                </w:rPr>
                <w:t xml:space="preserve">that the limewater has turned</w:t>
              </w:r>
            </w:ins>
            <w:r>
              <w:rPr>
                <w:rFonts w:ascii="Arial" w:cs="Arial" w:eastAsia="Arial" w:hAnsi="Arial"/>
                <w:b w:val="false"/>
                <w:bCs w:val="false"/>
                <w:i w:val="false"/>
                <w:iCs w:val="false"/>
                <w:color w:val="000000"/>
                <w:sz w:val="18"/>
                <w:szCs w:val="18"/>
              </w:rPr>
              <w:t xml:space="preserve"> milky. Teacher asks: 'We confirmed CO₂ in Lesson 3. Today I want you to notice what is NOT present in the limewater flask — oxygen. This yeast is working without oxygen. What does that tell us about the type of respiration?' [WAIT 10 seconds.] Cold-call 2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teacher models the universal indicator procedure at the demonstration bench: 'I am adding exactly 5 drops — count with me. I am matching against the pH chart in good light against the white tile.' Distribute materials and say: 'You have 15 minutes. Recorder writes, Observer matches colour, Reporter will share results in plenary, Safety Monitor checks no splashing.' [Circulate — visit each group once in the first 5 minutes to check technique.] After 15 minutes, call groups to attention: 'Reporters, I will cold-call three of you. Give me: sample name, pH value, and one sentence connecting it to the thermos.' Cold-call Reporter from Group 1 (Cup A), Group 3 (Cup B), Group 5 (Cup C). After Activity 2 demonstration, ask the class: 'The yeast is </w:t>
            </w:r>
            <w:del w:id="9073" w:author="Claude (AI) - proposed" w:date="2026-10-18T00:29:39Z">
              <w:r>
                <w:rPr>
                  <w:rFonts w:ascii="Arial" w:cs="Arial" w:eastAsia="Arial" w:hAnsi="Arial"/>
                  <w:b w:val="false"/>
                  <w:bCs w:val="false"/>
                  <w:i w:val="false"/>
                  <w:iCs w:val="false"/>
                  <w:color w:val="000000"/>
                  <w:sz w:val="18"/>
                  <w:szCs w:val="18"/>
                </w:rPr>
                <w:delText xml:space="preserve">in a sealed flask, there is no oxygen — and yet it is releasing CO₂ and</w:delText>
              </w:r>
            </w:del>
            <w:ins w:id="9074" w:author="Claude (AI) - proposed" w:date="2026-10-18T00:29:39Z">
              <w:r>
                <w:rPr>
                  <w:rFonts w:ascii="Arial" w:cs="Arial" w:eastAsia="Arial" w:hAnsi="Arial"/>
                  <w:b w:val="false"/>
                  <w:bCs w:val="false"/>
                  <w:i w:val="false"/>
                  <w:iCs w:val="false"/>
                  <w:color w:val="000000"/>
                  <w:sz w:val="18"/>
                  <w:szCs w:val="18"/>
                </w:rPr>
                <w:t xml:space="preserve">working without oxygen and releasing CO₂ — and separately</w:t>
              </w:r>
            </w:ins>
            <w:r>
              <w:rPr>
                <w:rFonts w:ascii="Arial" w:cs="Arial" w:eastAsia="Arial" w:hAnsi="Arial"/>
                <w:b w:val="false"/>
                <w:bCs w:val="false"/>
                <w:i w:val="false"/>
                <w:iCs w:val="false"/>
                <w:color w:val="000000"/>
                <w:sz w:val="18"/>
                <w:szCs w:val="18"/>
              </w:rPr>
              <w:t xml:space="preserve"> we just showed </w:t>
            </w:r>
            <w:del w:id="9075" w:author="Claude (AI) - proposed" w:date="2026-10-18T00:29:39Z">
              <w:r>
                <w:rPr>
                  <w:rFonts w:ascii="Arial" w:cs="Arial" w:eastAsia="Arial" w:hAnsi="Arial"/>
                  <w:b w:val="false"/>
                  <w:bCs w:val="false"/>
                  <w:i w:val="false"/>
                  <w:iCs w:val="false"/>
                  <w:color w:val="000000"/>
                  <w:sz w:val="18"/>
                  <w:szCs w:val="18"/>
                </w:rPr>
                <w:delText xml:space="preserve">fermented products</w:delText>
              </w:r>
            </w:del>
            <w:ins w:id="9076" w:author="Claude (AI) - proposed" w:date="2026-10-18T00:29:39Z">
              <w:r>
                <w:rPr>
                  <w:rFonts w:ascii="Arial" w:cs="Arial" w:eastAsia="Arial" w:hAnsi="Arial"/>
                  <w:b w:val="false"/>
                  <w:bCs w:val="false"/>
                  <w:i w:val="false"/>
                  <w:iCs w:val="false"/>
                  <w:color w:val="000000"/>
                  <w:sz w:val="18"/>
                  <w:szCs w:val="18"/>
                </w:rPr>
                <w:t xml:space="preserve">that fermented uji and mala</w:t>
              </w:r>
            </w:ins>
            <w:r>
              <w:rPr>
                <w:rFonts w:ascii="Arial" w:cs="Arial" w:eastAsia="Arial" w:hAnsi="Arial"/>
                <w:b w:val="false"/>
                <w:bCs w:val="false"/>
                <w:i w:val="false"/>
                <w:iCs w:val="false"/>
                <w:color w:val="000000"/>
                <w:sz w:val="18"/>
                <w:szCs w:val="18"/>
              </w:rPr>
              <w:t xml:space="preserve"> are acidic. </w:t>
            </w:r>
            <w:del w:id="9077" w:author="Claude (AI) - proposed" w:date="2026-10-18T00:29:39Z">
              <w:r>
                <w:rPr>
                  <w:rFonts w:ascii="Arial" w:cs="Arial" w:eastAsia="Arial" w:hAnsi="Arial"/>
                  <w:b w:val="false"/>
                  <w:bCs w:val="false"/>
                  <w:i w:val="false"/>
                  <w:iCs w:val="false"/>
                  <w:color w:val="000000"/>
                  <w:sz w:val="18"/>
                  <w:szCs w:val="18"/>
                </w:rPr>
                <w:delText xml:space="preserve">Which equation from your prior learning could explain both of these observations at once</w:delText>
              </w:r>
            </w:del>
            <w:ins w:id="9078" w:author="Claude (AI) - proposed" w:date="2026-10-18T00:29:39Z">
              <w:r>
                <w:rPr>
                  <w:rFonts w:ascii="Arial" w:cs="Arial" w:eastAsia="Arial" w:hAnsi="Arial"/>
                  <w:b w:val="false"/>
                  <w:bCs w:val="false"/>
                  <w:i w:val="false"/>
                  <w:iCs w:val="false"/>
                  <w:color w:val="000000"/>
                  <w:sz w:val="18"/>
                  <w:szCs w:val="18"/>
                </w:rPr>
                <w:t xml:space="preserve">Do you think one equation explains both observations, or might two different processes be involved</w:t>
              </w:r>
            </w:ins>
            <w:r>
              <w:rPr>
                <w:rFonts w:ascii="Arial" w:cs="Arial" w:eastAsia="Arial" w:hAnsi="Arial"/>
                <w:b w:val="false"/>
                <w:bCs w:val="false"/>
                <w:i w:val="false"/>
                <w:iCs w:val="false"/>
                <w:color w:val="000000"/>
                <w:sz w:val="18"/>
                <w:szCs w:val="18"/>
              </w:rPr>
              <w:t xml:space="preserve">?' [WAIT 15 seconds.] Do NOT answer — this question bridges directly into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Data-Collection Table with Anchored Comparison. By testing fresh uji (control), fermented uji (phenomenon), and mala (real-world extension) side by side, learners construct a direct evidence base for the claim that fermentation produces acidic substances. Anchoring every data cell back to the thermos phenomenon (final column of the results table) prevents the practical from becoming an isolated 'recipe' and keeps causal reasoning central. The limewater demonstration adds the second evidence strand (CO₂ production without O₂ input) needed to constrain the explanation toward anaerobic respiration.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(a) correct pH values recorded (fermented uji should read pH 3–4, mala pH 3.5–4.5, fresh uji pH 5.5–6.5, distilled water pH 7) — groups recording pH 7 for fermented uji have likely made a technique error and need immediate re-direction; (b) whether learners write a causal sentence in the 'Connection to taste' column or merely describe colour — causal sentences ('the lower pH means more H⁺ ions, which cause the sour taste') signal readiness for the Explain phase; (c) during cold-call plenary, listen for use of the word 'acid' or 'acidic' — if absent from all three reporters, pause and ask: 'What does a pH below 7 tell us about the type of substance?'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aa1eof9umcei-iuun7t">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z66tamezo3pdunevi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pi4hkqvnww_ezhquztj">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p_baf_enmuwotwesj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Lactic Acid Pathway in Animals </w:t>
            </w:r>
            <w:del w:id="9079" w:author="Claude (AI) - proposed" w:date="2026-10-18T00:29:39Z">
              <w:r>
                <w:rPr>
                  <w:rFonts w:ascii="Arial" w:cs="Arial" w:eastAsia="Arial" w:hAnsi="Arial"/>
                  <w:b w:val="false"/>
                  <w:bCs w:val="false"/>
                  <w:i w:val="false"/>
                  <w:iCs w:val="false"/>
                  <w:color w:val="000000"/>
                  <w:sz w:val="18"/>
                  <w:szCs w:val="18"/>
                </w:rPr>
                <w:delText xml:space="preserve">(~12</w:delText>
              </w:r>
            </w:del>
            <w:ins w:id="9080" w:author="Claude (AI) - proposed" w:date="2026-10-18T00:29:39Z">
              <w:r>
                <w:rPr>
                  <w:rFonts w:ascii="Arial" w:cs="Arial" w:eastAsia="Arial" w:hAnsi="Arial"/>
                  <w:b w:val="false"/>
                  <w:bCs w:val="false"/>
                  <w:i w:val="false"/>
                  <w:iCs w:val="false"/>
                  <w:color w:val="000000"/>
                  <w:sz w:val="18"/>
                  <w:szCs w:val="18"/>
                </w:rPr>
                <w:t xml:space="preserve">and Bacteria (~10</w:t>
              </w:r>
            </w:ins>
            <w:r>
              <w:rPr>
                <w:rFonts w:ascii="Arial" w:cs="Arial" w:eastAsia="Arial" w:hAnsi="Arial"/>
                <w:b w:val="false"/>
                <w:bCs w:val="false"/>
                <w:i w:val="false"/>
                <w:iCs w:val="false"/>
                <w:color w:val="000000"/>
                <w:sz w:val="18"/>
                <w:szCs w:val="18"/>
              </w:rPr>
              <w:t xml:space="preserve"> minutes): Teacher introduces the context: 'Imagine Peres Jepchirchir in the final 200 metres of the Nairobi Marathon. Her muscles are working so hard that oxygen cannot be delivered fast enough. What happens?' Learners read a short structured text (1 paragraph, provided on a resource card or projected) describing lactic acid fermentation in muscle cells</w:t>
            </w:r>
            <w:ins w:id="9081" w:author="Claude (AI) - proposed" w:date="2026-10-18T00:29:39Z">
              <w:r>
                <w:rPr>
                  <w:rFonts w:ascii="Arial" w:cs="Arial" w:eastAsia="Arial" w:hAnsi="Arial"/>
                  <w:b w:val="false"/>
                  <w:bCs w:val="false"/>
                  <w:i w:val="false"/>
                  <w:iCs w:val="false"/>
                  <w:color w:val="000000"/>
                  <w:sz w:val="18"/>
                  <w:szCs w:val="18"/>
                </w:rPr>
                <w:t xml:space="preserve"> and in lactic acid bacteria (the microbes that sour milk and uji)</w:t>
              </w:r>
            </w:ins>
            <w:r>
              <w:rPr>
                <w:rFonts w:ascii="Arial" w:cs="Arial" w:eastAsia="Arial" w:hAnsi="Arial"/>
                <w:b w:val="false"/>
                <w:bCs w:val="false"/>
                <w:i w:val="false"/>
                <w:iCs w:val="false"/>
                <w:color w:val="000000"/>
                <w:sz w:val="18"/>
                <w:szCs w:val="18"/>
              </w:rPr>
              <w:t xml:space="preserve">. Working in pairs, learners construct the word equation in their journals, then the balanced chemical equation. They annotate each molecule: what it was before respiration started, where it comes from, and where it goes. They compare with an adjacent pair and reconcile any differences.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Word equation: Glucose → Lactic acid (+ energy)</w:t>
            </w:r>
          </w:p>
          <w:p>
            <w:pPr>
              <w:keepNext w:val="false"/>
              <w:spacing w:after="40" w:before="0"/>
              <w:jc w:val="left"/>
            </w:pPr>
            <w:r>
              <w:rPr>
                <w:rFonts w:ascii="Arial" w:cs="Arial" w:eastAsia="Arial" w:hAnsi="Arial"/>
                <w:b w:val="false"/>
                <w:bCs w:val="false"/>
                <w:i w:val="false"/>
                <w:iCs w:val="false"/>
                <w:color w:val="000000"/>
                <w:sz w:val="18"/>
                <w:szCs w:val="18"/>
              </w:rPr>
              <w:t xml:space="preserve">Chemical equation: C₆H₁₂O₆ → 2C₃H₆O₃ (+ small amount of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answer two written questions: (Q1) Why does Peres feel a burning sensation in her thighs during the sprint? (Q2) What happens to the lactic acid after she crosses the finish line and rests?</w:t>
            </w:r>
            <w:ins w:id="9082" w:author="Claude (AI) - proposed" w:date="2026-10-18T00:29:39Z">
              <w:r>
                <w:rPr>
                  <w:rFonts w:ascii="Arial" w:cs="Arial" w:eastAsia="Arial" w:hAnsi="Arial"/>
                  <w:b w:val="false"/>
                  <w:bCs w:val="false"/>
                  <w:i w:val="false"/>
                  <w:iCs w:val="false"/>
                  <w:color w:val="000000"/>
                  <w:sz w:val="18"/>
                  <w:szCs w:val="18"/>
                </w:rPr>
                <w:t xml:space="preserve"> (Q3, whole-class discussion) Lactic acid bacteria live in uji and mala. If they use this same pathway, what will their lactic acid do to the pH and to the taste?</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Alcoholic Fermentation in Yeast/Plants (~</w:t>
            </w:r>
            <w:del w:id="9083" w:author="Claude (AI) - proposed" w:date="2026-10-18T00:29:39Z">
              <w:r>
                <w:rPr>
                  <w:rFonts w:ascii="Arial" w:cs="Arial" w:eastAsia="Arial" w:hAnsi="Arial"/>
                  <w:b w:val="false"/>
                  <w:bCs w:val="false"/>
                  <w:i w:val="false"/>
                  <w:iCs w:val="false"/>
                  <w:color w:val="000000"/>
                  <w:sz w:val="18"/>
                  <w:szCs w:val="18"/>
                </w:rPr>
                <w:delText xml:space="preserve">12</w:delText>
              </w:r>
            </w:del>
            <w:ins w:id="9084" w:author="Claude (AI) - proposed" w:date="2026-10-18T00:29:3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Teacher connects back: 'Now — the yeast inside the thermos of uji. No oxygen. Same starting molecule — glucose. But the products are different. What does yeast make instead of lactic acid?' Learners </w:t>
            </w:r>
            <w:del w:id="9085" w:author="Claude (AI) - proposed" w:date="2026-10-18T00:29:39Z">
              <w:r>
                <w:rPr>
                  <w:rFonts w:ascii="Arial" w:cs="Arial" w:eastAsia="Arial" w:hAnsi="Arial"/>
                  <w:b w:val="false"/>
                  <w:bCs w:val="false"/>
                  <w:i w:val="false"/>
                  <w:iCs w:val="false"/>
                  <w:color w:val="000000"/>
                  <w:sz w:val="18"/>
                  <w:szCs w:val="18"/>
                </w:rPr>
                <w:delText xml:space="preserve">examine the evidence from Activity 1 (CO₂ confirmed, pH drop confirmed) and use these as constraints</w:delText>
              </w:r>
            </w:del>
            <w:ins w:id="9086" w:author="Claude (AI) - proposed" w:date="2026-10-18T00:29:39Z">
              <w:r>
                <w:rPr>
                  <w:rFonts w:ascii="Arial" w:cs="Arial" w:eastAsia="Arial" w:hAnsi="Arial"/>
                  <w:b w:val="false"/>
                  <w:bCs w:val="false"/>
                  <w:i w:val="false"/>
                  <w:iCs w:val="false"/>
                  <w:color w:val="000000"/>
                  <w:sz w:val="18"/>
                  <w:szCs w:val="18"/>
                </w:rPr>
                <w:t xml:space="preserve">use the CO₂ evidence (Lesson 3 Flask A and the Activity 2 flask) as the constraint</w:t>
              </w:r>
            </w:ins>
            <w:r>
              <w:rPr>
                <w:rFonts w:ascii="Arial" w:cs="Arial" w:eastAsia="Arial" w:hAnsi="Arial"/>
                <w:b w:val="false"/>
                <w:bCs w:val="false"/>
                <w:i w:val="false"/>
                <w:iCs w:val="false"/>
                <w:color w:val="000000"/>
                <w:sz w:val="18"/>
                <w:szCs w:val="18"/>
              </w:rPr>
              <w:t xml:space="preserve"> to construct the word equation, then the balanced chemical equation.</w:t>
            </w:r>
            <w:ins w:id="9087" w:author="Claude (AI) - proposed" w:date="2026-10-18T00:29:39Z">
              <w:r>
                <w:rPr>
                  <w:rFonts w:ascii="Arial" w:cs="Arial" w:eastAsia="Arial" w:hAnsi="Arial"/>
                  <w:b w:val="false"/>
                  <w:bCs w:val="false"/>
                  <w:i w:val="false"/>
                  <w:iCs w:val="false"/>
                  <w:color w:val="000000"/>
                  <w:sz w:val="18"/>
                  <w:szCs w:val="18"/>
                </w:rPr>
                <w:t xml:space="preserve"> They then check the equation for an acid: ethanol is not an acid, so the pH drop must come from the Part A pathway, made by lactic acid bacteria living in the uji alongside the yeast.</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Word equation: Glucose → Ethanol + Carbon dioxide (+ energy)</w:t>
            </w:r>
          </w:p>
          <w:p>
            <w:pPr>
              <w:keepNext w:val="false"/>
              <w:spacing w:after="40" w:before="0"/>
              <w:jc w:val="left"/>
            </w:pPr>
            <w:r>
              <w:rPr>
                <w:rFonts w:ascii="Arial" w:cs="Arial" w:eastAsia="Arial" w:hAnsi="Arial"/>
                <w:b w:val="false"/>
                <w:bCs w:val="false"/>
                <w:i w:val="false"/>
                <w:iCs w:val="false"/>
                <w:color w:val="000000"/>
                <w:sz w:val="18"/>
                <w:szCs w:val="18"/>
              </w:rPr>
              <w:t xml:space="preserve">Chemical equation: C₆H₁₂O₆ → 2C₂H₅OH + 2CO₂ (+ small amount of ATP)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annotate: which product causes the bubbles in the thermos, which </w:t>
            </w:r>
            <w:del w:id="9088" w:author="Claude (AI) - proposed" w:date="2026-10-18T00:29:39Z">
              <w:r>
                <w:rPr>
                  <w:rFonts w:ascii="Arial" w:cs="Arial" w:eastAsia="Arial" w:hAnsi="Arial"/>
                  <w:b w:val="false"/>
                  <w:bCs w:val="false"/>
                  <w:i w:val="false"/>
                  <w:iCs w:val="false"/>
                  <w:color w:val="000000"/>
                  <w:sz w:val="18"/>
                  <w:szCs w:val="18"/>
                </w:rPr>
                <w:delText xml:space="preserve">product causes</w:delText>
              </w:r>
            </w:del>
            <w:ins w:id="9089" w:author="Claude (AI) - proposed" w:date="2026-10-18T00:29:39Z">
              <w:r>
                <w:rPr>
                  <w:rFonts w:ascii="Arial" w:cs="Arial" w:eastAsia="Arial" w:hAnsi="Arial"/>
                  <w:b w:val="false"/>
                  <w:bCs w:val="false"/>
                  <w:i w:val="false"/>
                  <w:iCs w:val="false"/>
                  <w:color w:val="000000"/>
                  <w:sz w:val="18"/>
                  <w:szCs w:val="18"/>
                </w:rPr>
                <w:t xml:space="preserve">pathway and organism cause</w:t>
              </w:r>
            </w:ins>
            <w:r>
              <w:rPr>
                <w:rFonts w:ascii="Arial" w:cs="Arial" w:eastAsia="Arial" w:hAnsi="Arial"/>
                <w:b w:val="false"/>
                <w:bCs w:val="false"/>
                <w:i w:val="false"/>
                <w:iCs w:val="false"/>
                <w:color w:val="000000"/>
                <w:sz w:val="18"/>
                <w:szCs w:val="18"/>
              </w:rPr>
              <w:t xml:space="preserve"> the pH drop </w:t>
            </w:r>
            <w:del w:id="9090" w:author="Claude (AI) - proposed" w:date="2026-10-18T00:29:39Z">
              <w:r>
                <w:rPr>
                  <w:rFonts w:ascii="Arial" w:cs="Arial" w:eastAsia="Arial" w:hAnsi="Arial"/>
                  <w:b w:val="false"/>
                  <w:bCs w:val="false"/>
                  <w:i w:val="false"/>
                  <w:iCs w:val="false"/>
                  <w:color w:val="000000"/>
                  <w:sz w:val="18"/>
                  <w:szCs w:val="18"/>
                </w:rPr>
                <w:delText xml:space="preserve">/ sour taste</w:delText>
              </w:r>
            </w:del>
            <w:ins w:id="9091" w:author="Claude (AI) - proposed" w:date="2026-10-18T00:29:39Z">
              <w:r>
                <w:rPr>
                  <w:rFonts w:ascii="Arial" w:cs="Arial" w:eastAsia="Arial" w:hAnsi="Arial"/>
                  <w:b w:val="false"/>
                  <w:bCs w:val="false"/>
                  <w:i w:val="false"/>
                  <w:iCs w:val="false"/>
                  <w:color w:val="000000"/>
                  <w:sz w:val="18"/>
                  <w:szCs w:val="18"/>
                </w:rPr>
                <w:t xml:space="preserve">and the sour taste (Part A)</w:t>
              </w:r>
            </w:ins>
            <w:r>
              <w:rPr>
                <w:rFonts w:ascii="Arial" w:cs="Arial" w:eastAsia="Arial" w:hAnsi="Arial"/>
                <w:b w:val="false"/>
                <w:bCs w:val="false"/>
                <w:i w:val="false"/>
                <w:iCs w:val="false"/>
                <w:color w:val="000000"/>
                <w:sz w:val="18"/>
                <w:szCs w:val="18"/>
              </w:rPr>
              <w:t xml:space="preserve">, and which product has economic value.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Comparative Table (~5 minutes): Learners complete a 4-column comparison table in journals: Feature | Aerobic respiration (Lesson 2) | Lactic acid fermentation | Alcoholic fermentation. Rows: Location in cell / Organisms / Oxygen needed? / Products / ATP yield (relative: high/low) / pH effect on surrounding fluid.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'Before you write any equation, I want you to identify your inputs and outputs — circle them in the resource text.' [WAIT 2 minutes for annotation.] Cold-call one pair to read their word equation aloud. If correct, ask: 'Now tell me — in terms of the Kisumu student's thermos, does this pathway explain what she saw? Yes or no, and justify.' [WAIT 10 seconds.] [Expected answer: </w:t>
            </w:r>
            <w:del w:id="9092" w:author="Claude (AI) - proposed" w:date="2026-10-18T00:29:39Z">
              <w:r>
                <w:rPr>
                  <w:rFonts w:ascii="Arial" w:cs="Arial" w:eastAsia="Arial" w:hAnsi="Arial"/>
                  <w:b w:val="false"/>
                  <w:bCs w:val="false"/>
                  <w:i w:val="false"/>
                  <w:iCs w:val="false"/>
                  <w:color w:val="000000"/>
                  <w:sz w:val="18"/>
                  <w:szCs w:val="18"/>
                </w:rPr>
                <w:delText xml:space="preserve">No — this pathway is in animal muscles, not in yeast. Affirm partial understanding if learner says</w:delText>
              </w:r>
            </w:del>
            <w:ins w:id="9093" w:author="Claude (AI) - proposed" w:date="2026-10-18T00:29:39Z">
              <w:r>
                <w:rPr>
                  <w:rFonts w:ascii="Arial" w:cs="Arial" w:eastAsia="Arial" w:hAnsi="Arial"/>
                  <w:b w:val="false"/>
                  <w:bCs w:val="false"/>
                  <w:i w:val="false"/>
                  <w:iCs w:val="false"/>
                  <w:color w:val="000000"/>
                  <w:sz w:val="18"/>
                  <w:szCs w:val="18"/>
                </w:rPr>
                <w:t xml:space="preserve">Partly. This pathway makes no CO₂, so it cannot explain the bubbles, but lactic acid bacteria in uji and mala use it, and lactic acid would explain the sour taste and the lower pH. Affirm</w:t>
              </w:r>
            </w:ins>
            <w:r>
              <w:rPr>
                <w:rFonts w:ascii="Arial" w:cs="Arial" w:eastAsia="Arial" w:hAnsi="Arial"/>
                <w:b w:val="false"/>
                <w:bCs w:val="false"/>
                <w:i w:val="false"/>
                <w:iCs w:val="false"/>
                <w:color w:val="000000"/>
                <w:sz w:val="18"/>
                <w:szCs w:val="18"/>
              </w:rPr>
              <w:t xml:space="preserve"> 'not directly</w:t>
            </w:r>
            <w:ins w:id="9094" w:author="Claude (AI) - proposed" w:date="2026-10-18T00:29:39Z">
              <w:r>
                <w:rPr>
                  <w:rFonts w:ascii="Arial" w:cs="Arial" w:eastAsia="Arial" w:hAnsi="Arial"/>
                  <w:b w:val="false"/>
                  <w:bCs w:val="false"/>
                  <w:i w:val="false"/>
                  <w:iCs w:val="false"/>
                  <w:color w:val="000000"/>
                  <w:sz w:val="18"/>
                  <w:szCs w:val="18"/>
                </w:rPr>
                <w:t xml:space="preserve">' or 'only the sourness</w:t>
              </w:r>
            </w:ins>
            <w:r>
              <w:rPr>
                <w:rFonts w:ascii="Arial" w:cs="Arial" w:eastAsia="Arial" w:hAnsi="Arial"/>
                <w:b w:val="false"/>
                <w:bCs w:val="false"/>
                <w:i w:val="false"/>
                <w:iCs w:val="false"/>
                <w:color w:val="000000"/>
                <w:sz w:val="18"/>
                <w:szCs w:val="18"/>
              </w:rPr>
              <w:t xml:space="preserve">' and redirect to Part 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B, teacher says: 'Use your </w:t>
            </w:r>
            <w:del w:id="9095" w:author="Claude (AI) - proposed" w:date="2026-10-18T00:29:39Z">
              <w:r>
                <w:rPr>
                  <w:rFonts w:ascii="Arial" w:cs="Arial" w:eastAsia="Arial" w:hAnsi="Arial"/>
                  <w:b w:val="false"/>
                  <w:bCs w:val="false"/>
                  <w:i w:val="false"/>
                  <w:iCs w:val="false"/>
                  <w:color w:val="000000"/>
                  <w:sz w:val="18"/>
                  <w:szCs w:val="18"/>
                </w:rPr>
                <w:delText xml:space="preserve">pH data from Activity 1 as your first constraint. Use your </w:delText>
              </w:r>
            </w:del>
            <w:r>
              <w:rPr>
                <w:rFonts w:ascii="Arial" w:cs="Arial" w:eastAsia="Arial" w:hAnsi="Arial"/>
                <w:b w:val="false"/>
                <w:bCs w:val="false"/>
                <w:i w:val="false"/>
                <w:iCs w:val="false"/>
                <w:color w:val="000000"/>
                <w:sz w:val="18"/>
                <w:szCs w:val="18"/>
              </w:rPr>
              <w:t xml:space="preserve">limewater observation as </w:t>
            </w:r>
            <w:del w:id="9096" w:author="Claude (AI) - proposed" w:date="2026-10-18T00:29:39Z">
              <w:r>
                <w:rPr>
                  <w:rFonts w:ascii="Arial" w:cs="Arial" w:eastAsia="Arial" w:hAnsi="Arial"/>
                  <w:b w:val="false"/>
                  <w:bCs w:val="false"/>
                  <w:i w:val="false"/>
                  <w:iCs w:val="false"/>
                  <w:color w:val="000000"/>
                  <w:sz w:val="18"/>
                  <w:szCs w:val="18"/>
                </w:rPr>
                <w:delText xml:space="preserve">your second constraint. Build the equation that satisfies BOTH constraints.</w:delText>
              </w:r>
            </w:del>
            <w:ins w:id="9097" w:author="Claude (AI) - proposed" w:date="2026-10-18T00:29:39Z">
              <w:r>
                <w:rPr>
                  <w:rFonts w:ascii="Arial" w:cs="Arial" w:eastAsia="Arial" w:hAnsi="Arial"/>
                  <w:b w:val="false"/>
                  <w:bCs w:val="false"/>
                  <w:i w:val="false"/>
                  <w:iCs w:val="false"/>
                  <w:color w:val="000000"/>
                  <w:sz w:val="18"/>
                  <w:szCs w:val="18"/>
                </w:rPr>
                <w:t xml:space="preserve">the constraint: your equation must make CO₂. Then check it: does it make an acid?</w:t>
              </w:r>
            </w:ins>
            <w:r>
              <w:rPr>
                <w:rFonts w:ascii="Arial" w:cs="Arial" w:eastAsia="Arial" w:hAnsi="Arial"/>
                <w:b w:val="false"/>
                <w:bCs w:val="false"/>
                <w:i w:val="false"/>
                <w:iCs w:val="false"/>
                <w:color w:val="000000"/>
                <w:sz w:val="18"/>
                <w:szCs w:val="18"/>
              </w:rPr>
              <w:t xml:space="preserve">' [WAIT 3 minutes for pair work</w:t>
            </w:r>
            <w:ins w:id="9098" w:author="Claude (AI) - proposed" w:date="2026-10-18T00:29:39Z">
              <w:r>
                <w:rPr>
                  <w:rFonts w:ascii="Arial" w:cs="Arial" w:eastAsia="Arial" w:hAnsi="Arial"/>
                  <w:b w:val="false"/>
                  <w:bCs w:val="false"/>
                  <w:i w:val="false"/>
                  <w:iCs w:val="false"/>
                  <w:color w:val="000000"/>
                  <w:sz w:val="18"/>
                  <w:szCs w:val="18"/>
                </w:rPr>
                <w:t xml:space="preserve">.] [Expected: No. Ethanol and CO₂ are the products and ethanol is not an acid, so the pH drop must come from the lactic acid made by the bacteria in uji and mala (Part A). Confirm: bubbles = CO₂ mainly from yeast (some bacteria release a little CO₂ too); sourness = lactic acid</w:t>
              </w:r>
            </w:ins>
            <w:r>
              <w:rPr>
                <w:rFonts w:ascii="Arial" w:cs="Arial" w:eastAsia="Arial" w:hAnsi="Arial"/>
                <w:b w:val="false"/>
                <w:bCs w:val="false"/>
                <w:i w:val="false"/>
                <w:iCs w:val="false"/>
                <w:color w:val="000000"/>
                <w:sz w:val="18"/>
                <w:szCs w:val="18"/>
              </w:rPr>
              <w:t xml:space="preserve">.] Cold-call 2 pairs to write their chemical equation on the board. If equations differ, ask the class: 'Both are on the board — which one is balanced? How do you know?' [WAIT 15 seconds.] Guide learners to count atoms on each side.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Part C, say: 'The comparison table is your thinking tool — it will tell you whether you truly understand the difference between the three pathways, or whether you are just copying equations. In 5 minutes I will cold-call one person per row.' Cold-call 4 learners (one per row) to read their entry aloud. Scribe any corrections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 Construction with Evidence Constraints (a form of Argument-Driven Inquiry). Rather than presenting the equations and asking learners to copy them, this strategy requires learners to use their own observational data (pH values, limewater result) as constraints that the equation must satisfy. This mirrors the NGSS Science and Engineering Practice of 'Constructing Explanations' — the equation is a scientific explanation that must be consistent with evidence. The comparative table then builds the Practice of 'Obtaining, Evaluating and Communicating Information' by requiring learners to organise and distinguish three related processes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checkpoint for Part B: Teacher asks every learner to hold up their journal open to their balanced chemical equation. Teacher scans for: (a) correct molecular formulae (C₆H₁₂O₆ → 2C₂H₅OH + 2CO₂) — common error is writing CO instead of CO₂ or omitting the coefficient 2; (b) whether learners have annotated which product = bubbles and which product = pH drop — if annotations are missing, the learner has the equation but not the causal explanation; (c) in the comparison table, the ATP row is the most diagnostic — learners who write 'none' for anaerobic ATP yield have a misconception that needs correcting (anaerobic respiration does produce a small amount of ATP, just far less than aerobic).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k9qapxwcvailfiy-tgdt">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le-wb6_0i2bsnxj1vr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grhu4hlhknuktomhf7w">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qsapv-ncoazdfgjc_b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chart on the classroom wall, established in Lesson 1) is reviewed as a whole class. Learners receive two sticky-note colours: GREEN = 'This question is now answered by today's evidence' and YELLOW = 'This lesson raised a NEW question for me.' Working individually for 3 minutes, each learner writes at least one green note and one yellow note. Green notes are placed over previously posted questions on the DQB. Yellow notes are added to a new 'Still wondering…' section. The teacher facilitates a 5-minute whole-class gallery review, reading selected notes aloud and asking learners to vote (thumbs up/down) on whether a question is truly answered or still partially open.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Expected green notes (questions answered today): 'What makes uji taste sour?'</w:t>
            </w:r>
            <w:ins w:id="9099" w:author="Claude (AI) - proposed" w:date="2026-10-18T00:29:39Z">
              <w:r>
                <w:rPr>
                  <w:rFonts w:ascii="Arial" w:cs="Arial" w:eastAsia="Arial" w:hAnsi="Arial"/>
                  <w:b w:val="false"/>
                  <w:bCs w:val="false"/>
                  <w:i w:val="false"/>
                  <w:iCs w:val="false"/>
                  <w:color w:val="000000"/>
                  <w:sz w:val="18"/>
                  <w:szCs w:val="18"/>
                </w:rPr>
                <w:t xml:space="preserve"> (answer: lactic acid made by lactic acid bacteria)</w:t>
              </w:r>
            </w:ins>
            <w:r>
              <w:rPr>
                <w:rFonts w:ascii="Arial" w:cs="Arial" w:eastAsia="Arial" w:hAnsi="Arial"/>
                <w:b w:val="false"/>
                <w:bCs w:val="false"/>
                <w:i w:val="false"/>
                <w:iCs w:val="false"/>
                <w:color w:val="000000"/>
                <w:sz w:val="18"/>
                <w:szCs w:val="18"/>
              </w:rPr>
              <w:t xml:space="preserve"> / 'What are the products of fermentation?' / 'Does the yeast use oxygen?' / 'Why does lactic acid form in muscles?'</w:t>
            </w:r>
          </w:p>
          <w:p>
            <w:pPr>
              <w:keepNext w:val="false"/>
              <w:spacing w:after="40" w:before="0"/>
              <w:jc w:val="left"/>
            </w:pPr>
            <w:r>
              <w:rPr>
                <w:rFonts w:ascii="Arial" w:cs="Arial" w:eastAsia="Arial" w:hAnsi="Arial"/>
                <w:b w:val="false"/>
                <w:bCs w:val="false"/>
                <w:i w:val="false"/>
                <w:iCs w:val="false"/>
                <w:color w:val="000000"/>
                <w:sz w:val="18"/>
                <w:szCs w:val="18"/>
              </w:rPr>
              <w:t xml:space="preserve">Expected yellow notes (new questions raised): 'How does temperature affect how fast fermentation happens?' / 'Is the ethanol in uji the same as in beer?' / 'How do industries control fermentation to get more product?' / 'What is the RQ for anaerobic respiration and how is it different from aerobic?'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'In Lesson 1 we wrote questions we could not yet answer. Today you have weapons — equations, pH data, and two complete pathways. Go through the board like a scientist reviewing evidence. If today's lesson answers a question definitively, it gets a green note. If today's lesson answered part of a question but raised a deeper one, you write both.' [WAIT 3 minutes for individual sticky-note writing.] Teacher then reads 3–4 green notes aloud, pausing after each: 'Do we all agree this question is answered? What is the answer — in one sentence?' Cold-call the learner who wrote each green note to give the one-sentence answer. For yellow notes, teacher selects 2–3 and says: 'This is an excellent new question — </w:t>
            </w:r>
            <w:del w:id="9100" w:author="Claude (AI) - proposed" w:date="2026-10-18T00:29:39Z">
              <w:r>
                <w:rPr>
                  <w:rFonts w:ascii="Arial" w:cs="Arial" w:eastAsia="Arial" w:hAnsi="Arial"/>
                  <w:b w:val="false"/>
                  <w:bCs w:val="false"/>
                  <w:i w:val="false"/>
                  <w:iCs w:val="false"/>
                  <w:color w:val="000000"/>
                  <w:sz w:val="18"/>
                  <w:szCs w:val="18"/>
                </w:rPr>
                <w:delText xml:space="preserve">it will anchor Lesson 5</w:delText>
              </w:r>
            </w:del>
            <w:ins w:id="9101" w:author="Claude (AI) - proposed" w:date="2026-10-18T00:29:39Z">
              <w:r>
                <w:rPr>
                  <w:rFonts w:ascii="Arial" w:cs="Arial" w:eastAsia="Arial" w:hAnsi="Arial"/>
                  <w:b w:val="false"/>
                  <w:bCs w:val="false"/>
                  <w:i w:val="false"/>
                  <w:iCs w:val="false"/>
                  <w:color w:val="000000"/>
                  <w:sz w:val="18"/>
                  <w:szCs w:val="18"/>
                </w:rPr>
                <w:t xml:space="preserve">we will pick it up in Lessons 5 to 7</w:t>
              </w:r>
            </w:ins>
            <w:r>
              <w:rPr>
                <w:rFonts w:ascii="Arial" w:cs="Arial" w:eastAsia="Arial" w:hAnsi="Arial"/>
                <w:b w:val="false"/>
                <w:bCs w:val="false"/>
                <w:i w:val="false"/>
                <w:iCs w:val="false"/>
                <w:color w:val="000000"/>
                <w:sz w:val="18"/>
                <w:szCs w:val="18"/>
              </w:rPr>
              <w:t xml:space="preserve">. Write it down in your journals under the heading: Questions driving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(DQB). The DQB is a structured knowledge-tracking tool rooted in project-based learning and NGSS storyline pedagogy. By colour-coding answered vs. newly generated questions, learners externalise their growing understanding and identify the productive edge of their knowledge — the questions they cannot yet answer. This prevents the common misconception that science is 'finished' once an equation is memorised, and it maintains the motivational energy of the anchoring phenomenon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this phase (or notes which questions received green notes). Diagnostic indicator: if fewer than 3 questions about fermentation products receive green notes, the Explain phase was insufficient and the teacher should plan a brief re-teach at the start of Lesson 5. If yellow notes focus on economic applications and controlling fermentation conditions, this signals learners are ready for the Lesson 5 economic importance content. If yellow notes reveal persistent confusion about oxygen (e.g., 'Does anaerobic mean no energy at all?'), teacher should address this in the Model Building phase immediately.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0_tdowyob8cln1-lxkpt">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xwoeyedbl71yk1drq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r3zvtk62eaj5a27rwyex">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t7skunfo3zmiybekgy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working model of the thermos phenomenon — the annotated diagram they have been building since Lesson 1 (showing the thermos, yeast cells, glucose molecules, CO₂ bubbles, and the general 'energy release' arrow from earlier lessons). Today's task: revise the model to show the anaerobic respiration pathway at the molecular level. Specific additions required:</w:t>
            </w:r>
          </w:p>
          <w:p>
            <w:pPr>
              <w:keepNext w:val="false"/>
              <w:spacing w:after="40" w:before="0"/>
              <w:jc w:val="left"/>
            </w:pPr>
            <w:r>
              <w:rPr>
                <w:rFonts w:ascii="Arial" w:cs="Arial" w:eastAsia="Arial" w:hAnsi="Arial"/>
                <w:b w:val="false"/>
                <w:bCs w:val="false"/>
                <w:i w:val="false"/>
                <w:iCs w:val="false"/>
                <w:color w:val="000000"/>
                <w:sz w:val="18"/>
                <w:szCs w:val="18"/>
              </w:rPr>
              <w:t xml:space="preserve">1. Inside the yeast cell: draw glucose (label C₆H₁₂O₆) being converted to ethanol (C₂H₅OH) + CO₂ — with a small ATP symbol showing energy captured.</w:t>
            </w:r>
          </w:p>
          <w:p>
            <w:pPr>
              <w:keepNext w:val="false"/>
              <w:spacing w:after="40" w:before="0"/>
              <w:jc w:val="left"/>
            </w:pPr>
            <w:r>
              <w:rPr>
                <w:rFonts w:ascii="Arial" w:cs="Arial" w:eastAsia="Arial" w:hAnsi="Arial"/>
                <w:b w:val="false"/>
                <w:bCs w:val="false"/>
                <w:i w:val="false"/>
                <w:iCs w:val="false"/>
                <w:color w:val="000000"/>
                <w:sz w:val="18"/>
                <w:szCs w:val="18"/>
              </w:rPr>
              <w:t xml:space="preserve">2. Add a pH arrow: show that </w:t>
            </w:r>
            <w:del w:id="9102" w:author="Claude (AI) - proposed" w:date="2026-10-18T00:29:39Z">
              <w:r>
                <w:rPr>
                  <w:rFonts w:ascii="Arial" w:cs="Arial" w:eastAsia="Arial" w:hAnsi="Arial"/>
                  <w:b w:val="false"/>
                  <w:bCs w:val="false"/>
                  <w:i w:val="false"/>
                  <w:iCs w:val="false"/>
                  <w:color w:val="000000"/>
                  <w:sz w:val="18"/>
                  <w:szCs w:val="18"/>
                </w:rPr>
                <w:delText xml:space="preserve">as ethanol and CO₂ accumulate, </w:delText>
              </w:r>
            </w:del>
            <w:r>
              <w:rPr>
                <w:rFonts w:ascii="Arial" w:cs="Arial" w:eastAsia="Arial" w:hAnsi="Arial"/>
                <w:b w:val="false"/>
                <w:bCs w:val="false"/>
                <w:i w:val="false"/>
                <w:iCs w:val="false"/>
                <w:color w:val="000000"/>
                <w:sz w:val="18"/>
                <w:szCs w:val="18"/>
              </w:rPr>
              <w:t xml:space="preserve">the pH of the uji drops</w:t>
            </w:r>
            <w:ins w:id="9103" w:author="Claude (AI) - proposed" w:date="2026-10-18T00:29:39Z">
              <w:r>
                <w:rPr>
                  <w:rFonts w:ascii="Arial" w:cs="Arial" w:eastAsia="Arial" w:hAnsi="Arial"/>
                  <w:b w:val="false"/>
                  <w:bCs w:val="false"/>
                  <w:i w:val="false"/>
                  <w:iCs w:val="false"/>
                  <w:color w:val="000000"/>
                  <w:sz w:val="18"/>
                  <w:szCs w:val="18"/>
                </w:rPr>
                <w:t xml:space="preserve"> over time</w:t>
              </w:r>
            </w:ins>
            <w:r>
              <w:rPr>
                <w:rFonts w:ascii="Arial" w:cs="Arial" w:eastAsia="Arial" w:hAnsi="Arial"/>
                <w:b w:val="false"/>
                <w:bCs w:val="false"/>
                <w:i w:val="false"/>
                <w:iCs w:val="false"/>
                <w:color w:val="000000"/>
                <w:sz w:val="18"/>
                <w:szCs w:val="18"/>
              </w:rPr>
              <w:t xml:space="preserve"> (annotate with the approximate pH values from their Activity 1 data)</w:t>
            </w:r>
            <w:ins w:id="9104" w:author="Claude (AI) - proposed" w:date="2026-10-18T00:29:39Z">
              <w:r>
                <w:rPr>
                  <w:rFonts w:ascii="Arial" w:cs="Arial" w:eastAsia="Arial" w:hAnsi="Arial"/>
                  <w:b w:val="false"/>
                  <w:bCs w:val="false"/>
                  <w:i w:val="false"/>
                  <w:iCs w:val="false"/>
                  <w:color w:val="000000"/>
                  <w:sz w:val="18"/>
                  <w:szCs w:val="18"/>
                </w:rPr>
                <w:t xml:space="preserve"> and label its cause: lactic acid made by lactic acid bacteria (ethanol is not an acid)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3. Add a second panel beside the thermos: a </w:t>
            </w:r>
            <w:del w:id="9105" w:author="Claude (AI) - proposed" w:date="2026-10-18T00:29:39Z">
              <w:r>
                <w:rPr>
                  <w:rFonts w:ascii="Arial" w:cs="Arial" w:eastAsia="Arial" w:hAnsi="Arial"/>
                  <w:b w:val="false"/>
                  <w:bCs w:val="false"/>
                  <w:i w:val="false"/>
                  <w:iCs w:val="false"/>
                  <w:color w:val="000000"/>
                  <w:sz w:val="18"/>
                  <w:szCs w:val="18"/>
                </w:rPr>
                <w:delText xml:space="preserve">running figure (labelled 'Nairobi </w:delText>
              </w:r>
            </w:del>
            <w:ins w:id="9106" w:author="Claude (AI) - proposed" w:date="2026-10-18T00:29:39Z">
              <w:r>
                <w:rPr>
                  <w:rFonts w:ascii="Arial" w:cs="Arial" w:eastAsia="Arial" w:hAnsi="Arial"/>
                  <w:b w:val="false"/>
                  <w:bCs w:val="false"/>
                  <w:i w:val="false"/>
                  <w:iCs w:val="false"/>
                  <w:color w:val="000000"/>
                  <w:sz w:val="18"/>
                  <w:szCs w:val="18"/>
                </w:rPr>
                <w:t xml:space="preserve">lactic acid bacterium in the uji (and a small '</w:t>
              </w:r>
            </w:ins>
            <w:r>
              <w:rPr>
                <w:rFonts w:ascii="Arial" w:cs="Arial" w:eastAsia="Arial" w:hAnsi="Arial"/>
                <w:b w:val="false"/>
                <w:bCs w:val="false"/>
                <w:i w:val="false"/>
                <w:iCs w:val="false"/>
                <w:color w:val="000000"/>
                <w:sz w:val="18"/>
                <w:szCs w:val="18"/>
              </w:rPr>
              <w:t xml:space="preserve">sprinter's muscle cell'</w:t>
            </w:r>
            <w:ins w:id="9107" w:author="Claude (AI) - proposed" w:date="2026-10-18T00:29:39Z">
              <w:r>
                <w:rPr>
                  <w:rFonts w:ascii="Arial" w:cs="Arial" w:eastAsia="Arial" w:hAnsi="Arial"/>
                  <w:b w:val="false"/>
                  <w:bCs w:val="false"/>
                  <w:i w:val="false"/>
                  <w:iCs w:val="false"/>
                  <w:color w:val="000000"/>
                  <w:sz w:val="18"/>
                  <w:szCs w:val="18"/>
                </w:rPr>
                <w:t xml:space="preserve"> beside it</w:t>
              </w:r>
            </w:ins>
            <w:r>
              <w:rPr>
                <w:rFonts w:ascii="Arial" w:cs="Arial" w:eastAsia="Arial" w:hAnsi="Arial"/>
                <w:b w:val="false"/>
                <w:bCs w:val="false"/>
                <w:i w:val="false"/>
                <w:iCs w:val="false"/>
                <w:color w:val="000000"/>
                <w:sz w:val="18"/>
                <w:szCs w:val="18"/>
              </w:rPr>
              <w:t xml:space="preserve">) showing the lactic acid pathway — glucose → lactic acid + ATP — with </w:t>
            </w:r>
            <w:del w:id="9108" w:author="Claude (AI) - proposed" w:date="2026-10-18T00:29:39Z">
              <w:r>
                <w:rPr>
                  <w:rFonts w:ascii="Arial" w:cs="Arial" w:eastAsia="Arial" w:hAnsi="Arial"/>
                  <w:b w:val="false"/>
                  <w:bCs w:val="false"/>
                  <w:i w:val="false"/>
                  <w:iCs w:val="false"/>
                  <w:color w:val="000000"/>
                  <w:sz w:val="18"/>
                  <w:szCs w:val="18"/>
                </w:rPr>
                <w:delText xml:space="preserve">a</w:delText>
              </w:r>
            </w:del>
            <w:ins w:id="9109" w:author="Claude (AI) - proposed" w:date="2026-10-18T00:29:39Z">
              <w:r>
                <w:rPr>
                  <w:rFonts w:ascii="Arial" w:cs="Arial" w:eastAsia="Arial" w:hAnsi="Arial"/>
                  <w:b w:val="false"/>
                  <w:bCs w:val="false"/>
                  <w:i w:val="false"/>
                  <w:iCs w:val="false"/>
                  <w:color w:val="000000"/>
                  <w:sz w:val="18"/>
                  <w:szCs w:val="18"/>
                </w:rPr>
                <w:t xml:space="preserve">'sour taste' and</w:t>
              </w:r>
            </w:ins>
            <w:r>
              <w:rPr>
                <w:rFonts w:ascii="Arial" w:cs="Arial" w:eastAsia="Arial" w:hAnsi="Arial"/>
                <w:b w:val="false"/>
                <w:bCs w:val="false"/>
                <w:i w:val="false"/>
                <w:iCs w:val="false"/>
                <w:color w:val="000000"/>
                <w:sz w:val="18"/>
                <w:szCs w:val="18"/>
              </w:rPr>
              <w:t xml:space="preserve"> 'burning sensation' </w:t>
            </w:r>
            <w:del w:id="9110" w:author="Claude (AI) - proposed" w:date="2026-10-18T00:29:39Z">
              <w:r>
                <w:rPr>
                  <w:rFonts w:ascii="Arial" w:cs="Arial" w:eastAsia="Arial" w:hAnsi="Arial"/>
                  <w:b w:val="false"/>
                  <w:bCs w:val="false"/>
                  <w:i w:val="false"/>
                  <w:iCs w:val="false"/>
                  <w:color w:val="000000"/>
                  <w:sz w:val="18"/>
                  <w:szCs w:val="18"/>
                </w:rPr>
                <w:delText xml:space="preserve">label</w:delText>
              </w:r>
            </w:del>
            <w:ins w:id="9111" w:author="Claude (AI) - proposed" w:date="2026-10-18T00:29:39Z">
              <w:r>
                <w:rPr>
                  <w:rFonts w:ascii="Arial" w:cs="Arial" w:eastAsia="Arial" w:hAnsi="Arial"/>
                  <w:b w:val="false"/>
                  <w:bCs w:val="false"/>
                  <w:i w:val="false"/>
                  <w:iCs w:val="false"/>
                  <w:color w:val="000000"/>
                  <w:sz w:val="18"/>
                  <w:szCs w:val="18"/>
                </w:rPr>
                <w:t xml:space="preserve">labels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4. Write </w:t>
            </w:r>
            <w:del w:id="9112" w:author="Claude (AI) - proposed" w:date="2026-10-18T00:29:39Z">
              <w:r>
                <w:rPr>
                  <w:rFonts w:ascii="Arial" w:cs="Arial" w:eastAsia="Arial" w:hAnsi="Arial"/>
                  <w:b w:val="false"/>
                  <w:bCs w:val="false"/>
                  <w:i w:val="false"/>
                  <w:iCs w:val="false"/>
                  <w:color w:val="000000"/>
                  <w:sz w:val="18"/>
                  <w:szCs w:val="18"/>
                </w:rPr>
                <w:delText xml:space="preserve">one 'claim sentence</w:delText>
              </w:r>
            </w:del>
            <w:ins w:id="9113" w:author="Claude (AI) - proposed" w:date="2026-10-18T00:29:39Z">
              <w:r>
                <w:rPr>
                  <w:rFonts w:ascii="Arial" w:cs="Arial" w:eastAsia="Arial" w:hAnsi="Arial"/>
                  <w:b w:val="false"/>
                  <w:bCs w:val="false"/>
                  <w:i w:val="false"/>
                  <w:iCs w:val="false"/>
                  <w:color w:val="000000"/>
                  <w:sz w:val="18"/>
                  <w:szCs w:val="18"/>
                </w:rPr>
                <w:t xml:space="preserve">two 'claim sentences</w:t>
              </w:r>
            </w:ins>
            <w:r>
              <w:rPr>
                <w:rFonts w:ascii="Arial" w:cs="Arial" w:eastAsia="Arial" w:hAnsi="Arial"/>
                <w:b w:val="false"/>
                <w:bCs w:val="false"/>
                <w:i w:val="false"/>
                <w:iCs w:val="false"/>
                <w:color w:val="000000"/>
                <w:sz w:val="18"/>
                <w:szCs w:val="18"/>
              </w:rPr>
              <w:t xml:space="preserve">' at the bottom of the model: 'The </w:t>
            </w:r>
            <w:del w:id="9114" w:author="Claude (AI) - proposed" w:date="2026-10-18T00:29:39Z">
              <w:r>
                <w:rPr>
                  <w:rFonts w:ascii="Arial" w:cs="Arial" w:eastAsia="Arial" w:hAnsi="Arial"/>
                  <w:b w:val="false"/>
                  <w:bCs w:val="false"/>
                  <w:i w:val="false"/>
                  <w:iCs w:val="false"/>
                  <w:color w:val="000000"/>
                  <w:sz w:val="18"/>
                  <w:szCs w:val="18"/>
                </w:rPr>
                <w:delText xml:space="preserve">sour taste</w:delText>
              </w:r>
            </w:del>
            <w:ins w:id="9115" w:author="Claude (AI) - proposed" w:date="2026-10-18T00:29:39Z">
              <w:r>
                <w:rPr>
                  <w:rFonts w:ascii="Arial" w:cs="Arial" w:eastAsia="Arial" w:hAnsi="Arial"/>
                  <w:b w:val="false"/>
                  <w:bCs w:val="false"/>
                  <w:i w:val="false"/>
                  <w:iCs w:val="false"/>
                  <w:color w:val="000000"/>
                  <w:sz w:val="18"/>
                  <w:szCs w:val="18"/>
                </w:rPr>
                <w:t xml:space="preserve">bubbles</w:t>
              </w:r>
            </w:ins>
            <w:r>
              <w:rPr>
                <w:rFonts w:ascii="Arial" w:cs="Arial" w:eastAsia="Arial" w:hAnsi="Arial"/>
                <w:b w:val="false"/>
                <w:bCs w:val="false"/>
                <w:i w:val="false"/>
                <w:iCs w:val="false"/>
                <w:color w:val="000000"/>
                <w:sz w:val="18"/>
                <w:szCs w:val="18"/>
              </w:rPr>
              <w:t xml:space="preserve"> in the sealed thermos </w:t>
            </w:r>
            <w:del w:id="9116" w:author="Claude (AI) - proposed" w:date="2026-10-18T00:29:39Z">
              <w:r>
                <w:rPr>
                  <w:rFonts w:ascii="Arial" w:cs="Arial" w:eastAsia="Arial" w:hAnsi="Arial"/>
                  <w:b w:val="false"/>
                  <w:bCs w:val="false"/>
                  <w:i w:val="false"/>
                  <w:iCs w:val="false"/>
                  <w:color w:val="000000"/>
                  <w:sz w:val="18"/>
                  <w:szCs w:val="18"/>
                </w:rPr>
                <w:delText xml:space="preserve">is</w:delText>
              </w:r>
            </w:del>
            <w:ins w:id="9117" w:author="Claude (AI) - proposed" w:date="2026-10-18T00:29:39Z">
              <w:r>
                <w:rPr>
                  <w:rFonts w:ascii="Arial" w:cs="Arial" w:eastAsia="Arial" w:hAnsi="Arial"/>
                  <w:b w:val="false"/>
                  <w:bCs w:val="false"/>
                  <w:i w:val="false"/>
                  <w:iCs w:val="false"/>
                  <w:color w:val="000000"/>
                  <w:sz w:val="18"/>
                  <w:szCs w:val="18"/>
                </w:rPr>
                <w:t xml:space="preserve">are</w:t>
              </w:r>
            </w:ins>
            <w:r>
              <w:rPr>
                <w:rFonts w:ascii="Arial" w:cs="Arial" w:eastAsia="Arial" w:hAnsi="Arial"/>
                <w:b w:val="false"/>
                <w:bCs w:val="false"/>
                <w:i w:val="false"/>
                <w:iCs w:val="false"/>
                <w:color w:val="000000"/>
                <w:sz w:val="18"/>
                <w:szCs w:val="18"/>
              </w:rPr>
              <w:t xml:space="preserve"> caused by [</w:t>
            </w:r>
            <w:del w:id="9118" w:author="Claude (AI) - proposed" w:date="2026-10-18T00:29:39Z">
              <w:r>
                <w:rPr>
                  <w:rFonts w:ascii="Arial" w:cs="Arial" w:eastAsia="Arial" w:hAnsi="Arial"/>
                  <w:b w:val="false"/>
                  <w:bCs w:val="false"/>
                  <w:i w:val="false"/>
                  <w:iCs w:val="false"/>
                  <w:color w:val="000000"/>
                  <w:sz w:val="18"/>
                  <w:szCs w:val="18"/>
                </w:rPr>
                <w:delText xml:space="preserve">product</w:delText>
              </w:r>
            </w:del>
            <w:ins w:id="9119" w:author="Claude (AI) - proposed" w:date="2026-10-18T00:29:39Z">
              <w:r>
                <w:rPr>
                  <w:rFonts w:ascii="Arial" w:cs="Arial" w:eastAsia="Arial" w:hAnsi="Arial"/>
                  <w:b w:val="false"/>
                  <w:bCs w:val="false"/>
                  <w:i w:val="false"/>
                  <w:iCs w:val="false"/>
                  <w:color w:val="000000"/>
                  <w:sz w:val="18"/>
                  <w:szCs w:val="18"/>
                </w:rPr>
                <w:t xml:space="preserve">gas</w:t>
              </w:r>
            </w:ins>
            <w:r>
              <w:rPr>
                <w:rFonts w:ascii="Arial" w:cs="Arial" w:eastAsia="Arial" w:hAnsi="Arial"/>
                <w:b w:val="false"/>
                <w:bCs w:val="false"/>
                <w:i w:val="false"/>
                <w:iCs w:val="false"/>
                <w:color w:val="000000"/>
                <w:sz w:val="18"/>
                <w:szCs w:val="18"/>
              </w:rPr>
              <w:t xml:space="preserve">] produced when </w:t>
            </w:r>
            <w:del w:id="9120" w:author="Claude (AI) - proposed" w:date="2026-10-18T00:29:39Z">
              <w:r>
                <w:rPr>
                  <w:rFonts w:ascii="Arial" w:cs="Arial" w:eastAsia="Arial" w:hAnsi="Arial"/>
                  <w:b w:val="false"/>
                  <w:bCs w:val="false"/>
                  <w:i w:val="false"/>
                  <w:iCs w:val="false"/>
                  <w:color w:val="000000"/>
                  <w:sz w:val="18"/>
                  <w:szCs w:val="18"/>
                </w:rPr>
                <w:delText xml:space="preserve">yeast</w:delText>
              </w:r>
            </w:del>
            <w:ins w:id="9121" w:author="Claude (AI) - proposed" w:date="2026-10-18T00:29:39Z">
              <w:r>
                <w:rPr>
                  <w:rFonts w:ascii="Arial" w:cs="Arial" w:eastAsia="Arial" w:hAnsi="Arial"/>
                  <w:b w:val="false"/>
                  <w:bCs w:val="false"/>
                  <w:i w:val="false"/>
                  <w:iCs w:val="false"/>
                  <w:color w:val="000000"/>
                  <w:sz w:val="18"/>
                  <w:szCs w:val="18"/>
                </w:rPr>
                <w:t xml:space="preserve">[organism]</w:t>
              </w:r>
            </w:ins>
            <w:r>
              <w:rPr>
                <w:rFonts w:ascii="Arial" w:cs="Arial" w:eastAsia="Arial" w:hAnsi="Arial"/>
                <w:b w:val="false"/>
                <w:bCs w:val="false"/>
                <w:i w:val="false"/>
                <w:iCs w:val="false"/>
                <w:color w:val="000000"/>
                <w:sz w:val="18"/>
                <w:szCs w:val="18"/>
              </w:rPr>
              <w:t xml:space="preserve"> respires anaerobically, converting [substrate] into [products] without using oxygen.'</w:t>
            </w:r>
            <w:ins w:id="9122" w:author="Claude (AI) - proposed" w:date="2026-10-18T00:29:39Z">
              <w:r>
                <w:rPr>
                  <w:rFonts w:ascii="Arial" w:cs="Arial" w:eastAsia="Arial" w:hAnsi="Arial"/>
                  <w:b w:val="false"/>
                  <w:bCs w:val="false"/>
                  <w:i w:val="false"/>
                  <w:iCs w:val="false"/>
                  <w:color w:val="000000"/>
                  <w:sz w:val="18"/>
                  <w:szCs w:val="18"/>
                </w:rPr>
                <w:t xml:space="preserve"> and 'The sour taste is caused by [acid] produced when [organism] respires anaerobically.'</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models with their group, receive peer feedback using the sentence frame: 'Your model explains ___ well. One thing to add or correct is ___.' Learners make final revisions.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models (or asks learners to open their journals to the model page) and says: 'Your model from Lesson 3 showed that yeast was the agent and CO₂ was a product. That was good science. But it was incomplete — it did not show the full chemical story. Today you have the equation. Your model must now be honest about every product and every molecule.' [WAIT 1 minute for learners to re-read their previous model.] 'You have </w:t>
            </w:r>
            <w:del w:id="9123" w:author="Claude (AI) - proposed" w:date="2026-10-18T00:29:39Z">
              <w:r>
                <w:rPr>
                  <w:rFonts w:ascii="Arial" w:cs="Arial" w:eastAsia="Arial" w:hAnsi="Arial"/>
                  <w:b w:val="false"/>
                  <w:bCs w:val="false"/>
                  <w:i w:val="false"/>
                  <w:iCs w:val="false"/>
                  <w:color w:val="000000"/>
                  <w:sz w:val="18"/>
                  <w:szCs w:val="18"/>
                </w:rPr>
                <w:delText xml:space="preserve">10</w:delText>
              </w:r>
            </w:del>
            <w:ins w:id="9124" w:author="Claude (AI) - proposed" w:date="2026-10-18T00:29:39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to revise. I will be looking for three things: the balanced equation inside the yeast cell, the pH annotation</w:t>
            </w:r>
            <w:ins w:id="9125" w:author="Claude (AI) - proposed" w:date="2026-10-18T00:29:39Z">
              <w:r>
                <w:rPr>
                  <w:rFonts w:ascii="Arial" w:cs="Arial" w:eastAsia="Arial" w:hAnsi="Arial"/>
                  <w:b w:val="false"/>
                  <w:bCs w:val="false"/>
                  <w:i w:val="false"/>
                  <w:iCs w:val="false"/>
                  <w:color w:val="000000"/>
                  <w:sz w:val="18"/>
                  <w:szCs w:val="18"/>
                </w:rPr>
                <w:t xml:space="preserve"> with its cause</w:t>
              </w:r>
            </w:ins>
            <w:r>
              <w:rPr>
                <w:rFonts w:ascii="Arial" w:cs="Arial" w:eastAsia="Arial" w:hAnsi="Arial"/>
                <w:b w:val="false"/>
                <w:bCs w:val="false"/>
                <w:i w:val="false"/>
                <w:iCs w:val="false"/>
                <w:color w:val="000000"/>
                <w:sz w:val="18"/>
                <w:szCs w:val="18"/>
              </w:rPr>
              <w:t xml:space="preserve">, and the </w:t>
            </w:r>
            <w:del w:id="9126" w:author="Claude (AI) - proposed" w:date="2026-10-18T00:29:39Z">
              <w:r>
                <w:rPr>
                  <w:rFonts w:ascii="Arial" w:cs="Arial" w:eastAsia="Arial" w:hAnsi="Arial"/>
                  <w:b w:val="false"/>
                  <w:bCs w:val="false"/>
                  <w:i w:val="false"/>
                  <w:iCs w:val="false"/>
                  <w:color w:val="000000"/>
                  <w:sz w:val="18"/>
                  <w:szCs w:val="18"/>
                </w:rPr>
                <w:delText xml:space="preserve">claim sentence</w:delText>
              </w:r>
            </w:del>
            <w:ins w:id="9127" w:author="Claude (AI) - proposed" w:date="2026-10-18T00:29:39Z">
              <w:r>
                <w:rPr>
                  <w:rFonts w:ascii="Arial" w:cs="Arial" w:eastAsia="Arial" w:hAnsi="Arial"/>
                  <w:b w:val="false"/>
                  <w:bCs w:val="false"/>
                  <w:i w:val="false"/>
                  <w:iCs w:val="false"/>
                  <w:color w:val="000000"/>
                  <w:sz w:val="18"/>
                  <w:szCs w:val="18"/>
                </w:rPr>
                <w:t xml:space="preserve">two claim sentences</w:t>
              </w:r>
            </w:ins>
            <w:r>
              <w:rPr>
                <w:rFonts w:ascii="Arial" w:cs="Arial" w:eastAsia="Arial" w:hAnsi="Arial"/>
                <w:b w:val="false"/>
                <w:bCs w:val="false"/>
                <w:i w:val="false"/>
                <w:iCs w:val="false"/>
                <w:color w:val="000000"/>
                <w:sz w:val="18"/>
                <w:szCs w:val="18"/>
              </w:rPr>
              <w:t xml:space="preserve">.' [Circulate — target groups who had pH data errors in Activity 1 and verify their annotation is corrected.] After peer feedback (</w:t>
            </w:r>
            <w:del w:id="9128" w:author="Claude (AI) - proposed" w:date="2026-10-18T00:29:39Z">
              <w:r>
                <w:rPr>
                  <w:rFonts w:ascii="Arial" w:cs="Arial" w:eastAsia="Arial" w:hAnsi="Arial"/>
                  <w:b w:val="false"/>
                  <w:bCs w:val="false"/>
                  <w:i w:val="false"/>
                  <w:iCs w:val="false"/>
                  <w:color w:val="000000"/>
                  <w:sz w:val="18"/>
                  <w:szCs w:val="18"/>
                </w:rPr>
                <w:delText xml:space="preserve">3</w:delText>
              </w:r>
            </w:del>
            <w:ins w:id="9129" w:author="Claude (AI) - proposed" w:date="2026-10-18T00:29:3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2 learners to read their claim sentence aloud. Ask the class: 'Does this claim sentence match our evidence? Is there anything it cannot yet explain?' [WAIT 15 seconds.] Close the lesson by saying: 'Your model is still incomplete — it does not yet tell us how fast fermentation happens, or what conditions control it, or how industries use this process. Those questions — your yellow sticky notes — will drive </w:t>
            </w:r>
            <w:del w:id="9130" w:author="Claude (AI) - proposed" w:date="2026-10-18T00:29:39Z">
              <w:r>
                <w:rPr>
                  <w:rFonts w:ascii="Arial" w:cs="Arial" w:eastAsia="Arial" w:hAnsi="Arial"/>
                  <w:b w:val="false"/>
                  <w:bCs w:val="false"/>
                  <w:i w:val="false"/>
                  <w:iCs w:val="false"/>
                  <w:color w:val="000000"/>
                  <w:sz w:val="18"/>
                  <w:szCs w:val="18"/>
                </w:rPr>
                <w:delText xml:space="preserve">Lesson 5</w:delText>
              </w:r>
            </w:del>
            <w:ins w:id="9131" w:author="Claude (AI) - proposed" w:date="2026-10-18T00:29:39Z">
              <w:r>
                <w:rPr>
                  <w:rFonts w:ascii="Arial" w:cs="Arial" w:eastAsia="Arial" w:hAnsi="Arial"/>
                  <w:b w:val="false"/>
                  <w:bCs w:val="false"/>
                  <w:i w:val="false"/>
                  <w:iCs w:val="false"/>
                  <w:color w:val="000000"/>
                  <w:sz w:val="18"/>
                  <w:szCs w:val="18"/>
                </w:rPr>
                <w:t xml:space="preserve">Lessons 5 to 7</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(Modelling as a Science and Engineering Practice). The model is not a one-time product; it is a living scientific explanation that grows more accurate with each lesson as new evidence is incorporated. Requiring learners to add molecular-level detail today (equations, pH values, ATP) on top of the macroscopic-level detail from earlier lessons (bubbles, sour smell, yeast cells) mirrors how scientists iteratively refine models. The peer feedback protocol using a structured sentence frame promotes the NGSS practice of 'Engaging in Argument from Evidence' and develops Communication and Collaboration competencies as required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 models — 2 from groups who performed well in Activity 1, 2 from groups who made pH errors, 2 randomly selected. Review against three criteria: (1) Is the balanced chemical equation (C₆H₁₂O₆ → 2C₂H₅OH + 2CO₂) correctly embedded inside the yeast cell diagram? (2) Is the pH annotation consistent with the group's own Activity 1 data? (3) </w:t>
            </w:r>
            <w:del w:id="9132" w:author="Claude (AI) - proposed" w:date="2026-10-18T00:29:39Z">
              <w:r>
                <w:rPr>
                  <w:rFonts w:ascii="Arial" w:cs="Arial" w:eastAsia="Arial" w:hAnsi="Arial"/>
                  <w:b w:val="false"/>
                  <w:bCs w:val="false"/>
                  <w:i w:val="false"/>
                  <w:iCs w:val="false"/>
                  <w:color w:val="000000"/>
                  <w:sz w:val="18"/>
                  <w:szCs w:val="18"/>
                </w:rPr>
                <w:delText xml:space="preserve">Does the claim sentence name a specific product (ethanol and/or CO₂) as causal</w:delText>
              </w:r>
            </w:del>
            <w:ins w:id="9133" w:author="Claude (AI) - proposed" w:date="2026-10-18T00:29:39Z">
              <w:r>
                <w:rPr>
                  <w:rFonts w:ascii="Arial" w:cs="Arial" w:eastAsia="Arial" w:hAnsi="Arial"/>
                  <w:b w:val="false"/>
                  <w:bCs w:val="false"/>
                  <w:i w:val="false"/>
                  <w:iCs w:val="false"/>
                  <w:color w:val="000000"/>
                  <w:sz w:val="18"/>
                  <w:szCs w:val="18"/>
                </w:rPr>
                <w:t xml:space="preserve">Do the claim sentences name CO₂ as the cause of the bubbles and lactic acid (made by lactic acid bacteria) as the cause of the sourness</w:t>
              </w:r>
            </w:ins>
            <w:r>
              <w:rPr>
                <w:rFonts w:ascii="Arial" w:cs="Arial" w:eastAsia="Arial" w:hAnsi="Arial"/>
                <w:b w:val="false"/>
                <w:bCs w:val="false"/>
                <w:i w:val="false"/>
                <w:iCs w:val="false"/>
                <w:color w:val="000000"/>
                <w:sz w:val="18"/>
                <w:szCs w:val="18"/>
              </w:rPr>
              <w:t xml:space="preserve">, rather than just saying 'chemicals'? These </w:t>
            </w:r>
            <w:del w:id="9134" w:author="Claude (AI) - proposed" w:date="2026-10-18T00:29:39Z">
              <w:r>
                <w:rPr>
                  <w:rFonts w:ascii="Arial" w:cs="Arial" w:eastAsia="Arial" w:hAnsi="Arial"/>
                  <w:b w:val="false"/>
                  <w:bCs w:val="false"/>
                  <w:i w:val="false"/>
                  <w:iCs w:val="false"/>
                  <w:color w:val="000000"/>
                  <w:sz w:val="18"/>
                  <w:szCs w:val="18"/>
                </w:rPr>
                <w:delText xml:space="preserve">three criteria map directly to the KICD assessment rubric indicators: 'Ability to relate the respiratory quotient to the type of substrate and type of respiration'</w:delText>
              </w:r>
            </w:del>
            <w:ins w:id="9135" w:author="Claude (AI) - proposed" w:date="2026-10-18T00:29:39Z">
              <w:r>
                <w:rPr>
                  <w:rFonts w:ascii="Arial" w:cs="Arial" w:eastAsia="Arial" w:hAnsi="Arial"/>
                  <w:b w:val="false"/>
                  <w:bCs w:val="false"/>
                  <w:i w:val="false"/>
                  <w:iCs w:val="false"/>
                  <w:color w:val="000000"/>
                  <w:sz w:val="18"/>
                  <w:szCs w:val="18"/>
                </w:rPr>
                <w:t xml:space="preserve">criteria link to the unit outcomes: describe anaerobic respiration</w:t>
              </w:r>
            </w:ins>
            <w:r>
              <w:rPr>
                <w:rFonts w:ascii="Arial" w:cs="Arial" w:eastAsia="Arial" w:hAnsi="Arial"/>
                <w:b w:val="false"/>
                <w:bCs w:val="false"/>
                <w:i w:val="false"/>
                <w:iCs w:val="false"/>
                <w:color w:val="000000"/>
                <w:sz w:val="18"/>
                <w:szCs w:val="18"/>
              </w:rPr>
              <w:t xml:space="preserve"> (knowledge), </w:t>
            </w:r>
            <w:del w:id="9136" w:author="Claude (AI) - proposed" w:date="2026-10-18T00:29:39Z">
              <w:r>
                <w:rPr>
                  <w:rFonts w:ascii="Arial" w:cs="Arial" w:eastAsia="Arial" w:hAnsi="Arial"/>
                  <w:b w:val="false"/>
                  <w:bCs w:val="false"/>
                  <w:i w:val="false"/>
                  <w:iCs w:val="false"/>
                  <w:color w:val="000000"/>
                  <w:sz w:val="18"/>
                  <w:szCs w:val="18"/>
                </w:rPr>
                <w:delText xml:space="preserve">'Discuss</w:delText>
              </w:r>
            </w:del>
            <w:ins w:id="9137" w:author="Claude (AI) - proposed" w:date="2026-10-18T00:29:39Z">
              <w:r>
                <w:rPr>
                  <w:rFonts w:ascii="Arial" w:cs="Arial" w:eastAsia="Arial" w:hAnsi="Arial"/>
                  <w:b w:val="false"/>
                  <w:bCs w:val="false"/>
                  <w:i w:val="false"/>
                  <w:iCs w:val="false"/>
                  <w:color w:val="000000"/>
                  <w:sz w:val="18"/>
                  <w:szCs w:val="18"/>
                </w:rPr>
                <w:t xml:space="preserve">discuss</w:t>
              </w:r>
            </w:ins>
            <w:r>
              <w:rPr>
                <w:rFonts w:ascii="Arial" w:cs="Arial" w:eastAsia="Arial" w:hAnsi="Arial"/>
                <w:b w:val="false"/>
                <w:bCs w:val="false"/>
                <w:i w:val="false"/>
                <w:iCs w:val="false"/>
                <w:color w:val="000000"/>
                <w:sz w:val="18"/>
                <w:szCs w:val="18"/>
              </w:rPr>
              <w:t xml:space="preserve"> and test the properties of fermented products </w:t>
            </w:r>
            <w:del w:id="9138" w:author="Claude (AI) - proposed" w:date="2026-10-18T00:29:39Z">
              <w:r>
                <w:rPr>
                  <w:rFonts w:ascii="Arial" w:cs="Arial" w:eastAsia="Arial" w:hAnsi="Arial"/>
                  <w:b w:val="false"/>
                  <w:bCs w:val="false"/>
                  <w:i w:val="false"/>
                  <w:iCs w:val="false"/>
                  <w:color w:val="000000"/>
                  <w:sz w:val="18"/>
                  <w:szCs w:val="18"/>
                </w:rPr>
                <w:delText xml:space="preserve">— acidity'</w:delText>
              </w:r>
            </w:del>
            <w:ins w:id="9139" w:author="Claude (AI) - proposed" w:date="2026-10-18T00:29:39Z">
              <w:r>
                <w:rPr>
                  <w:rFonts w:ascii="Arial" w:cs="Arial" w:eastAsia="Arial" w:hAnsi="Arial"/>
                  <w:b w:val="false"/>
                  <w:bCs w:val="false"/>
                  <w:i w:val="false"/>
                  <w:iCs w:val="false"/>
                  <w:color w:val="000000"/>
                  <w:sz w:val="18"/>
                  <w:szCs w:val="18"/>
                </w:rPr>
                <w:t xml:space="preserve">- acidity</w:t>
              </w:r>
            </w:ins>
            <w:r>
              <w:rPr>
                <w:rFonts w:ascii="Arial" w:cs="Arial" w:eastAsia="Arial" w:hAnsi="Arial"/>
                <w:b w:val="false"/>
                <w:bCs w:val="false"/>
                <w:i w:val="false"/>
                <w:iCs w:val="false"/>
                <w:color w:val="000000"/>
                <w:sz w:val="18"/>
                <w:szCs w:val="18"/>
              </w:rPr>
              <w:t xml:space="preserve"> (skills), and </w:t>
            </w:r>
            <w:del w:id="9140" w:author="Claude (AI) - proposed" w:date="2026-10-18T00:29:39Z">
              <w:r>
                <w:rPr>
                  <w:rFonts w:ascii="Arial" w:cs="Arial" w:eastAsia="Arial" w:hAnsi="Arial"/>
                  <w:b w:val="false"/>
                  <w:bCs w:val="false"/>
                  <w:i w:val="false"/>
                  <w:iCs w:val="false"/>
                  <w:color w:val="000000"/>
                  <w:sz w:val="18"/>
                  <w:szCs w:val="18"/>
                </w:rPr>
                <w:delText xml:space="preserve">'Appreciate</w:delText>
              </w:r>
            </w:del>
            <w:ins w:id="9141" w:author="Claude (AI) - proposed" w:date="2026-10-18T00:29:39Z">
              <w:r>
                <w:rPr>
                  <w:rFonts w:ascii="Arial" w:cs="Arial" w:eastAsia="Arial" w:hAnsi="Arial"/>
                  <w:b w:val="false"/>
                  <w:bCs w:val="false"/>
                  <w:i w:val="false"/>
                  <w:iCs w:val="false"/>
                  <w:color w:val="000000"/>
                  <w:sz w:val="18"/>
                  <w:szCs w:val="18"/>
                </w:rPr>
                <w:t xml:space="preserve">appreciate</w:t>
              </w:r>
            </w:ins>
            <w:r>
              <w:rPr>
                <w:rFonts w:ascii="Arial" w:cs="Arial" w:eastAsia="Arial" w:hAnsi="Arial"/>
                <w:b w:val="false"/>
                <w:bCs w:val="false"/>
                <w:i w:val="false"/>
                <w:iCs w:val="false"/>
                <w:color w:val="000000"/>
                <w:sz w:val="18"/>
                <w:szCs w:val="18"/>
              </w:rPr>
              <w:t xml:space="preserve"> the significance of respiration in living things</w:t>
            </w:r>
            <w:del w:id="9142" w:author="Claude (AI) - proposed" w:date="2026-10-18T00:29:3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(attitude, evidenced by the claim </w:t>
            </w:r>
            <w:del w:id="9143" w:author="Claude (AI) - proposed" w:date="2026-10-18T00:29:39Z">
              <w:r>
                <w:rPr>
                  <w:rFonts w:ascii="Arial" w:cs="Arial" w:eastAsia="Arial" w:hAnsi="Arial"/>
                  <w:b w:val="false"/>
                  <w:bCs w:val="false"/>
                  <w:i w:val="false"/>
                  <w:iCs w:val="false"/>
                  <w:color w:val="000000"/>
                  <w:sz w:val="18"/>
                  <w:szCs w:val="18"/>
                </w:rPr>
                <w:delText xml:space="preserve">sentence</w:delText>
              </w:r>
            </w:del>
            <w:ins w:id="9144" w:author="Claude (AI) - proposed" w:date="2026-10-18T00:29:39Z">
              <w:r>
                <w:rPr>
                  <w:rFonts w:ascii="Arial" w:cs="Arial" w:eastAsia="Arial" w:hAnsi="Arial"/>
                  <w:b w:val="false"/>
                  <w:bCs w:val="false"/>
                  <w:i w:val="false"/>
                  <w:iCs w:val="false"/>
                  <w:color w:val="000000"/>
                  <w:sz w:val="18"/>
                  <w:szCs w:val="18"/>
                </w:rPr>
                <w:t xml:space="preserve">sentences</w:t>
              </w:r>
            </w:ins>
            <w:r>
              <w:rPr>
                <w:rFonts w:ascii="Arial" w:cs="Arial" w:eastAsia="Arial" w:hAnsi="Arial"/>
                <w:b w:val="false"/>
                <w:bCs w:val="false"/>
                <w:i w:val="false"/>
                <w:iCs w:val="false"/>
                <w:color w:val="000000"/>
                <w:sz w:val="18"/>
                <w:szCs w:val="18"/>
              </w:rPr>
              <w:t xml:space="preserve"> connecting chemistry to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146" w:author="Claude (AI) - proposed" w:date="2026-10-18T00:29:39Z"/>
              </w:rPr>
            </w:pPr>
            <w:ins w:id="9145" w:author="Claude (AI) - proposed" w:date="2026-10-18T00:29:39Z">
              <w:r>
                <w:rPr>
                  <w:rFonts w:ascii="Arial" w:cs="Arial" w:eastAsia="Arial" w:hAnsi="Arial"/>
                  <w:b w:val="false"/>
                  <w:bCs w:val="false"/>
                  <w:i w:val="false"/>
                  <w:iCs w:val="false"/>
                  <w:color w:val="000000"/>
                  <w:sz w:val="18"/>
                  <w:szCs w:val="18"/>
                </w:rPr>
                <w:t xml:space="preserve">After the lesson, reflect on the following questions in your professional journal:</w:t>
              </w:r>
            </w:ins>
          </w:p>
          <w:p>
            <w:pPr>
              <w:keepNext w:val="false"/>
              <w:spacing w:after="40" w:before="0"/>
              <w:jc w:val="left"/>
              <w:rPr>
                <w:ins w:id="9148" w:author="Claude (AI) - proposed" w:date="2026-10-18T00:29:39Z"/>
              </w:rPr>
            </w:pPr>
            <w:ins w:id="9147" w:author="Claude (AI) - proposed" w:date="2026-10-18T00:29:39Z">
              <w:r>
                <w:rPr>
                  <w:rFonts w:ascii="Arial" w:cs="Arial" w:eastAsia="Arial" w:hAnsi="Arial"/>
                  <w:b w:val="false"/>
                  <w:bCs w:val="false"/>
                  <w:i w:val="false"/>
                  <w:iCs w:val="false"/>
                  <w:color w:val="000000"/>
                  <w:sz w:val="18"/>
                  <w:szCs w:val="18"/>
                </w:rPr>
                <w:t xml:space="preserve">1. EQUATIONS: Did the majority of learners independently write a balanced chemical equation for alcoholic fermentation, or did they rely on copying from the board? If copying was dominant, consider introducing a 'closed-book equation construction' task at the start of Lesson 5 as a low-stakes retrieval practice.</w:t>
              </w:r>
            </w:ins>
          </w:p>
          <w:p>
            <w:pPr>
              <w:keepNext w:val="false"/>
              <w:spacing w:after="40" w:before="0"/>
              <w:jc w:val="left"/>
              <w:rPr>
                <w:ins w:id="9150" w:author="Claude (AI) - proposed" w:date="2026-10-18T00:29:39Z"/>
              </w:rPr>
            </w:pPr>
            <w:ins w:id="9149" w:author="Claude (AI) - proposed" w:date="2026-10-18T00:29:39Z">
              <w:r>
                <w:rPr>
                  <w:rFonts w:ascii="Arial" w:cs="Arial" w:eastAsia="Arial" w:hAnsi="Arial"/>
                  <w:b w:val="false"/>
                  <w:bCs w:val="false"/>
                  <w:i w:val="false"/>
                  <w:iCs w:val="false"/>
                  <w:color w:val="000000"/>
                  <w:sz w:val="18"/>
                  <w:szCs w:val="18"/>
                </w:rPr>
                <w:t xml:space="preserve">2. pH DATA QUALITY: Were the pH values recorded by groups consistent with expected ranges (fermented uji pH 3–4)? If multiple groups recorded anomalous values (e.g., pH 6–7 for fermented uji), investigate whether the fermented uji sample was sufficiently mature — prepare it at least 24 hours in advance next time, and store it in a warm location (30°C) to ensure active fermentation.</w:t>
              </w:r>
            </w:ins>
          </w:p>
          <w:p>
            <w:pPr>
              <w:keepNext w:val="false"/>
              <w:spacing w:after="40" w:before="0"/>
              <w:jc w:val="left"/>
              <w:rPr>
                <w:ins w:id="9152" w:author="Claude (AI) - proposed" w:date="2026-10-18T00:29:39Z"/>
              </w:rPr>
            </w:pPr>
            <w:ins w:id="9151" w:author="Claude (AI) - proposed" w:date="2026-10-18T00:29:39Z">
              <w:r>
                <w:rPr>
                  <w:rFonts w:ascii="Arial" w:cs="Arial" w:eastAsia="Arial" w:hAnsi="Arial"/>
                  <w:b w:val="false"/>
                  <w:bCs w:val="false"/>
                  <w:i w:val="false"/>
                  <w:iCs w:val="false"/>
                  <w:color w:val="000000"/>
                  <w:sz w:val="18"/>
                  <w:szCs w:val="18"/>
                </w:rPr>
                <w:t xml:space="preserve">3. LACTIC ACID CONNECTION: Did learners genuinely connect the lactic acid pathway to their own embodied experience (muscle burn during exercise), or did it remain an abstract equation? If the latter, open Lesson 5 with a 30-second physical activity (jumping jacks) and ask learners to report their sensation before introducing respiratory substrates.</w:t>
              </w:r>
            </w:ins>
          </w:p>
          <w:p>
            <w:pPr>
              <w:keepNext w:val="false"/>
              <w:spacing w:after="40" w:before="0"/>
              <w:jc w:val="left"/>
              <w:rPr>
                <w:ins w:id="9154" w:author="Claude (AI) - proposed" w:date="2026-10-18T00:29:39Z"/>
              </w:rPr>
            </w:pPr>
            <w:ins w:id="9153" w:author="Claude (AI) - proposed" w:date="2026-10-18T00:29:39Z">
              <w:r>
                <w:rPr>
                  <w:rFonts w:ascii="Arial" w:cs="Arial" w:eastAsia="Arial" w:hAnsi="Arial"/>
                  <w:b w:val="false"/>
                  <w:bCs w:val="false"/>
                  <w:i w:val="false"/>
                  <w:iCs w:val="false"/>
                  <w:color w:val="000000"/>
                  <w:sz w:val="18"/>
                  <w:szCs w:val="18"/>
                </w:rPr>
                <w:t xml:space="preserve">4. DQB QUALITY: Were the yellow sticky notes substantive scientific questions (about variables, mechanisms, economics) or surface-level questions (about spelling, definitions)? Substantive yellow notes signal that the phenomenon is still driving curiosity — a strong indicator of storyline coherence.</w:t>
              </w:r>
            </w:ins>
          </w:p>
          <w:p>
            <w:pPr>
              <w:keepNext w:val="false"/>
              <w:spacing w:after="40" w:before="0"/>
              <w:jc w:val="left"/>
              <w:rPr>
                <w:ins w:id="9156" w:author="Claude (AI) - proposed" w:date="2026-10-18T00:29:39Z"/>
              </w:rPr>
            </w:pPr>
            <w:ins w:id="9155" w:author="Claude (AI) - proposed" w:date="2026-10-18T00:29:39Z">
              <w:r>
                <w:rPr>
                  <w:rFonts w:ascii="Arial" w:cs="Arial" w:eastAsia="Arial" w:hAnsi="Arial"/>
                  <w:b w:val="false"/>
                  <w:bCs w:val="false"/>
                  <w:i w:val="false"/>
                  <w:iCs w:val="false"/>
                  <w:color w:val="000000"/>
                  <w:sz w:val="18"/>
                  <w:szCs w:val="18"/>
                </w:rPr>
                <w:t xml:space="preserve">5. KICD CAUTION COMPLIANCE: Confirm that no learner consumed any fermented ethanol samples during the practical. If any group attempted to taste the Activity 1 samples beyond the teacher-controlled 'smell test', revise the safety briefing protocol before Lesson 5.</w:t>
              </w:r>
            </w:ins>
          </w:p>
          <w:p>
            <w:pPr>
              <w:keepNext w:val="false"/>
              <w:spacing w:after="40" w:before="0"/>
              <w:jc w:val="left"/>
              <w:rPr>
                <w:ins w:id="9158" w:author="Claude (AI) - proposed" w:date="2026-10-18T00:29:39Z"/>
              </w:rPr>
            </w:pPr>
            <w:ins w:id="9157" w:author="Claude (AI) - proposed" w:date="2026-10-18T00:29:39Z">
              <w:r>
                <w:rPr>
                  <w:rFonts w:ascii="Arial" w:cs="Arial" w:eastAsia="Arial" w:hAnsi="Arial"/>
                  <w:b w:val="false"/>
                  <w:bCs w:val="false"/>
                  <w:i w:val="false"/>
                  <w:iCs w:val="false"/>
                  <w:color w:val="000000"/>
                  <w:sz w:val="18"/>
                  <w:szCs w:val="18"/>
                </w:rPr>
                <w:t xml:space="preserve">6. GENDER AND INCLUSION: Review your cold-call log — did you achieve gender balance across all five phases? Were learners with lower prior attainment given opportunities to answer in the less high-stakes phases (Predict, DQB) rather than only in the more exposed Explain phase?</w:t>
              </w:r>
            </w:ins>
          </w:p>
          <w:p>
            <w:pPr>
              <w:keepNext w:val="false"/>
              <w:spacing w:after="40" w:before="0"/>
              <w:jc w:val="left"/>
              <w:rPr>
                <w:del w:id="9160" w:author="Claude (AI) - proposed" w:date="2026-10-18T00:29:39Z"/>
              </w:rPr>
            </w:pPr>
            <w:del w:id="9159" w:author="Claude (AI) - proposed" w:date="2026-10-18T00:29:39Z">
              <w:r>
                <w:rPr>
                  <w:rFonts w:ascii="Arial" w:cs="Arial" w:eastAsia="Arial" w:hAnsi="Arial"/>
                  <w:b w:val="false"/>
                  <w:bCs w:val="false"/>
                  <w:i w:val="false"/>
                  <w:iCs w:val="false"/>
                  <w:color w:val="000000"/>
                  <w:sz w:val="18"/>
                  <w:szCs w:val="18"/>
                </w:rPr>
                <w:delText xml:space="preserve">After the lesson, reflect on the following questions in your professional journal:\n1. EQUATIONS: Did the majority of learners independently write a balanced chemical equation for alcoholic fermentation, or did they rely on copying from the board? If copying was dominant, consider introducing a 'closed-book equation construction' task at the start of Lesson 5 as a low-stakes retrieval practice.\n2. pH DATA QUALITY: Were the pH values recorded by groups consistent with expected ranges (fermented uji pH 3–4)? If multiple groups recorded anomalous values (e.g., pH 6–7 for fermented uji), investigate whether the fermented uji sample was sufficiently mature — prepare it at least 24 hours in advance next time, and store it in a warm location (30°C) to ensure active fermentation.\n3. LACTIC ACID CONNECTION: Did learners genuinely connect the lactic acid pathway to their own embodied experience (muscle burn during exercise), or did it remain an abstract equation? If the latter, open Lesson 5 with a 30-second physical activity (jumping jacks) and ask learners to report their sensation before introducing the economic content.\n4. DQB QUALITY: Were the yellow sticky notes substantive scientific questions (about variables, mechanisms, economics) or surface-level questions (about spelling, definitions)? Substantive yellow notes signal that the phenomenon is still driving curiosity — a strong indicator of storyline coherence.\n5. KICD CAUTION COMPLIANCE: Confirm that no learner consumed any fermented ethanol samples during the practical. If any group attempted to taste the Activity 1 samples beyond the teacher-controlled 'smell test', revise the safety briefing protocol before Lesson 5.\n6. GENDER AND INCLUSION: Review your cold-call log — did you achieve gender balance across all five phases? Were learners with lower prior attainment given opportunities to answer in the less high-stakes phases (Predict, DQB) rather than only in the more exposed Explain phase?</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universal indicator to three samples (fresh uji, fermented uji from the sealed thermos, and mala) and recorded colour changes and pH values. They observed the limewater turning milky in a sealed yeast-sugar flask with no oxygen input, confirming CO₂ production under anaerobic conditions. Fermented uji registered pH 3–4 (orange-red with universal indicator), significantly lower than fresh uji (pH 5.5–6.5, yellow-green) and distilled water control (pH 7, green).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in yeast and plants (alcoholic fermentation) converts glucose into ethanol and carbon dioxide, releasing a small amount of energy (ATP): C₆H₁₂O₆ → 2C₂H₅OH + 2CO₂. The CO₂ produces the bubbles observed in the </w:t>
            </w:r>
            <w:del w:id="9161" w:author="Claude (AI) - proposed" w:date="2026-10-18T00:29:39Z">
              <w:r>
                <w:rPr>
                  <w:rFonts w:ascii="Arial" w:cs="Arial" w:eastAsia="Arial" w:hAnsi="Arial"/>
                  <w:b w:val="false"/>
                  <w:bCs w:val="false"/>
                  <w:i w:val="false"/>
                  <w:iCs w:val="false"/>
                  <w:color w:val="000000"/>
                  <w:sz w:val="18"/>
                  <w:szCs w:val="18"/>
                </w:rPr>
                <w:delText xml:space="preserve">sealed thermos; the accumulation of acidic by-products lowers the pH of the uji, producing its sour taste</w:delText>
              </w:r>
            </w:del>
            <w:ins w:id="9162" w:author="Claude (AI) - proposed" w:date="2026-10-18T00:29:39Z">
              <w:r>
                <w:rPr>
                  <w:rFonts w:ascii="Arial" w:cs="Arial" w:eastAsia="Arial" w:hAnsi="Arial"/>
                  <w:b w:val="false"/>
                  <w:bCs w:val="false"/>
                  <w:i w:val="false"/>
                  <w:iCs w:val="false"/>
                  <w:color w:val="000000"/>
                  <w:sz w:val="18"/>
                  <w:szCs w:val="18"/>
                </w:rPr>
                <w:t xml:space="preserve">thermos. Ethanol is not an acid, so it cannot make the uji sour: the sour taste comes from lactic acid made by lactic acid bacteria, which live in uji and mala and use the same lactic acid pathway as muscle cells</w:t>
              </w:r>
            </w:ins>
            <w:r>
              <w:rPr>
                <w:rFonts w:ascii="Arial" w:cs="Arial" w:eastAsia="Arial" w:hAnsi="Arial"/>
                <w:b w:val="false"/>
                <w:bCs w:val="false"/>
                <w:i w:val="false"/>
                <w:iCs w:val="false"/>
                <w:color w:val="000000"/>
                <w:sz w:val="18"/>
                <w:szCs w:val="18"/>
              </w:rPr>
              <w:t xml:space="preserve">. In animal muscle cells under oxygen-deficient conditions (e.g., a sprinting athlete), anaerobic respiration follows the lactic acid pathway: C₆H₁₂O₆ → 2C₃H₆O₃, producing lactic acid which causes the burning sensation in muscles. Both pathways produce far less ATP than aerobic respiration and do not require oxygen.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64" w:author="Claude (AI) - proposed" w:date="2026-10-18T00:29:39Z"/>
              </w:rPr>
            </w:pPr>
            <w:ins w:id="9163" w:author="Claude (AI) - proposed" w:date="2026-10-18T00:29:39Z">
              <w:r>
                <w:rPr>
                  <w:rFonts w:ascii="Arial" w:cs="Arial" w:eastAsia="Arial" w:hAnsi="Arial"/>
                  <w:b w:val="false"/>
                  <w:bCs w:val="false"/>
                  <w:i w:val="false"/>
                  <w:iCs w:val="false"/>
                  <w:color w:val="000000"/>
                  <w:sz w:val="18"/>
                  <w:szCs w:val="18"/>
                </w:rPr>
                <w:t xml:space="preserve">The bubbles and the sourness in the Kisumu student's sealed thermos of uji have two different causes. Yeast cells carry out alcoholic fermentation, an anaerobic process, using sugar from the maize porridge: glucose → ethanol + carbon dioxide. The CO₂ is the gas in the bubbles (some bacteria also release a little CO₂). Ethanol is not an acid, so it does not make the uji sour. The sourness comes from lactic acid made by lactic acid bacteria, which are also present in fermented uji and in mala: they carry out lactic acid fermentation, glucose → lactic acid, the same pathway as in muscle cells. The lactic acid lowers the pH from about 6 in fresh uji to 3–4, which the tongue detects as sourness. Freshly cooked uji wa kawaida has no active fermenting microbes, so it does not bubble or sour. In a sprinter's thigh muscles the same lactic acid pathway runs when the oxygen supply is too low, causing the burning sensation.</w:t>
              </w:r>
            </w:ins>
          </w:p>
          <w:p>
            <w:pPr>
              <w:keepNext w:val="false"/>
              <w:spacing w:after="40" w:before="0"/>
              <w:jc w:val="left"/>
              <w:rPr>
                <w:del w:id="9166" w:author="Claude (AI) - proposed" w:date="2026-10-18T00:29:39Z"/>
              </w:rPr>
            </w:pPr>
            <w:del w:id="9165" w:author="Claude (AI) - proposed" w:date="2026-10-18T00:29:39Z">
              <w:r>
                <w:rPr>
                  <w:rFonts w:ascii="Arial" w:cs="Arial" w:eastAsia="Arial" w:hAnsi="Arial"/>
                  <w:b w:val="false"/>
                  <w:bCs w:val="false"/>
                  <w:i w:val="false"/>
                  <w:iCs w:val="false"/>
                  <w:color w:val="000000"/>
                  <w:sz w:val="18"/>
                  <w:szCs w:val="18"/>
                </w:rPr>
                <w:delText xml:space="preserve">The sour taste and bubbles in the Kisumu student's sealed thermos of uji are explained by yeast cells carrying out alcoholic fermentation — anaerobic respiration — using glucose in the maize porridge as a substrate. Without oxygen, yeast cannot complete aerobic respiration, so it uses a shorter pathway that produces ethanol (responsible for any alcoholic notes) and CO₂ (the bubbles). The accumulation of CO₂ dissolved as carbonic acid, plus other organic acids, lowers the pH of the uji from approximately pH 6 to pH 3–4, which the tongue detects as sourness. The same principle — an acid product from anaerobic metabolism — explains why fresh uji (unfermented, no active yeast) does not sour in the same way, and why mala (fermented milk, produced by lactic acid bacteria) is similarly sour. In animal cells like those in a Nairobi sprinter's thigh muscles, a parallel but chemically distinct pathway produces lactic acid instead of ethanol, causing the characteristic burning sensation during intense exercise.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1920hyzzg1b7sknw4du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ismg7q2-nwj5s6cxck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Respiratory Substrates and Respiratory Quotient: What Fuel Are Our Cells Really Burning?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distinguish between the three main respiratory substrates, calculate the respiratory quotient (RQ) from given data, and relate RQ values to the type of substrate being oxidised and the type of respiration occurring, using Kenyan dietary examples.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that carbohydrates, fats, and proteins can each serve as respiratory substrates; (2) that RQ = volume of CO2 produced divided by volume of O2 consumed; (3) that RQ for carbohydrates is 1.0, for fats approximately 0.7, and for proteins approximately 0.8; (4) that an RQ above 1.0 indicates anaerobic respiration is contributing to energy release.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extract data from provided datasets and tables; perform RQ calculations using the formula; interpret RQ values to deduce the substrate being respired; communicate reasoning using scientific vocabulary; and relate dietary choices (ugali versus nyama choma) to differences in respiratory metabolism.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connection between everyday Kenyan food choices and cellular metabolic processes, developing curiosity about how invisible molecular events underlie physical performance, nutrition, and food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 — This lesson contributes by showing that the type of food substrate consumed (carbohydrate-rich ugali or fat-rich nyama choma) affects the efficiency and chemistry of respiration, with direct implications for nutrition, athletics, and understanding fermentation products in Kenyan agro-processing.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established what is happening inside the sealed uji thermos — anaerobic fermentation by yeast producing CO2 and ethanol/lactic acid. But a deeper question remains on the Driving Question Board: does it matter what the yeast (or our own muscle cells) is using as fuel? Lesson 5 answers this by introducing respiratory substrates and the RQ tool, giving learners a quantitative lens to examine the anchoring phenomenon more precisely and to connect respiration science to Kenyan diets and food industries.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All activities are paper-based, data-analysis, and digital/print resource tasks. Ensure learners handle printed data cards carefully. If digital devices are used, apply the school acceptable-use policy. No food or drink should be consumed in the laboratory setting.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40-minute lesson is a guided-inquiry EXPLAIN lesson. Learners begin by predicting which food type — maize-based ugali (carbohydrate) or nyama choma (protein/fat) — provides more efficient fuel for respiration, anchoring in the phenomenon. They then use structured data cards and print/digital resources to discover the three respiratory substrates and the concept of respiratory quotient. In the Explain phase, learners perform guided RQ calculations for glucose, fat, and protein using provided datasets, then interpret anomalous RQ values (above 1.0) as evidence of anaerobic contribution. Finally, learners update their cumulative explanatory model by annotating the uji-thermos scenario with substrate identity and RQ, advancing their answer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pqzwje36kaiwpnbnbdv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vyiiiyje1cwzgp8rjsou">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mco1nsdxxgtqsdvkj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two photographs on a projected slide or printed card: a plate of ugali with sukuma wiki (carbohydrate-dominated meal) and a plate of nyama choma with kachumbari (fat-and-protein-dominated meal). The teacher poses the question: 'A Nairobi marathon runner eats ugali the night before the race. A weightlifter at the Moi Sports Centre eats nyama choma. Both need energy from respiration — but are their cells doing exactly the same chemistry inside?' Learners write individual 2-sentence predictions in their notebooks, specifying which substrate they think each athlete is mostly burning and why. Pairs then share predictions for 60 seconds before one representative from three pairs reads their prediction aloud. Learners also revisit the anchoring phenomenon: 'The yeast in the uji thermos has been fermenting maize starch. What substrate is the yeast using, and does it matter what substrate it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food photographs and ask: 'Before we look at any data, what does your body — or yeast — actually use as fuel during respiration? Write two sentences — name the fuel you think is used and explain your reasoning.' WAIT 90 seconds in silence. Then: 'Turn to the person next to you and compare your predictions — do you agree on the fuel type?' WAIT 60 seconds. Cold-call three pairs: 'Akinyi, what did your pair predict and what is your evidence?' After each response, record key prediction terms (carbohydrate, fat, protein, glucose, starch) on the board without evaluating. Then link to the DQB: 'One of our unanswered board questions from earlier lessons was: does the type of food the yeast eats change what it produces? Today we get the tools to answer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a real Kenyan dietary dilemma; teacher uses a prediction wall on the board (three columns: Carbohydrate fuel / Fat fuel / Protein fuel) to make prior knowledge visible before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90-second writing period and reads 4 to 6 notebooks to diagnose whether learners conflate breathing with cellular fuel use, or whether they already distinguish substrate types. This informs pacing of the Observe phase. Anecdotal notes are kept mentally; misconceptions (e.g., 'the body only uses sugar') are noted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piqkxtbqbuhunz7ci7q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nfmusxrlpsu_wabfa8o">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6yyykd4sgxd-sl_mvi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two-part structured resource set. Part A is a data card (teacher-prepared or from the textbook) presenting three mini-tables showing the complete aerobic oxidation equations for glucose, a representative fat (tripalmitin), and a representative protein (alanine-based approximation), with molar volumes of O2 consumed and CO2 produced listed. Part B is a short reading passage (150 words) defining respiratory substrate as any organic molecule that can be oxidised in the cell to release energy in the form of ATP, and listing the three main classes — carbohydrates (e.g., glucose from ugali starch), fats (e.g., fatty acids from nyama choma), and proteins (e.g., amino acids, used mainly when carbohydrate and fat stores are depleted). Learners read both resources individually for 4 minutes, then in groups of three complete a sorting task: a set of 12 small cards (printed or cut out) containing food names (ugali, honey, avocado, cow milk fat, beans, fish, mandazi dough, groundnut oil, mala, cow blood, maize grain, and ghee) are sorted into three substrate columns on a shared sheet. Groups discuss which Kenyan foods are primarily carbohydrate, fat, or protein substrates. The teacher projects the data table showing O2 consumed and CO2 produced for each substrate to prepare learners for the calculation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cards and say: 'You have 4 minutes to read both sides of the card independently — no talking. Focus on two things: what is a respiratory substrate, and what numbers do you notice in the tables?' WAIT 4 minutes. Then: 'Now with your group, sort the food cards into the three substrate columns. You have 3 minutes. If you disagree, argue it out — I want to hear your reasoning when I come around.' WAIT 3 minutes while circulating, listening for reasoning. Prompt struggling groups: 'What macronutrient is ugali mainly made of? So which column does it belong in?' Avoid giving answers. After sorting, display the projected data table: 'Now look at the numbers in this table — for glucose, how many moles of O2 are consumed and how many moles of CO2 are produced? What do you notice about the ratio?' WAIT 45 seconds for individual silent observation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resource analysis (data card + short reading) followed by a tactile card-sorting categorisation task using familiar Kenyan foods — this grounds abstract biochemistry in tangible dietary context before the calculation phase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card-sorting decisions and listens to group justifications. </w:t>
            </w:r>
            <w:del w:id="9167" w:author="Claude (AI) - proposed" w:date="2026-10-18T00:29:39Z">
              <w:r>
                <w:rPr>
                  <w:rFonts w:ascii="Arial" w:cs="Arial" w:eastAsia="Arial" w:hAnsi="Arial"/>
                  <w:b w:val="false"/>
                  <w:bCs w:val="false"/>
                  <w:i w:val="false"/>
                  <w:iCs w:val="false"/>
                  <w:color w:val="000000"/>
                  <w:sz w:val="18"/>
                  <w:szCs w:val="18"/>
                </w:rPr>
                <w:delText xml:space="preserve">Correct placement of ambiguous items (e.g., mala — protein and fat, not carbohydrate; avocado — fat)</w:delText>
              </w:r>
            </w:del>
            <w:ins w:id="9168" w:author="Claude (AI) - proposed" w:date="2026-10-18T00:29:39Z">
              <w:r>
                <w:rPr>
                  <w:rFonts w:ascii="Arial" w:cs="Arial" w:eastAsia="Arial" w:hAnsi="Arial"/>
                  <w:b w:val="false"/>
                  <w:bCs w:val="false"/>
                  <w:i w:val="false"/>
                  <w:iCs w:val="false"/>
                  <w:color w:val="000000"/>
                  <w:sz w:val="18"/>
                  <w:szCs w:val="18"/>
                </w:rPr>
                <w:t xml:space="preserve">Expected sorting: carbohydrate — ugali, honey, maize grain, mandazi dough; fat — avocado, groundnut oil, ghee, cow milk fat; protein — fish, cow blood. Mixed foods: beans (protein and carbohydrate) and mala (protein, fat and lactose, a milk sugar) — accept any column if the group's reason names the mixture. Reasoning like this</w:t>
              </w:r>
            </w:ins>
            <w:r>
              <w:rPr>
                <w:rFonts w:ascii="Arial" w:cs="Arial" w:eastAsia="Arial" w:hAnsi="Arial"/>
                <w:b w:val="false"/>
                <w:bCs w:val="false"/>
                <w:i w:val="false"/>
                <w:iCs w:val="false"/>
                <w:color w:val="000000"/>
                <w:sz w:val="18"/>
                <w:szCs w:val="18"/>
              </w:rPr>
              <w:t xml:space="preserve"> reveals depth of understanding. Persistent misconceptions (e.g., placing all foods in carbohydrate column) are flagged for direct questioning during the Explain phase transition.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0inlkmwhw9m7aqel2p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aa2bne_szo7aqtmhlpq">
              <w:r>
                <w:rPr>
                  <w:rFonts w:ascii="Arial" w:cs="Arial" w:eastAsia="Arial" w:hAnsi="Arial"/>
                  <w:color w:val="2E75B6"/>
                  <w:sz w:val="16"/>
                  <w:szCs w:val="16"/>
                  <w:u w:val="single" w:color="2E75B6"/>
                </w:rPr>
                <w:t xml:space="preserve">Anaerobic and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vzobbo5yjxhmxvdff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Respiratory Quotient (RQ) formula: RQ = volume of CO2 produced divided by volume of O2 consumed (or moles of CO2 produced divided by moles of O2 consumed). Learners copy the formula and then work through three guided calculations using data from their resource cards. Calculation 1 (Whole-class guided): Glucose — C6H12O6 + 6O2 → 6CO2 + 6H2O. Learners identify that 6 moles of CO2 are produced and 6 moles of O2 are consumed, so RQ = 6 divided by 6 = 1.0. The teacher writes this on the board and connects it: 'When the yeast in our uji thermos ferments maize starch (mainly glucose), what substrate is it using? So what RQ would we expect if it were doing aerobic respiration?' Calculation 2 (Pair work, 3 minutes): Fat — tripalmitin: 2C51H98O6 + 145O2 → 102CO2 + 98H2O. Learners calculate RQ = 102 divided by 145 = approximately 0.70. The teacher circulates, prompting: 'Is the RQ for fat higher or lower than for glucose? What does that tell you about how much oxygen fat needs per unit of CO2 it produces?' Calculation 3 (Independent, 2 minutes): Protein approximation — RQ is given as approximately 0.8 from the data card; learners write a sentence explaining what this means relative to fat and carbohydrate. Extension challenge: The teacher asks — 'What would an RQ of 1.2 mean? Could that ever happen?' Learners predict in writing before the teacher reveals that RQ above 1.0 indicates anaerobic pathways are contributing, because CO2 is being produced in excess of what aerobic respiration alone would generate — directly linking back to the sealed uji thermos where fermentation (anaerobic) is occurring. Learners record a summary table: Substrate — Carbohydrate: RQ 1.0; Fat: RQ 0.7; Protein: RQ 0.8; Mixed anaerobic: RQ greater than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RQ formula prominently: 'RQ = CO2 produced divided by O2 consumed.' Say: 'This is our new investigative tool — it tells us what fuel the cell or organism is burning, just from measuring gases. Lets try it together for glucose.' Work through Calculation 1 step-by-step on the board, asking: 'How many moles of CO2 does the equation show? How many O2? So what is the division?' WAIT 30 seconds for learners to compute before writing the answer. For Calculation 2 announce: 'With your partner, use the fat equation on your card to find the RQ. Show every step. Two minutes — go.' WAIT 3 minutes. Cold-call a pair: 'Kamau, what did you get? Walk us through your steps.' Correct errors publicly but respectfully: 'Good attempt — check your denominator, which gas is on the bottom of our formula?' For the extension: 'If you finished early, predict what an RQ above 1 would mean about the type of respiration. Write one sentence before I tell you.' WAIT 60 seconds. Reveal: 'An RQ above 1 means anaerobic respiration is happening — MORE CO2 is being released than aerobic pathways alone can explain. Does that sound familiar? Think about the sealed thermos.' Pause for 30 seconds of silent reflection before taking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of responsibility (I do — we do — you do) for RQ calculations; use of anomalous data (RQ greater than 1.0) as a cognitive hook that reconnects to the anchoring phenomenon; summary table construction consolidates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mini-whiteboards or notebook spot-checks during Calculation 2 to verify arithmetic accuracy. Targeted questions during the extension reveal whether learners can reason beyond procedural calculation to interpretive understanding. Exit check: teacher asks two randomly selected learners to state the RQ for fat from memory and explain what it means — correct unprompted recall confirms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ptof8whhurvvytac146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zmykbwdfludq2ahtxfnj">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joad3n_2yp5-cckcy9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The teacher reads aloud three sticky-note questions that were generated in earlier lessons and remain unanswered or partially answered: (1) 'Does it matter what food the yeast in uji eats?'; (2) 'Why does the body use different foods for energy?'; (3) 'How can we measure what type of respiration is happening without seeing inside the cell?' Learners work in pairs for 3 minutes to write on sticky notes: (a) one question they can now fully answer using today's RQ knowledge, and (b) one new question that today's lesson has raised for them (e.g., 'Does a person eating only ugali have a different RQ than one eating nyama choma?', 'What happens to RQ during intense exercise?', 'Could we measure the RQ of fermentation in the uji thermos in the lab?'). Pairs post their sticky notes on the DQB under the headings 'NOW ANSWERED' and 'NEW QUESTION RAISED'. The teacher reads three of the new questions aloud, affirming scientific curiosity and noting which will be addressed in Lessons 6,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Gesture to the DQB: 'Look at our board from Lesson 1. Some of these questions have been sitting there for five lessons. Today you have a new tool — RQ. Which questions can you now answer?' Give pairs 3 minutes to write sticky notes. Circulate and read notes, selecting two or three that represent common misconceptions still present for public discussion. After posting, read a new question that foreshadows Lesson 6: 'This group asks — does the rate of fermentation in uji change with temperature? Excellent — that is exactly where we go next lesson.' Use affirming but non-evaluative language: 'That is a precise scientific question — what measurement would you need to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as a public metacognitive ritual — making the progression of understanding visible to the whole class and validating both resolved and newly emerging questions as evidence of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the 'NOW ANSWERED' sticky notes reveals whether learners can articulate RQ-based reasoning in their own words. Teacher reads all posted notes after class to identify persistent gaps for re-teaching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kzalqrdmazyvj-gayde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respiratory substrate carbohydrates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4yy6etgb191agcfgwp32">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yl9rlpzhxrzyvjceb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spends the final 5 minutes updating their individual cumulative explanatory model diagram — a diagram they have been developing since Lesson 1 to explain what is happening in the sealed uji thermos. In this update, learners must add three new annotations: (1) Label the substrate being used by the yeast — identify it as a carbohydrate (glucose from maize starch) and write its RQ value for aerobic conditions (1.0) and note that </w:t>
            </w:r>
            <w:del w:id="9169" w:author="Claude (AI) - proposed" w:date="2026-10-18T00:29:39Z">
              <w:r>
                <w:rPr>
                  <w:rFonts w:ascii="Arial" w:cs="Arial" w:eastAsia="Arial" w:hAnsi="Arial"/>
                  <w:b w:val="false"/>
                  <w:bCs w:val="false"/>
                  <w:i w:val="false"/>
                  <w:iCs w:val="false"/>
                  <w:color w:val="000000"/>
                  <w:sz w:val="18"/>
                  <w:szCs w:val="18"/>
                </w:rPr>
                <w:delText xml:space="preserve">the actual uji RQ is likely</w:delText>
              </w:r>
            </w:del>
            <w:ins w:id="9170" w:author="Claude (AI) - proposed" w:date="2026-10-18T00:29:39Z">
              <w:r>
                <w:rPr>
                  <w:rFonts w:ascii="Arial" w:cs="Arial" w:eastAsia="Arial" w:hAnsi="Arial"/>
                  <w:b w:val="false"/>
                  <w:bCs w:val="false"/>
                  <w:i w:val="false"/>
                  <w:iCs w:val="false"/>
                  <w:color w:val="000000"/>
                  <w:sz w:val="18"/>
                  <w:szCs w:val="18"/>
                </w:rPr>
                <w:t xml:space="preserve">while the flask still holds a little oxygen the RQ is</w:t>
              </w:r>
            </w:ins>
            <w:r>
              <w:rPr>
                <w:rFonts w:ascii="Arial" w:cs="Arial" w:eastAsia="Arial" w:hAnsi="Arial"/>
                <w:b w:val="false"/>
                <w:bCs w:val="false"/>
                <w:i w:val="false"/>
                <w:iCs w:val="false"/>
                <w:color w:val="000000"/>
                <w:sz w:val="18"/>
                <w:szCs w:val="18"/>
              </w:rPr>
              <w:t xml:space="preserve"> above 1.0</w:t>
            </w:r>
            <w:del w:id="9171" w:author="Claude (AI) - proposed" w:date="2026-10-18T00:29:39Z">
              <w:r>
                <w:rPr>
                  <w:rFonts w:ascii="Arial" w:cs="Arial" w:eastAsia="Arial" w:hAnsi="Arial"/>
                  <w:b w:val="false"/>
                  <w:bCs w:val="false"/>
                  <w:i w:val="false"/>
                  <w:iCs w:val="false"/>
                  <w:color w:val="000000"/>
                  <w:sz w:val="18"/>
                  <w:szCs w:val="18"/>
                </w:rPr>
                <w:delText xml:space="preserve"> because fermentation is anaerobic, producing extra CO2</w:delText>
              </w:r>
            </w:del>
            <w:ins w:id="9172" w:author="Claude (AI) - proposed" w:date="2026-10-18T00:29:39Z">
              <w:r>
                <w:rPr>
                  <w:rFonts w:ascii="Arial" w:cs="Arial" w:eastAsia="Arial" w:hAnsi="Arial"/>
                  <w:b w:val="false"/>
                  <w:bCs w:val="false"/>
                  <w:i w:val="false"/>
                  <w:iCs w:val="false"/>
                  <w:color w:val="000000"/>
                  <w:sz w:val="18"/>
                  <w:szCs w:val="18"/>
                </w:rPr>
                <w:t xml:space="preserve">, because fermentation adds CO2 without using O2; once the oxygen has run out, no O2 is used and an RQ cannot be calculated</w:t>
              </w:r>
            </w:ins>
            <w:r>
              <w:rPr>
                <w:rFonts w:ascii="Arial" w:cs="Arial" w:eastAsia="Arial" w:hAnsi="Arial"/>
                <w:b w:val="false"/>
                <w:bCs w:val="false"/>
                <w:i w:val="false"/>
                <w:iCs w:val="false"/>
                <w:color w:val="000000"/>
                <w:sz w:val="18"/>
                <w:szCs w:val="18"/>
              </w:rPr>
              <w:t xml:space="preserve">. (2) Add a small key showing the three substrates and their RQ values. (3) Write one sentence connecting the uji scenario to the driving question: 'The yeast in the sealed thermos uses glucose (a carbohydrate substrate, RQ = 1.0 aerobically) but because the flask is sealed and oxygen </w:t>
            </w:r>
            <w:del w:id="9173" w:author="Claude (AI) - proposed" w:date="2026-10-18T00:29:39Z">
              <w:r>
                <w:rPr>
                  <w:rFonts w:ascii="Arial" w:cs="Arial" w:eastAsia="Arial" w:hAnsi="Arial"/>
                  <w:b w:val="false"/>
                  <w:bCs w:val="false"/>
                  <w:i w:val="false"/>
                  <w:iCs w:val="false"/>
                  <w:color w:val="000000"/>
                  <w:sz w:val="18"/>
                  <w:szCs w:val="18"/>
                </w:rPr>
                <w:delText xml:space="preserve">is limited, anaerobic fermentation raises the effective RQ</w:delText>
              </w:r>
            </w:del>
            <w:ins w:id="9174" w:author="Claude (AI) - proposed" w:date="2026-10-18T00:29:39Z">
              <w:r>
                <w:rPr>
                  <w:rFonts w:ascii="Arial" w:cs="Arial" w:eastAsia="Arial" w:hAnsi="Arial"/>
                  <w:b w:val="false"/>
                  <w:bCs w:val="false"/>
                  <w:i w:val="false"/>
                  <w:iCs w:val="false"/>
                  <w:color w:val="000000"/>
                  <w:sz w:val="18"/>
                  <w:szCs w:val="18"/>
                </w:rPr>
                <w:t xml:space="preserve">runs out, fermentation takes over: CO2 is released without O2 being used, so the RQ is</w:t>
              </w:r>
            </w:ins>
            <w:r>
              <w:rPr>
                <w:rFonts w:ascii="Arial" w:cs="Arial" w:eastAsia="Arial" w:hAnsi="Arial"/>
                <w:b w:val="false"/>
                <w:bCs w:val="false"/>
                <w:i w:val="false"/>
                <w:iCs w:val="false"/>
                <w:color w:val="000000"/>
                <w:sz w:val="18"/>
                <w:szCs w:val="18"/>
              </w:rPr>
              <w:t xml:space="preserve"> above 1.0</w:t>
            </w:r>
            <w:del w:id="9175" w:author="Claude (AI) - proposed" w:date="2026-10-18T00:29:39Z">
              <w:r>
                <w:rPr>
                  <w:rFonts w:ascii="Arial" w:cs="Arial" w:eastAsia="Arial" w:hAnsi="Arial"/>
                  <w:b w:val="false"/>
                  <w:bCs w:val="false"/>
                  <w:i w:val="false"/>
                  <w:iCs w:val="false"/>
                  <w:color w:val="000000"/>
                  <w:sz w:val="18"/>
                  <w:szCs w:val="18"/>
                </w:rPr>
                <w:delText xml:space="preserve">, explaining the excess</w:delText>
              </w:r>
            </w:del>
            <w:ins w:id="9176" w:author="Claude (AI) - proposed" w:date="2026-10-18T00:29:39Z">
              <w:r>
                <w:rPr>
                  <w:rFonts w:ascii="Arial" w:cs="Arial" w:eastAsia="Arial" w:hAnsi="Arial"/>
                  <w:b w:val="false"/>
                  <w:bCs w:val="false"/>
                  <w:i w:val="false"/>
                  <w:iCs w:val="false"/>
                  <w:color w:val="000000"/>
                  <w:sz w:val="18"/>
                  <w:szCs w:val="18"/>
                </w:rPr>
                <w:t xml:space="preserve"> at first and cannot be calculated once no oxygen is used. This explains the</w:t>
              </w:r>
            </w:ins>
            <w:r>
              <w:rPr>
                <w:rFonts w:ascii="Arial" w:cs="Arial" w:eastAsia="Arial" w:hAnsi="Arial"/>
                <w:b w:val="false"/>
                <w:bCs w:val="false"/>
                <w:i w:val="false"/>
                <w:iCs w:val="false"/>
                <w:color w:val="000000"/>
                <w:sz w:val="18"/>
                <w:szCs w:val="18"/>
              </w:rPr>
              <w:t xml:space="preserve"> CO2 bubbles we observe.' Learners who finish early may annotate a second panel showing how a different substrate (e.g., fat from nyama choma) would change the RQ and therefore the gas ratios produced.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5 minutes to update your explanatory model of the uji thermos. You must add the substrate label, the RQ key table, and one connecting sentence. This model is your personal scientific explanation — make it precise.' WAIT 5 minutes without interrupting except to support learners who are stuck: 'Start with the substrate — what is maize porridge mostly made of? Now what is the RQ for that substrate aerobically? Now think — is the yeast in the sealed flask doing aerobic or anaerobic respiration? What does that do to the RQ?' Collect or photograph two or three models using a phone or tablet (with learner permission) to display as anchor examples at the start of Lesson 6. Close the lesson: 'Your models now show substrate, RQ, and why the uji thermos produces so much CO2. Next lesson we ask — what would make the yeast respire even faster? Temperature? Sugar concentration? We will investigate that and connect it back to why uji ferments quicker on a hot Mombasa afternoon than in cool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as a synthesis task — forces integration of new RQ knowledge with prior lessons on aerobic and anaerobic pathways; the annotated sentence functions as a claim-evidence-reasoning structure connecting substrate identity to observable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5 to 8 models during the activity, checking for: correct substrate identification (carbohydrate/glucose), correct RQ value for aerobic conditions (1.0), and a plausible explanation for why the </w:t>
            </w:r>
            <w:del w:id="9177" w:author="Claude (AI) - proposed" w:date="2026-10-18T00:29:39Z">
              <w:r>
                <w:rPr>
                  <w:rFonts w:ascii="Arial" w:cs="Arial" w:eastAsia="Arial" w:hAnsi="Arial"/>
                  <w:b w:val="false"/>
                  <w:bCs w:val="false"/>
                  <w:i w:val="false"/>
                  <w:iCs w:val="false"/>
                  <w:color w:val="000000"/>
                  <w:sz w:val="18"/>
                  <w:szCs w:val="18"/>
                </w:rPr>
                <w:delText xml:space="preserve">anaerobic uji RQ exceeds</w:delText>
              </w:r>
            </w:del>
            <w:ins w:id="9178" w:author="Claude (AI) - proposed" w:date="2026-10-18T00:29:39Z">
              <w:r>
                <w:rPr>
                  <w:rFonts w:ascii="Arial" w:cs="Arial" w:eastAsia="Arial" w:hAnsi="Arial"/>
                  <w:b w:val="false"/>
                  <w:bCs w:val="false"/>
                  <w:i w:val="false"/>
                  <w:iCs w:val="false"/>
                  <w:color w:val="000000"/>
                  <w:sz w:val="18"/>
                  <w:szCs w:val="18"/>
                </w:rPr>
                <w:t xml:space="preserve">RQ rises above</w:t>
              </w:r>
            </w:ins>
            <w:r>
              <w:rPr>
                <w:rFonts w:ascii="Arial" w:cs="Arial" w:eastAsia="Arial" w:hAnsi="Arial"/>
                <w:b w:val="false"/>
                <w:bCs w:val="false"/>
                <w:i w:val="false"/>
                <w:iCs w:val="false"/>
                <w:color w:val="000000"/>
                <w:sz w:val="18"/>
                <w:szCs w:val="18"/>
              </w:rPr>
              <w:t xml:space="preserve"> 1.0</w:t>
            </w:r>
            <w:ins w:id="9179" w:author="Claude (AI) - proposed" w:date="2026-10-18T00:29:39Z">
              <w:r>
                <w:rPr>
                  <w:rFonts w:ascii="Arial" w:cs="Arial" w:eastAsia="Arial" w:hAnsi="Arial"/>
                  <w:b w:val="false"/>
                  <w:bCs w:val="false"/>
                  <w:i w:val="false"/>
                  <w:iCs w:val="false"/>
                  <w:color w:val="000000"/>
                  <w:sz w:val="18"/>
                  <w:szCs w:val="18"/>
                </w:rPr>
                <w:t xml:space="preserve"> when fermentation adds CO2 without using O2 (and cannot be calculated once no O2 is used)</w:t>
              </w:r>
            </w:ins>
            <w:r>
              <w:rPr>
                <w:rFonts w:ascii="Arial" w:cs="Arial" w:eastAsia="Arial" w:hAnsi="Arial"/>
                <w:b w:val="false"/>
                <w:bCs w:val="false"/>
                <w:i w:val="false"/>
                <w:iCs w:val="false"/>
                <w:color w:val="000000"/>
                <w:sz w:val="18"/>
                <w:szCs w:val="18"/>
              </w:rPr>
              <w:t xml:space="preserve">. Common error to watch for: learners who write RQ = 1.0 for the uji scenario without accounting for anaerobic contribution — this is addressed at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successfully perform all three RQ calculations or did the fat equation (with large coefficients) cause arithmetic difficulty — if so, provide a calculator policy statement for Lesson 8. Were learners able to move from procedural RQ calculation to interpretive reasoning (RQ above 1.0 means anaerobic)? Did the card-sorting activity with Kenyan foods reveal unexpected gaps in knowledge of macronutrient composition — e.g., did learners misclassify mala or avocado? Review the DQB sticky notes after class: do new questions suggest learners are developing productive lines of inquiry toward Lessons 6 and 7, or are questions very basic (e.g., still asking what respiration is)? If the latter, plan a 3-minute recap at the start of Lesson 6. Did the cumulative model annotations show that learners can connect RQ to the anchoring phenomenon, or were annotations superficial? Strong models should be photographed and displayed anonymously as exemplars. Consider whether any learner requires differentiated support for the arithmetic component of RQ — prepare a scaffold card with the formula and a worked example for Lesson 8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data tables showing how much O2 is consumed and how much CO2 is produced when glucose, fat, and protein are completely oxidised during aerobic respiration. We also sorted familiar Kenyan foods (ugali, nyama choma, avocado, mala, mandazi dough, groundnut oil) into substrate categories.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main respiratory substrates are carbohydrates (RQ = 1.0), fats (RQ approximately 0.7), and proteins (RQ approximately 0.8). The respiratory quotient (RQ) is calculated as the volume of CO2 produced divided by the volume of O2 consumed. An RQ above 1.0 indicates that anaerobic respiration is contributing to energy release, because fermentation produces CO2 without consuming O2.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yeast in the sealed uji thermos is using glucose (a carbohydrate substrate) as its respiratory fuel. Because the flask is sealed and oxygen becomes limited, the yeast shifts to anaerobic fermentation — this produces CO2 without consuming O2, </w:t>
            </w:r>
            <w:del w:id="9180" w:author="Claude (AI) - proposed" w:date="2026-10-18T00:29:39Z">
              <w:r>
                <w:rPr>
                  <w:rFonts w:ascii="Arial" w:cs="Arial" w:eastAsia="Arial" w:hAnsi="Arial"/>
                  <w:b w:val="false"/>
                  <w:bCs w:val="false"/>
                  <w:i w:val="false"/>
                  <w:iCs w:val="false"/>
                  <w:color w:val="000000"/>
                  <w:sz w:val="18"/>
                  <w:szCs w:val="18"/>
                </w:rPr>
                <w:delText xml:space="preserve">pushing the effective RQ</w:delText>
              </w:r>
            </w:del>
            <w:ins w:id="9181" w:author="Claude (AI) - proposed" w:date="2026-10-18T00:29:39Z">
              <w:r>
                <w:rPr>
                  <w:rFonts w:ascii="Arial" w:cs="Arial" w:eastAsia="Arial" w:hAnsi="Arial"/>
                  <w:b w:val="false"/>
                  <w:bCs w:val="false"/>
                  <w:i w:val="false"/>
                  <w:iCs w:val="false"/>
                  <w:color w:val="000000"/>
                  <w:sz w:val="18"/>
                  <w:szCs w:val="18"/>
                </w:rPr>
                <w:t xml:space="preserve">so the RQ rises</w:t>
              </w:r>
            </w:ins>
            <w:r>
              <w:rPr>
                <w:rFonts w:ascii="Arial" w:cs="Arial" w:eastAsia="Arial" w:hAnsi="Arial"/>
                <w:b w:val="false"/>
                <w:bCs w:val="false"/>
                <w:i w:val="false"/>
                <w:iCs w:val="false"/>
                <w:color w:val="000000"/>
                <w:sz w:val="18"/>
                <w:szCs w:val="18"/>
              </w:rPr>
              <w:t xml:space="preserve"> above 1.0 </w:t>
            </w:r>
            <w:del w:id="9182" w:author="Claude (AI) - proposed" w:date="2026-10-18T00:29:39Z">
              <w:r>
                <w:rPr>
                  <w:rFonts w:ascii="Arial" w:cs="Arial" w:eastAsia="Arial" w:hAnsi="Arial"/>
                  <w:b w:val="false"/>
                  <w:bCs w:val="false"/>
                  <w:i w:val="false"/>
                  <w:iCs w:val="false"/>
                  <w:color w:val="000000"/>
                  <w:sz w:val="18"/>
                  <w:szCs w:val="18"/>
                </w:rPr>
                <w:delText xml:space="preserve">and explaining</w:delText>
              </w:r>
            </w:del>
            <w:ins w:id="9183" w:author="Claude (AI) - proposed" w:date="2026-10-18T00:29:39Z">
              <w:r>
                <w:rPr>
                  <w:rFonts w:ascii="Arial" w:cs="Arial" w:eastAsia="Arial" w:hAnsi="Arial"/>
                  <w:b w:val="false"/>
                  <w:bCs w:val="false"/>
                  <w:i w:val="false"/>
                  <w:iCs w:val="false"/>
                  <w:color w:val="000000"/>
                  <w:sz w:val="18"/>
                  <w:szCs w:val="18"/>
                </w:rPr>
                <w:t xml:space="preserve">(and cannot be calculated once no O2 is used), which explains</w:t>
              </w:r>
            </w:ins>
            <w:r>
              <w:rPr>
                <w:rFonts w:ascii="Arial" w:cs="Arial" w:eastAsia="Arial" w:hAnsi="Arial"/>
                <w:b w:val="false"/>
                <w:bCs w:val="false"/>
                <w:i w:val="false"/>
                <w:iCs w:val="false"/>
                <w:color w:val="000000"/>
                <w:sz w:val="18"/>
                <w:szCs w:val="18"/>
              </w:rPr>
              <w:t xml:space="preserve"> why so many bubbles accumulate inside the sealed thermos even though no new ingredients were added.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linxxt-xre-l3v4sen0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7yonrjmbzsuigjilva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Factors Affecting the Rate of Respiration: Why Does Uji Ferment Faster in Mombasa Than in Kericho?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and explain how temperature, oxygen availability, substrate concentration, and </w:t>
            </w:r>
            <w:del w:id="9184"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185" w:author="Claude (AI) - proposed" w:date="2026-10-18T00:29:39Z">
              <w:r>
                <w:rPr>
                  <w:rFonts w:ascii="Arial" w:cs="Arial" w:eastAsia="Arial" w:hAnsi="Arial"/>
                  <w:b w:val="false"/>
                  <w:bCs w:val="false"/>
                  <w:i w:val="false"/>
                  <w:iCs w:val="false"/>
                  <w:color w:val="000000"/>
                  <w:sz w:val="18"/>
                  <w:szCs w:val="18"/>
                </w:rPr>
                <w:t xml:space="preserve">water availability (metabolic activity)</w:t>
              </w:r>
            </w:ins>
            <w:r>
              <w:rPr>
                <w:rFonts w:ascii="Arial" w:cs="Arial" w:eastAsia="Arial" w:hAnsi="Arial"/>
                <w:b w:val="false"/>
                <w:bCs w:val="false"/>
                <w:i w:val="false"/>
                <w:iCs w:val="false"/>
                <w:color w:val="000000"/>
                <w:sz w:val="18"/>
                <w:szCs w:val="18"/>
              </w:rPr>
              <w:t xml:space="preserve"> affect the rate of respiration, connecting experimental evidence to the anchoring phenomenon of uji fermenting at different rates in different climatic regions of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factors affecting respiration in living things (temperature, oxygen availability, substrate concentration, </w:t>
            </w:r>
            <w:del w:id="9186"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187" w:author="Claude (AI) - proposed" w:date="2026-10-18T00:29:39Z">
              <w:r>
                <w:rPr>
                  <w:rFonts w:ascii="Arial" w:cs="Arial" w:eastAsia="Arial" w:hAnsi="Arial"/>
                  <w:b w:val="false"/>
                  <w:bCs w:val="false"/>
                  <w:i w:val="false"/>
                  <w:iCs w:val="false"/>
                  <w:color w:val="000000"/>
                  <w:sz w:val="18"/>
                  <w:szCs w:val="18"/>
                </w:rPr>
                <w:t xml:space="preserve">water availability and metabolic activity</w:t>
              </w:r>
            </w:ins>
            <w:r>
              <w:rPr>
                <w:rFonts w:ascii="Arial" w:cs="Arial" w:eastAsia="Arial" w:hAnsi="Arial"/>
                <w:b w:val="false"/>
                <w:bCs w:val="false"/>
                <w:i w:val="false"/>
                <w:iCs w:val="false"/>
                <w:color w:val="000000"/>
                <w:sz w:val="18"/>
                <w:szCs w:val="18"/>
              </w:rPr>
              <w:t xml:space="preserve">) and relate these to rates of aerobic and anaerobic respiration in microorganisms and body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conduct a controlled investigation comparing the rate of CO₂ production in yeast suspensions under varied conditions; they record, tabulate, and interpret results; and they present findings to peers using scientific reasoning (NGSS SEP 3: Planning and Carrying Out Investigations; SEP 4: Analysing and Interpreting Data; SEP 6: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manipulating environmental factors can enhance or suppress respiration rates, developing integrity by recording honest results and peace by collaborating harmoniously in group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what respiration is, wrote and balanced equations for aerobic and anaerobic respiration, calculated respiratory quotients, and confirmed that yeast produces CO₂ and </w:t>
            </w:r>
            <w:del w:id="9188" w:author="Claude (AI) - proposed" w:date="2026-10-18T00:29:39Z">
              <w:r>
                <w:rPr>
                  <w:rFonts w:ascii="Arial" w:cs="Arial" w:eastAsia="Arial" w:hAnsi="Arial"/>
                  <w:b w:val="false"/>
                  <w:bCs w:val="false"/>
                  <w:i w:val="false"/>
                  <w:iCs w:val="false"/>
                  <w:color w:val="000000"/>
                  <w:sz w:val="18"/>
                  <w:szCs w:val="18"/>
                </w:rPr>
                <w:delText xml:space="preserve">acids during fermentation</w:delText>
              </w:r>
            </w:del>
            <w:ins w:id="9189" w:author="Claude (AI) - proposed" w:date="2026-10-18T00:29:39Z">
              <w:r>
                <w:rPr>
                  <w:rFonts w:ascii="Arial" w:cs="Arial" w:eastAsia="Arial" w:hAnsi="Arial"/>
                  <w:b w:val="false"/>
                  <w:bCs w:val="false"/>
                  <w:i w:val="false"/>
                  <w:iCs w:val="false"/>
                  <w:color w:val="000000"/>
                  <w:sz w:val="18"/>
                  <w:szCs w:val="18"/>
                </w:rPr>
                <w:t xml:space="preserve">ethanol during fermentation while lactic acid bacteria make the lactic acid that sours uji</w:t>
              </w:r>
            </w:ins>
            <w:r>
              <w:rPr>
                <w:rFonts w:ascii="Arial" w:cs="Arial" w:eastAsia="Arial" w:hAnsi="Arial"/>
                <w:b w:val="false"/>
                <w:bCs w:val="false"/>
                <w:i w:val="false"/>
                <w:iCs w:val="false"/>
                <w:color w:val="000000"/>
                <w:sz w:val="18"/>
                <w:szCs w:val="18"/>
              </w:rPr>
              <w:t xml:space="preserve">. Lesson 6 now asks: what controls how FAST these processes happen? This directly answers the anchoring phenomenon puzzle — the uji in Kisumu has been bubbling and souring faster on warm days than on cool ones. By systematically manipulating temperature, oxygen, substrate concentration, and </w:t>
            </w:r>
            <w:del w:id="9190"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191" w:author="Claude (AI) - proposed" w:date="2026-10-18T00:29:39Z">
              <w:r>
                <w:rPr>
                  <w:rFonts w:ascii="Arial" w:cs="Arial" w:eastAsia="Arial" w:hAnsi="Arial"/>
                  <w:b w:val="false"/>
                  <w:bCs w:val="false"/>
                  <w:i w:val="false"/>
                  <w:iCs w:val="false"/>
                  <w:color w:val="000000"/>
                  <w:sz w:val="18"/>
                  <w:szCs w:val="18"/>
                </w:rPr>
                <w:t xml:space="preserve">water availability</w:t>
              </w:r>
            </w:ins>
            <w:r>
              <w:rPr>
                <w:rFonts w:ascii="Arial" w:cs="Arial" w:eastAsia="Arial" w:hAnsi="Arial"/>
                <w:b w:val="false"/>
                <w:bCs w:val="false"/>
                <w:i w:val="false"/>
                <w:iCs w:val="false"/>
                <w:color w:val="000000"/>
                <w:sz w:val="18"/>
                <w:szCs w:val="18"/>
              </w:rPr>
              <w:t xml:space="preserve">, learners gather the causal evidence needed to explain the Mombasa vs. Kericho fermentation rate difference, and to later (Lessons 7–8) connect this to industrial and economic applications.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taste any experimental yeast solutions. </w:t>
            </w:r>
            <w:del w:id="9192" w:author="Claude (AI) - proposed" w:date="2026-10-18T00:29:39Z">
              <w:r>
                <w:rPr>
                  <w:rFonts w:ascii="Arial" w:cs="Arial" w:eastAsia="Arial" w:hAnsi="Arial"/>
                  <w:b w:val="false"/>
                  <w:bCs w:val="false"/>
                  <w:i w:val="false"/>
                  <w:iCs w:val="false"/>
                  <w:color w:val="000000"/>
                  <w:sz w:val="18"/>
                  <w:szCs w:val="18"/>
                </w:rPr>
                <w:delText xml:space="preserve">Hot water baths</w:delText>
              </w:r>
            </w:del>
            <w:ins w:id="9193" w:author="Claude (AI) - proposed" w:date="2026-10-18T00:29:39Z">
              <w:r>
                <w:rPr>
                  <w:rFonts w:ascii="Arial" w:cs="Arial" w:eastAsia="Arial" w:hAnsi="Arial"/>
                  <w:b w:val="false"/>
                  <w:bCs w:val="false"/>
                  <w:i w:val="false"/>
                  <w:iCs w:val="false"/>
                  <w:color w:val="000000"/>
                  <w:sz w:val="18"/>
                  <w:szCs w:val="18"/>
                </w:rPr>
                <w:t xml:space="preserve">The warm water bath for Flask 3 should be about 40 °C (mix kettle water with cold water first; above about 50 °C the yeast is killed). Hot kettle water</w:t>
              </w:r>
            </w:ins>
            <w:r>
              <w:rPr>
                <w:rFonts w:ascii="Arial" w:cs="Arial" w:eastAsia="Arial" w:hAnsi="Arial"/>
                <w:b w:val="false"/>
                <w:bCs w:val="false"/>
                <w:i w:val="false"/>
                <w:iCs w:val="false"/>
                <w:color w:val="000000"/>
                <w:sz w:val="18"/>
                <w:szCs w:val="18"/>
              </w:rPr>
              <w:t xml:space="preserve"> (≥60 °C) must be handled with </w:t>
            </w:r>
            <w:del w:id="9194" w:author="Claude (AI) - proposed" w:date="2026-10-18T00:29:39Z">
              <w:r>
                <w:rPr>
                  <w:rFonts w:ascii="Arial" w:cs="Arial" w:eastAsia="Arial" w:hAnsi="Arial"/>
                  <w:b w:val="false"/>
                  <w:bCs w:val="false"/>
                  <w:i w:val="false"/>
                  <w:iCs w:val="false"/>
                  <w:color w:val="000000"/>
                  <w:sz w:val="18"/>
                  <w:szCs w:val="18"/>
                </w:rPr>
                <w:delText xml:space="preserve">tongs or </w:delText>
              </w:r>
            </w:del>
            <w:r>
              <w:rPr>
                <w:rFonts w:ascii="Arial" w:cs="Arial" w:eastAsia="Arial" w:hAnsi="Arial"/>
                <w:b w:val="false"/>
                <w:bCs w:val="false"/>
                <w:i w:val="false"/>
                <w:iCs w:val="false"/>
                <w:color w:val="000000"/>
                <w:sz w:val="18"/>
                <w:szCs w:val="18"/>
              </w:rPr>
              <w:t xml:space="preserve">heat-resistant gloves</w:t>
            </w:r>
            <w:del w:id="9195" w:author="Claude (AI) - proposed" w:date="2026-10-18T00:29:39Z">
              <w:r>
                <w:rPr>
                  <w:rFonts w:ascii="Arial" w:cs="Arial" w:eastAsia="Arial" w:hAnsi="Arial"/>
                  <w:b w:val="false"/>
                  <w:bCs w:val="false"/>
                  <w:i w:val="false"/>
                  <w:iCs w:val="false"/>
                  <w:color w:val="000000"/>
                  <w:sz w:val="18"/>
                  <w:szCs w:val="18"/>
                </w:rPr>
                <w:delText xml:space="preserve">;</w:delText>
              </w:r>
            </w:del>
            <w:ins w:id="9196" w:author="Claude (AI) - proposed" w:date="2026-10-18T00:29:39Z">
              <w:r>
                <w:rPr>
                  <w:rFonts w:ascii="Arial" w:cs="Arial" w:eastAsia="Arial" w:hAnsi="Arial"/>
                  <w:b w:val="false"/>
                  <w:bCs w:val="false"/>
                  <w:i w:val="false"/>
                  <w:iCs w:val="false"/>
                  <w:color w:val="000000"/>
                  <w:sz w:val="18"/>
                  <w:szCs w:val="18"/>
                </w:rPr>
                <w:t xml:space="preserve"> or a thick cloth, and the</w:t>
              </w:r>
            </w:ins>
            <w:r>
              <w:rPr>
                <w:rFonts w:ascii="Arial" w:cs="Arial" w:eastAsia="Arial" w:hAnsi="Arial"/>
                <w:b w:val="false"/>
                <w:bCs w:val="false"/>
                <w:i w:val="false"/>
                <w:iCs w:val="false"/>
                <w:color w:val="000000"/>
                <w:sz w:val="18"/>
                <w:szCs w:val="18"/>
              </w:rPr>
              <w:t xml:space="preserve"> teacher demonstrates safe pouring. Broken glassware must be reported immediately. No brewing or distillation of alcohol is permitted (KICD CAUTION). Wash hands thoroughly after handling yeast cultures. Ensure adequate ventilation in the laboratory to disperse CO₂ accumulation.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sealed thermos of uji — and predict why the same uji might ferment at different rates in Mombasa (hot, humid coast) versus Kericho (cool, highland). They then conduct a structured small-group investigation manipulating one factor at a time (temperature, oxygen availability, substrate concentration, </w:t>
            </w:r>
            <w:del w:id="9197"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198" w:author="Claude (AI) - proposed" w:date="2026-10-18T00:29:39Z">
              <w:r>
                <w:rPr>
                  <w:rFonts w:ascii="Arial" w:cs="Arial" w:eastAsia="Arial" w:hAnsi="Arial"/>
                  <w:b w:val="false"/>
                  <w:bCs w:val="false"/>
                  <w:i w:val="false"/>
                  <w:iCs w:val="false"/>
                  <w:color w:val="000000"/>
                  <w:sz w:val="18"/>
                  <w:szCs w:val="18"/>
                </w:rPr>
                <w:t xml:space="preserve">and water availability and metabolic activity</w:t>
              </w:r>
            </w:ins>
            <w:r>
              <w:rPr>
                <w:rFonts w:ascii="Arial" w:cs="Arial" w:eastAsia="Arial" w:hAnsi="Arial"/>
                <w:b w:val="false"/>
                <w:bCs w:val="false"/>
                <w:i w:val="false"/>
                <w:iCs w:val="false"/>
                <w:color w:val="000000"/>
                <w:sz w:val="18"/>
                <w:szCs w:val="18"/>
              </w:rPr>
              <w:t xml:space="preserve"> using germinating vs. dry maize seeds) on live yeast suspensions, measuring CO₂ bubble output or lime-water turbidity as a proxy for respiration rate. Groups share results in a peer-presentation gallery walk, construct a shared class data table, and use the data to build causal explanations. The lesson closes with a DQB update and a revised annotated model of the uji thermos that now includes environmental arrows showing how external conditions regulate the rate of microbial respiration inside the flask.</w:t>
            </w:r>
            <w:ins w:id="9199" w:author="Claude (AI) - proposed" w:date="2026-10-18T00:29:39Z">
              <w:r>
                <w:rPr>
                  <w:rFonts w:ascii="Arial" w:cs="Arial" w:eastAsia="Arial" w:hAnsi="Arial"/>
                  <w:b w:val="false"/>
                  <w:bCs w:val="false"/>
                  <w:i w:val="false"/>
                  <w:iCs w:val="false"/>
                  <w:color w:val="000000"/>
                  <w:sz w:val="18"/>
                  <w:szCs w:val="18"/>
                </w:rPr>
                <w:t xml:space="preserve"> Pacing for the 80 minutes: Predict 7, Observe 29, Explain 22, Driving Question Board 11, Model Building 11.</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olycoglx36uvfmx_6nss">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3j2l5ylslxgumpbhb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xwxeqvv5jgzwg2z8sl7">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8kh_pvy0y5xk7ms4s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two-sentence stimulus card: 'Achieng pours uji from her thermos at 8 a.m. in Kisumu — mild bubbling, slightly sour. Her cousin in Mombasa pours identical uji at the same time — vigorous bubbling, very sour already. Her other cousin in Kericho pours the same uji — barely any bubbles, almost no sourness yet.' Learners write a 3-minute silent prediction in their science journals: (1) List at least THREE factors you think might explain the difference. (2) For each factor, state whether you think MORE of it speeds up or slows down the fermentation, and WHY. Learners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posts the three-city scenario on the board as a visual anchor. SAY: 'Before we touch any equipment today, I want your brain to commit to a prediction. Write it down — even if you're not sure. Scientists who commit to predictions first gather better evidence.' Allow 3 minutes of silent individual writing. Set a visible timer. After 2 minutes of partner share, cold-call 4 learners (aim for gender balance and regional spread in the room): 'Kamau — what was your top factor and your reasoning?' WAIT 12 seconds after each cold-call before accepting the answer. Record all predicted factors on the board in a T-chart: FACTOR | PREDICTED EFFECT. Do NOT correct predictions yet. SAY: 'We are going to let the yeast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 T-Chart Anchoring. By forcing a written prediction before observation, learners activate prior knowledge from Lessons 1–5 (enzyme activity, temperature and reaction rates from Sub-Strand 2.5), creating cognitive dissonance hooks that will make the experimental data more memorable. The T-chart on the board remains visible all lesson as a public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journals. Observable indicator: learner has named at least 2 scientifically plausible factors (e.g., temperature, sugar concentration, oxygen) with a directional prediction. Learners who list only 1 factor or give contradictory directions receive a prompt: 'Think about what yeast uses as a raw material and what it needs from the environment to work faster.'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znwzz_sa1rjnnlipe1ja">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mectt2q6q_2c2elur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andqeew6ylyayneoz26">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glynnmky_vgjdmeu2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Each group is assigned ONE primary factor to investigate using a yeast-glucose solution as the model system. Groups set up their experiment, collect data over 15 minutes, then rotate to observe (not redo) one other group's set-up for 5 minutes. FACTOR A — Temperature: Three identical conical flasks each contain 50 mL of yeast-glucose solution (1 g dried baker's yeast + 5 g glucose in 50 mL warm water, pre-prepared by teacher). Flask 1 sits in ice water (~5 °C), Flask 2 at room temperature (~25 °C), Flask 3 in a warm water bath (~40 °C). Each flask is sealed with a stopper and delivery tube leading into lime water. Learners record time taken for lime water to turn milky (proxy for CO₂ production rate) and count bubbles per minute. FACTOR B — Oxygen Availability: Two identical yeast-glucose flasks. Flask 1 is sealed (anaerobic — stopper in place). Flask 2 is open to air (aerobic). Learners observe bubble rate and smell (</w:t>
            </w:r>
            <w:del w:id="9200" w:author="Claude (AI) - proposed" w:date="2026-10-18T00:29:39Z">
              <w:r>
                <w:rPr>
                  <w:rFonts w:ascii="Arial" w:cs="Arial" w:eastAsia="Arial" w:hAnsi="Arial"/>
                  <w:b w:val="false"/>
                  <w:bCs w:val="false"/>
                  <w:i w:val="false"/>
                  <w:iCs w:val="false"/>
                  <w:color w:val="000000"/>
                  <w:sz w:val="18"/>
                  <w:szCs w:val="18"/>
                </w:rPr>
                <w:delText xml:space="preserve">sourness indicator for lactic/acetic acid accumulation</w:delText>
              </w:r>
            </w:del>
            <w:ins w:id="9201" w:author="Claude (AI) - proposed" w:date="2026-10-18T00:29:39Z">
              <w:r>
                <w:rPr>
                  <w:rFonts w:ascii="Arial" w:cs="Arial" w:eastAsia="Arial" w:hAnsi="Arial"/>
                  <w:b w:val="false"/>
                  <w:bCs w:val="false"/>
                  <w:i w:val="false"/>
                  <w:iCs w:val="false"/>
                  <w:color w:val="000000"/>
                  <w:sz w:val="18"/>
                  <w:szCs w:val="18"/>
                </w:rPr>
                <w:t xml:space="preserve">a yeasty, slightly alcoholic smell is expected; yeast alone does not give the sour smell of uji</w:t>
              </w:r>
            </w:ins>
            <w:r>
              <w:rPr>
                <w:rFonts w:ascii="Arial" w:cs="Arial" w:eastAsia="Arial" w:hAnsi="Arial"/>
                <w:b w:val="false"/>
                <w:bCs w:val="false"/>
                <w:i w:val="false"/>
                <w:iCs w:val="false"/>
                <w:color w:val="000000"/>
                <w:sz w:val="18"/>
                <w:szCs w:val="18"/>
              </w:rPr>
              <w:t xml:space="preserve">) at 5-minute intervals</w:t>
            </w:r>
            <w:ins w:id="9202" w:author="Claude (AI) - proposed" w:date="2026-10-18T00:29:39Z">
              <w:r>
                <w:rPr>
                  <w:rFonts w:ascii="Arial" w:cs="Arial" w:eastAsia="Arial" w:hAnsi="Arial"/>
                  <w:b w:val="false"/>
                  <w:bCs w:val="false"/>
                  <w:i w:val="false"/>
                  <w:iCs w:val="false"/>
                  <w:color w:val="000000"/>
                  <w:sz w:val="18"/>
                  <w:szCs w:val="18"/>
                </w:rPr>
                <w:t xml:space="preserve">. Expect similar bubbling in both flasks at first: yeast ferments a sugar solution with or without air, which shows that oxygen is not needed for fermentation (its role is in energy yield, not bubble rate)</w:t>
              </w:r>
            </w:ins>
            <w:r>
              <w:rPr>
                <w:rFonts w:ascii="Arial" w:cs="Arial" w:eastAsia="Arial" w:hAnsi="Arial"/>
                <w:b w:val="false"/>
                <w:bCs w:val="false"/>
                <w:i w:val="false"/>
                <w:iCs w:val="false"/>
                <w:color w:val="000000"/>
                <w:sz w:val="18"/>
                <w:szCs w:val="18"/>
              </w:rPr>
              <w:t xml:space="preserve">. FACTOR C — Substrate Concentration: Three flasks with yeast solution but different glucose concentrations: 2 g/50 mL (low), 5 g/50 mL (medium), 10 g/50 mL (high). Bubble count per minute recorded at t=5, t=10, t=15 minutes. FACTOR D — </w:t>
            </w:r>
            <w:del w:id="9203"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204" w:author="Claude (AI) - proposed" w:date="2026-10-18T00:29:39Z">
              <w:r>
                <w:rPr>
                  <w:rFonts w:ascii="Arial" w:cs="Arial" w:eastAsia="Arial" w:hAnsi="Arial"/>
                  <w:b w:val="false"/>
                  <w:bCs w:val="false"/>
                  <w:i w:val="false"/>
                  <w:iCs w:val="false"/>
                  <w:color w:val="000000"/>
                  <w:sz w:val="18"/>
                  <w:szCs w:val="18"/>
                </w:rPr>
                <w:t xml:space="preserve">Water Availability and Metabolic Activity</w:t>
              </w:r>
            </w:ins>
            <w:r>
              <w:rPr>
                <w:rFonts w:ascii="Arial" w:cs="Arial" w:eastAsia="Arial" w:hAnsi="Arial"/>
                <w:b w:val="false"/>
                <w:bCs w:val="false"/>
                <w:i w:val="false"/>
                <w:iCs w:val="false"/>
                <w:color w:val="000000"/>
                <w:sz w:val="18"/>
                <w:szCs w:val="18"/>
              </w:rPr>
              <w:t xml:space="preserve"> (Germinating vs. Dry Seeds): Two conical flasks fitted with CO₂ delivery tubes into lime water. Flask 1 contains 20 dry maize seeds. Flask 2 contains 20 germinating maize seeds (soaked 24 hours, pre-prepared). Learners observe lime water turbidity at 5-minute intervals and record. Learners complete a standardised data table in their journals: Factor | Level tested | Observation (bubble rate / lime water result) | Inferred respiration rate (high/medium/low).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teacher conducts a 3-minute live safety demonstration: show correct lime water tube setup, demonstrate how to use tongs with hot water bath, remind learners about the KICD CAUTION on no alcohol brewing. SAY: 'Your only job right now is to observe and record honestly — even if your results surprise you or contradict your prediction. That is what real scientists do.' Circulate continuously, spending approximately 3 minutes per group. Use targeted questions — do NOT give answers: 'What is your controlled variable in this experiment?', 'You said the bubbles slowed down — what does that tell you about the yeast's activity?', 'If you were a tea farmer in Kericho and your uji fermented this slowly, what would you do differently?' After 15 minutes of data collection, ring a bell and direct groups to do a 5-minute silent rotation: walk to one neighbouring group's station, read their data table, and write one observation and one question in their own journal. Cold-call 3 learners after rotation: 'Wanjiku — what surprised you at the station you visited?'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Investigation with Cross-Group Observation. Each group becomes the class 'expert' on one factor. The rotation visit builds cross-factor literacy without requiring each group to run all four experiments. This mirrors authentic scientific division of labour (e.g., how KEMRI research teams share data) and ensures every learner has first-hand exposure to multiple data sets before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data tables during circulation. Observable indicator: (1) Learner has recorded at least 3 time-point observations (not just final), (2) table has clearly labelled units (bubbles/min, minutes to lime water turning), (3) at least one controlled variable is identified in writing. Groups whose data tables show only qualitative terms ('lots of bubbles', 'a few') are prompted: 'Can you give me a number? Count bubbles for exactly 30 seconds and double it — that is your rate.'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lnyo3gm5c3txrdhryukp">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7ewcqikc9ujqshqkv0c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eudr0d-ihjcc4qulpr">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ba2nusjbu8o90scwzy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prepares a </w:t>
            </w:r>
            <w:del w:id="9205" w:author="Claude (AI) - proposed" w:date="2026-10-18T00:29:39Z">
              <w:r>
                <w:rPr>
                  <w:rFonts w:ascii="Arial" w:cs="Arial" w:eastAsia="Arial" w:hAnsi="Arial"/>
                  <w:b w:val="false"/>
                  <w:bCs w:val="false"/>
                  <w:i w:val="false"/>
                  <w:iCs w:val="false"/>
                  <w:color w:val="000000"/>
                  <w:sz w:val="18"/>
                  <w:szCs w:val="18"/>
                </w:rPr>
                <w:delText xml:space="preserve">90</w:delText>
              </w:r>
            </w:del>
            <w:ins w:id="9206" w:author="Claude (AI) - proposed" w:date="2026-10-18T00:29:3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verbal report using this scaffold written on the board: 'We investigated [FACTOR]. We changed [VARIABLE] from ___ to ___. We observed [DATA]. This tells us that when [FACTOR] increases/decreases, the rate of respiration [increases/decreases/peaks] because [MECHANISM LINKING TO ENZYME ACTIVITY / SUBSTRATE AVAILABILITY / OXYGEN PATHWAY]. This explains the uji phenomenon because ___.' Groups present in sequence (Factors A → B → C → D). After all four presentations, teacher facilitates a whole-class construction of a shared Summary Data Table on the board, with columns: Factor | Direction of change | Effect on respiration rate | Mechanism | Link to uji phenomenon. Learners copy this into journals. Teacher then poses the synthesis question: 'Using this table, explain in full sentences why the Mombasa uji fermented faster than the Kericho uji by 8 a.m.' Learners write for 4 minutes individually before a think-pair-share.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presentations, teacher acts as a 'press conference moderator'. After each group's </w:t>
            </w:r>
            <w:del w:id="9207" w:author="Claude (AI) - proposed" w:date="2026-10-18T00:29:39Z">
              <w:r>
                <w:rPr>
                  <w:rFonts w:ascii="Arial" w:cs="Arial" w:eastAsia="Arial" w:hAnsi="Arial"/>
                  <w:b w:val="false"/>
                  <w:bCs w:val="false"/>
                  <w:i w:val="false"/>
                  <w:iCs w:val="false"/>
                  <w:color w:val="000000"/>
                  <w:sz w:val="18"/>
                  <w:szCs w:val="18"/>
                </w:rPr>
                <w:delText xml:space="preserve">90</w:delText>
              </w:r>
            </w:del>
            <w:ins w:id="9208" w:author="Claude (AI) - proposed" w:date="2026-10-18T00:29:39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SAY: 'The floor is open — one challenging question for this group from the rest of the class.' Wait 10 seconds for hands. If no hands, cold-call: 'Otieno — you visited this station. What would you ask them?' After all four presentations, construct the Summary Data Table collaboratively: point to an empty cell and cold-call a learner to fill it in, then ask the class 'Do we agree?' (show of hands), then ask a learner who disagrees to explain. For the synthesis question, circulate during the 4-minute individual writing. After think-pair-share (2 minutes), cold-call 3 pairs: 'Tell me your Mombasa-vs-Kericho explanation.' Target the explanation: it must include temperature → enzyme activity → faster substrate breakdown → faster CO₂ and acid production. If a response is incomplete, SAY: 'You've got the what — now give me the why at the molecular level. What happens to yeast enzyme activity when temperature rises from 15 °C to 30 °C?'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Presentation + Collaborative Table Construction (NGSS SEP 6: Constructing Explanations). The fill-in-the-blank oral presentation scaffold forces learners to articulate causal mechanisms rather than merely describe observations. The teacher-facilitated class table publicly synthesises four independent data sets into a unified explanatory framework — modelling how scientists aggregate evidence from multiple studies. The Mombasa-Kericho synthesis question requires learners to transfer the class data to the original phenomenon, closing the evidence loop opened in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synthesis response (4-minute individual write). Observable indicator: response (a) names temperature as the key variable, (b) uses the word 'enzyme' or 'yeast activity' in a causal sentence, (c) mentions CO₂ or acid production as the measurable outcome, and (d) explicitly references the uji in the thermos. Responses meeting fewer than 3 criteria receive a written teacher prompt in the margin: 'What is inside the yeast cell that controls how fast glucose is broken down?' for follow-up in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uhvzpjylduxbmgtsonoa">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iifr3zyfdmojkfscc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wuwclyg9ihlg_spfe3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ibwa3kzavol0pvs85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is displayed (a large poster or whiteboard section maintained across all 8 lessons). Learners receive two sticky-note colours: GREEN = 'I can now answer this' and ORANGE = 'This lesson raised a new question for me.' Learners individually write and post sticky notes in 3 minutes. Teacher reads 4–5 notes aloud. Class votes by show of hands on which new orange questions are most important to carry into Lesson 7. The top 2 new questions are written in marker on the DQB. Learners then revisit the T-chart from Phase 1 (their original predictions) and tick, cross, or annotate each prediction based on the evidence gathered. SAY: 'A scientist who finds their prediction was wrong has not failed — they have learned something precise. Circle your most surprising result and write one sentence explaining why the evidence changed your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sticky-note posting, SAY: 'Look at our driving question on the board — read it in your head. Then ask yourself: what part of that question can I now answer better than I could at the start of Lesson 1?' Allow 3 minutes of silent sticky-note writing. As learners post notes, teacher quickly clusters them into 3 categories on the DQB: ANSWERED | PARTLY ANSWERED | NEW QUESTIONS. Read one note from each category aloud. For NEW QUESTIONS, use 'parking lot' language: 'This is an excellent question — let's park it here and see if Lesson 7 on economic applications picks it up.' Cold-call 2 learners to share their prediction T-chart revision: 'Chebet — which prediction were you most wrong about, and why does the evidence change your thinking?'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Prediction Revision. The DQB is a live epistemic artefact that externalises the class's growing understanding across the entire unit. Colour-coded sticky notes make metacognitive progress visible. Prediction revision directly addresses the NGSS practice of using evidence to evaluate and revise explanations (SEP 6), and reinforces that science is an iterative, self-correcting process — a value modelled by Kenyan scientists such as Dr. Thomas Odhiambo (ICIPE) who revised pest-management models based on field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sticky notes during posting. Observable indicator: GREEN notes contain a specific factual claim (not just 'I understand respiration') — e.g., 'I can now explain why Mombasa uji ferments faster using temperature and enzyme activity.' ORANGE notes contain a genuine question in a question format. Learners who post blank or vague notes are individually prompted: 'Point to one thing on our Summary Data Table that surprised you and turn it into a question or a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2cbpvzwluttg3a-ltexj">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nc4uttpwxdvr7td_y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z9ie1z1sszf0mpbovaxi">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zylh2d26zgl9vwy4b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annotated model of the uji thermos (first drawn in Lesson 1, progressively revised in Lessons 2–5). Working individually for </w:t>
            </w:r>
            <w:del w:id="9209" w:author="Claude (AI) - proposed" w:date="2026-10-18T00:29:39Z">
              <w:r>
                <w:rPr>
                  <w:rFonts w:ascii="Arial" w:cs="Arial" w:eastAsia="Arial" w:hAnsi="Arial"/>
                  <w:b w:val="false"/>
                  <w:bCs w:val="false"/>
                  <w:i w:val="false"/>
                  <w:iCs w:val="false"/>
                  <w:color w:val="000000"/>
                  <w:sz w:val="18"/>
                  <w:szCs w:val="18"/>
                </w:rPr>
                <w:delText xml:space="preserve">6</w:delText>
              </w:r>
            </w:del>
            <w:ins w:id="9210" w:author="Claude (AI) - proposed" w:date="2026-10-18T00:29:39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and then sharing with their group for 3 minutes, learners add a new layer to their model: ENVIRONMENTAL CONTROL ARROWS. They draw and label external arrows entering the thermos diagram showing how each factor investigated today (temperature of surroundings, O₂ availability inside the sealed flask, glucose concentration of the uji, </w:t>
            </w:r>
            <w:del w:id="9211" w:author="Claude (AI) - proposed" w:date="2026-10-18T00:29:39Z">
              <w:r>
                <w:rPr>
                  <w:rFonts w:ascii="Arial" w:cs="Arial" w:eastAsia="Arial" w:hAnsi="Arial"/>
                  <w:b w:val="false"/>
                  <w:bCs w:val="false"/>
                  <w:i w:val="false"/>
                  <w:iCs w:val="false"/>
                  <w:color w:val="000000"/>
                  <w:sz w:val="18"/>
                  <w:szCs w:val="18"/>
                </w:rPr>
                <w:delText xml:space="preserve">surface area of starch/substrate particles</w:delText>
              </w:r>
            </w:del>
            <w:ins w:id="9212" w:author="Claude (AI) - proposed" w:date="2026-10-18T00:29:39Z">
              <w:r>
                <w:rPr>
                  <w:rFonts w:ascii="Arial" w:cs="Arial" w:eastAsia="Arial" w:hAnsi="Arial"/>
                  <w:b w:val="false"/>
                  <w:bCs w:val="false"/>
                  <w:i w:val="false"/>
                  <w:iCs w:val="false"/>
                  <w:color w:val="000000"/>
                  <w:sz w:val="18"/>
                  <w:szCs w:val="18"/>
                </w:rPr>
                <w:t xml:space="preserve">water available to the cells</w:t>
              </w:r>
            </w:ins>
            <w:r>
              <w:rPr>
                <w:rFonts w:ascii="Arial" w:cs="Arial" w:eastAsia="Arial" w:hAnsi="Arial"/>
                <w:b w:val="false"/>
                <w:bCs w:val="false"/>
                <w:i w:val="false"/>
                <w:iCs w:val="false"/>
                <w:color w:val="000000"/>
                <w:sz w:val="18"/>
                <w:szCs w:val="18"/>
              </w:rPr>
              <w:t xml:space="preserve">) influences the rate of the yeast's respiration inside. Each arrow must carry a label of the form: '↑ Temperature → ↑ Enzyme activity → ↑ Rate of CO₂ and acid production.' Learners also annotate their model with a small inset box: 'Mombasa morning (~30 °C): HIGH rate' and 'Kericho morning (~15 °C): LOW rate.' Groups share models and provide one peer-improvement suggestion using the stem: 'Your model shows ___ clearly. One thing you could add to make it more complete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existing model pages (or direct them to the relevant journal page). SAY: 'Your model from Lesson 1 showed WHAT was happening inside the thermos. Today's evidence tells you HOW FAST it happens and WHY that speed changes. Add that layer now.' Circulate during individual work. Ask 3 targeted questions to different learners: 'Show me on your model where the oxygen factor comes in.', 'If you sealed this thermos in Mombasa, which arrow would be thickest — meaning most influential?', 'How does the germinating maize seed result connect to what is happening inside the uji — are there any germinating seeds in the uji?' (This last question is deliberately provocative — expected answer: no seeds, but the yeast cells are actively metabolising and have high enzyme activity analogous to germinating seeds.) After group sharing, cold-call one group to show their model on the document camera or hold it up and explain ONE arrow they added: 'Halima — pick your most important new arrow and explain it to the class in two sentences.' WAIT 10 seconds. Close by SAY: 'Your model is now a scientific tool you built from evidence. In Lesson 7, we will use this model to design products and processes — like improving uji fermentation for a Kisumu school canteen or optimising biogas production in a Rift Valley farm.'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Progressive model building across the lesson sequence externalises conceptual growth and makes prior-knowledge integration visible. Adding 'environmental control arrows' transforms the model from a static chemical diagram into a dynamic systems diagram — representing the organism (yeast) as embedded in and responsive to its environment. Peer feedback using the structured stem builds scientific communication skills (NGSS SEP 8: Obtaining, Evaluating and Communicating Information) while maintaining the collaborative values (Peace, Unity) mandated by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models during circulation. Observable indicator: model now contains (a) at least 3 labelled environmental arrows with correct directional effects, (b) a Mombasa vs. Kericho comparison annotation, (c) at least one arrow that uses enzyme activity as the mechanistic link (not just 'more heat = more reaction'). Models missing the enzyme-level mechanism receive a post-it prompt: 'What is inside the yeast that speeds up the chemical reactions? Add it to your model.' Teacher photographs 3–4 exemplar models (with permission) for display on the ARES platform resource board for Lesson 7 reference.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factor investigation produced the most compelling data — and which produced messy or inconclusive results? What would you change in the set-up (e.g., yeast concentration, water temperature control, observation window) to improve reliability? (2) Were learners able to articulate the enzyme-activity mechanism linking temperature to respiration rate, or did they stay at the surface level ('heat makes things faster')? If the mechanistic language was weak, plan a 5-minute enzyme model revisit (from Sub-Strand 2.5: Rates of Reactions) at the start of Lesson 7. (3) Did the Mombasa-vs-Kericho synthesis question successfully connect experimental data back to the anchoring phenomenon? Were there learners who still could not make that connection at the end of Phase 3? Note their names for targeted follow-up. (4) Review the DQB orange sticky notes: do the new questions raised by learners align with the economic applications content planned for Lesson 7 (industrial fermentation, biogas, yoghurt production in Kenya)? If yes, use those student questions as the opening hook for Lesson 7. If learners raised questions outside the planned scope (e.g., about respiration in athletes — a context relevant to Kenyan runners like Eliud Kipchoge), consider whether a brief 3-minute acknowledgement at the start of Lesson 7 would strengthen motivation. (5) Financial literacy PCI check: did any group spontaneously connect their factor data to economic decision-making (e.g., 'a mandazi baker should keep their dough warm')? If not, plan an explicit 2-minute economic bridge at the start of Phase 3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Yeast-glucose solutions at ~40 °C produced CO₂ bubbles much faster (lime water turned milky in ~4 minutes) than solutions at ~5 °C (lime water barely changed in 15 minutes). </w:t>
            </w:r>
            <w:del w:id="9213" w:author="Claude (AI) - proposed" w:date="2026-10-18T00:29:39Z">
              <w:r>
                <w:rPr>
                  <w:rFonts w:ascii="Arial" w:cs="Arial" w:eastAsia="Arial" w:hAnsi="Arial"/>
                  <w:b w:val="false"/>
                  <w:bCs w:val="false"/>
                  <w:i w:val="false"/>
                  <w:iCs w:val="false"/>
                  <w:color w:val="000000"/>
                  <w:sz w:val="18"/>
                  <w:szCs w:val="18"/>
                </w:rPr>
                <w:delText xml:space="preserve">Sealed (anaerobic) flasks showed slower initial CO₂ output but increasing sourness over time</w:delText>
              </w:r>
            </w:del>
            <w:ins w:id="9214" w:author="Claude (AI) - proposed" w:date="2026-10-18T00:29:39Z">
              <w:r>
                <w:rPr>
                  <w:rFonts w:ascii="Arial" w:cs="Arial" w:eastAsia="Arial" w:hAnsi="Arial"/>
                  <w:b w:val="false"/>
                  <w:bCs w:val="false"/>
                  <w:i w:val="false"/>
                  <w:iCs w:val="false"/>
                  <w:color w:val="000000"/>
                  <w:sz w:val="18"/>
                  <w:szCs w:val="18"/>
                </w:rPr>
                <w:t xml:space="preserve">The sealed and open yeast flasks both bubbled at similar rates in the first 15 minutes, showing that yeast does not need oxygen to ferment sugar; neither flask smelled sour, only yeasty</w:t>
              </w:r>
            </w:ins>
            <w:r>
              <w:rPr>
                <w:rFonts w:ascii="Arial" w:cs="Arial" w:eastAsia="Arial" w:hAnsi="Arial"/>
                <w:b w:val="false"/>
                <w:bCs w:val="false"/>
                <w:i w:val="false"/>
                <w:iCs w:val="false"/>
                <w:color w:val="000000"/>
                <w:sz w:val="18"/>
                <w:szCs w:val="18"/>
              </w:rPr>
              <w:t xml:space="preserve">. Higher glucose concentration (10 g/50 mL) produced faster and more sustained bubble rates than low concentration (2 g/50 mL). Germinating maize seeds turned lime water milky significantly faster than dry seeds of equal number, indicating higher respiration rates in metabolically active seeds.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respiration in living organisms — whether yeast in uji or cells in germinating seeds — is controlled by at least four key factors: (1) Temperature: higher temperatures increase enzyme activity and therefore increase respiration rate, up to an optimum beyond which enzymes denature; (2) Oxygen availability: </w:t>
            </w:r>
            <w:del w:id="9215" w:author="Claude (AI) - proposed" w:date="2026-10-18T00:29:39Z">
              <w:r>
                <w:rPr>
                  <w:rFonts w:ascii="Arial" w:cs="Arial" w:eastAsia="Arial" w:hAnsi="Arial"/>
                  <w:b w:val="false"/>
                  <w:bCs w:val="false"/>
                  <w:i w:val="false"/>
                  <w:iCs w:val="false"/>
                  <w:color w:val="000000"/>
                  <w:sz w:val="18"/>
                  <w:szCs w:val="18"/>
                </w:rPr>
                <w:delText xml:space="preserve">aerobic respiration is faster and more efficient, but anaerobic respiration proceeds</w:delText>
              </w:r>
            </w:del>
            <w:ins w:id="9216" w:author="Claude (AI) - proposed" w:date="2026-10-18T00:29:39Z">
              <w:r>
                <w:rPr>
                  <w:rFonts w:ascii="Arial" w:cs="Arial" w:eastAsia="Arial" w:hAnsi="Arial"/>
                  <w:b w:val="false"/>
                  <w:bCs w:val="false"/>
                  <w:i w:val="false"/>
                  <w:iCs w:val="false"/>
                  <w:color w:val="000000"/>
                  <w:sz w:val="18"/>
                  <w:szCs w:val="18"/>
                </w:rPr>
                <w:t xml:space="preserve">yeast ferments sugar with or without oxygen (the bubble rate is similar), but aerobic respiration releases far more energy from each glucose, and anaerobic respiration takes over</w:t>
              </w:r>
            </w:ins>
            <w:r>
              <w:rPr>
                <w:rFonts w:ascii="Arial" w:cs="Arial" w:eastAsia="Arial" w:hAnsi="Arial"/>
                <w:b w:val="false"/>
                <w:bCs w:val="false"/>
                <w:i w:val="false"/>
                <w:iCs w:val="false"/>
                <w:color w:val="000000"/>
                <w:sz w:val="18"/>
                <w:szCs w:val="18"/>
              </w:rPr>
              <w:t xml:space="preserve"> when oxygen is limited, producing </w:t>
            </w:r>
            <w:del w:id="9217" w:author="Claude (AI) - proposed" w:date="2026-10-18T00:29:39Z">
              <w:r>
                <w:rPr>
                  <w:rFonts w:ascii="Arial" w:cs="Arial" w:eastAsia="Arial" w:hAnsi="Arial"/>
                  <w:b w:val="false"/>
                  <w:bCs w:val="false"/>
                  <w:i w:val="false"/>
                  <w:iCs w:val="false"/>
                  <w:color w:val="000000"/>
                  <w:sz w:val="18"/>
                  <w:szCs w:val="18"/>
                </w:rPr>
                <w:delText xml:space="preserve">acids and CO₂</w:delText>
              </w:r>
            </w:del>
            <w:ins w:id="9218" w:author="Claude (AI) - proposed" w:date="2026-10-18T00:29:39Z">
              <w:r>
                <w:rPr>
                  <w:rFonts w:ascii="Arial" w:cs="Arial" w:eastAsia="Arial" w:hAnsi="Arial"/>
                  <w:b w:val="false"/>
                  <w:bCs w:val="false"/>
                  <w:i w:val="false"/>
                  <w:iCs w:val="false"/>
                  <w:color w:val="000000"/>
                  <w:sz w:val="18"/>
                  <w:szCs w:val="18"/>
                </w:rPr>
                <w:t xml:space="preserve">CO₂ and ethanol in yeast and lactic acid in muscle cells and lactic acid bacteria</w:t>
              </w:r>
            </w:ins>
            <w:r>
              <w:rPr>
                <w:rFonts w:ascii="Arial" w:cs="Arial" w:eastAsia="Arial" w:hAnsi="Arial"/>
                <w:b w:val="false"/>
                <w:bCs w:val="false"/>
                <w:i w:val="false"/>
                <w:iCs w:val="false"/>
                <w:color w:val="000000"/>
                <w:sz w:val="18"/>
                <w:szCs w:val="18"/>
              </w:rPr>
              <w:t xml:space="preserve">; (3) Substrate concentration: more glucose (or other respiratory substrate) provides more fuel, increasing respiration rate up to enzyme saturation; (4) </w:t>
            </w:r>
            <w:del w:id="9219" w:author="Claude (AI) - proposed" w:date="2026-10-18T00:29:39Z">
              <w:r>
                <w:rPr>
                  <w:rFonts w:ascii="Arial" w:cs="Arial" w:eastAsia="Arial" w:hAnsi="Arial"/>
                  <w:b w:val="false"/>
                  <w:bCs w:val="false"/>
                  <w:i w:val="false"/>
                  <w:iCs w:val="false"/>
                  <w:color w:val="000000"/>
                  <w:sz w:val="18"/>
                  <w:szCs w:val="18"/>
                </w:rPr>
                <w:delText xml:space="preserve">Surface area</w:delText>
              </w:r>
            </w:del>
            <w:ins w:id="9220" w:author="Claude (AI) - proposed" w:date="2026-10-18T00:29:39Z">
              <w:r>
                <w:rPr>
                  <w:rFonts w:ascii="Arial" w:cs="Arial" w:eastAsia="Arial" w:hAnsi="Arial"/>
                  <w:b w:val="false"/>
                  <w:bCs w:val="false"/>
                  <w:i w:val="false"/>
                  <w:iCs w:val="false"/>
                  <w:color w:val="000000"/>
                  <w:sz w:val="18"/>
                  <w:szCs w:val="18"/>
                </w:rPr>
                <w:t xml:space="preserve">Water availability</w:t>
              </w:r>
            </w:ins>
            <w:r>
              <w:rPr>
                <w:rFonts w:ascii="Arial" w:cs="Arial" w:eastAsia="Arial" w:hAnsi="Arial"/>
                <w:b w:val="false"/>
                <w:bCs w:val="false"/>
                <w:i w:val="false"/>
                <w:iCs w:val="false"/>
                <w:color w:val="000000"/>
                <w:sz w:val="18"/>
                <w:szCs w:val="18"/>
              </w:rPr>
              <w:t xml:space="preserve"> and metabolic activity: germinating seeds have </w:t>
            </w:r>
            <w:ins w:id="9221" w:author="Claude (AI) - proposed" w:date="2026-10-18T00:29:39Z">
              <w:r>
                <w:rPr>
                  <w:rFonts w:ascii="Arial" w:cs="Arial" w:eastAsia="Arial" w:hAnsi="Arial"/>
                  <w:b w:val="false"/>
                  <w:bCs w:val="false"/>
                  <w:i w:val="false"/>
                  <w:iCs w:val="false"/>
                  <w:color w:val="000000"/>
                  <w:sz w:val="18"/>
                  <w:szCs w:val="18"/>
                </w:rPr>
                <w:t xml:space="preserve">taken up water and so have </w:t>
              </w:r>
            </w:ins>
            <w:r>
              <w:rPr>
                <w:rFonts w:ascii="Arial" w:cs="Arial" w:eastAsia="Arial" w:hAnsi="Arial"/>
                <w:b w:val="false"/>
                <w:bCs w:val="false"/>
                <w:i w:val="false"/>
                <w:iCs w:val="false"/>
                <w:color w:val="000000"/>
                <w:sz w:val="18"/>
                <w:szCs w:val="18"/>
              </w:rPr>
              <w:t xml:space="preserve">greater metabolic activity</w:t>
            </w:r>
            <w:del w:id="9222" w:author="Claude (AI) - proposed" w:date="2026-10-18T00:29:39Z">
              <w:r>
                <w:rPr>
                  <w:rFonts w:ascii="Arial" w:cs="Arial" w:eastAsia="Arial" w:hAnsi="Arial"/>
                  <w:b w:val="false"/>
                  <w:bCs w:val="false"/>
                  <w:i w:val="false"/>
                  <w:iCs w:val="false"/>
                  <w:color w:val="000000"/>
                  <w:sz w:val="18"/>
                  <w:szCs w:val="18"/>
                </w:rPr>
                <w:delText xml:space="preserve"> and surface area for gas exchange</w:delText>
              </w:r>
            </w:del>
            <w:r>
              <w:rPr>
                <w:rFonts w:ascii="Arial" w:cs="Arial" w:eastAsia="Arial" w:hAnsi="Arial"/>
                <w:b w:val="false"/>
                <w:bCs w:val="false"/>
                <w:i w:val="false"/>
                <w:iCs w:val="false"/>
                <w:color w:val="000000"/>
                <w:sz w:val="18"/>
                <w:szCs w:val="18"/>
              </w:rPr>
              <w:t xml:space="preserve">, producing more CO₂ per unit time than dormant dry seeds. These factors explain why identical uji ferments noticeably faster on a warm Mombasa afternoon (~30–35 °C) than during a cool Kericho highland morning (~13–16 °C) — the higher temperature accelerates yeast enzyme activity, increasing the rate of anaerobic fermentation, CO₂ production, and acid accumulation.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anaerobic respiration (fermentation) in the yeast cells inside the sealed uji thermos is directly regulated by the temperature of the surroundings, the concentration of glucose in the uji, and the availability of oxygen diffusing through the porridge. At the warmer coastal temperatures of Mombasa, yeast enzymes catalyse the breakdown of glucose to ethanol and carbon dioxide at a faster rate — producing more </w:t>
            </w:r>
            <w:del w:id="9223" w:author="Claude (AI) - proposed" w:date="2026-10-18T00:29:39Z">
              <w:r>
                <w:rPr>
                  <w:rFonts w:ascii="Arial" w:cs="Arial" w:eastAsia="Arial" w:hAnsi="Arial"/>
                  <w:b w:val="false"/>
                  <w:bCs w:val="false"/>
                  <w:i w:val="false"/>
                  <w:iCs w:val="false"/>
                  <w:color w:val="000000"/>
                  <w:sz w:val="18"/>
                  <w:szCs w:val="18"/>
                </w:rPr>
                <w:delText xml:space="preserve">bubbles and more lactic/acetic acid (sourness)</w:delText>
              </w:r>
            </w:del>
            <w:ins w:id="9224" w:author="Claude (AI) - proposed" w:date="2026-10-18T00:29:39Z">
              <w:r>
                <w:rPr>
                  <w:rFonts w:ascii="Arial" w:cs="Arial" w:eastAsia="Arial" w:hAnsi="Arial"/>
                  <w:b w:val="false"/>
                  <w:bCs w:val="false"/>
                  <w:i w:val="false"/>
                  <w:iCs w:val="false"/>
                  <w:color w:val="000000"/>
                  <w:sz w:val="18"/>
                  <w:szCs w:val="18"/>
                </w:rPr>
                <w:t xml:space="preserve">CO₂ bubbles</w:t>
              </w:r>
            </w:ins>
            <w:r>
              <w:rPr>
                <w:rFonts w:ascii="Arial" w:cs="Arial" w:eastAsia="Arial" w:hAnsi="Arial"/>
                <w:b w:val="false"/>
                <w:bCs w:val="false"/>
                <w:i w:val="false"/>
                <w:iCs w:val="false"/>
                <w:color w:val="000000"/>
                <w:sz w:val="18"/>
                <w:szCs w:val="18"/>
              </w:rPr>
              <w:t xml:space="preserve"> per unit time</w:t>
            </w:r>
            <w:ins w:id="9225" w:author="Claude (AI) - proposed" w:date="2026-10-18T00:29:39Z">
              <w:r>
                <w:rPr>
                  <w:rFonts w:ascii="Arial" w:cs="Arial" w:eastAsia="Arial" w:hAnsi="Arial"/>
                  <w:b w:val="false"/>
                  <w:bCs w:val="false"/>
                  <w:i w:val="false"/>
                  <w:iCs w:val="false"/>
                  <w:color w:val="000000"/>
                  <w:sz w:val="18"/>
                  <w:szCs w:val="18"/>
                </w:rPr>
                <w:t xml:space="preserve">, while the lactic acid bacteria in the same uji also work faster and make more lactic acid (the sourness)</w:t>
              </w:r>
            </w:ins>
            <w:r>
              <w:rPr>
                <w:rFonts w:ascii="Arial" w:cs="Arial" w:eastAsia="Arial" w:hAnsi="Arial"/>
                <w:b w:val="false"/>
                <w:bCs w:val="false"/>
                <w:i w:val="false"/>
                <w:iCs w:val="false"/>
                <w:color w:val="000000"/>
                <w:sz w:val="18"/>
                <w:szCs w:val="18"/>
              </w:rPr>
              <w:t xml:space="preserve">. In the cooler Kericho highlands, the same enzymes work more slowly, reducing the fermentation rate and preserving the uji's freshness longer. This also explains why sealed, glucose-rich uji ferments faster than fresh unsweetened uji wa kawaida — freshly cooked uji has few or no live fermenting microorganisms (cooking kills them), and where microorganisms are present a higher substrate concentration directly fuels enzyme activity. Understanding and controlling these factors has direct economic value: food processors in Nairobi can maintain optimal fermentation temperatures to standardise uji, yoghurt, and togwa production; biogas plants in the Rift Valley can maximise methane output by controlling substrate concentration and temperature; and farmers can store grain safely by keeping it cool and dry to suppress microbial respiration.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x6zrhm2j0cbqiss9qn-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prntnr6ucmjeic_uy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 40-minute lessons)): DQB Revision &amp; Economic Importance of Anaerobic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their understanding of the entire respiration unit by revising the Driving Question Board, then investigate and present the economic importance of anaerobic respiration — connecting fermentation science directly to Kenyan agro-processing industries, entrepreneurship, and Vision 2030 goals.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economic importance of anaerobic respiration at home and in industry, including yoghurt/mala production, uji/togwa fermentation, biogas generation, silage making, and bread/mandazi leavening, and relate each process to the biochemistry established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search for information on the economic importance of anaerobic respiration using digital/print media, evaluate evidence gathered across the unit, revise and annotate the DQB, and present findings clearly using structured formats (poster, oral, or digital slides).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anaerobic respiration in creating economic value, demonstrate integrity by observing ethical behaviour when discussing value-addition of food products, and show responsibility by explicitly acknowledging the CAUTION against brewing alcoholic substances.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7 learners have observed, measured, and explained the biochemistry of both aerobic and anaerobic respiration across six prior lessons. Now they step back from the microscopic scale — CO₂ bubbles, lactic acid, yeast cells — and ask: so what? They return to the sealed thermos of uji and recognise that the invisible process they have been studying for six lessons is the same engine driving a multi-billion-shilling sector of Kenya's economy. Crossing off answered questions on the DQB and surfacing remaining gaps makes the learning journey visible. Presenting on biogas in the Rift Valley, mala in Nairobi supermarkets, or silage on a Kericho dairy farm shows that the yeast bubbling in that thermos is not just a curiosity — it is a technology.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CAUTION: No brewing of alcoholic substances (KICD-mandated). This must be stated explicitly during lesson introduction and revisited during presentations. Learners researching fermentation processes must be reminded that the school project context is limited to food and biogas applications only. No equipment for distillation or alcohol concentration should be present or discussed approvingly.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 two-part consolidation and application lesson. In Part A (≈35 min), learners conduct a structured Driving Question Board (DQB) Revision: working in home groups, they review all questions posted since Lesson 1, colour-code them (GREEN = fully answered; AMBER = partially answered; RED = still unanswered), and record the evidence from previous lessons that justifies each colour. The teacher facilitates a whole-class gallery walk and cold-call debrief to surface consensus answers and remaining gaps. In Part B (≈40 min), learner groups research and present on an assigned economic application of anaerobic respiration in Kenya — yoghurt/mala production, uji/togwa fermentation, Rift Valley dairy biogas, silage making, or mandazi/bread leavening — using digital or print media gathered in advance. Each group frames their application using the Claim–Evidence–Reasoning (CER) structure and explicitly links back to the anchoring phenomenon. A mandatory CAUTION segment on alcoholic brewing is embedded. The lesson closes with a cumulative model update in which learners add an "Economic Output" layer to the class respiration model built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_at3niwkngykzd8ueuu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3z3qtdulp_2mv96o9zyh">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auscwce67vkc1er5r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mini-copy of the class DQB (all questions posted from Lessons 1–6). Working individually for 4 minutes, they mark each question with a personal colour-code: GREEN (I can answer this confidently with evidence), AMBER (I have partial understanding), or RED (I am still unsure). They also write one sentence of justification for their three most confident GREEN answers. Learners then share their colour-codes with a shoulder partner for 2 minutes, noting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mini-DQB sheets as learners settle. Say: 'Before we look at our class board together, I want to know what YOU think we have learned. Colour-code every question honestly — this is not a test, it is a map of your own understanding.' Set a visible 4-minute timer. Circulate silently; note which questions show high RED rates across multiple learners — these will anchor the remaining-gaps discussion. After 4 minutes say: 'Turn to your shoulder partner. Find ONE question where you disagree on colour. Be ready to explain your evidence.' Allow 2 minutes. Do NOT resolve disagreements yet — tension drives the gallery walk.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By rating their own understanding before the class debrief, learners activate prior knowledge and generate genuine curiosity about unresolved questions. Disagreements between partners create productive cognitive dissonance that motivates the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mini-DQB sheets during circulation. Observable indicator: learner can write at least one evidence-based justification sentence for a GREEN question (e.g., 'We proved CO₂ is released in anaerobic respiration using the limewater experiment in Lesson 3'). Learners who cannot justify any GREEN answer are flagged for targeted support during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dsbtwk-fsoromu6iqu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r7-srm0kcnqnzgerwsb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vn7oixifoy3p29suc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moves to the physical DQB display (wall or board). In home groups of 4–5, learners conduct a structured gallery walk (8 minutes): each group is assigned a section of the DQB and must (a) agree on a colour-code for each question in their section, (b) write the lesson number and evidence source that justifies their colour on a sticky note beside the question, and (c) identify the ONE question in their section they feel most confident answering and nominate a spokesperson. Groups rotate once (2 minutes) to peer-review the annotations of another group. The whole class then reassembles for a 10-minute cold-call debrief: the teacher selects GREEN questions and asks nominated spokespersons to state the full answer using the CER frame. RED and AMBER questions are recorded on a 'Still Wondering' strip at the bottom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DQB sections before the walk begins. During the walk, circulate and ask probing questions: 'What experiment gave you that evidence?', 'Can you connect this answer back to the uji thermos?' (WAIT 12 seconds after each probe before prompting). For the cold-call debrief: call on group spokespersons using a random name-picker or numbered cards — do not accept volunteer-only answers. Use the frame: 'Group [X], state your Claim, then your Evidence, then your Reasoning — 30 seconds.' After each CER response, ask ONE other learner: 'Do you agree with their reasoning? Add or challenge in 15 seconds.' For questions coded RED by most groups, say: 'Add this to our Still Wondering strip. Let's see if today's presentations answer any of these.' Explicitly state the CAUTION at this point: 'Before we move to Part B — our KICD curriculum makes one thing clear: no brewing of alcoholic substances. Any economic application we discuss today stays within food fermentation and biogas. We will talk about why this boundary exists.'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Gallery Walk: This strategy makes the evidence base for scientific claims explicit and public. By requiring learners to cite lesson numbers and experiment names, it reinforces that scientific knowledge is built on evidence, not assertion — mirroring how the student in Kisumu must reason from observations about the uji, not assumptions.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sticky note cites a specific evidence source (lesson number, experiment name, or data). Groups that write only vague justifications ('we learned this in class') are redirected during rotation to specify the experiment. During cold-call debrief, teacher tracks which learners can correctly state the word equation or RQ value associated with their answered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zbhvplkp4v7fftwg6u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0oe3b2qzl5xmmfckvjnz">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hv4ngvawhdrxbtt8z5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(same home groups) are each assigned one economic application of anaerobic respiration from the following Kenya-contextualised list: (A) Yoghurt/Mala Production — lactic acid bacteria, pH drop, Kenyan dairy </w:t>
            </w:r>
            <w:del w:id="9226" w:author="Claude (AI) - proposed" w:date="2026-10-18T00:29:39Z">
              <w:r>
                <w:rPr>
                  <w:rFonts w:ascii="Arial" w:cs="Arial" w:eastAsia="Arial" w:hAnsi="Arial"/>
                  <w:b w:val="false"/>
                  <w:bCs w:val="false"/>
                  <w:i w:val="false"/>
                  <w:iCs w:val="false"/>
                  <w:color w:val="000000"/>
                  <w:sz w:val="18"/>
                  <w:szCs w:val="18"/>
                </w:rPr>
                <w:delText xml:space="preserve">cooperatives (KCC,</w:delText>
              </w:r>
            </w:del>
            <w:ins w:id="9227" w:author="Claude (AI) - proposed" w:date="2026-10-18T00:29:39Z">
              <w:r>
                <w:rPr>
                  <w:rFonts w:ascii="Arial" w:cs="Arial" w:eastAsia="Arial" w:hAnsi="Arial"/>
                  <w:b w:val="false"/>
                  <w:bCs w:val="false"/>
                  <w:i w:val="false"/>
                  <w:iCs w:val="false"/>
                  <w:color w:val="000000"/>
                  <w:sz w:val="18"/>
                  <w:szCs w:val="18"/>
                </w:rPr>
                <w:t xml:space="preserve">processors and cooperatives (for example New KCC and</w:t>
              </w:r>
            </w:ins>
            <w:r>
              <w:rPr>
                <w:rFonts w:ascii="Arial" w:cs="Arial" w:eastAsia="Arial" w:hAnsi="Arial"/>
                <w:b w:val="false"/>
                <w:bCs w:val="false"/>
                <w:i w:val="false"/>
                <w:iCs w:val="false"/>
                <w:color w:val="000000"/>
                <w:sz w:val="18"/>
                <w:szCs w:val="18"/>
              </w:rPr>
              <w:t xml:space="preserve"> Brookside); (B) Uji/Togwa Fermentation — maize lactic acid fermentation, sourness mechanism, nutrition enhancement for children; (C) Biogas from Rift Valley Dairy Farms — methanogenic archaea, CH₄ production, replacing firewood, carbon credits; (D) Silage Making — anaerobic preservation of Napier grass and maize stover for dry-season livestock feed in Nakuru and Uasin Gishu; (E) Bread and Mandazi Leavening — yeast CO₂ production, dough rising, small-scale baking enterprises in Nairobi and Mombasa. Each group uses available digital devices or print handouts (pre-loaded on ARES offline platform) to research their application for 12 minutes. They construct a CER poster or digital slide with the following required sections: (1) What process of anaerobic respiration is involved and the word equation; (2) What organisms carry out the respiration; (3) What useful product is made; (4) How this links to Kenya's economy / Vision 2030 agro-processing; (5) How this connects back to the uji thermos phenomenon. Groups present for 3 minutes each, followed by 1 minute of peer questions. Total presentation block: ≈20 minutes for all five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research begins, display the five application titles on the board and hand each group a structured research scaffold card with the five required sections printed as headings. Say: 'You have 12 minutes. Every section must be filled. Your final slide or poster must include the word equation for your process and ONE connection back to our uji thermos. Go.' Set a visible 12-minute timer. During research, circulate and ask targeted questions: Group A: 'What is the word equation for lactic acid fermentation? Which bacteria do this?'; Group C: 'What gas is the fuel in biogas? Where does the carbon in that gas come from originally — trace it back to maize in the uji.'; Group E: 'Why does the mandazi dough rise? What gas causes that? Is that the same gas our student in Kisumu saw bubbling in the thermos?' (WAIT 12 seconds after each question.) During presentations: cold-call one non-presenting learner after each group to restate the word equation in their own words (10-second WAIT). After all presentations, synthesise: 'Every single process we just heard about — mala, biogas, silage, uji, mandazi — is powered by the same invisible chemistry happening in our sealed thermos. Microorganisms breaking down glucose without oxygen, releasing energy and producing useful by-products.' Restate the CAUTION explicitly: 'Notice that none of our applications involves brewing beer or chang'aa. The same biochemistry can produce alcohol, but our curriculum — and our community values — draw a clear line. We celebrate the food and energy applications.'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Presentation with CER Framing: Each group becomes the class expert on one application, ensuring all learners encounter all five contexts through peer teaching rather than teacher transmission. The CER structure forces learners to distinguish scientific explanation from economic assertion, developing critical thinking as required by the KICD General Learning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poster/slide contains a correct word equation for their anaerobic process. (2) Each group explicitly names the microorganism(s) involved. (3) Each group articulates at least one link to Kenya's economy or Vision 2030. (4) Each group makes a specific connection to the uji thermos phenomenon. Teacher uses a 4-column checklist (Word Equation ✓/✗ | Microorganism ✓/✗ | Economic Link ✓/✗ | Phenomenon Link ✓/✗) to assess each presentation in real time. Any group missing two or more columns is given a 2-minute revision opportunity before the next group presents.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0jwvn4ofxb-g8wr2n5i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pyvw1zqlwx7jdrkdtbe">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tfld1ohbneg2lm36fq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Immediately after presentations, the whole class returns to the DQB. Each group has 2 minutes to re-examine the 'Still Wondering' RED and AMBER questions and decide: has any presentation today answered or partially answered any of these? Learners physically move questions from RED to GREEN or AMBER, or add new questions that emerged from presentations (e.g., 'How do biogas companies deal with the slurry left after methane extraction?' or 'Can the lactic acid in mala be used as a food preservative for other products?'). Learners also note on the DQB which questions remain unanswered and flag them for Lesson 8 (the final synthesising lesson). Each learner then writes a 3-sentence 'DQB Update Statement' in their exercise book: Sentence 1 — one question answered today; Sentence 2 — the evidence that answered it; Sentence 3 — one question still unanswered that they want resolved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presentations, direct learners to the DQB: 'Groups, you have 2 minutes. Find at least one RED or AMBER question that today's presentations moved closer to GREEN. Move it. Add any new questions that came up.' Set a 2-minute timer. Then cold-call three learners at random to read their DQB Update Statement aloud. After each reading, ask the class: 'Does anyone want to add evidence to their answer or challenge their still-unanswered question?' (WAIT 10 seconds.) Use learner responses to preview Lesson 8: 'In our final lesson, we will synthesise everything — the thermos, the body, the economy — into one coherent explanation. The questions still on our Still Wondering strip will guide us.' Point to any questions about alcoholic fermentation that may have appeared and say: 'If anyone posted a question about brewing alcohol — that is a real scientific process, and we can acknowledge it exists. But our project work and community applications stop at food and biogas. That is both an ethical and a legal boundary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as Visible Learning Progression: Moving question cards from RED to GREEN makes the arc of learning concrete and visible. Writing a 3-sentence Update Statement requires each learner to individually consolidate new understanding, creating a personal record of growth that can be reviewed before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DQB Update Statement correctly identifies a question answered by today's presentations AND cites a specific economic application as the evidence source. Statements that are vague or do not cite evidence are flagged. Teacher collects 5–8 books at random to review Update Statements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6jucoz1cnyycnyjk0nl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respiration anaerobic economic importance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brdzxa_ri6pwhxqllas6">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axsucqj1ohduzw5hdj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class respiration model built and revised across Lessons 1–6 (a wall poster or shared diagram showing inputs/outputs of aerobic and anaerobic respiration at the cellular level). Working individually, each learner adds an 'Economic Output' annotation layer to their personal model copy using a different colour pen. This layer draws arrows FROM the anaerobic respiration products (CO₂, lactic acid, ethanol) TOWARD labelled economic products (CO₂ → mandazi dough rising; lactic acid → mala/yoghurt/uji sourness; CH₄ from methanogenic anaerobic digestion → biogas). Each learner writes a caption for their model: 'The same process that made the uji in the thermos bubble and sour is the foundation of [their assigned application] — an industry contributing to Kenya's Vision 2030 agro-processing goals.' In the final 3 minutes, two volunteers share their annotated models under a document camera or by holding them up, and the class gives 'warm' (strength) and 'wonder' (question)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personal model sheets (or direct learners to their exercise book model from previous lessons). Say: 'Use a new colour. Add arrows from the products we know — CO₂, lactic acid, ethanol, methane — to the real-world products you just researched. Label every arrow. Write your caption at the bottom.' Allow 6 minutes for annotation. Circulate and prompt: 'Where does the CO₂ in your mandazi model come from — trace it back to glucose. Which organism produced it?'; 'Your model shows lactic acid going to mala — but what happens to that lactic acid chemically to make the milk sour? Add that detail.' (WAIT 12 seconds after each prompt.) For the sharing segment, cold-call two volunteers (not self-selected). After each share, ask: 'One warm — something their model shows clearly. One wonder — a question their model raises for you.' Collect 3–5 models before learners leave to assess annotation quality. </w:t>
            </w:r>
            <w:ins w:id="9228" w:author="Claude (AI) - proposed" w:date="2026-10-18T00:29:39Z">
              <w:r>
                <w:rPr>
                  <w:rFonts w:ascii="Arial" w:cs="Arial" w:eastAsia="Arial" w:hAnsi="Arial"/>
                  <w:b w:val="false"/>
                  <w:bCs w:val="false"/>
                  <w:i w:val="false"/>
                  <w:iCs w:val="false"/>
                  <w:color w:val="000000"/>
                  <w:sz w:val="18"/>
                  <w:szCs w:val="18"/>
                </w:rPr>
                <w:t xml:space="preserve">Launch the Lesson 8 projects before learners leave. Assign each group ONE project and give the preparation timeline: Biogas model (Station C) — set up the bottle, kitchen waste and balloon (with a spoonful of cow-dung slurry as starter) at least 7–10 days before Lesson 8, because the gas collects slowly; Uji fermentation (Station B) — start the batch 2 days before; Yoghurt (Station A) — start the evening before, with warm milk and a spoonful of live mala or yoghurt as starter, kept warm. Groups prepare these outside lesson time and bring them to Lesson 8. </w:t>
              </w:r>
            </w:ins>
            <w:r>
              <w:rPr>
                <w:rFonts w:ascii="Arial" w:cs="Arial" w:eastAsia="Arial" w:hAnsi="Arial"/>
                <w:b w:val="false"/>
                <w:bCs w:val="false"/>
                <w:i w:val="false"/>
                <w:iCs w:val="false"/>
                <w:color w:val="000000"/>
                <w:sz w:val="18"/>
                <w:szCs w:val="18"/>
              </w:rPr>
              <w:t xml:space="preserve">Close the lesson: 'Next lesson — Lesson 8 — we bring everything together. The sealed thermos, the marathon runner in Nairobi, the Rift Valley biogas plant, the mandazi seller in Mombasa — one unified explanation of respiration and why it matters. Come ready to synthesise.'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(Economic Layer): Adding an economic output layer to the existing scientific model bridges disciplinary boundaries — it requires learners to simultaneously apply biochemical knowledge (what molecules are produced) and socioeconomic thinking (what value those molecules create). This mirrors the NGSS Science and Engineering Practice of Developing and Using Models to explain phenomena across scales.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draws arrows FROM named anaerobic respiration products TO named economic applications. (2) Caption explicitly names the microorganism, the process, and the economic context. (3) Model is internally consistent with the cellular-level model from Lessons 1–6 (no contradictions in inputs/outputs). Teacher reviews collected models for these three indicators and returns annotated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DQB HONESTY: Were learners genuinely colour-coding their understanding, or performing confidence? If many GREEN codes lacked evidence justification, consider adding a 'Justify it or it stays AMBER' norm to the DQB protocol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2. PRESENTATION DEPTH: Did groups reach the required five sections in their CER posters/slides, or did they run out of research time? If most groups did not complete the word equation or phenomenon link, increase the research scaffold card detail or pre-load specific ARES offline articles for each application to reduce search time.</w:t>
            </w:r>
          </w:p>
          <w:p>
            <w:pPr>
              <w:keepNext w:val="false"/>
              <w:spacing w:after="40" w:before="0"/>
              <w:jc w:val="left"/>
            </w:pPr>
            <w:r>
              <w:rPr>
                <w:rFonts w:ascii="Arial" w:cs="Arial" w:eastAsia="Arial" w:hAnsi="Arial"/>
                <w:b w:val="false"/>
                <w:bCs w:val="false"/>
                <w:i w:val="false"/>
                <w:iCs w:val="false"/>
                <w:color w:val="000000"/>
                <w:sz w:val="18"/>
                <w:szCs w:val="18"/>
              </w:rPr>
              <w:t xml:space="preserve">3. CAUTION HANDLING: Was the CAUTION on alcoholic substances handled in a way that was clear, non-preachy, and educationally purposeful? Did learners understand the distinction between the biochemistry (which is real and discussable) and the project/community application boundary (which is firm)? If learners seemed confused or dismissive, plan a brief 5-minute explicit discussion at the start of Lesson 8 on why this boundary exists (health, legal, ethical dimensions in Kenya).</w:t>
            </w:r>
          </w:p>
          <w:p>
            <w:pPr>
              <w:keepNext w:val="false"/>
              <w:spacing w:after="40" w:before="0"/>
              <w:jc w:val="left"/>
            </w:pPr>
            <w:r>
              <w:rPr>
                <w:rFonts w:ascii="Arial" w:cs="Arial" w:eastAsia="Arial" w:hAnsi="Arial"/>
                <w:b w:val="false"/>
                <w:bCs w:val="false"/>
                <w:i w:val="false"/>
                <w:iCs w:val="false"/>
                <w:color w:val="000000"/>
                <w:sz w:val="18"/>
                <w:szCs w:val="18"/>
              </w:rPr>
              <w:t xml:space="preserve">4. MODEL COHERENCE: Do learners' Economic Output annotations contradict anything in their earlier cellular-level model? Common error: learners draw ethanol as a product of lactic acid fermentation (confusion between the two anaerobic pathways). Review collected models before Lesson 8 and address this misconception explicitly in the synthesis lesson.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groups spontaneously connected their economic application back to the uji thermos without being prompted? If fewer than 3 of 5 groups did so, the anchoring phenomenon may need to be physically displayed and referenced more deliberately at the start of every lesson in future sequences.</w:t>
            </w:r>
          </w:p>
          <w:p>
            <w:pPr>
              <w:keepNext w:val="false"/>
              <w:spacing w:after="40" w:before="0"/>
              <w:jc w:val="left"/>
            </w:pPr>
            <w:r>
              <w:rPr>
                <w:rFonts w:ascii="Arial" w:cs="Arial" w:eastAsia="Arial" w:hAnsi="Arial"/>
                <w:b w:val="false"/>
                <w:bCs w:val="false"/>
                <w:i w:val="false"/>
                <w:iCs w:val="false"/>
                <w:color w:val="000000"/>
                <w:sz w:val="18"/>
                <w:szCs w:val="18"/>
              </w:rPr>
              <w:t xml:space="preserve">6. REMAINING DQB QUESTIONS: What questions are still RED heading into Lesson 8? List them. Are they about aerobic respiration, the respiratory quotient, factors affecting respiration, or something unexpected? Adjust the Lesson 8 synthesis plan to address the most common remaining gaps.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colour-coded their Driving Question Board, conducted a gallery walk with evidence citations, and listened to peer group presentations on five Kenyan economic applications of anaerobic respiration (mala/yoghurt, uji fermentation, Rift Valley biogas, silage, mandazi leavening).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Anaerobic respiration is not only a cellular survival mechanism — it is the biochemical engine behind major sectors of Kenya's agro-processing economy, from Brookside dairy to Rift Valley biogas plants to mandazi sellers in Mombasa. The same CO₂ that bubbled in the sealed uji thermos causes mandazi dough to rise; the same lactic acid that soured the uji is what preserves mala and silage. Each application involves specific microorganisms carrying out anaerobic respiration under oxygen-limited conditions, producing economically valuable by-products. Brewing alcoholic substances is explicitly excluded from responsible application of this knowledge.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how anaerobic respiration products — CO₂, lactic acid, and methane — are harnessed in specific Kenyan industries, name the microorganisms involved, write the relevant word equations, and connect each application to the anchoring phenomenon of the fermenting uji thermos and to Kenya's Vision 2030 agro-processing goals.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pi2uvvfsr_lchvok5ec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uopszdeibcldw4oodba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Building &amp; Project Showcase: Final Explanation of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the unit to construct a final, comprehensive explanatory model of respiration, present their value-addition projects, and connect every concept — aerobic and anaerobic pathways, respiratory quotient, factors affecting respiration, and economic applications — back to the anchoring phenomenon of the sealed thermos of fermenting uji.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meaning of respiration in living things; describe aerobic and anaerobic respiration; relate respiratory quotient to substrate type and respiration type; explain factors affecting respiration; and describe the economic importance of anaerobic respiration at home and in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cumulative explanatory model diagram; present project findings clearly and logically; evaluate peers' models using the KICD rubric; calculate and interpret RQ values; and revise scientific models in light of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significance of respiration in living things; demonstrate integrity when evaluating their own and peers' work; and show appreciation for the economic and community value of anaerobic respiration processes such as yoghurt-making, uji fermentation, and biogas production.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aerobic and anaerobic respiration important in a society's economy?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have spent seven lessons gathering evidence — observing fermentation bubbles, measuring CO₂ production, calculating RQ, investigating factors, and </w:t>
            </w:r>
            <w:del w:id="9229" w:author="Claude (AI) - proposed" w:date="2026-10-18T00:29:39Z">
              <w:r>
                <w:rPr>
                  <w:rFonts w:ascii="Arial" w:cs="Arial" w:eastAsia="Arial" w:hAnsi="Arial"/>
                  <w:b w:val="false"/>
                  <w:bCs w:val="false"/>
                  <w:i w:val="false"/>
                  <w:iCs w:val="false"/>
                  <w:color w:val="000000"/>
                  <w:sz w:val="18"/>
                  <w:szCs w:val="18"/>
                </w:rPr>
                <w:delText xml:space="preserve">designing</w:delText>
              </w:r>
            </w:del>
            <w:ins w:id="9230" w:author="Claude (AI) - proposed" w:date="2026-10-18T00:29:39Z">
              <w:r>
                <w:rPr>
                  <w:rFonts w:ascii="Arial" w:cs="Arial" w:eastAsia="Arial" w:hAnsi="Arial"/>
                  <w:b w:val="false"/>
                  <w:bCs w:val="false"/>
                  <w:i w:val="false"/>
                  <w:iCs w:val="false"/>
                  <w:color w:val="000000"/>
                  <w:sz w:val="18"/>
                  <w:szCs w:val="18"/>
                </w:rPr>
                <w:t xml:space="preserve">preparing</w:t>
              </w:r>
            </w:ins>
            <w:r>
              <w:rPr>
                <w:rFonts w:ascii="Arial" w:cs="Arial" w:eastAsia="Arial" w:hAnsi="Arial"/>
                <w:b w:val="false"/>
                <w:bCs w:val="false"/>
                <w:i w:val="false"/>
                <w:iCs w:val="false"/>
                <w:color w:val="000000"/>
                <w:sz w:val="18"/>
                <w:szCs w:val="18"/>
              </w:rPr>
              <w:t xml:space="preserve"> value-addition projects</w:t>
            </w:r>
            <w:ins w:id="9231" w:author="Claude (AI) - proposed" w:date="2026-10-18T00:29:39Z">
              <w:r>
                <w:rPr>
                  <w:rFonts w:ascii="Arial" w:cs="Arial" w:eastAsia="Arial" w:hAnsi="Arial"/>
                  <w:b w:val="false"/>
                  <w:bCs w:val="false"/>
                  <w:i w:val="false"/>
                  <w:iCs w:val="false"/>
                  <w:color w:val="000000"/>
                  <w:sz w:val="18"/>
                  <w:szCs w:val="18"/>
                </w:rPr>
                <w:t xml:space="preserve"> (launched at the end of Lesson 7)</w:t>
              </w:r>
            </w:ins>
            <w:r>
              <w:rPr>
                <w:rFonts w:ascii="Arial" w:cs="Arial" w:eastAsia="Arial" w:hAnsi="Arial"/>
                <w:b w:val="false"/>
                <w:bCs w:val="false"/>
                <w:i w:val="false"/>
                <w:iCs w:val="false"/>
                <w:color w:val="000000"/>
                <w:sz w:val="18"/>
                <w:szCs w:val="18"/>
              </w:rPr>
              <w:t xml:space="preserve">. Now they must do what scientists do: assemble all evidence into a coherent final explanation, compare their initial (Lesson 1) model to their final model to reveal conceptual growth, close every outstanding question on the Driving Question Board, and demonstrate — through their yoghurt, uji/porridge fermentation, or biogas projects — that they can use invisible cellular processes to solve real problems in communities like those in Kisumu, Kericho, and the Rift Valley.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alcoholic beverages may be brewed or presented as project outputs, in accordance with the KICD CAUTION. Yoghurt and fermented porridge samples prepared for tasting must have been made under hygienic conditions; if in doubt, display only — do not taste. Biogas models must be sealed and not ignited in the classroom. Learners with latex allergies should avoid handling rubber tubing without gloves.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learner groups take centre stage. The session opens with a brief 'Return to the Thermos' ritual — the teacher re-displays the anchoring phenomenon image and asks learners to silently compare what they now know to what they thought in Lesson 1. Groups then rotate through a gallery walk of three value-addition project stations (yoghurt, uji/porridge fermentation, biogas model), giving and receiving structured peer feedback using the KICD rubric. Each group </w:t>
            </w:r>
            <w:ins w:id="9232" w:author="Claude (AI) - proposed" w:date="2026-10-18T00:29:39Z">
              <w:r>
                <w:rPr>
                  <w:rFonts w:ascii="Arial" w:cs="Arial" w:eastAsia="Arial" w:hAnsi="Arial"/>
                  <w:b w:val="false"/>
                  <w:bCs w:val="false"/>
                  <w:i w:val="false"/>
                  <w:iCs w:val="false"/>
                  <w:color w:val="000000"/>
                  <w:sz w:val="18"/>
                  <w:szCs w:val="18"/>
                </w:rPr>
                <w:t xml:space="preserve">(about six groups) </w:t>
              </w:r>
            </w:ins>
            <w:r>
              <w:rPr>
                <w:rFonts w:ascii="Arial" w:cs="Arial" w:eastAsia="Arial" w:hAnsi="Arial"/>
                <w:b w:val="false"/>
                <w:bCs w:val="false"/>
                <w:i w:val="false"/>
                <w:iCs w:val="false"/>
                <w:color w:val="000000"/>
                <w:sz w:val="18"/>
                <w:szCs w:val="18"/>
              </w:rPr>
              <w:t xml:space="preserve">formally presents their project in a </w:t>
            </w:r>
            <w:del w:id="9233" w:author="Claude (AI) - proposed" w:date="2026-10-18T00:29:39Z">
              <w:r>
                <w:rPr>
                  <w:rFonts w:ascii="Arial" w:cs="Arial" w:eastAsia="Arial" w:hAnsi="Arial"/>
                  <w:b w:val="false"/>
                  <w:bCs w:val="false"/>
                  <w:i w:val="false"/>
                  <w:iCs w:val="false"/>
                  <w:color w:val="000000"/>
                  <w:sz w:val="18"/>
                  <w:szCs w:val="18"/>
                </w:rPr>
                <w:delText xml:space="preserve">4</w:delText>
              </w:r>
            </w:del>
            <w:ins w:id="9234" w:author="Claude (AI) - proposed" w:date="2026-10-18T00:29: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spotlight</w:t>
            </w:r>
            <w:ins w:id="9235" w:author="Claude (AI) - proposed" w:date="2026-10-18T00:29:39Z">
              <w:r>
                <w:rPr>
                  <w:rFonts w:ascii="Arial" w:cs="Arial" w:eastAsia="Arial" w:hAnsi="Arial"/>
                  <w:b w:val="false"/>
                  <w:bCs w:val="false"/>
                  <w:i w:val="false"/>
                  <w:iCs w:val="false"/>
                  <w:color w:val="000000"/>
                  <w:sz w:val="18"/>
                  <w:szCs w:val="18"/>
                </w:rPr>
                <w:t xml:space="preserve"> followed by one 1-minute question (about 24 minutes in all)</w:t>
              </w:r>
            </w:ins>
            <w:r>
              <w:rPr>
                <w:rFonts w:ascii="Arial" w:cs="Arial" w:eastAsia="Arial" w:hAnsi="Arial"/>
                <w:b w:val="false"/>
                <w:bCs w:val="false"/>
                <w:i w:val="false"/>
                <w:iCs w:val="false"/>
                <w:color w:val="000000"/>
                <w:sz w:val="18"/>
                <w:szCs w:val="18"/>
              </w:rPr>
              <w:t xml:space="preserve">, explicitly linking their product to aerobic or anaerobic respiration, respiratory substrates, RQ, and economic value. The class then convenes for collaborative DQB completion — every sticky note question is answered aloud with evidence. The lesson closes with individual Final Model submissions: a fully annotated diagram that maps the anchoring phenomenon onto all unit concepts, followed by teacher-facilitated whole-class comparison of Lesson 1 naive models versus final models to make conceptual growth visible. Teacher reflection and formative assessment occur throughout using cold-calling, think-pair-share, and model annotation checks.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oziyqjwejtunq16gq8y">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qc-pb-wosygo0igdj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yqixmx6x1gwu3ican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nb3cohxtk233g67ix4t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anchoring phenomenon image: a sealed thermos flask of fermenting uji with visible bubbles, held by a student at a school in Kisumu. Each learner silently writes, in their science journal, a 3-sentence 'Then vs Now' statement: (1) What I thought was happening in Lesson 1; (2) What I now know is happening; (3) One question I still have. Learners then share with a partner (Think-Pair-Share) before two pairs are cold-called to read their 'Then vs Now' to the class. This activates prior knowledge, surfaces residual misconceptions, and primes learners to see the final lesson as a culmination rather than a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re-projects the anchoring phenomenon image and says: 'Before anyone speaks, I want you to go back to the very beginning. Look at this thermos of uji. In your journal, write three sentences — what you thought was happening in Lesson 1, what you now know, and one question you still carry.' Allow 4 minutes of silent writing. Then say: 'Turn to your partner. You have 90 seconds each — share your Then vs Now.' After pair discussion, say: 'I am going to cold-call two pairs. Listen carefully — you will need to add to what they say.' Cold-call Pair 1: 'Tell us your Lesson 1 thinking.' [WAIT 12 seconds.] Cold-call Pair 2: 'What is different in your Now statement?' [WAIT 12 seconds.] Record 3–4 key 'Now' statements on the board under the heading 'What We Now Know.' Do NOT correct yet — these will be validated during DQB closure. Probe any learner who still mentions 'the uji is rotting' — ask: 'Rotting and fermentation both involve microorganisms — what is the precise biochemical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'Then vs Now' journaling. This metacognitive strategy makes conceptual change visible: learners articulate their prior (naive) model and contrast it explicitly with their current (evidence-based) model, mirroring the scientific practice of model revision (NGSS SEP 2 &amp; 6). Writing before speaking ensures all learners engage, not only the most vocal.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4-minute silent writing phase, looking for three observable indicators: (1) Learner correctly names yeast/lactic acid bacteria as the agents in the uji; (2) Learner references anaerobic respiration or fermentation with at least one equation or product (CO₂, lactic acid, ethanol); (3) Learner's residual question is conceptual (e.g., 'Why does RQ differ for fat vs carbohydrate?') rather than procedural. If more than 30% of learners still hold the 'rotting' misconception, the teacher inserts a 2-minute whole-class clarification before proceeding to the gallery walk.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xprcfbeyfr3x7zfiqd_w">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rqnbj0jogkewq6hrdc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xm4x_l3jgr8wer1nuhw">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ktipawtwmgsbbtmvc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project stations are set up around the classroom or corridor: Station A — Yoghurt Making (using Kenyan maziwa lala/fermented milk tradition as context); Station B — Uji/Porridge Fermentation (connecting directly to the anchoring phenomenon; groups demonstrate pH change using red cabbage or litmus paper); Station C — Biogas Model (a sealed bottle system with organic waste from the school kitchen — sukuma wiki stalks, ugali leftovers — producing gas collected in a balloon). Learner groups rotate through each station (5 minutes per station) carrying a Peer Assessment Card with four criteria drawn from the KICD rubric: (1) Correct identification of respiration type (aerobic/anaerobic); (2) Accurate RQ reference; (3) At least one factor affecting respiration discussed; (4) Clear economic/community benefit stated. Groups score each station 1–4 on each criterion and write one 'warm' (strength) and one 'wonder' (question/suggestion) on a sticky note left at the station.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begins, say: 'You are not tourists — you are scientists peer-reviewing evidence. Use your Peer Assessment Card. Score honestly. Leave one warm and one wonder at each station.' Circulate during the walk. At Station B (uji fermentation), pause and ask any group present: 'This station connects most directly to our thermos. Point to exactly where in your Peer Assessment Card you can score them on anaerobic respiration.' [WAIT 10 seconds.] At Station C (biogas), ask: 'The gas in this balloon — what is it? How do you know? What would you do to confirm?' [WAIT 15 seconds — expect</w:t>
            </w:r>
            <w:del w:id="9236" w:author="Claude (AI) - proposed" w:date="2026-10-18T00:29:39Z">
              <w:r>
                <w:rPr>
                  <w:rFonts w:ascii="Arial" w:cs="Arial" w:eastAsia="Arial" w:hAnsi="Arial"/>
                  <w:b w:val="false"/>
                  <w:bCs w:val="false"/>
                  <w:i w:val="false"/>
                  <w:iCs w:val="false"/>
                  <w:color w:val="000000"/>
                  <w:sz w:val="18"/>
                  <w:szCs w:val="18"/>
                </w:rPr>
                <w:delText xml:space="preserve"> CO₂ identification via limewater test</w:delText>
              </w:r>
            </w:del>
            <w:ins w:id="9237" w:author="Claude (AI) - proposed" w:date="2026-10-18T00:29:39Z">
              <w:r>
                <w:rPr>
                  <w:rFonts w:ascii="Arial" w:cs="Arial" w:eastAsia="Arial" w:hAnsi="Arial"/>
                  <w:b w:val="false"/>
                  <w:bCs w:val="false"/>
                  <w:i w:val="false"/>
                  <w:iCs w:val="false"/>
                  <w:color w:val="000000"/>
                  <w:sz w:val="18"/>
                  <w:szCs w:val="18"/>
                </w:rPr>
                <w:t xml:space="preserve">: a mixture. Limewater would confirm the CO₂ part, but biogas is mostly methane (the fuel), which limewater cannot detect. Do not ignite the gas indoors</w:t>
              </w:r>
            </w:ins>
            <w:r>
              <w:rPr>
                <w:rFonts w:ascii="Arial" w:cs="Arial" w:eastAsia="Arial" w:hAnsi="Arial"/>
                <w:b w:val="false"/>
                <w:bCs w:val="false"/>
                <w:i w:val="false"/>
                <w:iCs w:val="false"/>
                <w:color w:val="000000"/>
                <w:sz w:val="18"/>
                <w:szCs w:val="18"/>
              </w:rPr>
              <w:t xml:space="preserve">.] After all rotations (15 minutes total), bring the class back together. Say: 'Every presenting group: read the warms and wonders left at your station. You have 2 minutes to prepare a 30-second response to the most challenging wonder you received.' This prepares groups for the spotlight presentations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Assessment Gallery Walk (NGSS SEP 7 — Engaging in Argument from Evidence). By assigning specific rubric criteria, the gallery walk moves beyond 'looking at posters' to disciplinary critique. Learners must locate evidence within each project for respiration type, RQ, factors, and economic value — the four pillars of the unit. The warm/wonder protocol builds a culture of constructive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Peer Assessment Cards after the gallery walk. Check for: (1) Groups can correctly label each project as aerobic or anaerobic (or both, for multi-stage processes like biogas); (2) At least one RQ value or ratio is referenced on each card; (3) 'Wonder' questions are scientific (e.g., 'Why did you choose 37°C for yoghurt fermentation?') rather than cosmetic (e.g., 'Your poster is too small'). Flag any group whose card shows no RQ reference — prompt them directly before Phase 3 presentations begin.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8g0b4jdz8iasxsvhqir3">
              <w:r>
                <w:rPr>
                  <w:rFonts w:ascii="Arial" w:cs="Arial" w:eastAsia="Arial" w:hAnsi="Arial"/>
                  <w:color w:val="2E75B6"/>
                  <w:sz w:val="16"/>
                  <w:szCs w:val="16"/>
                  <w:u w:val="single" w:color="2E75B6"/>
                </w:rPr>
                <w:t xml:space="preserve">Lactic acid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nsvuutjv6jadiihwu8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mbr2mbnguhn7bg8jel1">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42a83cpdtnbtsgqvp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delivers a </w:t>
            </w:r>
            <w:del w:id="9238" w:author="Claude (AI) - proposed" w:date="2026-10-18T00:29:39Z">
              <w:r>
                <w:rPr>
                  <w:rFonts w:ascii="Arial" w:cs="Arial" w:eastAsia="Arial" w:hAnsi="Arial"/>
                  <w:b w:val="false"/>
                  <w:bCs w:val="false"/>
                  <w:i w:val="false"/>
                  <w:iCs w:val="false"/>
                  <w:color w:val="000000"/>
                  <w:sz w:val="18"/>
                  <w:szCs w:val="18"/>
                </w:rPr>
                <w:delText xml:space="preserve">4</w:delText>
              </w:r>
            </w:del>
            <w:ins w:id="9239" w:author="Claude (AI) - proposed" w:date="2026-10-18T00:29:3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spotlight presentation of their value-addition project. The presentation must explicitly address four non-negotiable connection points (written on the board): (A) Which respiration pathway is operating and why; (B) What the </w:t>
            </w:r>
            <w:del w:id="9240" w:author="Claude (AI) - proposed" w:date="2026-10-18T00:29:39Z">
              <w:r>
                <w:rPr>
                  <w:rFonts w:ascii="Arial" w:cs="Arial" w:eastAsia="Arial" w:hAnsi="Arial"/>
                  <w:b w:val="false"/>
                  <w:bCs w:val="false"/>
                  <w:i w:val="false"/>
                  <w:iCs w:val="false"/>
                  <w:color w:val="000000"/>
                  <w:sz w:val="18"/>
                  <w:szCs w:val="18"/>
                </w:rPr>
                <w:delText xml:space="preserve">RQ is for the substrate used and what it tells us</w:delText>
              </w:r>
            </w:del>
            <w:ins w:id="9241" w:author="Claude (AI) - proposed" w:date="2026-10-18T00:29:39Z">
              <w:r>
                <w:rPr>
                  <w:rFonts w:ascii="Arial" w:cs="Arial" w:eastAsia="Arial" w:hAnsi="Arial"/>
                  <w:b w:val="false"/>
                  <w:bCs w:val="false"/>
                  <w:i w:val="false"/>
                  <w:iCs w:val="false"/>
                  <w:color w:val="000000"/>
                  <w:sz w:val="18"/>
                  <w:szCs w:val="18"/>
                </w:rPr>
                <w:t xml:space="preserve">main substrate is and what RQ it would give if it were respired aerobically (carbohydrate 1.0, fat about 0.7), and why an RQ cannot be calculated for the anaerobic step, where no oxygen is used</w:t>
              </w:r>
            </w:ins>
            <w:r>
              <w:rPr>
                <w:rFonts w:ascii="Arial" w:cs="Arial" w:eastAsia="Arial" w:hAnsi="Arial"/>
                <w:b w:val="false"/>
                <w:bCs w:val="false"/>
                <w:i w:val="false"/>
                <w:iCs w:val="false"/>
                <w:color w:val="000000"/>
                <w:sz w:val="18"/>
                <w:szCs w:val="18"/>
              </w:rPr>
              <w:t xml:space="preserve">; (C) At least two factors affecting respiration that the group controlled or observed during their project; (D) The economic or community benefit — framed in Kenyan context (e.g., how yoghurt-making can generate income for a Kisumu mama mboga, how biogas can replace firewood in a Kericho household, how fermented uji improves food security in a school like ours). After each presentation, the class has 1 minute for one cold-called question from a peer group. The presenting group responds. Teacher facilitates but does not answer for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spotlight by saying: '</w:t>
            </w:r>
            <w:del w:id="9242" w:author="Claude (AI) - proposed" w:date="2026-10-18T00:29:39Z">
              <w:r>
                <w:rPr>
                  <w:rFonts w:ascii="Arial" w:cs="Arial" w:eastAsia="Arial" w:hAnsi="Arial"/>
                  <w:b w:val="false"/>
                  <w:bCs w:val="false"/>
                  <w:i w:val="false"/>
                  <w:iCs w:val="false"/>
                  <w:color w:val="000000"/>
                  <w:sz w:val="18"/>
                  <w:szCs w:val="18"/>
                </w:rPr>
                <w:delText xml:space="preserve">Four</w:delText>
              </w:r>
            </w:del>
            <w:ins w:id="9243" w:author="Claude (AI) - proposed" w:date="2026-10-18T00:29:39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minutes. Four connection points on the board — A, B, C, D. Every presentation must hit all four. I will be listening. So will your peers.' Use a visible timer. After each presentation, say: 'One question from the floor — I will cold-call.' [Spin a pen or use a random selector.] Cold-call a member of a different group: 'You heard their RQ value. Does it match the substrate they used? Explain.' [WAIT 12 seconds.] After all presentations, facilitate a 3-minute whole-class synthesis: 'What do all three projects have in common at the cellular level?' Write responses on the board. Guide toward the answer: all rely on enzyme-catalysed breakdown of organic substrates, release of ATP, and production of by-products that have economic value (lactic acid → </w:t>
            </w:r>
            <w:del w:id="9244" w:author="Claude (AI) - proposed" w:date="2026-10-18T00:29:39Z">
              <w:r>
                <w:rPr>
                  <w:rFonts w:ascii="Arial" w:cs="Arial" w:eastAsia="Arial" w:hAnsi="Arial"/>
                  <w:b w:val="false"/>
                  <w:bCs w:val="false"/>
                  <w:i w:val="false"/>
                  <w:iCs w:val="false"/>
                  <w:color w:val="000000"/>
                  <w:sz w:val="18"/>
                  <w:szCs w:val="18"/>
                </w:rPr>
                <w:delText xml:space="preserve">yoghurt sour taste</w:delText>
              </w:r>
            </w:del>
            <w:ins w:id="9245" w:author="Claude (AI) - proposed" w:date="2026-10-18T00:29:39Z">
              <w:r>
                <w:rPr>
                  <w:rFonts w:ascii="Arial" w:cs="Arial" w:eastAsia="Arial" w:hAnsi="Arial"/>
                  <w:b w:val="false"/>
                  <w:bCs w:val="false"/>
                  <w:i w:val="false"/>
                  <w:iCs w:val="false"/>
                  <w:color w:val="000000"/>
                  <w:sz w:val="18"/>
                  <w:szCs w:val="18"/>
                </w:rPr>
                <w:t xml:space="preserve">the sour taste of yoghurt and uji</w:t>
              </w:r>
            </w:ins>
            <w:r>
              <w:rPr>
                <w:rFonts w:ascii="Arial" w:cs="Arial" w:eastAsia="Arial" w:hAnsi="Arial"/>
                <w:b w:val="false"/>
                <w:bCs w:val="false"/>
                <w:i w:val="false"/>
                <w:iCs w:val="false"/>
                <w:color w:val="000000"/>
                <w:sz w:val="18"/>
                <w:szCs w:val="18"/>
              </w:rPr>
              <w:t xml:space="preserve">; CO₂ → </w:t>
            </w:r>
            <w:del w:id="9246" w:author="Claude (AI) - proposed" w:date="2026-10-18T00:29:39Z">
              <w:r>
                <w:rPr>
                  <w:rFonts w:ascii="Arial" w:cs="Arial" w:eastAsia="Arial" w:hAnsi="Arial"/>
                  <w:b w:val="false"/>
                  <w:bCs w:val="false"/>
                  <w:i w:val="false"/>
                  <w:iCs w:val="false"/>
                  <w:color w:val="000000"/>
                  <w:sz w:val="18"/>
                  <w:szCs w:val="18"/>
                </w:rPr>
                <w:delText xml:space="preserve">biogas energy; CO₂ + ethanol → uji sourness and bubbles</w:delText>
              </w:r>
            </w:del>
            <w:ins w:id="9247" w:author="Claude (AI) - proposed" w:date="2026-10-18T00:29:39Z">
              <w:r>
                <w:rPr>
                  <w:rFonts w:ascii="Arial" w:cs="Arial" w:eastAsia="Arial" w:hAnsi="Arial"/>
                  <w:b w:val="false"/>
                  <w:bCs w:val="false"/>
                  <w:i w:val="false"/>
                  <w:iCs w:val="false"/>
                  <w:color w:val="000000"/>
                  <w:sz w:val="18"/>
                  <w:szCs w:val="18"/>
                </w:rPr>
                <w:t xml:space="preserve">the bubbles in uji and the rising of dough; methane → biogas energy</w:t>
              </w:r>
            </w:ins>
            <w:r>
              <w:rPr>
                <w:rFonts w:ascii="Arial" w:cs="Arial" w:eastAsia="Arial" w:hAnsi="Arial"/>
                <w:b w:val="false"/>
                <w:bCs w:val="false"/>
                <w:i w:val="false"/>
                <w:iCs w:val="false"/>
                <w:color w:val="000000"/>
                <w:sz w:val="18"/>
                <w:szCs w:val="18"/>
              </w:rPr>
              <w:t xml:space="preserve">). Explicitly say: 'This is the same process happening inside the thermos of uji that confused our student in Kisumu on Day 1. Now we can explain every detail.'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with Four-Point Connection Protocol (NGSS SEP 6 — Constructing Explanations; SEP 8 — Obtaining, Evaluating, and Communicating Information). By requiring all four connection points, the protocol prevents superficial 'show-and-tell' and demands that learners construct causal explanations linking molecular biology to economic outcomes. The cold-called peer question introduces disciplinary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teacher uses a 4-point checklist per group: (1) Respiration pathway correctly identified with supporting equation; (2) RQ value stated and interpreted correctly; (3) Two or more factors mentioned with experimental evidence from their own project; (4) Economic benefit framed with a specific Kenyan community example. Any group missing two or more points is flagged for individual follow-up during the Model Building phase. Listen specifically for correct use of vocabulary: substrate, ATP, respiratory quotient, aerobic/anaerobic, fermentation, lactic acid, ethanol, CO₂.</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px5rxcx1td9zz8g5v_kx">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cukvkqbsvf17zdxyg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o-qcgmbazmoo8ojxqpfh">
              <w:r>
                <w:rPr>
                  <w:rFonts w:ascii="Arial" w:cs="Arial" w:eastAsia="Arial" w:hAnsi="Arial"/>
                  <w:color w:val="2E75B6"/>
                  <w:sz w:val="16"/>
                  <w:szCs w:val="16"/>
                  <w:u w:val="single" w:color="2E75B6"/>
                </w:rPr>
                <w:t xml:space="preserve">Lactic Acid Fermentation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ansgyakahwambwlqd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populated with sticky notes from all eight lessons — is displayed at the front. The teacher reads each outstanding question aloud. Learners raise hands or are cold-called to answer using evidence from the unit. For each question answered, the class votes: 'Fully answered? Partially answered? Still open?' Fully answered questions are moved to a 'We Now Know' column. Partially answered questions are annotated with a summary of what is known and what remains uncertain. The driving question itself — 'How do living organisms — from the yeast in our uji to the cells in our own muscles — release energy from food, and how can we use these invisible processes to create useful products and solve real problems in our communities?' — is addressed last, with the teacher asking for a volunteer to give a full 3-sentence answer connecting all four pillars (pathway, substrate/RQ, factors, economic value). The anchoring phenomenon (sealed thermos of uji) must be named explicitly in the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say: 'Every question on this board was asked by someone in this room across the last eight lessons. Science works by asking and then answering. Let us close every question today.' Read the first sticky note question aloud. Say: 'Who has evidence from our lessons or projects that answers this? Do not guess — cite evidence.' [WAIT 12 seconds.] Cold-call if no hand is raised. Physically move answered notes to the 'We Now Know' column to make progress visible. When you reach the driving question, say: 'This is the question that has been guiding us since Day 1. I want a volunteer — someone who feels ready — to give a full answer in three sentences. The anchoring phenomenon — the uji thermos — must be in your answer.' After the volunteer responds [WAIT 15 seconds for the volunteer to compose], ask the class: 'What did they include? What did they leave out?' Record the final agreed answer on the board. Photograph the completed DQB for the class record. Tell learners: 'A DQB that is completely answered means the unit has done its job. Look at how many questions you have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(NGSS SEP 1 — Asking Questions; SEP 6 — Constructing Explanations). Physically moving sticky notes from 'questions' to 'We Now Know' makes the accumulation of scientific knowledge tangible and celebratory. Requiring explicit evidence citations prevents closure by assertion — learners must demonstrate, not merely claim, understanding. The three-sentence driving question answer synthesises the entire unit into a coherent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questions generate confident, evidenced responses and which generate hesitation or incorrect answers. If more than two questions about RQ calculation generate wrong answers, note this as a gap for teacher feedback on returned Final Models. The driving question answer is the primary summative formative indicator: a complete answer must include (1) agent — yeast/bacteria/muscle cells; (2) pathway — aerobic or anaerobic; (3) inputs/outputs — glucose, O₂, CO₂, H₂O, ATP, ethanol, lactic acid; (4) at least one economic application with a Kenyan community name.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9g-y0moxj6-ubrexwvmq">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hdlnk0hifjvgu3ypp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jq36oxag5jrergt3m61">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tfszi1buw643qqut2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independently constructs their Final Annotated Explanatory Model — a single A4 diagram that maps the anchoring phenomenon (sealed uji thermos, Kisumu student, bubbles, sour smell) onto all unit concepts. The model must include and label: (a) the two respiration pathways (aerobic and anaerobic) with word or symbol equations; (b) at least two respiratory substrates with their RQ values; (c) at least three factors affecting respiration shown as arrows influencing the pathways; (d) the economic applications demonstrated in the three projects; (e) a direct annotation connecting the bubbles and sour smell in the thermos to the anaerobic fermentation products CO₂ and lactic acid/ethanol produced by yeast/lactic acid bacteria. Learners also write a 2-sentence reflection comparing their Lesson 1 model to their final model: 'In Lesson 1 I thought… Now I know… because the evidence showed…' The teacher then selects (with permission) 2 Lesson 1 models and their corresponding Final Models to display side by side on the board, facilitating a 4-minute whole-class 'Model Evolution' discussion to celebrate growth and reinforce that science is a process of progressive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A4 paper and say: 'This is your Final Model. It must stand alone — someone who was not in this class should be able to read your diagram and understand how the uji thermos works, from the molecule to the market. You have </w:t>
            </w:r>
            <w:del w:id="9248" w:author="Claude (AI) - proposed" w:date="2026-10-18T00:29:39Z">
              <w:r>
                <w:rPr>
                  <w:rFonts w:ascii="Arial" w:cs="Arial" w:eastAsia="Arial" w:hAnsi="Arial"/>
                  <w:b w:val="false"/>
                  <w:bCs w:val="false"/>
                  <w:i w:val="false"/>
                  <w:iCs w:val="false"/>
                  <w:color w:val="000000"/>
                  <w:sz w:val="18"/>
                  <w:szCs w:val="18"/>
                </w:rPr>
                <w:delText xml:space="preserve">15</w:delText>
              </w:r>
            </w:del>
            <w:ins w:id="9249" w:author="Claude (AI) - proposed" w:date="2026-10-18T00:29:39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Work in silence — this is your individual evidence.' Circulate and provide targeted prompts (not answers): to a learner who omits factors — 'Your model shows the pathways but not what speeds them up or slows them down. Where would temperature go?'; to a learner who omits economic application — 'Your diagram ends at the cell. Where does the biogas go? Who benefits in Kericho?'; to a learner who omits the anchoring phenomenon — 'I can see the chemistry but I cannot see the thermos. Connect your model to where we started.' After 15 minutes, say: 'Add your 2-sentence reflection at the bottom. Lesson 1 thinking vs. today's thinking.' Collect all Final Models. Display two L1-vs-L8 pairs on the board. Ask the class: 'What has changed? What has been added? What has been corrected?' [WAIT 12 seconds.] Cold-call three learners. Close by saying: 'Scientists revise their models when evidence demands it. You have done exactly that over eight lessons. The student in Kisumu who was confused by her thermos of uji — you can now write her a letter explaining everything she observed. That is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Evolution Display (NGSS SEP 2 — Developing and Using Models; SEP 6 — Constructing Explanations). The Final Model is the capstone sensemaking artefact of the unit — it requires learners to integrate all four conceptual pillars into a single coherent visual explanation anchored in the phenomenon. The L1 vs L8 comparison makes conceptual growth concrete and visible, reinforcing that scientific understanding is built iteratively through evidence. The 2-sentence reflection is a metacognitive tool that develops 'learning to learn' — a KICD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Models are collected and assessed against the KICD rubric with four criteria: (1) Ability to relate RQ to substrate and respiration type — model shows ≥2 substrates with correct RQ values and correct pathway assignment; (2) Ability to explain factors affecting respiration — ≥3 factors shown as annotated arrows with direction of effect; (3) Ability to describe economic importance of anaerobic respiration — ≥2 economic applications named with Kenyan community context; (4) Connection to anchoring phenomenon — bubbles and sour smell in the uji thermos are explicitly linked to anaerobic products in the model. The 2-sentence reflection is assessed for evidence of genuine conceptual change (not merely vocabulary acquisition). Teacher returns models with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ANCHORING PHENOMENON CLOSURE: Did learners' Final Models convincingly connect the sealed thermos of uji — bubbles, sour smell, no external heat or ingredients — to the full biochemical explanation (anaerobic respiration by yeast/lactic acid bacteria, producing CO₂ and lactic acid/ethanol, releasing ATP)? Or did some models still treat the phenomenon as superficial backdrop? If the latter, what earlier lesson in the sequence failed to build the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BOARD: Were there questions on the DQB that remained genuinely unanswered at the end of the lesson? If yes, which concepts did they point to (RQ calculation? Aerobic vs anaerobic distinction? Economic applications?)? Plan how you will address these gaps in review or in the subsequent sub-strand (1.6 Plant Growth and Development uses similar enzymatic/cellular concepts).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PROJECT QUALITY AND KICD COMPLIANCE: Did all project presentations avoid brewing of alcoholic substances, in compliance with the KICD CAUTION? Were the yoghurt, uji fermentation, and biogas projects genuinely evidence-based (learners could explain the biology) or primarily product-display (learners could make the product but not explain it)? What scaffolding would you add in future to ensure the biology is not separated from the product?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OF PARTICIPATION: During cold-calling and the gallery walk, which learners were consistently silent or peripheral? Were there gender patterns — for example, were female learners less likely to volunteer for the driving question final answer? Plan deliberate inclusion strategies for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COMPARISON (L1 vs L8): What were the most common conceptual changes visible in the L1-vs-L8 model pairs? What misconceptions persisted even into the Final Model (e.g., confusion between breathing and cellular respiration, incorrect RQ values, treating fermentation as 'food spoiling' rather than energy release)? Use these patterns to inform your feedback on returned models and to adjust your teaching sequence for the next cohort.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FINANCIAL LITERACY (PCI): Did learners' project presentations genuinely engage with the economic dimension — specific Kenyan contexts, realistic income or energy estimates, community beneficiaries — or were economic benefits stated vaguely? Financial literacy is a mandated PCI for this sub-strand; ensure it is substantively addressed, not merely mentioned.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three value-addition projects — yoghurt, uji/porridge fermentation, and a biogas model — displayed as gallery walk stations. They observed physical evidence of anaerobic respiration: pH change (colour shift of red cabbage indicator in fermented uji), gas collection in a balloon (biogas model), and texture/smell change in yoghurt. They observed two Lesson 1 naive models displayed alongside two Final Models on the board, making the visual contrast between initial and revised scientific thinking concrete.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(1) both aerobic and anaerobic respiration release ATP from organic substrates; (2) the respiratory quotient (RQ = CO₂ produced ÷ O₂ consumed) identifies substrate type — RQ = 1 for carbohydrates, &lt; 1 for fats, &gt; 1 for anaerobic fermentation; (3) factors such as temperature, substrate concentration, enzyme availability, and oxygen levels control the rate of both pathways; (4) anaerobic fermentation by yeast and lactic acid bacteria produces CO₂, ethanol, and lactic acid — precisely the agents responsible for the bubbles and sourness in the sealed uji thermos; (5) these same processes have direct economic value in yoghurt production, fermented porridge (uji wa kimea), and biogas generation in Kenyan households and industries.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Final Annotated Explanatory Model linking the anchoring phenomenon (sealed thermos of uji, Kisumu student, bubbles, sour smell) to all unit concepts: aerobic and anaerobic respiration pathways, respiratory substrates and RQ values, factors affecting respiration, and economic applications. They closed every outstanding question on the Driving Question Board with evidence-based answers and articulated a full 3-sentence response to the driving question: 'How do living organisms — from the yeast in our uji to the cells in our own muscles — release energy from food, and how can we use these invisible processes to create useful products and solve real problems in our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pdnbyufaqgbs2ra1msp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ns9y1oycr-m8fiecomg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8bimneylrghbq7bdxo7w" Type="http://schemas.openxmlformats.org/officeDocument/2006/relationships/hyperlink" Target="https://creativecommons.org/licenses/by-nc/4.0/" TargetMode="External"/><Relationship Id="rIdebgj5fyfvmtnvh0ww0irr" Type="http://schemas.openxmlformats.org/officeDocument/2006/relationships/hyperlink" Target="https://creativecommons.org/licenses/by-nc/4.0/" TargetMode="External"/><Relationship Id="rIdpesx6que55hr_kjhnvekj" Type="http://schemas.openxmlformats.org/officeDocument/2006/relationships/hyperlink" Target="https://creativecommons.org/licenses/by-nc/4.0/" TargetMode="External"/><Relationship Id="rIdzuffpqhvcyzsyq-csjk8_" Type="http://schemas.openxmlformats.org/officeDocument/2006/relationships/hyperlink" Target="http://ares.local:8069/en/learn/#/topics/c/cdfdee60458759859afa00a89fb5fe4b" TargetMode="External"/><Relationship Id="rIdiyxlqd2vy7bc2flu29r1n"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jzbnk17-md0gq590hvo" Type="http://schemas.openxmlformats.org/officeDocument/2006/relationships/hyperlink" Target="http://ares.local:8069/en/learn/#/topics/c/6f1753a1c3685e1587e5cea8895fa664" TargetMode="External"/><Relationship Id="rId3cisspgtximv99rrc-ucx"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wlfu_zi_zk5l-bt7xt0" Type="http://schemas.openxmlformats.org/officeDocument/2006/relationships/hyperlink" Target="http://ares.local:8069/en/learn/#/topics/c/f50d013d5cc257998e80bb5434e34493" TargetMode="External"/><Relationship Id="rIdwryx7vhr3m2_sqnwa4jnj"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eimmqgape65il23h_8q" Type="http://schemas.openxmlformats.org/officeDocument/2006/relationships/hyperlink" Target="http://ares.local:8069/en/learn/#/topics/c/e51a145c8e595dccbba170c44adbfa57" TargetMode="External"/><Relationship Id="rIdosoiqwrpgjyawetjqn4g2"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vqzzndksm7igsu-n2z" Type="http://schemas.openxmlformats.org/officeDocument/2006/relationships/hyperlink" Target="http://ares.local:8069/en/learn/#/topics/c/f900f1737a52557dafb36658a8ea3df0" TargetMode="External"/><Relationship Id="rId8lh6dukltgylxo8aj4iwf"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ist5qxyx0kargsc2w9a" Type="http://schemas.openxmlformats.org/officeDocument/2006/relationships/hyperlink" Target="http://ares.local:8069/en/learn/#/topics/c/740003327dd75162ad993af586481eb9" TargetMode="External"/><Relationship Id="rIdzxgohjtimgl_dgwonupcv"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tebikgge4pta6u5or-k" Type="http://schemas.openxmlformats.org/officeDocument/2006/relationships/hyperlink" Target="http://ares.local:8069/en/learn/#/topics/c/f5cc0538f9f95133a1c7e86e52e7c730" TargetMode="External"/><Relationship Id="rIdps3oyaro9ni1rqhdftai4"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fi7fmv46yrz8eiawacf" Type="http://schemas.openxmlformats.org/officeDocument/2006/relationships/hyperlink" Target="http://ares.local:8069/en/learn/#/topics/c/7bc8d8bc4dd05f7c9dca6a6b0f651806" TargetMode="External"/><Relationship Id="rIdckkrrndzz-t3wbgsrgcbm"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hpi0uu_jtokfjyxsc-d" Type="http://schemas.openxmlformats.org/officeDocument/2006/relationships/hyperlink" Target="http://ares.local:8069/en/learn/#/topics/c/f89f66ecc377529f911d750beb905ad2" TargetMode="External"/><Relationship Id="rIdgxer1uhirlwnsh1zo2xrb" Type="http://schemas.openxmlformats.org/officeDocument/2006/relationships/hyperlink" Target="http://ares.local/www2/search.php?searchstring=respiration+fermentation+uji+cell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w6zh6vpp_siohoit9yb" Type="http://schemas.openxmlformats.org/officeDocument/2006/relationships/hyperlink" Target="http://ares.local:8069/en/learn/#/topics/c/6f1753a1c3685e1587e5cea8895fa664" TargetMode="External"/><Relationship Id="rIdjiatuquywx8ychtnzdtou" Type="http://schemas.openxmlformats.org/officeDocument/2006/relationships/hyperlink" Target="http://ares.local/www2/search.php?searchstring=respiration+fermentation+uji+cell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o016-w6_e5pqh_7x_ct" Type="http://schemas.openxmlformats.org/officeDocument/2006/relationships/hyperlink" Target="https://creativecommons.org/licenses/by-nc/4.0/" TargetMode="External"/><Relationship Id="rIduaxe_jnhmh-fiuxuxl3lc" Type="http://schemas.openxmlformats.org/officeDocument/2006/relationships/hyperlink" Target="https://creativecommons.org/licenses/by-nc/4.0/" TargetMode="External"/><Relationship Id="rId8b1fte9q-955o1ms8i_71" Type="http://schemas.openxmlformats.org/officeDocument/2006/relationships/hyperlink" Target="http://ares.local:8069/en/learn/#/topics/c/cdfdee60458759859afa00a89fb5fe4b" TargetMode="External"/><Relationship Id="rIdskdiukcw7qp3ghkt8_nvs"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hltagcdsaon8c-93jzh" Type="http://schemas.openxmlformats.org/officeDocument/2006/relationships/hyperlink" Target="http://ares.local:8069/en/learn/#/topics/c/4736652dee1d5df5b126a8530008821d" TargetMode="External"/><Relationship Id="rIddvizrihqft34q0i54ioaq"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k_spjmurdcql-yrf6al" Type="http://schemas.openxmlformats.org/officeDocument/2006/relationships/hyperlink" Target="http://ares.local:8069/en/learn/#/topics/c/cdfdee60458759859afa00a89fb5fe4b" TargetMode="External"/><Relationship Id="rIdvvgpp-nldkw6dgruh_gmy"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8hab9iorvpugwwlwcn3" Type="http://schemas.openxmlformats.org/officeDocument/2006/relationships/hyperlink" Target="http://ares.local:8069/en/learn/#/topics/c/740003327dd75162ad993af586481eb9" TargetMode="External"/><Relationship Id="rIdjya868gmqhijdlshv1ag7"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wirvq7gufiiasj29gpq" Type="http://schemas.openxmlformats.org/officeDocument/2006/relationships/hyperlink" Target="http://ares.local:8069/en/learn/#/topics/c/ba4ceb487faa53bfbfd38e35c58f9d27" TargetMode="External"/><Relationship Id="rId3oskjmjqcceiig35ayh4e"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0rcw5zyqzybkpchpa-nk" Type="http://schemas.openxmlformats.org/officeDocument/2006/relationships/hyperlink" Target="http://ares.local:8069/en/learn/#/topics/c/fb9ff7d2d0cd5e7f889798617ddb8db6" TargetMode="External"/><Relationship Id="rIdenc_dalkax7hwrvggy5yk"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ltxhxyrhs9tb0xzqcxq" Type="http://schemas.openxmlformats.org/officeDocument/2006/relationships/hyperlink" Target="http://ares.local:8069/en/learn/#/topics/c/f5cc0538f9f95133a1c7e86e52e7c730" TargetMode="External"/><Relationship Id="rIdvff8abe66eftbciriq1ha"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gzgd9mftipcpkes4ac6" Type="http://schemas.openxmlformats.org/officeDocument/2006/relationships/hyperlink" Target="http://ares.local:8069/en/learn/#/topics/c/a139f1c676f55a35add4e8e5df193406" TargetMode="External"/><Relationship Id="rIdvhitcvbe3n-7zfdywxmvj"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iizjbml3jkwxmqfsmzy" Type="http://schemas.openxmlformats.org/officeDocument/2006/relationships/hyperlink" Target="http://ares.local:8069/en/learn/#/topics/c/f6f8ba0e0ae95e6caa36fc19f24dbfa2" TargetMode="External"/><Relationship Id="rIddg1olu2q9rvl5s_8atusy" Type="http://schemas.openxmlformats.org/officeDocument/2006/relationships/hyperlink" Target="http://ares.local/www2/search.php?searchstring=respiration+aerobic+glucose+oxy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onck7eu7gatesxidlzh" Type="http://schemas.openxmlformats.org/officeDocument/2006/relationships/hyperlink" Target="http://ares.local:8069/en/learn/#/topics/c/ddcffb9e50ee53f7a4884539f526eb2e" TargetMode="External"/><Relationship Id="rIdonijl9jfzrihzvt_foauz" Type="http://schemas.openxmlformats.org/officeDocument/2006/relationships/hyperlink" Target="http://ares.local/www2/search.php?searchstring=respiration+aerobic+glucose+oxy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n7pewwkjxkkloqcl9z8" Type="http://schemas.openxmlformats.org/officeDocument/2006/relationships/hyperlink" Target="https://creativecommons.org/licenses/by-nc/4.0/" TargetMode="External"/><Relationship Id="rIdjwknn9qspwolxftup5gkd" Type="http://schemas.openxmlformats.org/officeDocument/2006/relationships/hyperlink" Target="https://creativecommons.org/licenses/by-nc/4.0/" TargetMode="External"/><Relationship Id="rIdt2mq0zrmoaxbl1flwarzb" Type="http://schemas.openxmlformats.org/officeDocument/2006/relationships/hyperlink" Target="http://ares.local:8069/en/learn/#/topics/c/693f5054950b55539a2e9e3039822602" TargetMode="External"/><Relationship Id="rId0dvo5fci3nm2pyoewtz18"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absompdupsiiclnxtl1" Type="http://schemas.openxmlformats.org/officeDocument/2006/relationships/hyperlink" Target="http://ares.local:8069/en/learn/#/topics/c/e51a145c8e595dccbba170c44adbfa57" TargetMode="External"/><Relationship Id="rIdlor7iwa8ztx_v_eje1yhe"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lk66-jmjayy15a5nbxc" Type="http://schemas.openxmlformats.org/officeDocument/2006/relationships/hyperlink" Target="http://ares.local:8069/en/learn/#/topics/c/693f5054950b55539a2e9e3039822602" TargetMode="External"/><Relationship Id="rIdlg3xgjrvsvefhkssyqi0s"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yehe0-cunbtlhxoynh" Type="http://schemas.openxmlformats.org/officeDocument/2006/relationships/hyperlink" Target="http://ares.local:8069/en/learn/#/topics/c/e51a145c8e595dccbba170c44adbfa57" TargetMode="External"/><Relationship Id="rIdgo2jqx9itzlssbduugynp"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2igygkf7y4lqozon_v-" Type="http://schemas.openxmlformats.org/officeDocument/2006/relationships/hyperlink" Target="http://ares.local:8069/en/learn/#/topics/c/cdfdee60458759859afa00a89fb5fe4b" TargetMode="External"/><Relationship Id="rId87ejxxokebhi_xdvwmnaw"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ujvgyv9havnmco4np-_" Type="http://schemas.openxmlformats.org/officeDocument/2006/relationships/hyperlink" Target="http://ares.local:8069/en/learn/#/topics/c/81ea1d41e53a51859f0388c7325f7fb4" TargetMode="External"/><Relationship Id="rIdu5txeb9i-ctwn1gtgcsrs"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sn0gqb25pjxniqkopvv" Type="http://schemas.openxmlformats.org/officeDocument/2006/relationships/hyperlink" Target="http://ares.local/modules/Seavuria/Seavuria%20Science%20Videos/Chemistry/Chemistry%20Videos/09%20Carbon/03%20Laboratory%20Preparation%20of%20Carbon%20Dioxide.mp4" TargetMode="External"/><Relationship Id="rIdimo8nztx5hn7alvw8bt1q"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o2kyb3iivuypzipv_p6" Type="http://schemas.openxmlformats.org/officeDocument/2006/relationships/hyperlink" Target="http://ares.local:8069/en/learn/#/topics/c/92f11be9dfb053228060c5fa306d97d4" TargetMode="External"/><Relationship Id="rIdzej6fbb2ultwb_ykiycin"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ibnx6et8ikambk33djn" Type="http://schemas.openxmlformats.org/officeDocument/2006/relationships/hyperlink" Target="http://ares.local:8069/en/learn/#/topics/c/693f5054950b55539a2e9e3039822602" TargetMode="External"/><Relationship Id="rIdnh4fp_g36uj8rnz7aux8i" Type="http://schemas.openxmlformats.org/officeDocument/2006/relationships/hyperlink" Target="http://ares.local/www2/search.php?searchstring=respiration+anaerobic+yeast+ferm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wbyrbvxuu7trs5jzrfo" Type="http://schemas.openxmlformats.org/officeDocument/2006/relationships/hyperlink" Target="http://ares.local:8069/en/learn/#/topics/c/e51a145c8e595dccbba170c44adbfa57" TargetMode="External"/><Relationship Id="rIdmvz4sxrzzqdhc7pqksbeq" Type="http://schemas.openxmlformats.org/officeDocument/2006/relationships/hyperlink" Target="http://ares.local/www2/search.php?searchstring=respiration+anaerobic+yeast+ferm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bhl6upic-blug7fhux" Type="http://schemas.openxmlformats.org/officeDocument/2006/relationships/hyperlink" Target="https://creativecommons.org/licenses/by-nc/4.0/" TargetMode="External"/><Relationship Id="rIdshytqpbez1hkafexcl1fb" Type="http://schemas.openxmlformats.org/officeDocument/2006/relationships/hyperlink" Target="https://creativecommons.org/licenses/by-nc/4.0/" TargetMode="External"/><Relationship Id="rIdzpooxcwctt48c-fabycbp" Type="http://schemas.openxmlformats.org/officeDocument/2006/relationships/hyperlink" Target="http://ares.local:8069/en/learn/#/topics/c/f89f66ecc377529f911d750beb905ad2" TargetMode="External"/><Relationship Id="rIdzguzmvnaznrmomj8zn1ci"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xnecuiv-eraffqsbmf2" Type="http://schemas.openxmlformats.org/officeDocument/2006/relationships/hyperlink" Target="http://ares.local:8069/en/learn/#/topics/c/e51a145c8e595dccbba170c44adbfa57" TargetMode="External"/><Relationship Id="rIdrq5ctdrbkvses72sf_8w3"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sknhlebjstxirsourmc" Type="http://schemas.openxmlformats.org/officeDocument/2006/relationships/hyperlink" Target="http://ares.local:8069/en/learn/#/topics/c/f89f66ecc377529f911d750beb905ad2" TargetMode="External"/><Relationship Id="rIdw9eian4z1hi1dgbjcwzks"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qbvy33aqktgi2fqxtui" Type="http://schemas.openxmlformats.org/officeDocument/2006/relationships/hyperlink" Target="http://ares.local:8069/en/learn/#/topics/c/81ea1d41e53a51859f0388c7325f7fb4" TargetMode="External"/><Relationship Id="rIdhxxi8idcbnwgzrx9x6t-n"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aa1eof9umcei-iuun7t" Type="http://schemas.openxmlformats.org/officeDocument/2006/relationships/hyperlink" Target="http://ares.local:8069/en/learn/#/topics/c/cdfdee60458759859afa00a89fb5fe4b" TargetMode="External"/><Relationship Id="rIdouz66tamezo3pdunevihp"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i4hkqvnww_ezhquztj" Type="http://schemas.openxmlformats.org/officeDocument/2006/relationships/hyperlink" Target="http://ares.local:8069/en/learn/#/topics/c/e51a145c8e595dccbba170c44adbfa57" TargetMode="External"/><Relationship Id="rIdqfp_baf_enmuwotwesjbk"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9qapxwcvailfiy-tgdt" Type="http://schemas.openxmlformats.org/officeDocument/2006/relationships/hyperlink" Target="http://ares.local:8069/en/learn/#/topics/c/f89f66ecc377529f911d750beb905ad2" TargetMode="External"/><Relationship Id="rIdqole-wb6_0i2bsnxj1vrv"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grhu4hlhknuktomhf7w" Type="http://schemas.openxmlformats.org/officeDocument/2006/relationships/hyperlink" Target="http://ares.local:8069/en/learn/#/topics/c/81ea1d41e53a51859f0388c7325f7fb4" TargetMode="External"/><Relationship Id="rIdisqsapv-ncoazdfgjc_bt"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_tdowyob8cln1-lxkpt" Type="http://schemas.openxmlformats.org/officeDocument/2006/relationships/hyperlink" Target="http://ares.local:8069/en/learn/#/topics/c/f89f66ecc377529f911d750beb905ad2" TargetMode="External"/><Relationship Id="rIdxqxwoeyedbl71yk1drqza" Type="http://schemas.openxmlformats.org/officeDocument/2006/relationships/hyperlink" Target="http://ares.local/www2/search.php?searchstring=respiration+anaerobic+lactic+ac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3zvtk62eaj5a27rwyex" Type="http://schemas.openxmlformats.org/officeDocument/2006/relationships/hyperlink" Target="http://ares.local:8069/en/learn/#/topics/c/92f11be9dfb053228060c5fa306d97d4" TargetMode="External"/><Relationship Id="rId9t7skunfo3zmiybekgyr2" Type="http://schemas.openxmlformats.org/officeDocument/2006/relationships/hyperlink" Target="http://ares.local/www2/search.php?searchstring=respiration+anaerobic+lactic+ac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920hyzzg1b7sknw4duy" Type="http://schemas.openxmlformats.org/officeDocument/2006/relationships/hyperlink" Target="https://creativecommons.org/licenses/by-nc/4.0/" TargetMode="External"/><Relationship Id="rIdwtismg7q2-nwj5s6cxcks" Type="http://schemas.openxmlformats.org/officeDocument/2006/relationships/hyperlink" Target="https://creativecommons.org/licenses/by-nc/4.0/" TargetMode="External"/><Relationship Id="rIdtpqzwje36kaiwpnbnbdvk"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yiiiyje1cwzgp8rjsou" Type="http://schemas.openxmlformats.org/officeDocument/2006/relationships/hyperlink" Target="http://ares.local:8069/en/learn/#/topics/c/6f1753a1c3685e1587e5cea8895fa664" TargetMode="External"/><Relationship Id="rIdspmco1nsdxxgtqsdvkjez"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iqkxtbqbuhunz7ci7q5"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nfmusxrlpsu_wabfa8o" Type="http://schemas.openxmlformats.org/officeDocument/2006/relationships/hyperlink" Target="http://ares.local:8069/en/learn/#/topics/c/091747f861f65410b3c17a2999a5cfc7" TargetMode="External"/><Relationship Id="rIdz6yyykd4sgxd-sl_mvi2y"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inlkmwhw9m7aqel2piu"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aa2bne_szo7aqtmhlpq" Type="http://schemas.openxmlformats.org/officeDocument/2006/relationships/hyperlink" Target="http://ares.local:8069/en/learn/#/topics/c/3d8a1ab63d985e7a8a4b530b00540575" TargetMode="External"/><Relationship Id="rIdkevzobbo5yjxhmxvdffit"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tof8whhurvvytac146m"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mykbwdfludq2ahtxfnj" Type="http://schemas.openxmlformats.org/officeDocument/2006/relationships/hyperlink" Target="http://ares.local:8069/en/learn/#/topics/c/6f1753a1c3685e1587e5cea8895fa664" TargetMode="External"/><Relationship Id="rId9joad3n_2yp5-cckcy9zl"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zalqrdmazyvj-gaydei" Type="http://schemas.openxmlformats.org/officeDocument/2006/relationships/hyperlink" Target="http://ares.local/www2/search.php?searchstring=respiration+respiratory+substrate+carbohydra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yy6etgb191agcfgwp32" Type="http://schemas.openxmlformats.org/officeDocument/2006/relationships/hyperlink" Target="http://ares.local:8069/en/learn/#/topics/c/091747f861f65410b3c17a2999a5cfc7" TargetMode="External"/><Relationship Id="rIdijyl9rlpzhxrzyvjcebo0" Type="http://schemas.openxmlformats.org/officeDocument/2006/relationships/hyperlink" Target="http://ares.local/www2/search.php?searchstring=respiration+respiratory+substrate+carbohydrat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inxxt-xre-l3v4sen0m" Type="http://schemas.openxmlformats.org/officeDocument/2006/relationships/hyperlink" Target="https://creativecommons.org/licenses/by-nc/4.0/" TargetMode="External"/><Relationship Id="rIdn7yonrjmbzsuigjilvanw" Type="http://schemas.openxmlformats.org/officeDocument/2006/relationships/hyperlink" Target="https://creativecommons.org/licenses/by-nc/4.0/" TargetMode="External"/><Relationship Id="rIdsolycoglx36uvfmx_6nss" Type="http://schemas.openxmlformats.org/officeDocument/2006/relationships/hyperlink" Target="http://ares.local:8069/en/learn/#/topics/c/c1964ddd01b2540db1088a31c34b3901" TargetMode="External"/><Relationship Id="rIdgp3j2l5ylslxgumpbhb4v"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xwxeqvv5jgzwg2z8sl7" Type="http://schemas.openxmlformats.org/officeDocument/2006/relationships/hyperlink" Target="http://ares.local:8069/en/learn/#/topics/c/6f1753a1c3685e1587e5cea8895fa664" TargetMode="External"/><Relationship Id="rIddo8kh_pvy0y5xk7ms4sfd"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nwzz_sa1rjnnlipe1ja" Type="http://schemas.openxmlformats.org/officeDocument/2006/relationships/hyperlink" Target="http://ares.local:8069/en/learn/#/topics/c/c1964ddd01b2540db1088a31c34b3901" TargetMode="External"/><Relationship Id="rIdyzmectt2q6q_2c2elurgw"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andqeew6ylyayneoz26" Type="http://schemas.openxmlformats.org/officeDocument/2006/relationships/hyperlink" Target="http://ares.local:8069/en/learn/#/topics/c/e51a145c8e595dccbba170c44adbfa57" TargetMode="External"/><Relationship Id="rIdiaglynnmky_vgjdmeu2hb"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nyo3gm5c3txrdhryukp" Type="http://schemas.openxmlformats.org/officeDocument/2006/relationships/hyperlink" Target="http://ares.local:8069/en/learn/#/topics/c/c1964ddd01b2540db1088a31c34b3901" TargetMode="External"/><Relationship Id="rIdh7ewcqikc9ujqshqkv0c7"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eudr0d-ihjcc4qulpr" Type="http://schemas.openxmlformats.org/officeDocument/2006/relationships/hyperlink" Target="http://ares.local:8069/en/learn/#/topics/c/92f11be9dfb053228060c5fa306d97d4" TargetMode="External"/><Relationship Id="rIdmba2nusjbu8o90scwzyvm"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hvzpjylduxbmgtsonoa" Type="http://schemas.openxmlformats.org/officeDocument/2006/relationships/hyperlink" Target="http://ares.local:8069/en/learn/#/topics/c/c1964ddd01b2540db1088a31c34b3901" TargetMode="External"/><Relationship Id="rIdz_iifr3zyfdmojkfsccs7"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wuwclyg9ihlg_spfe3a" Type="http://schemas.openxmlformats.org/officeDocument/2006/relationships/hyperlink" Target="http://ares.local:8069/en/learn/#/topics/c/6f1753a1c3685e1587e5cea8895fa664" TargetMode="External"/><Relationship Id="rIdbbibwa3kzavol0pvs85vr"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cbpvzwluttg3a-ltexj" Type="http://schemas.openxmlformats.org/officeDocument/2006/relationships/hyperlink" Target="http://ares.local:8069/en/learn/#/topics/c/c1964ddd01b2540db1088a31c34b3901" TargetMode="External"/><Relationship Id="rIdoenc4uttpwxdvr7td_ysn" Type="http://schemas.openxmlformats.org/officeDocument/2006/relationships/hyperlink" Target="http://ares.local/www2/search.php?searchstring=respiration+rate+factors+affec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9ie1z1sszf0mpbovaxi" Type="http://schemas.openxmlformats.org/officeDocument/2006/relationships/hyperlink" Target="http://ares.local:8069/en/learn/#/topics/c/e51a145c8e595dccbba170c44adbfa57" TargetMode="External"/><Relationship Id="rIdyyzylh2d26zgl9vwy4bpt" Type="http://schemas.openxmlformats.org/officeDocument/2006/relationships/hyperlink" Target="http://ares.local/www2/search.php?searchstring=respiration+rate+factors+affec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6zrhm2j0cbqiss9qn-i" Type="http://schemas.openxmlformats.org/officeDocument/2006/relationships/hyperlink" Target="https://creativecommons.org/licenses/by-nc/4.0/" TargetMode="External"/><Relationship Id="rIdtaprntnr6ucmjeic_uyrv" Type="http://schemas.openxmlformats.org/officeDocument/2006/relationships/hyperlink" Target="https://creativecommons.org/licenses/by-nc/4.0/" TargetMode="External"/><Relationship Id="rIdf_at3niwkngykzd8ueuur"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z3qtdulp_2mv96o9zyh" Type="http://schemas.openxmlformats.org/officeDocument/2006/relationships/hyperlink" Target="http://ares.local:8069/en/learn/#/topics/c/e51a145c8e595dccbba170c44adbfa57" TargetMode="External"/><Relationship Id="rId1nauscwce67vkc1er5r_a"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dsbtwk-fsoromu6iqum"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7-srm0kcnqnzgerwsby" Type="http://schemas.openxmlformats.org/officeDocument/2006/relationships/hyperlink" Target="http://ares.local:8069/en/learn/#/topics/c/e51a145c8e595dccbba170c44adbfa57" TargetMode="External"/><Relationship Id="rIdyyvn7oixifoy3p29sucvl"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bhvplkp4v7fftwg6ua"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oe3b2qzl5xmmfckvjnz" Type="http://schemas.openxmlformats.org/officeDocument/2006/relationships/hyperlink" Target="http://ares.local:8069/en/learn/#/topics/c/81ea1d41e53a51859f0388c7325f7fb4" TargetMode="External"/><Relationship Id="rIdchv4ngvawhdrxbtt8z5vo"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0jwvn4ofxb-g8wr2n5i1"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pyvw1zqlwx7jdrkdtbe" Type="http://schemas.openxmlformats.org/officeDocument/2006/relationships/hyperlink" Target="http://ares.local:8069/en/learn/#/topics/c/92f11be9dfb053228060c5fa306d97d4" TargetMode="External"/><Relationship Id="rIdktfld1ohbneg2lm36fq4k"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jucoz1cnyycnyjk0nle" Type="http://schemas.openxmlformats.org/officeDocument/2006/relationships/hyperlink" Target="http://ares.local/www2/search.php?searchstring=respiration+anaerobic+economic+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rdzxa_ri6pwhxqllas6" Type="http://schemas.openxmlformats.org/officeDocument/2006/relationships/hyperlink" Target="http://ares.local:8069/en/learn/#/topics/c/6f1753a1c3685e1587e5cea8895fa664" TargetMode="External"/><Relationship Id="rIdtaxsucqj1ohduzw5hdjjc" Type="http://schemas.openxmlformats.org/officeDocument/2006/relationships/hyperlink" Target="http://ares.local/www2/search.php?searchstring=respiration+anaerobic+economic+impor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i2uvvfsr_lchvok5ecw" Type="http://schemas.openxmlformats.org/officeDocument/2006/relationships/hyperlink" Target="https://creativecommons.org/licenses/by-nc/4.0/" TargetMode="External"/><Relationship Id="rIdouopszdeibcldw4oodbas" Type="http://schemas.openxmlformats.org/officeDocument/2006/relationships/hyperlink" Target="https://creativecommons.org/licenses/by-nc/4.0/" TargetMode="External"/><Relationship Id="rIdjtoziyqjwejtunq16gq8y" Type="http://schemas.openxmlformats.org/officeDocument/2006/relationships/hyperlink" Target="http://ares.local:8069/en/learn/#/topics/c/f89f66ecc377529f911d750beb905ad2" TargetMode="External"/><Relationship Id="rIdanqc-pb-wosygo0igdjhp"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yqixmx6x1gwu3icant-" Type="http://schemas.openxmlformats.org/officeDocument/2006/relationships/hyperlink" Target="http://ares.local:8069/en/learn/#/topics/c/6f1753a1c3685e1587e5cea8895fa664" TargetMode="External"/><Relationship Id="rIdynb3cohxtk233g67ix4t4"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prcfbeyfr3x7zfiqd_w" Type="http://schemas.openxmlformats.org/officeDocument/2006/relationships/hyperlink" Target="http://ares.local:8069/en/learn/#/topics/c/693f5054950b55539a2e9e3039822602" TargetMode="External"/><Relationship Id="rIdmxrqnbj0jogkewq6hrdcw"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xm4x_l3jgr8wer1nuhw" Type="http://schemas.openxmlformats.org/officeDocument/2006/relationships/hyperlink" Target="http://ares.local:8069/en/learn/#/topics/c/e51a145c8e595dccbba170c44adbfa57" TargetMode="External"/><Relationship Id="rIdhoktipawtwmgsbbtmvcxw"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g0b4jdz8iasxsvhqir3" Type="http://schemas.openxmlformats.org/officeDocument/2006/relationships/hyperlink" Target="http://ares.local:8069/en/learn/#/topics/c/f89f66ecc377529f911d750beb905ad2" TargetMode="External"/><Relationship Id="rIdpbnsvuutjv6jadiihwu8t"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br2mbnguhn7bg8jel1" Type="http://schemas.openxmlformats.org/officeDocument/2006/relationships/hyperlink" Target="http://ares.local:8069/en/learn/#/topics/c/92f11be9dfb053228060c5fa306d97d4" TargetMode="External"/><Relationship Id="rIdlh42a83cpdtnbtsgqvp5l"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x5rxcx1td9zz8g5v_kx" Type="http://schemas.openxmlformats.org/officeDocument/2006/relationships/hyperlink" Target="http://ares.local:8069/en/learn/#/topics/c/693f5054950b55539a2e9e3039822602" TargetMode="External"/><Relationship Id="rIdbwcukvkqbsvf17zdxygeg"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qcgmbazmoo8ojxqpfh" Type="http://schemas.openxmlformats.org/officeDocument/2006/relationships/hyperlink" Target="http://ares.local:8069/en/learn/#/topics/c/c42f801646735085a8851085264afaa3" TargetMode="External"/><Relationship Id="rIdtdansgyakahwambwlqd2k"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g-y0moxj6-ubrexwvmq" Type="http://schemas.openxmlformats.org/officeDocument/2006/relationships/hyperlink" Target="http://ares.local:8069/en/learn/#/topics/c/6a3803b3054b59b3bf4ec5201ca25fc1" TargetMode="External"/><Relationship Id="rId_0hdlnk0hifjvgu3ypp4l" Type="http://schemas.openxmlformats.org/officeDocument/2006/relationships/hyperlink" Target="http://ares.local/www2/search.php?searchstring=respiration+aerobic+anaerobic+respir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jq36oxag5jrergt3m61" Type="http://schemas.openxmlformats.org/officeDocument/2006/relationships/hyperlink" Target="http://ares.local:8069/en/learn/#/topics/c/6f1753a1c3685e1587e5cea8895fa664" TargetMode="External"/><Relationship Id="rIdwqtfszi1buw643qqut2sg" Type="http://schemas.openxmlformats.org/officeDocument/2006/relationships/hyperlink" Target="http://ares.local/www2/search.php?searchstring=respiration+aerobic+anaerobic+respir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dnbyufaqgbs2ra1msp4" Type="http://schemas.openxmlformats.org/officeDocument/2006/relationships/hyperlink" Target="https://creativecommons.org/licenses/by-nc/4.0/" TargetMode="External"/><Relationship Id="rIdwns9y1oycr-m8fiecomg6"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2026-10-18T00:29:39.633Z</dcterms:created>
  <dcterms:modified xsi:type="dcterms:W3CDTF">2026-10-18T00:29:39.633Z</dcterms:modified>
</cp:coreProperties>
</file>

<file path=docProps/custom.xml><?xml version="1.0" encoding="utf-8"?>
<Properties xmlns="http://schemas.openxmlformats.org/officeDocument/2006/custom-properties" xmlns:vt="http://schemas.openxmlformats.org/officeDocument/2006/docPropsVTypes"/>
</file>