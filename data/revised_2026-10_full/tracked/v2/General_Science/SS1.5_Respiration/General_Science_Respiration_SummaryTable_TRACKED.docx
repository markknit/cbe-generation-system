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1.5: Respiration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1.5: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living organisms — from the yeast in our uji to the cells in our own muscles — release energy from food, and how can we use these invisible processes to create useful products and solve real problems in our communities?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Sealed Thermos of Uji That Keeps Changing — Predict &amp; Anchor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sealed thermos flask of fermented uji (uji wa kimea) brought from home to school in Kisumu produced visible bubbles and became increasingly sour over two hours, despite being completely sealed with no heat applied and no new ingredients added. When opened, a faint smell was noticeable. A side-by-side comparison with fresh uji wa kawaida (un-fermented maize porridge) in a sealed jar showed no such changes in the fresh sample.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Breathing (upumuaji) and cellular respiration (upumuaji wa seli) are two different processes. Breathing is the physical movement of air in and out of the lungs — visible and whole-body. Cellular respiration is a chemical process that occurs inside every living cell, releasing energy from food (substrate) and producing carbon dioxide and other products. The changes in the sealed uji are caused by cellular respiration carried out by living microorganisms already present in the fermented porridge — not by heat or external forces.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and increasing sourness in the sealed thermos of fermented uji are produced by microorganisms (likely yeast and bacteria) carrying out cellular respiration inside the flask. These organisms break down sugars in the uji to release energy, producing carbon dioxide gas (the bubbles) and acids (the sour taste) as by-products. Because the flask is sealed and the process still occurs, we begin to ask: does this type of cellular respiration require oxygen, or can it happen without it? This question — aerobic versus anaerobic respiration — is what the rest of the unit will investigate and explain.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Observe and Explore: Aerobic Respiration and the Energy in Our Food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and read about the process of aerobic respiration, noting that glucose and oxygen are consumed inside the mitochondria of living cells to release energy (ATP), carbon dioxide, and water. They connected this to the energy needs of Amina the Nairobi </w:t>
            </w:r>
            <w:del w:id="9001" w:author="Claude (AI) - proposed" w:date="2026-10-18T00:29:41Z">
              <w:r>
                <w:rPr>
                  <w:rFonts w:ascii="Arial" w:cs="Arial" w:eastAsia="Arial" w:hAnsi="Arial"/>
                  <w:b w:val="false"/>
                  <w:bCs w:val="false"/>
                  <w:i w:val="false"/>
                  <w:iCs w:val="false"/>
                  <w:color w:val="000000"/>
                  <w:sz w:val="18"/>
                  <w:szCs w:val="18"/>
                </w:rPr>
                <w:delText xml:space="preserve">sprinter</w:delText>
              </w:r>
            </w:del>
            <w:ins w:id="9002" w:author="Claude (AI) - proposed" w:date="2026-10-18T00:29:41Z">
              <w:r>
                <w:rPr>
                  <w:rFonts w:ascii="Arial" w:cs="Arial" w:eastAsia="Arial" w:hAnsi="Arial"/>
                  <w:b w:val="false"/>
                  <w:bCs w:val="false"/>
                  <w:i w:val="false"/>
                  <w:iCs w:val="false"/>
                  <w:color w:val="000000"/>
                  <w:sz w:val="18"/>
                  <w:szCs w:val="18"/>
                </w:rPr>
                <w:t xml:space="preserve">distance runner</w:t>
              </w:r>
            </w:ins>
            <w:r>
              <w:rPr>
                <w:rFonts w:ascii="Arial" w:cs="Arial" w:eastAsia="Arial" w:hAnsi="Arial"/>
                <w:b w:val="false"/>
                <w:bCs w:val="false"/>
                <w:i w:val="false"/>
                <w:iCs w:val="false"/>
                <w:color w:val="000000"/>
                <w:sz w:val="18"/>
                <w:szCs w:val="18"/>
              </w:rPr>
              <w:t xml:space="preserve"> and to the food journey from ugali to ATP in human cells.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Aerobic respiration requires glucose and oxygen as reactants and produces carbon dioxide, water, and ATP (energy). It occurs primarily in the mitochondria. A continuous supply of oxygen is essential for sustained energy release in active cells. The word equation is: Glucose + Oxygen yields Carbon Dioxide + Water + Energy (ATP).</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Aerobic respiration begins to explain how living organisms release energy from food, including how a student's muscle cells use glucose from ugali during exercise. However, aerobic respiration alone does NOT fully explain the bubbling and souring inside the sealed uji thermos, because that flask has no fresh oxygen entering — something else must be happening, and that process will be investigated in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Caught in the Act: Investigating Anaerobic Respiration in Yeast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Flask A (yeast + glucose) produced visible bubbles in the liquid and caused the lime water in the connected test tube to turn milky/white within 10–20 minutes. Flask B (glucose only, no yeast) produced no bubbles and the lime water remained clear. Learners also noted a faint smell (ethanol/yeasty) from Flask A but not from Flask B.</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yeast carries out anaerobic respiration in the absence of oxygen; (2) the products are carbon dioxide (CO₂) and ethanol; (3) CO₂ is the gas that turns lime water milky — this is a standard chemical test for CO₂; (4) the word equation is: glucose → ethanol + carbon dioxide (+ energy); (5) the yeast naturally present in fermented uji carries out this same process inside the sealed thermos, producing the bubbles Achieng observed.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today's experimental evidence, learners can now explain the anchoring phenomenon: the bubbles inside Achieng's sealed thermos of uji are carbon dioxide gas produced by yeast cells carrying out anaerobic respiration. The yeast consume glucose present in the fermented maize porridge, producing CO₂ (the bubbles) and ethanol. No oxygen is required, which is why the process continues even inside a sealed thermos. The increasing sourness is not yet fully explained by today's lesson (lactic acid from bacterial fermentation will be addressed in a later lesson), giving learners a legitimate remaining question for the DQB.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Anaerobic Respiration in Animals &amp; Plants: Products, Equations, and the Sour Truth in Our Uji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added universal indicator to three samples (fresh uji, fermented uji from the sealed thermos, and mala) and recorded colour changes and pH values. They observed the limewater turning milky in a sealed yeast-sugar flask with no oxygen input, confirming CO₂ production under anaerobic conditions. Fermented uji registered pH 3–4 (orange-red with universal indicator), significantly lower than fresh uji (pH 5.5–6.5, yellow-green) and distilled water control (pH 7, green).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Anaerobic respiration in yeast and plants (alcoholic fermentation) converts glucose into ethanol and carbon dioxide, releasing a small amount of energy (ATP): C₆H₁₂O₆ → 2C₂H₅OH + 2CO₂. The CO₂ produces the bubbles observed in the </w:t>
            </w:r>
            <w:del w:id="9003" w:author="Claude (AI) - proposed" w:date="2026-10-18T00:29:41Z">
              <w:r>
                <w:rPr>
                  <w:rFonts w:ascii="Arial" w:cs="Arial" w:eastAsia="Arial" w:hAnsi="Arial"/>
                  <w:b w:val="false"/>
                  <w:bCs w:val="false"/>
                  <w:i w:val="false"/>
                  <w:iCs w:val="false"/>
                  <w:color w:val="000000"/>
                  <w:sz w:val="18"/>
                  <w:szCs w:val="18"/>
                </w:rPr>
                <w:delText xml:space="preserve">sealed thermos; the accumulation of acidic by-products lowers the pH of the uji, producing its sour taste</w:delText>
              </w:r>
            </w:del>
            <w:ins w:id="9004" w:author="Claude (AI) - proposed" w:date="2026-10-18T00:29:41Z">
              <w:r>
                <w:rPr>
                  <w:rFonts w:ascii="Arial" w:cs="Arial" w:eastAsia="Arial" w:hAnsi="Arial"/>
                  <w:b w:val="false"/>
                  <w:bCs w:val="false"/>
                  <w:i w:val="false"/>
                  <w:iCs w:val="false"/>
                  <w:color w:val="000000"/>
                  <w:sz w:val="18"/>
                  <w:szCs w:val="18"/>
                </w:rPr>
                <w:t xml:space="preserve">thermos. Ethanol is not an acid, so it cannot make the uji sour: the sour taste comes from lactic acid made by lactic acid bacteria, which live in uji and mala and use the same lactic acid pathway as muscle cells</w:t>
              </w:r>
            </w:ins>
            <w:r>
              <w:rPr>
                <w:rFonts w:ascii="Arial" w:cs="Arial" w:eastAsia="Arial" w:hAnsi="Arial"/>
                <w:b w:val="false"/>
                <w:bCs w:val="false"/>
                <w:i w:val="false"/>
                <w:iCs w:val="false"/>
                <w:color w:val="000000"/>
                <w:sz w:val="18"/>
                <w:szCs w:val="18"/>
              </w:rPr>
              <w:t xml:space="preserve">. In animal muscle cells under oxygen-deficient conditions (e.g., a sprinting athlete), anaerobic respiration follows the lactic acid pathway: C₆H₁₂O₆ → 2C₃H₆O₃, producing lactic acid which causes the burning sensation in muscles. Both pathways produce far less ATP than aerobic respiration and do not require oxygen.</w:t>
            </w:r>
          </w:p>
        </w:tc>
        <w:tc>
          <w:tcPr>
            <w:tcW w:type="dxa" w:w="3760"/>
            <w:shd w:fill="FFFFFF" w:color="auto" w:val="clear"/>
            <w:tcMar>
              <w:top w:type="dxa" w:w="60"/>
              <w:left w:type="dxa" w:w="120"/>
              <w:bottom w:type="dxa" w:w="60"/>
              <w:right w:type="dxa" w:w="120"/>
            </w:tcMar>
            <w:vAlign w:val="top"/>
          </w:tcPr>
          <w:p>
            <w:pPr>
              <w:keepNext w:val="false"/>
              <w:spacing w:after="40" w:before="0"/>
              <w:jc w:val="left"/>
              <w:rPr>
                <w:ins w:id="9006" w:author="Claude (AI) - proposed" w:date="2026-10-18T00:29:41Z"/>
              </w:rPr>
            </w:pPr>
            <w:ins w:id="9005" w:author="Claude (AI) - proposed" w:date="2026-10-18T00:29:41Z">
              <w:r>
                <w:rPr>
                  <w:rFonts w:ascii="Arial" w:cs="Arial" w:eastAsia="Arial" w:hAnsi="Arial"/>
                  <w:b w:val="false"/>
                  <w:bCs w:val="false"/>
                  <w:i w:val="false"/>
                  <w:iCs w:val="false"/>
                  <w:color w:val="000000"/>
                  <w:sz w:val="18"/>
                  <w:szCs w:val="18"/>
                </w:rPr>
                <w:t xml:space="preserve">The bubbles and the sourness in the Kisumu student's sealed thermos of uji have two different causes. Yeast cells carry out alcoholic fermentation, an anaerobic process, using sugar from the maize porridge: glucose → ethanol + carbon dioxide. The CO₂ is the gas in the bubbles (some bacteria also release a little CO₂). Ethanol is not an acid, so it does not make the uji sour. The sourness comes from lactic acid made by lactic acid bacteria, which are also present in fermented uji and in mala: they carry out lactic acid fermentation, glucose → lactic acid, the same pathway as in muscle cells. The lactic acid lowers the pH from about 6 in fresh uji to 3–4, which the tongue detects as sourness. Freshly cooked uji wa kawaida has no active fermenting microbes, so it does not bubble or sour. In a sprinter's thigh muscles the same lactic acid pathway runs when the oxygen supply is too low, causing the burning sensation.</w:t>
              </w:r>
            </w:ins>
          </w:p>
          <w:p>
            <w:pPr>
              <w:keepNext w:val="false"/>
              <w:spacing w:after="40" w:before="0"/>
              <w:jc w:val="left"/>
              <w:rPr>
                <w:del w:id="9008" w:author="Claude (AI) - proposed" w:date="2026-10-18T00:29:41Z"/>
              </w:rPr>
            </w:pPr>
            <w:del w:id="9007" w:author="Claude (AI) - proposed" w:date="2026-10-18T00:29:41Z">
              <w:r>
                <w:rPr>
                  <w:rFonts w:ascii="Arial" w:cs="Arial" w:eastAsia="Arial" w:hAnsi="Arial"/>
                  <w:b w:val="false"/>
                  <w:bCs w:val="false"/>
                  <w:i w:val="false"/>
                  <w:iCs w:val="false"/>
                  <w:color w:val="000000"/>
                  <w:sz w:val="18"/>
                  <w:szCs w:val="18"/>
                </w:rPr>
                <w:delText xml:space="preserve">The sour taste and bubbles in the Kisumu student's sealed thermos of uji are explained by yeast cells carrying out alcoholic fermentation — anaerobic respiration — using glucose in the maize porridge as a substrate. Without oxygen, yeast cannot complete aerobic respiration, so it uses a shorter pathway that produces ethanol (responsible for any alcoholic notes) and CO₂ (the bubbles). The accumulation of CO₂ dissolved as carbonic acid, plus other organic acids, lowers the pH of the uji from approximately pH 6 to pH 3–4, which the tongue detects as sourness. The same principle — an acid product from anaerobic metabolism — explains why fresh uji (unfermented, no active yeast) does not sour in the same way, and why mala (fermented milk, produced by lactic acid bacteria) is similarly sour. In animal cells like those in a Nairobi sprinter's thigh muscles, a parallel but chemically distinct pathway produces lactic acid instead of ethanol, causing the characteristic burning sensation during intense exercise.</w:delText>
              </w:r>
            </w:del>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Respiratory Substrates and Respiratory Quotient: What Fuel Are Our Cells Really Burning?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looked at data tables showing how much O2 is consumed and how much CO2 is produced when glucose, fat, and protein are completely oxidised during aerobic respiration. We also sorted familiar Kenyan foods (ugali, nyama choma, avocado, mala, mandazi dough, groundnut oil) into substrate categories.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main respiratory substrates are carbohydrates (RQ = 1.0), fats (RQ approximately 0.7), and proteins (RQ approximately 0.8). The respiratory quotient (RQ) is calculated as the volume of CO2 produced divided by the volume of O2 consumed. An RQ above 1.0 indicates that anaerobic respiration is contributing to energy release, because fermentation produces CO2 without consuming O2.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yeast in the sealed uji thermos is using glucose (a carbohydrate substrate) as its respiratory fuel. Because the flask is sealed and oxygen becomes limited, the yeast shifts to anaerobic fermentation — this produces CO2 without consuming O2, </w:t>
            </w:r>
            <w:del w:id="9009" w:author="Claude (AI) - proposed" w:date="2026-10-18T00:29:41Z">
              <w:r>
                <w:rPr>
                  <w:rFonts w:ascii="Arial" w:cs="Arial" w:eastAsia="Arial" w:hAnsi="Arial"/>
                  <w:b w:val="false"/>
                  <w:bCs w:val="false"/>
                  <w:i w:val="false"/>
                  <w:iCs w:val="false"/>
                  <w:color w:val="000000"/>
                  <w:sz w:val="18"/>
                  <w:szCs w:val="18"/>
                </w:rPr>
                <w:delText xml:space="preserve">pushing the effective RQ</w:delText>
              </w:r>
            </w:del>
            <w:ins w:id="9010" w:author="Claude (AI) - proposed" w:date="2026-10-18T00:29:41Z">
              <w:r>
                <w:rPr>
                  <w:rFonts w:ascii="Arial" w:cs="Arial" w:eastAsia="Arial" w:hAnsi="Arial"/>
                  <w:b w:val="false"/>
                  <w:bCs w:val="false"/>
                  <w:i w:val="false"/>
                  <w:iCs w:val="false"/>
                  <w:color w:val="000000"/>
                  <w:sz w:val="18"/>
                  <w:szCs w:val="18"/>
                </w:rPr>
                <w:t xml:space="preserve">so the RQ rises</w:t>
              </w:r>
            </w:ins>
            <w:r>
              <w:rPr>
                <w:rFonts w:ascii="Arial" w:cs="Arial" w:eastAsia="Arial" w:hAnsi="Arial"/>
                <w:b w:val="false"/>
                <w:bCs w:val="false"/>
                <w:i w:val="false"/>
                <w:iCs w:val="false"/>
                <w:color w:val="000000"/>
                <w:sz w:val="18"/>
                <w:szCs w:val="18"/>
              </w:rPr>
              <w:t xml:space="preserve"> above 1.0 </w:t>
            </w:r>
            <w:del w:id="9011" w:author="Claude (AI) - proposed" w:date="2026-10-18T00:29:41Z">
              <w:r>
                <w:rPr>
                  <w:rFonts w:ascii="Arial" w:cs="Arial" w:eastAsia="Arial" w:hAnsi="Arial"/>
                  <w:b w:val="false"/>
                  <w:bCs w:val="false"/>
                  <w:i w:val="false"/>
                  <w:iCs w:val="false"/>
                  <w:color w:val="000000"/>
                  <w:sz w:val="18"/>
                  <w:szCs w:val="18"/>
                </w:rPr>
                <w:delText xml:space="preserve">and explaining</w:delText>
              </w:r>
            </w:del>
            <w:ins w:id="9012" w:author="Claude (AI) - proposed" w:date="2026-10-18T00:29:41Z">
              <w:r>
                <w:rPr>
                  <w:rFonts w:ascii="Arial" w:cs="Arial" w:eastAsia="Arial" w:hAnsi="Arial"/>
                  <w:b w:val="false"/>
                  <w:bCs w:val="false"/>
                  <w:i w:val="false"/>
                  <w:iCs w:val="false"/>
                  <w:color w:val="000000"/>
                  <w:sz w:val="18"/>
                  <w:szCs w:val="18"/>
                </w:rPr>
                <w:t xml:space="preserve">(and cannot be calculated once no O2 is used), which explains</w:t>
              </w:r>
            </w:ins>
            <w:r>
              <w:rPr>
                <w:rFonts w:ascii="Arial" w:cs="Arial" w:eastAsia="Arial" w:hAnsi="Arial"/>
                <w:b w:val="false"/>
                <w:bCs w:val="false"/>
                <w:i w:val="false"/>
                <w:iCs w:val="false"/>
                <w:color w:val="000000"/>
                <w:sz w:val="18"/>
                <w:szCs w:val="18"/>
              </w:rPr>
              <w:t xml:space="preserve"> why so many bubbles accumulate inside the sealed thermos even though no new ingredients were added.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Factors Affecting the Rate of Respiration: Why Does Uji Ferment Faster in Mombasa Than in Kericho?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Yeast-glucose solutions at ~40 °C produced CO₂ bubbles much faster (lime water turned milky in ~4 minutes) than solutions at ~5 °C (lime water barely changed in 15 minutes). </w:t>
            </w:r>
            <w:del w:id="9013" w:author="Claude (AI) - proposed" w:date="2026-10-18T00:29:41Z">
              <w:r>
                <w:rPr>
                  <w:rFonts w:ascii="Arial" w:cs="Arial" w:eastAsia="Arial" w:hAnsi="Arial"/>
                  <w:b w:val="false"/>
                  <w:bCs w:val="false"/>
                  <w:i w:val="false"/>
                  <w:iCs w:val="false"/>
                  <w:color w:val="000000"/>
                  <w:sz w:val="18"/>
                  <w:szCs w:val="18"/>
                </w:rPr>
                <w:delText xml:space="preserve">Sealed (anaerobic) flasks showed slower initial CO₂ output but increasing sourness over time</w:delText>
              </w:r>
            </w:del>
            <w:ins w:id="9014" w:author="Claude (AI) - proposed" w:date="2026-10-18T00:29:41Z">
              <w:r>
                <w:rPr>
                  <w:rFonts w:ascii="Arial" w:cs="Arial" w:eastAsia="Arial" w:hAnsi="Arial"/>
                  <w:b w:val="false"/>
                  <w:bCs w:val="false"/>
                  <w:i w:val="false"/>
                  <w:iCs w:val="false"/>
                  <w:color w:val="000000"/>
                  <w:sz w:val="18"/>
                  <w:szCs w:val="18"/>
                </w:rPr>
                <w:t xml:space="preserve">The sealed and open yeast flasks both bubbled at similar rates in the first 15 minutes, showing that yeast does not need oxygen to ferment sugar; neither flask smelled sour, only yeasty</w:t>
              </w:r>
            </w:ins>
            <w:r>
              <w:rPr>
                <w:rFonts w:ascii="Arial" w:cs="Arial" w:eastAsia="Arial" w:hAnsi="Arial"/>
                <w:b w:val="false"/>
                <w:bCs w:val="false"/>
                <w:i w:val="false"/>
                <w:iCs w:val="false"/>
                <w:color w:val="000000"/>
                <w:sz w:val="18"/>
                <w:szCs w:val="18"/>
              </w:rPr>
              <w:t xml:space="preserve">. Higher glucose concentration (10 g/50 mL) produced faster and more sustained bubble rates than low concentration (2 g/50 mL). Germinating maize seeds turned lime water milky significantly faster than dry seeds of equal number, indicating higher respiration rates in metabolically active seeds.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respiration in living organisms — whether yeast in uji or cells in germinating seeds — is controlled by at least four key factors: (1) Temperature: higher temperatures increase enzyme activity and therefore increase respiration rate, up to an optimum beyond which enzymes denature; (2) Oxygen availability: </w:t>
            </w:r>
            <w:del w:id="9015" w:author="Claude (AI) - proposed" w:date="2026-10-18T00:29:41Z">
              <w:r>
                <w:rPr>
                  <w:rFonts w:ascii="Arial" w:cs="Arial" w:eastAsia="Arial" w:hAnsi="Arial"/>
                  <w:b w:val="false"/>
                  <w:bCs w:val="false"/>
                  <w:i w:val="false"/>
                  <w:iCs w:val="false"/>
                  <w:color w:val="000000"/>
                  <w:sz w:val="18"/>
                  <w:szCs w:val="18"/>
                </w:rPr>
                <w:delText xml:space="preserve">aerobic respiration is faster and more efficient, but anaerobic respiration proceeds</w:delText>
              </w:r>
            </w:del>
            <w:ins w:id="9016" w:author="Claude (AI) - proposed" w:date="2026-10-18T00:29:41Z">
              <w:r>
                <w:rPr>
                  <w:rFonts w:ascii="Arial" w:cs="Arial" w:eastAsia="Arial" w:hAnsi="Arial"/>
                  <w:b w:val="false"/>
                  <w:bCs w:val="false"/>
                  <w:i w:val="false"/>
                  <w:iCs w:val="false"/>
                  <w:color w:val="000000"/>
                  <w:sz w:val="18"/>
                  <w:szCs w:val="18"/>
                </w:rPr>
                <w:t xml:space="preserve">yeast ferments sugar with or without oxygen (the bubble rate is similar), but aerobic respiration releases far more energy from each glucose, and anaerobic respiration takes over</w:t>
              </w:r>
            </w:ins>
            <w:r>
              <w:rPr>
                <w:rFonts w:ascii="Arial" w:cs="Arial" w:eastAsia="Arial" w:hAnsi="Arial"/>
                <w:b w:val="false"/>
                <w:bCs w:val="false"/>
                <w:i w:val="false"/>
                <w:iCs w:val="false"/>
                <w:color w:val="000000"/>
                <w:sz w:val="18"/>
                <w:szCs w:val="18"/>
              </w:rPr>
              <w:t xml:space="preserve"> when oxygen is limited, producing </w:t>
            </w:r>
            <w:del w:id="9017" w:author="Claude (AI) - proposed" w:date="2026-10-18T00:29:41Z">
              <w:r>
                <w:rPr>
                  <w:rFonts w:ascii="Arial" w:cs="Arial" w:eastAsia="Arial" w:hAnsi="Arial"/>
                  <w:b w:val="false"/>
                  <w:bCs w:val="false"/>
                  <w:i w:val="false"/>
                  <w:iCs w:val="false"/>
                  <w:color w:val="000000"/>
                  <w:sz w:val="18"/>
                  <w:szCs w:val="18"/>
                </w:rPr>
                <w:delText xml:space="preserve">acids and CO₂</w:delText>
              </w:r>
            </w:del>
            <w:ins w:id="9018" w:author="Claude (AI) - proposed" w:date="2026-10-18T00:29:41Z">
              <w:r>
                <w:rPr>
                  <w:rFonts w:ascii="Arial" w:cs="Arial" w:eastAsia="Arial" w:hAnsi="Arial"/>
                  <w:b w:val="false"/>
                  <w:bCs w:val="false"/>
                  <w:i w:val="false"/>
                  <w:iCs w:val="false"/>
                  <w:color w:val="000000"/>
                  <w:sz w:val="18"/>
                  <w:szCs w:val="18"/>
                </w:rPr>
                <w:t xml:space="preserve">CO₂ and ethanol in yeast and lactic acid in muscle cells and lactic acid bacteria</w:t>
              </w:r>
            </w:ins>
            <w:r>
              <w:rPr>
                <w:rFonts w:ascii="Arial" w:cs="Arial" w:eastAsia="Arial" w:hAnsi="Arial"/>
                <w:b w:val="false"/>
                <w:bCs w:val="false"/>
                <w:i w:val="false"/>
                <w:iCs w:val="false"/>
                <w:color w:val="000000"/>
                <w:sz w:val="18"/>
                <w:szCs w:val="18"/>
              </w:rPr>
              <w:t xml:space="preserve">; (3) Substrate concentration: more glucose (or other respiratory substrate) provides more fuel, increasing respiration rate up to enzyme saturation; (4) </w:t>
            </w:r>
            <w:del w:id="9019" w:author="Claude (AI) - proposed" w:date="2026-10-18T00:29:41Z">
              <w:r>
                <w:rPr>
                  <w:rFonts w:ascii="Arial" w:cs="Arial" w:eastAsia="Arial" w:hAnsi="Arial"/>
                  <w:b w:val="false"/>
                  <w:bCs w:val="false"/>
                  <w:i w:val="false"/>
                  <w:iCs w:val="false"/>
                  <w:color w:val="000000"/>
                  <w:sz w:val="18"/>
                  <w:szCs w:val="18"/>
                </w:rPr>
                <w:delText xml:space="preserve">Surface area</w:delText>
              </w:r>
            </w:del>
            <w:ins w:id="9020" w:author="Claude (AI) - proposed" w:date="2026-10-18T00:29:41Z">
              <w:r>
                <w:rPr>
                  <w:rFonts w:ascii="Arial" w:cs="Arial" w:eastAsia="Arial" w:hAnsi="Arial"/>
                  <w:b w:val="false"/>
                  <w:bCs w:val="false"/>
                  <w:i w:val="false"/>
                  <w:iCs w:val="false"/>
                  <w:color w:val="000000"/>
                  <w:sz w:val="18"/>
                  <w:szCs w:val="18"/>
                </w:rPr>
                <w:t xml:space="preserve">Water availability</w:t>
              </w:r>
            </w:ins>
            <w:r>
              <w:rPr>
                <w:rFonts w:ascii="Arial" w:cs="Arial" w:eastAsia="Arial" w:hAnsi="Arial"/>
                <w:b w:val="false"/>
                <w:bCs w:val="false"/>
                <w:i w:val="false"/>
                <w:iCs w:val="false"/>
                <w:color w:val="000000"/>
                <w:sz w:val="18"/>
                <w:szCs w:val="18"/>
              </w:rPr>
              <w:t xml:space="preserve"> and metabolic activity: germinating seeds have </w:t>
            </w:r>
            <w:ins w:id="9021" w:author="Claude (AI) - proposed" w:date="2026-10-18T00:29:41Z">
              <w:r>
                <w:rPr>
                  <w:rFonts w:ascii="Arial" w:cs="Arial" w:eastAsia="Arial" w:hAnsi="Arial"/>
                  <w:b w:val="false"/>
                  <w:bCs w:val="false"/>
                  <w:i w:val="false"/>
                  <w:iCs w:val="false"/>
                  <w:color w:val="000000"/>
                  <w:sz w:val="18"/>
                  <w:szCs w:val="18"/>
                </w:rPr>
                <w:t xml:space="preserve">taken up water and so have </w:t>
              </w:r>
            </w:ins>
            <w:r>
              <w:rPr>
                <w:rFonts w:ascii="Arial" w:cs="Arial" w:eastAsia="Arial" w:hAnsi="Arial"/>
                <w:b w:val="false"/>
                <w:bCs w:val="false"/>
                <w:i w:val="false"/>
                <w:iCs w:val="false"/>
                <w:color w:val="000000"/>
                <w:sz w:val="18"/>
                <w:szCs w:val="18"/>
              </w:rPr>
              <w:t xml:space="preserve">greater metabolic activity</w:t>
            </w:r>
            <w:del w:id="9022" w:author="Claude (AI) - proposed" w:date="2026-10-18T00:29:41Z">
              <w:r>
                <w:rPr>
                  <w:rFonts w:ascii="Arial" w:cs="Arial" w:eastAsia="Arial" w:hAnsi="Arial"/>
                  <w:b w:val="false"/>
                  <w:bCs w:val="false"/>
                  <w:i w:val="false"/>
                  <w:iCs w:val="false"/>
                  <w:color w:val="000000"/>
                  <w:sz w:val="18"/>
                  <w:szCs w:val="18"/>
                </w:rPr>
                <w:delText xml:space="preserve"> and surface area for gas exchange</w:delText>
              </w:r>
            </w:del>
            <w:r>
              <w:rPr>
                <w:rFonts w:ascii="Arial" w:cs="Arial" w:eastAsia="Arial" w:hAnsi="Arial"/>
                <w:b w:val="false"/>
                <w:bCs w:val="false"/>
                <w:i w:val="false"/>
                <w:iCs w:val="false"/>
                <w:color w:val="000000"/>
                <w:sz w:val="18"/>
                <w:szCs w:val="18"/>
              </w:rPr>
              <w:t xml:space="preserve">, producing more CO₂ per unit time than dormant dry seeds. These factors explain why identical uji ferments noticeably faster on a warm Mombasa afternoon (~30–35 °C) than during a cool Kericho highland morning (~13–16 °C) — the higher temperature accelerates yeast enzyme activity, increasing the rate of anaerobic fermentation, CO₂ production, and acid accumulation.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anaerobic respiration (fermentation) in the yeast cells inside the sealed uji thermos is directly regulated by the temperature of the surroundings, the concentration of glucose in the uji, and the availability of oxygen diffusing through the porridge. At the warmer coastal temperatures of Mombasa, yeast enzymes catalyse the breakdown of glucose to ethanol and carbon dioxide at a faster rate — producing more </w:t>
            </w:r>
            <w:del w:id="9023" w:author="Claude (AI) - proposed" w:date="2026-10-18T00:29:41Z">
              <w:r>
                <w:rPr>
                  <w:rFonts w:ascii="Arial" w:cs="Arial" w:eastAsia="Arial" w:hAnsi="Arial"/>
                  <w:b w:val="false"/>
                  <w:bCs w:val="false"/>
                  <w:i w:val="false"/>
                  <w:iCs w:val="false"/>
                  <w:color w:val="000000"/>
                  <w:sz w:val="18"/>
                  <w:szCs w:val="18"/>
                </w:rPr>
                <w:delText xml:space="preserve">bubbles and more lactic/acetic acid (sourness)</w:delText>
              </w:r>
            </w:del>
            <w:ins w:id="9024" w:author="Claude (AI) - proposed" w:date="2026-10-18T00:29:41Z">
              <w:r>
                <w:rPr>
                  <w:rFonts w:ascii="Arial" w:cs="Arial" w:eastAsia="Arial" w:hAnsi="Arial"/>
                  <w:b w:val="false"/>
                  <w:bCs w:val="false"/>
                  <w:i w:val="false"/>
                  <w:iCs w:val="false"/>
                  <w:color w:val="000000"/>
                  <w:sz w:val="18"/>
                  <w:szCs w:val="18"/>
                </w:rPr>
                <w:t xml:space="preserve">CO₂ bubbles</w:t>
              </w:r>
            </w:ins>
            <w:r>
              <w:rPr>
                <w:rFonts w:ascii="Arial" w:cs="Arial" w:eastAsia="Arial" w:hAnsi="Arial"/>
                <w:b w:val="false"/>
                <w:bCs w:val="false"/>
                <w:i w:val="false"/>
                <w:iCs w:val="false"/>
                <w:color w:val="000000"/>
                <w:sz w:val="18"/>
                <w:szCs w:val="18"/>
              </w:rPr>
              <w:t xml:space="preserve"> per unit time</w:t>
            </w:r>
            <w:ins w:id="9025" w:author="Claude (AI) - proposed" w:date="2026-10-18T00:29:41Z">
              <w:r>
                <w:rPr>
                  <w:rFonts w:ascii="Arial" w:cs="Arial" w:eastAsia="Arial" w:hAnsi="Arial"/>
                  <w:b w:val="false"/>
                  <w:bCs w:val="false"/>
                  <w:i w:val="false"/>
                  <w:iCs w:val="false"/>
                  <w:color w:val="000000"/>
                  <w:sz w:val="18"/>
                  <w:szCs w:val="18"/>
                </w:rPr>
                <w:t xml:space="preserve">, while the lactic acid bacteria in the same uji also work faster and make more lactic acid (the sourness)</w:t>
              </w:r>
            </w:ins>
            <w:r>
              <w:rPr>
                <w:rFonts w:ascii="Arial" w:cs="Arial" w:eastAsia="Arial" w:hAnsi="Arial"/>
                <w:b w:val="false"/>
                <w:bCs w:val="false"/>
                <w:i w:val="false"/>
                <w:iCs w:val="false"/>
                <w:color w:val="000000"/>
                <w:sz w:val="18"/>
                <w:szCs w:val="18"/>
              </w:rPr>
              <w:t xml:space="preserve">. In the cooler Kericho highlands, the same enzymes work more slowly, reducing the fermentation rate and preserving the uji's freshness longer. This also explains why sealed, glucose-rich uji ferments faster than fresh unsweetened uji wa kawaida — freshly cooked uji has few or no live fermenting microorganisms (cooking kills them), and where microorganisms are present a higher substrate concentration directly fuels enzyme activity. Understanding and controlling these factors has direct economic value: food processors in Nairobi can maintain optimal fermentation temperatures to standardise uji, yoghurt, and togwa production; biogas plants in the Rift Valley can maximise methane output by controlling substrate concentration and temperature; and farmers can store grain safely by keeping it cool and dry to suppress microbial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DQB Revision &amp; Economic Importance of Anaerobic Respiration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colour-coded their Driving Question Board, conducted a gallery walk with evidence citations, and listened to peer group presentations on five Kenyan economic applications of anaerobic respiration (mala/yoghurt, uji fermentation, Rift Valley biogas, silage, mandazi leavening).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Anaerobic respiration is not only a cellular survival mechanism — it is the biochemical engine behind major sectors of Kenya's agro-processing economy, from Brookside dairy to Rift Valley biogas plants to mandazi sellers in Mombasa. The same CO₂ that bubbled in the sealed uji thermos causes mandazi dough to rise; the same lactic acid that soured the uji is what preserves mala and silage. Each application involves specific microorganisms carrying out anaerobic respiration under oxygen-limited conditions, producing economically valuable by-products. Brewing alcoholic substances is explicitly excluded from responsible application of this knowledge.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how anaerobic respiration products — CO₂, lactic acid, and methane — are harnessed in specific Kenyan industries, name the microorganisms involved, write the relevant word equations, and connect each application to the anchoring phenomenon of the fermenting uji thermos and to Kenya's Vision 2030 agro-processing goals.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&amp; Project Showcase: Final Explanation of Respiration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three value-addition projects — yoghurt, uji/porridge fermentation, and a biogas model — displayed as gallery walk stations. They observed physical evidence of anaerobic respiration: pH change (colour shift of red cabbage indicator in fermented uji), gas collection in a balloon (biogas model), and texture/smell change in yoghurt. They observed two Lesson 1 naive models displayed alongside two Final Models on the board, making the visual contrast between initial and revised scientific thinking concrete.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that: (1) both aerobic and anaerobic respiration release ATP from organic substrates; (2) the respiratory quotient (RQ = CO₂ produced ÷ O₂ consumed) identifies substrate type — RQ = 1 for carbohydrates, &lt; 1 for fats, &gt; 1 for anaerobic fermentation; (3) factors such as temperature, substrate concentration, enzyme availability, and oxygen levels control the rate of both pathways; (4) anaerobic fermentation by yeast and lactic acid bacteria produces CO₂, ethanol, and lactic acid — precisely the agents responsible for the bubbles and sourness in the sealed uji thermos; (5) these same processes have direct economic value in yoghurt production, fermented porridge (uji wa kimea), and biogas generation in Kenyan households and industries.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Final Annotated Explanatory Model linking the anchoring phenomenon (sealed thermos of uji, Kisumu student, bubbles, sour smell) to all unit concepts: aerobic and anaerobic respiration pathways, respiratory substrates and RQ values, factors affecting respiration, and economic applications. They closed every outstanding question on the Driving Question Board with evidence-based answers and articulated a full 3-sentence response to the driving question: 'How do living organisms — from the yeast in our uji to the cells in our own muscles — release energy from food, and how can we use these invisible processes to create useful products and solve real problems in our communities?'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sssu3wvz2xeym2f-dnc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uwojhg29ytm2sg3yiwh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zkx0izgl4ysli2onzpp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sssu3wvz2xeym2f-dncc" Type="http://schemas.openxmlformats.org/officeDocument/2006/relationships/hyperlink" Target="https://creativecommons.org/licenses/by-nc/4.0/" TargetMode="External"/><Relationship Id="rIdguwojhg29ytm2sg3yiwhw" Type="http://schemas.openxmlformats.org/officeDocument/2006/relationships/hyperlink" Target="https://creativecommons.org/licenses/by-nc/4.0/" TargetMode="External"/><Relationship Id="rIdgzkx0izgl4ysli2onzpp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2026-10-18T00:29:39.772Z</dcterms:created>
  <dcterms:modified xsi:type="dcterms:W3CDTF">2026-10-18T00:29:39.772Z</dcterms:modified>
</cp:coreProperties>
</file>

<file path=docProps/custom.xml><?xml version="1.0" encoding="utf-8"?>
<Properties xmlns="http://schemas.openxmlformats.org/officeDocument/2006/custom-properties" xmlns:vt="http://schemas.openxmlformats.org/officeDocument/2006/docPropsVTypes"/>
</file>