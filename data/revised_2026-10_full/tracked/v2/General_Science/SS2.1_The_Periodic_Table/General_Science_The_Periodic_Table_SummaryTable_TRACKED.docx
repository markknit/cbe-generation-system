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2.1: The Periodic Table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fertiliser bags on Kenyan farms carry such specific and different chemical formulae — and what does the inner structure of an atom have to do with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the Phenomenon and Reviewing Atomic Structure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fertiliser bags used on Kenyan farms — CAN (Ca(NO3)2 NH4NO3) and DAP ((NH4)2HPO4) — look similar on the outside as white crystalline solids that dissolve in water, yet they carry completely different chemical formulae and affect plant growth differently. Both contain nitrogen, but their formulae differ in the elements present and the ratios in which those elements appear.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each element have a fixed number of protons (atomic number) and a characteristic electron arrangement described using the 2-8-8 shell model. The elements in the fertiliser formulae — H, N, O, Ca, P — each have a specific atomic number and a specific pattern of electrons distributed across their shells. The number of electrons in the outermost shell appears to be particularly important.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the formulae are different, but we now know that the answer is connected to the electron arrangements of the atoms involved. The number of outer-shell electrons of calcium (2.8.8.2 — two outer electrons) somehow relates to the 2 appearing in Ca(NO3)2. Understanding this connection between electron arrangement and formula will be built across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Electron Configuration and the Periodic Law: Finding the Hidden Pattern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20 element cards by electron arrangement data and discovered that the number of outer-shell (valence) electrons repeats in a predictable pattern as atomic number increases — elements with 1 outer electron appear at regular intervals, as do elements with 2, 3, and so on up to 8 (noble gases).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repeating pattern of valence electrons is called the periodic law. Elements are arranged in the periodic table in rows called periods (which correspond to the number of occupied electron shells) and columns called groups (which correspond to the number of valence electrons). Calcium (in CAN) is in Group 2 because it has 2 valence electrons; nitrogen (in both CAN and DAP) is in Group </w:t>
            </w:r>
            <w:del w:id="9001" w:author="Claude (AI) - proposed" w:date="2026-10-18T00:29:57Z">
              <w:r>
                <w:rPr>
                  <w:rFonts w:ascii="Arial" w:cs="Arial" w:eastAsia="Arial" w:hAnsi="Arial"/>
                  <w:b w:val="false"/>
                  <w:bCs w:val="false"/>
                  <w:i w:val="false"/>
                  <w:iCs w:val="false"/>
                  <w:color w:val="000000"/>
                  <w:sz w:val="18"/>
                  <w:szCs w:val="18"/>
                </w:rPr>
                <w:delText xml:space="preserve">15</w:delText>
              </w:r>
            </w:del>
            <w:ins w:id="9002" w:author="Claude (AI) - proposed" w:date="2026-10-18T00:29:5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because it has 5 valence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periodic law begins to explain why CAN and DAP have different formulae: the number of valence electrons determines how many electrons an atom can lose or gain to become stable, which in turn determines the charge of the ion it forms, which determines the ratio in which elements combine in a compound. Calcium's 2 valence electrons mean it forms Ca²⁺ — a fact that will directly explain the '2' in Ca(NO₃)₂ once we study ion formation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Stability, Electron Affinity, and the Noble Gas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three pieces of evidence: (1) noble gases (He, Ne, Ar) all have full outer electron shells; (2) when the first 20 elements are sorted by outer electron count, metals cluster on the low side (1–3) and reactive non-metals on the high side (5–7); (3) dot-and-cross diagrams show that Na loses 1 electron to achieve neon's configuration (Na⁺) and Cl gains 1 electron to achieve argon's configuration (Cl⁻).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are most stable when their outer shell is full — matching a noble gas configuration. Atoms with few outer electrons (metals) lose electrons and form positively charged cations. Atoms with nearly full outer shells (non-metals) gain electrons and form negatively charged anions. Calcium (2,8,8,2) loses 2 electrons to achieve argon's configuration (2,8,8), forming Ca²⁺. Nitrogen (2,5) gains 3 electrons to achieve neon's configuration (2,8), forming N³⁻. Electron affinity describes an atom's tendency to attract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ion charges of Ca²⁺ and N³⁻ are not arbitrary — they are determined by how many electrons each atom must lose or gain to achieve the nearest noble gas electron configuration. This is why calcium always forms a 2+ ion (never 1+ or 3+) and </w:t>
            </w:r>
            <w:del w:id="9003" w:author="Claude (AI) - proposed" w:date="2026-10-18T00:29:57Z">
              <w:r>
                <w:rPr>
                  <w:rFonts w:ascii="Arial" w:cs="Arial" w:eastAsia="Arial" w:hAnsi="Arial"/>
                  <w:b w:val="false"/>
                  <w:bCs w:val="false"/>
                  <w:i w:val="false"/>
                  <w:iCs w:val="false"/>
                  <w:color w:val="000000"/>
                  <w:sz w:val="18"/>
                  <w:szCs w:val="18"/>
                </w:rPr>
                <w:delText xml:space="preserve">nitrogen always</w:delText>
              </w:r>
            </w:del>
            <w:ins w:id="9004" w:author="Claude (AI) - proposed" w:date="2026-10-18T00:29:57Z">
              <w:r>
                <w:rPr>
                  <w:rFonts w:ascii="Arial" w:cs="Arial" w:eastAsia="Arial" w:hAnsi="Arial"/>
                  <w:b w:val="false"/>
                  <w:bCs w:val="false"/>
                  <w:i w:val="false"/>
                  <w:iCs w:val="false"/>
                  <w:color w:val="000000"/>
                  <w:sz w:val="18"/>
                  <w:szCs w:val="18"/>
                </w:rPr>
                <w:t xml:space="preserve">why a nitrogen atom, if it gains electrons,</w:t>
              </w:r>
            </w:ins>
            <w:r>
              <w:rPr>
                <w:rFonts w:ascii="Arial" w:cs="Arial" w:eastAsia="Arial" w:hAnsi="Arial"/>
                <w:b w:val="false"/>
                <w:bCs w:val="false"/>
                <w:i w:val="false"/>
                <w:iCs w:val="false"/>
                <w:color w:val="000000"/>
                <w:sz w:val="18"/>
                <w:szCs w:val="18"/>
              </w:rPr>
              <w:t xml:space="preserve"> forms a 3− ion. </w:t>
            </w:r>
            <w:del w:id="9005" w:author="Claude (AI) - proposed" w:date="2026-10-18T00:29:57Z">
              <w:r>
                <w:rPr>
                  <w:rFonts w:ascii="Arial" w:cs="Arial" w:eastAsia="Arial" w:hAnsi="Arial"/>
                  <w:b w:val="false"/>
                  <w:bCs w:val="false"/>
                  <w:i w:val="false"/>
                  <w:iCs w:val="false"/>
                  <w:color w:val="000000"/>
                  <w:sz w:val="18"/>
                  <w:szCs w:val="18"/>
                </w:rPr>
                <w:delText xml:space="preserve">These fixed charges will directly determine the combining ratio of calcium and nitrogen ions in compounds, explaining why the CAN fertiliser formula is</w:delText>
              </w:r>
            </w:del>
            <w:ins w:id="9006" w:author="Claude (AI) - proposed" w:date="2026-10-18T00:29:57Z">
              <w:r>
                <w:rPr>
                  <w:rFonts w:ascii="Arial" w:cs="Arial" w:eastAsia="Arial" w:hAnsi="Arial"/>
                  <w:b w:val="false"/>
                  <w:bCs w:val="false"/>
                  <w:i w:val="false"/>
                  <w:iCs w:val="false"/>
                  <w:color w:val="000000"/>
                  <w:sz w:val="18"/>
                  <w:szCs w:val="18"/>
                </w:rPr>
                <w:t xml:space="preserve">Fixed ion charges like these determine the ratio in which ions combine; in Lessons 5 and 6 we use the charges on Ca²⁺ and on the radical NO₃⁻ to explain why CAN contains</w:t>
              </w:r>
            </w:ins>
            <w:r>
              <w:rPr>
                <w:rFonts w:ascii="Arial" w:cs="Arial" w:eastAsia="Arial" w:hAnsi="Arial"/>
                <w:b w:val="false"/>
                <w:bCs w:val="false"/>
                <w:i w:val="false"/>
                <w:iCs w:val="false"/>
                <w:color w:val="000000"/>
                <w:sz w:val="18"/>
                <w:szCs w:val="18"/>
              </w:rPr>
              <w:t xml:space="preserve"> Ca(NO₃)₂ and not some other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Ion Formation: Dot-and-Cross Diagrams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of ion formation for elements from the first 20 of the periodic table (Na, Mg, Al, Cl, O, Ca) and recorded in an observation table: electron arrangement before and after, number of electrons lost or gained, the ion formed, and the resulting charge.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metallic elements in Groups 1, 2, and 3 lose electrons equal to their group number to form positively charged ions (cations: Na⁺, Mg²⁺, Al³⁺, Ca²⁺); atoms of non-metallic elements in Groups 6 and 7 gain electrons to complete their outer shell and form negatively charged ions (anions: O²⁻, Cl⁻). The ionic charge is determined by the atom's electron arrangement and its position in the periodic table — the same inner-atomic structure that organises the periodic table.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formulae on the CAN (Ca(NO₃)₂·NH₄NO₃) and DAP ((NH₄)₂HPO₄) fertiliser bags used on the Kericho tea farm are not arbitrary. Calcium, in Group 2, always forms Ca²⁺ by losing its two outer electrons to achieve a stable noble-gas configuration. </w:t>
            </w:r>
            <w:del w:id="9007" w:author="Claude (AI) - proposed" w:date="2026-10-18T00:29:57Z">
              <w:r>
                <w:rPr>
                  <w:rFonts w:ascii="Arial" w:cs="Arial" w:eastAsia="Arial" w:hAnsi="Arial"/>
                  <w:b w:val="false"/>
                  <w:bCs w:val="false"/>
                  <w:i w:val="false"/>
                  <w:iCs w:val="false"/>
                  <w:color w:val="000000"/>
                  <w:sz w:val="18"/>
                  <w:szCs w:val="18"/>
                </w:rPr>
                <w:delText xml:space="preserve">Nitrogen and oxygen form ions whose charges are likewise</w:delText>
              </w:r>
            </w:del>
            <w:ins w:id="9008" w:author="Claude (AI) - proposed" w:date="2026-10-18T00:29:57Z">
              <w:r>
                <w:rPr>
                  <w:rFonts w:ascii="Arial" w:cs="Arial" w:eastAsia="Arial" w:hAnsi="Arial"/>
                  <w:b w:val="false"/>
                  <w:bCs w:val="false"/>
                  <w:i w:val="false"/>
                  <w:iCs w:val="false"/>
                  <w:color w:val="000000"/>
                  <w:sz w:val="18"/>
                  <w:szCs w:val="18"/>
                </w:rPr>
                <w:t xml:space="preserve">Single-atom ions such as O²⁻ and Cl⁻ likewise have charges</w:t>
              </w:r>
            </w:ins>
            <w:r>
              <w:rPr>
                <w:rFonts w:ascii="Arial" w:cs="Arial" w:eastAsia="Arial" w:hAnsi="Arial"/>
                <w:b w:val="false"/>
                <w:bCs w:val="false"/>
                <w:i w:val="false"/>
                <w:iCs w:val="false"/>
                <w:color w:val="000000"/>
                <w:sz w:val="18"/>
                <w:szCs w:val="18"/>
              </w:rPr>
              <w:t xml:space="preserve"> fixed by their electron arrangements</w:t>
            </w:r>
            <w:ins w:id="9009" w:author="Claude (AI) - proposed" w:date="2026-10-18T00:29:57Z">
              <w:r>
                <w:rPr>
                  <w:rFonts w:ascii="Arial" w:cs="Arial" w:eastAsia="Arial" w:hAnsi="Arial"/>
                  <w:b w:val="false"/>
                  <w:bCs w:val="false"/>
                  <w:i w:val="false"/>
                  <w:iCs w:val="false"/>
                  <w:color w:val="000000"/>
                  <w:sz w:val="18"/>
                  <w:szCs w:val="18"/>
                </w:rPr>
                <w:t xml:space="preserve">; the charges on radicals such as NO₃⁻ and NH₄⁺ are taken as given and used in Lesson 5</w:t>
              </w:r>
            </w:ins>
            <w:r>
              <w:rPr>
                <w:rFonts w:ascii="Arial" w:cs="Arial" w:eastAsia="Arial" w:hAnsi="Arial"/>
                <w:b w:val="false"/>
                <w:bCs w:val="false"/>
                <w:i w:val="false"/>
                <w:iCs w:val="false"/>
                <w:color w:val="000000"/>
                <w:sz w:val="18"/>
                <w:szCs w:val="18"/>
              </w:rPr>
              <w:t xml:space="preserve">. These fixed ionic charges mean that elements must combine in specific ratios to produce electrically neutral compounds — which is why the formula is Ca(NO₃)₂ and not CaNO₃. The 'hidden pattern' the learner noticed on the fertiliser bag is the direct consequence of ion formation driven by electron arrangement.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Valency, Oxidation Numbers, and Radicals: Unlocking the Hidden Pattern in Fertiliser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Valency Derivation Table for the first 20 elements, deriving ion charges and valencies from their Lesson 3–4 electron configuration and ion formation notes. They sorted seven KICD Radical Cards (NH₄⁺, SO₄²⁻, NO₃⁻, OH⁻, CO₃²⁻, PO₄³⁻, HCO₃⁻) by charge and matched them to the CAN and DAP formulae from the Kericho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Valency is the combining power of an element or radical, determined by the number of electrons lost, gained, or shared; it equals the magnitude of the ion charge. Oxidation numbers formalise the charge carried by an atom in a compound. The criss-cross rule uses valencies to generate correct chemical formulae. The seven KICD radicals are polyatomic ions that remain intact in reactions. Ca(NO₃)₂ has subscript 2 on nitrate because calcium's valency (2) criss-crosses with nitrate's valency (1); (NH₄)₂HPO₄ has subscript 2 on ammonium because hydrogen phosphate's (HPO₄²⁻) valency (2) criss-crosses with ammonium's valency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subscript numbers in fertiliser formulae like CAN and DAP are not arbitrary — they are mathematical consequences of the valencies (ion charges) of the component elements and radicals, which are themselves consequences of electron arrangement in the atom. This is why a farmer in Kericho sees Ca(NO₃)₂ and not CaNO₃: calcium must combine with exactly two nitrate units to achieve electrical neutrality, because calcium carries a 2+ charge and each nitrate carries a 1− charge.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Writing Chemical Formulae of Common Compounds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teacher-modelled demonstration of the four-step crossover-valency method applied to four progressively complex compounds (NaCl, MgO, Al₂O₃, CaCO₃), including the bracket rule for polyatomic radicals, and read a short structured text explaining when brackets must be used in ionic formulae.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apply the crossover-valency method to write and verify chemical formulae for common compounds including binary compounds and those containing radicals; they can decode the fertiliser formulae CAN [Ca(NO₃)₂·NH₄NO₃] and DAP [(NH₄)₂HPO₄] from the anchoring phenomenon, and explain why the two formulae differ in terms of the valency and charge-balance requirements of their constituent 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fixed ratios in chemical formulae are not arbitrary — they are determined by the valencies of the combining ions, which arise from electron arrangement, which reflects atomic structure. The crossover-valency method encodes nature's requirement that every compound must be electrically neutral (total positive charge = total negative charge). This is why the learner in Kericho sees different formulae on her two fertiliser bags: HPO₄²⁻ has a valency of 2 and therefore demands two NH₄⁺ ions, while NO₃⁻ has a valency of 1 and requires only one NH₄⁺ — the hidden pattern is charge balance, rooted in atomic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Balancing Chemical Equations: Writing the Language of Fertiliser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teacher model a 4-step balancing strategy (write → count → balance by inspection → verify) applied live to Na + Cl₂ → NaCl and Mg + O₂ → MgO, using a maize-lorry analogy to distinguish coefficients from subscripts. They also observed four unbalanced equation cards in a gallery walk, noting atom counts for NaCl, MgO, Ca(NO₃)₂, and (NH₄)₂HPO₄.</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a balanced chemical equation has the same number of each type of atom on both sides; (ii) only coefficients (not subscripts) may be changed when balancing; (iii) the 4-step strategy (write → count → balance → verify) can be applied to equations involving elements and compounds of the first 20 elements; (iv) balanced equations </w:t>
            </w:r>
            <w:del w:id="9010" w:author="Claude (AI) - proposed" w:date="2026-10-18T00:29:57Z">
              <w:r>
                <w:rPr>
                  <w:rFonts w:ascii="Arial" w:cs="Arial" w:eastAsia="Arial" w:hAnsi="Arial"/>
                  <w:b w:val="false"/>
                  <w:bCs w:val="false"/>
                  <w:i w:val="false"/>
                  <w:iCs w:val="false"/>
                  <w:color w:val="000000"/>
                  <w:sz w:val="18"/>
                  <w:szCs w:val="18"/>
                </w:rPr>
                <w:delText xml:space="preserve">prove that atoms combine in fixed ratios determined by valency</w:delText>
              </w:r>
            </w:del>
            <w:ins w:id="9011" w:author="Claude (AI) - proposed" w:date="2026-10-18T00:29:57Z">
              <w:r>
                <w:rPr>
                  <w:rFonts w:ascii="Arial" w:cs="Arial" w:eastAsia="Arial" w:hAnsi="Arial"/>
                  <w:b w:val="false"/>
                  <w:bCs w:val="false"/>
                  <w:i w:val="false"/>
                  <w:iCs w:val="false"/>
                  <w:color w:val="000000"/>
                  <w:sz w:val="18"/>
                  <w:szCs w:val="18"/>
                </w:rPr>
                <w:t xml:space="preserve">show that atoms are conserved, while the fixed ratios in the formulae come from charge balance (valency)</w:t>
              </w:r>
            </w:ins>
            <w:r>
              <w:rPr>
                <w:rFonts w:ascii="Arial" w:cs="Arial" w:eastAsia="Arial" w:hAnsi="Arial"/>
                <w:b w:val="false"/>
                <w:bCs w:val="false"/>
                <w:i w:val="false"/>
                <w:iCs w:val="false"/>
                <w:color w:val="000000"/>
                <w:sz w:val="18"/>
                <w:szCs w:val="18"/>
              </w:rPr>
              <w:t xml:space="preserve"> — which is exactly why the fertiliser formulae CAN [Ca(NO₃)₂·NH₄NO₃] and DAP [(NH₄)₂HPO₄] carry those specific and unalterable chemical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through paired practice, peer checking, DQB annotations, and cumulative model sentence stems — that the fixed ratios in fertiliser formulae are not arbitrary: they are a direct consequence of the valencies of the constituent elements and polyatomic ions, and these valencies arise from the electron arrangements of atoms (established in Lessons 2–4). </w:t>
            </w:r>
            <w:del w:id="9012" w:author="Claude (AI) - proposed" w:date="2026-10-18T00:29:57Z">
              <w:r>
                <w:rPr>
                  <w:rFonts w:ascii="Arial" w:cs="Arial" w:eastAsia="Arial" w:hAnsi="Arial"/>
                  <w:b w:val="false"/>
                  <w:bCs w:val="false"/>
                  <w:i w:val="false"/>
                  <w:iCs w:val="false"/>
                  <w:color w:val="000000"/>
                  <w:sz w:val="18"/>
                  <w:szCs w:val="18"/>
                </w:rPr>
                <w:delText xml:space="preserve">A balanced equation is the formal, conservation-law-backed proof of those ratios</w:delText>
              </w:r>
            </w:del>
            <w:ins w:id="9013" w:author="Claude (AI) - proposed" w:date="2026-10-18T00:29:57Z">
              <w:r>
                <w:rPr>
                  <w:rFonts w:ascii="Arial" w:cs="Arial" w:eastAsia="Arial" w:hAnsi="Arial"/>
                  <w:b w:val="false"/>
                  <w:bCs w:val="false"/>
                  <w:i w:val="false"/>
                  <w:iCs w:val="false"/>
                  <w:color w:val="000000"/>
                  <w:sz w:val="18"/>
                  <w:szCs w:val="18"/>
                </w:rPr>
                <w:t xml:space="preserve">Balancing the equation then shows that these formulae lose no atoms: the law of conservation of mass is why coefficients can change but subscripts cannot</w:t>
              </w:r>
            </w:ins>
            <w:r>
              <w:rPr>
                <w:rFonts w:ascii="Arial" w:cs="Arial" w:eastAsia="Arial" w:hAnsi="Arial"/>
                <w:b w:val="false"/>
                <w:bCs w:val="false"/>
                <w:i w:val="false"/>
                <w:iCs w:val="false"/>
                <w:color w:val="000000"/>
                <w:sz w:val="18"/>
                <w:szCs w:val="18"/>
              </w:rPr>
              <w:t xml:space="preserve">. The Kericho learner's puzzle is therefore answered: the inner structure of the atom (electron configuration → valency) </w:t>
            </w:r>
            <w:del w:id="9014" w:author="Claude (AI) - proposed" w:date="2026-10-18T00:29:57Z">
              <w:r>
                <w:rPr>
                  <w:rFonts w:ascii="Arial" w:cs="Arial" w:eastAsia="Arial" w:hAnsi="Arial"/>
                  <w:b w:val="false"/>
                  <w:bCs w:val="false"/>
                  <w:i w:val="false"/>
                  <w:iCs w:val="false"/>
                  <w:color w:val="000000"/>
                  <w:sz w:val="18"/>
                  <w:szCs w:val="18"/>
                </w:rPr>
                <w:delText xml:space="preserve">determines</w:delText>
              </w:r>
            </w:del>
            <w:ins w:id="9015" w:author="Claude (AI) - proposed" w:date="2026-10-18T00:29:57Z">
              <w:r>
                <w:rPr>
                  <w:rFonts w:ascii="Arial" w:cs="Arial" w:eastAsia="Arial" w:hAnsi="Arial"/>
                  <w:b w:val="false"/>
                  <w:bCs w:val="false"/>
                  <w:i w:val="false"/>
                  <w:iCs w:val="false"/>
                  <w:color w:val="000000"/>
                  <w:sz w:val="18"/>
                  <w:szCs w:val="18"/>
                </w:rPr>
                <w:t xml:space="preserve">and charge balance decide</w:t>
              </w:r>
            </w:ins>
            <w:r>
              <w:rPr>
                <w:rFonts w:ascii="Arial" w:cs="Arial" w:eastAsia="Arial" w:hAnsi="Arial"/>
                <w:b w:val="false"/>
                <w:bCs w:val="false"/>
                <w:i w:val="false"/>
                <w:iCs w:val="false"/>
                <w:color w:val="000000"/>
                <w:sz w:val="18"/>
                <w:szCs w:val="18"/>
              </w:rPr>
              <w:t xml:space="preserve"> what formula a compound gets</w:t>
            </w:r>
            <w:del w:id="9016" w:author="Claude (AI) - proposed" w:date="2026-10-18T00:29:57Z">
              <w:r>
                <w:rPr>
                  <w:rFonts w:ascii="Arial" w:cs="Arial" w:eastAsia="Arial" w:hAnsi="Arial"/>
                  <w:b w:val="false"/>
                  <w:bCs w:val="false"/>
                  <w:i w:val="false"/>
                  <w:iCs w:val="false"/>
                  <w:color w:val="000000"/>
                  <w:sz w:val="18"/>
                  <w:szCs w:val="18"/>
                </w:rPr>
                <w:delText xml:space="preserve">, and balancing the equation confirms that the ratio is the only one consistent with the law of conservation of mass</w:delText>
              </w:r>
            </w:del>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Project Showcase and Driving Question Board Resolution: From Electron Arrangement to Fertiliser Formula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electron-configuration models built from bottle tops, wire, and clay representing the first 20 elements; compound-formula charts showing names, formulae, and valency justifications for Kenyan compounds including CAN and DAP; and the completed Driving Question Board with sticky-note predictions from Lesson 1 alongside final two-sentence resolutions.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that the inner structure of an atom — specifically the number of electrons in the outer shell — determines how many electrons an atom loses, gains, or shares, producing a specific ion charge called valency; that </w:t>
            </w:r>
            <w:del w:id="9017" w:author="Claude (AI) - proposed" w:date="2026-10-18T00:29:57Z">
              <w:r>
                <w:rPr>
                  <w:rFonts w:ascii="Arial" w:cs="Arial" w:eastAsia="Arial" w:hAnsi="Arial"/>
                  <w:b w:val="false"/>
                  <w:bCs w:val="false"/>
                  <w:i w:val="false"/>
                  <w:iCs w:val="false"/>
                  <w:color w:val="000000"/>
                  <w:sz w:val="18"/>
                  <w:szCs w:val="18"/>
                </w:rPr>
                <w:delText xml:space="preserve">valency values are cross-multiplied to produce the only chemically correct formula for a compound</w:delText>
              </w:r>
            </w:del>
            <w:ins w:id="9018" w:author="Claude (AI) - proposed" w:date="2026-10-18T00:29:57Z">
              <w:r>
                <w:rPr>
                  <w:rFonts w:ascii="Arial" w:cs="Arial" w:eastAsia="Arial" w:hAnsi="Arial"/>
                  <w:b w:val="false"/>
                  <w:bCs w:val="false"/>
                  <w:i w:val="false"/>
                  <w:iCs w:val="false"/>
                  <w:color w:val="000000"/>
                  <w:sz w:val="18"/>
                  <w:szCs w:val="18"/>
                </w:rPr>
                <w:t xml:space="preserve">valencies are crossed over to give the only charge-balanced ratio for a pair of ions</w:t>
              </w:r>
            </w:ins>
            <w:r>
              <w:rPr>
                <w:rFonts w:ascii="Arial" w:cs="Arial" w:eastAsia="Arial" w:hAnsi="Arial"/>
                <w:b w:val="false"/>
                <w:bCs w:val="false"/>
                <w:i w:val="false"/>
                <w:iCs w:val="false"/>
                <w:color w:val="000000"/>
                <w:sz w:val="18"/>
                <w:szCs w:val="18"/>
              </w:rPr>
              <w:t xml:space="preserve">; and that the </w:t>
            </w:r>
            <w:del w:id="9019" w:author="Claude (AI) - proposed" w:date="2026-10-18T00:29:57Z">
              <w:r>
                <w:rPr>
                  <w:rFonts w:ascii="Arial" w:cs="Arial" w:eastAsia="Arial" w:hAnsi="Arial"/>
                  <w:b w:val="false"/>
                  <w:bCs w:val="false"/>
                  <w:i w:val="false"/>
                  <w:iCs w:val="false"/>
                  <w:color w:val="000000"/>
                  <w:sz w:val="18"/>
                  <w:szCs w:val="18"/>
                </w:rPr>
                <w:delText xml:space="preserve">formulae</w:delText>
              </w:r>
            </w:del>
            <w:ins w:id="9020" w:author="Claude (AI) - proposed" w:date="2026-10-18T00:29:57Z">
              <w:r>
                <w:rPr>
                  <w:rFonts w:ascii="Arial" w:cs="Arial" w:eastAsia="Arial" w:hAnsi="Arial"/>
                  <w:b w:val="false"/>
                  <w:bCs w:val="false"/>
                  <w:i w:val="false"/>
                  <w:iCs w:val="false"/>
                  <w:color w:val="000000"/>
                  <w:sz w:val="18"/>
                  <w:szCs w:val="18"/>
                </w:rPr>
                <w:t xml:space="preserve">ion ratios in</w:t>
              </w:r>
            </w:ins>
            <w:r>
              <w:rPr>
                <w:rFonts w:ascii="Arial" w:cs="Arial" w:eastAsia="Arial" w:hAnsi="Arial"/>
                <w:b w:val="false"/>
                <w:bCs w:val="false"/>
                <w:i w:val="false"/>
                <w:iCs w:val="false"/>
                <w:color w:val="000000"/>
                <w:sz w:val="18"/>
                <w:szCs w:val="18"/>
              </w:rPr>
              <w:t xml:space="preserve"> Ca(NO3)2</w:t>
            </w:r>
            <w:del w:id="9021" w:author="Claude (AI) - proposed" w:date="2026-10-18T00:29:57Z">
              <w:r>
                <w:rPr>
                  <w:rFonts w:ascii="Arial" w:cs="Arial" w:eastAsia="Arial" w:hAnsi="Arial"/>
                  <w:b w:val="false"/>
                  <w:bCs w:val="false"/>
                  <w:i w:val="false"/>
                  <w:iCs w:val="false"/>
                  <w:color w:val="000000"/>
                  <w:sz w:val="18"/>
                  <w:szCs w:val="18"/>
                </w:rPr>
                <w:delText xml:space="preserve"> · NH4NO3 for CAN</w:delText>
              </w:r>
            </w:del>
            <w:ins w:id="9022" w:author="Claude (AI) - proposed" w:date="2026-10-18T00:29:57Z">
              <w:r>
                <w:rPr>
                  <w:rFonts w:ascii="Arial" w:cs="Arial" w:eastAsia="Arial" w:hAnsi="Arial"/>
                  <w:b w:val="false"/>
                  <w:bCs w:val="false"/>
                  <w:i w:val="false"/>
                  <w:iCs w:val="false"/>
                  <w:color w:val="000000"/>
                  <w:sz w:val="18"/>
                  <w:szCs w:val="18"/>
                </w:rPr>
                <w:t xml:space="preserve">, NH4NO3</w:t>
              </w:r>
            </w:ins>
            <w:r>
              <w:rPr>
                <w:rFonts w:ascii="Arial" w:cs="Arial" w:eastAsia="Arial" w:hAnsi="Arial"/>
                <w:b w:val="false"/>
                <w:bCs w:val="false"/>
                <w:i w:val="false"/>
                <w:iCs w:val="false"/>
                <w:color w:val="000000"/>
                <w:sz w:val="18"/>
                <w:szCs w:val="18"/>
              </w:rPr>
              <w:t xml:space="preserve"> and (NH4)2HPO4</w:t>
            </w:r>
            <w:del w:id="9023" w:author="Claude (AI) - proposed" w:date="2026-10-18T00:29:57Z">
              <w:r>
                <w:rPr>
                  <w:rFonts w:ascii="Arial" w:cs="Arial" w:eastAsia="Arial" w:hAnsi="Arial"/>
                  <w:b w:val="false"/>
                  <w:bCs w:val="false"/>
                  <w:i w:val="false"/>
                  <w:iCs w:val="false"/>
                  <w:color w:val="000000"/>
                  <w:sz w:val="18"/>
                  <w:szCs w:val="18"/>
                </w:rPr>
                <w:delText xml:space="preserve"> for DAP</w:delText>
              </w:r>
            </w:del>
            <w:r>
              <w:rPr>
                <w:rFonts w:ascii="Arial" w:cs="Arial" w:eastAsia="Arial" w:hAnsi="Arial"/>
                <w:b w:val="false"/>
                <w:bCs w:val="false"/>
                <w:i w:val="false"/>
                <w:iCs w:val="false"/>
                <w:color w:val="000000"/>
                <w:sz w:val="18"/>
                <w:szCs w:val="18"/>
              </w:rPr>
              <w:t xml:space="preserve"> are therefore not arbitrary labels but </w:t>
            </w:r>
            <w:del w:id="9024" w:author="Claude (AI) - proposed" w:date="2026-10-18T00:29:57Z">
              <w:r>
                <w:rPr>
                  <w:rFonts w:ascii="Arial" w:cs="Arial" w:eastAsia="Arial" w:hAnsi="Arial"/>
                  <w:b w:val="false"/>
                  <w:bCs w:val="false"/>
                  <w:i w:val="false"/>
                  <w:iCs w:val="false"/>
                  <w:color w:val="000000"/>
                  <w:sz w:val="18"/>
                  <w:szCs w:val="18"/>
                </w:rPr>
                <w:delText xml:space="preserve">necessary consequences of the electron arrangements of calcium, nitrogen, hydrogen, oxygen, and phosphorus</w:delText>
              </w:r>
            </w:del>
            <w:ins w:id="9025" w:author="Claude (AI) - proposed" w:date="2026-10-18T00:29:57Z">
              <w:r>
                <w:rPr>
                  <w:rFonts w:ascii="Arial" w:cs="Arial" w:eastAsia="Arial" w:hAnsi="Arial"/>
                  <w:b w:val="false"/>
                  <w:bCs w:val="false"/>
                  <w:i w:val="false"/>
                  <w:iCs w:val="false"/>
                  <w:color w:val="000000"/>
                  <w:sz w:val="18"/>
                  <w:szCs w:val="18"/>
                </w:rPr>
                <w:t xml:space="preserve">follow from the ion charges, with the Ca²⁺ charge coming directly from calcium's electron arrangement (the radical charges were given)</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 tea farmer in Kericho sees different formulae on her fertiliser bags because calcium (Group 2, arrangement 2,8,8,2) always forms Ca2+ while ammonium carries a 1+ charge and nitrate a 1- charge and hydrogen phosphate (HPO4 2-, in DAP) a 2- charge; cross-multiplying these valencies produces the fixed, unalterable ratios encoded in the formulae; balanced equations verify that no atoms are created or destroyed in these fixed-ratio combinations; and therefore the specific formula on each bag is a direct, readable record of the electron structure of the atoms inside — making the periodic table the key to understanding Kenyan agriculture at the molecular level.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5i20iapvymid_hohczw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kk5ijwmszqk9d48xrkl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bnqxpwrorqrqiwaitzu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5i20iapvymid_hohczwa" Type="http://schemas.openxmlformats.org/officeDocument/2006/relationships/hyperlink" Target="https://creativecommons.org/licenses/by-nc/4.0/" TargetMode="External"/><Relationship Id="rIdskk5ijwmszqk9d48xrklp" Type="http://schemas.openxmlformats.org/officeDocument/2006/relationships/hyperlink" Target="https://creativecommons.org/licenses/by-nc/4.0/" TargetMode="External"/><Relationship Id="rIdkbnqxpwrorqrqiwaitzu7"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2026-10-18T00:29:55.232Z</dcterms:created>
  <dcterms:modified xsi:type="dcterms:W3CDTF">2026-10-18T00:29:55.232Z</dcterms:modified>
</cp:coreProperties>
</file>

<file path=docProps/custom.xml><?xml version="1.0" encoding="utf-8"?>
<Properties xmlns="http://schemas.openxmlformats.org/officeDocument/2006/custom-properties" xmlns:vt="http://schemas.openxmlformats.org/officeDocument/2006/docPropsVTypes"/>
</file>