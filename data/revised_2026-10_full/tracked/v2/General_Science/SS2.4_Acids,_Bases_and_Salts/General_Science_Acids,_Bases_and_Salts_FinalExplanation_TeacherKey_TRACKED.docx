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2.4 ACIDS, BASES AND SALTS: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again at the two images from Lesson 1: (1) Lake Magadi with its white trona crusts and pink-red alkaline water, and (2) the aluminium sufuria with white scale </w:t>
            </w:r>
            <w:del w:id="9001" w:author="Claude (AI) - proposed" w:date="2026-10-18T00:30:12Z">
              <w:r>
                <w:rPr>
                  <w:rFonts w:ascii="Arial" w:cs="Arial" w:eastAsia="Arial" w:hAnsi="Arial"/>
                  <w:b w:val="false"/>
                  <w:bCs w:val="false"/>
                  <w:i w:val="false"/>
                  <w:iCs w:val="false"/>
                  <w:color w:val="000000"/>
                  <w:sz w:val="18"/>
                  <w:szCs w:val="18"/>
                </w:rPr>
                <w:delText xml:space="preserve">inside and pitting outside</w:delText>
              </w:r>
            </w:del>
            <w:ins w:id="9002" w:author="Claude (AI) - proposed" w:date="2026-10-18T00:30:12Z">
              <w:r>
                <w:rPr>
                  <w:rFonts w:ascii="Arial" w:cs="Arial" w:eastAsia="Arial" w:hAnsi="Arial"/>
                  <w:b w:val="false"/>
                  <w:bCs w:val="false"/>
                  <w:i w:val="false"/>
                  <w:iCs w:val="false"/>
                  <w:color w:val="000000"/>
                  <w:sz w:val="18"/>
                  <w:szCs w:val="18"/>
                </w:rPr>
                <w:t xml:space="preserve">and pitting inside</w:t>
              </w:r>
            </w:ins>
            <w:r>
              <w:rPr>
                <w:rFonts w:ascii="Arial" w:cs="Arial" w:eastAsia="Arial" w:hAnsi="Arial"/>
                <w:b w:val="false"/>
                <w:bCs w:val="false"/>
                <w:i w:val="false"/>
                <w:iCs w:val="false"/>
                <w:color w:val="000000"/>
                <w:sz w:val="18"/>
                <w:szCs w:val="18"/>
              </w:rPr>
              <w:t xml:space="preserve"> where lemon-water sat overnight. Use everything you learned in Lessons 1 to 8 to answer each question in the space under it. Write in full sentences. Use the Claim–Evidence–Reasoning (CER) pattern where the question asks for it: state your claim, give evidence from our investigations, and explain your reasoning using ions, particles or reactions. Include equations or sketches where they help your answer. Use correct chemical vocabulary and Kenyan examples from our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is Lake Magadi water caustic, and why does it form white crusts?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Lake Magadi water looks dangerously caustic, yet the Maasai have harvested its salts for centuries and the Magadi Soda Company makes soda ash from it. Using the Claim–Evidence–Reasoning pattern, explain (a) why the water is caustic, in terms of pH and ions, and (b) how the white trona crusts form on the shoreline. Name the salt in the crusts and the product made from 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Lake Magadi water is caustic because it is a strongly basic solution, and the white crusts form when the water evaporates and the dissolved salt crystallises. Evidence: In our pH investigation (Lesson 2) the simulated Lake Magadi water turned universal indicator to the basic range, pH 9–11, and wood-ash solution also tested basic. In Lesson 3 we </w:t>
            </w:r>
            <w:del w:id="9003" w:author="Claude (AI) - proposed" w:date="2026-10-18T00:30:12Z">
              <w:r>
                <w:rPr>
                  <w:rFonts w:ascii="Arial" w:cs="Arial" w:eastAsia="Arial" w:hAnsi="Arial"/>
                  <w:b w:val="false"/>
                  <w:bCs w:val="false"/>
                  <w:i w:val="false"/>
                  <w:iCs w:val="false"/>
                  <w:color w:val="000000"/>
                  <w:sz w:val="18"/>
                  <w:szCs w:val="18"/>
                </w:rPr>
                <w:delText xml:space="preserve">saw</w:delText>
              </w:r>
            </w:del>
            <w:ins w:id="9004" w:author="Claude (AI) - proposed" w:date="2026-10-18T00:30:12Z">
              <w:r>
                <w:rPr>
                  <w:rFonts w:ascii="Arial" w:cs="Arial" w:eastAsia="Arial" w:hAnsi="Arial"/>
                  <w:b w:val="false"/>
                  <w:bCs w:val="false"/>
                  <w:i w:val="false"/>
                  <w:iCs w:val="false"/>
                  <w:color w:val="000000"/>
                  <w:sz w:val="18"/>
                  <w:szCs w:val="18"/>
                </w:rPr>
                <w:t xml:space="preserve">read</w:t>
              </w:r>
            </w:ins>
            <w:r>
              <w:rPr>
                <w:rFonts w:ascii="Arial" w:cs="Arial" w:eastAsia="Arial" w:hAnsi="Arial"/>
                <w:b w:val="false"/>
                <w:bCs w:val="false"/>
                <w:i w:val="false"/>
                <w:iCs w:val="false"/>
                <w:color w:val="000000"/>
                <w:sz w:val="18"/>
                <w:szCs w:val="18"/>
              </w:rPr>
              <w:t xml:space="preserve"> that the lake's pH is about 10.5</w:t>
            </w:r>
            <w:del w:id="9005" w:author="Claude (AI) - proposed" w:date="2026-10-18T00:30:12Z">
              <w:r>
                <w:rPr>
                  <w:rFonts w:ascii="Arial" w:cs="Arial" w:eastAsia="Arial" w:hAnsi="Arial"/>
                  <w:b w:val="false"/>
                  <w:bCs w:val="false"/>
                  <w:i w:val="false"/>
                  <w:iCs w:val="false"/>
                  <w:color w:val="000000"/>
                  <w:sz w:val="18"/>
                  <w:szCs w:val="18"/>
                </w:rPr>
                <w:delText xml:space="preserve">, similar to bleach, which is</w:delText>
              </w:r>
            </w:del>
            <w:ins w:id="9006" w:author="Claude (AI) - proposed" w:date="2026-10-18T00:30:12Z">
              <w:r>
                <w:rPr>
                  <w:rFonts w:ascii="Arial" w:cs="Arial" w:eastAsia="Arial" w:hAnsi="Arial"/>
                  <w:b w:val="false"/>
                  <w:bCs w:val="false"/>
                  <w:i w:val="false"/>
                  <w:iCs w:val="false"/>
                  <w:color w:val="000000"/>
                  <w:sz w:val="18"/>
                  <w:szCs w:val="18"/>
                </w:rPr>
                <w:t xml:space="preserve">; bleach (pH about 11–13) is also</w:t>
              </w:r>
            </w:ins>
            <w:r>
              <w:rPr>
                <w:rFonts w:ascii="Arial" w:cs="Arial" w:eastAsia="Arial" w:hAnsi="Arial"/>
                <w:b w:val="false"/>
                <w:bCs w:val="false"/>
                <w:i w:val="false"/>
                <w:iCs w:val="false"/>
                <w:color w:val="000000"/>
                <w:sz w:val="18"/>
                <w:szCs w:val="18"/>
              </w:rPr>
              <w:t xml:space="preserve"> alkaline. Reasoning: Dissolved trona (sodium sesquicarbonate, Na₃H(CO₃)₂·2H₂O) is a sodium carbonate salt </w:t>
            </w:r>
            <w:del w:id="9007" w:author="Claude (AI) - proposed" w:date="2026-10-18T00:30:12Z">
              <w:r>
                <w:rPr>
                  <w:rFonts w:ascii="Arial" w:cs="Arial" w:eastAsia="Arial" w:hAnsi="Arial"/>
                  <w:b w:val="false"/>
                  <w:bCs w:val="false"/>
                  <w:i w:val="false"/>
                  <w:iCs w:val="false"/>
                  <w:color w:val="000000"/>
                  <w:sz w:val="18"/>
                  <w:szCs w:val="18"/>
                </w:rPr>
                <w:delText xml:space="preserve">that releases</w:delText>
              </w:r>
            </w:del>
            <w:ins w:id="9008" w:author="Claude (AI) - proposed" w:date="2026-10-18T00:30:12Z">
              <w:r>
                <w:rPr>
                  <w:rFonts w:ascii="Arial" w:cs="Arial" w:eastAsia="Arial" w:hAnsi="Arial"/>
                  <w:b w:val="false"/>
                  <w:bCs w:val="false"/>
                  <w:i w:val="false"/>
                  <w:iCs w:val="false"/>
                  <w:color w:val="000000"/>
                  <w:sz w:val="18"/>
                  <w:szCs w:val="18"/>
                </w:rPr>
                <w:t xml:space="preserve">whose carbonate ions react with water (CO₃²⁻ + H₂O ⇌ HCO₃⁻ + OH⁻) to leave</w:t>
              </w:r>
            </w:ins>
            <w:r>
              <w:rPr>
                <w:rFonts w:ascii="Arial" w:cs="Arial" w:eastAsia="Arial" w:hAnsi="Arial"/>
                <w:b w:val="false"/>
                <w:bCs w:val="false"/>
                <w:i w:val="false"/>
                <w:iCs w:val="false"/>
                <w:color w:val="000000"/>
                <w:sz w:val="18"/>
                <w:szCs w:val="18"/>
              </w:rPr>
              <w:t xml:space="preserve"> excess hydroxide ions (OH⁻)</w:t>
            </w:r>
            <w:del w:id="9009" w:author="Claude (AI) - proposed" w:date="2026-10-18T00:30:12Z">
              <w:r>
                <w:rPr>
                  <w:rFonts w:ascii="Arial" w:cs="Arial" w:eastAsia="Arial" w:hAnsi="Arial"/>
                  <w:b w:val="false"/>
                  <w:bCs w:val="false"/>
                  <w:i w:val="false"/>
                  <w:iCs w:val="false"/>
                  <w:color w:val="000000"/>
                  <w:sz w:val="18"/>
                  <w:szCs w:val="18"/>
                </w:rPr>
                <w:delText xml:space="preserve"> in water</w:delText>
              </w:r>
            </w:del>
            <w:r>
              <w:rPr>
                <w:rFonts w:ascii="Arial" w:cs="Arial" w:eastAsia="Arial" w:hAnsi="Arial"/>
                <w:b w:val="false"/>
                <w:bCs w:val="false"/>
                <w:i w:val="false"/>
                <w:iCs w:val="false"/>
                <w:color w:val="000000"/>
                <w:sz w:val="18"/>
                <w:szCs w:val="18"/>
              </w:rPr>
              <w:t xml:space="preserve">. A high concentration of OH⁻ ions means a high pH, and these ions react with the proteins and oils of unprotected skin, which is why the water is caustic. The Rift Valley heat evaporates the water, so the dissolved salt becomes more concentrated and crystallises as white crusts on the shore. The crusts form by crystallisation as the water dries. They are the raw material for soda ash (Na₂CO₃), which is useful as a cleaning </w:t>
            </w:r>
            <w:del w:id="9010" w:author="Claude (AI) - proposed" w:date="2026-10-18T00:30:12Z">
              <w:r>
                <w:rPr>
                  <w:rFonts w:ascii="Arial" w:cs="Arial" w:eastAsia="Arial" w:hAnsi="Arial"/>
                  <w:b w:val="false"/>
                  <w:bCs w:val="false"/>
                  <w:i w:val="false"/>
                  <w:iCs w:val="false"/>
                  <w:color w:val="000000"/>
                  <w:sz w:val="18"/>
                  <w:szCs w:val="18"/>
                </w:rPr>
                <w:delText xml:space="preserve">and bleaching agent</w:delText>
              </w:r>
            </w:del>
            <w:ins w:id="9011" w:author="Claude (AI) - proposed" w:date="2026-10-18T00:30:12Z">
              <w:r>
                <w:rPr>
                  <w:rFonts w:ascii="Arial" w:cs="Arial" w:eastAsia="Arial" w:hAnsi="Arial"/>
                  <w:b w:val="false"/>
                  <w:bCs w:val="false"/>
                  <w:i w:val="false"/>
                  <w:iCs w:val="false"/>
                  <w:color w:val="000000"/>
                  <w:sz w:val="18"/>
                  <w:szCs w:val="18"/>
                </w:rPr>
                <w:t xml:space="preserve">agent and water softener (it is not a bleach)</w:t>
              </w:r>
            </w:ins>
            <w:r>
              <w:rPr>
                <w:rFonts w:ascii="Arial" w:cs="Arial" w:eastAsia="Arial" w:hAnsi="Arial"/>
                <w:b w:val="false"/>
                <w:bCs w:val="false"/>
                <w:i w:val="false"/>
                <w:iCs w:val="false"/>
                <w:color w:val="000000"/>
                <w:sz w:val="18"/>
                <w:szCs w:val="18"/>
              </w:rPr>
              <w:t xml:space="preserve"> and is the anhydrous form of washing soda (Na₂CO₃·10H₂O). So the same alkaline salt is caustic and useful, depending on how it is used and how concentrated it is.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did lemon juice pit the sufuria?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Lemon juice is safe to drink, yet lemon-water left overnight pitted the </w:t>
            </w:r>
            <w:del w:id="9012" w:author="Claude (AI) - proposed" w:date="2026-10-18T00:30:12Z">
              <w:r>
                <w:rPr>
                  <w:rFonts w:ascii="Arial" w:cs="Arial" w:eastAsia="Arial" w:hAnsi="Arial"/>
                  <w:b/>
                  <w:bCs/>
                  <w:i w:val="false"/>
                  <w:iCs w:val="false"/>
                  <w:color w:val="000000"/>
                  <w:sz w:val="18"/>
                  <w:szCs w:val="18"/>
                </w:rPr>
                <w:delText xml:space="preserve">outside</w:delText>
              </w:r>
            </w:del>
            <w:ins w:id="9013" w:author="Claude (AI) - proposed" w:date="2026-10-18T00:30:12Z">
              <w:r>
                <w:rPr>
                  <w:rFonts w:ascii="Arial" w:cs="Arial" w:eastAsia="Arial" w:hAnsi="Arial"/>
                  <w:b/>
                  <w:bCs/>
                  <w:i w:val="false"/>
                  <w:iCs w:val="false"/>
                  <w:color w:val="000000"/>
                  <w:sz w:val="18"/>
                  <w:szCs w:val="18"/>
                </w:rPr>
                <w:t xml:space="preserve">inside</w:t>
              </w:r>
            </w:ins>
            <w:r>
              <w:rPr>
                <w:rFonts w:ascii="Arial" w:cs="Arial" w:eastAsia="Arial" w:hAnsi="Arial"/>
                <w:b/>
                <w:bCs/>
                <w:i w:val="false"/>
                <w:iCs w:val="false"/>
                <w:color w:val="000000"/>
                <w:sz w:val="18"/>
                <w:szCs w:val="18"/>
              </w:rPr>
              <w:t xml:space="preserve"> of the aluminium sufuria. Explain this using the pH of lemon juice, the ions involved, and what happened when we reacted an acid with a metal in Lesson 4. Write a word equation for the type of reaction. Then explain why the same lemon juice does not damage your body when you drink it</w:t>
            </w:r>
            <w:ins w:id="9014" w:author="Claude (AI) - proposed" w:date="2026-10-18T00:30:12Z">
              <w:r>
                <w:rPr>
                  <w:rFonts w:ascii="Arial" w:cs="Arial" w:eastAsia="Arial" w:hAnsi="Arial"/>
                  <w:b/>
                  <w:bCs/>
                  <w:i w:val="false"/>
                  <w:iCs w:val="false"/>
                  <w:color w:val="000000"/>
                  <w:sz w:val="18"/>
                  <w:szCs w:val="18"/>
                </w:rPr>
                <w:t xml:space="preserve">, and name one useful job that an acid or a base does in your body (Lesson 3)</w:t>
              </w:r>
            </w:ins>
            <w:r>
              <w:rPr>
                <w:rFonts w:ascii="Arial" w:cs="Arial" w:eastAsia="Arial" w:hAnsi="Arial"/>
                <w:b/>
                <w:bCs/>
                <w:i w:val="false"/>
                <w:iCs w:val="false"/>
                <w:color w:val="000000"/>
                <w:sz w:val="18"/>
                <w:szCs w:val="18"/>
              </w:rPr>
              <w:t xml:space="pre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Lemon juice is acidic, with a pH of about 2–3, because its citric acid releases hydrogen ions (H⁺) in water. In Lesson 4 we reacted dilute hydrochloric acid with magnesium ribbon, our model metal for aluminium. The ribbon disappeared with rapid fizzing, and the </w:t>
            </w:r>
            <w:del w:id="9015" w:author="Claude (AI) - proposed" w:date="2026-10-18T00:30:12Z">
              <w:r>
                <w:rPr>
                  <w:rFonts w:ascii="Arial" w:cs="Arial" w:eastAsia="Arial" w:hAnsi="Arial"/>
                  <w:b w:val="false"/>
                  <w:bCs w:val="false"/>
                  <w:i w:val="false"/>
                  <w:iCs w:val="false"/>
                  <w:color w:val="000000"/>
                  <w:sz w:val="18"/>
                  <w:szCs w:val="18"/>
                </w:rPr>
                <w:delText xml:space="preserve">glowing </w:delText>
              </w:r>
            </w:del>
            <w:ins w:id="9016" w:author="Claude (AI) - proposed" w:date="2026-10-18T00:30:12Z">
              <w:r>
                <w:rPr>
                  <w:rFonts w:ascii="Arial" w:cs="Arial" w:eastAsia="Arial" w:hAnsi="Arial"/>
                  <w:b w:val="false"/>
                  <w:bCs w:val="false"/>
                  <w:i w:val="false"/>
                  <w:iCs w:val="false"/>
                  <w:color w:val="000000"/>
                  <w:sz w:val="18"/>
                  <w:szCs w:val="18"/>
                </w:rPr>
                <w:t xml:space="preserve">lit-</w:t>
              </w:r>
            </w:ins>
            <w:r>
              <w:rPr>
                <w:rFonts w:ascii="Arial" w:cs="Arial" w:eastAsia="Arial" w:hAnsi="Arial"/>
                <w:b w:val="false"/>
                <w:bCs w:val="false"/>
                <w:i w:val="false"/>
                <w:iCs w:val="false"/>
                <w:color w:val="000000"/>
                <w:sz w:val="18"/>
                <w:szCs w:val="18"/>
              </w:rPr>
              <w:t xml:space="preserve">splint test gave a squeaky pop, showing hydrogen gas. The word equation is: acid + metal → salt + hydrogen. In the sufuria, the H⁺ ions in the lemon-water reacted with aluminium metal overnight, forming an aluminium salt and hydrogen gas. This removed metal from the surface and left grey pits. Drinking diluted lemon juice is safe because it is dilute </w:t>
            </w:r>
            <w:ins w:id="9017" w:author="Claude (AI) - proposed" w:date="2026-10-18T00:30:12Z">
              <w:r>
                <w:rPr>
                  <w:rFonts w:ascii="Arial" w:cs="Arial" w:eastAsia="Arial" w:hAnsi="Arial"/>
                  <w:b w:val="false"/>
                  <w:bCs w:val="false"/>
                  <w:i w:val="false"/>
                  <w:iCs w:val="false"/>
                  <w:color w:val="000000"/>
                  <w:sz w:val="18"/>
                  <w:szCs w:val="18"/>
                </w:rPr>
                <w:t xml:space="preserve">(weaker than the hydrochloric acid our stomach makes at pH 1–2) </w:t>
              </w:r>
            </w:ins>
            <w:r>
              <w:rPr>
                <w:rFonts w:ascii="Arial" w:cs="Arial" w:eastAsia="Arial" w:hAnsi="Arial"/>
                <w:b w:val="false"/>
                <w:bCs w:val="false"/>
                <w:i w:val="false"/>
                <w:iCs w:val="false"/>
                <w:color w:val="000000"/>
                <w:sz w:val="18"/>
                <w:szCs w:val="18"/>
              </w:rPr>
              <w:t xml:space="preserve">and the stomach lining is protected by mucus</w:t>
            </w:r>
            <w:ins w:id="9018" w:author="Claude (AI) - proposed" w:date="2026-10-18T00:30:12Z">
              <w:r>
                <w:rPr>
                  <w:rFonts w:ascii="Arial" w:cs="Arial" w:eastAsia="Arial" w:hAnsi="Arial"/>
                  <w:b w:val="false"/>
                  <w:bCs w:val="false"/>
                  <w:i w:val="false"/>
                  <w:iCs w:val="false"/>
                  <w:color w:val="000000"/>
                  <w:sz w:val="18"/>
                  <w:szCs w:val="18"/>
                </w:rPr>
                <w:t xml:space="preserve">. This reaction needs a reactive metal such as aluminium or magnesium; our tissues are not metal</w:t>
              </w:r>
            </w:ins>
            <w:r>
              <w:rPr>
                <w:rFonts w:ascii="Arial" w:cs="Arial" w:eastAsia="Arial" w:hAnsi="Arial"/>
                <w:b w:val="false"/>
                <w:bCs w:val="false"/>
                <w:i w:val="false"/>
                <w:iCs w:val="false"/>
                <w:color w:val="000000"/>
                <w:sz w:val="18"/>
                <w:szCs w:val="18"/>
              </w:rPr>
              <w:t xml:space="preserve">, so it </w:t>
            </w:r>
            <w:del w:id="9019" w:author="Claude (AI) - proposed" w:date="2026-10-18T00:30:12Z">
              <w:r>
                <w:rPr>
                  <w:rFonts w:ascii="Arial" w:cs="Arial" w:eastAsia="Arial" w:hAnsi="Arial"/>
                  <w:b w:val="false"/>
                  <w:bCs w:val="false"/>
                  <w:i w:val="false"/>
                  <w:iCs w:val="false"/>
                  <w:color w:val="000000"/>
                  <w:sz w:val="18"/>
                  <w:szCs w:val="18"/>
                </w:rPr>
                <w:delText xml:space="preserve">is not attacked the way bare metal is. Our body also has no bare metal surface to corrode</w:delText>
              </w:r>
            </w:del>
            <w:ins w:id="9020" w:author="Claude (AI) - proposed" w:date="2026-10-18T00:30:12Z">
              <w:r>
                <w:rPr>
                  <w:rFonts w:ascii="Arial" w:cs="Arial" w:eastAsia="Arial" w:hAnsi="Arial"/>
                  <w:b w:val="false"/>
                  <w:bCs w:val="false"/>
                  <w:i w:val="false"/>
                  <w:iCs w:val="false"/>
                  <w:color w:val="000000"/>
                  <w:sz w:val="18"/>
                  <w:szCs w:val="18"/>
                </w:rPr>
                <w:t xml:space="preserve">does not happen in the body. Acids and bases also do useful jobs in the body: stomach HCl activates enzymes and kills germs, and sodium hydrogen carbonate from the pancreas neutralises the acid in the duodenum</w:t>
              </w:r>
            </w:ins>
            <w:r>
              <w:rPr>
                <w:rFonts w:ascii="Arial" w:cs="Arial" w:eastAsia="Arial" w:hAnsi="Arial"/>
                <w:b w:val="false"/>
                <w:bCs w:val="false"/>
                <w:i w:val="false"/>
                <w:iCs w:val="false"/>
                <w:color w:val="000000"/>
                <w:sz w:val="18"/>
                <w:szCs w:val="18"/>
              </w:rPr>
              <w:t xml:space="preserve">. Acids are not simply dangerous. How much acid there is, and what it touches, decide whether it is useful or harmful.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does salt clump, and where did the white scale come from?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 school cook in Mombasa finds her bulk salt clumps into a block in the rainy season. Using our petri dish results for NaCl, CaCl₂, Na₂CO₃·10H₂O and CuSO₄·5H₂O, explain why this happens. </w:t>
            </w:r>
            <w:del w:id="9021" w:author="Claude (AI) - proposed" w:date="2026-10-18T00:30:12Z">
              <w:r>
                <w:rPr>
                  <w:rFonts w:ascii="Arial" w:cs="Arial" w:eastAsia="Arial" w:hAnsi="Arial"/>
                  <w:b/>
                  <w:bCs/>
                  <w:i w:val="false"/>
                  <w:iCs w:val="false"/>
                  <w:color w:val="000000"/>
                  <w:sz w:val="18"/>
                  <w:szCs w:val="18"/>
                </w:rPr>
                <w:delText xml:space="preserve">Use</w:delText>
              </w:r>
            </w:del>
            <w:ins w:id="9022" w:author="Claude (AI) - proposed" w:date="2026-10-18T00:30:12Z">
              <w:r>
                <w:rPr>
                  <w:rFonts w:ascii="Arial" w:cs="Arial" w:eastAsia="Arial" w:hAnsi="Arial"/>
                  <w:b/>
                  <w:bCs/>
                  <w:i w:val="false"/>
                  <w:iCs w:val="false"/>
                  <w:color w:val="000000"/>
                  <w:sz w:val="18"/>
                  <w:szCs w:val="18"/>
                </w:rPr>
                <w:t xml:space="preserve">Classify all four salts, using</w:t>
              </w:r>
            </w:ins>
            <w:r>
              <w:rPr>
                <w:rFonts w:ascii="Arial" w:cs="Arial" w:eastAsia="Arial" w:hAnsi="Arial"/>
                <w:b/>
                <w:bCs/>
                <w:i w:val="false"/>
                <w:iCs w:val="false"/>
                <w:color w:val="000000"/>
                <w:sz w:val="18"/>
                <w:szCs w:val="18"/>
              </w:rPr>
              <w:t xml:space="preserve"> the terms hygroscopic, deliquescent and efflorescent correctly</w:t>
            </w:r>
            <w:ins w:id="9023" w:author="Claude (AI) - proposed" w:date="2026-10-18T00:30:12Z">
              <w:r>
                <w:rPr>
                  <w:rFonts w:ascii="Arial" w:cs="Arial" w:eastAsia="Arial" w:hAnsi="Arial"/>
                  <w:b/>
                  <w:bCs/>
                  <w:i w:val="false"/>
                  <w:iCs w:val="false"/>
                  <w:color w:val="000000"/>
                  <w:sz w:val="18"/>
                  <w:szCs w:val="18"/>
                </w:rPr>
                <w:t xml:space="preserve"> (or 'stable' if there was no real change)</w:t>
              </w:r>
            </w:ins>
            <w:r>
              <w:rPr>
                <w:rFonts w:ascii="Arial" w:cs="Arial" w:eastAsia="Arial" w:hAnsi="Arial"/>
                <w:b/>
                <w:bCs/>
                <w:i w:val="false"/>
                <w:iCs w:val="false"/>
                <w:color w:val="000000"/>
                <w:sz w:val="18"/>
                <w:szCs w:val="18"/>
              </w:rPr>
              <w:t xml:space="preserve">. (b) </w:t>
            </w:r>
            <w:del w:id="9024" w:author="Claude (AI) - proposed" w:date="2026-10-18T00:30:12Z">
              <w:r>
                <w:rPr>
                  <w:rFonts w:ascii="Arial" w:cs="Arial" w:eastAsia="Arial" w:hAnsi="Arial"/>
                  <w:b/>
                  <w:bCs/>
                  <w:i w:val="false"/>
                  <w:iCs w:val="false"/>
                  <w:color w:val="000000"/>
                  <w:sz w:val="18"/>
                  <w:szCs w:val="18"/>
                </w:rPr>
                <w:delText xml:space="preserve">The</w:delText>
              </w:r>
            </w:del>
            <w:ins w:id="9025" w:author="Claude (AI) - proposed" w:date="2026-10-18T00:30:12Z">
              <w:r>
                <w:rPr>
                  <w:rFonts w:ascii="Arial" w:cs="Arial" w:eastAsia="Arial" w:hAnsi="Arial"/>
                  <w:b/>
                  <w:bCs/>
                  <w:i w:val="false"/>
                  <w:iCs w:val="false"/>
                  <w:color w:val="000000"/>
                  <w:sz w:val="18"/>
                  <w:szCs w:val="18"/>
                </w:rPr>
                <w:t xml:space="preserve">Explain how the</w:t>
              </w:r>
            </w:ins>
            <w:r>
              <w:rPr>
                <w:rFonts w:ascii="Arial" w:cs="Arial" w:eastAsia="Arial" w:hAnsi="Arial"/>
                <w:b/>
                <w:bCs/>
                <w:i w:val="false"/>
                <w:iCs w:val="false"/>
                <w:color w:val="000000"/>
                <w:sz w:val="18"/>
                <w:szCs w:val="18"/>
              </w:rPr>
              <w:t xml:space="preserve"> white scale inside the sufuria </w:t>
            </w:r>
            <w:del w:id="9026" w:author="Claude (AI) - proposed" w:date="2026-10-18T00:30:12Z">
              <w:r>
                <w:rPr>
                  <w:rFonts w:ascii="Arial" w:cs="Arial" w:eastAsia="Arial" w:hAnsi="Arial"/>
                  <w:b/>
                  <w:bCs/>
                  <w:i w:val="false"/>
                  <w:iCs w:val="false"/>
                  <w:color w:val="000000"/>
                  <w:sz w:val="18"/>
                  <w:szCs w:val="18"/>
                </w:rPr>
                <w:delText xml:space="preserve">is also a salt. Explain how it formed, and say</w:delText>
              </w:r>
            </w:del>
            <w:ins w:id="9027" w:author="Claude (AI) - proposed" w:date="2026-10-18T00:30:12Z">
              <w:r>
                <w:rPr>
                  <w:rFonts w:ascii="Arial" w:cs="Arial" w:eastAsia="Arial" w:hAnsi="Arial"/>
                  <w:b/>
                  <w:bCs/>
                  <w:i w:val="false"/>
                  <w:iCs w:val="false"/>
                  <w:color w:val="000000"/>
                  <w:sz w:val="18"/>
                  <w:szCs w:val="18"/>
                </w:rPr>
                <w:t xml:space="preserve">formed, what it is made of (Lesson 6), and</w:t>
              </w:r>
            </w:ins>
            <w:r>
              <w:rPr>
                <w:rFonts w:ascii="Arial" w:cs="Arial" w:eastAsia="Arial" w:hAnsi="Arial"/>
                <w:b/>
                <w:bCs/>
                <w:i w:val="false"/>
                <w:iCs w:val="false"/>
                <w:color w:val="000000"/>
                <w:sz w:val="18"/>
                <w:szCs w:val="18"/>
              </w:rPr>
              <w:t xml:space="preserve"> how it differs from the trona at Lake Magadi.</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Salts interact differently with water vapour in the air. In our 24-hour petri dish investigation, anhydrous CaCl₂ gained mass and partly dissolved into a liquid, so it is deliquescent: it absorbs so much water vapour that it dissolves. Na₂CO₃·10H₂O lost mass and turned powdery, so it is efflorescent: it loses water of crystallisation to the air. CuSO₄·5H₂O showed </w:t>
            </w:r>
            <w:ins w:id="9028" w:author="Claude (AI) - proposed" w:date="2026-10-18T00:30:12Z">
              <w:r>
                <w:rPr>
                  <w:rFonts w:ascii="Arial" w:cs="Arial" w:eastAsia="Arial" w:hAnsi="Arial"/>
                  <w:b w:val="false"/>
                  <w:bCs w:val="false"/>
                  <w:i w:val="false"/>
                  <w:iCs w:val="false"/>
                  <w:color w:val="000000"/>
                  <w:sz w:val="18"/>
                  <w:szCs w:val="18"/>
                </w:rPr>
                <w:t xml:space="preserve">only </w:t>
              </w:r>
            </w:ins>
            <w:r>
              <w:rPr>
                <w:rFonts w:ascii="Arial" w:cs="Arial" w:eastAsia="Arial" w:hAnsi="Arial"/>
                <w:b w:val="false"/>
                <w:bCs w:val="false"/>
                <w:i w:val="false"/>
                <w:iCs w:val="false"/>
                <w:color w:val="000000"/>
                <w:sz w:val="18"/>
                <w:szCs w:val="18"/>
              </w:rPr>
              <w:t xml:space="preserve">slight mass loss</w:t>
            </w:r>
            <w:ins w:id="9029" w:author="Claude (AI) - proposed" w:date="2026-10-18T00:30:12Z">
              <w:r>
                <w:rPr>
                  <w:rFonts w:ascii="Arial" w:cs="Arial" w:eastAsia="Arial" w:hAnsi="Arial"/>
                  <w:b w:val="false"/>
                  <w:bCs w:val="false"/>
                  <w:i w:val="false"/>
                  <w:iCs w:val="false"/>
                  <w:color w:val="000000"/>
                  <w:sz w:val="18"/>
                  <w:szCs w:val="18"/>
                </w:rPr>
                <w:t xml:space="preserve">, so we classify it as stable at room humidity (it effloresces only in drier air)</w:t>
              </w:r>
            </w:ins>
            <w:r>
              <w:rPr>
                <w:rFonts w:ascii="Arial" w:cs="Arial" w:eastAsia="Arial" w:hAnsi="Arial"/>
                <w:b w:val="false"/>
                <w:bCs w:val="false"/>
                <w:i w:val="false"/>
                <w:iCs w:val="false"/>
                <w:color w:val="000000"/>
                <w:sz w:val="18"/>
                <w:szCs w:val="18"/>
              </w:rPr>
              <w:t xml:space="preserve">. NaCl showed </w:t>
            </w:r>
            <w:del w:id="9030" w:author="Claude (AI) - proposed" w:date="2026-10-18T00:30:12Z">
              <w:r>
                <w:rPr>
                  <w:rFonts w:ascii="Arial" w:cs="Arial" w:eastAsia="Arial" w:hAnsi="Arial"/>
                  <w:b w:val="false"/>
                  <w:bCs w:val="false"/>
                  <w:i w:val="false"/>
                  <w:iCs w:val="false"/>
                  <w:color w:val="000000"/>
                  <w:sz w:val="18"/>
                  <w:szCs w:val="18"/>
                </w:rPr>
                <w:delText xml:space="preserve">very little change</w:delText>
              </w:r>
            </w:del>
            <w:ins w:id="9031" w:author="Claude (AI) - proposed" w:date="2026-10-18T00:30:12Z">
              <w:r>
                <w:rPr>
                  <w:rFonts w:ascii="Arial" w:cs="Arial" w:eastAsia="Arial" w:hAnsi="Arial"/>
                  <w:b w:val="false"/>
                  <w:bCs w:val="false"/>
                  <w:i w:val="false"/>
                  <w:iCs w:val="false"/>
                  <w:color w:val="000000"/>
                  <w:sz w:val="18"/>
                  <w:szCs w:val="18"/>
                </w:rPr>
                <w:t xml:space="preserve">almost no change in our 24-hour dish, so in ordinary room air it is stable. Table salt takes in water vapour only when the air is very humid (above about 75% relative humidity, as in a Mombasa rainy season)</w:t>
              </w:r>
            </w:ins>
            <w:r>
              <w:rPr>
                <w:rFonts w:ascii="Arial" w:cs="Arial" w:eastAsia="Arial" w:hAnsi="Arial"/>
                <w:b w:val="false"/>
                <w:bCs w:val="false"/>
                <w:i w:val="false"/>
                <w:iCs w:val="false"/>
                <w:color w:val="000000"/>
                <w:sz w:val="18"/>
                <w:szCs w:val="18"/>
              </w:rPr>
              <w:t xml:space="preserve">, so it is </w:t>
            </w:r>
            <w:del w:id="9032" w:author="Claude (AI) - proposed" w:date="2026-10-18T00:30:12Z">
              <w:r>
                <w:rPr>
                  <w:rFonts w:ascii="Arial" w:cs="Arial" w:eastAsia="Arial" w:hAnsi="Arial"/>
                  <w:b w:val="false"/>
                  <w:bCs w:val="false"/>
                  <w:i w:val="false"/>
                  <w:iCs w:val="false"/>
                  <w:color w:val="000000"/>
                  <w:sz w:val="18"/>
                  <w:szCs w:val="18"/>
                </w:rPr>
                <w:delText xml:space="preserve">only weakly hygroscopic, meaning it takes in small amounts of moisture without dissolving</w:delText>
              </w:r>
            </w:del>
            <w:ins w:id="9033" w:author="Claude (AI) - proposed" w:date="2026-10-18T00:30:12Z">
              <w:r>
                <w:rPr>
                  <w:rFonts w:ascii="Arial" w:cs="Arial" w:eastAsia="Arial" w:hAnsi="Arial"/>
                  <w:b w:val="false"/>
                  <w:bCs w:val="false"/>
                  <w:i w:val="false"/>
                  <w:iCs w:val="false"/>
                  <w:color w:val="000000"/>
                  <w:sz w:val="18"/>
                  <w:szCs w:val="18"/>
                </w:rPr>
                <w:t xml:space="preserve">weakly hygroscopic; our dish cannot show this directly, so this part comes from outside information</w:t>
              </w:r>
            </w:ins>
            <w:r>
              <w:rPr>
                <w:rFonts w:ascii="Arial" w:cs="Arial" w:eastAsia="Arial" w:hAnsi="Arial"/>
                <w:b w:val="false"/>
                <w:bCs w:val="false"/>
                <w:i w:val="false"/>
                <w:iCs w:val="false"/>
                <w:color w:val="000000"/>
                <w:sz w:val="18"/>
                <w:szCs w:val="18"/>
              </w:rPr>
              <w:t xml:space="preserve">. Na⁺ and Cl⁻ ions attract polar water molecules</w:t>
            </w:r>
            <w:del w:id="9034" w:author="Claude (AI) - proposed" w:date="2026-10-18T00:30:12Z">
              <w:r>
                <w:rPr>
                  <w:rFonts w:ascii="Arial" w:cs="Arial" w:eastAsia="Arial" w:hAnsi="Arial"/>
                  <w:b w:val="false"/>
                  <w:bCs w:val="false"/>
                  <w:i w:val="false"/>
                  <w:iCs w:val="false"/>
                  <w:color w:val="000000"/>
                  <w:sz w:val="18"/>
                  <w:szCs w:val="18"/>
                </w:rPr>
                <w:delText xml:space="preserve"> from the air. Over weeks of very high coastal humidity,</w:delText>
              </w:r>
            </w:del>
            <w:ins w:id="9035" w:author="Claude (AI) - proposed" w:date="2026-10-18T00:30:12Z">
              <w:r>
                <w:rPr>
                  <w:rFonts w:ascii="Arial" w:cs="Arial" w:eastAsia="Arial" w:hAnsi="Arial"/>
                  <w:b w:val="false"/>
                  <w:bCs w:val="false"/>
                  <w:i w:val="false"/>
                  <w:iCs w:val="false"/>
                  <w:color w:val="000000"/>
                  <w:sz w:val="18"/>
                  <w:szCs w:val="18"/>
                </w:rPr>
                <w:t xml:space="preserve">, and in very humid air</w:t>
              </w:r>
            </w:ins>
            <w:r>
              <w:rPr>
                <w:rFonts w:ascii="Arial" w:cs="Arial" w:eastAsia="Arial" w:hAnsi="Arial"/>
                <w:b w:val="false"/>
                <w:bCs w:val="false"/>
                <w:i w:val="false"/>
                <w:iCs w:val="false"/>
                <w:color w:val="000000"/>
                <w:sz w:val="18"/>
                <w:szCs w:val="18"/>
              </w:rPr>
              <w:t xml:space="preserve"> enough water is absorbed to make the grains stick together and clump. (b) The scale inside the sufuria is left by hard water, which contains dissolved </w:t>
            </w:r>
            <w:del w:id="9036" w:author="Claude (AI) - proposed" w:date="2026-10-18T00:30:12Z">
              <w:r>
                <w:rPr>
                  <w:rFonts w:ascii="Arial" w:cs="Arial" w:eastAsia="Arial" w:hAnsi="Arial"/>
                  <w:b w:val="false"/>
                  <w:bCs w:val="false"/>
                  <w:i w:val="false"/>
                  <w:iCs w:val="false"/>
                  <w:color w:val="000000"/>
                  <w:sz w:val="18"/>
                  <w:szCs w:val="18"/>
                </w:rPr>
                <w:delText xml:space="preserve">mineral salts</w:delText>
              </w:r>
            </w:del>
            <w:ins w:id="9037" w:author="Claude (AI) - proposed" w:date="2026-10-18T00:30:12Z">
              <w:r>
                <w:rPr>
                  <w:rFonts w:ascii="Arial" w:cs="Arial" w:eastAsia="Arial" w:hAnsi="Arial"/>
                  <w:b w:val="false"/>
                  <w:bCs w:val="false"/>
                  <w:i w:val="false"/>
                  <w:iCs w:val="false"/>
                  <w:color w:val="000000"/>
                  <w:sz w:val="18"/>
                  <w:szCs w:val="18"/>
                </w:rPr>
                <w:t xml:space="preserve">calcium salts (Lesson 6)</w:t>
              </w:r>
            </w:ins>
            <w:r>
              <w:rPr>
                <w:rFonts w:ascii="Arial" w:cs="Arial" w:eastAsia="Arial" w:hAnsi="Arial"/>
                <w:b w:val="false"/>
                <w:bCs w:val="false"/>
                <w:i w:val="false"/>
                <w:iCs w:val="false"/>
                <w:color w:val="000000"/>
                <w:sz w:val="18"/>
                <w:szCs w:val="18"/>
              </w:rPr>
              <w:t xml:space="preserve">. When the water </w:t>
            </w:r>
            <w:del w:id="9038" w:author="Claude (AI) - proposed" w:date="2026-10-18T00:30:12Z">
              <w:r>
                <w:rPr>
                  <w:rFonts w:ascii="Arial" w:cs="Arial" w:eastAsia="Arial" w:hAnsi="Arial"/>
                  <w:b w:val="false"/>
                  <w:bCs w:val="false"/>
                  <w:i w:val="false"/>
                  <w:iCs w:val="false"/>
                  <w:color w:val="000000"/>
                  <w:sz w:val="18"/>
                  <w:szCs w:val="18"/>
                </w:rPr>
                <w:delText xml:space="preserve">evaporates or boils off, the dissolved salt</w:delText>
              </w:r>
            </w:del>
            <w:ins w:id="9039" w:author="Claude (AI) - proposed" w:date="2026-10-18T00:30:12Z">
              <w:r>
                <w:rPr>
                  <w:rFonts w:ascii="Arial" w:cs="Arial" w:eastAsia="Arial" w:hAnsi="Arial"/>
                  <w:b w:val="false"/>
                  <w:bCs w:val="false"/>
                  <w:i w:val="false"/>
                  <w:iCs w:val="false"/>
                  <w:color w:val="000000"/>
                  <w:sz w:val="18"/>
                  <w:szCs w:val="18"/>
                </w:rPr>
                <w:t xml:space="preserve">boils or evaporates, solid calcium carbonate</w:t>
              </w:r>
            </w:ins>
            <w:r>
              <w:rPr>
                <w:rFonts w:ascii="Arial" w:cs="Arial" w:eastAsia="Arial" w:hAnsi="Arial"/>
                <w:b w:val="false"/>
                <w:bCs w:val="false"/>
                <w:i w:val="false"/>
                <w:iCs w:val="false"/>
                <w:color w:val="000000"/>
                <w:sz w:val="18"/>
                <w:szCs w:val="18"/>
              </w:rPr>
              <w:t xml:space="preserve"> is left behind</w:t>
            </w:r>
            <w:del w:id="9040" w:author="Claude (AI) - proposed" w:date="2026-10-18T00:30:12Z">
              <w:r>
                <w:rPr>
                  <w:rFonts w:ascii="Arial" w:cs="Arial" w:eastAsia="Arial" w:hAnsi="Arial"/>
                  <w:b w:val="false"/>
                  <w:bCs w:val="false"/>
                  <w:i w:val="false"/>
                  <w:iCs w:val="false"/>
                  <w:color w:val="000000"/>
                  <w:sz w:val="18"/>
                  <w:szCs w:val="18"/>
                </w:rPr>
                <w:delText xml:space="preserve"> as a solid scale. The scale is calcium carbonate, which</w:delText>
              </w:r>
            </w:del>
            <w:ins w:id="9041" w:author="Claude (AI) - proposed" w:date="2026-10-18T00:30:12Z">
              <w:r>
                <w:rPr>
                  <w:rFonts w:ascii="Arial" w:cs="Arial" w:eastAsia="Arial" w:hAnsi="Arial"/>
                  <w:b w:val="false"/>
                  <w:bCs w:val="false"/>
                  <w:i w:val="false"/>
                  <w:iCs w:val="false"/>
                  <w:color w:val="000000"/>
                  <w:sz w:val="18"/>
                  <w:szCs w:val="18"/>
                </w:rPr>
                <w:t xml:space="preserve">. It does not dissolve easily in water, so it stays stuck to the pot and does not take water from damp air the way CaCl₂ does. It</w:t>
              </w:r>
            </w:ins>
            <w:r>
              <w:rPr>
                <w:rFonts w:ascii="Arial" w:cs="Arial" w:eastAsia="Arial" w:hAnsi="Arial"/>
                <w:b w:val="false"/>
                <w:bCs w:val="false"/>
                <w:i w:val="false"/>
                <w:iCs w:val="false"/>
                <w:color w:val="000000"/>
                <w:sz w:val="18"/>
                <w:szCs w:val="18"/>
              </w:rPr>
              <w:t xml:space="preserve"> is a different salt from the sodium carbonate </w:t>
            </w:r>
            <w:ins w:id="9042" w:author="Claude (AI) - proposed" w:date="2026-10-18T00:30:12Z">
              <w:r>
                <w:rPr>
                  <w:rFonts w:ascii="Arial" w:cs="Arial" w:eastAsia="Arial" w:hAnsi="Arial"/>
                  <w:b w:val="false"/>
                  <w:bCs w:val="false"/>
                  <w:i w:val="false"/>
                  <w:iCs w:val="false"/>
                  <w:color w:val="000000"/>
                  <w:sz w:val="18"/>
                  <w:szCs w:val="18"/>
                </w:rPr>
                <w:t xml:space="preserve">in the </w:t>
              </w:r>
            </w:ins>
            <w:r>
              <w:rPr>
                <w:rFonts w:ascii="Arial" w:cs="Arial" w:eastAsia="Arial" w:hAnsi="Arial"/>
                <w:b w:val="false"/>
                <w:bCs w:val="false"/>
                <w:i w:val="false"/>
                <w:iCs w:val="false"/>
                <w:color w:val="000000"/>
                <w:sz w:val="18"/>
                <w:szCs w:val="18"/>
              </w:rPr>
              <w:t xml:space="preserve">trona at Lake Magadi</w:t>
            </w:r>
            <w:del w:id="9043" w:author="Claude (AI) - proposed" w:date="2026-10-18T00:30:12Z">
              <w:r>
                <w:rPr>
                  <w:rFonts w:ascii="Arial" w:cs="Arial" w:eastAsia="Arial" w:hAnsi="Arial"/>
                  <w:b w:val="false"/>
                  <w:bCs w:val="false"/>
                  <w:i w:val="false"/>
                  <w:iCs w:val="false"/>
                  <w:color w:val="000000"/>
                  <w:sz w:val="18"/>
                  <w:szCs w:val="18"/>
                </w:rPr>
                <w:delText xml:space="preserve">. Both are salts that crystallise when water evaporates</w:delText>
              </w:r>
            </w:del>
            <w:ins w:id="9044" w:author="Claude (AI) - proposed" w:date="2026-10-18T00:30:12Z">
              <w:r>
                <w:rPr>
                  <w:rFonts w:ascii="Arial" w:cs="Arial" w:eastAsia="Arial" w:hAnsi="Arial"/>
                  <w:b w:val="false"/>
                  <w:bCs w:val="false"/>
                  <w:i w:val="false"/>
                  <w:iCs w:val="false"/>
                  <w:color w:val="000000"/>
                  <w:sz w:val="18"/>
                  <w:szCs w:val="18"/>
                </w:rPr>
                <w:t xml:space="preserve">, but both deposits are left behind when water leaves</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Salts in our lives and the environment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Answer both parts. (a) Choose TWO different sectors from Lesson 6 (agriculture, food, medicine, laundry, road use). For each, name a specific salt and explain how its chemistry makes it useful. (b) Using the Lake Victoria case study from Lesson 8, explain how using too much fertiliser salt can harm the lake and its fish. Then answer: how can understanding salt chemistry help us use salts safely and sustainably?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Medicine: antacids contain </w:t>
            </w:r>
            <w:ins w:id="9045" w:author="Claude (AI) - proposed" w:date="2026-10-18T00:30:12Z">
              <w:r>
                <w:rPr>
                  <w:rFonts w:ascii="Arial" w:cs="Arial" w:eastAsia="Arial" w:hAnsi="Arial"/>
                  <w:b w:val="false"/>
                  <w:bCs w:val="false"/>
                  <w:i w:val="false"/>
                  <w:iCs w:val="false"/>
                  <w:color w:val="000000"/>
                  <w:sz w:val="18"/>
                  <w:szCs w:val="18"/>
                </w:rPr>
                <w:t xml:space="preserve">bases or </w:t>
              </w:r>
            </w:ins>
            <w:r>
              <w:rPr>
                <w:rFonts w:ascii="Arial" w:cs="Arial" w:eastAsia="Arial" w:hAnsi="Arial"/>
                <w:b w:val="false"/>
                <w:bCs w:val="false"/>
                <w:i w:val="false"/>
                <w:iCs w:val="false"/>
                <w:color w:val="000000"/>
                <w:sz w:val="18"/>
                <w:szCs w:val="18"/>
              </w:rPr>
              <w:t xml:space="preserve">basic salts such as </w:t>
            </w:r>
            <w:del w:id="9046" w:author="Claude (AI) - proposed" w:date="2026-10-18T00:30:12Z">
              <w:r>
                <w:rPr>
                  <w:rFonts w:ascii="Arial" w:cs="Arial" w:eastAsia="Arial" w:hAnsi="Arial"/>
                  <w:b w:val="false"/>
                  <w:bCs w:val="false"/>
                  <w:i w:val="false"/>
                  <w:iCs w:val="false"/>
                  <w:color w:val="000000"/>
                  <w:sz w:val="18"/>
                  <w:szCs w:val="18"/>
                </w:rPr>
                <w:delText xml:space="preserve">CaCO₃ and </w:delText>
              </w:r>
            </w:del>
            <w:r>
              <w:rPr>
                <w:rFonts w:ascii="Arial" w:cs="Arial" w:eastAsia="Arial" w:hAnsi="Arial"/>
                <w:b w:val="false"/>
                <w:bCs w:val="false"/>
                <w:i w:val="false"/>
                <w:iCs w:val="false"/>
                <w:color w:val="000000"/>
                <w:sz w:val="18"/>
                <w:szCs w:val="18"/>
              </w:rPr>
              <w:t xml:space="preserve">Mg(OH)₂</w:t>
            </w:r>
            <w:ins w:id="9047" w:author="Claude (AI) - proposed" w:date="2026-10-18T00:30:12Z">
              <w:r>
                <w:rPr>
                  <w:rFonts w:ascii="Arial" w:cs="Arial" w:eastAsia="Arial" w:hAnsi="Arial"/>
                  <w:b w:val="false"/>
                  <w:bCs w:val="false"/>
                  <w:i w:val="false"/>
                  <w:iCs w:val="false"/>
                  <w:color w:val="000000"/>
                  <w:sz w:val="18"/>
                  <w:szCs w:val="18"/>
                </w:rPr>
                <w:t xml:space="preserve"> (a base) and CaCO₃ (a salt that acts as a base)</w:t>
              </w:r>
            </w:ins>
            <w:r>
              <w:rPr>
                <w:rFonts w:ascii="Arial" w:cs="Arial" w:eastAsia="Arial" w:hAnsi="Arial"/>
                <w:b w:val="false"/>
                <w:bCs w:val="false"/>
                <w:i w:val="false"/>
                <w:iCs w:val="false"/>
                <w:color w:val="000000"/>
                <w:sz w:val="18"/>
                <w:szCs w:val="18"/>
              </w:rPr>
              <w:t xml:space="preserve">. They neutralise excess stomach hydrochloric acid, and carbonate antacids fizz because acid + carbonate → salt + water + carbon dioxide. Laundry: washing soda (Na₂CO₃·10H₂O) has a high carbonate ion concentration and softens hard water by precipitating Ca²⁺ and Mg²⁺ ions. It is linked to the soda ash from Lake Magadi trona. (Other correct sectors: CAN </w:t>
            </w:r>
            <w:del w:id="9048" w:author="Claude (AI) - proposed" w:date="2026-10-18T00:30:12Z">
              <w:r>
                <w:rPr>
                  <w:rFonts w:ascii="Arial" w:cs="Arial" w:eastAsia="Arial" w:hAnsi="Arial"/>
                  <w:b w:val="false"/>
                  <w:bCs w:val="false"/>
                  <w:i w:val="false"/>
                  <w:iCs w:val="false"/>
                  <w:color w:val="000000"/>
                  <w:sz w:val="18"/>
                  <w:szCs w:val="18"/>
                </w:rPr>
                <w:delText xml:space="preserve">and DAP supply</w:delText>
              </w:r>
            </w:del>
            <w:ins w:id="9049" w:author="Claude (AI) - proposed" w:date="2026-10-18T00:30:12Z">
              <w:r>
                <w:rPr>
                  <w:rFonts w:ascii="Arial" w:cs="Arial" w:eastAsia="Arial" w:hAnsi="Arial"/>
                  <w:b w:val="false"/>
                  <w:bCs w:val="false"/>
                  <w:i w:val="false"/>
                  <w:iCs w:val="false"/>
                  <w:color w:val="000000"/>
                  <w:sz w:val="18"/>
                  <w:szCs w:val="18"/>
                </w:rPr>
                <w:t xml:space="preserve">supplies</w:t>
              </w:r>
            </w:ins>
            <w:r>
              <w:rPr>
                <w:rFonts w:ascii="Arial" w:cs="Arial" w:eastAsia="Arial" w:hAnsi="Arial"/>
                <w:b w:val="false"/>
                <w:bCs w:val="false"/>
                <w:i w:val="false"/>
                <w:iCs w:val="false"/>
                <w:color w:val="000000"/>
                <w:sz w:val="18"/>
                <w:szCs w:val="18"/>
              </w:rPr>
              <w:t xml:space="preserve"> ammonium and nitrate</w:t>
            </w:r>
            <w:ins w:id="9050" w:author="Claude (AI) - proposed" w:date="2026-10-18T00:30:12Z">
              <w:r>
                <w:rPr>
                  <w:rFonts w:ascii="Arial" w:cs="Arial" w:eastAsia="Arial" w:hAnsi="Arial"/>
                  <w:b w:val="false"/>
                  <w:bCs w:val="false"/>
                  <w:i w:val="false"/>
                  <w:iCs w:val="false"/>
                  <w:color w:val="000000"/>
                  <w:sz w:val="18"/>
                  <w:szCs w:val="18"/>
                </w:rPr>
                <w:t xml:space="preserve"> ions and DAP supplies ammonium and phosphate</w:t>
              </w:r>
            </w:ins>
            <w:r>
              <w:rPr>
                <w:rFonts w:ascii="Arial" w:cs="Arial" w:eastAsia="Arial" w:hAnsi="Arial"/>
                <w:b w:val="false"/>
                <w:bCs w:val="false"/>
                <w:i w:val="false"/>
                <w:iCs w:val="false"/>
                <w:color w:val="000000"/>
                <w:sz w:val="18"/>
                <w:szCs w:val="18"/>
              </w:rPr>
              <w:t xml:space="preserve"> ions that plants need to make protein</w:t>
            </w:r>
            <w:ins w:id="9051" w:author="Claude (AI) - proposed" w:date="2026-10-18T00:30:12Z">
              <w:r>
                <w:rPr>
                  <w:rFonts w:ascii="Arial" w:cs="Arial" w:eastAsia="Arial" w:hAnsi="Arial"/>
                  <w:b w:val="false"/>
                  <w:bCs w:val="false"/>
                  <w:i w:val="false"/>
                  <w:iCs w:val="false"/>
                  <w:color w:val="000000"/>
                  <w:sz w:val="18"/>
                  <w:szCs w:val="18"/>
                </w:rPr>
                <w:t xml:space="preserve"> and other compounds</w:t>
              </w:r>
            </w:ins>
            <w:r>
              <w:rPr>
                <w:rFonts w:ascii="Arial" w:cs="Arial" w:eastAsia="Arial" w:hAnsi="Arial"/>
                <w:b w:val="false"/>
                <w:bCs w:val="false"/>
                <w:i w:val="false"/>
                <w:iCs w:val="false"/>
                <w:color w:val="000000"/>
                <w:sz w:val="18"/>
                <w:szCs w:val="18"/>
              </w:rPr>
              <w:t xml:space="preserve">; NaCl preserves nyama choma and fish; NaCl </w:t>
            </w:r>
            <w:del w:id="9052" w:author="Claude (AI) - proposed" w:date="2026-10-18T00:30:12Z">
              <w:r>
                <w:rPr>
                  <w:rFonts w:ascii="Arial" w:cs="Arial" w:eastAsia="Arial" w:hAnsi="Arial"/>
                  <w:b w:val="false"/>
                  <w:bCs w:val="false"/>
                  <w:i w:val="false"/>
                  <w:iCs w:val="false"/>
                  <w:color w:val="000000"/>
                  <w:sz w:val="18"/>
                  <w:szCs w:val="18"/>
                </w:rPr>
                <w:delText xml:space="preserve">gritting </w:delText>
              </w:r>
            </w:del>
            <w:r>
              <w:rPr>
                <w:rFonts w:ascii="Arial" w:cs="Arial" w:eastAsia="Arial" w:hAnsi="Arial"/>
                <w:b w:val="false"/>
                <w:bCs w:val="false"/>
                <w:i w:val="false"/>
                <w:iCs w:val="false"/>
                <w:color w:val="000000"/>
                <w:sz w:val="18"/>
                <w:szCs w:val="18"/>
              </w:rPr>
              <w:t xml:space="preserve">lowers the freezing point of water</w:t>
            </w:r>
            <w:del w:id="9053" w:author="Claude (AI) - proposed" w:date="2026-10-18T00:30:12Z">
              <w:r>
                <w:rPr>
                  <w:rFonts w:ascii="Arial" w:cs="Arial" w:eastAsia="Arial" w:hAnsi="Arial"/>
                  <w:b w:val="false"/>
                  <w:bCs w:val="false"/>
                  <w:i w:val="false"/>
                  <w:iCs w:val="false"/>
                  <w:color w:val="000000"/>
                  <w:sz w:val="18"/>
                  <w:szCs w:val="18"/>
                </w:rPr>
                <w:delText xml:space="preserve"> on highland roads</w:delText>
              </w:r>
            </w:del>
            <w:ins w:id="9054" w:author="Claude (AI) - proposed" w:date="2026-10-18T00:30:12Z">
              <w:r>
                <w:rPr>
                  <w:rFonts w:ascii="Arial" w:cs="Arial" w:eastAsia="Arial" w:hAnsi="Arial"/>
                  <w:b w:val="false"/>
                  <w:bCs w:val="false"/>
                  <w:i w:val="false"/>
                  <w:iCs w:val="false"/>
                  <w:color w:val="000000"/>
                  <w:sz w:val="18"/>
                  <w:szCs w:val="18"/>
                </w:rPr>
                <w:t xml:space="preserve">, which is why it is used to melt ice on roads in cold places</w:t>
              </w:r>
            </w:ins>
            <w:r>
              <w:rPr>
                <w:rFonts w:ascii="Arial" w:cs="Arial" w:eastAsia="Arial" w:hAnsi="Arial"/>
                <w:b w:val="false"/>
                <w:bCs w:val="false"/>
                <w:i w:val="false"/>
                <w:iCs w:val="false"/>
                <w:color w:val="000000"/>
                <w:sz w:val="18"/>
                <w:szCs w:val="18"/>
              </w:rPr>
              <w:t xml:space="preserve">.) (b) CAN and DAP are soluble salts. When too much is applied, rain washes the dissolved nitrate and phosphate ions into Lake Victoria. The case study showed higher nitrate values in the rainy season at Kisumu Port, Dunga Beach and Kendu Bay. The extra nutrients cause eutrophication: algae and water hyacinth grow explosively, and when this biomass decomposes it uses up dissolved oxygen, so fish such as Nile tilapia (ngege) suffocate. Safe and sustainable use means knowing the properties of each salt: apply fertiliser in the right amounts, limit dietary NaCl because excess raises blood pressure, and handle acidic and basic substances at the right concentration. The same salt that is essential in the right amount can be harmful in excess.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Your model has changed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Think back to your Lesson 1 two-panel sketch and predictions. (a) Describe one idea you held in Lesson 1 that you have now changed or improved, and say which evidence caused the change. (b) Draw and label a particle-level sketch comparing the ions in lemon juice with the ions in Lake Magadi water. (c) Answer the driving question in two to three sentences: why do these substances react so differently with metals, food and living things?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Sample answer: In Lesson 1 I thought all salts were the same as table salt and that anything that tastes sour or burns must be an acid. After testing 12 substances with universal indicator in Lesson 2, I found that NaCl solution is neutral (pH 7), while Lake Magadi water and wood-ash solution are basic (pH 9–11) </w:t>
            </w:r>
            <w:del w:id="9055" w:author="Claude (AI) - proposed" w:date="2026-10-18T00:30:12Z">
              <w:r>
                <w:rPr>
                  <w:rFonts w:ascii="Arial" w:cs="Arial" w:eastAsia="Arial" w:hAnsi="Arial"/>
                  <w:b w:val="false"/>
                  <w:bCs w:val="false"/>
                  <w:i w:val="false"/>
                  <w:iCs w:val="false"/>
                  <w:color w:val="000000"/>
                  <w:sz w:val="18"/>
                  <w:szCs w:val="18"/>
                </w:rPr>
                <w:delText xml:space="preserve">and also feel harsh. Salts can be neutral, basic or acidic in their effects</w:delText>
              </w:r>
            </w:del>
            <w:ins w:id="9056" w:author="Claude (AI) - proposed" w:date="2026-10-18T00:30:12Z">
              <w:r>
                <w:rPr>
                  <w:rFonts w:ascii="Arial" w:cs="Arial" w:eastAsia="Arial" w:hAnsi="Arial"/>
                  <w:b w:val="false"/>
                  <w:bCs w:val="false"/>
                  <w:i w:val="false"/>
                  <w:iCs w:val="false"/>
                  <w:color w:val="000000"/>
                  <w:sz w:val="18"/>
                  <w:szCs w:val="18"/>
                </w:rPr>
                <w:t xml:space="preserve">(measured with indicator paper). So not all salts are neutral: trona, a carbonate salt, makes a basic solution</w:t>
              </w:r>
            </w:ins>
            <w:r>
              <w:rPr>
                <w:rFonts w:ascii="Arial" w:cs="Arial" w:eastAsia="Arial" w:hAnsi="Arial"/>
                <w:b w:val="false"/>
                <w:bCs w:val="false"/>
                <w:i w:val="false"/>
                <w:iCs w:val="false"/>
                <w:color w:val="000000"/>
                <w:sz w:val="18"/>
                <w:szCs w:val="18"/>
              </w:rPr>
              <w:t xml:space="preserve">, and caustic does not mean acidic. (Any change supported by specific evidence from the lessons is acceptable.) (b) Sketch: two beakers. The lemon juice beaker (pH 2–3) is labelled with many H⁺ ions and few OH⁻ ions. The Lake Magadi water beaker (pH about 10.5) is labelled with many OH⁻ ions and few H⁺ ions, with Na⁺ ions present from the dissolved salts. Each beaker has a pH label and the word acid or base. (c) Substances behave differently because of the ions they release in water and what those ions meet. Acids such as lemon juice release H⁺ ions, which react with metals like aluminium to form a salt and hydrogen gas. Bases such as </w:t>
            </w:r>
            <w:del w:id="9057" w:author="Claude (AI) - proposed" w:date="2026-10-18T00:30:12Z">
              <w:r>
                <w:rPr>
                  <w:rFonts w:ascii="Arial" w:cs="Arial" w:eastAsia="Arial" w:hAnsi="Arial"/>
                  <w:b w:val="false"/>
                  <w:bCs w:val="false"/>
                  <w:i w:val="false"/>
                  <w:iCs w:val="false"/>
                  <w:color w:val="000000"/>
                  <w:sz w:val="18"/>
                  <w:szCs w:val="18"/>
                </w:rPr>
                <w:delText xml:space="preserve">trona release</w:delText>
              </w:r>
            </w:del>
            <w:ins w:id="9058" w:author="Claude (AI) - proposed" w:date="2026-10-18T00:30:12Z">
              <w:r>
                <w:rPr>
                  <w:rFonts w:ascii="Arial" w:cs="Arial" w:eastAsia="Arial" w:hAnsi="Arial"/>
                  <w:b w:val="false"/>
                  <w:bCs w:val="false"/>
                  <w:i w:val="false"/>
                  <w:iCs w:val="false"/>
                  <w:color w:val="000000"/>
                  <w:sz w:val="18"/>
                  <w:szCs w:val="18"/>
                </w:rPr>
                <w:t xml:space="preserve">dissolved trona (through its carbonate ions) produce</w:t>
              </w:r>
            </w:ins>
            <w:r>
              <w:rPr>
                <w:rFonts w:ascii="Arial" w:cs="Arial" w:eastAsia="Arial" w:hAnsi="Arial"/>
                <w:b w:val="false"/>
                <w:bCs w:val="false"/>
                <w:i w:val="false"/>
                <w:iCs w:val="false"/>
                <w:color w:val="000000"/>
                <w:sz w:val="18"/>
                <w:szCs w:val="18"/>
              </w:rPr>
              <w:t xml:space="preserve"> OH⁻ ions, which attack skin</w:t>
            </w:r>
            <w:del w:id="9059" w:author="Claude (AI) - proposed" w:date="2026-10-18T00:30:12Z">
              <w:r>
                <w:rPr>
                  <w:rFonts w:ascii="Arial" w:cs="Arial" w:eastAsia="Arial" w:hAnsi="Arial"/>
                  <w:b w:val="false"/>
                  <w:bCs w:val="false"/>
                  <w:i w:val="false"/>
                  <w:iCs w:val="false"/>
                  <w:color w:val="000000"/>
                  <w:sz w:val="18"/>
                  <w:szCs w:val="18"/>
                </w:rPr>
                <w:delText xml:space="preserve"> but make</w:delText>
              </w:r>
            </w:del>
            <w:ins w:id="9060" w:author="Claude (AI) - proposed" w:date="2026-10-18T00:30:12Z">
              <w:r>
                <w:rPr>
                  <w:rFonts w:ascii="Arial" w:cs="Arial" w:eastAsia="Arial" w:hAnsi="Arial"/>
                  <w:b w:val="false"/>
                  <w:bCs w:val="false"/>
                  <w:i w:val="false"/>
                  <w:iCs w:val="false"/>
                  <w:color w:val="000000"/>
                  <w:sz w:val="18"/>
                  <w:szCs w:val="18"/>
                </w:rPr>
                <w:t xml:space="preserve">; the same salt gives</w:t>
              </w:r>
            </w:ins>
            <w:r>
              <w:rPr>
                <w:rFonts w:ascii="Arial" w:cs="Arial" w:eastAsia="Arial" w:hAnsi="Arial"/>
                <w:b w:val="false"/>
                <w:bCs w:val="false"/>
                <w:i w:val="false"/>
                <w:iCs w:val="false"/>
                <w:color w:val="000000"/>
                <w:sz w:val="18"/>
                <w:szCs w:val="18"/>
              </w:rPr>
              <w:t xml:space="preserve"> useful soda ash. Salts have different ionic properties, such as how strongly they attract water, so they behave differently in air and in different uses. Knowing this lets us use acids, bases and salts safely, in the right amounts, and protect places like Lake Victoria.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investigations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1" w:author="Claude (AI) - proposed" w:date="2026-10-18T00:30:12Z">
              <w:r>
                <w:rPr>
                  <w:rFonts w:ascii="Arial" w:cs="Arial" w:eastAsia="Arial" w:hAnsi="Arial"/>
                  <w:b w:val="false"/>
                  <w:bCs w:val="false"/>
                  <w:i w:val="false"/>
                  <w:iCs w:val="false"/>
                  <w:color w:val="000000"/>
                  <w:sz w:val="18"/>
                  <w:szCs w:val="18"/>
                </w:rPr>
                <w:delText xml:space="preserve">Cites</w:delText>
              </w:r>
            </w:del>
            <w:ins w:id="9062" w:author="Claude (AI) - proposed" w:date="2026-10-18T00:30:12Z">
              <w:r>
                <w:rPr>
                  <w:rFonts w:ascii="Arial" w:cs="Arial" w:eastAsia="Arial" w:hAnsi="Arial"/>
                  <w:b w:val="false"/>
                  <w:bCs w:val="false"/>
                  <w:i w:val="false"/>
                  <w:iCs w:val="false"/>
                  <w:color w:val="000000"/>
                  <w:sz w:val="18"/>
                  <w:szCs w:val="18"/>
                </w:rPr>
                <w:t xml:space="preserve">Exceeds Expectations: cites</w:t>
              </w:r>
            </w:ins>
            <w:r>
              <w:rPr>
                <w:rFonts w:ascii="Arial" w:cs="Arial" w:eastAsia="Arial" w:hAnsi="Arial"/>
                <w:b w:val="false"/>
                <w:bCs w:val="false"/>
                <w:i w:val="false"/>
                <w:iCs w:val="false"/>
                <w:color w:val="000000"/>
                <w:sz w:val="18"/>
                <w:szCs w:val="18"/>
              </w:rPr>
              <w:t xml:space="preserve"> specific results from the lessons (pH ranges, Mg + HCl observations, petri dish results, nitrate case study) for every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63" w:author="Claude (AI) - proposed" w:date="2026-10-18T00:30:12Z">
              <w:r>
                <w:rPr>
                  <w:rFonts w:ascii="Arial" w:cs="Arial" w:eastAsia="Arial" w:hAnsi="Arial"/>
                  <w:b w:val="false"/>
                  <w:bCs w:val="false"/>
                  <w:i w:val="false"/>
                  <w:iCs w:val="false"/>
                  <w:color w:val="000000"/>
                  <w:sz w:val="18"/>
                  <w:szCs w:val="18"/>
                </w:rPr>
                <w:delText xml:space="preserve">Cites</w:delText>
              </w:r>
            </w:del>
            <w:ins w:id="9064" w:author="Claude (AI) - proposed" w:date="2026-10-18T00:30:12Z">
              <w:r>
                <w:rPr>
                  <w:rFonts w:ascii="Arial" w:cs="Arial" w:eastAsia="Arial" w:hAnsi="Arial"/>
                  <w:b w:val="false"/>
                  <w:bCs w:val="false"/>
                  <w:i w:val="false"/>
                  <w:iCs w:val="false"/>
                  <w:color w:val="000000"/>
                  <w:sz w:val="18"/>
                  <w:szCs w:val="18"/>
                </w:rPr>
                <w:t xml:space="preserve">Meets Expectations: cites</w:t>
              </w:r>
            </w:ins>
            <w:r>
              <w:rPr>
                <w:rFonts w:ascii="Arial" w:cs="Arial" w:eastAsia="Arial" w:hAnsi="Arial"/>
                <w:b w:val="false"/>
                <w:bCs w:val="false"/>
                <w:i w:val="false"/>
                <w:iCs w:val="false"/>
                <w:color w:val="000000"/>
                <w:sz w:val="18"/>
                <w:szCs w:val="18"/>
              </w:rPr>
              <w:t xml:space="preserve"> some specific evidence but some claims rely on general statements.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5" w:author="Claude (AI) - proposed" w:date="2026-10-18T00:30:12Z">
              <w:r>
                <w:rPr>
                  <w:rFonts w:ascii="Arial" w:cs="Arial" w:eastAsia="Arial" w:hAnsi="Arial"/>
                  <w:b w:val="false"/>
                  <w:bCs w:val="false"/>
                  <w:i w:val="false"/>
                  <w:iCs w:val="false"/>
                  <w:color w:val="000000"/>
                  <w:sz w:val="18"/>
                  <w:szCs w:val="18"/>
                </w:rPr>
                <w:delText xml:space="preserve">Gives</w:delText>
              </w:r>
            </w:del>
            <w:ins w:id="9066" w:author="Claude (AI) - proposed" w:date="2026-10-18T00:30:12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little or no evidence from the investigations, or evidence is inaccurate.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Particle-level reasoning (ions)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7" w:author="Claude (AI) - proposed" w:date="2026-10-18T00:30:12Z">
              <w:r>
                <w:rPr>
                  <w:rFonts w:ascii="Arial" w:cs="Arial" w:eastAsia="Arial" w:hAnsi="Arial"/>
                  <w:b w:val="false"/>
                  <w:bCs w:val="false"/>
                  <w:i w:val="false"/>
                  <w:iCs w:val="false"/>
                  <w:color w:val="000000"/>
                  <w:sz w:val="18"/>
                  <w:szCs w:val="18"/>
                </w:rPr>
                <w:delText xml:space="preserve">Consistently</w:delText>
              </w:r>
            </w:del>
            <w:ins w:id="9068" w:author="Claude (AI) - proposed" w:date="2026-10-18T00:30:12Z">
              <w:r>
                <w:rPr>
                  <w:rFonts w:ascii="Arial" w:cs="Arial" w:eastAsia="Arial" w:hAnsi="Arial"/>
                  <w:b w:val="false"/>
                  <w:bCs w:val="false"/>
                  <w:i w:val="false"/>
                  <w:iCs w:val="false"/>
                  <w:color w:val="000000"/>
                  <w:sz w:val="18"/>
                  <w:szCs w:val="18"/>
                </w:rPr>
                <w:t xml:space="preserve">Exceeds Expectations: consistently</w:t>
              </w:r>
            </w:ins>
            <w:r>
              <w:rPr>
                <w:rFonts w:ascii="Arial" w:cs="Arial" w:eastAsia="Arial" w:hAnsi="Arial"/>
                <w:b w:val="false"/>
                <w:bCs w:val="false"/>
                <w:i w:val="false"/>
                <w:iCs w:val="false"/>
                <w:color w:val="000000"/>
                <w:sz w:val="18"/>
                <w:szCs w:val="18"/>
              </w:rPr>
              <w:t xml:space="preserve"> explains phenomena using H⁺, OH⁻, Na⁺, Cl⁻ and ion–water attraction, accurately linked to pH, reactions and salt behaviour.</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69" w:author="Claude (AI) - proposed" w:date="2026-10-18T00:30:12Z">
              <w:r>
                <w:rPr>
                  <w:rFonts w:ascii="Arial" w:cs="Arial" w:eastAsia="Arial" w:hAnsi="Arial"/>
                  <w:b w:val="false"/>
                  <w:bCs w:val="false"/>
                  <w:i w:val="false"/>
                  <w:iCs w:val="false"/>
                  <w:color w:val="000000"/>
                  <w:sz w:val="18"/>
                  <w:szCs w:val="18"/>
                </w:rPr>
                <w:delText xml:space="preserve">Uses</w:delText>
              </w:r>
            </w:del>
            <w:ins w:id="9070" w:author="Claude (AI) - proposed" w:date="2026-10-18T00:30:12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ions in most explanations, with minor gaps or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71" w:author="Claude (AI) - proposed" w:date="2026-10-18T00:30:12Z">
              <w:r>
                <w:rPr>
                  <w:rFonts w:ascii="Arial" w:cs="Arial" w:eastAsia="Arial" w:hAnsi="Arial"/>
                  <w:b w:val="false"/>
                  <w:bCs w:val="false"/>
                  <w:i w:val="false"/>
                  <w:iCs w:val="false"/>
                  <w:color w:val="000000"/>
                  <w:sz w:val="18"/>
                  <w:szCs w:val="18"/>
                </w:rPr>
                <w:delText xml:space="preserve">Describes</w:delText>
              </w:r>
            </w:del>
            <w:ins w:id="9072" w:author="Claude (AI) - proposed" w:date="2026-10-18T00:30:12Z">
              <w:r>
                <w:rPr>
                  <w:rFonts w:ascii="Arial" w:cs="Arial" w:eastAsia="Arial" w:hAnsi="Arial"/>
                  <w:b w:val="false"/>
                  <w:bCs w:val="false"/>
                  <w:i w:val="false"/>
                  <w:iCs w:val="false"/>
                  <w:color w:val="000000"/>
                  <w:sz w:val="18"/>
                  <w:szCs w:val="18"/>
                </w:rPr>
                <w:t xml:space="preserve">Approaches Expectations: describes</w:t>
              </w:r>
            </w:ins>
            <w:r>
              <w:rPr>
                <w:rFonts w:ascii="Arial" w:cs="Arial" w:eastAsia="Arial" w:hAnsi="Arial"/>
                <w:b w:val="false"/>
                <w:bCs w:val="false"/>
                <w:i w:val="false"/>
                <w:iCs w:val="false"/>
                <w:color w:val="000000"/>
                <w:sz w:val="18"/>
                <w:szCs w:val="18"/>
              </w:rPr>
              <w:t xml:space="preserve"> only what is seen, with little or incorrect use of 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Chemical vocabulary and equations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73" w:author="Claude (AI) - proposed" w:date="2026-10-18T00:30:12Z">
              <w:r>
                <w:rPr>
                  <w:rFonts w:ascii="Arial" w:cs="Arial" w:eastAsia="Arial" w:hAnsi="Arial"/>
                  <w:b w:val="false"/>
                  <w:bCs w:val="false"/>
                  <w:i w:val="false"/>
                  <w:iCs w:val="false"/>
                  <w:color w:val="000000"/>
                  <w:sz w:val="18"/>
                  <w:szCs w:val="18"/>
                </w:rPr>
                <w:delText xml:space="preserve">Uses</w:delText>
              </w:r>
            </w:del>
            <w:ins w:id="9074" w:author="Claude (AI) - proposed" w:date="2026-10-18T00:30:12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terms such as hygroscopic, deliquescent, efflorescent, neutralisation and water of crystallisation correctly, and writes accurate word equations.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75" w:author="Claude (AI) - proposed" w:date="2026-10-18T00:30:12Z">
              <w:r>
                <w:rPr>
                  <w:rFonts w:ascii="Arial" w:cs="Arial" w:eastAsia="Arial" w:hAnsi="Arial"/>
                  <w:b w:val="false"/>
                  <w:bCs w:val="false"/>
                  <w:i w:val="false"/>
                  <w:iCs w:val="false"/>
                  <w:color w:val="000000"/>
                  <w:sz w:val="18"/>
                  <w:szCs w:val="18"/>
                </w:rPr>
                <w:delText xml:space="preserve">Uses</w:delText>
              </w:r>
            </w:del>
            <w:ins w:id="9076" w:author="Claude (AI) - proposed" w:date="2026-10-18T00:30:12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most terms correctly; word equations are mostly correct.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77" w:author="Claude (AI) - proposed" w:date="2026-10-18T00:30:12Z">
              <w:r>
                <w:rPr>
                  <w:rFonts w:ascii="Arial" w:cs="Arial" w:eastAsia="Arial" w:hAnsi="Arial"/>
                  <w:b w:val="false"/>
                  <w:bCs w:val="false"/>
                  <w:i w:val="false"/>
                  <w:iCs w:val="false"/>
                  <w:color w:val="000000"/>
                  <w:sz w:val="18"/>
                  <w:szCs w:val="18"/>
                </w:rPr>
                <w:delText xml:space="preserve">Terms</w:delText>
              </w:r>
            </w:del>
            <w:ins w:id="9078" w:author="Claude (AI) - proposed" w:date="2026-10-18T00:30:12Z">
              <w:r>
                <w:rPr>
                  <w:rFonts w:ascii="Arial" w:cs="Arial" w:eastAsia="Arial" w:hAnsi="Arial"/>
                  <w:b w:val="false"/>
                  <w:bCs w:val="false"/>
                  <w:i w:val="false"/>
                  <w:iCs w:val="false"/>
                  <w:color w:val="000000"/>
                  <w:sz w:val="18"/>
                  <w:szCs w:val="18"/>
                </w:rPr>
                <w:t xml:space="preserve">Approaches Expectations: terms</w:t>
              </w:r>
            </w:ins>
            <w:r>
              <w:rPr>
                <w:rFonts w:ascii="Arial" w:cs="Arial" w:eastAsia="Arial" w:hAnsi="Arial"/>
                <w:b w:val="false"/>
                <w:bCs w:val="false"/>
                <w:i w:val="false"/>
                <w:iCs w:val="false"/>
                <w:color w:val="000000"/>
                <w:sz w:val="18"/>
                <w:szCs w:val="18"/>
              </w:rPr>
              <w:t xml:space="preserve"> are missing or misused; equations are missing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Connection to Kenyan contexts and the anchoring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79" w:author="Claude (AI) - proposed" w:date="2026-10-18T00:30:12Z">
              <w:r>
                <w:rPr>
                  <w:rFonts w:ascii="Arial" w:cs="Arial" w:eastAsia="Arial" w:hAnsi="Arial"/>
                  <w:b w:val="false"/>
                  <w:bCs w:val="false"/>
                  <w:i w:val="false"/>
                  <w:iCs w:val="false"/>
                  <w:color w:val="000000"/>
                  <w:sz w:val="18"/>
                  <w:szCs w:val="18"/>
                </w:rPr>
                <w:delText xml:space="preserve">Fully</w:delText>
              </w:r>
            </w:del>
            <w:ins w:id="9080" w:author="Claude (AI) - proposed" w:date="2026-10-18T00:30:12Z">
              <w:r>
                <w:rPr>
                  <w:rFonts w:ascii="Arial" w:cs="Arial" w:eastAsia="Arial" w:hAnsi="Arial"/>
                  <w:b w:val="false"/>
                  <w:bCs w:val="false"/>
                  <w:i w:val="false"/>
                  <w:iCs w:val="false"/>
                  <w:color w:val="000000"/>
                  <w:sz w:val="18"/>
                  <w:szCs w:val="18"/>
                </w:rPr>
                <w:t xml:space="preserve">Exceeds Expectations: fully</w:t>
              </w:r>
            </w:ins>
            <w:r>
              <w:rPr>
                <w:rFonts w:ascii="Arial" w:cs="Arial" w:eastAsia="Arial" w:hAnsi="Arial"/>
                <w:b w:val="false"/>
                <w:bCs w:val="false"/>
                <w:i w:val="false"/>
                <w:iCs w:val="false"/>
                <w:color w:val="000000"/>
                <w:sz w:val="18"/>
                <w:szCs w:val="18"/>
              </w:rPr>
              <w:t xml:space="preserve"> explains both Lake Magadi and the sufuria, and links salt applications and Lake Victoria impacts to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81" w:author="Claude (AI) - proposed" w:date="2026-10-18T00:30:12Z">
              <w:r>
                <w:rPr>
                  <w:rFonts w:ascii="Arial" w:cs="Arial" w:eastAsia="Arial" w:hAnsi="Arial"/>
                  <w:b w:val="false"/>
                  <w:bCs w:val="false"/>
                  <w:i w:val="false"/>
                  <w:iCs w:val="false"/>
                  <w:color w:val="000000"/>
                  <w:sz w:val="18"/>
                  <w:szCs w:val="18"/>
                </w:rPr>
                <w:delText xml:space="preserve">Explains</w:delText>
              </w:r>
            </w:del>
            <w:ins w:id="9082" w:author="Claude (AI) - proposed" w:date="2026-10-18T00:30:12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both images, with limited links to applications or the environment.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83" w:author="Claude (AI) - proposed" w:date="2026-10-18T00:30:12Z">
              <w:r>
                <w:rPr>
                  <w:rFonts w:ascii="Arial" w:cs="Arial" w:eastAsia="Arial" w:hAnsi="Arial"/>
                  <w:b w:val="false"/>
                  <w:bCs w:val="false"/>
                  <w:i w:val="false"/>
                  <w:iCs w:val="false"/>
                  <w:color w:val="000000"/>
                  <w:sz w:val="18"/>
                  <w:szCs w:val="18"/>
                </w:rPr>
                <w:delText xml:space="preserve">Explains</w:delText>
              </w:r>
            </w:del>
            <w:ins w:id="9084" w:author="Claude (AI) - proposed" w:date="2026-10-18T00:30:12Z">
              <w:r>
                <w:rPr>
                  <w:rFonts w:ascii="Arial" w:cs="Arial" w:eastAsia="Arial" w:hAnsi="Arial"/>
                  <w:b w:val="false"/>
                  <w:bCs w:val="false"/>
                  <w:i w:val="false"/>
                  <w:iCs w:val="false"/>
                  <w:color w:val="000000"/>
                  <w:sz w:val="18"/>
                  <w:szCs w:val="18"/>
                </w:rPr>
                <w:t xml:space="preserve">Approaches Expectations: explains</w:t>
              </w:r>
            </w:ins>
            <w:r>
              <w:rPr>
                <w:rFonts w:ascii="Arial" w:cs="Arial" w:eastAsia="Arial" w:hAnsi="Arial"/>
                <w:b w:val="false"/>
                <w:bCs w:val="false"/>
                <w:i w:val="false"/>
                <w:iCs w:val="false"/>
                <w:color w:val="000000"/>
                <w:sz w:val="18"/>
                <w:szCs w:val="18"/>
              </w:rPr>
              <w:t xml:space="preserve"> only one image or gives disconnected examples.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and model revision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85" w:author="Claude (AI) - proposed" w:date="2026-10-18T00:30:12Z">
              <w:r>
                <w:rPr>
                  <w:rFonts w:ascii="Arial" w:cs="Arial" w:eastAsia="Arial" w:hAnsi="Arial"/>
                  <w:b w:val="false"/>
                  <w:bCs w:val="false"/>
                  <w:i w:val="false"/>
                  <w:iCs w:val="false"/>
                  <w:color w:val="000000"/>
                  <w:sz w:val="18"/>
                  <w:szCs w:val="18"/>
                </w:rPr>
                <w:delText xml:space="preserve">Clearly</w:delText>
              </w:r>
            </w:del>
            <w:ins w:id="9086" w:author="Claude (AI) - proposed" w:date="2026-10-18T00:30:12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identifies a changed idea, the evidence that changed it, and gives an accurate labelled particle sketch and a coherent answer to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87" w:author="Claude (AI) - proposed" w:date="2026-10-18T00:30:12Z">
              <w:r>
                <w:rPr>
                  <w:rFonts w:ascii="Arial" w:cs="Arial" w:eastAsia="Arial" w:hAnsi="Arial"/>
                  <w:b w:val="false"/>
                  <w:bCs w:val="false"/>
                  <w:i w:val="false"/>
                  <w:iCs w:val="false"/>
                  <w:color w:val="000000"/>
                  <w:sz w:val="18"/>
                  <w:szCs w:val="18"/>
                </w:rPr>
                <w:delText xml:space="preserve">Identifies</w:delText>
              </w:r>
            </w:del>
            <w:ins w:id="9088" w:author="Claude (AI) - proposed" w:date="2026-10-18T00:30:12Z">
              <w:r>
                <w:rPr>
                  <w:rFonts w:ascii="Arial" w:cs="Arial" w:eastAsia="Arial" w:hAnsi="Arial"/>
                  <w:b w:val="false"/>
                  <w:bCs w:val="false"/>
                  <w:i w:val="false"/>
                  <w:iCs w:val="false"/>
                  <w:color w:val="000000"/>
                  <w:sz w:val="18"/>
                  <w:szCs w:val="18"/>
                </w:rPr>
                <w:t xml:space="preserve">Meets Expectations: identifies</w:t>
              </w:r>
            </w:ins>
            <w:r>
              <w:rPr>
                <w:rFonts w:ascii="Arial" w:cs="Arial" w:eastAsia="Arial" w:hAnsi="Arial"/>
                <w:b w:val="false"/>
                <w:bCs w:val="false"/>
                <w:i w:val="false"/>
                <w:iCs w:val="false"/>
                <w:color w:val="000000"/>
                <w:sz w:val="18"/>
                <w:szCs w:val="18"/>
              </w:rPr>
              <w:t xml:space="preserve"> a changed idea with some evidence; sketch and final answer are mostly accurate.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89" w:author="Claude (AI) - proposed" w:date="2026-10-18T00:30:12Z">
              <w:r>
                <w:rPr>
                  <w:rFonts w:ascii="Arial" w:cs="Arial" w:eastAsia="Arial" w:hAnsi="Arial"/>
                  <w:b w:val="false"/>
                  <w:bCs w:val="false"/>
                  <w:i w:val="false"/>
                  <w:iCs w:val="false"/>
                  <w:color w:val="000000"/>
                  <w:sz w:val="18"/>
                  <w:szCs w:val="18"/>
                </w:rPr>
                <w:delText xml:space="preserve">Reflection</w:delText>
              </w:r>
            </w:del>
            <w:ins w:id="9090" w:author="Claude (AI) - proposed" w:date="2026-10-18T00:30:12Z">
              <w:r>
                <w:rPr>
                  <w:rFonts w:ascii="Arial" w:cs="Arial" w:eastAsia="Arial" w:hAnsi="Arial"/>
                  <w:b w:val="false"/>
                  <w:bCs w:val="false"/>
                  <w:i w:val="false"/>
                  <w:iCs w:val="false"/>
                  <w:color w:val="000000"/>
                  <w:sz w:val="18"/>
                  <w:szCs w:val="18"/>
                </w:rPr>
                <w:t xml:space="preserve">Approaches Expectations: reflection</w:t>
              </w:r>
            </w:ins>
            <w:r>
              <w:rPr>
                <w:rFonts w:ascii="Arial" w:cs="Arial" w:eastAsia="Arial" w:hAnsi="Arial"/>
                <w:b w:val="false"/>
                <w:bCs w:val="false"/>
                <w:i w:val="false"/>
                <w:iCs w:val="false"/>
                <w:color w:val="000000"/>
                <w:sz w:val="18"/>
                <w:szCs w:val="18"/>
              </w:rPr>
              <w:t xml:space="preserve"> is vague; sketch or final answer is missing or incorrect.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84-jsfy3socbjycas-sa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0v-l8x-17dnkfmgs4wi7y">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e8of-hiqz56fcyrgf8kpy">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4-jsfy3socbjycas-sam" Type="http://schemas.openxmlformats.org/officeDocument/2006/relationships/hyperlink" Target="https://creativecommons.org/licenses/by-nc/4.0/" TargetMode="External"/><Relationship Id="rId0v-l8x-17dnkfmgs4wi7y" Type="http://schemas.openxmlformats.org/officeDocument/2006/relationships/hyperlink" Target="https://creativecommons.org/licenses/by-nc/4.0/" TargetMode="External"/><Relationship Id="rIde8of-hiqz56fcyrgf8kpy"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2026-10-18T00:30:10.166Z</dcterms:created>
  <dcterms:modified xsi:type="dcterms:W3CDTF">2026-10-18T00:30:10.166Z</dcterms:modified>
</cp:coreProperties>
</file>

<file path=docProps/custom.xml><?xml version="1.0" encoding="utf-8"?>
<Properties xmlns="http://schemas.openxmlformats.org/officeDocument/2006/custom-properties" xmlns:vt="http://schemas.openxmlformats.org/officeDocument/2006/docPropsVTypes"/>
</file>