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2.4 ACIDS, BASES AND SALTS: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again at the two images from Lesson 1: (1) Lake Magadi with its white trona crusts and pink-red alkaline water, and (2) the aluminium sufuria with white scale </w:t>
            </w:r>
            <w:del w:id="9001" w:author="Claude (AI) - proposed" w:date="2026-10-18T00:30:12Z">
              <w:r>
                <w:rPr>
                  <w:rFonts w:ascii="Arial" w:cs="Arial" w:eastAsia="Arial" w:hAnsi="Arial"/>
                  <w:b w:val="false"/>
                  <w:bCs w:val="false"/>
                  <w:i w:val="false"/>
                  <w:iCs w:val="false"/>
                  <w:color w:val="000000"/>
                  <w:sz w:val="18"/>
                  <w:szCs w:val="18"/>
                </w:rPr>
                <w:delText xml:space="preserve">inside and pitting outside</w:delText>
              </w:r>
            </w:del>
            <w:ins w:id="9002" w:author="Claude (AI) - proposed" w:date="2026-10-18T00:30:12Z">
              <w:r>
                <w:rPr>
                  <w:rFonts w:ascii="Arial" w:cs="Arial" w:eastAsia="Arial" w:hAnsi="Arial"/>
                  <w:b w:val="false"/>
                  <w:bCs w:val="false"/>
                  <w:i w:val="false"/>
                  <w:iCs w:val="false"/>
                  <w:color w:val="000000"/>
                  <w:sz w:val="18"/>
                  <w:szCs w:val="18"/>
                </w:rPr>
                <w:t xml:space="preserve">and pitting inside</w:t>
              </w:r>
            </w:ins>
            <w:r>
              <w:rPr>
                <w:rFonts w:ascii="Arial" w:cs="Arial" w:eastAsia="Arial" w:hAnsi="Arial"/>
                <w:b w:val="false"/>
                <w:bCs w:val="false"/>
                <w:i w:val="false"/>
                <w:iCs w:val="false"/>
                <w:color w:val="000000"/>
                <w:sz w:val="18"/>
                <w:szCs w:val="18"/>
              </w:rPr>
              <w:t xml:space="preserve"> where lemon-water sat overnight. Use everything you learned in Lessons 1 to 8 to answer each question in the space under it. Write in full sentences. Use the Claim–Evidence–Reasoning (CER) pattern where the question asks for it: state your claim, give evidence from our investigations, and explain your reasoning using ions, particles or reactions. Include equations or sketches where they help your answer. Use correct chemical vocabulary and Kenyan examples from our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is Lake Magadi water caustic, and why does it form white crusts?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Lake Magadi water looks dangerously caustic, yet the Maasai have harvested its salts for centuries and the Magadi Soda Company makes soda ash from it. Using the Claim–Evidence–Reasoning pattern, explain (a) why the water is caustic, in terms of pH and ions, and (b) how the white trona crusts form on the shoreline. Name the salt in the crusts and the product made from 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did lemon juice pit the sufuria?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Lemon juice is safe to drink, yet lemon-water left overnight pitted the </w:t>
            </w:r>
            <w:del w:id="9003" w:author="Claude (AI) - proposed" w:date="2026-10-18T00:30:12Z">
              <w:r>
                <w:rPr>
                  <w:rFonts w:ascii="Arial" w:cs="Arial" w:eastAsia="Arial" w:hAnsi="Arial"/>
                  <w:b/>
                  <w:bCs/>
                  <w:i w:val="false"/>
                  <w:iCs w:val="false"/>
                  <w:color w:val="000000"/>
                  <w:sz w:val="18"/>
                  <w:szCs w:val="18"/>
                </w:rPr>
                <w:delText xml:space="preserve">outside</w:delText>
              </w:r>
            </w:del>
            <w:ins w:id="9004" w:author="Claude (AI) - proposed" w:date="2026-10-18T00:30:12Z">
              <w:r>
                <w:rPr>
                  <w:rFonts w:ascii="Arial" w:cs="Arial" w:eastAsia="Arial" w:hAnsi="Arial"/>
                  <w:b/>
                  <w:bCs/>
                  <w:i w:val="false"/>
                  <w:iCs w:val="false"/>
                  <w:color w:val="000000"/>
                  <w:sz w:val="18"/>
                  <w:szCs w:val="18"/>
                </w:rPr>
                <w:t xml:space="preserve">inside</w:t>
              </w:r>
            </w:ins>
            <w:r>
              <w:rPr>
                <w:rFonts w:ascii="Arial" w:cs="Arial" w:eastAsia="Arial" w:hAnsi="Arial"/>
                <w:b/>
                <w:bCs/>
                <w:i w:val="false"/>
                <w:iCs w:val="false"/>
                <w:color w:val="000000"/>
                <w:sz w:val="18"/>
                <w:szCs w:val="18"/>
              </w:rPr>
              <w:t xml:space="preserve"> of the aluminium sufuria. Explain this using the pH of lemon juice, the ions involved, and what happened when we reacted an acid with a metal in Lesson 4. Write a word equation for the type of reaction. Then explain why the same lemon juice does not damage your body when you drink it</w:t>
            </w:r>
            <w:ins w:id="9005" w:author="Claude (AI) - proposed" w:date="2026-10-18T00:30:12Z">
              <w:r>
                <w:rPr>
                  <w:rFonts w:ascii="Arial" w:cs="Arial" w:eastAsia="Arial" w:hAnsi="Arial"/>
                  <w:b/>
                  <w:bCs/>
                  <w:i w:val="false"/>
                  <w:iCs w:val="false"/>
                  <w:color w:val="000000"/>
                  <w:sz w:val="18"/>
                  <w:szCs w:val="18"/>
                </w:rPr>
                <w:t xml:space="preserve">, and name one useful job that an acid or a base does in your body (Lesson 3)</w:t>
              </w:r>
            </w:ins>
            <w:r>
              <w:rPr>
                <w:rFonts w:ascii="Arial" w:cs="Arial" w:eastAsia="Arial" w:hAnsi="Arial"/>
                <w:b/>
                <w:bCs/>
                <w:i w:val="false"/>
                <w:iCs w:val="false"/>
                <w:color w:val="000000"/>
                <w:sz w:val="18"/>
                <w:szCs w:val="18"/>
              </w:rPr>
              <w:t xml:space="preserv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does salt clump, and where did the white scale come from?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A school cook in Mombasa finds her bulk salt clumps into a block in the rainy season. Using our petri dish results for NaCl, CaCl₂, Na₂CO₃·10H₂O and CuSO₄·5H₂O, explain why this happens. </w:t>
            </w:r>
            <w:del w:id="9006" w:author="Claude (AI) - proposed" w:date="2026-10-18T00:30:12Z">
              <w:r>
                <w:rPr>
                  <w:rFonts w:ascii="Arial" w:cs="Arial" w:eastAsia="Arial" w:hAnsi="Arial"/>
                  <w:b/>
                  <w:bCs/>
                  <w:i w:val="false"/>
                  <w:iCs w:val="false"/>
                  <w:color w:val="000000"/>
                  <w:sz w:val="18"/>
                  <w:szCs w:val="18"/>
                </w:rPr>
                <w:delText xml:space="preserve">Use</w:delText>
              </w:r>
            </w:del>
            <w:ins w:id="9007" w:author="Claude (AI) - proposed" w:date="2026-10-18T00:30:12Z">
              <w:r>
                <w:rPr>
                  <w:rFonts w:ascii="Arial" w:cs="Arial" w:eastAsia="Arial" w:hAnsi="Arial"/>
                  <w:b/>
                  <w:bCs/>
                  <w:i w:val="false"/>
                  <w:iCs w:val="false"/>
                  <w:color w:val="000000"/>
                  <w:sz w:val="18"/>
                  <w:szCs w:val="18"/>
                </w:rPr>
                <w:t xml:space="preserve">Classify all four salts, using</w:t>
              </w:r>
            </w:ins>
            <w:r>
              <w:rPr>
                <w:rFonts w:ascii="Arial" w:cs="Arial" w:eastAsia="Arial" w:hAnsi="Arial"/>
                <w:b/>
                <w:bCs/>
                <w:i w:val="false"/>
                <w:iCs w:val="false"/>
                <w:color w:val="000000"/>
                <w:sz w:val="18"/>
                <w:szCs w:val="18"/>
              </w:rPr>
              <w:t xml:space="preserve"> the terms hygroscopic, deliquescent and efflorescent correctly</w:t>
            </w:r>
            <w:ins w:id="9008" w:author="Claude (AI) - proposed" w:date="2026-10-18T00:30:12Z">
              <w:r>
                <w:rPr>
                  <w:rFonts w:ascii="Arial" w:cs="Arial" w:eastAsia="Arial" w:hAnsi="Arial"/>
                  <w:b/>
                  <w:bCs/>
                  <w:i w:val="false"/>
                  <w:iCs w:val="false"/>
                  <w:color w:val="000000"/>
                  <w:sz w:val="18"/>
                  <w:szCs w:val="18"/>
                </w:rPr>
                <w:t xml:space="preserve"> (or 'stable' if there was no real change)</w:t>
              </w:r>
            </w:ins>
            <w:r>
              <w:rPr>
                <w:rFonts w:ascii="Arial" w:cs="Arial" w:eastAsia="Arial" w:hAnsi="Arial"/>
                <w:b/>
                <w:bCs/>
                <w:i w:val="false"/>
                <w:iCs w:val="false"/>
                <w:color w:val="000000"/>
                <w:sz w:val="18"/>
                <w:szCs w:val="18"/>
              </w:rPr>
              <w:t xml:space="preserve">. (b) </w:t>
            </w:r>
            <w:del w:id="9009" w:author="Claude (AI) - proposed" w:date="2026-10-18T00:30:12Z">
              <w:r>
                <w:rPr>
                  <w:rFonts w:ascii="Arial" w:cs="Arial" w:eastAsia="Arial" w:hAnsi="Arial"/>
                  <w:b/>
                  <w:bCs/>
                  <w:i w:val="false"/>
                  <w:iCs w:val="false"/>
                  <w:color w:val="000000"/>
                  <w:sz w:val="18"/>
                  <w:szCs w:val="18"/>
                </w:rPr>
                <w:delText xml:space="preserve">The</w:delText>
              </w:r>
            </w:del>
            <w:ins w:id="9010" w:author="Claude (AI) - proposed" w:date="2026-10-18T00:30:12Z">
              <w:r>
                <w:rPr>
                  <w:rFonts w:ascii="Arial" w:cs="Arial" w:eastAsia="Arial" w:hAnsi="Arial"/>
                  <w:b/>
                  <w:bCs/>
                  <w:i w:val="false"/>
                  <w:iCs w:val="false"/>
                  <w:color w:val="000000"/>
                  <w:sz w:val="18"/>
                  <w:szCs w:val="18"/>
                </w:rPr>
                <w:t xml:space="preserve">Explain how the</w:t>
              </w:r>
            </w:ins>
            <w:r>
              <w:rPr>
                <w:rFonts w:ascii="Arial" w:cs="Arial" w:eastAsia="Arial" w:hAnsi="Arial"/>
                <w:b/>
                <w:bCs/>
                <w:i w:val="false"/>
                <w:iCs w:val="false"/>
                <w:color w:val="000000"/>
                <w:sz w:val="18"/>
                <w:szCs w:val="18"/>
              </w:rPr>
              <w:t xml:space="preserve"> white scale inside the sufuria </w:t>
            </w:r>
            <w:del w:id="9011" w:author="Claude (AI) - proposed" w:date="2026-10-18T00:30:12Z">
              <w:r>
                <w:rPr>
                  <w:rFonts w:ascii="Arial" w:cs="Arial" w:eastAsia="Arial" w:hAnsi="Arial"/>
                  <w:b/>
                  <w:bCs/>
                  <w:i w:val="false"/>
                  <w:iCs w:val="false"/>
                  <w:color w:val="000000"/>
                  <w:sz w:val="18"/>
                  <w:szCs w:val="18"/>
                </w:rPr>
                <w:delText xml:space="preserve">is also a salt. Explain how it formed, and say</w:delText>
              </w:r>
            </w:del>
            <w:ins w:id="9012" w:author="Claude (AI) - proposed" w:date="2026-10-18T00:30:12Z">
              <w:r>
                <w:rPr>
                  <w:rFonts w:ascii="Arial" w:cs="Arial" w:eastAsia="Arial" w:hAnsi="Arial"/>
                  <w:b/>
                  <w:bCs/>
                  <w:i w:val="false"/>
                  <w:iCs w:val="false"/>
                  <w:color w:val="000000"/>
                  <w:sz w:val="18"/>
                  <w:szCs w:val="18"/>
                </w:rPr>
                <w:t xml:space="preserve">formed, what it is made of (Lesson 6), and</w:t>
              </w:r>
            </w:ins>
            <w:r>
              <w:rPr>
                <w:rFonts w:ascii="Arial" w:cs="Arial" w:eastAsia="Arial" w:hAnsi="Arial"/>
                <w:b/>
                <w:bCs/>
                <w:i w:val="false"/>
                <w:iCs w:val="false"/>
                <w:color w:val="000000"/>
                <w:sz w:val="18"/>
                <w:szCs w:val="18"/>
              </w:rPr>
              <w:t xml:space="preserve"> how it differs from the trona at Lake Magadi.</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Salts in our lives and the environment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Answer both parts. (a) Choose TWO different sectors from Lesson 6 (agriculture, food, medicine, laundry, road use). For each, name a specific salt and explain how its chemistry makes it useful. (b) Using the Lake Victoria case study from Lesson 8, explain how using too much fertiliser salt can harm the lake and its fish. Then answer: how can understanding salt chemistry help us use salts safely and sustainably?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Your model has changed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Think back to your Lesson 1 two-panel sketch and predictions. (a) Describe one idea you held in Lesson 1 that you have now changed or improved, and say which evidence caused the change. (b) Draw and label a particle-level sketch comparing the ions in lemon juice with the ions in Lake Magadi water. (c) Answer the driving question in two to three sentences: why do these substances react so differently with metals, food and living things?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investigations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3" w:author="Claude (AI) - proposed" w:date="2026-10-18T00:30:12Z">
              <w:r>
                <w:rPr>
                  <w:rFonts w:ascii="Arial" w:cs="Arial" w:eastAsia="Arial" w:hAnsi="Arial"/>
                  <w:b w:val="false"/>
                  <w:bCs w:val="false"/>
                  <w:i w:val="false"/>
                  <w:iCs w:val="false"/>
                  <w:color w:val="000000"/>
                  <w:sz w:val="18"/>
                  <w:szCs w:val="18"/>
                </w:rPr>
                <w:delText xml:space="preserve">Cites</w:delText>
              </w:r>
            </w:del>
            <w:ins w:id="9014" w:author="Claude (AI) - proposed" w:date="2026-10-18T00:30:12Z">
              <w:r>
                <w:rPr>
                  <w:rFonts w:ascii="Arial" w:cs="Arial" w:eastAsia="Arial" w:hAnsi="Arial"/>
                  <w:b w:val="false"/>
                  <w:bCs w:val="false"/>
                  <w:i w:val="false"/>
                  <w:iCs w:val="false"/>
                  <w:color w:val="000000"/>
                  <w:sz w:val="18"/>
                  <w:szCs w:val="18"/>
                </w:rPr>
                <w:t xml:space="preserve">Exceeds Expectations: cites</w:t>
              </w:r>
            </w:ins>
            <w:r>
              <w:rPr>
                <w:rFonts w:ascii="Arial" w:cs="Arial" w:eastAsia="Arial" w:hAnsi="Arial"/>
                <w:b w:val="false"/>
                <w:bCs w:val="false"/>
                <w:i w:val="false"/>
                <w:iCs w:val="false"/>
                <w:color w:val="000000"/>
                <w:sz w:val="18"/>
                <w:szCs w:val="18"/>
              </w:rPr>
              <w:t xml:space="preserve"> specific results from the lessons (pH ranges, Mg + HCl observations, petri dish results, nitrate case study) for every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5" w:author="Claude (AI) - proposed" w:date="2026-10-18T00:30:12Z">
              <w:r>
                <w:rPr>
                  <w:rFonts w:ascii="Arial" w:cs="Arial" w:eastAsia="Arial" w:hAnsi="Arial"/>
                  <w:b w:val="false"/>
                  <w:bCs w:val="false"/>
                  <w:i w:val="false"/>
                  <w:iCs w:val="false"/>
                  <w:color w:val="000000"/>
                  <w:sz w:val="18"/>
                  <w:szCs w:val="18"/>
                </w:rPr>
                <w:delText xml:space="preserve">Cites</w:delText>
              </w:r>
            </w:del>
            <w:ins w:id="9016" w:author="Claude (AI) - proposed" w:date="2026-10-18T00:30:12Z">
              <w:r>
                <w:rPr>
                  <w:rFonts w:ascii="Arial" w:cs="Arial" w:eastAsia="Arial" w:hAnsi="Arial"/>
                  <w:b w:val="false"/>
                  <w:bCs w:val="false"/>
                  <w:i w:val="false"/>
                  <w:iCs w:val="false"/>
                  <w:color w:val="000000"/>
                  <w:sz w:val="18"/>
                  <w:szCs w:val="18"/>
                </w:rPr>
                <w:t xml:space="preserve">Meets Expectations: cites</w:t>
              </w:r>
            </w:ins>
            <w:r>
              <w:rPr>
                <w:rFonts w:ascii="Arial" w:cs="Arial" w:eastAsia="Arial" w:hAnsi="Arial"/>
                <w:b w:val="false"/>
                <w:bCs w:val="false"/>
                <w:i w:val="false"/>
                <w:iCs w:val="false"/>
                <w:color w:val="000000"/>
                <w:sz w:val="18"/>
                <w:szCs w:val="18"/>
              </w:rPr>
              <w:t xml:space="preserve"> some specific evidence but some claims rely on general statements.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7" w:author="Claude (AI) - proposed" w:date="2026-10-18T00:30:12Z">
              <w:r>
                <w:rPr>
                  <w:rFonts w:ascii="Arial" w:cs="Arial" w:eastAsia="Arial" w:hAnsi="Arial"/>
                  <w:b w:val="false"/>
                  <w:bCs w:val="false"/>
                  <w:i w:val="false"/>
                  <w:iCs w:val="false"/>
                  <w:color w:val="000000"/>
                  <w:sz w:val="18"/>
                  <w:szCs w:val="18"/>
                </w:rPr>
                <w:delText xml:space="preserve">Gives</w:delText>
              </w:r>
            </w:del>
            <w:ins w:id="9018" w:author="Claude (AI) - proposed" w:date="2026-10-18T00:30:12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little or no evidence from the investigations, or evidence is inaccurate.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Particle-level reasoning (ions)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9" w:author="Claude (AI) - proposed" w:date="2026-10-18T00:30:12Z">
              <w:r>
                <w:rPr>
                  <w:rFonts w:ascii="Arial" w:cs="Arial" w:eastAsia="Arial" w:hAnsi="Arial"/>
                  <w:b w:val="false"/>
                  <w:bCs w:val="false"/>
                  <w:i w:val="false"/>
                  <w:iCs w:val="false"/>
                  <w:color w:val="000000"/>
                  <w:sz w:val="18"/>
                  <w:szCs w:val="18"/>
                </w:rPr>
                <w:delText xml:space="preserve">Consistently</w:delText>
              </w:r>
            </w:del>
            <w:ins w:id="9020" w:author="Claude (AI) - proposed" w:date="2026-10-18T00:30:12Z">
              <w:r>
                <w:rPr>
                  <w:rFonts w:ascii="Arial" w:cs="Arial" w:eastAsia="Arial" w:hAnsi="Arial"/>
                  <w:b w:val="false"/>
                  <w:bCs w:val="false"/>
                  <w:i w:val="false"/>
                  <w:iCs w:val="false"/>
                  <w:color w:val="000000"/>
                  <w:sz w:val="18"/>
                  <w:szCs w:val="18"/>
                </w:rPr>
                <w:t xml:space="preserve">Exceeds Expectations: consistently</w:t>
              </w:r>
            </w:ins>
            <w:r>
              <w:rPr>
                <w:rFonts w:ascii="Arial" w:cs="Arial" w:eastAsia="Arial" w:hAnsi="Arial"/>
                <w:b w:val="false"/>
                <w:bCs w:val="false"/>
                <w:i w:val="false"/>
                <w:iCs w:val="false"/>
                <w:color w:val="000000"/>
                <w:sz w:val="18"/>
                <w:szCs w:val="18"/>
              </w:rPr>
              <w:t xml:space="preserve"> explains phenomena using H⁺, OH⁻, Na⁺, Cl⁻ and ion–water attraction, accurately linked to pH, reactions and salt behaviour.</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1" w:author="Claude (AI) - proposed" w:date="2026-10-18T00:30:12Z">
              <w:r>
                <w:rPr>
                  <w:rFonts w:ascii="Arial" w:cs="Arial" w:eastAsia="Arial" w:hAnsi="Arial"/>
                  <w:b w:val="false"/>
                  <w:bCs w:val="false"/>
                  <w:i w:val="false"/>
                  <w:iCs w:val="false"/>
                  <w:color w:val="000000"/>
                  <w:sz w:val="18"/>
                  <w:szCs w:val="18"/>
                </w:rPr>
                <w:delText xml:space="preserve">Uses</w:delText>
              </w:r>
            </w:del>
            <w:ins w:id="9022" w:author="Claude (AI) - proposed" w:date="2026-10-18T00:30:12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ions in most explanations, with minor gaps or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3" w:author="Claude (AI) - proposed" w:date="2026-10-18T00:30:12Z">
              <w:r>
                <w:rPr>
                  <w:rFonts w:ascii="Arial" w:cs="Arial" w:eastAsia="Arial" w:hAnsi="Arial"/>
                  <w:b w:val="false"/>
                  <w:bCs w:val="false"/>
                  <w:i w:val="false"/>
                  <w:iCs w:val="false"/>
                  <w:color w:val="000000"/>
                  <w:sz w:val="18"/>
                  <w:szCs w:val="18"/>
                </w:rPr>
                <w:delText xml:space="preserve">Describes</w:delText>
              </w:r>
            </w:del>
            <w:ins w:id="9024" w:author="Claude (AI) - proposed" w:date="2026-10-18T00:30:12Z">
              <w:r>
                <w:rPr>
                  <w:rFonts w:ascii="Arial" w:cs="Arial" w:eastAsia="Arial" w:hAnsi="Arial"/>
                  <w:b w:val="false"/>
                  <w:bCs w:val="false"/>
                  <w:i w:val="false"/>
                  <w:iCs w:val="false"/>
                  <w:color w:val="000000"/>
                  <w:sz w:val="18"/>
                  <w:szCs w:val="18"/>
                </w:rPr>
                <w:t xml:space="preserve">Approaches Expectations: describes</w:t>
              </w:r>
            </w:ins>
            <w:r>
              <w:rPr>
                <w:rFonts w:ascii="Arial" w:cs="Arial" w:eastAsia="Arial" w:hAnsi="Arial"/>
                <w:b w:val="false"/>
                <w:bCs w:val="false"/>
                <w:i w:val="false"/>
                <w:iCs w:val="false"/>
                <w:color w:val="000000"/>
                <w:sz w:val="18"/>
                <w:szCs w:val="18"/>
              </w:rPr>
              <w:t xml:space="preserve"> only what is seen, with little or incorrect use of 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Chemical vocabulary and equations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5" w:author="Claude (AI) - proposed" w:date="2026-10-18T00:30:12Z">
              <w:r>
                <w:rPr>
                  <w:rFonts w:ascii="Arial" w:cs="Arial" w:eastAsia="Arial" w:hAnsi="Arial"/>
                  <w:b w:val="false"/>
                  <w:bCs w:val="false"/>
                  <w:i w:val="false"/>
                  <w:iCs w:val="false"/>
                  <w:color w:val="000000"/>
                  <w:sz w:val="18"/>
                  <w:szCs w:val="18"/>
                </w:rPr>
                <w:delText xml:space="preserve">Uses</w:delText>
              </w:r>
            </w:del>
            <w:ins w:id="9026" w:author="Claude (AI) - proposed" w:date="2026-10-18T00:30:12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terms such as hygroscopic, deliquescent, efflorescent, neutralisation and water of crystallisation correctly, and writes accurate word equations.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7" w:author="Claude (AI) - proposed" w:date="2026-10-18T00:30:12Z">
              <w:r>
                <w:rPr>
                  <w:rFonts w:ascii="Arial" w:cs="Arial" w:eastAsia="Arial" w:hAnsi="Arial"/>
                  <w:b w:val="false"/>
                  <w:bCs w:val="false"/>
                  <w:i w:val="false"/>
                  <w:iCs w:val="false"/>
                  <w:color w:val="000000"/>
                  <w:sz w:val="18"/>
                  <w:szCs w:val="18"/>
                </w:rPr>
                <w:delText xml:space="preserve">Uses</w:delText>
              </w:r>
            </w:del>
            <w:ins w:id="9028" w:author="Claude (AI) - proposed" w:date="2026-10-18T00:30:12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most terms correctly; word equations are mostly correct.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9" w:author="Claude (AI) - proposed" w:date="2026-10-18T00:30:12Z">
              <w:r>
                <w:rPr>
                  <w:rFonts w:ascii="Arial" w:cs="Arial" w:eastAsia="Arial" w:hAnsi="Arial"/>
                  <w:b w:val="false"/>
                  <w:bCs w:val="false"/>
                  <w:i w:val="false"/>
                  <w:iCs w:val="false"/>
                  <w:color w:val="000000"/>
                  <w:sz w:val="18"/>
                  <w:szCs w:val="18"/>
                </w:rPr>
                <w:delText xml:space="preserve">Terms</w:delText>
              </w:r>
            </w:del>
            <w:ins w:id="9030" w:author="Claude (AI) - proposed" w:date="2026-10-18T00:30:12Z">
              <w:r>
                <w:rPr>
                  <w:rFonts w:ascii="Arial" w:cs="Arial" w:eastAsia="Arial" w:hAnsi="Arial"/>
                  <w:b w:val="false"/>
                  <w:bCs w:val="false"/>
                  <w:i w:val="false"/>
                  <w:iCs w:val="false"/>
                  <w:color w:val="000000"/>
                  <w:sz w:val="18"/>
                  <w:szCs w:val="18"/>
                </w:rPr>
                <w:t xml:space="preserve">Approaches Expectations: terms</w:t>
              </w:r>
            </w:ins>
            <w:r>
              <w:rPr>
                <w:rFonts w:ascii="Arial" w:cs="Arial" w:eastAsia="Arial" w:hAnsi="Arial"/>
                <w:b w:val="false"/>
                <w:bCs w:val="false"/>
                <w:i w:val="false"/>
                <w:iCs w:val="false"/>
                <w:color w:val="000000"/>
                <w:sz w:val="18"/>
                <w:szCs w:val="18"/>
              </w:rPr>
              <w:t xml:space="preserve"> are missing or misused; equations are missing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Connection to Kenyan contexts and the anchoring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1" w:author="Claude (AI) - proposed" w:date="2026-10-18T00:30:12Z">
              <w:r>
                <w:rPr>
                  <w:rFonts w:ascii="Arial" w:cs="Arial" w:eastAsia="Arial" w:hAnsi="Arial"/>
                  <w:b w:val="false"/>
                  <w:bCs w:val="false"/>
                  <w:i w:val="false"/>
                  <w:iCs w:val="false"/>
                  <w:color w:val="000000"/>
                  <w:sz w:val="18"/>
                  <w:szCs w:val="18"/>
                </w:rPr>
                <w:delText xml:space="preserve">Fully</w:delText>
              </w:r>
            </w:del>
            <w:ins w:id="9032" w:author="Claude (AI) - proposed" w:date="2026-10-18T00:30:12Z">
              <w:r>
                <w:rPr>
                  <w:rFonts w:ascii="Arial" w:cs="Arial" w:eastAsia="Arial" w:hAnsi="Arial"/>
                  <w:b w:val="false"/>
                  <w:bCs w:val="false"/>
                  <w:i w:val="false"/>
                  <w:iCs w:val="false"/>
                  <w:color w:val="000000"/>
                  <w:sz w:val="18"/>
                  <w:szCs w:val="18"/>
                </w:rPr>
                <w:t xml:space="preserve">Exceeds Expectations: fully</w:t>
              </w:r>
            </w:ins>
            <w:r>
              <w:rPr>
                <w:rFonts w:ascii="Arial" w:cs="Arial" w:eastAsia="Arial" w:hAnsi="Arial"/>
                <w:b w:val="false"/>
                <w:bCs w:val="false"/>
                <w:i w:val="false"/>
                <w:iCs w:val="false"/>
                <w:color w:val="000000"/>
                <w:sz w:val="18"/>
                <w:szCs w:val="18"/>
              </w:rPr>
              <w:t xml:space="preserve"> explains both Lake Magadi and the sufuria, and links salt applications and Lake Victoria impacts to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3" w:author="Claude (AI) - proposed" w:date="2026-10-18T00:30:12Z">
              <w:r>
                <w:rPr>
                  <w:rFonts w:ascii="Arial" w:cs="Arial" w:eastAsia="Arial" w:hAnsi="Arial"/>
                  <w:b w:val="false"/>
                  <w:bCs w:val="false"/>
                  <w:i w:val="false"/>
                  <w:iCs w:val="false"/>
                  <w:color w:val="000000"/>
                  <w:sz w:val="18"/>
                  <w:szCs w:val="18"/>
                </w:rPr>
                <w:delText xml:space="preserve">Explains</w:delText>
              </w:r>
            </w:del>
            <w:ins w:id="9034" w:author="Claude (AI) - proposed" w:date="2026-10-18T00:30:12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both images, with limited links to applications or the environment.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5" w:author="Claude (AI) - proposed" w:date="2026-10-18T00:30:12Z">
              <w:r>
                <w:rPr>
                  <w:rFonts w:ascii="Arial" w:cs="Arial" w:eastAsia="Arial" w:hAnsi="Arial"/>
                  <w:b w:val="false"/>
                  <w:bCs w:val="false"/>
                  <w:i w:val="false"/>
                  <w:iCs w:val="false"/>
                  <w:color w:val="000000"/>
                  <w:sz w:val="18"/>
                  <w:szCs w:val="18"/>
                </w:rPr>
                <w:delText xml:space="preserve">Explains</w:delText>
              </w:r>
            </w:del>
            <w:ins w:id="9036" w:author="Claude (AI) - proposed" w:date="2026-10-18T00:30:12Z">
              <w:r>
                <w:rPr>
                  <w:rFonts w:ascii="Arial" w:cs="Arial" w:eastAsia="Arial" w:hAnsi="Arial"/>
                  <w:b w:val="false"/>
                  <w:bCs w:val="false"/>
                  <w:i w:val="false"/>
                  <w:iCs w:val="false"/>
                  <w:color w:val="000000"/>
                  <w:sz w:val="18"/>
                  <w:szCs w:val="18"/>
                </w:rPr>
                <w:t xml:space="preserve">Approaches Expectations: explains</w:t>
              </w:r>
            </w:ins>
            <w:r>
              <w:rPr>
                <w:rFonts w:ascii="Arial" w:cs="Arial" w:eastAsia="Arial" w:hAnsi="Arial"/>
                <w:b w:val="false"/>
                <w:bCs w:val="false"/>
                <w:i w:val="false"/>
                <w:iCs w:val="false"/>
                <w:color w:val="000000"/>
                <w:sz w:val="18"/>
                <w:szCs w:val="18"/>
              </w:rPr>
              <w:t xml:space="preserve"> only one image or gives disconnected examples.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and model revision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7" w:author="Claude (AI) - proposed" w:date="2026-10-18T00:30:12Z">
              <w:r>
                <w:rPr>
                  <w:rFonts w:ascii="Arial" w:cs="Arial" w:eastAsia="Arial" w:hAnsi="Arial"/>
                  <w:b w:val="false"/>
                  <w:bCs w:val="false"/>
                  <w:i w:val="false"/>
                  <w:iCs w:val="false"/>
                  <w:color w:val="000000"/>
                  <w:sz w:val="18"/>
                  <w:szCs w:val="18"/>
                </w:rPr>
                <w:delText xml:space="preserve">Clearly</w:delText>
              </w:r>
            </w:del>
            <w:ins w:id="9038" w:author="Claude (AI) - proposed" w:date="2026-10-18T00:30:12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identifies a changed idea, the evidence that changed it, and gives an accurate labelled particle sketch and a coherent answer to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9" w:author="Claude (AI) - proposed" w:date="2026-10-18T00:30:12Z">
              <w:r>
                <w:rPr>
                  <w:rFonts w:ascii="Arial" w:cs="Arial" w:eastAsia="Arial" w:hAnsi="Arial"/>
                  <w:b w:val="false"/>
                  <w:bCs w:val="false"/>
                  <w:i w:val="false"/>
                  <w:iCs w:val="false"/>
                  <w:color w:val="000000"/>
                  <w:sz w:val="18"/>
                  <w:szCs w:val="18"/>
                </w:rPr>
                <w:delText xml:space="preserve">Identifies</w:delText>
              </w:r>
            </w:del>
            <w:ins w:id="9040" w:author="Claude (AI) - proposed" w:date="2026-10-18T00:30:12Z">
              <w:r>
                <w:rPr>
                  <w:rFonts w:ascii="Arial" w:cs="Arial" w:eastAsia="Arial" w:hAnsi="Arial"/>
                  <w:b w:val="false"/>
                  <w:bCs w:val="false"/>
                  <w:i w:val="false"/>
                  <w:iCs w:val="false"/>
                  <w:color w:val="000000"/>
                  <w:sz w:val="18"/>
                  <w:szCs w:val="18"/>
                </w:rPr>
                <w:t xml:space="preserve">Meets Expectations: identifies</w:t>
              </w:r>
            </w:ins>
            <w:r>
              <w:rPr>
                <w:rFonts w:ascii="Arial" w:cs="Arial" w:eastAsia="Arial" w:hAnsi="Arial"/>
                <w:b w:val="false"/>
                <w:bCs w:val="false"/>
                <w:i w:val="false"/>
                <w:iCs w:val="false"/>
                <w:color w:val="000000"/>
                <w:sz w:val="18"/>
                <w:szCs w:val="18"/>
              </w:rPr>
              <w:t xml:space="preserve"> a changed idea with some evidence; sketch and final answer are mostly accurate.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1" w:author="Claude (AI) - proposed" w:date="2026-10-18T00:30:12Z">
              <w:r>
                <w:rPr>
                  <w:rFonts w:ascii="Arial" w:cs="Arial" w:eastAsia="Arial" w:hAnsi="Arial"/>
                  <w:b w:val="false"/>
                  <w:bCs w:val="false"/>
                  <w:i w:val="false"/>
                  <w:iCs w:val="false"/>
                  <w:color w:val="000000"/>
                  <w:sz w:val="18"/>
                  <w:szCs w:val="18"/>
                </w:rPr>
                <w:delText xml:space="preserve">Reflection</w:delText>
              </w:r>
            </w:del>
            <w:ins w:id="9042" w:author="Claude (AI) - proposed" w:date="2026-10-18T00:30:12Z">
              <w:r>
                <w:rPr>
                  <w:rFonts w:ascii="Arial" w:cs="Arial" w:eastAsia="Arial" w:hAnsi="Arial"/>
                  <w:b w:val="false"/>
                  <w:bCs w:val="false"/>
                  <w:i w:val="false"/>
                  <w:iCs w:val="false"/>
                  <w:color w:val="000000"/>
                  <w:sz w:val="18"/>
                  <w:szCs w:val="18"/>
                </w:rPr>
                <w:t xml:space="preserve">Approaches Expectations: reflection</w:t>
              </w:r>
            </w:ins>
            <w:r>
              <w:rPr>
                <w:rFonts w:ascii="Arial" w:cs="Arial" w:eastAsia="Arial" w:hAnsi="Arial"/>
                <w:b w:val="false"/>
                <w:bCs w:val="false"/>
                <w:i w:val="false"/>
                <w:iCs w:val="false"/>
                <w:color w:val="000000"/>
                <w:sz w:val="18"/>
                <w:szCs w:val="18"/>
              </w:rPr>
              <w:t xml:space="preserve"> is vague; sketch or final answer is missing or incorrect.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qfdz1vs2ex32qnns72v6">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wl45zzmjqckp6drzjhca">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7ezpl4-lknvpmbeldn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qfdz1vs2ex32qnns72v6" Type="http://schemas.openxmlformats.org/officeDocument/2006/relationships/hyperlink" Target="https://creativecommons.org/licenses/by-nc/4.0/" TargetMode="External"/><Relationship Id="rIdhwl45zzmjqckp6drzjhca" Type="http://schemas.openxmlformats.org/officeDocument/2006/relationships/hyperlink" Target="https://creativecommons.org/licenses/by-nc/4.0/" TargetMode="External"/><Relationship Id="rIdt7ezpl4-lknvpmbeldn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2026-10-18T00:30:10.157Z</dcterms:created>
  <dcterms:modified xsi:type="dcterms:W3CDTF">2026-10-18T00:30:10.157Z</dcterms:modified>
</cp:coreProperties>
</file>

<file path=docProps/custom.xml><?xml version="1.0" encoding="utf-8"?>
<Properties xmlns="http://schemas.openxmlformats.org/officeDocument/2006/custom-properties" xmlns:vt="http://schemas.openxmlformats.org/officeDocument/2006/docPropsVTypes"/>
</file>