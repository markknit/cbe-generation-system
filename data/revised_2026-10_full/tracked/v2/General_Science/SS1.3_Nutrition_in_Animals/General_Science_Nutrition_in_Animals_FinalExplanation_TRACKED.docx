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1.3 NUTRITION IN ANIMALS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from the Ugali and Sukuma Wiki Puzzle: your food journey maps, </w:t>
            </w:r>
            <w:del w:id="9001" w:author="Claude (AI) - proposed" w:date="2026-10-18T00:29:30Z">
              <w:r>
                <w:rPr>
                  <w:rFonts w:ascii="Arial" w:cs="Arial" w:eastAsia="Arial" w:hAnsi="Arial"/>
                  <w:b w:val="false"/>
                  <w:bCs w:val="false"/>
                  <w:i w:val="false"/>
                  <w:iCs w:val="false"/>
                  <w:color w:val="000000"/>
                  <w:sz w:val="18"/>
                  <w:szCs w:val="18"/>
                </w:rPr>
                <w:delText xml:space="preserve">the Mandazi</w:delText>
              </w:r>
            </w:del>
            <w:ins w:id="9002" w:author="Claude (AI) - proposed" w:date="2026-10-18T00:29:30Z">
              <w:r>
                <w:rPr>
                  <w:rFonts w:ascii="Arial" w:cs="Arial" w:eastAsia="Arial" w:hAnsi="Arial"/>
                  <w:b w:val="false"/>
                  <w:bCs w:val="false"/>
                  <w:i w:val="false"/>
                  <w:iCs w:val="false"/>
                  <w:color w:val="000000"/>
                  <w:sz w:val="18"/>
                  <w:szCs w:val="18"/>
                </w:rPr>
                <w:t xml:space="preserve">your lesson Summary Tables, the Ugali</w:t>
              </w:r>
            </w:ins>
            <w:r>
              <w:rPr>
                <w:rFonts w:ascii="Arial" w:cs="Arial" w:eastAsia="Arial" w:hAnsi="Arial"/>
                <w:b w:val="false"/>
                <w:bCs w:val="false"/>
                <w:i w:val="false"/>
                <w:iCs w:val="false"/>
                <w:color w:val="000000"/>
                <w:sz w:val="18"/>
                <w:szCs w:val="18"/>
              </w:rPr>
              <w:t xml:space="preserve"> Moment, the enzyme charts, the food tests, the structure diagrams and your 3D model. Write your answers in the space under each prompt. Use full sentences and scientific words such as enzyme, substrate, mechanical digestion, chemical digestion, villi and sphincter. Always link your ideas to the school lunch of ugali, sukuma wiki and nyama choma. Where a question asks you to use evidence, say which test or observation you are using.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ways of breaking down the meal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of the Kenyan school lunch of ugali, sukuma wiki and nyama choma. (a) Explain the difference between mechanical digestion and chemical digestion. (b) Give one example of each from the mouth or the stomach. (c) During the </w:t>
            </w:r>
            <w:del w:id="9003" w:author="Claude (AI) - proposed" w:date="2026-10-18T00:29:30Z">
              <w:r>
                <w:rPr>
                  <w:rFonts w:ascii="Arial" w:cs="Arial" w:eastAsia="Arial" w:hAnsi="Arial"/>
                  <w:b/>
                  <w:bCs/>
                  <w:i w:val="false"/>
                  <w:iCs w:val="false"/>
                  <w:color w:val="000000"/>
                  <w:sz w:val="18"/>
                  <w:szCs w:val="18"/>
                </w:rPr>
                <w:delText xml:space="preserve">Mandazi</w:delText>
              </w:r>
            </w:del>
            <w:ins w:id="9004" w:author="Claude (AI) - proposed" w:date="2026-10-18T00:29:30Z">
              <w:r>
                <w:rPr>
                  <w:rFonts w:ascii="Arial" w:cs="Arial" w:eastAsia="Arial" w:hAnsi="Arial"/>
                  <w:b/>
                  <w:bCs/>
                  <w:i w:val="false"/>
                  <w:iCs w:val="false"/>
                  <w:color w:val="000000"/>
                  <w:sz w:val="18"/>
                  <w:szCs w:val="18"/>
                </w:rPr>
                <w:t xml:space="preserve">Ugali</w:t>
              </w:r>
            </w:ins>
            <w:r>
              <w:rPr>
                <w:rFonts w:ascii="Arial" w:cs="Arial" w:eastAsia="Arial" w:hAnsi="Arial"/>
                <w:b/>
                <w:bCs/>
                <w:i w:val="false"/>
                <w:iCs w:val="false"/>
                <w:color w:val="000000"/>
                <w:sz w:val="18"/>
                <w:szCs w:val="18"/>
              </w:rPr>
              <w:t xml:space="preserve"> Moment you chewed a piece of </w:t>
            </w:r>
            <w:del w:id="9005" w:author="Claude (AI) - proposed" w:date="2026-10-18T00:29:30Z">
              <w:r>
                <w:rPr>
                  <w:rFonts w:ascii="Arial" w:cs="Arial" w:eastAsia="Arial" w:hAnsi="Arial"/>
                  <w:b/>
                  <w:bCs/>
                  <w:i w:val="false"/>
                  <w:iCs w:val="false"/>
                  <w:color w:val="000000"/>
                  <w:sz w:val="18"/>
                  <w:szCs w:val="18"/>
                </w:rPr>
                <w:delText xml:space="preserve">mandazi</w:delText>
              </w:r>
            </w:del>
            <w:ins w:id="9006" w:author="Claude (AI) - proposed" w:date="2026-10-18T00:29:30Z">
              <w:r>
                <w:rPr>
                  <w:rFonts w:ascii="Arial" w:cs="Arial" w:eastAsia="Arial" w:hAnsi="Arial"/>
                  <w:b/>
                  <w:bCs/>
                  <w:i w:val="false"/>
                  <w:iCs w:val="false"/>
                  <w:color w:val="000000"/>
                  <w:sz w:val="18"/>
                  <w:szCs w:val="18"/>
                </w:rPr>
                <w:t xml:space="preserve">plain, unsweetened ugali</w:t>
              </w:r>
            </w:ins>
            <w:r>
              <w:rPr>
                <w:rFonts w:ascii="Arial" w:cs="Arial" w:eastAsia="Arial" w:hAnsi="Arial"/>
                <w:b/>
                <w:bCs/>
                <w:i w:val="false"/>
                <w:iCs w:val="false"/>
                <w:color w:val="000000"/>
                <w:sz w:val="18"/>
                <w:szCs w:val="18"/>
              </w:rPr>
              <w:t xml:space="preserve"> for 60 seconds. Describe what you noticed about its taste and explain what this tells you about what happens to the ugali in your mouth. (d) Would you expect the nyama choma to change taste in the mouth in the same way? Explain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How does the body know which chemical to release?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One of the puzzles in Lesson 1 was how the body seems to 'know' which digestive chemical to use at each stage. (a) Explain how the digestive system manages to have the right chemical in the right place</w:t>
            </w:r>
            <w:ins w:id="9007" w:author="Claude (AI) - proposed" w:date="2026-10-18T00:29:30Z">
              <w:r>
                <w:rPr>
                  <w:rFonts w:ascii="Arial" w:cs="Arial" w:eastAsia="Arial" w:hAnsi="Arial"/>
                  <w:b/>
                  <w:bCs/>
                  <w:i w:val="false"/>
                  <w:iCs w:val="false"/>
                  <w:color w:val="000000"/>
                  <w:sz w:val="18"/>
                  <w:szCs w:val="18"/>
                </w:rPr>
                <w:t xml:space="preserve">, and what tells each gland when to release its juice</w:t>
              </w:r>
            </w:ins>
            <w:r>
              <w:rPr>
                <w:rFonts w:ascii="Arial" w:cs="Arial" w:eastAsia="Arial" w:hAnsi="Arial"/>
                <w:b/>
                <w:bCs/>
                <w:i w:val="false"/>
                <w:iCs w:val="false"/>
                <w:color w:val="000000"/>
                <w:sz w:val="18"/>
                <w:szCs w:val="18"/>
              </w:rPr>
              <w:t xml:space="preserve">. (b) Name the enzyme that acts on each of these in the school lunch and the region where it acts: starch in ugali, protein in nyama choma, and fat in cooking oil. (c) Look at your food test results from Lessons 4 and 5. Name the test and the colour you saw for at least two nutrients, and say what these results tell you about the nutrients in the meal.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digestion take different times?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Another puzzle was why ugali seems to be digested faster than nyama choma. (a) Using what you learned about the regions of the alimentary canal, compare how and where the starch in ugali and the protein in nyama choma are digested. (b) The cooking oil and butter in the meal contain fat. Explain why fat digestion needs an extra step.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Structures that make absorption and protection possible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small intestine is a tube only about 3 cm wide, yet it absorbs the nutrients from the whole meal. Explain how its structure makes this possible. Name the nutrients from ugali and nyama choma that are absorbed. (b) Explain how the stomach avoids digesting itself even though it contains acid and pepsin. (c) Describe the job of the cardiac sphincter and of the pyloric sphincter.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How is the human digestive system adapted to break down and absorb the nutrients in a typical Kenyan meal — and what happens when those adaptations fail? (a) Write a connected explanation that follows ugali, sukuma wiki and nyama choma through the alimentary canal. Include at least one mechanical process, at least three enzymes with their regions, and one structural adaptation. (b) Choose ONE adaptation from this unit and predict what would happen to the digestion or absorption of the meal if it failed. (c) In the Benedict's test on the simulated digested-ugali sample (a glucose solution), what did you observe? Explain what this result tells you about reducing sugars and digestion, and say how it relates to what happens to ugali starch in the body. (d) Compare your Lesson 1 food journey map with your 3D model. Name two things you can now explain that you could not explain at the start.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Mechanical and chemical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8T00:29:30Z">
              <w:r>
                <w:rPr>
                  <w:rFonts w:ascii="Arial" w:cs="Arial" w:eastAsia="Arial" w:hAnsi="Arial"/>
                  <w:b w:val="false"/>
                  <w:bCs w:val="false"/>
                  <w:i w:val="false"/>
                  <w:iCs w:val="false"/>
                  <w:color w:val="000000"/>
                  <w:sz w:val="18"/>
                  <w:szCs w:val="18"/>
                </w:rPr>
                <w:delText xml:space="preserve">Clearly</w:delText>
              </w:r>
            </w:del>
            <w:ins w:id="9009" w:author="Claude (AI) - proposed" w:date="2026-10-18T00:29:30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distinguishes the two types with correct examples and uses the </w:t>
            </w:r>
            <w:del w:id="9010" w:author="Claude (AI) - proposed" w:date="2026-10-18T00:29:30Z">
              <w:r>
                <w:rPr>
                  <w:rFonts w:ascii="Arial" w:cs="Arial" w:eastAsia="Arial" w:hAnsi="Arial"/>
                  <w:b w:val="false"/>
                  <w:bCs w:val="false"/>
                  <w:i w:val="false"/>
                  <w:iCs w:val="false"/>
                  <w:color w:val="000000"/>
                  <w:sz w:val="18"/>
                  <w:szCs w:val="18"/>
                </w:rPr>
                <w:delText xml:space="preserve">Mandazi</w:delText>
              </w:r>
            </w:del>
            <w:ins w:id="9011" w:author="Claude (AI) - proposed" w:date="2026-10-18T00:29:30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Moment evidence to explain amylase action on starch.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2" w:author="Claude (AI) - proposed" w:date="2026-10-18T00:29:30Z">
              <w:r>
                <w:rPr>
                  <w:rFonts w:ascii="Arial" w:cs="Arial" w:eastAsia="Arial" w:hAnsi="Arial"/>
                  <w:b w:val="false"/>
                  <w:bCs w:val="false"/>
                  <w:i w:val="false"/>
                  <w:iCs w:val="false"/>
                  <w:color w:val="000000"/>
                  <w:sz w:val="18"/>
                  <w:szCs w:val="18"/>
                </w:rPr>
                <w:delText xml:space="preserve">Distinguishes</w:delText>
              </w:r>
            </w:del>
            <w:ins w:id="9013" w:author="Claude (AI) - proposed" w:date="2026-10-18T00:29:30Z">
              <w:r>
                <w:rPr>
                  <w:rFonts w:ascii="Arial" w:cs="Arial" w:eastAsia="Arial" w:hAnsi="Arial"/>
                  <w:b w:val="false"/>
                  <w:bCs w:val="false"/>
                  <w:i w:val="false"/>
                  <w:iCs w:val="false"/>
                  <w:color w:val="000000"/>
                  <w:sz w:val="18"/>
                  <w:szCs w:val="18"/>
                </w:rPr>
                <w:t xml:space="preserve">Meets Expectations: distinguishes</w:t>
              </w:r>
            </w:ins>
            <w:r>
              <w:rPr>
                <w:rFonts w:ascii="Arial" w:cs="Arial" w:eastAsia="Arial" w:hAnsi="Arial"/>
                <w:b w:val="false"/>
                <w:bCs w:val="false"/>
                <w:i w:val="false"/>
                <w:iCs w:val="false"/>
                <w:color w:val="000000"/>
                <w:sz w:val="18"/>
                <w:szCs w:val="18"/>
              </w:rPr>
              <w:t xml:space="preserve"> the two types with correct examples but gives only a weak link to the </w:t>
            </w:r>
            <w:del w:id="9014" w:author="Claude (AI) - proposed" w:date="2026-10-18T00:29:30Z">
              <w:r>
                <w:rPr>
                  <w:rFonts w:ascii="Arial" w:cs="Arial" w:eastAsia="Arial" w:hAnsi="Arial"/>
                  <w:b w:val="false"/>
                  <w:bCs w:val="false"/>
                  <w:i w:val="false"/>
                  <w:iCs w:val="false"/>
                  <w:color w:val="000000"/>
                  <w:sz w:val="18"/>
                  <w:szCs w:val="18"/>
                </w:rPr>
                <w:delText xml:space="preserve">Mandazi</w:delText>
              </w:r>
            </w:del>
            <w:ins w:id="9015" w:author="Claude (AI) - proposed" w:date="2026-10-18T00:29:30Z">
              <w:r>
                <w:rPr>
                  <w:rFonts w:ascii="Arial" w:cs="Arial" w:eastAsia="Arial" w:hAnsi="Arial"/>
                  <w:b w:val="false"/>
                  <w:bCs w:val="false"/>
                  <w:i w:val="false"/>
                  <w:iCs w:val="false"/>
                  <w:color w:val="000000"/>
                  <w:sz w:val="18"/>
                  <w:szCs w:val="18"/>
                </w:rPr>
                <w:t xml:space="preserve">Ugali Moment</w:t>
              </w:r>
            </w:ins>
            <w:r>
              <w:rPr>
                <w:rFonts w:ascii="Arial" w:cs="Arial" w:eastAsia="Arial" w:hAnsi="Arial"/>
                <w:b w:val="false"/>
                <w:bCs w:val="false"/>
                <w:i w:val="false"/>
                <w:iCs w:val="false"/>
                <w:color w:val="000000"/>
                <w:sz w:val="18"/>
                <w:szCs w:val="18"/>
              </w:rPr>
              <w:t xml:space="preserve">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8T00:29:30Z">
              <w:r>
                <w:rPr>
                  <w:rFonts w:ascii="Arial" w:cs="Arial" w:eastAsia="Arial" w:hAnsi="Arial"/>
                  <w:b w:val="false"/>
                  <w:bCs w:val="false"/>
                  <w:i w:val="false"/>
                  <w:iCs w:val="false"/>
                  <w:color w:val="000000"/>
                  <w:sz w:val="18"/>
                  <w:szCs w:val="18"/>
                </w:rPr>
                <w:delText xml:space="preserve">Mixes</w:delText>
              </w:r>
            </w:del>
            <w:ins w:id="9017" w:author="Claude (AI) - proposed" w:date="2026-10-18T00:29:30Z">
              <w:r>
                <w:rPr>
                  <w:rFonts w:ascii="Arial" w:cs="Arial" w:eastAsia="Arial" w:hAnsi="Arial"/>
                  <w:b w:val="false"/>
                  <w:bCs w:val="false"/>
                  <w:i w:val="false"/>
                  <w:iCs w:val="false"/>
                  <w:color w:val="000000"/>
                  <w:sz w:val="18"/>
                  <w:szCs w:val="18"/>
                </w:rPr>
                <w:t xml:space="preserve">Approaches Expectations: mixes</w:t>
              </w:r>
            </w:ins>
            <w:r>
              <w:rPr>
                <w:rFonts w:ascii="Arial" w:cs="Arial" w:eastAsia="Arial" w:hAnsi="Arial"/>
                <w:b w:val="false"/>
                <w:bCs w:val="false"/>
                <w:i w:val="false"/>
                <w:iCs w:val="false"/>
                <w:color w:val="000000"/>
                <w:sz w:val="18"/>
                <w:szCs w:val="18"/>
              </w:rPr>
              <w:t xml:space="preserve"> up the two types or gives no examples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specificity and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29:30Z">
              <w:r>
                <w:rPr>
                  <w:rFonts w:ascii="Arial" w:cs="Arial" w:eastAsia="Arial" w:hAnsi="Arial"/>
                  <w:b w:val="false"/>
                  <w:bCs w:val="false"/>
                  <w:i w:val="false"/>
                  <w:iCs w:val="false"/>
                  <w:color w:val="000000"/>
                  <w:sz w:val="18"/>
                  <w:szCs w:val="18"/>
                </w:rPr>
                <w:delText xml:space="preserve">Matches</w:delText>
              </w:r>
            </w:del>
            <w:ins w:id="9019" w:author="Claude (AI) - proposed" w:date="2026-10-18T00:29:30Z">
              <w:r>
                <w:rPr>
                  <w:rFonts w:ascii="Arial" w:cs="Arial" w:eastAsia="Arial" w:hAnsi="Arial"/>
                  <w:b w:val="false"/>
                  <w:bCs w:val="false"/>
                  <w:i w:val="false"/>
                  <w:iCs w:val="false"/>
                  <w:color w:val="000000"/>
                  <w:sz w:val="18"/>
                  <w:szCs w:val="18"/>
                </w:rPr>
                <w:t xml:space="preserve">Exceeds Expectations: matches</w:t>
              </w:r>
            </w:ins>
            <w:r>
              <w:rPr>
                <w:rFonts w:ascii="Arial" w:cs="Arial" w:eastAsia="Arial" w:hAnsi="Arial"/>
                <w:b w:val="false"/>
                <w:bCs w:val="false"/>
                <w:i w:val="false"/>
                <w:iCs w:val="false"/>
                <w:color w:val="000000"/>
                <w:sz w:val="18"/>
                <w:szCs w:val="18"/>
              </w:rPr>
              <w:t xml:space="preserve"> each enzyme to its substrate and region accurately, explains specificity</w:t>
            </w:r>
            <w:ins w:id="9020" w:author="Claude (AI) - proposed" w:date="2026-10-18T00:29:30Z">
              <w:r>
                <w:rPr>
                  <w:rFonts w:ascii="Arial" w:cs="Arial" w:eastAsia="Arial" w:hAnsi="Arial"/>
                  <w:b w:val="false"/>
                  <w:bCs w:val="false"/>
                  <w:i w:val="false"/>
                  <w:iCs w:val="false"/>
                  <w:color w:val="000000"/>
                  <w:sz w:val="18"/>
                  <w:szCs w:val="18"/>
                </w:rPr>
                <w:t xml:space="preserve"> and what triggers release</w:t>
              </w:r>
            </w:ins>
            <w:r>
              <w:rPr>
                <w:rFonts w:ascii="Arial" w:cs="Arial" w:eastAsia="Arial" w:hAnsi="Arial"/>
                <w:b w:val="false"/>
                <w:bCs w:val="false"/>
                <w:i w:val="false"/>
                <w:iCs w:val="false"/>
                <w:color w:val="000000"/>
                <w:sz w:val="18"/>
                <w:szCs w:val="18"/>
              </w:rPr>
              <w:t xml:space="preserve">, and uses named food tests with correct colours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8T00:29:30Z">
              <w:r>
                <w:rPr>
                  <w:rFonts w:ascii="Arial" w:cs="Arial" w:eastAsia="Arial" w:hAnsi="Arial"/>
                  <w:b w:val="false"/>
                  <w:bCs w:val="false"/>
                  <w:i w:val="false"/>
                  <w:iCs w:val="false"/>
                  <w:color w:val="000000"/>
                  <w:sz w:val="18"/>
                  <w:szCs w:val="18"/>
                </w:rPr>
                <w:delText xml:space="preserve">Matches</w:delText>
              </w:r>
            </w:del>
            <w:ins w:id="9022" w:author="Claude (AI) - proposed" w:date="2026-10-18T00:29:30Z">
              <w:r>
                <w:rPr>
                  <w:rFonts w:ascii="Arial" w:cs="Arial" w:eastAsia="Arial" w:hAnsi="Arial"/>
                  <w:b w:val="false"/>
                  <w:bCs w:val="false"/>
                  <w:i w:val="false"/>
                  <w:iCs w:val="false"/>
                  <w:color w:val="000000"/>
                  <w:sz w:val="18"/>
                  <w:szCs w:val="18"/>
                </w:rPr>
                <w:t xml:space="preserve">Meets Expectations: matches</w:t>
              </w:r>
            </w:ins>
            <w:r>
              <w:rPr>
                <w:rFonts w:ascii="Arial" w:cs="Arial" w:eastAsia="Arial" w:hAnsi="Arial"/>
                <w:b w:val="false"/>
                <w:bCs w:val="false"/>
                <w:i w:val="false"/>
                <w:iCs w:val="false"/>
                <w:color w:val="000000"/>
                <w:sz w:val="18"/>
                <w:szCs w:val="18"/>
              </w:rPr>
              <w:t xml:space="preserve"> most enzymes to substrates and regions and mentions some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29:30Z">
              <w:r>
                <w:rPr>
                  <w:rFonts w:ascii="Arial" w:cs="Arial" w:eastAsia="Arial" w:hAnsi="Arial"/>
                  <w:b w:val="false"/>
                  <w:bCs w:val="false"/>
                  <w:i w:val="false"/>
                  <w:iCs w:val="false"/>
                  <w:color w:val="000000"/>
                  <w:sz w:val="18"/>
                  <w:szCs w:val="18"/>
                </w:rPr>
                <w:delText xml:space="preserve">Names</w:delText>
              </w:r>
            </w:del>
            <w:ins w:id="9024" w:author="Claude (AI) - proposed" w:date="2026-10-18T00:29:30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few enzymes correctly or does not link enzymes to substrates or tests.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Structural adaptations and self-protection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29:30Z">
              <w:r>
                <w:rPr>
                  <w:rFonts w:ascii="Arial" w:cs="Arial" w:eastAsia="Arial" w:hAnsi="Arial"/>
                  <w:b w:val="false"/>
                  <w:bCs w:val="false"/>
                  <w:i w:val="false"/>
                  <w:iCs w:val="false"/>
                  <w:color w:val="000000"/>
                  <w:sz w:val="18"/>
                  <w:szCs w:val="18"/>
                </w:rPr>
                <w:delText xml:space="preserve">Explains</w:delText>
              </w:r>
            </w:del>
            <w:ins w:id="9026" w:author="Claude (AI) - proposed" w:date="2026-10-18T00:29:30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villi and microvilli, mucus and pepsinogen, and both sphincters accurately, linking each structure to its function in the meal.</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8T00:29:30Z">
              <w:r>
                <w:rPr>
                  <w:rFonts w:ascii="Arial" w:cs="Arial" w:eastAsia="Arial" w:hAnsi="Arial"/>
                  <w:b w:val="false"/>
                  <w:bCs w:val="false"/>
                  <w:i w:val="false"/>
                  <w:iCs w:val="false"/>
                  <w:color w:val="000000"/>
                  <w:sz w:val="18"/>
                  <w:szCs w:val="18"/>
                </w:rPr>
                <w:delText xml:space="preserve">Explains</w:delText>
              </w:r>
            </w:del>
            <w:ins w:id="9028" w:author="Claude (AI) - proposed" w:date="2026-10-18T00:29:30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structures and functions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8T00:29:30Z">
              <w:r>
                <w:rPr>
                  <w:rFonts w:ascii="Arial" w:cs="Arial" w:eastAsia="Arial" w:hAnsi="Arial"/>
                  <w:b w:val="false"/>
                  <w:bCs w:val="false"/>
                  <w:i w:val="false"/>
                  <w:iCs w:val="false"/>
                  <w:color w:val="000000"/>
                  <w:sz w:val="18"/>
                  <w:szCs w:val="18"/>
                </w:rPr>
                <w:delText xml:space="preserve">Names</w:delText>
              </w:r>
            </w:del>
            <w:ins w:id="9030" w:author="Claude (AI) - proposed" w:date="2026-10-18T00:29:30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structures without explaining their functions, or confuses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Connected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8T00:29:30Z">
              <w:r>
                <w:rPr>
                  <w:rFonts w:ascii="Arial" w:cs="Arial" w:eastAsia="Arial" w:hAnsi="Arial"/>
                  <w:b w:val="false"/>
                  <w:bCs w:val="false"/>
                  <w:i w:val="false"/>
                  <w:iCs w:val="false"/>
                  <w:color w:val="000000"/>
                  <w:sz w:val="18"/>
                  <w:szCs w:val="18"/>
                </w:rPr>
                <w:delText xml:space="preserve">Gives</w:delText>
              </w:r>
            </w:del>
            <w:ins w:id="9032" w:author="Claude (AI) - proposed" w:date="2026-10-18T00:29:30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sequenced explanation of the meal through the canal and a reasoned prediction of what happens when an adaptation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3" w:author="Claude (AI) - proposed" w:date="2026-10-18T00:29:30Z">
              <w:r>
                <w:rPr>
                  <w:rFonts w:ascii="Arial" w:cs="Arial" w:eastAsia="Arial" w:hAnsi="Arial"/>
                  <w:b w:val="false"/>
                  <w:bCs w:val="false"/>
                  <w:i w:val="false"/>
                  <w:iCs w:val="false"/>
                  <w:color w:val="000000"/>
                  <w:sz w:val="18"/>
                  <w:szCs w:val="18"/>
                </w:rPr>
                <w:delText xml:space="preserve">Gives</w:delText>
              </w:r>
            </w:del>
            <w:ins w:id="9034" w:author="Claude (AI) - proposed" w:date="2026-10-18T00:29:30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sequenced explanation and a simple prediction.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29:30Z">
              <w:r>
                <w:rPr>
                  <w:rFonts w:ascii="Arial" w:cs="Arial" w:eastAsia="Arial" w:hAnsi="Arial"/>
                  <w:b w:val="false"/>
                  <w:bCs w:val="false"/>
                  <w:i w:val="false"/>
                  <w:iCs w:val="false"/>
                  <w:color w:val="000000"/>
                  <w:sz w:val="18"/>
                  <w:szCs w:val="18"/>
                </w:rPr>
                <w:delText xml:space="preserve">Gives</w:delText>
              </w:r>
            </w:del>
            <w:ins w:id="9036" w:author="Claude (AI) - proposed" w:date="2026-10-18T00:29:3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list of facts without sequence or without a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29:30Z">
              <w:r>
                <w:rPr>
                  <w:rFonts w:ascii="Arial" w:cs="Arial" w:eastAsia="Arial" w:hAnsi="Arial"/>
                  <w:b w:val="false"/>
                  <w:bCs w:val="false"/>
                  <w:i w:val="false"/>
                  <w:iCs w:val="false"/>
                  <w:color w:val="000000"/>
                  <w:sz w:val="18"/>
                  <w:szCs w:val="18"/>
                </w:rPr>
                <w:delText xml:space="preserve">Consistently</w:delText>
              </w:r>
            </w:del>
            <w:ins w:id="9038" w:author="Claude (AI) - proposed" w:date="2026-10-18T00:29:30Z">
              <w:r>
                <w:rPr>
                  <w:rFonts w:ascii="Arial" w:cs="Arial" w:eastAsia="Arial" w:hAnsi="Arial"/>
                  <w:b w:val="false"/>
                  <w:bCs w:val="false"/>
                  <w:i w:val="false"/>
                  <w:iCs w:val="false"/>
                  <w:color w:val="000000"/>
                  <w:sz w:val="18"/>
                  <w:szCs w:val="18"/>
                </w:rPr>
                <w:t xml:space="preserve">Exceeds Expectations: consistently</w:t>
              </w:r>
            </w:ins>
            <w:r>
              <w:rPr>
                <w:rFonts w:ascii="Arial" w:cs="Arial" w:eastAsia="Arial" w:hAnsi="Arial"/>
                <w:b w:val="false"/>
                <w:bCs w:val="false"/>
                <w:i w:val="false"/>
                <w:iCs w:val="false"/>
                <w:color w:val="000000"/>
                <w:sz w:val="18"/>
                <w:szCs w:val="18"/>
              </w:rPr>
              <w:t xml:space="preserve"> uses the ugali, sukuma wiki and nyama choma meal and practical observations to support claims,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8T00:29:30Z">
              <w:r>
                <w:rPr>
                  <w:rFonts w:ascii="Arial" w:cs="Arial" w:eastAsia="Arial" w:hAnsi="Arial"/>
                  <w:b w:val="false"/>
                  <w:bCs w:val="false"/>
                  <w:i w:val="false"/>
                  <w:iCs w:val="false"/>
                  <w:color w:val="000000"/>
                  <w:sz w:val="18"/>
                  <w:szCs w:val="18"/>
                </w:rPr>
                <w:delText xml:space="preserve">Uses</w:delText>
              </w:r>
            </w:del>
            <w:ins w:id="9040" w:author="Claude (AI) - proposed" w:date="2026-10-18T00:29:30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the meal and some observations,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29:30Z">
              <w:r>
                <w:rPr>
                  <w:rFonts w:ascii="Arial" w:cs="Arial" w:eastAsia="Arial" w:hAnsi="Arial"/>
                  <w:b w:val="false"/>
                  <w:bCs w:val="false"/>
                  <w:i w:val="false"/>
                  <w:iCs w:val="false"/>
                  <w:color w:val="000000"/>
                  <w:sz w:val="18"/>
                  <w:szCs w:val="18"/>
                </w:rPr>
                <w:delText xml:space="preserve">Makes</w:delText>
              </w:r>
            </w:del>
            <w:ins w:id="9042" w:author="Claude (AI) - proposed" w:date="2026-10-18T00:29:30Z">
              <w:r>
                <w:rPr>
                  <w:rFonts w:ascii="Arial" w:cs="Arial" w:eastAsia="Arial" w:hAnsi="Arial"/>
                  <w:b w:val="false"/>
                  <w:bCs w:val="false"/>
                  <w:i w:val="false"/>
                  <w:iCs w:val="false"/>
                  <w:color w:val="000000"/>
                  <w:sz w:val="18"/>
                  <w:szCs w:val="18"/>
                </w:rPr>
                <w:t xml:space="preserve">Approaches Expectations: makes</w:t>
              </w:r>
            </w:ins>
            <w:r>
              <w:rPr>
                <w:rFonts w:ascii="Arial" w:cs="Arial" w:eastAsia="Arial" w:hAnsi="Arial"/>
                <w:b w:val="false"/>
                <w:bCs w:val="false"/>
                <w:i w:val="false"/>
                <w:iCs w:val="false"/>
                <w:color w:val="000000"/>
                <w:sz w:val="18"/>
                <w:szCs w:val="18"/>
              </w:rPr>
              <w:t xml:space="preserve"> general claims with little reference to the meal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ho8xjwy0fvfbxj2-ing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mzx2k3uksvcnmtd6vzk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al7ax1t69bifhkggshd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ho8xjwy0fvfbxj2-ingt" Type="http://schemas.openxmlformats.org/officeDocument/2006/relationships/hyperlink" Target="https://creativecommons.org/licenses/by-nc/4.0/" TargetMode="External"/><Relationship Id="rIdwmzx2k3uksvcnmtd6vzkm" Type="http://schemas.openxmlformats.org/officeDocument/2006/relationships/hyperlink" Target="https://creativecommons.org/licenses/by-nc/4.0/" TargetMode="External"/><Relationship Id="rId7al7ax1t69bifhkggshd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2026-10-18T00:29:29.165Z</dcterms:created>
  <dcterms:modified xsi:type="dcterms:W3CDTF">2026-10-18T00:29:29.165Z</dcterms:modified>
</cp:coreProperties>
</file>

<file path=docProps/custom.xml><?xml version="1.0" encoding="utf-8"?>
<Properties xmlns="http://schemas.openxmlformats.org/officeDocument/2006/custom-properties" xmlns:vt="http://schemas.openxmlformats.org/officeDocument/2006/docPropsVTypes"/>
</file>