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1.7 MICROORGANISMS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Remember the sufuria of leftover ugali and the half-eaten chapati left uncovered on a kitchen counter in Kisumu overnight. By morning there were white, green and black fuzzy patches, a sour smell and some slimy areas. Nobody had touched the food, no insects were visible and the kitchen looked clean. Use what you learned in Lessons 1 to 8 to answer the Driving Question: Why did the ugali and chapati grow fuzzy patches overnight, and how can understanding the invisible organisms responsible help us protect our health and our food in Kenya? Write your answers in the space under each prompt. Use full sentences, name the microorganisms and conditions you studied, and refer to the Kisumu ugali and chapati in every answer. Where a prompt asks for evidence, say what you observed or learned in class.</w:t>
            </w:r>
            <w:ins w:id="9001" w:author="Claude (AI) - proposed" w:date="2026-10-18T00:29:51Z">
              <w:r>
                <w:rPr>
                  <w:rFonts w:ascii="Arial" w:cs="Arial" w:eastAsia="Arial" w:hAnsi="Arial"/>
                  <w:b w:val="false"/>
                  <w:bCs w:val="false"/>
                  <w:i w:val="false"/>
                  <w:iCs w:val="false"/>
                  <w:color w:val="000000"/>
                  <w:sz w:val="18"/>
                  <w:szCs w:val="18"/>
                </w:rPr>
                <w:t xml:space="preserve"> You may add a labelled drawing to any answer, and your teacher may let you answer aloud or write in Kiswahili if that helps you show what you know.</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are the patches and where did they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photographs of the Kisumu ugali and chapati. (a) Are the white, green and black patches living or non-living? What type of microorganism caused them? (b) Nobody touched the food and the kitchen looked clean. Explain where the organisms came from and how they reached the food. (c) The patches were different colours. What does this tell you about the organisms that grew on the food?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it happen overnight?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7 you compared mould growth </w:t>
            </w:r>
            <w:del w:id="9002" w:author="Claude (AI) - proposed" w:date="2026-10-18T00:29:51Z">
              <w:r>
                <w:rPr>
                  <w:rFonts w:ascii="Arial" w:cs="Arial" w:eastAsia="Arial" w:hAnsi="Arial"/>
                  <w:b/>
                  <w:bCs/>
                  <w:i w:val="false"/>
                  <w:iCs w:val="false"/>
                  <w:color w:val="000000"/>
                  <w:sz w:val="18"/>
                  <w:szCs w:val="18"/>
                </w:rPr>
                <w:delText xml:space="preserve">on ugali, bread</w:delText>
              </w:r>
            </w:del>
            <w:ins w:id="9003" w:author="Claude (AI) - proposed" w:date="2026-10-18T00:29:51Z">
              <w:r>
                <w:rPr>
                  <w:rFonts w:ascii="Arial" w:cs="Arial" w:eastAsia="Arial" w:hAnsi="Arial"/>
                  <w:b/>
                  <w:bCs/>
                  <w:i w:val="false"/>
                  <w:iCs w:val="false"/>
                  <w:color w:val="000000"/>
                  <w:sz w:val="18"/>
                  <w:szCs w:val="18"/>
                </w:rPr>
                <w:t xml:space="preserve">in six containers of bread, ugali</w:t>
              </w:r>
            </w:ins>
            <w:r>
              <w:rPr>
                <w:rFonts w:ascii="Arial" w:cs="Arial" w:eastAsia="Arial" w:hAnsi="Arial"/>
                <w:b/>
                <w:bCs/>
                <w:i w:val="false"/>
                <w:iCs w:val="false"/>
                <w:color w:val="000000"/>
                <w:sz w:val="18"/>
                <w:szCs w:val="18"/>
              </w:rPr>
              <w:t xml:space="preserve"> and dry maize biscuit</w:t>
            </w:r>
            <w:del w:id="9004" w:author="Claude (AI) - proposed" w:date="2026-10-18T00:29:51Z">
              <w:r>
                <w:rPr>
                  <w:rFonts w:ascii="Arial" w:cs="Arial" w:eastAsia="Arial" w:hAnsi="Arial"/>
                  <w:b/>
                  <w:bCs/>
                  <w:i w:val="false"/>
                  <w:iCs w:val="false"/>
                  <w:color w:val="000000"/>
                  <w:sz w:val="18"/>
                  <w:szCs w:val="18"/>
                </w:rPr>
                <w:delText xml:space="preserve"> under different conditions</w:delText>
              </w:r>
            </w:del>
            <w:ins w:id="9005" w:author="Claude (AI) - proposed" w:date="2026-10-18T00:29:51Z">
              <w:r>
                <w:rPr>
                  <w:rFonts w:ascii="Arial" w:cs="Arial" w:eastAsia="Arial" w:hAnsi="Arial"/>
                  <w:b/>
                  <w:bCs/>
                  <w:i w:val="false"/>
                  <w:iCs w:val="false"/>
                  <w:color w:val="000000"/>
                  <w:sz w:val="18"/>
                  <w:szCs w:val="18"/>
                </w:rPr>
                <w:t xml:space="preserve">, changing one condition at a time</w:t>
              </w:r>
            </w:ins>
            <w:r>
              <w:rPr>
                <w:rFonts w:ascii="Arial" w:cs="Arial" w:eastAsia="Arial" w:hAnsi="Arial"/>
                <w:b/>
                <w:bCs/>
                <w:i w:val="false"/>
                <w:iCs w:val="false"/>
                <w:color w:val="000000"/>
                <w:sz w:val="18"/>
                <w:szCs w:val="18"/>
              </w:rPr>
              <w:t xml:space="preserve"> (covered or uncovered, moist or dry, warm or cool). (a) Which </w:t>
            </w:r>
            <w:del w:id="9006" w:author="Claude (AI) - proposed" w:date="2026-10-18T00:29:51Z">
              <w:r>
                <w:rPr>
                  <w:rFonts w:ascii="Arial" w:cs="Arial" w:eastAsia="Arial" w:hAnsi="Arial"/>
                  <w:b/>
                  <w:bCs/>
                  <w:i w:val="false"/>
                  <w:iCs w:val="false"/>
                  <w:color w:val="000000"/>
                  <w:sz w:val="18"/>
                  <w:szCs w:val="18"/>
                </w:rPr>
                <w:delText xml:space="preserve">three conditions favoured mould growth</w:delText>
              </w:r>
            </w:del>
            <w:ins w:id="9007" w:author="Claude (AI) - proposed" w:date="2026-10-18T00:29:51Z">
              <w:r>
                <w:rPr>
                  <w:rFonts w:ascii="Arial" w:cs="Arial" w:eastAsia="Arial" w:hAnsi="Arial"/>
                  <w:b/>
                  <w:bCs/>
                  <w:i w:val="false"/>
                  <w:iCs w:val="false"/>
                  <w:color w:val="000000"/>
                  <w:sz w:val="18"/>
                  <w:szCs w:val="18"/>
                </w:rPr>
                <w:t xml:space="preserve">conditions made mould grow faster or slower</w:t>
              </w:r>
            </w:ins>
            <w:r>
              <w:rPr>
                <w:rFonts w:ascii="Arial" w:cs="Arial" w:eastAsia="Arial" w:hAnsi="Arial"/>
                <w:b/>
                <w:bCs/>
                <w:i w:val="false"/>
                <w:iCs w:val="false"/>
                <w:color w:val="000000"/>
                <w:sz w:val="18"/>
                <w:szCs w:val="18"/>
              </w:rPr>
              <w:t xml:space="preserve">, and what did </w:t>
            </w:r>
            <w:del w:id="9008" w:author="Claude (AI) - proposed" w:date="2026-10-18T00:29:51Z">
              <w:r>
                <w:rPr>
                  <w:rFonts w:ascii="Arial" w:cs="Arial" w:eastAsia="Arial" w:hAnsi="Arial"/>
                  <w:b/>
                  <w:bCs/>
                  <w:i w:val="false"/>
                  <w:iCs w:val="false"/>
                  <w:color w:val="000000"/>
                  <w:sz w:val="18"/>
                  <w:szCs w:val="18"/>
                </w:rPr>
                <w:delText xml:space="preserve">the pre-incubated samples show about them</w:delText>
              </w:r>
            </w:del>
            <w:ins w:id="9009" w:author="Claude (AI) - proposed" w:date="2026-10-18T00:29:51Z">
              <w:r>
                <w:rPr>
                  <w:rFonts w:ascii="Arial" w:cs="Arial" w:eastAsia="Arial" w:hAnsi="Arial"/>
                  <w:b/>
                  <w:bCs/>
                  <w:i w:val="false"/>
                  <w:iCs w:val="false"/>
                  <w:color w:val="000000"/>
                  <w:sz w:val="18"/>
                  <w:szCs w:val="18"/>
                </w:rPr>
                <w:t xml:space="preserve">containers A to F show</w:t>
              </w:r>
            </w:ins>
            <w:r>
              <w:rPr>
                <w:rFonts w:ascii="Arial" w:cs="Arial" w:eastAsia="Arial" w:hAnsi="Arial"/>
                <w:b/>
                <w:bCs/>
                <w:i w:val="false"/>
                <w:iCs w:val="false"/>
                <w:color w:val="000000"/>
                <w:sz w:val="18"/>
                <w:szCs w:val="18"/>
              </w:rPr>
              <w:t xml:space="preserve">? (b) Use these conditions to explain why the Kisumu ugali and chapati spoiled so quickly. (c) Why is </w:t>
            </w:r>
            <w:ins w:id="9010" w:author="Claude (AI) - proposed" w:date="2026-10-18T00:29:51Z">
              <w:r>
                <w:rPr>
                  <w:rFonts w:ascii="Arial" w:cs="Arial" w:eastAsia="Arial" w:hAnsi="Arial"/>
                  <w:b/>
                  <w:bCs/>
                  <w:i w:val="false"/>
                  <w:iCs w:val="false"/>
                  <w:color w:val="000000"/>
                  <w:sz w:val="18"/>
                  <w:szCs w:val="18"/>
                </w:rPr>
                <w:t xml:space="preserve">it useful to compare the moist ugali with </w:t>
              </w:r>
            </w:ins>
            <w:r>
              <w:rPr>
                <w:rFonts w:ascii="Arial" w:cs="Arial" w:eastAsia="Arial" w:hAnsi="Arial"/>
                <w:b/>
                <w:bCs/>
                <w:i w:val="false"/>
                <w:iCs w:val="false"/>
                <w:color w:val="000000"/>
                <w:sz w:val="18"/>
                <w:szCs w:val="18"/>
              </w:rPr>
              <w:t xml:space="preserve">the dry maize biscuit</w:t>
            </w:r>
            <w:del w:id="9011" w:author="Claude (AI) - proposed" w:date="2026-10-18T00:29:51Z">
              <w:r>
                <w:rPr>
                  <w:rFonts w:ascii="Arial" w:cs="Arial" w:eastAsia="Arial" w:hAnsi="Arial"/>
                  <w:b/>
                  <w:bCs/>
                  <w:i w:val="false"/>
                  <w:iCs w:val="false"/>
                  <w:color w:val="000000"/>
                  <w:sz w:val="18"/>
                  <w:szCs w:val="18"/>
                </w:rPr>
                <w:delText xml:space="preserve"> useful as a comparison</w:delText>
              </w:r>
            </w:del>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Protecting our food and our health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ways of protecting the ugali and chapati from spoilage. For each, say which condition or transmission route it interrupts. (b) Some Kisumu households, such as Mama Adhiambo's in Nyalenda, may not have a refrigerator. Suggest low-cost options and explain why they work. (c) Name TWO traditional Kenyan food preservation methods from our lessons and explain why they work.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wider world of microorganisms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mould on the ugali belongs to the fungi. Name one infection caused by fungi, one by bacteria and one by viruses that you studied, and say how each is spread. (b) Why does knowing the mode of transmission help us choose the best way to prevent an infection? (c) Microorganisms are not always harmful. Give TWO beneficial roles from Lesson 6 and explain how the same group of organisms can be both a problem and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message of about </w:t>
            </w:r>
            <w:del w:id="9012" w:author="Claude (AI) - proposed" w:date="2026-10-18T00:29:51Z">
              <w:r>
                <w:rPr>
                  <w:rFonts w:ascii="Arial" w:cs="Arial" w:eastAsia="Arial" w:hAnsi="Arial"/>
                  <w:b/>
                  <w:bCs/>
                  <w:i w:val="false"/>
                  <w:iCs w:val="false"/>
                  <w:color w:val="000000"/>
                  <w:sz w:val="18"/>
                  <w:szCs w:val="18"/>
                </w:rPr>
                <w:delText xml:space="preserve">5 to 6</w:delText>
              </w:r>
            </w:del>
            <w:ins w:id="9013" w:author="Claude (AI) - proposed" w:date="2026-10-18T00:29:51Z">
              <w:r>
                <w:rPr>
                  <w:rFonts w:ascii="Arial" w:cs="Arial" w:eastAsia="Arial" w:hAnsi="Arial"/>
                  <w:b/>
                  <w:bCs/>
                  <w:i w:val="false"/>
                  <w:iCs w:val="false"/>
                  <w:color w:val="000000"/>
                  <w:sz w:val="18"/>
                  <w:szCs w:val="18"/>
                </w:rPr>
                <w:t xml:space="preserve">6 to 7</w:t>
              </w:r>
            </w:ins>
            <w:r>
              <w:rPr>
                <w:rFonts w:ascii="Arial" w:cs="Arial" w:eastAsia="Arial" w:hAnsi="Arial"/>
                <w:b/>
                <w:bCs/>
                <w:i w:val="false"/>
                <w:iCs w:val="false"/>
                <w:color w:val="000000"/>
                <w:sz w:val="18"/>
                <w:szCs w:val="18"/>
              </w:rPr>
              <w:t xml:space="preserve"> sentences for households in your own locality. In it, explain why the ugali and chapati grew fuzzy patches overnight and give TWO pieces of advice to protect food and health. Include at least one piece of evidence from our lessons.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(what and where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8T00:29:51Z">
              <w:r>
                <w:rPr>
                  <w:rFonts w:ascii="Arial" w:cs="Arial" w:eastAsia="Arial" w:hAnsi="Arial"/>
                  <w:b w:val="false"/>
                  <w:bCs w:val="false"/>
                  <w:i w:val="false"/>
                  <w:iCs w:val="false"/>
                  <w:color w:val="000000"/>
                  <w:sz w:val="18"/>
                  <w:szCs w:val="18"/>
                </w:rPr>
                <w:delText xml:space="preserve">Clearly</w:delText>
              </w:r>
            </w:del>
            <w:ins w:id="9015" w:author="Claude (AI) - proposed" w:date="2026-10-18T00:29:51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identifies the patches as living fungal mould colonies, explains airborne spores as the source and route, </w:t>
            </w:r>
            <w:del w:id="9016" w:author="Claude (AI) - proposed" w:date="2026-10-18T00:29:51Z">
              <w:r>
                <w:rPr>
                  <w:rFonts w:ascii="Arial" w:cs="Arial" w:eastAsia="Arial" w:hAnsi="Arial"/>
                  <w:b w:val="false"/>
                  <w:bCs w:val="false"/>
                  <w:i w:val="false"/>
                  <w:iCs w:val="false"/>
                  <w:color w:val="000000"/>
                  <w:sz w:val="18"/>
                  <w:szCs w:val="18"/>
                </w:rPr>
                <w:delText xml:space="preserve">and explains the colour variation as different species</w:delText>
              </w:r>
            </w:del>
            <w:ins w:id="9017" w:author="Claude (AI) - proposed" w:date="2026-10-18T00:29:51Z">
              <w:r>
                <w:rPr>
                  <w:rFonts w:ascii="Arial" w:cs="Arial" w:eastAsia="Arial" w:hAnsi="Arial"/>
                  <w:b w:val="false"/>
                  <w:bCs w:val="false"/>
                  <w:i w:val="false"/>
                  <w:iCs w:val="false"/>
                  <w:color w:val="000000"/>
                  <w:sz w:val="18"/>
                  <w:szCs w:val="18"/>
                </w:rPr>
                <w:t xml:space="preserve">explains that colour can show different species or different ages of one mould, and notes that slime and sour smell suggest bacteria or yeast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8T00:29:51Z">
              <w:r>
                <w:rPr>
                  <w:rFonts w:ascii="Arial" w:cs="Arial" w:eastAsia="Arial" w:hAnsi="Arial"/>
                  <w:b w:val="false"/>
                  <w:bCs w:val="false"/>
                  <w:i w:val="false"/>
                  <w:iCs w:val="false"/>
                  <w:color w:val="000000"/>
                  <w:sz w:val="18"/>
                  <w:szCs w:val="18"/>
                </w:rPr>
                <w:delText xml:space="preserve">Identifies</w:delText>
              </w:r>
            </w:del>
            <w:ins w:id="9019" w:author="Claude (AI) - proposed" w:date="2026-10-18T00:29:51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the patches as fungal mould and says </w:t>
            </w:r>
            <w:ins w:id="9020" w:author="Claude (AI) - proposed" w:date="2026-10-18T00:29:5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spores came from the air, </w:t>
            </w:r>
            <w:del w:id="9021" w:author="Claude (AI) - proposed" w:date="2026-10-18T00:29:51Z">
              <w:r>
                <w:rPr>
                  <w:rFonts w:ascii="Arial" w:cs="Arial" w:eastAsia="Arial" w:hAnsi="Arial"/>
                  <w:b w:val="false"/>
                  <w:bCs w:val="false"/>
                  <w:i w:val="false"/>
                  <w:iCs w:val="false"/>
                  <w:color w:val="000000"/>
                  <w:sz w:val="18"/>
                  <w:szCs w:val="18"/>
                </w:rPr>
                <w:delText xml:space="preserve">but gives</w:delText>
              </w:r>
            </w:del>
            <w:ins w:id="9022" w:author="Claude (AI) - proposed" w:date="2026-10-18T00:29:51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limited explanation of the colour variation.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29:51Z">
              <w:r>
                <w:rPr>
                  <w:rFonts w:ascii="Arial" w:cs="Arial" w:eastAsia="Arial" w:hAnsi="Arial"/>
                  <w:b w:val="false"/>
                  <w:bCs w:val="false"/>
                  <w:i w:val="false"/>
                  <w:iCs w:val="false"/>
                  <w:color w:val="000000"/>
                  <w:sz w:val="18"/>
                  <w:szCs w:val="18"/>
                </w:rPr>
                <w:delText xml:space="preserve">Says</w:delText>
              </w:r>
            </w:del>
            <w:ins w:id="9024" w:author="Claude (AI) - proposed" w:date="2026-10-18T00:29:51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patches are germs or dirt, or does not explain how the organisms reached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on growth conditions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9:51Z">
              <w:r>
                <w:rPr>
                  <w:rFonts w:ascii="Arial" w:cs="Arial" w:eastAsia="Arial" w:hAnsi="Arial"/>
                  <w:b w:val="false"/>
                  <w:bCs w:val="false"/>
                  <w:i w:val="false"/>
                  <w:iCs w:val="false"/>
                  <w:color w:val="000000"/>
                  <w:sz w:val="18"/>
                  <w:szCs w:val="18"/>
                </w:rPr>
                <w:delText xml:space="preserve">Names</w:delText>
              </w:r>
            </w:del>
            <w:ins w:id="9026" w:author="Claude (AI) - proposed" w:date="2026-10-18T00:29:51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warmth, moisture and </w:t>
            </w:r>
            <w:del w:id="9027" w:author="Claude (AI) - proposed" w:date="2026-10-18T00:29:51Z">
              <w:r>
                <w:rPr>
                  <w:rFonts w:ascii="Arial" w:cs="Arial" w:eastAsia="Arial" w:hAnsi="Arial"/>
                  <w:b w:val="false"/>
                  <w:bCs w:val="false"/>
                  <w:i w:val="false"/>
                  <w:iCs w:val="false"/>
                  <w:color w:val="000000"/>
                  <w:sz w:val="18"/>
                  <w:szCs w:val="18"/>
                </w:rPr>
                <w:delText xml:space="preserve">air exposure</w:delText>
              </w:r>
            </w:del>
            <w:ins w:id="9028" w:author="Claude (AI) - proposed" w:date="2026-10-18T00:29:51Z">
              <w:r>
                <w:rPr>
                  <w:rFonts w:ascii="Arial" w:cs="Arial" w:eastAsia="Arial" w:hAnsi="Arial"/>
                  <w:b w:val="false"/>
                  <w:bCs w:val="false"/>
                  <w:i w:val="false"/>
                  <w:iCs w:val="false"/>
                  <w:color w:val="000000"/>
                  <w:sz w:val="18"/>
                  <w:szCs w:val="18"/>
                </w:rPr>
                <w:t xml:space="preserve">exposure to air (cover)</w:t>
              </w:r>
            </w:ins>
            <w:r>
              <w:rPr>
                <w:rFonts w:ascii="Arial" w:cs="Arial" w:eastAsia="Arial" w:hAnsi="Arial"/>
                <w:b w:val="false"/>
                <w:bCs w:val="false"/>
                <w:i w:val="false"/>
                <w:iCs w:val="false"/>
                <w:color w:val="000000"/>
                <w:sz w:val="18"/>
                <w:szCs w:val="18"/>
              </w:rPr>
              <w:t xml:space="preserve">, uses the Lesson 7 </w:t>
            </w:r>
            <w:del w:id="9029" w:author="Claude (AI) - proposed" w:date="2026-10-18T00:29:51Z">
              <w:r>
                <w:rPr>
                  <w:rFonts w:ascii="Arial" w:cs="Arial" w:eastAsia="Arial" w:hAnsi="Arial"/>
                  <w:b w:val="false"/>
                  <w:bCs w:val="false"/>
                  <w:i w:val="false"/>
                  <w:iCs w:val="false"/>
                  <w:color w:val="000000"/>
                  <w:sz w:val="18"/>
                  <w:szCs w:val="18"/>
                </w:rPr>
                <w:delText xml:space="preserve">observations</w:delText>
              </w:r>
            </w:del>
            <w:ins w:id="9030" w:author="Claude (AI) - proposed" w:date="2026-10-18T00:29:51Z">
              <w:r>
                <w:rPr>
                  <w:rFonts w:ascii="Arial" w:cs="Arial" w:eastAsia="Arial" w:hAnsi="Arial"/>
                  <w:b w:val="false"/>
                  <w:bCs w:val="false"/>
                  <w:i w:val="false"/>
                  <w:iCs w:val="false"/>
                  <w:color w:val="000000"/>
                  <w:sz w:val="18"/>
                  <w:szCs w:val="18"/>
                </w:rPr>
                <w:t xml:space="preserve">comparisons of containers A to F one condition at a time</w:t>
              </w:r>
            </w:ins>
            <w:r>
              <w:rPr>
                <w:rFonts w:ascii="Arial" w:cs="Arial" w:eastAsia="Arial" w:hAnsi="Arial"/>
                <w:b w:val="false"/>
                <w:bCs w:val="false"/>
                <w:i w:val="false"/>
                <w:iCs w:val="false"/>
                <w:color w:val="000000"/>
                <w:sz w:val="18"/>
                <w:szCs w:val="18"/>
              </w:rPr>
              <w:t xml:space="preserve">, and links all </w:t>
            </w:r>
            <w:del w:id="9031" w:author="Claude (AI) - proposed" w:date="2026-10-18T00:29:51Z">
              <w:r>
                <w:rPr>
                  <w:rFonts w:ascii="Arial" w:cs="Arial" w:eastAsia="Arial" w:hAnsi="Arial"/>
                  <w:b w:val="false"/>
                  <w:bCs w:val="false"/>
                  <w:i w:val="false"/>
                  <w:iCs w:val="false"/>
                  <w:color w:val="000000"/>
                  <w:sz w:val="18"/>
                  <w:szCs w:val="18"/>
                </w:rPr>
                <w:delText xml:space="preserve">three</w:delText>
              </w:r>
            </w:del>
            <w:ins w:id="9032" w:author="Claude (AI) - proposed" w:date="2026-10-18T00:29:51Z">
              <w:r>
                <w:rPr>
                  <w:rFonts w:ascii="Arial" w:cs="Arial" w:eastAsia="Arial" w:hAnsi="Arial"/>
                  <w:b w:val="false"/>
                  <w:bCs w:val="false"/>
                  <w:i w:val="false"/>
                  <w:iCs w:val="false"/>
                  <w:color w:val="000000"/>
                  <w:sz w:val="18"/>
                  <w:szCs w:val="18"/>
                </w:rPr>
                <w:t xml:space="preserve">of them</w:t>
              </w:r>
            </w:ins>
            <w:r>
              <w:rPr>
                <w:rFonts w:ascii="Arial" w:cs="Arial" w:eastAsia="Arial" w:hAnsi="Arial"/>
                <w:b w:val="false"/>
                <w:bCs w:val="false"/>
                <w:i w:val="false"/>
                <w:iCs w:val="false"/>
                <w:color w:val="000000"/>
                <w:sz w:val="18"/>
                <w:szCs w:val="18"/>
              </w:rPr>
              <w:t xml:space="preserve"> to the overnight spoilage in Kisumu.</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3" w:author="Claude (AI) - proposed" w:date="2026-10-18T00:29:51Z">
              <w:r>
                <w:rPr>
                  <w:rFonts w:ascii="Arial" w:cs="Arial" w:eastAsia="Arial" w:hAnsi="Arial"/>
                  <w:b w:val="false"/>
                  <w:bCs w:val="false"/>
                  <w:i w:val="false"/>
                  <w:iCs w:val="false"/>
                  <w:color w:val="000000"/>
                  <w:sz w:val="18"/>
                  <w:szCs w:val="18"/>
                </w:rPr>
                <w:delText xml:space="preserve">Names</w:delText>
              </w:r>
            </w:del>
            <w:ins w:id="9034" w:author="Claude (AI) - proposed" w:date="2026-10-18T00:29:51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conditions and links most of them to the phenomenon, with limited use of </w:t>
            </w:r>
            <w:ins w:id="9035" w:author="Claude (AI) - proposed" w:date="2026-10-18T00:29:5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investigation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29:51Z">
              <w:r>
                <w:rPr>
                  <w:rFonts w:ascii="Arial" w:cs="Arial" w:eastAsia="Arial" w:hAnsi="Arial"/>
                  <w:b w:val="false"/>
                  <w:bCs w:val="false"/>
                  <w:i w:val="false"/>
                  <w:iCs w:val="false"/>
                  <w:color w:val="000000"/>
                  <w:sz w:val="18"/>
                  <w:szCs w:val="18"/>
                </w:rPr>
                <w:delText xml:space="preserve">Names</w:delText>
              </w:r>
            </w:del>
            <w:ins w:id="9037" w:author="Claude (AI) - proposed" w:date="2026-10-18T00:29:51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one condition or gives a vague link to the phenomenon,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Prevention and control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29:51Z">
              <w:r>
                <w:rPr>
                  <w:rFonts w:ascii="Arial" w:cs="Arial" w:eastAsia="Arial" w:hAnsi="Arial"/>
                  <w:b w:val="false"/>
                  <w:bCs w:val="false"/>
                  <w:i w:val="false"/>
                  <w:iCs w:val="false"/>
                  <w:color w:val="000000"/>
                  <w:sz w:val="18"/>
                  <w:szCs w:val="18"/>
                </w:rPr>
                <w:delText xml:space="preserve">Matches</w:delText>
              </w:r>
            </w:del>
            <w:ins w:id="9039" w:author="Claude (AI) - proposed" w:date="2026-10-18T00:29:51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control measure to the route or condition it interrupts</w:t>
            </w:r>
            <w:ins w:id="9040" w:author="Claude (AI) - proposed" w:date="2026-10-18T00:29:51Z">
              <w:r>
                <w:rPr>
                  <w:rFonts w:ascii="Arial" w:cs="Arial" w:eastAsia="Arial" w:hAnsi="Arial"/>
                  <w:b w:val="false"/>
                  <w:bCs w:val="false"/>
                  <w:i w:val="false"/>
                  <w:iCs w:val="false"/>
                  <w:color w:val="000000"/>
                  <w:sz w:val="18"/>
                  <w:szCs w:val="18"/>
                </w:rPr>
                <w:t xml:space="preserve">, says what it does not do (for example a mesh dome keeps flies off but not spores)</w:t>
              </w:r>
            </w:ins>
            <w:r>
              <w:rPr>
                <w:rFonts w:ascii="Arial" w:cs="Arial" w:eastAsia="Arial" w:hAnsi="Arial"/>
                <w:b w:val="false"/>
                <w:bCs w:val="false"/>
                <w:i w:val="false"/>
                <w:iCs w:val="false"/>
                <w:color w:val="000000"/>
                <w:sz w:val="18"/>
                <w:szCs w:val="18"/>
              </w:rPr>
              <w:t xml:space="preserve"> and suggests accessible, low-cost options for Kenyan households.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1" w:author="Claude (AI) - proposed" w:date="2026-10-18T00:29:51Z">
              <w:r>
                <w:rPr>
                  <w:rFonts w:ascii="Arial" w:cs="Arial" w:eastAsia="Arial" w:hAnsi="Arial"/>
                  <w:b w:val="false"/>
                  <w:bCs w:val="false"/>
                  <w:i w:val="false"/>
                  <w:iCs w:val="false"/>
                  <w:color w:val="000000"/>
                  <w:sz w:val="18"/>
                  <w:szCs w:val="18"/>
                </w:rPr>
                <w:delText xml:space="preserve">Gives</w:delText>
              </w:r>
            </w:del>
            <w:ins w:id="9042" w:author="Claude (AI) - proposed" w:date="2026-10-18T00:29:51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suitable control measures with some explanation of how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29:51Z">
              <w:r>
                <w:rPr>
                  <w:rFonts w:ascii="Arial" w:cs="Arial" w:eastAsia="Arial" w:hAnsi="Arial"/>
                  <w:b w:val="false"/>
                  <w:bCs w:val="false"/>
                  <w:i w:val="false"/>
                  <w:iCs w:val="false"/>
                  <w:color w:val="000000"/>
                  <w:sz w:val="18"/>
                  <w:szCs w:val="18"/>
                </w:rPr>
                <w:delText xml:space="preserve">Lists</w:delText>
              </w:r>
            </w:del>
            <w:ins w:id="9044" w:author="Claude (AI) - proposed" w:date="2026-10-18T00:29:51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measures without explaining why they 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knowledge of microorganisms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5" w:author="Claude (AI) - proposed" w:date="2026-10-18T00:29:51Z">
              <w:r>
                <w:rPr>
                  <w:rFonts w:ascii="Arial" w:cs="Arial" w:eastAsia="Arial" w:hAnsi="Arial"/>
                  <w:b w:val="false"/>
                  <w:bCs w:val="false"/>
                  <w:i w:val="false"/>
                  <w:iCs w:val="false"/>
                  <w:color w:val="000000"/>
                  <w:sz w:val="18"/>
                  <w:szCs w:val="18"/>
                </w:rPr>
                <w:delText xml:space="preserve">Accurately</w:delText>
              </w:r>
            </w:del>
            <w:ins w:id="9046" w:author="Claude (AI) - proposed" w:date="2026-10-18T00:29:51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describes infections, transmission routes and beneficial and harmful roles, and shows how the same group can be both.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7" w:author="Claude (AI) - proposed" w:date="2026-10-18T00:29:51Z">
              <w:r>
                <w:rPr>
                  <w:rFonts w:ascii="Arial" w:cs="Arial" w:eastAsia="Arial" w:hAnsi="Arial"/>
                  <w:b w:val="false"/>
                  <w:bCs w:val="false"/>
                  <w:i w:val="false"/>
                  <w:iCs w:val="false"/>
                  <w:color w:val="000000"/>
                  <w:sz w:val="18"/>
                  <w:szCs w:val="18"/>
                </w:rPr>
                <w:delText xml:space="preserve">Mostly</w:delText>
              </w:r>
            </w:del>
            <w:ins w:id="9048" w:author="Claude (AI) - proposed" w:date="2026-10-18T00:29:51Z">
              <w:r>
                <w:rPr>
                  <w:rFonts w:ascii="Arial" w:cs="Arial" w:eastAsia="Arial" w:hAnsi="Arial"/>
                  <w:b w:val="false"/>
                  <w:bCs w:val="false"/>
                  <w:i w:val="false"/>
                  <w:iCs w:val="false"/>
                  <w:color w:val="000000"/>
                  <w:sz w:val="18"/>
                  <w:szCs w:val="18"/>
                </w:rPr>
                <w:t xml:space="preserve">Meets expectations: mostly</w:t>
              </w:r>
            </w:ins>
            <w:r>
              <w:rPr>
                <w:rFonts w:ascii="Arial" w:cs="Arial" w:eastAsia="Arial" w:hAnsi="Arial"/>
                <w:b w:val="false"/>
                <w:bCs w:val="false"/>
                <w:i w:val="false"/>
                <w:iCs w:val="false"/>
                <w:color w:val="000000"/>
                <w:sz w:val="18"/>
                <w:szCs w:val="18"/>
              </w:rPr>
              <w:t xml:space="preserve"> accurate examples with minor gaps in transmission or the dual role.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29:51Z">
              <w:r>
                <w:rPr>
                  <w:rFonts w:ascii="Arial" w:cs="Arial" w:eastAsia="Arial" w:hAnsi="Arial"/>
                  <w:b w:val="false"/>
                  <w:bCs w:val="false"/>
                  <w:i w:val="false"/>
                  <w:iCs w:val="false"/>
                  <w:color w:val="000000"/>
                  <w:sz w:val="18"/>
                  <w:szCs w:val="18"/>
                </w:rPr>
                <w:delText xml:space="preserve">Few</w:delText>
              </w:r>
            </w:del>
            <w:ins w:id="9050" w:author="Claude (AI) - proposed" w:date="2026-10-18T00:29:51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1" w:author="Claude (AI) - proposed" w:date="2026-10-18T00:29:51Z">
              <w:r>
                <w:rPr>
                  <w:rFonts w:ascii="Arial" w:cs="Arial" w:eastAsia="Arial" w:hAnsi="Arial"/>
                  <w:b w:val="false"/>
                  <w:bCs w:val="false"/>
                  <w:i w:val="false"/>
                  <w:iCs w:val="false"/>
                  <w:color w:val="000000"/>
                  <w:sz w:val="18"/>
                  <w:szCs w:val="18"/>
                </w:rPr>
                <w:delText xml:space="preserve">Clear</w:delText>
              </w:r>
            </w:del>
            <w:ins w:id="9052" w:author="Claude (AI) - proposed" w:date="2026-10-18T00:29:51Z">
              <w:r>
                <w:rPr>
                  <w:rFonts w:ascii="Arial" w:cs="Arial" w:eastAsia="Arial" w:hAnsi="Arial"/>
                  <w:b w:val="false"/>
                  <w:bCs w:val="false"/>
                  <w:i w:val="false"/>
                  <w:iCs w:val="false"/>
                  <w:color w:val="000000"/>
                  <w:sz w:val="18"/>
                  <w:szCs w:val="18"/>
                </w:rPr>
                <w:t xml:space="preserve">Exceeds expectations: clear</w:t>
              </w:r>
            </w:ins>
            <w:r>
              <w:rPr>
                <w:rFonts w:ascii="Arial" w:cs="Arial" w:eastAsia="Arial" w:hAnsi="Arial"/>
                <w:b w:val="false"/>
                <w:bCs w:val="false"/>
                <w:i w:val="false"/>
                <w:iCs w:val="false"/>
                <w:color w:val="000000"/>
                <w:sz w:val="18"/>
                <w:szCs w:val="18"/>
              </w:rPr>
              <w:t xml:space="preserve">, well-organised message for the community that uses accurate scientific terms and local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8T00:29:51Z">
              <w:r>
                <w:rPr>
                  <w:rFonts w:ascii="Arial" w:cs="Arial" w:eastAsia="Arial" w:hAnsi="Arial"/>
                  <w:b w:val="false"/>
                  <w:bCs w:val="false"/>
                  <w:i w:val="false"/>
                  <w:iCs w:val="false"/>
                  <w:color w:val="000000"/>
                  <w:sz w:val="18"/>
                  <w:szCs w:val="18"/>
                </w:rPr>
                <w:delText xml:space="preserve">Clear</w:delText>
              </w:r>
            </w:del>
            <w:ins w:id="9054" w:author="Claude (AI) - proposed" w:date="2026-10-18T00:29:51Z">
              <w:r>
                <w:rPr>
                  <w:rFonts w:ascii="Arial" w:cs="Arial" w:eastAsia="Arial" w:hAnsi="Arial"/>
                  <w:b w:val="false"/>
                  <w:bCs w:val="false"/>
                  <w:i w:val="false"/>
                  <w:iCs w:val="false"/>
                  <w:color w:val="000000"/>
                  <w:sz w:val="18"/>
                  <w:szCs w:val="18"/>
                </w:rPr>
                <w:t xml:space="preserve">Meets expectations: clear</w:t>
              </w:r>
            </w:ins>
            <w:r>
              <w:rPr>
                <w:rFonts w:ascii="Arial" w:cs="Arial" w:eastAsia="Arial" w:hAnsi="Arial"/>
                <w:b w:val="false"/>
                <w:bCs w:val="false"/>
                <w:i w:val="false"/>
                <w:iCs w:val="false"/>
                <w:color w:val="000000"/>
                <w:sz w:val="18"/>
                <w:szCs w:val="18"/>
              </w:rPr>
              <w:t xml:space="preserve"> message with some scientific terms and some local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29:51Z">
              <w:r>
                <w:rPr>
                  <w:rFonts w:ascii="Arial" w:cs="Arial" w:eastAsia="Arial" w:hAnsi="Arial"/>
                  <w:b w:val="false"/>
                  <w:bCs w:val="false"/>
                  <w:i w:val="false"/>
                  <w:iCs w:val="false"/>
                  <w:color w:val="000000"/>
                  <w:sz w:val="18"/>
                  <w:szCs w:val="18"/>
                </w:rPr>
                <w:delText xml:space="preserve">Message</w:delText>
              </w:r>
            </w:del>
            <w:ins w:id="9056" w:author="Claude (AI) - proposed" w:date="2026-10-18T00:29:51Z">
              <w:r>
                <w:rPr>
                  <w:rFonts w:ascii="Arial" w:cs="Arial" w:eastAsia="Arial" w:hAnsi="Arial"/>
                  <w:b w:val="false"/>
                  <w:bCs w:val="false"/>
                  <w:i w:val="false"/>
                  <w:iCs w:val="false"/>
                  <w:color w:val="000000"/>
                  <w:sz w:val="18"/>
                  <w:szCs w:val="18"/>
                </w:rPr>
                <w:t xml:space="preserve">Approaches expectations: message</w:t>
              </w:r>
            </w:ins>
            <w:r>
              <w:rPr>
                <w:rFonts w:ascii="Arial" w:cs="Arial" w:eastAsia="Arial" w:hAnsi="Arial"/>
                <w:b w:val="false"/>
                <w:bCs w:val="false"/>
                <w:i w:val="false"/>
                <w:iCs w:val="false"/>
                <w:color w:val="000000"/>
                <w:sz w:val="18"/>
                <w:szCs w:val="18"/>
              </w:rPr>
              <w:t xml:space="preserve"> is unclear or lacks scientific terms and local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xdlovfq0fsk1qse7sf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w952okcsg6sxwz52tqz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kfqj4jvcxxfqkbdnbj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dlovfq0fsk1qse7sfnd" Type="http://schemas.openxmlformats.org/officeDocument/2006/relationships/hyperlink" Target="https://creativecommons.org/licenses/by-nc/4.0/" TargetMode="External"/><Relationship Id="rIddw952okcsg6sxwz52tqzn" Type="http://schemas.openxmlformats.org/officeDocument/2006/relationships/hyperlink" Target="https://creativecommons.org/licenses/by-nc/4.0/" TargetMode="External"/><Relationship Id="rIdbikfqj4jvcxxfqkbdnbj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2026-10-18T00:29:49.618Z</dcterms:created>
  <dcterms:modified xsi:type="dcterms:W3CDTF">2026-10-18T00:29:49.618Z</dcterms:modified>
</cp:coreProperties>
</file>

<file path=docProps/custom.xml><?xml version="1.0" encoding="utf-8"?>
<Properties xmlns="http://schemas.openxmlformats.org/officeDocument/2006/custom-properties" xmlns:vt="http://schemas.openxmlformats.org/officeDocument/2006/docPropsVTypes"/>
</file>