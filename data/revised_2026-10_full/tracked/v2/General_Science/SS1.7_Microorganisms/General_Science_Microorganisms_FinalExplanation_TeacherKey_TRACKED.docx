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1.7 MICROORGANISMS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Remember the sufuria of leftover ugali and the half-eaten chapati left uncovered on a kitchen counter in Kisumu overnight. By morning there were white, green and black fuzzy patches, a sour smell and some slimy areas. Nobody had touched the food, no insects were visible and the kitchen looked clean. Use what you learned in Lessons 1 to 8 to answer the Driving Question: Why did the ugali and chapati grow fuzzy patches overnight, and how can understanding the invisible organisms responsible help us protect our health and our food in Kenya? Write your answers in the space under each prompt. Use full sentences, name the microorganisms and conditions you studied, and refer to the Kisumu ugali and chapati in every answer. Where a prompt asks for evidence, say what you observed or learned in class.</w:t>
            </w:r>
            <w:ins w:id="9001" w:author="Claude (AI) - proposed" w:date="2026-10-18T00:29:51Z">
              <w:r>
                <w:rPr>
                  <w:rFonts w:ascii="Arial" w:cs="Arial" w:eastAsia="Arial" w:hAnsi="Arial"/>
                  <w:b w:val="false"/>
                  <w:bCs w:val="false"/>
                  <w:i w:val="false"/>
                  <w:iCs w:val="false"/>
                  <w:color w:val="000000"/>
                  <w:sz w:val="18"/>
                  <w:szCs w:val="18"/>
                </w:rPr>
                <w:t xml:space="preserve"> You may add a labelled drawing to any answer, and your teacher may let you answer aloud or write in Kiswahili if that helps you show what you know.</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are the patches and where did they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back at the photographs of the Kisumu ugali and chapati. (a) Are the white, green and black patches living or non-living? What type of microorganism caused them? (b) Nobody touched the food and the kitchen looked clean. Explain where the organisms came from and how they reached the food. (c) The patches were different colours. What does this tell you about the organisms that grew on the food?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patches are living. They are colonies of fungal mould. Fungi are eukaryotic organisms with cell walls made of chitin, and they grow as visible fuzzy threads when many cells grow together. (b) Microscopic fungal spores were already floating in the kitchen air. They are too small to see, so a kitchen can look clean and still contain them. This is airborne transmission: spores carried in air currents settled on the uncovered ugali and chapati. Nobody had to touch the food for the spores to land. (c) The different colours </w:t>
            </w:r>
            <w:ins w:id="9002" w:author="Claude (AI) - proposed" w:date="2026-10-18T00:29:51Z">
              <w:r>
                <w:rPr>
                  <w:rFonts w:ascii="Arial" w:cs="Arial" w:eastAsia="Arial" w:hAnsi="Arial"/>
                  <w:b w:val="false"/>
                  <w:bCs w:val="false"/>
                  <w:i w:val="false"/>
                  <w:iCs w:val="false"/>
                  <w:color w:val="000000"/>
                  <w:sz w:val="18"/>
                  <w:szCs w:val="18"/>
                </w:rPr>
                <w:t xml:space="preserve">may </w:t>
              </w:r>
            </w:ins>
            <w:r>
              <w:rPr>
                <w:rFonts w:ascii="Arial" w:cs="Arial" w:eastAsia="Arial" w:hAnsi="Arial"/>
                <w:b w:val="false"/>
                <w:bCs w:val="false"/>
                <w:i w:val="false"/>
                <w:iCs w:val="false"/>
                <w:color w:val="000000"/>
                <w:sz w:val="18"/>
                <w:szCs w:val="18"/>
              </w:rPr>
              <w:t xml:space="preserve">show that more than one kind (species) of mould grew on the same food, </w:t>
            </w:r>
            <w:del w:id="9003" w:author="Claude (AI) - proposed" w:date="2026-10-18T00:29:51Z">
              <w:r>
                <w:rPr>
                  <w:rFonts w:ascii="Arial" w:cs="Arial" w:eastAsia="Arial" w:hAnsi="Arial"/>
                  <w:b w:val="false"/>
                  <w:bCs w:val="false"/>
                  <w:i w:val="false"/>
                  <w:iCs w:val="false"/>
                  <w:color w:val="000000"/>
                  <w:sz w:val="18"/>
                  <w:szCs w:val="18"/>
                </w:rPr>
                <w:delText xml:space="preserve">for example</w:delText>
              </w:r>
            </w:del>
            <w:ins w:id="9004" w:author="Claude (AI) - proposed" w:date="2026-10-18T00:29:51Z">
              <w:r>
                <w:rPr>
                  <w:rFonts w:ascii="Arial" w:cs="Arial" w:eastAsia="Arial" w:hAnsi="Arial"/>
                  <w:b w:val="false"/>
                  <w:bCs w:val="false"/>
                  <w:i w:val="false"/>
                  <w:iCs w:val="false"/>
                  <w:color w:val="000000"/>
                  <w:sz w:val="18"/>
                  <w:szCs w:val="18"/>
                </w:rPr>
                <w:t xml:space="preserve">because different moulds make different coloured spores (common food moulds include</w:t>
              </w:r>
            </w:ins>
            <w:r>
              <w:rPr>
                <w:rFonts w:ascii="Arial" w:cs="Arial" w:eastAsia="Arial" w:hAnsi="Arial"/>
                <w:b w:val="false"/>
                <w:bCs w:val="false"/>
                <w:i w:val="false"/>
                <w:iCs w:val="false"/>
                <w:color w:val="000000"/>
                <w:sz w:val="18"/>
                <w:szCs w:val="18"/>
              </w:rPr>
              <w:t xml:space="preserve"> Rhizopus, Penicillium and Aspergillus</w:t>
            </w:r>
            <w:ins w:id="9005" w:author="Claude (AI) - proposed" w:date="2026-10-18T00:29:51Z">
              <w:r>
                <w:rPr>
                  <w:rFonts w:ascii="Arial" w:cs="Arial" w:eastAsia="Arial" w:hAnsi="Arial"/>
                  <w:b w:val="false"/>
                  <w:bCs w:val="false"/>
                  <w:i w:val="false"/>
                  <w:iCs w:val="false"/>
                  <w:color w:val="000000"/>
                  <w:sz w:val="18"/>
                  <w:szCs w:val="18"/>
                </w:rPr>
                <w:t xml:space="preserve">), or that one mould is at different ages: young growth is white and turns green or black when it forms spores. The slimy areas and sour smell suggest that bacteria or yeast were also growing on the food</w:t>
              </w:r>
            </w:ins>
            <w:r>
              <w:rPr>
                <w:rFonts w:ascii="Arial" w:cs="Arial" w:eastAsia="Arial" w:hAnsi="Arial"/>
                <w:b w:val="false"/>
                <w:bCs w:val="false"/>
                <w:i w:val="false"/>
                <w:iCs w:val="false"/>
                <w:color w:val="000000"/>
                <w:sz w:val="18"/>
                <w:szCs w:val="18"/>
              </w:rPr>
              <w:t xml:space="preserve">. All of </w:t>
            </w:r>
            <w:del w:id="9006" w:author="Claude (AI) - proposed" w:date="2026-10-18T00:29:51Z">
              <w:r>
                <w:rPr>
                  <w:rFonts w:ascii="Arial" w:cs="Arial" w:eastAsia="Arial" w:hAnsi="Arial"/>
                  <w:b w:val="false"/>
                  <w:bCs w:val="false"/>
                  <w:i w:val="false"/>
                  <w:iCs w:val="false"/>
                  <w:color w:val="000000"/>
                  <w:sz w:val="18"/>
                  <w:szCs w:val="18"/>
                </w:rPr>
                <w:delText xml:space="preserve">them</w:delText>
              </w:r>
            </w:del>
            <w:ins w:id="9007" w:author="Claude (AI) - proposed" w:date="2026-10-18T00:29:51Z">
              <w:r>
                <w:rPr>
                  <w:rFonts w:ascii="Arial" w:cs="Arial" w:eastAsia="Arial" w:hAnsi="Arial"/>
                  <w:b w:val="false"/>
                  <w:bCs w:val="false"/>
                  <w:i w:val="false"/>
                  <w:iCs w:val="false"/>
                  <w:color w:val="000000"/>
                  <w:sz w:val="18"/>
                  <w:szCs w:val="18"/>
                </w:rPr>
                <w:t xml:space="preserve">these organisms could have</w:t>
              </w:r>
            </w:ins>
            <w:r>
              <w:rPr>
                <w:rFonts w:ascii="Arial" w:cs="Arial" w:eastAsia="Arial" w:hAnsi="Arial"/>
                <w:b w:val="false"/>
                <w:bCs w:val="false"/>
                <w:i w:val="false"/>
                <w:iCs w:val="false"/>
                <w:color w:val="000000"/>
                <w:sz w:val="18"/>
                <w:szCs w:val="18"/>
              </w:rPr>
              <w:t xml:space="preserve"> arrived by the same airborne route</w:t>
            </w:r>
            <w:del w:id="9008" w:author="Claude (AI) - proposed" w:date="2026-10-18T00:29:51Z">
              <w:r>
                <w:rPr>
                  <w:rFonts w:ascii="Arial" w:cs="Arial" w:eastAsia="Arial" w:hAnsi="Arial"/>
                  <w:b w:val="false"/>
                  <w:bCs w:val="false"/>
                  <w:i w:val="false"/>
                  <w:iCs w:val="false"/>
                  <w:color w:val="000000"/>
                  <w:sz w:val="18"/>
                  <w:szCs w:val="18"/>
                </w:rPr>
                <w:delText xml:space="preserve">, but each formed its own colour and texture of colony on the food surface</w:delText>
              </w:r>
            </w:del>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it happen overnight?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7 you compared mould growth </w:t>
            </w:r>
            <w:del w:id="9009" w:author="Claude (AI) - proposed" w:date="2026-10-18T00:29:51Z">
              <w:r>
                <w:rPr>
                  <w:rFonts w:ascii="Arial" w:cs="Arial" w:eastAsia="Arial" w:hAnsi="Arial"/>
                  <w:b/>
                  <w:bCs/>
                  <w:i w:val="false"/>
                  <w:iCs w:val="false"/>
                  <w:color w:val="000000"/>
                  <w:sz w:val="18"/>
                  <w:szCs w:val="18"/>
                </w:rPr>
                <w:delText xml:space="preserve">on ugali, bread</w:delText>
              </w:r>
            </w:del>
            <w:ins w:id="9010" w:author="Claude (AI) - proposed" w:date="2026-10-18T00:29:51Z">
              <w:r>
                <w:rPr>
                  <w:rFonts w:ascii="Arial" w:cs="Arial" w:eastAsia="Arial" w:hAnsi="Arial"/>
                  <w:b/>
                  <w:bCs/>
                  <w:i w:val="false"/>
                  <w:iCs w:val="false"/>
                  <w:color w:val="000000"/>
                  <w:sz w:val="18"/>
                  <w:szCs w:val="18"/>
                </w:rPr>
                <w:t xml:space="preserve">in six containers of bread, ugali</w:t>
              </w:r>
            </w:ins>
            <w:r>
              <w:rPr>
                <w:rFonts w:ascii="Arial" w:cs="Arial" w:eastAsia="Arial" w:hAnsi="Arial"/>
                <w:b/>
                <w:bCs/>
                <w:i w:val="false"/>
                <w:iCs w:val="false"/>
                <w:color w:val="000000"/>
                <w:sz w:val="18"/>
                <w:szCs w:val="18"/>
              </w:rPr>
              <w:t xml:space="preserve"> and dry maize biscuit</w:t>
            </w:r>
            <w:del w:id="9011" w:author="Claude (AI) - proposed" w:date="2026-10-18T00:29:51Z">
              <w:r>
                <w:rPr>
                  <w:rFonts w:ascii="Arial" w:cs="Arial" w:eastAsia="Arial" w:hAnsi="Arial"/>
                  <w:b/>
                  <w:bCs/>
                  <w:i w:val="false"/>
                  <w:iCs w:val="false"/>
                  <w:color w:val="000000"/>
                  <w:sz w:val="18"/>
                  <w:szCs w:val="18"/>
                </w:rPr>
                <w:delText xml:space="preserve"> under different conditions</w:delText>
              </w:r>
            </w:del>
            <w:ins w:id="9012" w:author="Claude (AI) - proposed" w:date="2026-10-18T00:29:51Z">
              <w:r>
                <w:rPr>
                  <w:rFonts w:ascii="Arial" w:cs="Arial" w:eastAsia="Arial" w:hAnsi="Arial"/>
                  <w:b/>
                  <w:bCs/>
                  <w:i w:val="false"/>
                  <w:iCs w:val="false"/>
                  <w:color w:val="000000"/>
                  <w:sz w:val="18"/>
                  <w:szCs w:val="18"/>
                </w:rPr>
                <w:t xml:space="preserve">, changing one condition at a time</w:t>
              </w:r>
            </w:ins>
            <w:r>
              <w:rPr>
                <w:rFonts w:ascii="Arial" w:cs="Arial" w:eastAsia="Arial" w:hAnsi="Arial"/>
                <w:b/>
                <w:bCs/>
                <w:i w:val="false"/>
                <w:iCs w:val="false"/>
                <w:color w:val="000000"/>
                <w:sz w:val="18"/>
                <w:szCs w:val="18"/>
              </w:rPr>
              <w:t xml:space="preserve"> (covered or uncovered, moist or dry, warm or cool). (a) Which </w:t>
            </w:r>
            <w:del w:id="9013" w:author="Claude (AI) - proposed" w:date="2026-10-18T00:29:51Z">
              <w:r>
                <w:rPr>
                  <w:rFonts w:ascii="Arial" w:cs="Arial" w:eastAsia="Arial" w:hAnsi="Arial"/>
                  <w:b/>
                  <w:bCs/>
                  <w:i w:val="false"/>
                  <w:iCs w:val="false"/>
                  <w:color w:val="000000"/>
                  <w:sz w:val="18"/>
                  <w:szCs w:val="18"/>
                </w:rPr>
                <w:delText xml:space="preserve">three conditions favoured mould growth</w:delText>
              </w:r>
            </w:del>
            <w:ins w:id="9014" w:author="Claude (AI) - proposed" w:date="2026-10-18T00:29:51Z">
              <w:r>
                <w:rPr>
                  <w:rFonts w:ascii="Arial" w:cs="Arial" w:eastAsia="Arial" w:hAnsi="Arial"/>
                  <w:b/>
                  <w:bCs/>
                  <w:i w:val="false"/>
                  <w:iCs w:val="false"/>
                  <w:color w:val="000000"/>
                  <w:sz w:val="18"/>
                  <w:szCs w:val="18"/>
                </w:rPr>
                <w:t xml:space="preserve">conditions made mould grow faster or slower</w:t>
              </w:r>
            </w:ins>
            <w:r>
              <w:rPr>
                <w:rFonts w:ascii="Arial" w:cs="Arial" w:eastAsia="Arial" w:hAnsi="Arial"/>
                <w:b/>
                <w:bCs/>
                <w:i w:val="false"/>
                <w:iCs w:val="false"/>
                <w:color w:val="000000"/>
                <w:sz w:val="18"/>
                <w:szCs w:val="18"/>
              </w:rPr>
              <w:t xml:space="preserve">, and what did </w:t>
            </w:r>
            <w:del w:id="9015" w:author="Claude (AI) - proposed" w:date="2026-10-18T00:29:51Z">
              <w:r>
                <w:rPr>
                  <w:rFonts w:ascii="Arial" w:cs="Arial" w:eastAsia="Arial" w:hAnsi="Arial"/>
                  <w:b/>
                  <w:bCs/>
                  <w:i w:val="false"/>
                  <w:iCs w:val="false"/>
                  <w:color w:val="000000"/>
                  <w:sz w:val="18"/>
                  <w:szCs w:val="18"/>
                </w:rPr>
                <w:delText xml:space="preserve">the pre-incubated samples show about them</w:delText>
              </w:r>
            </w:del>
            <w:ins w:id="9016" w:author="Claude (AI) - proposed" w:date="2026-10-18T00:29:51Z">
              <w:r>
                <w:rPr>
                  <w:rFonts w:ascii="Arial" w:cs="Arial" w:eastAsia="Arial" w:hAnsi="Arial"/>
                  <w:b/>
                  <w:bCs/>
                  <w:i w:val="false"/>
                  <w:iCs w:val="false"/>
                  <w:color w:val="000000"/>
                  <w:sz w:val="18"/>
                  <w:szCs w:val="18"/>
                </w:rPr>
                <w:t xml:space="preserve">containers A to F show</w:t>
              </w:r>
            </w:ins>
            <w:r>
              <w:rPr>
                <w:rFonts w:ascii="Arial" w:cs="Arial" w:eastAsia="Arial" w:hAnsi="Arial"/>
                <w:b/>
                <w:bCs/>
                <w:i w:val="false"/>
                <w:iCs w:val="false"/>
                <w:color w:val="000000"/>
                <w:sz w:val="18"/>
                <w:szCs w:val="18"/>
              </w:rPr>
              <w:t xml:space="preserve">? (b) Use these conditions to explain why the Kisumu ugali and chapati spoiled so quickly. (c) Why is </w:t>
            </w:r>
            <w:ins w:id="9017" w:author="Claude (AI) - proposed" w:date="2026-10-18T00:29:51Z">
              <w:r>
                <w:rPr>
                  <w:rFonts w:ascii="Arial" w:cs="Arial" w:eastAsia="Arial" w:hAnsi="Arial"/>
                  <w:b/>
                  <w:bCs/>
                  <w:i w:val="false"/>
                  <w:iCs w:val="false"/>
                  <w:color w:val="000000"/>
                  <w:sz w:val="18"/>
                  <w:szCs w:val="18"/>
                </w:rPr>
                <w:t xml:space="preserve">it useful to compare the moist ugali with </w:t>
              </w:r>
            </w:ins>
            <w:r>
              <w:rPr>
                <w:rFonts w:ascii="Arial" w:cs="Arial" w:eastAsia="Arial" w:hAnsi="Arial"/>
                <w:b/>
                <w:bCs/>
                <w:i w:val="false"/>
                <w:iCs w:val="false"/>
                <w:color w:val="000000"/>
                <w:sz w:val="18"/>
                <w:szCs w:val="18"/>
              </w:rPr>
              <w:t xml:space="preserve">the dry maize biscuit</w:t>
            </w:r>
            <w:del w:id="9018" w:author="Claude (AI) - proposed" w:date="2026-10-18T00:29:51Z">
              <w:r>
                <w:rPr>
                  <w:rFonts w:ascii="Arial" w:cs="Arial" w:eastAsia="Arial" w:hAnsi="Arial"/>
                  <w:b/>
                  <w:bCs/>
                  <w:i w:val="false"/>
                  <w:iCs w:val="false"/>
                  <w:color w:val="000000"/>
                  <w:sz w:val="18"/>
                  <w:szCs w:val="18"/>
                </w:rPr>
                <w:delText xml:space="preserve"> useful as a comparison</w:delText>
              </w:r>
            </w:del>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del w:id="9019" w:author="Claude (AI) - proposed" w:date="2026-10-18T00:29:51Z">
              <w:r>
                <w:rPr>
                  <w:rFonts w:ascii="Arial" w:cs="Arial" w:eastAsia="Arial" w:hAnsi="Arial"/>
                  <w:b w:val="false"/>
                  <w:bCs w:val="false"/>
                  <w:i w:val="false"/>
                  <w:iCs w:val="false"/>
                  <w:color w:val="000000"/>
                  <w:sz w:val="18"/>
                  <w:szCs w:val="18"/>
                </w:rPr>
                <w:delText xml:space="preserve"> Mould growth is favoured by warmth, moisture and exposure to air.</w:delText>
              </w:r>
            </w:del>
            <w:r>
              <w:rPr>
                <w:rFonts w:ascii="Arial" w:cs="Arial" w:eastAsia="Arial" w:hAnsi="Arial"/>
                <w:b w:val="false"/>
                <w:bCs w:val="false"/>
                <w:i w:val="false"/>
                <w:iCs w:val="false"/>
                <w:color w:val="000000"/>
                <w:sz w:val="18"/>
                <w:szCs w:val="18"/>
              </w:rPr>
              <w:t xml:space="preserve"> The warm, moist</w:t>
            </w:r>
            <w:del w:id="9020" w:author="Claude (AI) - proposed" w:date="2026-10-18T00:29:51Z">
              <w:r>
                <w:rPr>
                  <w:rFonts w:ascii="Arial" w:cs="Arial" w:eastAsia="Arial" w:hAnsi="Arial"/>
                  <w:b w:val="false"/>
                  <w:bCs w:val="false"/>
                  <w:i w:val="false"/>
                  <w:iCs w:val="false"/>
                  <w:color w:val="000000"/>
                  <w:sz w:val="18"/>
                  <w:szCs w:val="18"/>
                </w:rPr>
                <w:delText xml:space="preserve">, uncovered ugali and bread samples showed extensive</w:delText>
              </w:r>
            </w:del>
            <w:ins w:id="9021" w:author="Claude (AI) - proposed" w:date="2026-10-18T00:29:51Z">
              <w:r>
                <w:rPr>
                  <w:rFonts w:ascii="Arial" w:cs="Arial" w:eastAsia="Arial" w:hAnsi="Arial"/>
                  <w:b w:val="false"/>
                  <w:bCs w:val="false"/>
                  <w:i w:val="false"/>
                  <w:iCs w:val="false"/>
                  <w:color w:val="000000"/>
                  <w:sz w:val="18"/>
                  <w:szCs w:val="18"/>
                </w:rPr>
                <w:t xml:space="preserve"> samples (A bread and E ugali) showed the most</w:t>
              </w:r>
            </w:ins>
            <w:r>
              <w:rPr>
                <w:rFonts w:ascii="Arial" w:cs="Arial" w:eastAsia="Arial" w:hAnsi="Arial"/>
                <w:b w:val="false"/>
                <w:bCs w:val="false"/>
                <w:i w:val="false"/>
                <w:iCs w:val="false"/>
                <w:color w:val="000000"/>
                <w:sz w:val="18"/>
                <w:szCs w:val="18"/>
              </w:rPr>
              <w:t xml:space="preserve"> white, green and black fuzzy growth. The </w:t>
            </w:r>
            <w:del w:id="9022" w:author="Claude (AI) - proposed" w:date="2026-10-18T00:29:51Z">
              <w:r>
                <w:rPr>
                  <w:rFonts w:ascii="Arial" w:cs="Arial" w:eastAsia="Arial" w:hAnsi="Arial"/>
                  <w:b w:val="false"/>
                  <w:bCs w:val="false"/>
                  <w:i w:val="false"/>
                  <w:iCs w:val="false"/>
                  <w:color w:val="000000"/>
                  <w:sz w:val="18"/>
                  <w:szCs w:val="18"/>
                </w:rPr>
                <w:delText xml:space="preserve">dry, cool, covered samples</w:delText>
              </w:r>
            </w:del>
            <w:ins w:id="9023" w:author="Claude (AI) - proposed" w:date="2026-10-18T00:29:51Z">
              <w:r>
                <w:rPr>
                  <w:rFonts w:ascii="Arial" w:cs="Arial" w:eastAsia="Arial" w:hAnsi="Arial"/>
                  <w:b w:val="false"/>
                  <w:bCs w:val="false"/>
                  <w:i w:val="false"/>
                  <w:iCs w:val="false"/>
                  <w:color w:val="000000"/>
                  <w:sz w:val="18"/>
                  <w:szCs w:val="18"/>
                </w:rPr>
                <w:t xml:space="preserve">cooler bread (C) and the dried bread (D) showed less, and the dry maize biscuit (F)</w:t>
              </w:r>
            </w:ins>
            <w:r>
              <w:rPr>
                <w:rFonts w:ascii="Arial" w:cs="Arial" w:eastAsia="Arial" w:hAnsi="Arial"/>
                <w:b w:val="false"/>
                <w:bCs w:val="false"/>
                <w:i w:val="false"/>
                <w:iCs w:val="false"/>
                <w:color w:val="000000"/>
                <w:sz w:val="18"/>
                <w:szCs w:val="18"/>
              </w:rPr>
              <w:t xml:space="preserve"> showed little or </w:t>
            </w:r>
            <w:del w:id="9024" w:author="Claude (AI) - proposed" w:date="2026-10-18T00:29:51Z">
              <w:r>
                <w:rPr>
                  <w:rFonts w:ascii="Arial" w:cs="Arial" w:eastAsia="Arial" w:hAnsi="Arial"/>
                  <w:b w:val="false"/>
                  <w:bCs w:val="false"/>
                  <w:i w:val="false"/>
                  <w:iCs w:val="false"/>
                  <w:color w:val="000000"/>
                  <w:sz w:val="18"/>
                  <w:szCs w:val="18"/>
                </w:rPr>
                <w:delText xml:space="preserve">no visible growth.</w:delText>
              </w:r>
            </w:del>
            <w:ins w:id="9025" w:author="Claude (AI) - proposed" w:date="2026-10-18T00:29:51Z">
              <w:r>
                <w:rPr>
                  <w:rFonts w:ascii="Arial" w:cs="Arial" w:eastAsia="Arial" w:hAnsi="Arial"/>
                  <w:b w:val="false"/>
                  <w:bCs w:val="false"/>
                  <w:i w:val="false"/>
                  <w:iCs w:val="false"/>
                  <w:color w:val="000000"/>
                  <w:sz w:val="18"/>
                  <w:szCs w:val="18"/>
                </w:rPr>
                <w:t xml:space="preserve">none. The covered bread (B) still grew some mould because spores were already on the bread, although a lid stops more spores landing. (Mark against what your class's containers actually showed.)</w:t>
              </w:r>
            </w:ins>
            <w:r>
              <w:rPr>
                <w:rFonts w:ascii="Arial" w:cs="Arial" w:eastAsia="Arial" w:hAnsi="Arial"/>
                <w:b w:val="false"/>
                <w:bCs w:val="false"/>
                <w:i w:val="false"/>
                <w:iCs w:val="false"/>
                <w:color w:val="000000"/>
                <w:sz w:val="18"/>
                <w:szCs w:val="18"/>
              </w:rPr>
              <w:t xml:space="preserve"> (b) The kitchen was warm and the ugali and chapati were moist, so the spores that landed could germinate and grow quickly. Warmth speeds up fungal enzyme activity and growth, and water lets the fungus digest the food and absorb nutrients. The food was uncovered, so </w:t>
            </w:r>
            <w:ins w:id="9026" w:author="Claude (AI) - proposed" w:date="2026-10-18T00:29:51Z">
              <w:r>
                <w:rPr>
                  <w:rFonts w:ascii="Arial" w:cs="Arial" w:eastAsia="Arial" w:hAnsi="Arial"/>
                  <w:b w:val="false"/>
                  <w:bCs w:val="false"/>
                  <w:i w:val="false"/>
                  <w:iCs w:val="false"/>
                  <w:color w:val="000000"/>
                  <w:sz w:val="18"/>
                  <w:szCs w:val="18"/>
                </w:rPr>
                <w:t xml:space="preserve">more </w:t>
              </w:r>
            </w:ins>
            <w:r>
              <w:rPr>
                <w:rFonts w:ascii="Arial" w:cs="Arial" w:eastAsia="Arial" w:hAnsi="Arial"/>
                <w:b w:val="false"/>
                <w:bCs w:val="false"/>
                <w:i w:val="false"/>
                <w:iCs w:val="false"/>
                <w:color w:val="000000"/>
                <w:sz w:val="18"/>
                <w:szCs w:val="18"/>
              </w:rPr>
              <w:t xml:space="preserve">spores could settle on it. All </w:t>
            </w:r>
            <w:del w:id="9027" w:author="Claude (AI) - proposed" w:date="2026-10-18T00:29:51Z">
              <w:r>
                <w:rPr>
                  <w:rFonts w:ascii="Arial" w:cs="Arial" w:eastAsia="Arial" w:hAnsi="Arial"/>
                  <w:b w:val="false"/>
                  <w:bCs w:val="false"/>
                  <w:i w:val="false"/>
                  <w:iCs w:val="false"/>
                  <w:color w:val="000000"/>
                  <w:sz w:val="18"/>
                  <w:szCs w:val="18"/>
                </w:rPr>
                <w:delText xml:space="preserve">three</w:delText>
              </w:r>
            </w:del>
            <w:ins w:id="9028" w:author="Claude (AI) - proposed" w:date="2026-10-18T00:29:51Z">
              <w:r>
                <w:rPr>
                  <w:rFonts w:ascii="Arial" w:cs="Arial" w:eastAsia="Arial" w:hAnsi="Arial"/>
                  <w:b w:val="false"/>
                  <w:bCs w:val="false"/>
                  <w:i w:val="false"/>
                  <w:iCs w:val="false"/>
                  <w:color w:val="000000"/>
                  <w:sz w:val="18"/>
                  <w:szCs w:val="18"/>
                </w:rPr>
                <w:t xml:space="preserve">of these</w:t>
              </w:r>
            </w:ins>
            <w:r>
              <w:rPr>
                <w:rFonts w:ascii="Arial" w:cs="Arial" w:eastAsia="Arial" w:hAnsi="Arial"/>
                <w:b w:val="false"/>
                <w:bCs w:val="false"/>
                <w:i w:val="false"/>
                <w:iCs w:val="false"/>
                <w:color w:val="000000"/>
                <w:sz w:val="18"/>
                <w:szCs w:val="18"/>
              </w:rPr>
              <w:t xml:space="preserve"> conditions were present at the same time, so visible colonies formed by morning. (c) </w:t>
            </w:r>
            <w:del w:id="9029" w:author="Claude (AI) - proposed" w:date="2026-10-18T00:29:51Z">
              <w:r>
                <w:rPr>
                  <w:rFonts w:ascii="Arial" w:cs="Arial" w:eastAsia="Arial" w:hAnsi="Arial"/>
                  <w:b w:val="false"/>
                  <w:bCs w:val="false"/>
                  <w:i w:val="false"/>
                  <w:iCs w:val="false"/>
                  <w:color w:val="000000"/>
                  <w:sz w:val="18"/>
                  <w:szCs w:val="18"/>
                </w:rPr>
                <w:delText xml:space="preserve">The dry maize biscuit showed the least growth under all conditions because it has little water. This shows that moisture is needed for mould to grow,</w:delText>
              </w:r>
            </w:del>
            <w:ins w:id="9030" w:author="Claude (AI) - proposed" w:date="2026-10-18T00:29:51Z">
              <w:r>
                <w:rPr>
                  <w:rFonts w:ascii="Arial" w:cs="Arial" w:eastAsia="Arial" w:hAnsi="Arial"/>
                  <w:b w:val="false"/>
                  <w:bCs w:val="false"/>
                  <w:i w:val="false"/>
                  <w:iCs w:val="false"/>
                  <w:color w:val="000000"/>
                  <w:sz w:val="18"/>
                  <w:szCs w:val="18"/>
                </w:rPr>
                <w:t xml:space="preserve">Ugali and the biscuit are both made from maize, but the moist ugali grew mould and the dry biscuit hardly did. So it is the water in the food, not the maize itself, that lets mould grow</w:t>
              </w:r>
            </w:ins>
            <w:r>
              <w:rPr>
                <w:rFonts w:ascii="Arial" w:cs="Arial" w:eastAsia="Arial" w:hAnsi="Arial"/>
                <w:b w:val="false"/>
                <w:bCs w:val="false"/>
                <w:i w:val="false"/>
                <w:iCs w:val="false"/>
                <w:color w:val="000000"/>
                <w:sz w:val="18"/>
                <w:szCs w:val="18"/>
              </w:rPr>
              <w:t xml:space="preserve"> even when spores and air are present.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Protecting our food and our health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Choose TWO ways of protecting the ugali and chapati from spoilage. For each, say which condition or transmission route it interrupts. (b) Some Kisumu households, such as Mama Adhiambo's in Nyalenda, may not have a refrigerator. Suggest low-cost options and explain why they work. (c) Name TWO traditional Kenyan food preservation methods from our lessons and explain why they work.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Covering the sufuria </w:t>
            </w:r>
            <w:del w:id="9031" w:author="Claude (AI) - proposed" w:date="2026-10-18T00:29:51Z">
              <w:r>
                <w:rPr>
                  <w:rFonts w:ascii="Arial" w:cs="Arial" w:eastAsia="Arial" w:hAnsi="Arial"/>
                  <w:b w:val="false"/>
                  <w:bCs w:val="false"/>
                  <w:i w:val="false"/>
                  <w:iCs w:val="false"/>
                  <w:color w:val="000000"/>
                  <w:sz w:val="18"/>
                  <w:szCs w:val="18"/>
                </w:rPr>
                <w:delText xml:space="preserve">blocks airborne spores from</w:delText>
              </w:r>
            </w:del>
            <w:ins w:id="9032" w:author="Claude (AI) - proposed" w:date="2026-10-18T00:29:51Z">
              <w:r>
                <w:rPr>
                  <w:rFonts w:ascii="Arial" w:cs="Arial" w:eastAsia="Arial" w:hAnsi="Arial"/>
                  <w:b w:val="false"/>
                  <w:bCs w:val="false"/>
                  <w:i w:val="false"/>
                  <w:iCs w:val="false"/>
                  <w:color w:val="000000"/>
                  <w:sz w:val="18"/>
                  <w:szCs w:val="18"/>
                </w:rPr>
                <w:t xml:space="preserve">with a close-fitting lid reduces the airborne spores</w:t>
              </w:r>
            </w:ins>
            <w:r>
              <w:rPr>
                <w:rFonts w:ascii="Arial" w:cs="Arial" w:eastAsia="Arial" w:hAnsi="Arial"/>
                <w:b w:val="false"/>
                <w:bCs w:val="false"/>
                <w:i w:val="false"/>
                <w:iCs w:val="false"/>
                <w:color w:val="000000"/>
                <w:sz w:val="18"/>
                <w:szCs w:val="18"/>
              </w:rPr>
              <w:t xml:space="preserve"> landing on the food, so it interrupts the airborne route</w:t>
            </w:r>
            <w:ins w:id="9033" w:author="Claude (AI) - proposed" w:date="2026-10-18T00:29:51Z">
              <w:r>
                <w:rPr>
                  <w:rFonts w:ascii="Arial" w:cs="Arial" w:eastAsia="Arial" w:hAnsi="Arial"/>
                  <w:b w:val="false"/>
                  <w:bCs w:val="false"/>
                  <w:i w:val="false"/>
                  <w:iCs w:val="false"/>
                  <w:color w:val="000000"/>
                  <w:sz w:val="18"/>
                  <w:szCs w:val="18"/>
                </w:rPr>
                <w:t xml:space="preserve"> (it does not remove spores already on the food)</w:t>
              </w:r>
            </w:ins>
            <w:r>
              <w:rPr>
                <w:rFonts w:ascii="Arial" w:cs="Arial" w:eastAsia="Arial" w:hAnsi="Arial"/>
                <w:b w:val="false"/>
                <w:bCs w:val="false"/>
                <w:i w:val="false"/>
                <w:iCs w:val="false"/>
                <w:color w:val="000000"/>
                <w:sz w:val="18"/>
                <w:szCs w:val="18"/>
              </w:rPr>
              <w:t xml:space="preserve">. Refrigerating the food lowers the temperature below the range that suits most moulds and bacteria, so it slows germination and growth of any spores that did land. Drying also works because it removes the water the mould needs. (b) A </w:t>
            </w:r>
            <w:del w:id="9034" w:author="Claude (AI) - proposed" w:date="2026-10-18T00:29:51Z">
              <w:r>
                <w:rPr>
                  <w:rFonts w:ascii="Arial" w:cs="Arial" w:eastAsia="Arial" w:hAnsi="Arial"/>
                  <w:b w:val="false"/>
                  <w:bCs w:val="false"/>
                  <w:i w:val="false"/>
                  <w:iCs w:val="false"/>
                  <w:color w:val="000000"/>
                  <w:sz w:val="18"/>
                  <w:szCs w:val="18"/>
                </w:rPr>
                <w:delText xml:space="preserve">clean cloth or a wire mesh dome over the food</w:delText>
              </w:r>
            </w:del>
            <w:ins w:id="9035" w:author="Claude (AI) - proposed" w:date="2026-10-18T00:29:51Z">
              <w:r>
                <w:rPr>
                  <w:rFonts w:ascii="Arial" w:cs="Arial" w:eastAsia="Arial" w:hAnsi="Arial"/>
                  <w:b w:val="false"/>
                  <w:bCs w:val="false"/>
                  <w:i w:val="false"/>
                  <w:iCs w:val="false"/>
                  <w:color w:val="000000"/>
                  <w:sz w:val="18"/>
                  <w:szCs w:val="18"/>
                </w:rPr>
                <w:t xml:space="preserve">close-fitting lid, or a clean upturned plate or bowl,</w:t>
              </w:r>
            </w:ins>
            <w:r>
              <w:rPr>
                <w:rFonts w:ascii="Arial" w:cs="Arial" w:eastAsia="Arial" w:hAnsi="Arial"/>
                <w:b w:val="false"/>
                <w:bCs w:val="false"/>
                <w:i w:val="false"/>
                <w:iCs w:val="false"/>
                <w:color w:val="000000"/>
                <w:sz w:val="18"/>
                <w:szCs w:val="18"/>
              </w:rPr>
              <w:t xml:space="preserve"> costs little or nothing and </w:t>
            </w:r>
            <w:del w:id="9036" w:author="Claude (AI) - proposed" w:date="2026-10-18T00:29:51Z">
              <w:r>
                <w:rPr>
                  <w:rFonts w:ascii="Arial" w:cs="Arial" w:eastAsia="Arial" w:hAnsi="Arial"/>
                  <w:b w:val="false"/>
                  <w:bCs w:val="false"/>
                  <w:i w:val="false"/>
                  <w:iCs w:val="false"/>
                  <w:color w:val="000000"/>
                  <w:sz w:val="18"/>
                  <w:szCs w:val="18"/>
                </w:rPr>
                <w:delText xml:space="preserve">physically stops spores from settling</w:delText>
              </w:r>
            </w:del>
            <w:ins w:id="9037" w:author="Claude (AI) - proposed" w:date="2026-10-18T00:29:51Z">
              <w:r>
                <w:rPr>
                  <w:rFonts w:ascii="Arial" w:cs="Arial" w:eastAsia="Arial" w:hAnsi="Arial"/>
                  <w:b w:val="false"/>
                  <w:bCs w:val="false"/>
                  <w:i w:val="false"/>
                  <w:iCs w:val="false"/>
                  <w:color w:val="000000"/>
                  <w:sz w:val="18"/>
                  <w:szCs w:val="18"/>
                </w:rPr>
                <w:t xml:space="preserve">reduces the spores settling on the food (a wire mesh dome keeps flies off but does not stop spores)</w:t>
              </w:r>
            </w:ins>
            <w:r>
              <w:rPr>
                <w:rFonts w:ascii="Arial" w:cs="Arial" w:eastAsia="Arial" w:hAnsi="Arial"/>
                <w:b w:val="false"/>
                <w:bCs w:val="false"/>
                <w:i w:val="false"/>
                <w:iCs w:val="false"/>
                <w:color w:val="000000"/>
                <w:sz w:val="18"/>
                <w:szCs w:val="18"/>
              </w:rPr>
              <w:t xml:space="preserve">. Eating the food soon after cooking, and keeping it dry, also helps. Community actions such as women's group sensitisation and school hygiene clubs can spread these low-cost ideas to households without refrigeration. (c) Drying omena and salting meat both reduce the water available, so microorganisms cannot grow well even without a refrigerator. They work because they remove one of the conditions microorganisms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wider world of microorganisms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mould on the ugali belongs to the fungi. Name one infection caused by fungi, one by bacteria and one by viruses that you studied, and say how each is spread. (b) Why does knowing the mode of transmission help us choose the best way to prevent an infection? (c) Microorganisms are not always harmful. Give TWO beneficial roles from Lesson 6 and explain how the same group of organisms can be both a problem and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Fungi: ringworm (spread by direct contact</w:t>
            </w:r>
            <w:ins w:id="9038" w:author="Claude (AI) - proposed" w:date="2026-10-18T00:29:51Z">
              <w:r>
                <w:rPr>
                  <w:rFonts w:ascii="Arial" w:cs="Arial" w:eastAsia="Arial" w:hAnsi="Arial"/>
                  <w:b w:val="false"/>
                  <w:bCs w:val="false"/>
                  <w:i w:val="false"/>
                  <w:iCs w:val="false"/>
                  <w:color w:val="000000"/>
                  <w:sz w:val="18"/>
                  <w:szCs w:val="18"/>
                </w:rPr>
                <w:t xml:space="preserve">, for example shared combs or towels</w:t>
              </w:r>
            </w:ins>
            <w:r>
              <w:rPr>
                <w:rFonts w:ascii="Arial" w:cs="Arial" w:eastAsia="Arial" w:hAnsi="Arial"/>
                <w:b w:val="false"/>
                <w:bCs w:val="false"/>
                <w:i w:val="false"/>
                <w:iCs w:val="false"/>
                <w:color w:val="000000"/>
                <w:sz w:val="18"/>
                <w:szCs w:val="18"/>
              </w:rPr>
              <w:t xml:space="preserve">) or oral thrush</w:t>
            </w:r>
            <w:ins w:id="9039" w:author="Claude (AI) - proposed" w:date="2026-10-18T00:29:51Z">
              <w:r>
                <w:rPr>
                  <w:rFonts w:ascii="Arial" w:cs="Arial" w:eastAsia="Arial" w:hAnsi="Arial"/>
                  <w:b w:val="false"/>
                  <w:bCs w:val="false"/>
                  <w:i w:val="false"/>
                  <w:iCs w:val="false"/>
                  <w:color w:val="000000"/>
                  <w:sz w:val="18"/>
                  <w:szCs w:val="18"/>
                </w:rPr>
                <w:t xml:space="preserve"> (caused by Candida, a fungus that normally lives in the body and overgrows, for example after antibiotics or when the body's defences are weak)</w:t>
              </w:r>
            </w:ins>
            <w:r>
              <w:rPr>
                <w:rFonts w:ascii="Arial" w:cs="Arial" w:eastAsia="Arial" w:hAnsi="Arial"/>
                <w:b w:val="false"/>
                <w:bCs w:val="false"/>
                <w:i w:val="false"/>
                <w:iCs w:val="false"/>
                <w:color w:val="000000"/>
                <w:sz w:val="18"/>
                <w:szCs w:val="18"/>
              </w:rPr>
              <w:t xml:space="preserve">. Bacteria: cholera, caused by Vibrio cholerae and spread through contaminated water, as in communities near Lake Victoria, or tuberculosis, spread through the air by </w:t>
            </w:r>
            <w:del w:id="9040" w:author="Claude (AI) - proposed" w:date="2026-10-18T00:29:51Z">
              <w:r>
                <w:rPr>
                  <w:rFonts w:ascii="Arial" w:cs="Arial" w:eastAsia="Arial" w:hAnsi="Arial"/>
                  <w:b w:val="false"/>
                  <w:bCs w:val="false"/>
                  <w:i w:val="false"/>
                  <w:iCs w:val="false"/>
                  <w:color w:val="000000"/>
                  <w:sz w:val="18"/>
                  <w:szCs w:val="18"/>
                </w:rPr>
                <w:delText xml:space="preserve">droplets</w:delText>
              </w:r>
            </w:del>
            <w:ins w:id="9041" w:author="Claude (AI) - proposed" w:date="2026-10-18T00:29:51Z">
              <w:r>
                <w:rPr>
                  <w:rFonts w:ascii="Arial" w:cs="Arial" w:eastAsia="Arial" w:hAnsi="Arial"/>
                  <w:b w:val="false"/>
                  <w:bCs w:val="false"/>
                  <w:i w:val="false"/>
                  <w:iCs w:val="false"/>
                  <w:color w:val="000000"/>
                  <w:sz w:val="18"/>
                  <w:szCs w:val="18"/>
                </w:rPr>
                <w:t xml:space="preserve">tiny particles from a person with TB who coughs</w:t>
              </w:r>
            </w:ins>
            <w:r>
              <w:rPr>
                <w:rFonts w:ascii="Arial" w:cs="Arial" w:eastAsia="Arial" w:hAnsi="Arial"/>
                <w:b w:val="false"/>
                <w:bCs w:val="false"/>
                <w:i w:val="false"/>
                <w:iCs w:val="false"/>
                <w:color w:val="000000"/>
                <w:sz w:val="18"/>
                <w:szCs w:val="18"/>
              </w:rPr>
              <w:t xml:space="preserve">. Viruses: influenza or COVID-19, spread by respiratory droplets, or HIV, spread through body fluids. (b) Each control measure works by breaking one route. Covering food stops airborne spores, hand-washing stops direct contact spread, and boiling water and cooking food thoroughly stop contaminated food and water spread. If we know the route we can pick the measure that blocks it. (c) Lactobacillus ferments milk to make yoghurt, and Saccharomyces makes mandazi and bread rise. Rhizobium fixes nitrogen </w:t>
            </w:r>
            <w:del w:id="9042" w:author="Claude (AI) - proposed" w:date="2026-10-18T00:29:51Z">
              <w:r>
                <w:rPr>
                  <w:rFonts w:ascii="Arial" w:cs="Arial" w:eastAsia="Arial" w:hAnsi="Arial"/>
                  <w:b w:val="false"/>
                  <w:bCs w:val="false"/>
                  <w:i w:val="false"/>
                  <w:iCs w:val="false"/>
                  <w:color w:val="000000"/>
                  <w:sz w:val="18"/>
                  <w:szCs w:val="18"/>
                </w:rPr>
                <w:delText xml:space="preserve">for bean and maize farms</w:delText>
              </w:r>
            </w:del>
            <w:ins w:id="9043" w:author="Claude (AI) - proposed" w:date="2026-10-18T00:29:51Z">
              <w:r>
                <w:rPr>
                  <w:rFonts w:ascii="Arial" w:cs="Arial" w:eastAsia="Arial" w:hAnsi="Arial"/>
                  <w:b w:val="false"/>
                  <w:bCs w:val="false"/>
                  <w:i w:val="false"/>
                  <w:iCs w:val="false"/>
                  <w:color w:val="000000"/>
                  <w:sz w:val="18"/>
                  <w:szCs w:val="18"/>
                </w:rPr>
                <w:t xml:space="preserve">in the root nodules of beans and other legumes, which also helps maize grown after or between them</w:t>
              </w:r>
            </w:ins>
            <w:r>
              <w:rPr>
                <w:rFonts w:ascii="Arial" w:cs="Arial" w:eastAsia="Arial" w:hAnsi="Arial"/>
                <w:b w:val="false"/>
                <w:bCs w:val="false"/>
                <w:i w:val="false"/>
                <w:iCs w:val="false"/>
                <w:color w:val="000000"/>
                <w:sz w:val="18"/>
                <w:szCs w:val="18"/>
              </w:rPr>
              <w:t xml:space="preserve">, and Penicillium produces penicillin. The same group can be both harmful and useful depending on where it grows. Fungi spoil food left uncovered, yet yeast and Penicillium are valuable when used in controlled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short message of about </w:t>
            </w:r>
            <w:del w:id="9044" w:author="Claude (AI) - proposed" w:date="2026-10-18T00:29:51Z">
              <w:r>
                <w:rPr>
                  <w:rFonts w:ascii="Arial" w:cs="Arial" w:eastAsia="Arial" w:hAnsi="Arial"/>
                  <w:b/>
                  <w:bCs/>
                  <w:i w:val="false"/>
                  <w:iCs w:val="false"/>
                  <w:color w:val="000000"/>
                  <w:sz w:val="18"/>
                  <w:szCs w:val="18"/>
                </w:rPr>
                <w:delText xml:space="preserve">5 to 6</w:delText>
              </w:r>
            </w:del>
            <w:ins w:id="9045" w:author="Claude (AI) - proposed" w:date="2026-10-18T00:29:51Z">
              <w:r>
                <w:rPr>
                  <w:rFonts w:ascii="Arial" w:cs="Arial" w:eastAsia="Arial" w:hAnsi="Arial"/>
                  <w:b/>
                  <w:bCs/>
                  <w:i w:val="false"/>
                  <w:iCs w:val="false"/>
                  <w:color w:val="000000"/>
                  <w:sz w:val="18"/>
                  <w:szCs w:val="18"/>
                </w:rPr>
                <w:t xml:space="preserve">6 to 7</w:t>
              </w:r>
            </w:ins>
            <w:r>
              <w:rPr>
                <w:rFonts w:ascii="Arial" w:cs="Arial" w:eastAsia="Arial" w:hAnsi="Arial"/>
                <w:b/>
                <w:bCs/>
                <w:i w:val="false"/>
                <w:iCs w:val="false"/>
                <w:color w:val="000000"/>
                <w:sz w:val="18"/>
                <w:szCs w:val="18"/>
              </w:rPr>
              <w:t xml:space="preserve"> sentences for households in your own locality. In it, explain why the ugali and chapati grew fuzzy patches overnight and give TWO pieces of advice to protect food and health. Include at least one piece of evidence from our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Dear neighbours, if you leave ugali or chapati uncovered overnight, it can grow white, green and black fuzzy patches. These patches are living mould, a type of fungus. Tiny mould spores are always floating in the air, even in a clean kitchen, and they settle on the food. Warm, moist food left uncovered is the perfect place for them to grow, and in our class investigation the warm, moist, uncovered samples grew the most mould. Please cover your food with a </w:t>
            </w:r>
            <w:del w:id="9046" w:author="Claude (AI) - proposed" w:date="2026-10-18T00:29:51Z">
              <w:r>
                <w:rPr>
                  <w:rFonts w:ascii="Arial" w:cs="Arial" w:eastAsia="Arial" w:hAnsi="Arial"/>
                  <w:b w:val="false"/>
                  <w:bCs w:val="false"/>
                  <w:i w:val="false"/>
                  <w:iCs w:val="false"/>
                  <w:color w:val="000000"/>
                  <w:sz w:val="18"/>
                  <w:szCs w:val="18"/>
                </w:rPr>
                <w:delText xml:space="preserve">clean cloth or wire mesh dome</w:delText>
              </w:r>
            </w:del>
            <w:ins w:id="9047" w:author="Claude (AI) - proposed" w:date="2026-10-18T00:29:51Z">
              <w:r>
                <w:rPr>
                  <w:rFonts w:ascii="Arial" w:cs="Arial" w:eastAsia="Arial" w:hAnsi="Arial"/>
                  <w:b w:val="false"/>
                  <w:bCs w:val="false"/>
                  <w:i w:val="false"/>
                  <w:iCs w:val="false"/>
                  <w:color w:val="000000"/>
                  <w:sz w:val="18"/>
                  <w:szCs w:val="18"/>
                </w:rPr>
                <w:t xml:space="preserve">close-fitting lid</w:t>
              </w:r>
            </w:ins>
            <w:r>
              <w:rPr>
                <w:rFonts w:ascii="Arial" w:cs="Arial" w:eastAsia="Arial" w:hAnsi="Arial"/>
                <w:b w:val="false"/>
                <w:bCs w:val="false"/>
                <w:i w:val="false"/>
                <w:iCs w:val="false"/>
                <w:color w:val="000000"/>
                <w:sz w:val="18"/>
                <w:szCs w:val="18"/>
              </w:rPr>
              <w:t xml:space="preserve">, and keep it cool or dry where you can. You can also eat food soon after it is cooked</w:t>
            </w:r>
            <w:del w:id="9048" w:author="Claude (AI) - proposed" w:date="2026-10-18T00:29:51Z">
              <w:r>
                <w:rPr>
                  <w:rFonts w:ascii="Arial" w:cs="Arial" w:eastAsia="Arial" w:hAnsi="Arial"/>
                  <w:b w:val="false"/>
                  <w:bCs w:val="false"/>
                  <w:i w:val="false"/>
                  <w:iCs w:val="false"/>
                  <w:color w:val="000000"/>
                  <w:sz w:val="18"/>
                  <w:szCs w:val="18"/>
                </w:rPr>
                <w:delText xml:space="preserve"> and wash your hands before eating</w:delText>
              </w:r>
            </w:del>
            <w:r>
              <w:rPr>
                <w:rFonts w:ascii="Arial" w:cs="Arial" w:eastAsia="Arial" w:hAnsi="Arial"/>
                <w:b w:val="false"/>
                <w:bCs w:val="false"/>
                <w:i w:val="false"/>
                <w:iCs w:val="false"/>
                <w:color w:val="000000"/>
                <w:sz w:val="18"/>
                <w:szCs w:val="18"/>
              </w:rPr>
              <w:t xml:space="preserve">. These simple steps protect our food, save money and protect our families' health.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the phenomenon (what and where from)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9" w:author="Claude (AI) - proposed" w:date="2026-10-18T00:29:51Z">
              <w:r>
                <w:rPr>
                  <w:rFonts w:ascii="Arial" w:cs="Arial" w:eastAsia="Arial" w:hAnsi="Arial"/>
                  <w:b w:val="false"/>
                  <w:bCs w:val="false"/>
                  <w:i w:val="false"/>
                  <w:iCs w:val="false"/>
                  <w:color w:val="000000"/>
                  <w:sz w:val="18"/>
                  <w:szCs w:val="18"/>
                </w:rPr>
                <w:delText xml:space="preserve">Clearly</w:delText>
              </w:r>
            </w:del>
            <w:ins w:id="9050" w:author="Claude (AI) - proposed" w:date="2026-10-18T00:29:51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identifies the patches as living fungal mould colonies, explains airborne spores as the source and route, </w:t>
            </w:r>
            <w:del w:id="9051" w:author="Claude (AI) - proposed" w:date="2026-10-18T00:29:51Z">
              <w:r>
                <w:rPr>
                  <w:rFonts w:ascii="Arial" w:cs="Arial" w:eastAsia="Arial" w:hAnsi="Arial"/>
                  <w:b w:val="false"/>
                  <w:bCs w:val="false"/>
                  <w:i w:val="false"/>
                  <w:iCs w:val="false"/>
                  <w:color w:val="000000"/>
                  <w:sz w:val="18"/>
                  <w:szCs w:val="18"/>
                </w:rPr>
                <w:delText xml:space="preserve">and explains the colour variation as different species</w:delText>
              </w:r>
            </w:del>
            <w:ins w:id="9052" w:author="Claude (AI) - proposed" w:date="2026-10-18T00:29:51Z">
              <w:r>
                <w:rPr>
                  <w:rFonts w:ascii="Arial" w:cs="Arial" w:eastAsia="Arial" w:hAnsi="Arial"/>
                  <w:b w:val="false"/>
                  <w:bCs w:val="false"/>
                  <w:i w:val="false"/>
                  <w:iCs w:val="false"/>
                  <w:color w:val="000000"/>
                  <w:sz w:val="18"/>
                  <w:szCs w:val="18"/>
                </w:rPr>
                <w:t xml:space="preserve">explains that colour can show different species or different ages of one mould, and notes that slime and sour smell suggest bacteria or yeast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3" w:author="Claude (AI) - proposed" w:date="2026-10-18T00:29:51Z">
              <w:r>
                <w:rPr>
                  <w:rFonts w:ascii="Arial" w:cs="Arial" w:eastAsia="Arial" w:hAnsi="Arial"/>
                  <w:b w:val="false"/>
                  <w:bCs w:val="false"/>
                  <w:i w:val="false"/>
                  <w:iCs w:val="false"/>
                  <w:color w:val="000000"/>
                  <w:sz w:val="18"/>
                  <w:szCs w:val="18"/>
                </w:rPr>
                <w:delText xml:space="preserve">Identifies</w:delText>
              </w:r>
            </w:del>
            <w:ins w:id="9054" w:author="Claude (AI) - proposed" w:date="2026-10-18T00:29:51Z">
              <w:r>
                <w:rPr>
                  <w:rFonts w:ascii="Arial" w:cs="Arial" w:eastAsia="Arial" w:hAnsi="Arial"/>
                  <w:b w:val="false"/>
                  <w:bCs w:val="false"/>
                  <w:i w:val="false"/>
                  <w:iCs w:val="false"/>
                  <w:color w:val="000000"/>
                  <w:sz w:val="18"/>
                  <w:szCs w:val="18"/>
                </w:rPr>
                <w:t xml:space="preserve">Meets expectations: identifies</w:t>
              </w:r>
            </w:ins>
            <w:r>
              <w:rPr>
                <w:rFonts w:ascii="Arial" w:cs="Arial" w:eastAsia="Arial" w:hAnsi="Arial"/>
                <w:b w:val="false"/>
                <w:bCs w:val="false"/>
                <w:i w:val="false"/>
                <w:iCs w:val="false"/>
                <w:color w:val="000000"/>
                <w:sz w:val="18"/>
                <w:szCs w:val="18"/>
              </w:rPr>
              <w:t xml:space="preserve"> the patches as fungal mould and says </w:t>
            </w:r>
            <w:ins w:id="9055" w:author="Claude (AI) - proposed" w:date="2026-10-18T00:29:51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spores came from the air, </w:t>
            </w:r>
            <w:del w:id="9056" w:author="Claude (AI) - proposed" w:date="2026-10-18T00:29:51Z">
              <w:r>
                <w:rPr>
                  <w:rFonts w:ascii="Arial" w:cs="Arial" w:eastAsia="Arial" w:hAnsi="Arial"/>
                  <w:b w:val="false"/>
                  <w:bCs w:val="false"/>
                  <w:i w:val="false"/>
                  <w:iCs w:val="false"/>
                  <w:color w:val="000000"/>
                  <w:sz w:val="18"/>
                  <w:szCs w:val="18"/>
                </w:rPr>
                <w:delText xml:space="preserve">but gives</w:delText>
              </w:r>
            </w:del>
            <w:ins w:id="9057" w:author="Claude (AI) - proposed" w:date="2026-10-18T00:29:51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limited explanation of the colour variation.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8" w:author="Claude (AI) - proposed" w:date="2026-10-18T00:29:51Z">
              <w:r>
                <w:rPr>
                  <w:rFonts w:ascii="Arial" w:cs="Arial" w:eastAsia="Arial" w:hAnsi="Arial"/>
                  <w:b w:val="false"/>
                  <w:bCs w:val="false"/>
                  <w:i w:val="false"/>
                  <w:iCs w:val="false"/>
                  <w:color w:val="000000"/>
                  <w:sz w:val="18"/>
                  <w:szCs w:val="18"/>
                </w:rPr>
                <w:delText xml:space="preserve">Says</w:delText>
              </w:r>
            </w:del>
            <w:ins w:id="9059" w:author="Claude (AI) - proposed" w:date="2026-10-18T00:29:51Z">
              <w:r>
                <w:rPr>
                  <w:rFonts w:ascii="Arial" w:cs="Arial" w:eastAsia="Arial" w:hAnsi="Arial"/>
                  <w:b w:val="false"/>
                  <w:bCs w:val="false"/>
                  <w:i w:val="false"/>
                  <w:iCs w:val="false"/>
                  <w:color w:val="000000"/>
                  <w:sz w:val="18"/>
                  <w:szCs w:val="18"/>
                </w:rPr>
                <w:t xml:space="preserve">Approaches expectations: says</w:t>
              </w:r>
            </w:ins>
            <w:r>
              <w:rPr>
                <w:rFonts w:ascii="Arial" w:cs="Arial" w:eastAsia="Arial" w:hAnsi="Arial"/>
                <w:b w:val="false"/>
                <w:bCs w:val="false"/>
                <w:i w:val="false"/>
                <w:iCs w:val="false"/>
                <w:color w:val="000000"/>
                <w:sz w:val="18"/>
                <w:szCs w:val="18"/>
              </w:rPr>
              <w:t xml:space="preserve"> the patches are germs or dirt, or does not explain how the organisms reached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on growth conditions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0" w:author="Claude (AI) - proposed" w:date="2026-10-18T00:29:51Z">
              <w:r>
                <w:rPr>
                  <w:rFonts w:ascii="Arial" w:cs="Arial" w:eastAsia="Arial" w:hAnsi="Arial"/>
                  <w:b w:val="false"/>
                  <w:bCs w:val="false"/>
                  <w:i w:val="false"/>
                  <w:iCs w:val="false"/>
                  <w:color w:val="000000"/>
                  <w:sz w:val="18"/>
                  <w:szCs w:val="18"/>
                </w:rPr>
                <w:delText xml:space="preserve">Names</w:delText>
              </w:r>
            </w:del>
            <w:ins w:id="9061" w:author="Claude (AI) - proposed" w:date="2026-10-18T00:29:51Z">
              <w:r>
                <w:rPr>
                  <w:rFonts w:ascii="Arial" w:cs="Arial" w:eastAsia="Arial" w:hAnsi="Arial"/>
                  <w:b w:val="false"/>
                  <w:bCs w:val="false"/>
                  <w:i w:val="false"/>
                  <w:iCs w:val="false"/>
                  <w:color w:val="000000"/>
                  <w:sz w:val="18"/>
                  <w:szCs w:val="18"/>
                </w:rPr>
                <w:t xml:space="preserve">Exceeds expectations: names</w:t>
              </w:r>
            </w:ins>
            <w:r>
              <w:rPr>
                <w:rFonts w:ascii="Arial" w:cs="Arial" w:eastAsia="Arial" w:hAnsi="Arial"/>
                <w:b w:val="false"/>
                <w:bCs w:val="false"/>
                <w:i w:val="false"/>
                <w:iCs w:val="false"/>
                <w:color w:val="000000"/>
                <w:sz w:val="18"/>
                <w:szCs w:val="18"/>
              </w:rPr>
              <w:t xml:space="preserve"> warmth, moisture and </w:t>
            </w:r>
            <w:del w:id="9062" w:author="Claude (AI) - proposed" w:date="2026-10-18T00:29:51Z">
              <w:r>
                <w:rPr>
                  <w:rFonts w:ascii="Arial" w:cs="Arial" w:eastAsia="Arial" w:hAnsi="Arial"/>
                  <w:b w:val="false"/>
                  <w:bCs w:val="false"/>
                  <w:i w:val="false"/>
                  <w:iCs w:val="false"/>
                  <w:color w:val="000000"/>
                  <w:sz w:val="18"/>
                  <w:szCs w:val="18"/>
                </w:rPr>
                <w:delText xml:space="preserve">air exposure</w:delText>
              </w:r>
            </w:del>
            <w:ins w:id="9063" w:author="Claude (AI) - proposed" w:date="2026-10-18T00:29:51Z">
              <w:r>
                <w:rPr>
                  <w:rFonts w:ascii="Arial" w:cs="Arial" w:eastAsia="Arial" w:hAnsi="Arial"/>
                  <w:b w:val="false"/>
                  <w:bCs w:val="false"/>
                  <w:i w:val="false"/>
                  <w:iCs w:val="false"/>
                  <w:color w:val="000000"/>
                  <w:sz w:val="18"/>
                  <w:szCs w:val="18"/>
                </w:rPr>
                <w:t xml:space="preserve">exposure to air (cover)</w:t>
              </w:r>
            </w:ins>
            <w:r>
              <w:rPr>
                <w:rFonts w:ascii="Arial" w:cs="Arial" w:eastAsia="Arial" w:hAnsi="Arial"/>
                <w:b w:val="false"/>
                <w:bCs w:val="false"/>
                <w:i w:val="false"/>
                <w:iCs w:val="false"/>
                <w:color w:val="000000"/>
                <w:sz w:val="18"/>
                <w:szCs w:val="18"/>
              </w:rPr>
              <w:t xml:space="preserve">, uses the Lesson 7 </w:t>
            </w:r>
            <w:del w:id="9064" w:author="Claude (AI) - proposed" w:date="2026-10-18T00:29:51Z">
              <w:r>
                <w:rPr>
                  <w:rFonts w:ascii="Arial" w:cs="Arial" w:eastAsia="Arial" w:hAnsi="Arial"/>
                  <w:b w:val="false"/>
                  <w:bCs w:val="false"/>
                  <w:i w:val="false"/>
                  <w:iCs w:val="false"/>
                  <w:color w:val="000000"/>
                  <w:sz w:val="18"/>
                  <w:szCs w:val="18"/>
                </w:rPr>
                <w:delText xml:space="preserve">observations</w:delText>
              </w:r>
            </w:del>
            <w:ins w:id="9065" w:author="Claude (AI) - proposed" w:date="2026-10-18T00:29:51Z">
              <w:r>
                <w:rPr>
                  <w:rFonts w:ascii="Arial" w:cs="Arial" w:eastAsia="Arial" w:hAnsi="Arial"/>
                  <w:b w:val="false"/>
                  <w:bCs w:val="false"/>
                  <w:i w:val="false"/>
                  <w:iCs w:val="false"/>
                  <w:color w:val="000000"/>
                  <w:sz w:val="18"/>
                  <w:szCs w:val="18"/>
                </w:rPr>
                <w:t xml:space="preserve">comparisons of containers A to F one condition at a time</w:t>
              </w:r>
            </w:ins>
            <w:r>
              <w:rPr>
                <w:rFonts w:ascii="Arial" w:cs="Arial" w:eastAsia="Arial" w:hAnsi="Arial"/>
                <w:b w:val="false"/>
                <w:bCs w:val="false"/>
                <w:i w:val="false"/>
                <w:iCs w:val="false"/>
                <w:color w:val="000000"/>
                <w:sz w:val="18"/>
                <w:szCs w:val="18"/>
              </w:rPr>
              <w:t xml:space="preserve">, and links all </w:t>
            </w:r>
            <w:del w:id="9066" w:author="Claude (AI) - proposed" w:date="2026-10-18T00:29:51Z">
              <w:r>
                <w:rPr>
                  <w:rFonts w:ascii="Arial" w:cs="Arial" w:eastAsia="Arial" w:hAnsi="Arial"/>
                  <w:b w:val="false"/>
                  <w:bCs w:val="false"/>
                  <w:i w:val="false"/>
                  <w:iCs w:val="false"/>
                  <w:color w:val="000000"/>
                  <w:sz w:val="18"/>
                  <w:szCs w:val="18"/>
                </w:rPr>
                <w:delText xml:space="preserve">three</w:delText>
              </w:r>
            </w:del>
            <w:ins w:id="9067" w:author="Claude (AI) - proposed" w:date="2026-10-18T00:29:51Z">
              <w:r>
                <w:rPr>
                  <w:rFonts w:ascii="Arial" w:cs="Arial" w:eastAsia="Arial" w:hAnsi="Arial"/>
                  <w:b w:val="false"/>
                  <w:bCs w:val="false"/>
                  <w:i w:val="false"/>
                  <w:iCs w:val="false"/>
                  <w:color w:val="000000"/>
                  <w:sz w:val="18"/>
                  <w:szCs w:val="18"/>
                </w:rPr>
                <w:t xml:space="preserve">of them</w:t>
              </w:r>
            </w:ins>
            <w:r>
              <w:rPr>
                <w:rFonts w:ascii="Arial" w:cs="Arial" w:eastAsia="Arial" w:hAnsi="Arial"/>
                <w:b w:val="false"/>
                <w:bCs w:val="false"/>
                <w:i w:val="false"/>
                <w:iCs w:val="false"/>
                <w:color w:val="000000"/>
                <w:sz w:val="18"/>
                <w:szCs w:val="18"/>
              </w:rPr>
              <w:t xml:space="preserve"> to the overnight spoilage in Kisumu.</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8" w:author="Claude (AI) - proposed" w:date="2026-10-18T00:29:51Z">
              <w:r>
                <w:rPr>
                  <w:rFonts w:ascii="Arial" w:cs="Arial" w:eastAsia="Arial" w:hAnsi="Arial"/>
                  <w:b w:val="false"/>
                  <w:bCs w:val="false"/>
                  <w:i w:val="false"/>
                  <w:iCs w:val="false"/>
                  <w:color w:val="000000"/>
                  <w:sz w:val="18"/>
                  <w:szCs w:val="18"/>
                </w:rPr>
                <w:delText xml:space="preserve">Names</w:delText>
              </w:r>
            </w:del>
            <w:ins w:id="9069" w:author="Claude (AI) - proposed" w:date="2026-10-18T00:29:51Z">
              <w:r>
                <w:rPr>
                  <w:rFonts w:ascii="Arial" w:cs="Arial" w:eastAsia="Arial" w:hAnsi="Arial"/>
                  <w:b w:val="false"/>
                  <w:bCs w:val="false"/>
                  <w:i w:val="false"/>
                  <w:iCs w:val="false"/>
                  <w:color w:val="000000"/>
                  <w:sz w:val="18"/>
                  <w:szCs w:val="18"/>
                </w:rPr>
                <w:t xml:space="preserve">Meets expectations: names</w:t>
              </w:r>
            </w:ins>
            <w:r>
              <w:rPr>
                <w:rFonts w:ascii="Arial" w:cs="Arial" w:eastAsia="Arial" w:hAnsi="Arial"/>
                <w:b w:val="false"/>
                <w:bCs w:val="false"/>
                <w:i w:val="false"/>
                <w:iCs w:val="false"/>
                <w:color w:val="000000"/>
                <w:sz w:val="18"/>
                <w:szCs w:val="18"/>
              </w:rPr>
              <w:t xml:space="preserve"> the conditions and links most of them to the phenomenon, with limited use of </w:t>
            </w:r>
            <w:ins w:id="9070" w:author="Claude (AI) - proposed" w:date="2026-10-18T00:29:51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investigation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1" w:author="Claude (AI) - proposed" w:date="2026-10-18T00:29:51Z">
              <w:r>
                <w:rPr>
                  <w:rFonts w:ascii="Arial" w:cs="Arial" w:eastAsia="Arial" w:hAnsi="Arial"/>
                  <w:b w:val="false"/>
                  <w:bCs w:val="false"/>
                  <w:i w:val="false"/>
                  <w:iCs w:val="false"/>
                  <w:color w:val="000000"/>
                  <w:sz w:val="18"/>
                  <w:szCs w:val="18"/>
                </w:rPr>
                <w:delText xml:space="preserve">Names</w:delText>
              </w:r>
            </w:del>
            <w:ins w:id="9072" w:author="Claude (AI) - proposed" w:date="2026-10-18T00:29:51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one condition or gives a vague link to the phenomenon, with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Prevention and control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3" w:author="Claude (AI) - proposed" w:date="2026-10-18T00:29:51Z">
              <w:r>
                <w:rPr>
                  <w:rFonts w:ascii="Arial" w:cs="Arial" w:eastAsia="Arial" w:hAnsi="Arial"/>
                  <w:b w:val="false"/>
                  <w:bCs w:val="false"/>
                  <w:i w:val="false"/>
                  <w:iCs w:val="false"/>
                  <w:color w:val="000000"/>
                  <w:sz w:val="18"/>
                  <w:szCs w:val="18"/>
                </w:rPr>
                <w:delText xml:space="preserve">Matches</w:delText>
              </w:r>
            </w:del>
            <w:ins w:id="9074" w:author="Claude (AI) - proposed" w:date="2026-10-18T00:29:51Z">
              <w:r>
                <w:rPr>
                  <w:rFonts w:ascii="Arial" w:cs="Arial" w:eastAsia="Arial" w:hAnsi="Arial"/>
                  <w:b w:val="false"/>
                  <w:bCs w:val="false"/>
                  <w:i w:val="false"/>
                  <w:iCs w:val="false"/>
                  <w:color w:val="000000"/>
                  <w:sz w:val="18"/>
                  <w:szCs w:val="18"/>
                </w:rPr>
                <w:t xml:space="preserve">Exceeds expectations: matches</w:t>
              </w:r>
            </w:ins>
            <w:r>
              <w:rPr>
                <w:rFonts w:ascii="Arial" w:cs="Arial" w:eastAsia="Arial" w:hAnsi="Arial"/>
                <w:b w:val="false"/>
                <w:bCs w:val="false"/>
                <w:i w:val="false"/>
                <w:iCs w:val="false"/>
                <w:color w:val="000000"/>
                <w:sz w:val="18"/>
                <w:szCs w:val="18"/>
              </w:rPr>
              <w:t xml:space="preserve"> each control measure to the route or condition it interrupts</w:t>
            </w:r>
            <w:ins w:id="9075" w:author="Claude (AI) - proposed" w:date="2026-10-18T00:29:51Z">
              <w:r>
                <w:rPr>
                  <w:rFonts w:ascii="Arial" w:cs="Arial" w:eastAsia="Arial" w:hAnsi="Arial"/>
                  <w:b w:val="false"/>
                  <w:bCs w:val="false"/>
                  <w:i w:val="false"/>
                  <w:iCs w:val="false"/>
                  <w:color w:val="000000"/>
                  <w:sz w:val="18"/>
                  <w:szCs w:val="18"/>
                </w:rPr>
                <w:t xml:space="preserve">, says what it does not do (for example a mesh dome keeps flies off but not spores)</w:t>
              </w:r>
            </w:ins>
            <w:r>
              <w:rPr>
                <w:rFonts w:ascii="Arial" w:cs="Arial" w:eastAsia="Arial" w:hAnsi="Arial"/>
                <w:b w:val="false"/>
                <w:bCs w:val="false"/>
                <w:i w:val="false"/>
                <w:iCs w:val="false"/>
                <w:color w:val="000000"/>
                <w:sz w:val="18"/>
                <w:szCs w:val="18"/>
              </w:rPr>
              <w:t xml:space="preserve"> and suggests accessible, low-cost options for Kenyan households.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76" w:author="Claude (AI) - proposed" w:date="2026-10-18T00:29:51Z">
              <w:r>
                <w:rPr>
                  <w:rFonts w:ascii="Arial" w:cs="Arial" w:eastAsia="Arial" w:hAnsi="Arial"/>
                  <w:b w:val="false"/>
                  <w:bCs w:val="false"/>
                  <w:i w:val="false"/>
                  <w:iCs w:val="false"/>
                  <w:color w:val="000000"/>
                  <w:sz w:val="18"/>
                  <w:szCs w:val="18"/>
                </w:rPr>
                <w:delText xml:space="preserve">Gives</w:delText>
              </w:r>
            </w:del>
            <w:ins w:id="9077" w:author="Claude (AI) - proposed" w:date="2026-10-18T00:29:51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suitable control measures with some explanation of how they work.</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78" w:author="Claude (AI) - proposed" w:date="2026-10-18T00:29:51Z">
              <w:r>
                <w:rPr>
                  <w:rFonts w:ascii="Arial" w:cs="Arial" w:eastAsia="Arial" w:hAnsi="Arial"/>
                  <w:b w:val="false"/>
                  <w:bCs w:val="false"/>
                  <w:i w:val="false"/>
                  <w:iCs w:val="false"/>
                  <w:color w:val="000000"/>
                  <w:sz w:val="18"/>
                  <w:szCs w:val="18"/>
                </w:rPr>
                <w:delText xml:space="preserve">Lists</w:delText>
              </w:r>
            </w:del>
            <w:ins w:id="9079" w:author="Claude (AI) - proposed" w:date="2026-10-18T00:29:51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measures without explaining why they work.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knowledge of microorganisms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0" w:author="Claude (AI) - proposed" w:date="2026-10-18T00:29:51Z">
              <w:r>
                <w:rPr>
                  <w:rFonts w:ascii="Arial" w:cs="Arial" w:eastAsia="Arial" w:hAnsi="Arial"/>
                  <w:b w:val="false"/>
                  <w:bCs w:val="false"/>
                  <w:i w:val="false"/>
                  <w:iCs w:val="false"/>
                  <w:color w:val="000000"/>
                  <w:sz w:val="18"/>
                  <w:szCs w:val="18"/>
                </w:rPr>
                <w:delText xml:space="preserve">Accurately</w:delText>
              </w:r>
            </w:del>
            <w:ins w:id="9081" w:author="Claude (AI) - proposed" w:date="2026-10-18T00:29:51Z">
              <w:r>
                <w:rPr>
                  <w:rFonts w:ascii="Arial" w:cs="Arial" w:eastAsia="Arial" w:hAnsi="Arial"/>
                  <w:b w:val="false"/>
                  <w:bCs w:val="false"/>
                  <w:i w:val="false"/>
                  <w:iCs w:val="false"/>
                  <w:color w:val="000000"/>
                  <w:sz w:val="18"/>
                  <w:szCs w:val="18"/>
                </w:rPr>
                <w:t xml:space="preserve">Exceeds expectations: accurately</w:t>
              </w:r>
            </w:ins>
            <w:r>
              <w:rPr>
                <w:rFonts w:ascii="Arial" w:cs="Arial" w:eastAsia="Arial" w:hAnsi="Arial"/>
                <w:b w:val="false"/>
                <w:bCs w:val="false"/>
                <w:i w:val="false"/>
                <w:iCs w:val="false"/>
                <w:color w:val="000000"/>
                <w:sz w:val="18"/>
                <w:szCs w:val="18"/>
              </w:rPr>
              <w:t xml:space="preserve"> describes infections, transmission routes and beneficial and harmful roles, and shows how the same group can be both.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82" w:author="Claude (AI) - proposed" w:date="2026-10-18T00:29:51Z">
              <w:r>
                <w:rPr>
                  <w:rFonts w:ascii="Arial" w:cs="Arial" w:eastAsia="Arial" w:hAnsi="Arial"/>
                  <w:b w:val="false"/>
                  <w:bCs w:val="false"/>
                  <w:i w:val="false"/>
                  <w:iCs w:val="false"/>
                  <w:color w:val="000000"/>
                  <w:sz w:val="18"/>
                  <w:szCs w:val="18"/>
                </w:rPr>
                <w:delText xml:space="preserve">Mostly</w:delText>
              </w:r>
            </w:del>
            <w:ins w:id="9083" w:author="Claude (AI) - proposed" w:date="2026-10-18T00:29:51Z">
              <w:r>
                <w:rPr>
                  <w:rFonts w:ascii="Arial" w:cs="Arial" w:eastAsia="Arial" w:hAnsi="Arial"/>
                  <w:b w:val="false"/>
                  <w:bCs w:val="false"/>
                  <w:i w:val="false"/>
                  <w:iCs w:val="false"/>
                  <w:color w:val="000000"/>
                  <w:sz w:val="18"/>
                  <w:szCs w:val="18"/>
                </w:rPr>
                <w:t xml:space="preserve">Meets expectations: mostly</w:t>
              </w:r>
            </w:ins>
            <w:r>
              <w:rPr>
                <w:rFonts w:ascii="Arial" w:cs="Arial" w:eastAsia="Arial" w:hAnsi="Arial"/>
                <w:b w:val="false"/>
                <w:bCs w:val="false"/>
                <w:i w:val="false"/>
                <w:iCs w:val="false"/>
                <w:color w:val="000000"/>
                <w:sz w:val="18"/>
                <w:szCs w:val="18"/>
              </w:rPr>
              <w:t xml:space="preserve"> accurate examples with minor gaps in transmission or the dual role.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4" w:author="Claude (AI) - proposed" w:date="2026-10-18T00:29:51Z">
              <w:r>
                <w:rPr>
                  <w:rFonts w:ascii="Arial" w:cs="Arial" w:eastAsia="Arial" w:hAnsi="Arial"/>
                  <w:b w:val="false"/>
                  <w:bCs w:val="false"/>
                  <w:i w:val="false"/>
                  <w:iCs w:val="false"/>
                  <w:color w:val="000000"/>
                  <w:sz w:val="18"/>
                  <w:szCs w:val="18"/>
                </w:rPr>
                <w:delText xml:space="preserve">Few</w:delText>
              </w:r>
            </w:del>
            <w:ins w:id="9085" w:author="Claude (AI) - proposed" w:date="2026-10-18T00:29:51Z">
              <w:r>
                <w:rPr>
                  <w:rFonts w:ascii="Arial" w:cs="Arial" w:eastAsia="Arial" w:hAnsi="Arial"/>
                  <w:b w:val="false"/>
                  <w:bCs w:val="false"/>
                  <w:i w:val="false"/>
                  <w:iCs w:val="false"/>
                  <w:color w:val="000000"/>
                  <w:sz w:val="18"/>
                  <w:szCs w:val="18"/>
                </w:rPr>
                <w:t xml:space="preserve">Approaches expectations: few</w:t>
              </w:r>
            </w:ins>
            <w:r>
              <w:rPr>
                <w:rFonts w:ascii="Arial" w:cs="Arial" w:eastAsia="Arial" w:hAnsi="Arial"/>
                <w:b w:val="false"/>
                <w:bCs w:val="false"/>
                <w:i w:val="false"/>
                <w:iCs w:val="false"/>
                <w:color w:val="000000"/>
                <w:sz w:val="18"/>
                <w:szCs w:val="18"/>
              </w:rPr>
              <w:t xml:space="preserve"> or inaccurate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6" w:author="Claude (AI) - proposed" w:date="2026-10-18T00:29:51Z">
              <w:r>
                <w:rPr>
                  <w:rFonts w:ascii="Arial" w:cs="Arial" w:eastAsia="Arial" w:hAnsi="Arial"/>
                  <w:b w:val="false"/>
                  <w:bCs w:val="false"/>
                  <w:i w:val="false"/>
                  <w:iCs w:val="false"/>
                  <w:color w:val="000000"/>
                  <w:sz w:val="18"/>
                  <w:szCs w:val="18"/>
                </w:rPr>
                <w:delText xml:space="preserve">Clear</w:delText>
              </w:r>
            </w:del>
            <w:ins w:id="9087" w:author="Claude (AI) - proposed" w:date="2026-10-18T00:29:51Z">
              <w:r>
                <w:rPr>
                  <w:rFonts w:ascii="Arial" w:cs="Arial" w:eastAsia="Arial" w:hAnsi="Arial"/>
                  <w:b w:val="false"/>
                  <w:bCs w:val="false"/>
                  <w:i w:val="false"/>
                  <w:iCs w:val="false"/>
                  <w:color w:val="000000"/>
                  <w:sz w:val="18"/>
                  <w:szCs w:val="18"/>
                </w:rPr>
                <w:t xml:space="preserve">Exceeds expectations: clear</w:t>
              </w:r>
            </w:ins>
            <w:r>
              <w:rPr>
                <w:rFonts w:ascii="Arial" w:cs="Arial" w:eastAsia="Arial" w:hAnsi="Arial"/>
                <w:b w:val="false"/>
                <w:bCs w:val="false"/>
                <w:i w:val="false"/>
                <w:iCs w:val="false"/>
                <w:color w:val="000000"/>
                <w:sz w:val="18"/>
                <w:szCs w:val="18"/>
              </w:rPr>
              <w:t xml:space="preserve">, well-organised message for the community that uses accurate scientific terms and local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88" w:author="Claude (AI) - proposed" w:date="2026-10-18T00:29:51Z">
              <w:r>
                <w:rPr>
                  <w:rFonts w:ascii="Arial" w:cs="Arial" w:eastAsia="Arial" w:hAnsi="Arial"/>
                  <w:b w:val="false"/>
                  <w:bCs w:val="false"/>
                  <w:i w:val="false"/>
                  <w:iCs w:val="false"/>
                  <w:color w:val="000000"/>
                  <w:sz w:val="18"/>
                  <w:szCs w:val="18"/>
                </w:rPr>
                <w:delText xml:space="preserve">Clear</w:delText>
              </w:r>
            </w:del>
            <w:ins w:id="9089" w:author="Claude (AI) - proposed" w:date="2026-10-18T00:29:51Z">
              <w:r>
                <w:rPr>
                  <w:rFonts w:ascii="Arial" w:cs="Arial" w:eastAsia="Arial" w:hAnsi="Arial"/>
                  <w:b w:val="false"/>
                  <w:bCs w:val="false"/>
                  <w:i w:val="false"/>
                  <w:iCs w:val="false"/>
                  <w:color w:val="000000"/>
                  <w:sz w:val="18"/>
                  <w:szCs w:val="18"/>
                </w:rPr>
                <w:t xml:space="preserve">Meets expectations: clear</w:t>
              </w:r>
            </w:ins>
            <w:r>
              <w:rPr>
                <w:rFonts w:ascii="Arial" w:cs="Arial" w:eastAsia="Arial" w:hAnsi="Arial"/>
                <w:b w:val="false"/>
                <w:bCs w:val="false"/>
                <w:i w:val="false"/>
                <w:iCs w:val="false"/>
                <w:color w:val="000000"/>
                <w:sz w:val="18"/>
                <w:szCs w:val="18"/>
              </w:rPr>
              <w:t xml:space="preserve"> message with some scientific terms and some local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90" w:author="Claude (AI) - proposed" w:date="2026-10-18T00:29:51Z">
              <w:r>
                <w:rPr>
                  <w:rFonts w:ascii="Arial" w:cs="Arial" w:eastAsia="Arial" w:hAnsi="Arial"/>
                  <w:b w:val="false"/>
                  <w:bCs w:val="false"/>
                  <w:i w:val="false"/>
                  <w:iCs w:val="false"/>
                  <w:color w:val="000000"/>
                  <w:sz w:val="18"/>
                  <w:szCs w:val="18"/>
                </w:rPr>
                <w:delText xml:space="preserve">Message</w:delText>
              </w:r>
            </w:del>
            <w:ins w:id="9091" w:author="Claude (AI) - proposed" w:date="2026-10-18T00:29:51Z">
              <w:r>
                <w:rPr>
                  <w:rFonts w:ascii="Arial" w:cs="Arial" w:eastAsia="Arial" w:hAnsi="Arial"/>
                  <w:b w:val="false"/>
                  <w:bCs w:val="false"/>
                  <w:i w:val="false"/>
                  <w:iCs w:val="false"/>
                  <w:color w:val="000000"/>
                  <w:sz w:val="18"/>
                  <w:szCs w:val="18"/>
                </w:rPr>
                <w:t xml:space="preserve">Approaches expectations: message</w:t>
              </w:r>
            </w:ins>
            <w:r>
              <w:rPr>
                <w:rFonts w:ascii="Arial" w:cs="Arial" w:eastAsia="Arial" w:hAnsi="Arial"/>
                <w:b w:val="false"/>
                <w:bCs w:val="false"/>
                <w:i w:val="false"/>
                <w:iCs w:val="false"/>
                <w:color w:val="000000"/>
                <w:sz w:val="18"/>
                <w:szCs w:val="18"/>
              </w:rPr>
              <w:t xml:space="preserve"> is unclear or lacks scientific terms and local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cpfsagd-2oprzueu8g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dloib-chdizwc1l63ik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pq-ck2-pbxpzyrakzsy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cpfsagd-2oprzueu8gx-" Type="http://schemas.openxmlformats.org/officeDocument/2006/relationships/hyperlink" Target="https://creativecommons.org/licenses/by-nc/4.0/" TargetMode="External"/><Relationship Id="rIdgdloib-chdizwc1l63ikv" Type="http://schemas.openxmlformats.org/officeDocument/2006/relationships/hyperlink" Target="https://creativecommons.org/licenses/by-nc/4.0/" TargetMode="External"/><Relationship Id="rIdkpq-ck2-pbxpzyrakzsy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2026-10-18T00:29:49.627Z</dcterms:created>
  <dcterms:modified xsi:type="dcterms:W3CDTF">2026-10-18T00:29:49.627Z</dcterms:modified>
</cp:coreProperties>
</file>

<file path=docProps/custom.xml><?xml version="1.0" encoding="utf-8"?>
<Properties xmlns="http://schemas.openxmlformats.org/officeDocument/2006/custom-properties" xmlns:vt="http://schemas.openxmlformats.org/officeDocument/2006/docPropsVTypes"/>
</file>