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w:t>
            </w:r>
            <w:ins w:id="9001" w:author="Claude (AI) - proposed" w:date="2026-10-18T00:31:16Z">
              <w:r>
                <w:rPr>
                  <w:rFonts w:ascii="Arial" w:cs="Arial" w:eastAsia="Arial" w:hAnsi="Arial"/>
                  <w:b w:val="false"/>
                  <w:bCs w:val="false"/>
                  <w:i w:val="false"/>
                  <w:iCs w:val="false"/>
                  <w:color w:val="000000"/>
                  <w:sz w:val="18"/>
                  <w:szCs w:val="18"/>
                </w:rPr>
                <w:t xml:space="preserve">a little </w:t>
              </w:r>
            </w:ins>
            <w:r>
              <w:rPr>
                <w:rFonts w:ascii="Arial" w:cs="Arial" w:eastAsia="Arial" w:hAnsi="Arial"/>
                <w:b w:val="false"/>
                <w:bCs w:val="false"/>
                <w:i w:val="false"/>
                <w:iCs w:val="false"/>
                <w:color w:val="000000"/>
                <w:sz w:val="18"/>
                <w:szCs w:val="18"/>
              </w:rPr>
              <w:t xml:space="preserve">less metal sheet</w:t>
            </w:r>
            <w:ins w:id="9002" w:author="Claude (AI) - proposed" w:date="2026-10-18T00:31:16Z">
              <w:r>
                <w:rPr>
                  <w:rFonts w:ascii="Arial" w:cs="Arial" w:eastAsia="Arial" w:hAnsi="Arial"/>
                  <w:b w:val="false"/>
                  <w:bCs w:val="false"/>
                  <w:i w:val="false"/>
                  <w:iCs w:val="false"/>
                  <w:color w:val="000000"/>
                  <w:sz w:val="18"/>
                  <w:szCs w:val="18"/>
                </w:rPr>
                <w:t xml:space="preserve"> (about 4%)</w:t>
              </w:r>
            </w:ins>
            <w:r>
              <w:rPr>
                <w:rFonts w:ascii="Arial" w:cs="Arial" w:eastAsia="Arial" w:hAnsi="Arial"/>
                <w:b w:val="false"/>
                <w:bCs w:val="false"/>
                <w:i w:val="false"/>
                <w:iCs w:val="false"/>
                <w:color w:val="000000"/>
                <w:sz w:val="18"/>
                <w:szCs w:val="18"/>
              </w:rPr>
              <w:t xml:space="preserve"> than the cylinder-hemisphere tank. Use your notes, your formulae</w:t>
            </w:r>
            <w:ins w:id="9003" w:author="Claude (AI) - proposed" w:date="2026-10-18T00:31:16Z">
              <w:r>
                <w:rPr>
                  <w:rFonts w:ascii="Arial" w:cs="Arial" w:eastAsia="Arial" w:hAnsi="Arial"/>
                  <w:b w:val="false"/>
                  <w:bCs w:val="false"/>
                  <w:i w:val="false"/>
                  <w:iCs w:val="false"/>
                  <w:color w:val="000000"/>
                  <w:sz w:val="18"/>
                  <w:szCs w:val="18"/>
                </w:rPr>
                <w:t xml:space="preserve">, your Summary Tables</w:t>
              </w:r>
            </w:ins>
            <w:r>
              <w:rPr>
                <w:rFonts w:ascii="Arial" w:cs="Arial" w:eastAsia="Arial" w:hAnsi="Arial"/>
                <w:b w:val="false"/>
                <w:bCs w:val="false"/>
                <w:i w:val="false"/>
                <w:iCs w:val="false"/>
                <w:color w:val="000000"/>
                <w:sz w:val="18"/>
                <w:szCs w:val="18"/>
              </w:rPr>
              <w:t xml:space="preserv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04" w:author="Claude (AI) - proposed" w:date="2026-10-18T00:31:16Z">
                    <w:r>
                      <w:rPr>
                        <w:rFonts w:ascii="Arial" w:cs="Arial" w:eastAsia="Arial" w:hAnsi="Arial"/>
                        <w:b w:val="false"/>
                        <w:bCs w:val="false"/>
                        <w:i w:val="false"/>
                        <w:iCs w:val="false"/>
                        <w:color w:val="000000"/>
                        <w:sz w:val="18"/>
                        <w:szCs w:val="18"/>
                      </w:rPr>
                      <w:delText xml:space="preserve">000</w:delText>
                    </w:r>
                  </w:del>
                  <w:ins w:id="9005" w:author="Claude (AI) - proposed" w:date="2026-10-18T00:31:16Z">
                    <w:r>
                      <w:rPr>
                        <w:rFonts w:ascii="Arial" w:cs="Arial" w:eastAsia="Arial" w:hAnsi="Arial"/>
                        <w:b w:val="false"/>
                        <w:bCs w:val="false"/>
                        <w:i w:val="false"/>
                        <w:iCs w:val="false"/>
                        <w:color w:val="000000"/>
                        <w:sz w:val="18"/>
                        <w:szCs w:val="18"/>
                      </w:rPr>
                      <w:t xml:space="preserve">030</w:t>
                    </w:r>
                  </w:ins>
                  <w:r>
                    <w:rPr>
                      <w:rFonts w:ascii="Arial" w:cs="Arial" w:eastAsia="Arial" w:hAnsi="Arial"/>
                      <w:b w:val="false"/>
                      <w:bCs w:val="false"/>
                      <w:i w:val="false"/>
                      <w:iCs w:val="false"/>
                      <w:color w:val="000000"/>
                      <w:sz w:val="18"/>
                      <w:szCs w:val="18"/>
                    </w:rPr>
                    <w:t xml:space="preserve">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w:t>
                  </w:r>
                  <w:del w:id="9006" w:author="Claude (AI) - proposed" w:date="2026-10-18T00:31:16Z">
                    <w:r>
                      <w:rPr>
                        <w:rFonts w:ascii="Arial" w:cs="Arial" w:eastAsia="Arial" w:hAnsi="Arial"/>
                        <w:b w:val="false"/>
                        <w:bCs w:val="false"/>
                        <w:i w:val="false"/>
                        <w:iCs w:val="false"/>
                        <w:color w:val="000000"/>
                        <w:sz w:val="18"/>
                        <w:szCs w:val="18"/>
                      </w:rPr>
                      <w:delText xml:space="preserve">09</w:delText>
                    </w:r>
                  </w:del>
                  <w:ins w:id="9007" w:author="Claude (AI) - proposed" w:date="2026-10-18T00:31:16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8" w:author="Claude (AI) - proposed" w:date="2026-10-18T00:31:16Z">
                    <w:r>
                      <w:rPr>
                        <w:rFonts w:ascii="Arial" w:cs="Arial" w:eastAsia="Arial" w:hAnsi="Arial"/>
                        <w:b w:val="false"/>
                        <w:bCs w:val="false"/>
                        <w:i w:val="false"/>
                        <w:iCs w:val="false"/>
                        <w:color w:val="000000"/>
                        <w:sz w:val="18"/>
                        <w:szCs w:val="18"/>
                      </w:rPr>
                      <w:delText xml:space="preserve">13,677</w:delText>
                    </w:r>
                  </w:del>
                  <w:ins w:id="9009" w:author="Claude (AI) - proposed" w:date="2026-10-18T00:31:16Z">
                    <w:r>
                      <w:rPr>
                        <w:rFonts w:ascii="Arial" w:cs="Arial" w:eastAsia="Arial" w:hAnsi="Arial"/>
                        <w:b w:val="false"/>
                        <w:bCs w:val="false"/>
                        <w:i w:val="false"/>
                        <w:iCs w:val="false"/>
                        <w:color w:val="000000"/>
                        <w:sz w:val="18"/>
                        <w:szCs w:val="18"/>
                      </w:rPr>
                      <w:t xml:space="preserve">14,390</w:t>
                    </w:r>
                  </w:ins>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10" w:author="Claude (AI) - proposed" w:date="2026-10-18T00:31:16Z">
                    <w:r>
                      <w:rPr>
                        <w:rFonts w:ascii="Arial" w:cs="Arial" w:eastAsia="Arial" w:hAnsi="Arial"/>
                        <w:b w:val="false"/>
                        <w:bCs w:val="false"/>
                        <w:i w:val="false"/>
                        <w:iCs w:val="false"/>
                        <w:color w:val="000000"/>
                        <w:sz w:val="18"/>
                        <w:szCs w:val="18"/>
                      </w:rPr>
                      <w:delText xml:space="preserve">000</w:delText>
                    </w:r>
                  </w:del>
                  <w:ins w:id="9011" w:author="Claude (AI) - proposed" w:date="2026-10-18T00:31:16Z">
                    <w:r>
                      <w:rPr>
                        <w:rFonts w:ascii="Arial" w:cs="Arial" w:eastAsia="Arial" w:hAnsi="Arial"/>
                        <w:b w:val="false"/>
                        <w:bCs w:val="false"/>
                        <w:i w:val="false"/>
                        <w:iCs w:val="false"/>
                        <w:color w:val="000000"/>
                        <w:sz w:val="18"/>
                        <w:szCs w:val="18"/>
                      </w:rPr>
                      <w:t xml:space="preserve">010</w:t>
                    </w:r>
                  </w:ins>
                  <w:r>
                    <w:rPr>
                      <w:rFonts w:ascii="Arial" w:cs="Arial" w:eastAsia="Arial" w:hAnsi="Arial"/>
                      <w:b w:val="false"/>
                      <w:bCs w:val="false"/>
                      <w:i w:val="false"/>
                      <w:iCs w:val="false"/>
                      <w:color w:val="000000"/>
                      <w:sz w:val="18"/>
                      <w:szCs w:val="18"/>
                    </w:rPr>
                    <w:t xml:space="preserve">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w:t>
                  </w:r>
                  <w:del w:id="9012" w:author="Claude (AI) - proposed" w:date="2026-10-18T00:31:16Z">
                    <w:r>
                      <w:rPr>
                        <w:rFonts w:ascii="Arial" w:cs="Arial" w:eastAsia="Arial" w:hAnsi="Arial"/>
                        <w:b w:val="false"/>
                        <w:bCs w:val="false"/>
                        <w:i w:val="false"/>
                        <w:iCs w:val="false"/>
                        <w:color w:val="000000"/>
                        <w:sz w:val="18"/>
                        <w:szCs w:val="18"/>
                      </w:rPr>
                      <w:delText xml:space="preserve">7.03</w:delText>
                    </w:r>
                  </w:del>
                  <w:ins w:id="9013" w:author="Claude (AI) - proposed" w:date="2026-10-18T00:31:16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14" w:author="Claude (AI) - proposed" w:date="2026-10-18T00:31:16Z">
                    <w:r>
                      <w:rPr>
                        <w:rFonts w:ascii="Arial" w:cs="Arial" w:eastAsia="Arial" w:hAnsi="Arial"/>
                        <w:b w:val="false"/>
                        <w:bCs w:val="false"/>
                        <w:i w:val="false"/>
                        <w:iCs w:val="false"/>
                        <w:color w:val="000000"/>
                        <w:sz w:val="18"/>
                        <w:szCs w:val="18"/>
                      </w:rPr>
                      <w:delText xml:space="preserve">5,975</w:delText>
                    </w:r>
                  </w:del>
                  <w:ins w:id="9015" w:author="Claude (AI) - proposed" w:date="2026-10-18T00:31:16Z">
                    <w:r>
                      <w:rPr>
                        <w:rFonts w:ascii="Arial" w:cs="Arial" w:eastAsia="Arial" w:hAnsi="Arial"/>
                        <w:b w:val="false"/>
                        <w:bCs w:val="false"/>
                        <w:i w:val="false"/>
                        <w:iCs w:val="false"/>
                        <w:color w:val="000000"/>
                        <w:sz w:val="18"/>
                        <w:szCs w:val="18"/>
                      </w:rPr>
                      <w:t xml:space="preserve">13,850</w:t>
                    </w:r>
                  </w:ins>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spacing w:after="40" w:before="0"/>
              <w:jc w:val="left"/>
              <w:rPr>
                <w:ins w:id="9017" w:author="Claude (AI) - proposed" w:date="2026-10-18T00:31:16Z"/>
              </w:rPr>
            </w:pPr>
            <w:ins w:id="9016" w:author="Claude (AI) - proposed" w:date="2026-10-18T00:31:16Z">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ins>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w:t>
            </w:r>
            <w:del w:id="9018" w:author="Claude (AI) - proposed" w:date="2026-10-18T00:31:16Z">
              <w:r>
                <w:rPr>
                  <w:rFonts w:ascii="Arial" w:cs="Arial" w:eastAsia="Arial" w:hAnsi="Arial"/>
                  <w:b/>
                  <w:bCs/>
                  <w:i w:val="false"/>
                  <w:iCs w:val="false"/>
                  <w:color w:val="FFFFFF"/>
                  <w:sz w:val="22"/>
                  <w:szCs w:val="22"/>
                </w:rPr>
                <w:delText xml:space="preserve">Nyakach Secondary School</w:delText>
              </w:r>
            </w:del>
            <w:ins w:id="9019" w:author="Claude (AI) - proposed" w:date="2026-10-18T00:31:16Z">
              <w:r>
                <w:rPr>
                  <w:rFonts w:ascii="Arial" w:cs="Arial" w:eastAsia="Arial" w:hAnsi="Arial"/>
                  <w:b/>
                  <w:bCs/>
                  <w:i w:val="false"/>
                  <w:iCs w:val="false"/>
                  <w:color w:val="FFFFFF"/>
                  <w:sz w:val="22"/>
                  <w:szCs w:val="22"/>
                </w:rPr>
                <w:t xml:space="preserve">a Siaya County school</w:t>
              </w:r>
            </w:ins>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are a junior engineer at a Kenyan water tank manufacturer. </w:t>
            </w:r>
            <w:del w:id="9020" w:author="Claude (AI) - proposed" w:date="2026-10-18T00:31:16Z">
              <w:r>
                <w:rPr>
                  <w:rFonts w:ascii="Arial" w:cs="Arial" w:eastAsia="Arial" w:hAnsi="Arial"/>
                  <w:b/>
                  <w:bCs/>
                  <w:i w:val="false"/>
                  <w:iCs w:val="false"/>
                  <w:color w:val="000000"/>
                  <w:sz w:val="18"/>
                  <w:szCs w:val="18"/>
                </w:rPr>
                <w:delText xml:space="preserve">Nyakach Secondary School</w:delText>
              </w:r>
            </w:del>
            <w:ins w:id="9021" w:author="Claude (AI) - proposed" w:date="2026-10-18T00:31:16Z">
              <w:r>
                <w:rPr>
                  <w:rFonts w:ascii="Arial" w:cs="Arial" w:eastAsia="Arial" w:hAnsi="Arial"/>
                  <w:b/>
                  <w:bCs/>
                  <w:i w:val="false"/>
                  <w:iCs w:val="false"/>
                  <w:color w:val="000000"/>
                  <w:sz w:val="18"/>
                  <w:szCs w:val="18"/>
                </w:rPr>
                <w:t xml:space="preserve">A rural secondary school</w:t>
              </w:r>
            </w:ins>
            <w:r>
              <w:rPr>
                <w:rFonts w:ascii="Arial" w:cs="Arial" w:eastAsia="Arial" w:hAnsi="Arial"/>
                <w:b/>
                <w:bCs/>
                <w:i w:val="false"/>
                <w:iCs w:val="false"/>
                <w:color w:val="000000"/>
                <w:sz w:val="18"/>
                <w:szCs w:val="18"/>
              </w:rPr>
              <w:t xml:space="preserve"> in Siaya County needs a tank that holds 5,000 litres. Metal sheet costs KSh 850 per square metre.</w:t>
            </w:r>
          </w:p>
          <w:p>
            <w:pPr>
              <w:keepNext/>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1:16Z">
              <w:r>
                <w:rPr>
                  <w:rFonts w:ascii="Arial" w:cs="Arial" w:eastAsia="Arial" w:hAnsi="Arial"/>
                  <w:b w:val="false"/>
                  <w:bCs w:val="false"/>
                  <w:i w:val="false"/>
                  <w:iCs w:val="false"/>
                  <w:color w:val="000000"/>
                  <w:sz w:val="18"/>
                  <w:szCs w:val="18"/>
                </w:rPr>
                <w:delText xml:space="preserve">Uses</w:delText>
              </w:r>
            </w:del>
            <w:ins w:id="9023" w:author="Claude (AI) - proposed" w:date="2026-10-18T00:31:16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table values and the Kisumu tank data accurately and refers to them in every answer, including correct differences</w:t>
            </w:r>
            <w:del w:id="9024" w:author="Claude (AI) - proposed" w:date="2026-10-18T00:31:16Z">
              <w:r>
                <w:rPr>
                  <w:rFonts w:ascii="Arial" w:cs="Arial" w:eastAsia="Arial" w:hAnsi="Arial"/>
                  <w:b w:val="false"/>
                  <w:bCs w:val="false"/>
                  <w:i w:val="false"/>
                  <w:iCs w:val="false"/>
                  <w:color w:val="000000"/>
                  <w:sz w:val="18"/>
                  <w:szCs w:val="18"/>
                </w:rPr>
                <w:delText xml:space="preserve"> and costs</w:delText>
              </w:r>
            </w:del>
            <w:ins w:id="9025" w:author="Claude (AI) - proposed" w:date="2026-10-18T00:31:16Z">
              <w:r>
                <w:rPr>
                  <w:rFonts w:ascii="Arial" w:cs="Arial" w:eastAsia="Arial" w:hAnsi="Arial"/>
                  <w:b w:val="false"/>
                  <w:bCs w:val="false"/>
                  <w:i w:val="false"/>
                  <w:iCs w:val="false"/>
                  <w:color w:val="000000"/>
                  <w:sz w:val="18"/>
                  <w:szCs w:val="18"/>
                </w:rPr>
                <w:t xml:space="preserve">, costs and the checked frustum volume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31:16Z">
              <w:r>
                <w:rPr>
                  <w:rFonts w:ascii="Arial" w:cs="Arial" w:eastAsia="Arial" w:hAnsi="Arial"/>
                  <w:b w:val="false"/>
                  <w:bCs w:val="false"/>
                  <w:i w:val="false"/>
                  <w:iCs w:val="false"/>
                  <w:color w:val="000000"/>
                  <w:sz w:val="18"/>
                  <w:szCs w:val="18"/>
                </w:rPr>
                <w:delText xml:space="preserve">Uses</w:delText>
              </w:r>
            </w:del>
            <w:ins w:id="9027" w:author="Claude (AI) - proposed" w:date="2026-10-18T00:31:16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31:16Z">
              <w:r>
                <w:rPr>
                  <w:rFonts w:ascii="Arial" w:cs="Arial" w:eastAsia="Arial" w:hAnsi="Arial"/>
                  <w:b w:val="false"/>
                  <w:bCs w:val="false"/>
                  <w:i w:val="false"/>
                  <w:iCs w:val="false"/>
                  <w:color w:val="000000"/>
                  <w:sz w:val="18"/>
                  <w:szCs w:val="18"/>
                </w:rPr>
                <w:delText xml:space="preserve">Uses</w:delText>
              </w:r>
            </w:del>
            <w:ins w:id="9029" w:author="Claude (AI) - proposed" w:date="2026-10-18T00:31:16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31:16Z">
              <w:r>
                <w:rPr>
                  <w:rFonts w:ascii="Arial" w:cs="Arial" w:eastAsia="Arial" w:hAnsi="Arial"/>
                  <w:b w:val="false"/>
                  <w:bCs w:val="false"/>
                  <w:i w:val="false"/>
                  <w:iCs w:val="false"/>
                  <w:color w:val="000000"/>
                  <w:sz w:val="18"/>
                  <w:szCs w:val="18"/>
                </w:rPr>
                <w:delText xml:space="preserve">Clearly</w:delText>
              </w:r>
            </w:del>
            <w:ins w:id="9031" w:author="Claude (AI) - proposed" w:date="2026-10-18T00:31:1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8T00:31:16Z">
              <w:r>
                <w:rPr>
                  <w:rFonts w:ascii="Arial" w:cs="Arial" w:eastAsia="Arial" w:hAnsi="Arial"/>
                  <w:b w:val="false"/>
                  <w:bCs w:val="false"/>
                  <w:i w:val="false"/>
                  <w:iCs w:val="false"/>
                  <w:color w:val="000000"/>
                  <w:sz w:val="18"/>
                  <w:szCs w:val="18"/>
                </w:rPr>
                <w:delText xml:space="preserve">States</w:delText>
              </w:r>
            </w:del>
            <w:ins w:id="9033" w:author="Claude (AI) - proposed" w:date="2026-10-18T00:31:16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31:16Z">
              <w:r>
                <w:rPr>
                  <w:rFonts w:ascii="Arial" w:cs="Arial" w:eastAsia="Arial" w:hAnsi="Arial"/>
                  <w:b w:val="false"/>
                  <w:bCs w:val="false"/>
                  <w:i w:val="false"/>
                  <w:iCs w:val="false"/>
                  <w:color w:val="000000"/>
                  <w:sz w:val="18"/>
                  <w:szCs w:val="18"/>
                </w:rPr>
                <w:delText xml:space="preserve">Confuses</w:delText>
              </w:r>
            </w:del>
            <w:ins w:id="9035" w:author="Claude (AI) - proposed" w:date="2026-10-18T00:31:16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8T00:31:16Z">
              <w:r>
                <w:rPr>
                  <w:rFonts w:ascii="Arial" w:cs="Arial" w:eastAsia="Arial" w:hAnsi="Arial"/>
                  <w:b w:val="false"/>
                  <w:bCs w:val="false"/>
                  <w:i w:val="false"/>
                  <w:iCs w:val="false"/>
                  <w:color w:val="000000"/>
                  <w:sz w:val="18"/>
                  <w:szCs w:val="18"/>
                </w:rPr>
                <w:delText xml:space="preserve">Correctly</w:delText>
              </w:r>
            </w:del>
            <w:ins w:id="9037" w:author="Claude (AI) - proposed" w:date="2026-10-18T00:31:16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identifies each term in the frustum formula, describes the three-step composite solid strategy including hidden faces, and </w:t>
            </w:r>
            <w:del w:id="9038" w:author="Claude (AI) - proposed" w:date="2026-10-18T00:31:16Z">
              <w:r>
                <w:rPr>
                  <w:rFonts w:ascii="Arial" w:cs="Arial" w:eastAsia="Arial" w:hAnsi="Arial"/>
                  <w:b w:val="false"/>
                  <w:bCs w:val="false"/>
                  <w:i w:val="false"/>
                  <w:iCs w:val="false"/>
                  <w:color w:val="000000"/>
                  <w:sz w:val="18"/>
                  <w:szCs w:val="18"/>
                </w:rPr>
                <w:delText xml:space="preserve">links these to</w:delText>
              </w:r>
            </w:del>
            <w:ins w:id="9039" w:author="Claude (AI) - proposed" w:date="2026-10-18T00:31:16Z">
              <w:r>
                <w:rPr>
                  <w:rFonts w:ascii="Arial" w:cs="Arial" w:eastAsia="Arial" w:hAnsi="Arial"/>
                  <w:b w:val="false"/>
                  <w:bCs w:val="false"/>
                  <w:i w:val="false"/>
                  <w:iCs w:val="false"/>
                  <w:color w:val="000000"/>
                  <w:sz w:val="18"/>
                  <w:szCs w:val="18"/>
                </w:rPr>
                <w:t xml:space="preserve">uses the proportions of the tanks (tall and narrow against shorter and wider) to explain</w:t>
              </w:r>
            </w:ins>
            <w:r>
              <w:rPr>
                <w:rFonts w:ascii="Arial" w:cs="Arial" w:eastAsia="Arial" w:hAnsi="Arial"/>
                <w:b w:val="false"/>
                <w:bCs w:val="false"/>
                <w:i w:val="false"/>
                <w:iCs w:val="false"/>
                <w:color w:val="000000"/>
                <w:sz w:val="18"/>
                <w:szCs w:val="18"/>
              </w:rPr>
              <w:t xml:space="preserve">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0" w:author="Claude (AI) - proposed" w:date="2026-10-18T00:31:16Z">
              <w:r>
                <w:rPr>
                  <w:rFonts w:ascii="Arial" w:cs="Arial" w:eastAsia="Arial" w:hAnsi="Arial"/>
                  <w:b w:val="false"/>
                  <w:bCs w:val="false"/>
                  <w:i w:val="false"/>
                  <w:iCs w:val="false"/>
                  <w:color w:val="000000"/>
                  <w:sz w:val="18"/>
                  <w:szCs w:val="18"/>
                </w:rPr>
                <w:delText xml:space="preserve">Identifies</w:delText>
              </w:r>
            </w:del>
            <w:ins w:id="9041" w:author="Claude (AI) - proposed" w:date="2026-10-18T00:31:16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8T00:31:16Z">
              <w:r>
                <w:rPr>
                  <w:rFonts w:ascii="Arial" w:cs="Arial" w:eastAsia="Arial" w:hAnsi="Arial"/>
                  <w:b w:val="false"/>
                  <w:bCs w:val="false"/>
                  <w:i w:val="false"/>
                  <w:iCs w:val="false"/>
                  <w:color w:val="000000"/>
                  <w:sz w:val="18"/>
                  <w:szCs w:val="18"/>
                </w:rPr>
                <w:delText xml:space="preserve">Names</w:delText>
              </w:r>
            </w:del>
            <w:ins w:id="9043" w:author="Claude (AI) - proposed" w:date="2026-10-18T00:31:16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8T00:31:16Z">
              <w:r>
                <w:rPr>
                  <w:rFonts w:ascii="Arial" w:cs="Arial" w:eastAsia="Arial" w:hAnsi="Arial"/>
                  <w:b w:val="false"/>
                  <w:bCs w:val="false"/>
                  <w:i w:val="false"/>
                  <w:iCs w:val="false"/>
                  <w:color w:val="000000"/>
                  <w:sz w:val="18"/>
                  <w:szCs w:val="18"/>
                </w:rPr>
                <w:delText xml:space="preserve">Gives</w:delText>
              </w:r>
            </w:del>
            <w:ins w:id="9045" w:author="Claude (AI) - proposed" w:date="2026-10-18T00:31:16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8T00:31:16Z">
              <w:r>
                <w:rPr>
                  <w:rFonts w:ascii="Arial" w:cs="Arial" w:eastAsia="Arial" w:hAnsi="Arial"/>
                  <w:b w:val="false"/>
                  <w:bCs w:val="false"/>
                  <w:i w:val="false"/>
                  <w:iCs w:val="false"/>
                  <w:color w:val="000000"/>
                  <w:sz w:val="18"/>
                  <w:szCs w:val="18"/>
                </w:rPr>
                <w:delText xml:space="preserve">Gives</w:delText>
              </w:r>
            </w:del>
            <w:ins w:id="9047" w:author="Claude (AI) - proposed" w:date="2026-10-18T00:31:1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8T00:31:16Z">
              <w:r>
                <w:rPr>
                  <w:rFonts w:ascii="Arial" w:cs="Arial" w:eastAsia="Arial" w:hAnsi="Arial"/>
                  <w:b w:val="false"/>
                  <w:bCs w:val="false"/>
                  <w:i w:val="false"/>
                  <w:iCs w:val="false"/>
                  <w:color w:val="000000"/>
                  <w:sz w:val="18"/>
                  <w:szCs w:val="18"/>
                </w:rPr>
                <w:delText xml:space="preserve">Gives</w:delText>
              </w:r>
            </w:del>
            <w:ins w:id="9049" w:author="Claude (AI) - proposed" w:date="2026-10-18T00:31:1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ag16hpgbg0vp5xdyyac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nvbr0uoplhpusmmghwu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2h86afmlvlmncyjoswr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ag16hpgbg0vp5xdyyac4" Type="http://schemas.openxmlformats.org/officeDocument/2006/relationships/hyperlink" Target="https://creativecommons.org/licenses/by-nc/4.0/" TargetMode="External"/><Relationship Id="rId2nvbr0uoplhpusmmghwug" Type="http://schemas.openxmlformats.org/officeDocument/2006/relationships/hyperlink" Target="https://creativecommons.org/licenses/by-nc/4.0/" TargetMode="External"/><Relationship Id="rIdm2h86afmlvlmncyjoswr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2026-10-18T00:31:15.245Z</dcterms:created>
  <dcterms:modified xsi:type="dcterms:W3CDTF">2026-10-18T00:31:15.245Z</dcterms:modified>
</cp:coreProperties>
</file>

<file path=docProps/custom.xml><?xml version="1.0" encoding="utf-8"?>
<Properties xmlns="http://schemas.openxmlformats.org/officeDocument/2006/custom-properties" xmlns:vt="http://schemas.openxmlformats.org/officeDocument/2006/docPropsVTypes"/>
</file>