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are the scores in ascending order.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val="false"/>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val="false"/>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w:t>
            </w:r>
            <w:del w:id="9001" w:author="Claude (AI) - proposed" w:date="2026-10-18T00:31:43Z">
              <w:r>
                <w:rPr>
                  <w:rFonts w:ascii="Arial" w:cs="Arial" w:eastAsia="Arial" w:hAnsi="Arial"/>
                  <w:b/>
                  <w:bCs/>
                  <w:i w:val="false"/>
                  <w:iCs w:val="false"/>
                  <w:color w:val="000000"/>
                  <w:sz w:val="18"/>
                  <w:szCs w:val="18"/>
                </w:rPr>
                <w:delText xml:space="preserve">1</w:delText>
              </w:r>
            </w:del>
            <w:ins w:id="9002" w:author="Claude (AI) - proposed" w:date="2026-10-18T00:31:43Z">
              <w:r>
                <w:rPr>
                  <w:rFonts w:ascii="Arial" w:cs="Arial" w:eastAsia="Arial" w:hAnsi="Arial"/>
                  <w:b/>
                  <w:bCs/>
                  <w:i w:val="false"/>
                  <w:iCs w:val="false"/>
                  <w:color w:val="000000"/>
                  <w:sz w:val="18"/>
                  <w:szCs w:val="18"/>
                </w:rPr>
                <w:t xml:space="preserve">2</w:t>
              </w:r>
            </w:ins>
            <w:r>
              <w:rPr>
                <w:rFonts w:ascii="Arial" w:cs="Arial" w:eastAsia="Arial" w:hAnsi="Arial"/>
                <w:b/>
                <w:bCs/>
                <w:i w:val="false"/>
                <w:iCs w:val="false"/>
                <w:color w:val="000000"/>
                <w:sz w:val="18"/>
                <w:szCs w:val="18"/>
              </w:rPr>
              <w:t xml:space="preserve">: How do we </w:t>
            </w:r>
            <w:del w:id="9003" w:author="Claude (AI) - proposed" w:date="2026-10-18T00:31:43Z">
              <w:r>
                <w:rPr>
                  <w:rFonts w:ascii="Arial" w:cs="Arial" w:eastAsia="Arial" w:hAnsi="Arial"/>
                  <w:b/>
                  <w:bCs/>
                  <w:i w:val="false"/>
                  <w:iCs w:val="false"/>
                  <w:color w:val="000000"/>
                  <w:sz w:val="18"/>
                  <w:szCs w:val="18"/>
                </w:rPr>
                <w:delText xml:space="preserve">organise data using frequency distribution tables</w:delText>
              </w:r>
            </w:del>
            <w:ins w:id="9004" w:author="Claude (AI) - proposed" w:date="2026-10-18T00:31:43Z">
              <w:r>
                <w:rPr>
                  <w:rFonts w:ascii="Arial" w:cs="Arial" w:eastAsia="Arial" w:hAnsi="Arial"/>
                  <w:b/>
                  <w:bCs/>
                  <w:i w:val="false"/>
                  <w:iCs w:val="false"/>
                  <w:color w:val="000000"/>
                  <w:sz w:val="18"/>
                  <w:szCs w:val="18"/>
                </w:rPr>
                <w:t xml:space="preserve">represent data</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Frequencies (the tally marks match these numbers, written in groups of five):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frequency columns add up to n = 20, so every score has been counted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Using the same classes lets us compare the two subjects fairly, because each row stands for the same marks in both columns.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In an ungrouped table for Subject 1, every score occurs once (20 different scores, each f = 1). The table would be as long as the list and would show little. Grouping gives 9 short rows that show where the scores cluster: 15 of the 20 Subject 1 scores are in 70-89, while Subject 2 scores are spread from 10-19 to 60-69, with 16 of 20 below 50. A busy teacher can see this pattern at a glance.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val="false"/>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val="false"/>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val="false"/>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1: mean = 1607 ÷ 20 = 80.35. For the median, n = 20, so we average the 10th and 11th ordered values: (80 + 81) ÷ 2 = 80.5.</w:t>
            </w:r>
          </w:p>
          <w:p>
            <w:pPr>
              <w:keepNext w:val="false"/>
              <w:spacing w:after="40" w:before="0"/>
              <w:jc w:val="left"/>
            </w:pPr>
            <w:r>
              <w:rPr>
                <w:rFonts w:ascii="Arial" w:cs="Arial" w:eastAsia="Arial" w:hAnsi="Arial"/>
                <w:b w:val="false"/>
                <w:bCs w:val="false"/>
                <w:i w:val="false"/>
                <w:iCs w:val="false"/>
                <w:color w:val="000000"/>
                <w:sz w:val="18"/>
                <w:szCs w:val="18"/>
              </w:rPr>
              <w:t xml:space="preserve">Subject 2: mean = 677 ÷ 20 = 33.85. Median = (31 + 32) ÷ 2 = 31.5.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Subject 1 has no mode, because every score occurs only once. Subject 2 has two modes, 32 and 60, because each occurs twice and every other score occurs once; we say it is bimodal. A mode is the most frequent score, so a set can have none, one or more than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typical score in Subject 1 (about 80) is well above the pass mark of 50. The typical score in Subject 2 (about 32 to 34) is below 50. The same 20 learners scored high in one subject and low in the other, so they cannot all be weak. The difference seems to be between the subjects. These measures do not tell us why the scores differ, and they do not show how spread out the scores 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grouped frequencies are: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val="false"/>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val="false"/>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val="false"/>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290"/>
              <w:gridCol w:w="1290"/>
              <w:gridCol w:w="1290"/>
              <w:gridCol w:w="1290"/>
              <w:gridCol w:w="1290"/>
              <w:gridCol w:w="1290"/>
              <w:gridCol w:w="1290"/>
              <w:gridCol w:w="1290"/>
            </w:tblGrid>
            <w:tr>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Score less than</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69.5</w:t>
                  </w:r>
                </w:p>
              </w:tc>
            </w:tr>
            <w:tr>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cf</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Q1 is the 5th learner. It lies in 20-29 (cf before = 4, f = 4): Q1 = 19.5 + (1/4) × 10 = 22.0.</w:t>
            </w:r>
          </w:p>
          <w:p>
            <w:pPr>
              <w:keepNext w:val="false"/>
              <w:spacing w:after="40" w:before="0"/>
              <w:jc w:val="left"/>
            </w:pPr>
            <w:r>
              <w:rPr>
                <w:rFonts w:ascii="Arial" w:cs="Arial" w:eastAsia="Arial" w:hAnsi="Arial"/>
                <w:b w:val="false"/>
                <w:bCs w:val="false"/>
                <w:i w:val="false"/>
                <w:iCs w:val="false"/>
                <w:color w:val="000000"/>
                <w:sz w:val="18"/>
                <w:szCs w:val="18"/>
              </w:rPr>
              <w:t xml:space="preserve">The median is the 10th learner. It lies in 30-39 (cf before = 8, f = 5): median = 29.5 + (2/5) × 10 = 33.5.</w:t>
            </w:r>
          </w:p>
          <w:p>
            <w:pPr>
              <w:keepNext w:val="false"/>
              <w:spacing w:after="40" w:before="0"/>
              <w:jc w:val="left"/>
            </w:pPr>
            <w:r>
              <w:rPr>
                <w:rFonts w:ascii="Arial" w:cs="Arial" w:eastAsia="Arial" w:hAnsi="Arial"/>
                <w:b w:val="false"/>
                <w:bCs w:val="false"/>
                <w:i w:val="false"/>
                <w:iCs w:val="false"/>
                <w:color w:val="000000"/>
                <w:sz w:val="18"/>
                <w:szCs w:val="18"/>
              </w:rPr>
              <w:t xml:space="preserve">Q3 is the 15th learner. It lies in 40-49 (cf before = 13, f = 3): Q3 = 39.5 + (2/3) × 10 = 46.2 (1 dp).</w:t>
            </w:r>
          </w:p>
          <w:p>
            <w:pPr>
              <w:keepNext w:val="false"/>
              <w:spacing w:after="40" w:before="0"/>
              <w:jc w:val="left"/>
            </w:pPr>
            <w:r>
              <w:rPr>
                <w:rFonts w:ascii="Arial" w:cs="Arial" w:eastAsia="Arial" w:hAnsi="Arial"/>
                <w:b w:val="false"/>
                <w:bCs w:val="false"/>
                <w:i w:val="false"/>
                <w:iCs w:val="false"/>
                <w:color w:val="000000"/>
                <w:sz w:val="18"/>
                <w:szCs w:val="18"/>
              </w:rPr>
              <w:t xml:space="preserve">Estimated IQR = 46.2 − 22.0 = 24.2.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Subject 1 estimated IQR = 87.0 − 73.8 = 13.2. Subject 2 has the larger IQR (24.2 compared with 13.2), so the middle half of the Subject 2 scores is more spread out, while the middle half of the Subject 1 scores is close together. This agrees with the ranges: 28 for Subject 1 and 49 for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They are estimates because the grouped table does not show the exact scores. We only know how many scores fall in each class, so we assume the scores are spread evenly within the class. They differ slightly from the exact values from the ungrouped lists, for example 33.5 compared with the exact median of 31.5.</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val="false"/>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val="false"/>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learners are not all weak, so the whole class should not repeat the term. The difference is between the subjects.</w:t>
            </w:r>
          </w:p>
          <w:p>
            <w:pPr>
              <w:keepNext w:val="false"/>
              <w:spacing w:after="40" w:before="0"/>
              <w:jc w:val="left"/>
            </w:pPr>
            <w:r>
              <w:rPr>
                <w:rFonts w:ascii="Arial" w:cs="Arial" w:eastAsia="Arial" w:hAnsi="Arial"/>
                <w:b w:val="false"/>
                <w:bCs w:val="false"/>
                <w:i w:val="false"/>
                <w:iCs w:val="false"/>
                <w:color w:val="000000"/>
                <w:sz w:val="18"/>
                <w:szCs w:val="18"/>
              </w:rPr>
              <w:t xml:space="preserve">Evidence: All 20 learners passed Subject 1 (lowest score 67, mean 80.35, median 80.5), but only 4 of 20 passed Subject 2 (16 scored below 50, mean 33.85, median 31.5). The range is 28 in Subject 1 and 49 in Subject 2.</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The same 20 learners did very well in one subject. If they were all weak, they would not all pass Subject 1 with scores of 67 or more. So the low Subject 2 results do not describe the learners themselves. Decisions need to be made for each subject separately.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histograms and polygons show the shape at a glance. Subject 1 is a tight block of bars between 60 and 99, tallest at 80-89 (f = 8). Subject 2 is spread across 10 to 69, tallest at 30-39 (f = 5), and sits much further left. The raw lists were just long rows of numbers. The graphs show the centre, the spread and the position of each subject. They still cannot tell us why the scores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val="false"/>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val="false"/>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val="false"/>
              <w:spacing w:after="40" w:before="0"/>
              <w:jc w:val="left"/>
            </w:pPr>
            <w:r>
              <w:rPr>
                <w:rFonts w:ascii="Arial" w:cs="Arial" w:eastAsia="Arial" w:hAnsi="Arial"/>
                <w:b/>
                <w:bCs/>
                <w:i w:val="false"/>
                <w:iCs w:val="false"/>
                <w:color w:val="000000"/>
                <w:sz w:val="18"/>
                <w:szCs w:val="18"/>
              </w:rPr>
              <w:t xml:space="preserve">(c) Answer </w:t>
            </w:r>
            <w:del w:id="9005" w:author="Claude (AI) - proposed" w:date="2026-10-18T00:31:43Z">
              <w:r>
                <w:rPr>
                  <w:rFonts w:ascii="Arial" w:cs="Arial" w:eastAsia="Arial" w:hAnsi="Arial"/>
                  <w:b/>
                  <w:bCs/>
                  <w:i w:val="false"/>
                  <w:iCs w:val="false"/>
                  <w:color w:val="000000"/>
                  <w:sz w:val="18"/>
                  <w:szCs w:val="18"/>
                </w:rPr>
                <w:delText xml:space="preserve">Key Inquiry 2</w:delText>
              </w:r>
            </w:del>
            <w:ins w:id="9006" w:author="Claude (AI) - proposed" w:date="2026-10-18T00:31:43Z">
              <w:r>
                <w:rPr>
                  <w:rFonts w:ascii="Arial" w:cs="Arial" w:eastAsia="Arial" w:hAnsi="Arial"/>
                  <w:b/>
                  <w:bCs/>
                  <w:i w:val="false"/>
                  <w:iCs w:val="false"/>
                  <w:color w:val="000000"/>
                  <w:sz w:val="18"/>
                  <w:szCs w:val="18"/>
                </w:rPr>
                <w:t xml:space="preserve">KICD Key Inquiry 3 (How do we use statistics in day-to-day life?)</w:t>
              </w:r>
            </w:ins>
            <w:r>
              <w:rPr>
                <w:rFonts w:ascii="Arial" w:cs="Arial" w:eastAsia="Arial" w:hAnsi="Arial"/>
                <w:b/>
                <w:bCs/>
                <w:i w:val="false"/>
                <w:iCs w:val="false"/>
                <w:color w:val="000000"/>
                <w:sz w:val="18"/>
                <w:szCs w:val="18"/>
              </w:rPr>
              <w:t xml:space="preserve">: Why is it important to collect, organise and interpret data in making decisions? Use what changed between the raw lists and your tables, measures and graphs.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Mr. Otieno: Continue with the Subject 1 teaching and give extension or enrichment work, because all 20 learners passed and the scores are high and close together (mean 80.35, range 28).</w:t>
            </w:r>
          </w:p>
          <w:p>
            <w:pPr>
              <w:keepNext w:val="false"/>
              <w:spacing w:after="40" w:before="0"/>
              <w:jc w:val="left"/>
            </w:pPr>
            <w:r>
              <w:rPr>
                <w:rFonts w:ascii="Arial" w:cs="Arial" w:eastAsia="Arial" w:hAnsi="Arial"/>
                <w:b w:val="false"/>
                <w:bCs w:val="false"/>
                <w:i w:val="false"/>
                <w:iCs w:val="false"/>
                <w:color w:val="000000"/>
                <w:sz w:val="18"/>
                <w:szCs w:val="18"/>
              </w:rPr>
              <w:t xml:space="preserve">Mrs. Wanjiku and the learners: Reteach and revise the Subject 2 topics, because only 4 of 20 passed, the mean is 33.85 and the scores are widely spread (range 49).</w:t>
            </w:r>
          </w:p>
          <w:p>
            <w:pPr>
              <w:keepNext w:val="false"/>
              <w:spacing w:after="40" w:before="0"/>
              <w:jc w:val="left"/>
            </w:pPr>
            <w:r>
              <w:rPr>
                <w:rFonts w:ascii="Arial" w:cs="Arial" w:eastAsia="Arial" w:hAnsi="Arial"/>
                <w:b w:val="false"/>
                <w:bCs w:val="false"/>
                <w:i w:val="false"/>
                <w:iCs w:val="false"/>
                <w:color w:val="000000"/>
                <w:sz w:val="18"/>
                <w:szCs w:val="18"/>
              </w:rPr>
              <w:t xml:space="preserve">The 16 learners below 50 in Subject 2: Run remedial support for them, as they failed at the pass mark of 50. Seven of the 20 scored 40 or more, so some are close to the pass mark.</w:t>
            </w:r>
          </w:p>
          <w:p>
            <w:pPr>
              <w:keepNext w:val="false"/>
              <w:spacing w:after="40" w:before="0"/>
              <w:jc w:val="left"/>
            </w:pPr>
            <w:r>
              <w:rPr>
                <w:rFonts w:ascii="Arial" w:cs="Arial" w:eastAsia="Arial" w:hAnsi="Arial"/>
                <w:b w:val="false"/>
                <w:bCs w:val="false"/>
                <w:i w:val="false"/>
                <w:iCs w:val="false"/>
                <w:color w:val="000000"/>
                <w:sz w:val="18"/>
                <w:szCs w:val="18"/>
              </w:rPr>
              <w:t xml:space="preserve">We predict that these steps could help, but we should also collect more data.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test in Subject 2 may have been harder, or the teaching method or revision time may have been different. The data we have only shows what the scores were. It does not show the difficulty of the test, the way each subject was taught or the time spent revising, so these are hypotheses to investigate, not facts. We would collect more data, such as topic-by-topic marks and a second test, to find the cause before concluding.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raw and ordered lists only showed the highest, lowest and pass or fail. They hid the patterns, the spread and what action was needed. When we organised the data into frequency tables and interpreted it with measures and graphs, we could see that Subject 1 is high and tightly clustered while Subject 2 is low and widely spread. This lets us make decisions for each subject, support our recommendations with evidence, and decide what extra data is still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w:t>
            </w:r>
            <w:del w:id="9007" w:author="Claude (AI) - proposed" w:date="2026-10-18T00:31:43Z">
              <w:r>
                <w:rPr>
                  <w:rFonts w:ascii="Arial" w:cs="Arial" w:eastAsia="Arial" w:hAnsi="Arial"/>
                  <w:b w:val="false"/>
                  <w:bCs w:val="false"/>
                  <w:i w:val="false"/>
                  <w:iCs w:val="false"/>
                  <w:color w:val="000000"/>
                  <w:sz w:val="18"/>
                  <w:szCs w:val="18"/>
                </w:rPr>
                <w:delText xml:space="preserve">, Key Inquiry 1</w:delText>
              </w:r>
            </w:del>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31:43Z">
              <w:r>
                <w:rPr>
                  <w:rFonts w:ascii="Arial" w:cs="Arial" w:eastAsia="Arial" w:hAnsi="Arial"/>
                  <w:b w:val="false"/>
                  <w:bCs w:val="false"/>
                  <w:i w:val="false"/>
                  <w:iCs w:val="false"/>
                  <w:color w:val="000000"/>
                  <w:sz w:val="18"/>
                  <w:szCs w:val="18"/>
                </w:rPr>
                <w:delText xml:space="preserve">Builds</w:delText>
              </w:r>
            </w:del>
            <w:ins w:id="9009" w:author="Claude (AI) - proposed" w:date="2026-10-18T00:31:43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0" w:author="Claude (AI) - proposed" w:date="2026-10-18T00:31:43Z">
              <w:r>
                <w:rPr>
                  <w:rFonts w:ascii="Arial" w:cs="Arial" w:eastAsia="Arial" w:hAnsi="Arial"/>
                  <w:b w:val="false"/>
                  <w:bCs w:val="false"/>
                  <w:i w:val="false"/>
                  <w:iCs w:val="false"/>
                  <w:color w:val="000000"/>
                  <w:sz w:val="18"/>
                  <w:szCs w:val="18"/>
                </w:rPr>
                <w:delText xml:space="preserve">Builds</w:delText>
              </w:r>
            </w:del>
            <w:ins w:id="9011" w:author="Claude (AI) - proposed" w:date="2026-10-18T00:31:43Z">
              <w:r>
                <w:rPr>
                  <w:rFonts w:ascii="Arial" w:cs="Arial" w:eastAsia="Arial" w:hAnsi="Arial"/>
                  <w:b w:val="false"/>
                  <w:bCs w:val="false"/>
                  <w:i w:val="false"/>
                  <w:iCs w:val="false"/>
                  <w:color w:val="000000"/>
                  <w:sz w:val="18"/>
                  <w:szCs w:val="18"/>
                </w:rPr>
                <w:t xml:space="preserve">Meets expectations: builds</w:t>
              </w:r>
            </w:ins>
            <w:r>
              <w:rPr>
                <w:rFonts w:ascii="Arial" w:cs="Arial" w:eastAsia="Arial" w:hAnsi="Arial"/>
                <w:b w:val="false"/>
                <w:bCs w:val="false"/>
                <w:i w:val="false"/>
                <w:iCs w:val="false"/>
                <w:color w:val="000000"/>
                <w:sz w:val="18"/>
                <w:szCs w:val="18"/>
              </w:rPr>
              <w:t xml:space="preserve">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1:43Z">
              <w:r>
                <w:rPr>
                  <w:rFonts w:ascii="Arial" w:cs="Arial" w:eastAsia="Arial" w:hAnsi="Arial"/>
                  <w:b w:val="false"/>
                  <w:bCs w:val="false"/>
                  <w:i w:val="false"/>
                  <w:iCs w:val="false"/>
                  <w:color w:val="000000"/>
                  <w:sz w:val="18"/>
                  <w:szCs w:val="18"/>
                </w:rPr>
                <w:delText xml:space="preserve">Table</w:delText>
              </w:r>
            </w:del>
            <w:ins w:id="9013" w:author="Claude (AI) - proposed" w:date="2026-10-18T00:31:43Z">
              <w:r>
                <w:rPr>
                  <w:rFonts w:ascii="Arial" w:cs="Arial" w:eastAsia="Arial" w:hAnsi="Arial"/>
                  <w:b w:val="false"/>
                  <w:bCs w:val="false"/>
                  <w:i w:val="false"/>
                  <w:iCs w:val="false"/>
                  <w:color w:val="000000"/>
                  <w:sz w:val="18"/>
                  <w:szCs w:val="18"/>
                </w:rPr>
                <w:t xml:space="preserve">Approaches expectations: table</w:t>
              </w:r>
            </w:ins>
            <w:r>
              <w:rPr>
                <w:rFonts w:ascii="Arial" w:cs="Arial" w:eastAsia="Arial" w:hAnsi="Arial"/>
                <w:b w:val="false"/>
                <w:bCs w:val="false"/>
                <w:i w:val="false"/>
                <w:iCs w:val="false"/>
                <w:color w:val="000000"/>
                <w:sz w:val="18"/>
                <w:szCs w:val="18"/>
              </w:rPr>
              <w:t xml:space="preserve"> has several errors or totals that do not equal 20, or gives no reason for the choice of classes</w:t>
            </w:r>
            <w:ins w:id="9014" w:author="Claude (AI) - proposed" w:date="2026-10-18T00:31:43Z">
              <w:r>
                <w:rPr>
                  <w:rFonts w:ascii="Arial" w:cs="Arial" w:eastAsia="Arial" w:hAnsi="Arial"/>
                  <w:b w:val="false"/>
                  <w:bCs w:val="false"/>
                  <w:i w:val="false"/>
                  <w:iCs w:val="false"/>
                  <w:color w:val="000000"/>
                  <w:sz w:val="18"/>
                  <w:szCs w:val="18"/>
                </w:rPr>
                <w:t xml:space="preserve">; needs help to complete the table</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31:43Z">
              <w:r>
                <w:rPr>
                  <w:rFonts w:ascii="Arial" w:cs="Arial" w:eastAsia="Arial" w:hAnsi="Arial"/>
                  <w:b w:val="false"/>
                  <w:bCs w:val="false"/>
                  <w:i w:val="false"/>
                  <w:iCs w:val="false"/>
                  <w:color w:val="000000"/>
                  <w:sz w:val="18"/>
                  <w:szCs w:val="18"/>
                </w:rPr>
                <w:delText xml:space="preserve">All</w:delText>
              </w:r>
            </w:del>
            <w:ins w:id="9016" w:author="Claude (AI) - proposed" w:date="2026-10-18T00:31:43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31:43Z">
              <w:r>
                <w:rPr>
                  <w:rFonts w:ascii="Arial" w:cs="Arial" w:eastAsia="Arial" w:hAnsi="Arial"/>
                  <w:b w:val="false"/>
                  <w:bCs w:val="false"/>
                  <w:i w:val="false"/>
                  <w:iCs w:val="false"/>
                  <w:color w:val="000000"/>
                  <w:sz w:val="18"/>
                  <w:szCs w:val="18"/>
                </w:rPr>
                <w:delText xml:space="preserve">Most</w:delText>
              </w:r>
            </w:del>
            <w:ins w:id="9018" w:author="Claude (AI) - proposed" w:date="2026-10-18T00:31:43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43Z">
              <w:r>
                <w:rPr>
                  <w:rFonts w:ascii="Arial" w:cs="Arial" w:eastAsia="Arial" w:hAnsi="Arial"/>
                  <w:b w:val="false"/>
                  <w:bCs w:val="false"/>
                  <w:i w:val="false"/>
                  <w:iCs w:val="false"/>
                  <w:color w:val="000000"/>
                  <w:sz w:val="18"/>
                  <w:szCs w:val="18"/>
                </w:rPr>
                <w:delText xml:space="preserve">Several</w:delText>
              </w:r>
            </w:del>
            <w:ins w:id="9020" w:author="Claude (AI) - proposed" w:date="2026-10-18T00:31:43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measures are incorrect or working is missing, and </w:t>
            </w:r>
            <w:ins w:id="9021" w:author="Claude (AI) - proposed" w:date="2026-10-18T00:31:43Z">
              <w:r>
                <w:rPr>
                  <w:rFonts w:ascii="Arial" w:cs="Arial" w:eastAsia="Arial" w:hAnsi="Arial"/>
                  <w:b w:val="false"/>
                  <w:bCs w:val="false"/>
                  <w:i w:val="false"/>
                  <w:iCs w:val="false"/>
                  <w:color w:val="000000"/>
                  <w:sz w:val="18"/>
                  <w:szCs w:val="18"/>
                </w:rPr>
                <w:t xml:space="preserve">the learner </w:t>
              </w:r>
            </w:ins>
            <w:r>
              <w:rPr>
                <w:rFonts w:ascii="Arial" w:cs="Arial" w:eastAsia="Arial" w:hAnsi="Arial"/>
                <w:b w:val="false"/>
                <w:bCs w:val="false"/>
                <w:i w:val="false"/>
                <w:iCs w:val="false"/>
                <w:color w:val="000000"/>
                <w:sz w:val="18"/>
                <w:szCs w:val="18"/>
              </w:rPr>
              <w:t xml:space="preserve">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1:43Z">
              <w:r>
                <w:rPr>
                  <w:rFonts w:ascii="Arial" w:cs="Arial" w:eastAsia="Arial" w:hAnsi="Arial"/>
                  <w:b w:val="false"/>
                  <w:bCs w:val="false"/>
                  <w:i w:val="false"/>
                  <w:iCs w:val="false"/>
                  <w:color w:val="000000"/>
                  <w:sz w:val="18"/>
                  <w:szCs w:val="18"/>
                </w:rPr>
                <w:delText xml:space="preserve">Uses</w:delText>
              </w:r>
            </w:del>
            <w:ins w:id="9023" w:author="Claude (AI) - proposed" w:date="2026-10-18T00:31:4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4" w:author="Claude (AI) - proposed" w:date="2026-10-18T00:31:43Z">
              <w:r>
                <w:rPr>
                  <w:rFonts w:ascii="Arial" w:cs="Arial" w:eastAsia="Arial" w:hAnsi="Arial"/>
                  <w:b w:val="false"/>
                  <w:bCs w:val="false"/>
                  <w:i w:val="false"/>
                  <w:iCs w:val="false"/>
                  <w:color w:val="000000"/>
                  <w:sz w:val="18"/>
                  <w:szCs w:val="18"/>
                </w:rPr>
                <w:delText xml:space="preserve">Uses</w:delText>
              </w:r>
            </w:del>
            <w:ins w:id="9025" w:author="Claude (AI) - proposed" w:date="2026-10-18T00:31:4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31:43Z">
              <w:r>
                <w:rPr>
                  <w:rFonts w:ascii="Arial" w:cs="Arial" w:eastAsia="Arial" w:hAnsi="Arial"/>
                  <w:b w:val="false"/>
                  <w:bCs w:val="false"/>
                  <w:i w:val="false"/>
                  <w:iCs w:val="false"/>
                  <w:color w:val="000000"/>
                  <w:sz w:val="18"/>
                  <w:szCs w:val="18"/>
                </w:rPr>
                <w:delText xml:space="preserve">Only</w:delText>
              </w:r>
            </w:del>
            <w:ins w:id="9027" w:author="Claude (AI) - proposed" w:date="2026-10-18T00:31:43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31:43Z">
              <w:r>
                <w:rPr>
                  <w:rFonts w:ascii="Arial" w:cs="Arial" w:eastAsia="Arial" w:hAnsi="Arial"/>
                  <w:b w:val="false"/>
                  <w:bCs w:val="false"/>
                  <w:i w:val="false"/>
                  <w:iCs w:val="false"/>
                  <w:color w:val="000000"/>
                  <w:sz w:val="18"/>
                  <w:szCs w:val="18"/>
                </w:rPr>
                <w:delText xml:space="preserve">Gives</w:delText>
              </w:r>
            </w:del>
            <w:ins w:id="9029" w:author="Claude (AI) - proposed" w:date="2026-10-18T00:31:43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claim supported by several correct pieces of evidence</w:t>
            </w:r>
            <w:ins w:id="9030" w:author="Claude (AI) - proposed" w:date="2026-10-18T00:31:43Z">
              <w:r>
                <w:rPr>
                  <w:rFonts w:ascii="Arial" w:cs="Arial" w:eastAsia="Arial" w:hAnsi="Arial"/>
                  <w:b w:val="false"/>
                  <w:bCs w:val="false"/>
                  <w:i w:val="false"/>
                  <w:iCs w:val="false"/>
                  <w:color w:val="000000"/>
                  <w:sz w:val="18"/>
                  <w:szCs w:val="18"/>
                </w:rPr>
                <w:t xml:space="preserve">, with reasoning that links them</w:t>
              </w:r>
            </w:ins>
            <w:r>
              <w:rPr>
                <w:rFonts w:ascii="Arial" w:cs="Arial" w:eastAsia="Arial" w:hAnsi="Arial"/>
                <w:b w:val="false"/>
                <w:bCs w:val="false"/>
                <w:i w:val="false"/>
                <w:iCs w:val="false"/>
                <w:color w:val="000000"/>
                <w:sz w:val="18"/>
                <w:szCs w:val="18"/>
              </w:rPr>
              <w:t xml:space="preserve">,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8T00:31:43Z">
              <w:r>
                <w:rPr>
                  <w:rFonts w:ascii="Arial" w:cs="Arial" w:eastAsia="Arial" w:hAnsi="Arial"/>
                  <w:b w:val="false"/>
                  <w:bCs w:val="false"/>
                  <w:i w:val="false"/>
                  <w:iCs w:val="false"/>
                  <w:color w:val="000000"/>
                  <w:sz w:val="18"/>
                  <w:szCs w:val="18"/>
                </w:rPr>
                <w:delText xml:space="preserve">Gives</w:delText>
              </w:r>
            </w:del>
            <w:ins w:id="9032" w:author="Claude (AI) - proposed" w:date="2026-10-18T00:31:43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31:43Z">
              <w:r>
                <w:rPr>
                  <w:rFonts w:ascii="Arial" w:cs="Arial" w:eastAsia="Arial" w:hAnsi="Arial"/>
                  <w:b w:val="false"/>
                  <w:bCs w:val="false"/>
                  <w:i w:val="false"/>
                  <w:iCs w:val="false"/>
                  <w:color w:val="000000"/>
                  <w:sz w:val="18"/>
                  <w:szCs w:val="18"/>
                </w:rPr>
                <w:delText xml:space="preserve">Claim</w:delText>
              </w:r>
            </w:del>
            <w:ins w:id="9034" w:author="Claude (AI) - proposed" w:date="2026-10-18T00:31:43Z">
              <w:r>
                <w:rPr>
                  <w:rFonts w:ascii="Arial" w:cs="Arial" w:eastAsia="Arial" w:hAnsi="Arial"/>
                  <w:b w:val="false"/>
                  <w:bCs w:val="false"/>
                  <w:i w:val="false"/>
                  <w:iCs w:val="false"/>
                  <w:color w:val="000000"/>
                  <w:sz w:val="18"/>
                  <w:szCs w:val="18"/>
                </w:rPr>
                <w:t xml:space="preserve">Approaches expectations: claim</w:t>
              </w:r>
            </w:ins>
            <w:r>
              <w:rPr>
                <w:rFonts w:ascii="Arial" w:cs="Arial" w:eastAsia="Arial" w:hAnsi="Arial"/>
                <w:b w:val="false"/>
                <w:bCs w:val="false"/>
                <w:i w:val="false"/>
                <w:iCs w:val="false"/>
                <w:color w:val="000000"/>
                <w:sz w:val="18"/>
                <w:szCs w:val="18"/>
              </w:rPr>
              <w:t xml:space="preserve">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1:43Z">
              <w:r>
                <w:rPr>
                  <w:rFonts w:ascii="Arial" w:cs="Arial" w:eastAsia="Arial" w:hAnsi="Arial"/>
                  <w:b w:val="false"/>
                  <w:bCs w:val="false"/>
                  <w:i w:val="false"/>
                  <w:iCs w:val="false"/>
                  <w:color w:val="000000"/>
                  <w:sz w:val="18"/>
                  <w:szCs w:val="18"/>
                </w:rPr>
                <w:delText xml:space="preserve">Treats</w:delText>
              </w:r>
            </w:del>
            <w:ins w:id="9036" w:author="Claude (AI) - proposed" w:date="2026-10-18T00:31:43Z">
              <w:r>
                <w:rPr>
                  <w:rFonts w:ascii="Arial" w:cs="Arial" w:eastAsia="Arial" w:hAnsi="Arial"/>
                  <w:b w:val="false"/>
                  <w:bCs w:val="false"/>
                  <w:i w:val="false"/>
                  <w:iCs w:val="false"/>
                  <w:color w:val="000000"/>
                  <w:sz w:val="18"/>
                  <w:szCs w:val="18"/>
                </w:rPr>
                <w:t xml:space="preserve">Exceeds expectations: treats</w:t>
              </w:r>
            </w:ins>
            <w:r>
              <w:rPr>
                <w:rFonts w:ascii="Arial" w:cs="Arial" w:eastAsia="Arial" w:hAnsi="Arial"/>
                <w:b w:val="false"/>
                <w:bCs w:val="false"/>
                <w:i w:val="false"/>
                <w:iCs w:val="false"/>
                <w:color w:val="000000"/>
                <w:sz w:val="18"/>
                <w:szCs w:val="18"/>
              </w:rPr>
              <w:t xml:space="preserve">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31:43Z">
              <w:r>
                <w:rPr>
                  <w:rFonts w:ascii="Arial" w:cs="Arial" w:eastAsia="Arial" w:hAnsi="Arial"/>
                  <w:b w:val="false"/>
                  <w:bCs w:val="false"/>
                  <w:i w:val="false"/>
                  <w:iCs w:val="false"/>
                  <w:color w:val="000000"/>
                  <w:sz w:val="18"/>
                  <w:szCs w:val="18"/>
                </w:rPr>
                <w:delText xml:space="preserve">Recognises</w:delText>
              </w:r>
            </w:del>
            <w:ins w:id="9038" w:author="Claude (AI) - proposed" w:date="2026-10-18T00:31:43Z">
              <w:r>
                <w:rPr>
                  <w:rFonts w:ascii="Arial" w:cs="Arial" w:eastAsia="Arial" w:hAnsi="Arial"/>
                  <w:b w:val="false"/>
                  <w:bCs w:val="false"/>
                  <w:i w:val="false"/>
                  <w:iCs w:val="false"/>
                  <w:color w:val="000000"/>
                  <w:sz w:val="18"/>
                  <w:szCs w:val="18"/>
                </w:rPr>
                <w:t xml:space="preserve">Meets expectations: recognises</w:t>
              </w:r>
            </w:ins>
            <w:r>
              <w:rPr>
                <w:rFonts w:ascii="Arial" w:cs="Arial" w:eastAsia="Arial" w:hAnsi="Arial"/>
                <w:b w:val="false"/>
                <w:bCs w:val="false"/>
                <w:i w:val="false"/>
                <w:iCs w:val="false"/>
                <w:color w:val="000000"/>
                <w:sz w:val="18"/>
                <w:szCs w:val="18"/>
              </w:rPr>
              <w:t xml:space="preserve">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31:43Z">
              <w:r>
                <w:rPr>
                  <w:rFonts w:ascii="Arial" w:cs="Arial" w:eastAsia="Arial" w:hAnsi="Arial"/>
                  <w:b w:val="false"/>
                  <w:bCs w:val="false"/>
                  <w:i w:val="false"/>
                  <w:iCs w:val="false"/>
                  <w:color w:val="000000"/>
                  <w:sz w:val="18"/>
                  <w:szCs w:val="18"/>
                </w:rPr>
                <w:delText xml:space="preserve">States</w:delText>
              </w:r>
            </w:del>
            <w:ins w:id="9040" w:author="Claude (AI) - proposed" w:date="2026-10-18T00:31:43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a cause for the score difference as a fact</w:t>
            </w:r>
            <w:ins w:id="9041" w:author="Claude (AI) - proposed" w:date="2026-10-18T00:31:43Z">
              <w:r>
                <w:rPr>
                  <w:rFonts w:ascii="Arial" w:cs="Arial" w:eastAsia="Arial" w:hAnsi="Arial"/>
                  <w:b w:val="false"/>
                  <w:bCs w:val="false"/>
                  <w:i w:val="false"/>
                  <w:iCs w:val="false"/>
                  <w:color w:val="000000"/>
                  <w:sz w:val="18"/>
                  <w:szCs w:val="18"/>
                </w:rPr>
                <w:t xml:space="preserve">, or needs prompting to see that the data cannot show the cause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2ifzmd8p5quorssbmxz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805g04qpyktjqkjogxk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knxig14knhqbn4junhy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2ifzmd8p5quorssbmxz5" Type="http://schemas.openxmlformats.org/officeDocument/2006/relationships/hyperlink" Target="https://creativecommons.org/licenses/by-nc/4.0/" TargetMode="External"/><Relationship Id="rIdk805g04qpyktjqkjogxko" Type="http://schemas.openxmlformats.org/officeDocument/2006/relationships/hyperlink" Target="https://creativecommons.org/licenses/by-nc/4.0/" TargetMode="External"/><Relationship Id="rIdxknxig14knhqbn4junhy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2026-10-18T00:31:42.916Z</dcterms:created>
  <dcterms:modified xsi:type="dcterms:W3CDTF">2026-10-18T00:31:42.916Z</dcterms:modified>
</cp:coreProperties>
</file>

<file path=docProps/custom.xml><?xml version="1.0" encoding="utf-8"?>
<Properties xmlns="http://schemas.openxmlformats.org/officeDocument/2006/custom-properties" xmlns:vt="http://schemas.openxmlformats.org/officeDocument/2006/docPropsVTypes"/>
</file>