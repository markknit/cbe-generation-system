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MATHEMATICS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MATHEMATICS GRADE 10: 4.1 STATISTICS I</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Madam Achieng, the Deputy Principal of a day secondary school in Kisumu, has given the Grade 10 class the test scores of the same 20 learners in Subject 1 (Mr. Otieno) and Subject 2 (Mrs. Wanjiku). The pass mark is 50 out of 100. Answer every question in the space under it, using the data from our lessons. Show your working for every calculation. Write grouped-data answers as estimates and give reasons in full sentences. When you talk about WHY the scores differ, say what we cannot yet know and use words such as 'may', 'could' and 'we need more data'. Your answers should help you answer the driving question: How can you use the two sets of data to predict the learners' and the teachers' next steps?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Organising the scores into frequency tables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Here are the scores in ascending order.</w:t>
            </w:r>
          </w:p>
          <w:p>
            <w:pPr>
              <w:keepNext/>
              <w:spacing w:after="40" w:before="0"/>
              <w:jc w:val="left"/>
            </w:pPr>
            <w:r>
              <w:rPr>
                <w:rFonts w:ascii="Arial" w:cs="Arial" w:eastAsia="Arial" w:hAnsi="Arial"/>
                <w:b/>
                <w:bCs/>
                <w:i w:val="false"/>
                <w:iCs w:val="false"/>
                <w:color w:val="000000"/>
                <w:sz w:val="18"/>
                <w:szCs w:val="18"/>
              </w:rPr>
              <w:t xml:space="preserve"/>
            </w:r>
          </w:p>
          <w:p>
            <w:pPr>
              <w:keepNext/>
              <w:spacing w:after="40" w:before="0"/>
              <w:jc w:val="left"/>
            </w:pPr>
            <w:r>
              <w:rPr>
                <w:rFonts w:ascii="Arial" w:cs="Arial" w:eastAsia="Arial" w:hAnsi="Arial"/>
                <w:b/>
                <w:bCs/>
                <w:i w:val="false"/>
                <w:iCs w:val="false"/>
                <w:color w:val="000000"/>
                <w:sz w:val="18"/>
                <w:szCs w:val="18"/>
              </w:rPr>
              <w:t xml:space="preserve">Subject 1: 67, 69, 70, 72, 73, 74, 76, 77, 78, 80, 81, 82, 84, 85, 86, 88, 89, 90, 91, 95.</w:t>
            </w:r>
          </w:p>
          <w:p>
            <w:pPr>
              <w:keepNext/>
              <w:spacing w:after="40" w:before="0"/>
              <w:jc w:val="left"/>
            </w:pPr>
            <w:r>
              <w:rPr>
                <w:rFonts w:ascii="Arial" w:cs="Arial" w:eastAsia="Arial" w:hAnsi="Arial"/>
                <w:b/>
                <w:bCs/>
                <w:i w:val="false"/>
                <w:iCs w:val="false"/>
                <w:color w:val="000000"/>
                <w:sz w:val="18"/>
                <w:szCs w:val="18"/>
              </w:rPr>
              <w:t xml:space="preserve"/>
            </w:r>
          </w:p>
          <w:p>
            <w:pPr>
              <w:keepNext/>
              <w:spacing w:after="40" w:before="0"/>
              <w:jc w:val="left"/>
            </w:pPr>
            <w:r>
              <w:rPr>
                <w:rFonts w:ascii="Arial" w:cs="Arial" w:eastAsia="Arial" w:hAnsi="Arial"/>
                <w:b/>
                <w:bCs/>
                <w:i w:val="false"/>
                <w:iCs w:val="false"/>
                <w:color w:val="000000"/>
                <w:sz w:val="18"/>
                <w:szCs w:val="18"/>
              </w:rPr>
              <w:t xml:space="preserve">Subject 2: 11, 13, 15, 18, 21, 23, 27, 29, 30, 31, 32, 32, 35, 42, 44, 45, 51, 58, 60, 60.</w:t>
            </w:r>
          </w:p>
          <w:p>
            <w:pPr>
              <w:keepNext/>
              <w:spacing w:after="40" w:before="0"/>
              <w:jc w:val="left"/>
            </w:pPr>
            <w:r>
              <w:rPr>
                <w:rFonts w:ascii="Arial" w:cs="Arial" w:eastAsia="Arial" w:hAnsi="Arial"/>
                <w:b/>
                <w:bCs/>
                <w:i w:val="false"/>
                <w:iCs w:val="false"/>
                <w:color w:val="000000"/>
                <w:sz w:val="18"/>
                <w:szCs w:val="18"/>
              </w:rPr>
              <w:t xml:space="preserve"/>
            </w:r>
          </w:p>
          <w:p>
            <w:pPr>
              <w:keepNext/>
              <w:spacing w:after="40" w:before="0"/>
              <w:jc w:val="left"/>
            </w:pPr>
            <w:r>
              <w:rPr>
                <w:rFonts w:ascii="Arial" w:cs="Arial" w:eastAsia="Arial" w:hAnsi="Arial"/>
                <w:b/>
                <w:bCs/>
                <w:i w:val="false"/>
                <w:iCs w:val="false"/>
                <w:color w:val="000000"/>
                <w:sz w:val="18"/>
                <w:szCs w:val="18"/>
              </w:rPr>
              <w:t xml:space="preserve">(a) Using a common class width of 10, with classes written 10-19, 20-29, ... up to 90-99, make one grouped frequency table for both subjects. Use tally marks grouped in fives and show the frequency for each subject. Check your totals.</w:t>
            </w:r>
          </w:p>
          <w:p>
            <w:pPr>
              <w:keepNext/>
              <w:spacing w:after="40" w:before="0"/>
              <w:jc w:val="left"/>
            </w:pPr>
            <w:r>
              <w:rPr>
                <w:rFonts w:ascii="Arial" w:cs="Arial" w:eastAsia="Arial" w:hAnsi="Arial"/>
                <w:b/>
                <w:bCs/>
                <w:i w:val="false"/>
                <w:iCs w:val="false"/>
                <w:color w:val="000000"/>
                <w:sz w:val="18"/>
                <w:szCs w:val="18"/>
              </w:rPr>
              <w:t xml:space="preserve">(b) Why did we use the same classes for both subjects?</w:t>
            </w:r>
          </w:p>
          <w:p>
            <w:pPr>
              <w:keepNext/>
              <w:spacing w:after="40" w:before="0"/>
              <w:jc w:val="left"/>
            </w:pPr>
            <w:r>
              <w:rPr>
                <w:rFonts w:ascii="Arial" w:cs="Arial" w:eastAsia="Arial" w:hAnsi="Arial"/>
                <w:b/>
                <w:bCs/>
                <w:i w:val="false"/>
                <w:iCs w:val="false"/>
                <w:color w:val="000000"/>
                <w:sz w:val="18"/>
                <w:szCs w:val="18"/>
              </w:rPr>
              <w:t xml:space="preserve">(c) If you made an ungrouped frequency table for Subject 1, what would you notice, and why does grouping help Madam Achieng more? (Key Inquiry </w:t>
            </w:r>
            <w:del w:id="9001" w:author="Claude (AI) - proposed" w:date="2026-10-18T00:31:43Z">
              <w:r>
                <w:rPr>
                  <w:rFonts w:ascii="Arial" w:cs="Arial" w:eastAsia="Arial" w:hAnsi="Arial"/>
                  <w:b/>
                  <w:bCs/>
                  <w:i w:val="false"/>
                  <w:iCs w:val="false"/>
                  <w:color w:val="000000"/>
                  <w:sz w:val="18"/>
                  <w:szCs w:val="18"/>
                </w:rPr>
                <w:delText xml:space="preserve">1</w:delText>
              </w:r>
            </w:del>
            <w:ins w:id="9002" w:author="Claude (AI) - proposed" w:date="2026-10-18T00:31:43Z">
              <w:r>
                <w:rPr>
                  <w:rFonts w:ascii="Arial" w:cs="Arial" w:eastAsia="Arial" w:hAnsi="Arial"/>
                  <w:b/>
                  <w:bCs/>
                  <w:i w:val="false"/>
                  <w:iCs w:val="false"/>
                  <w:color w:val="000000"/>
                  <w:sz w:val="18"/>
                  <w:szCs w:val="18"/>
                </w:rPr>
                <w:t xml:space="preserve">2</w:t>
              </w:r>
            </w:ins>
            <w:r>
              <w:rPr>
                <w:rFonts w:ascii="Arial" w:cs="Arial" w:eastAsia="Arial" w:hAnsi="Arial"/>
                <w:b/>
                <w:bCs/>
                <w:i w:val="false"/>
                <w:iCs w:val="false"/>
                <w:color w:val="000000"/>
                <w:sz w:val="18"/>
                <w:szCs w:val="18"/>
              </w:rPr>
              <w:t xml:space="preserve">: How do we </w:t>
            </w:r>
            <w:del w:id="9003" w:author="Claude (AI) - proposed" w:date="2026-10-18T00:31:43Z">
              <w:r>
                <w:rPr>
                  <w:rFonts w:ascii="Arial" w:cs="Arial" w:eastAsia="Arial" w:hAnsi="Arial"/>
                  <w:b/>
                  <w:bCs/>
                  <w:i w:val="false"/>
                  <w:iCs w:val="false"/>
                  <w:color w:val="000000"/>
                  <w:sz w:val="18"/>
                  <w:szCs w:val="18"/>
                </w:rPr>
                <w:delText xml:space="preserve">organise data using frequency distribution tables</w:delText>
              </w:r>
            </w:del>
            <w:ins w:id="9004" w:author="Claude (AI) - proposed" w:date="2026-10-18T00:31:43Z">
              <w:r>
                <w:rPr>
                  <w:rFonts w:ascii="Arial" w:cs="Arial" w:eastAsia="Arial" w:hAnsi="Arial"/>
                  <w:b/>
                  <w:bCs/>
                  <w:i w:val="false"/>
                  <w:iCs w:val="false"/>
                  <w:color w:val="000000"/>
                  <w:sz w:val="18"/>
                  <w:szCs w:val="18"/>
                </w:rPr>
                <w:t xml:space="preserve">represent data</w:t>
              </w:r>
            </w:ins>
            <w:r>
              <w:rPr>
                <w:rFonts w:ascii="Arial" w:cs="Arial" w:eastAsia="Arial" w:hAnsi="Arial"/>
                <w:b/>
                <w:bCs/>
                <w:i w:val="false"/>
                <w:iCs w:val="false"/>
                <w:color w:val="000000"/>
                <w:sz w:val="18"/>
                <w:szCs w:val="18"/>
              </w:rPr>
              <w:t xml:space="preserve">?)</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Finding the typical score</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Use the ordered lists in Part 1 (the sum of the Subject 1 scores is 1607 and the sum of the Subject 2 scores is 677).</w:t>
            </w:r>
          </w:p>
          <w:p>
            <w:pPr>
              <w:keepNext/>
              <w:spacing w:after="40" w:before="0"/>
              <w:jc w:val="left"/>
            </w:pPr>
            <w:r>
              <w:rPr>
                <w:rFonts w:ascii="Arial" w:cs="Arial" w:eastAsia="Arial" w:hAnsi="Arial"/>
                <w:b/>
                <w:bCs/>
                <w:i w:val="false"/>
                <w:iCs w:val="false"/>
                <w:color w:val="000000"/>
                <w:sz w:val="18"/>
                <w:szCs w:val="18"/>
              </w:rPr>
              <w:t xml:space="preserve">(a) Calculate the mean and the median of each subject.</w:t>
            </w:r>
          </w:p>
          <w:p>
            <w:pPr>
              <w:keepNext/>
              <w:spacing w:after="40" w:before="0"/>
              <w:jc w:val="left"/>
            </w:pPr>
            <w:r>
              <w:rPr>
                <w:rFonts w:ascii="Arial" w:cs="Arial" w:eastAsia="Arial" w:hAnsi="Arial"/>
                <w:b/>
                <w:bCs/>
                <w:i w:val="false"/>
                <w:iCs w:val="false"/>
                <w:color w:val="000000"/>
                <w:sz w:val="18"/>
                <w:szCs w:val="18"/>
              </w:rPr>
              <w:t xml:space="preserve">(b) State the mode of each subject, and explain what it means when a set has no mode or two modes.</w:t>
            </w:r>
          </w:p>
          <w:p>
            <w:pPr>
              <w:keepNext/>
              <w:spacing w:after="40" w:before="0"/>
              <w:jc w:val="left"/>
            </w:pPr>
            <w:r>
              <w:rPr>
                <w:rFonts w:ascii="Arial" w:cs="Arial" w:eastAsia="Arial" w:hAnsi="Arial"/>
                <w:b/>
                <w:bCs/>
                <w:i w:val="false"/>
                <w:iCs w:val="false"/>
                <w:color w:val="000000"/>
                <w:sz w:val="18"/>
                <w:szCs w:val="18"/>
              </w:rPr>
              <w:t xml:space="preserve">(c) Compare the typical score in each subject with the pass mark of 50. What does this suggest about whether the learners are weak overall?</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Reading position and spread from cumulative frequency</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The grouped frequencies are:</w:t>
            </w:r>
          </w:p>
          <w:p>
            <w:pPr>
              <w:keepNext/>
              <w:spacing w:after="40" w:before="0"/>
              <w:jc w:val="left"/>
            </w:pPr>
            <w:r>
              <w:rPr>
                <w:rFonts w:ascii="Arial" w:cs="Arial" w:eastAsia="Arial" w:hAnsi="Arial"/>
                <w:b/>
                <w:bCs/>
                <w:i w:val="false"/>
                <w:iCs w:val="false"/>
                <w:color w:val="000000"/>
                <w:sz w:val="18"/>
                <w:szCs w:val="18"/>
              </w:rPr>
              <w:t xml:space="preserve"/>
            </w:r>
          </w:p>
          <w:tbl>
            <w:tblPr>
              <w:tblW w:type="dxa" w:w="1332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4440"/>
              <w:gridCol w:w="4440"/>
              <w:gridCol w:w="4440"/>
            </w:tblGrid>
            <w:tr>
              <w:tc>
                <w:tcPr>
                  <w:tcW w:type="dxa" w:w="444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444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 1 f</w:t>
                  </w:r>
                </w:p>
              </w:tc>
              <w:tc>
                <w:tcPr>
                  <w:tcW w:type="dxa" w:w="444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 2 f</w:t>
                  </w:r>
                </w:p>
              </w:tc>
            </w:tr>
            <w:tr>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10-19</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4</w:t>
                  </w:r>
                </w:p>
              </w:tc>
            </w:tr>
            <w:tr>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20-29</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4</w:t>
                  </w:r>
                </w:p>
              </w:tc>
            </w:tr>
            <w:tr>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30-39</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5</w:t>
                  </w:r>
                </w:p>
              </w:tc>
            </w:tr>
            <w:tr>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40-49</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3</w:t>
                  </w:r>
                </w:p>
              </w:tc>
            </w:tr>
            <w:tr>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50-59</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w:t>
                  </w:r>
                </w:p>
              </w:tc>
            </w:tr>
            <w:tr>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60-69</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w:t>
                  </w:r>
                </w:p>
              </w:tc>
            </w:tr>
            <w:tr>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70-79</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7</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w:t>
                  </w:r>
                </w:p>
              </w:tc>
            </w:tr>
            <w:tr>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80-89</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8</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w:t>
                  </w:r>
                </w:p>
              </w:tc>
            </w:tr>
            <w:tr>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90-99</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3</w:t>
                  </w:r>
                </w:p>
              </w:tc>
              <w:tc>
                <w:tcPr>
                  <w:tcW w:type="dxa" w:w="44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w:t>
                  </w:r>
                </w:p>
              </w:tc>
            </w:tr>
          </w:tbl>
          <w:p>
            <w:pPr>
              <w:keepNext w:val="false"/>
              <w:spacing w:after="60" w:before="0"/>
              <w:jc w:val="left"/>
            </w:pPr>
            <w:r>
              <w:rPr>
                <w:rFonts w:ascii="Arial" w:cs="Arial" w:eastAsia="Arial" w:hAnsi="Arial"/>
                <w:b w:val="false"/>
                <w:bCs w:val="false"/>
                <w:i w:val="false"/>
                <w:iCs w:val="false"/>
                <w:color w:val="000000"/>
                <w:sz w:val="18"/>
                <w:szCs w:val="18"/>
              </w:rPr>
              <w:t xml:space="preserve"/>
            </w:r>
          </w:p>
          <w:p>
            <w:pPr>
              <w:keepNext/>
              <w:spacing w:after="40" w:before="0"/>
              <w:jc w:val="left"/>
            </w:pPr>
            <w:r>
              <w:rPr>
                <w:rFonts w:ascii="Arial" w:cs="Arial" w:eastAsia="Arial" w:hAnsi="Arial"/>
                <w:b/>
                <w:bCs/>
                <w:i w:val="false"/>
                <w:iCs w:val="false"/>
                <w:color w:val="000000"/>
                <w:sz w:val="18"/>
                <w:szCs w:val="18"/>
              </w:rPr>
              <w:t xml:space="preserve"/>
            </w:r>
          </w:p>
          <w:p>
            <w:pPr>
              <w:keepNext/>
              <w:spacing w:after="40" w:before="0"/>
              <w:jc w:val="left"/>
            </w:pPr>
            <w:r>
              <w:rPr>
                <w:rFonts w:ascii="Arial" w:cs="Arial" w:eastAsia="Arial" w:hAnsi="Arial"/>
                <w:b/>
                <w:bCs/>
                <w:i w:val="false"/>
                <w:iCs w:val="false"/>
                <w:color w:val="000000"/>
                <w:sz w:val="18"/>
                <w:szCs w:val="18"/>
              </w:rPr>
              <w:t xml:space="preserve">(a) Make a cumulative frequency table for Subject 2 using the upper class boundaries (less-than values).</w:t>
            </w:r>
          </w:p>
          <w:p>
            <w:pPr>
              <w:keepNext/>
              <w:spacing w:after="40" w:before="0"/>
              <w:jc w:val="left"/>
            </w:pPr>
            <w:r>
              <w:rPr>
                <w:rFonts w:ascii="Arial" w:cs="Arial" w:eastAsia="Arial" w:hAnsi="Arial"/>
                <w:b/>
                <w:bCs/>
                <w:i w:val="false"/>
                <w:iCs w:val="false"/>
                <w:color w:val="000000"/>
                <w:sz w:val="18"/>
                <w:szCs w:val="18"/>
              </w:rPr>
              <w:t xml:space="preserve">(b) Using the 5th, 10th and 15th learners, estimate Q1, the median and Q3 for Subject 2, and its interquartile range (IQR). Show your working.</w:t>
            </w:r>
          </w:p>
          <w:p>
            <w:pPr>
              <w:keepNext/>
              <w:spacing w:after="40" w:before="0"/>
              <w:jc w:val="left"/>
            </w:pPr>
            <w:r>
              <w:rPr>
                <w:rFonts w:ascii="Arial" w:cs="Arial" w:eastAsia="Arial" w:hAnsi="Arial"/>
                <w:b/>
                <w:bCs/>
                <w:i w:val="false"/>
                <w:iCs w:val="false"/>
                <w:color w:val="000000"/>
                <w:sz w:val="18"/>
                <w:szCs w:val="18"/>
              </w:rPr>
              <w:t xml:space="preserve">(c) For Subject 1 the estimates are Q1 = 73.8 and Q3 = 87.0. Find its estimated IQR and compare it with that of Subject 2. What does this tell you about the spread of the middle half of the learners in each subject?</w:t>
            </w:r>
          </w:p>
          <w:p>
            <w:pPr>
              <w:keepNext/>
              <w:spacing w:after="40" w:before="0"/>
              <w:jc w:val="left"/>
            </w:pPr>
            <w:r>
              <w:rPr>
                <w:rFonts w:ascii="Arial" w:cs="Arial" w:eastAsia="Arial" w:hAnsi="Arial"/>
                <w:b/>
                <w:bCs/>
                <w:i w:val="false"/>
                <w:iCs w:val="false"/>
                <w:color w:val="000000"/>
                <w:sz w:val="18"/>
                <w:szCs w:val="18"/>
              </w:rPr>
              <w:t xml:space="preserve">(d) Why are these values called estimates?</w:t>
            </w:r>
          </w:p>
          <w:p>
            <w:pPr>
              <w:keepNext w:val="false"/>
              <w:spacing w:after="60" w:before="0"/>
              <w:jc w:val="left"/>
            </w:pPr>
            <w:r>
              <w:rPr>
                <w:rFonts w:ascii="Arial" w:cs="Arial" w:eastAsia="Arial" w:hAnsi="Arial"/>
                <w:b w:val="false"/>
                <w:bCs w:val="false"/>
                <w:i w:val="false"/>
                <w:iCs w:val="false"/>
                <w:color w:val="000000"/>
                <w:sz w:val="18"/>
                <w:szCs w:val="18"/>
              </w:rPr>
              <w:t xml:space="preserve"/>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Claim, evidence and reasoning</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classmate says: 'These 20 learners are all weak, so Madam Achieng should tell the whole class to repeat the term.'</w:t>
            </w:r>
          </w:p>
          <w:p>
            <w:pPr>
              <w:keepNext/>
              <w:spacing w:after="40" w:before="0"/>
              <w:jc w:val="left"/>
            </w:pPr>
            <w:r>
              <w:rPr>
                <w:rFonts w:ascii="Arial" w:cs="Arial" w:eastAsia="Arial" w:hAnsi="Arial"/>
                <w:b/>
                <w:bCs/>
                <w:i w:val="false"/>
                <w:iCs w:val="false"/>
                <w:color w:val="000000"/>
                <w:sz w:val="18"/>
                <w:szCs w:val="18"/>
              </w:rPr>
              <w:t xml:space="preserve">(a) Write a claim-evidence-reasoning response. Use at least three pieces of evidence from the tables, measures or graphs (for example pass counts, a measure of centre and a measure of spread).</w:t>
            </w:r>
          </w:p>
          <w:p>
            <w:pPr>
              <w:keepNext/>
              <w:spacing w:after="40" w:before="0"/>
              <w:jc w:val="left"/>
            </w:pPr>
            <w:r>
              <w:rPr>
                <w:rFonts w:ascii="Arial" w:cs="Arial" w:eastAsia="Arial" w:hAnsi="Arial"/>
                <w:b/>
                <w:bCs/>
                <w:i w:val="false"/>
                <w:iCs w:val="false"/>
                <w:color w:val="000000"/>
                <w:sz w:val="18"/>
                <w:szCs w:val="18"/>
              </w:rPr>
              <w:t xml:space="preserve">(b) We saw that Subject 1 histograms and polygons are narrow and to the right, and Subject 2 histograms and polygons are wide and to the left. Explain what this shape tells you that the raw lists did not.</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Recommendations and why data helps decisions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Madam Achieng wants a final report that answers the driving question: How can you use the two sets of data to predict the learners' and the teachers' next steps?</w:t>
            </w:r>
          </w:p>
          <w:p>
            <w:pPr>
              <w:keepNext/>
              <w:spacing w:after="40" w:before="0"/>
              <w:jc w:val="left"/>
            </w:pPr>
            <w:r>
              <w:rPr>
                <w:rFonts w:ascii="Arial" w:cs="Arial" w:eastAsia="Arial" w:hAnsi="Arial"/>
                <w:b/>
                <w:bCs/>
                <w:i w:val="false"/>
                <w:iCs w:val="false"/>
                <w:color w:val="000000"/>
                <w:sz w:val="18"/>
                <w:szCs w:val="18"/>
              </w:rPr>
              <w:t xml:space="preserve">(a) Write one evidence-based recommendation each for Mr. Otieno, for Mrs. Wanjiku and the learners, and for the 16 learners who scored below 50 in Subject 2. Link each to the data.</w:t>
            </w:r>
          </w:p>
          <w:p>
            <w:pPr>
              <w:keepNext/>
              <w:spacing w:after="40" w:before="0"/>
              <w:jc w:val="left"/>
            </w:pPr>
            <w:r>
              <w:rPr>
                <w:rFonts w:ascii="Arial" w:cs="Arial" w:eastAsia="Arial" w:hAnsi="Arial"/>
                <w:b/>
                <w:bCs/>
                <w:i w:val="false"/>
                <w:iCs w:val="false"/>
                <w:color w:val="000000"/>
                <w:sz w:val="18"/>
                <w:szCs w:val="18"/>
              </w:rPr>
              <w:t xml:space="preserve">(b) Name two reasons that could explain the difference in scores. Explain why you cannot yet claim that either is the cause, and what further data you would collect.</w:t>
            </w:r>
          </w:p>
          <w:p>
            <w:pPr>
              <w:keepNext/>
              <w:spacing w:after="40" w:before="0"/>
              <w:jc w:val="left"/>
            </w:pPr>
            <w:r>
              <w:rPr>
                <w:rFonts w:ascii="Arial" w:cs="Arial" w:eastAsia="Arial" w:hAnsi="Arial"/>
                <w:b/>
                <w:bCs/>
                <w:i w:val="false"/>
                <w:iCs w:val="false"/>
                <w:color w:val="000000"/>
                <w:sz w:val="18"/>
                <w:szCs w:val="18"/>
              </w:rPr>
              <w:t xml:space="preserve">(c) Answer </w:t>
            </w:r>
            <w:del w:id="9005" w:author="Claude (AI) - proposed" w:date="2026-10-18T00:31:43Z">
              <w:r>
                <w:rPr>
                  <w:rFonts w:ascii="Arial" w:cs="Arial" w:eastAsia="Arial" w:hAnsi="Arial"/>
                  <w:b/>
                  <w:bCs/>
                  <w:i w:val="false"/>
                  <w:iCs w:val="false"/>
                  <w:color w:val="000000"/>
                  <w:sz w:val="18"/>
                  <w:szCs w:val="18"/>
                </w:rPr>
                <w:delText xml:space="preserve">Key Inquiry 2</w:delText>
              </w:r>
            </w:del>
            <w:ins w:id="9006" w:author="Claude (AI) - proposed" w:date="2026-10-18T00:31:43Z">
              <w:r>
                <w:rPr>
                  <w:rFonts w:ascii="Arial" w:cs="Arial" w:eastAsia="Arial" w:hAnsi="Arial"/>
                  <w:b/>
                  <w:bCs/>
                  <w:i w:val="false"/>
                  <w:iCs w:val="false"/>
                  <w:color w:val="000000"/>
                  <w:sz w:val="18"/>
                  <w:szCs w:val="18"/>
                </w:rPr>
                <w:t xml:space="preserve">KICD Key Inquiry 3 (How do we use statistics in day-to-day life?)</w:t>
              </w:r>
            </w:ins>
            <w:r>
              <w:rPr>
                <w:rFonts w:ascii="Arial" w:cs="Arial" w:eastAsia="Arial" w:hAnsi="Arial"/>
                <w:b/>
                <w:bCs/>
                <w:i w:val="false"/>
                <w:iCs w:val="false"/>
                <w:color w:val="000000"/>
                <w:sz w:val="18"/>
                <w:szCs w:val="18"/>
              </w:rPr>
              <w:t xml:space="preserve">: Why is it important to collect, organise and interpret data in making decisions? Use what changed between the raw lists and your tables, measures and graphs.</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Organising data (frequency tables</w:t>
            </w:r>
            <w:del w:id="9007" w:author="Claude (AI) - proposed" w:date="2026-10-18T00:31:43Z">
              <w:r>
                <w:rPr>
                  <w:rFonts w:ascii="Arial" w:cs="Arial" w:eastAsia="Arial" w:hAnsi="Arial"/>
                  <w:b w:val="false"/>
                  <w:bCs w:val="false"/>
                  <w:i w:val="false"/>
                  <w:iCs w:val="false"/>
                  <w:color w:val="000000"/>
                  <w:sz w:val="18"/>
                  <w:szCs w:val="18"/>
                </w:rPr>
                <w:delText xml:space="preserve">, Key Inquiry 1</w:delText>
              </w:r>
            </w:del>
            <w:r>
              <w:rPr>
                <w:rFonts w:ascii="Arial" w:cs="Arial" w:eastAsia="Arial" w:hAnsi="Arial"/>
                <w:b w:val="false"/>
                <w:bCs w:val="false"/>
                <w:i w:val="false"/>
                <w:iCs w:val="false"/>
                <w:color w:val="000000"/>
                <w:sz w:val="18"/>
                <w:szCs w:val="18"/>
              </w:rPr>
              <w:t xml:space="preserve">)</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08" w:author="Claude (AI) - proposed" w:date="2026-10-18T00:31:43Z">
              <w:r>
                <w:rPr>
                  <w:rFonts w:ascii="Arial" w:cs="Arial" w:eastAsia="Arial" w:hAnsi="Arial"/>
                  <w:b w:val="false"/>
                  <w:bCs w:val="false"/>
                  <w:i w:val="false"/>
                  <w:iCs w:val="false"/>
                  <w:color w:val="000000"/>
                  <w:sz w:val="18"/>
                  <w:szCs w:val="18"/>
                </w:rPr>
                <w:delText xml:space="preserve">Builds</w:delText>
              </w:r>
            </w:del>
            <w:ins w:id="9009" w:author="Claude (AI) - proposed" w:date="2026-10-18T00:31:43Z">
              <w:r>
                <w:rPr>
                  <w:rFonts w:ascii="Arial" w:cs="Arial" w:eastAsia="Arial" w:hAnsi="Arial"/>
                  <w:b w:val="false"/>
                  <w:bCs w:val="false"/>
                  <w:i w:val="false"/>
                  <w:iCs w:val="false"/>
                  <w:color w:val="000000"/>
                  <w:sz w:val="18"/>
                  <w:szCs w:val="18"/>
                </w:rPr>
                <w:t xml:space="preserve">Exceeds expectations: builds</w:t>
              </w:r>
            </w:ins>
            <w:r>
              <w:rPr>
                <w:rFonts w:ascii="Arial" w:cs="Arial" w:eastAsia="Arial" w:hAnsi="Arial"/>
                <w:b w:val="false"/>
                <w:bCs w:val="false"/>
                <w:i w:val="false"/>
                <w:iCs w:val="false"/>
                <w:color w:val="000000"/>
                <w:sz w:val="18"/>
                <w:szCs w:val="18"/>
              </w:rPr>
              <w:t xml:space="preserve"> a complete, correct grouped table with a common class width of 10, correct tallies and frequencies totalling 20 for each subject, and clearly explains why grouping is more useful than an ungrouped table.</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10" w:author="Claude (AI) - proposed" w:date="2026-10-18T00:31:43Z">
              <w:r>
                <w:rPr>
                  <w:rFonts w:ascii="Arial" w:cs="Arial" w:eastAsia="Arial" w:hAnsi="Arial"/>
                  <w:b w:val="false"/>
                  <w:bCs w:val="false"/>
                  <w:i w:val="false"/>
                  <w:iCs w:val="false"/>
                  <w:color w:val="000000"/>
                  <w:sz w:val="18"/>
                  <w:szCs w:val="18"/>
                </w:rPr>
                <w:delText xml:space="preserve">Builds</w:delText>
              </w:r>
            </w:del>
            <w:ins w:id="9011" w:author="Claude (AI) - proposed" w:date="2026-10-18T00:31:43Z">
              <w:r>
                <w:rPr>
                  <w:rFonts w:ascii="Arial" w:cs="Arial" w:eastAsia="Arial" w:hAnsi="Arial"/>
                  <w:b w:val="false"/>
                  <w:bCs w:val="false"/>
                  <w:i w:val="false"/>
                  <w:iCs w:val="false"/>
                  <w:color w:val="000000"/>
                  <w:sz w:val="18"/>
                  <w:szCs w:val="18"/>
                </w:rPr>
                <w:t xml:space="preserve">Meets expectations: builds</w:t>
              </w:r>
            </w:ins>
            <w:r>
              <w:rPr>
                <w:rFonts w:ascii="Arial" w:cs="Arial" w:eastAsia="Arial" w:hAnsi="Arial"/>
                <w:b w:val="false"/>
                <w:bCs w:val="false"/>
                <w:i w:val="false"/>
                <w:iCs w:val="false"/>
                <w:color w:val="000000"/>
                <w:sz w:val="18"/>
                <w:szCs w:val="18"/>
              </w:rPr>
              <w:t xml:space="preserve"> a mostly correct table with one small error, and gives a basic reason for using the same classes or for grouping.</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12" w:author="Claude (AI) - proposed" w:date="2026-10-18T00:31:43Z">
              <w:r>
                <w:rPr>
                  <w:rFonts w:ascii="Arial" w:cs="Arial" w:eastAsia="Arial" w:hAnsi="Arial"/>
                  <w:b w:val="false"/>
                  <w:bCs w:val="false"/>
                  <w:i w:val="false"/>
                  <w:iCs w:val="false"/>
                  <w:color w:val="000000"/>
                  <w:sz w:val="18"/>
                  <w:szCs w:val="18"/>
                </w:rPr>
                <w:delText xml:space="preserve">Table</w:delText>
              </w:r>
            </w:del>
            <w:ins w:id="9013" w:author="Claude (AI) - proposed" w:date="2026-10-18T00:31:43Z">
              <w:r>
                <w:rPr>
                  <w:rFonts w:ascii="Arial" w:cs="Arial" w:eastAsia="Arial" w:hAnsi="Arial"/>
                  <w:b w:val="false"/>
                  <w:bCs w:val="false"/>
                  <w:i w:val="false"/>
                  <w:iCs w:val="false"/>
                  <w:color w:val="000000"/>
                  <w:sz w:val="18"/>
                  <w:szCs w:val="18"/>
                </w:rPr>
                <w:t xml:space="preserve">Approaches expectations: table</w:t>
              </w:r>
            </w:ins>
            <w:r>
              <w:rPr>
                <w:rFonts w:ascii="Arial" w:cs="Arial" w:eastAsia="Arial" w:hAnsi="Arial"/>
                <w:b w:val="false"/>
                <w:bCs w:val="false"/>
                <w:i w:val="false"/>
                <w:iCs w:val="false"/>
                <w:color w:val="000000"/>
                <w:sz w:val="18"/>
                <w:szCs w:val="18"/>
              </w:rPr>
              <w:t xml:space="preserve"> has several errors or totals that do not equal 20, or gives no reason for the choice of classes</w:t>
            </w:r>
            <w:ins w:id="9014" w:author="Claude (AI) - proposed" w:date="2026-10-18T00:31:43Z">
              <w:r>
                <w:rPr>
                  <w:rFonts w:ascii="Arial" w:cs="Arial" w:eastAsia="Arial" w:hAnsi="Arial"/>
                  <w:b w:val="false"/>
                  <w:bCs w:val="false"/>
                  <w:i w:val="false"/>
                  <w:iCs w:val="false"/>
                  <w:color w:val="000000"/>
                  <w:sz w:val="18"/>
                  <w:szCs w:val="18"/>
                </w:rPr>
                <w:t xml:space="preserve">; needs help to complete the table</w:t>
              </w:r>
            </w:ins>
            <w:r>
              <w:rPr>
                <w:rFonts w:ascii="Arial" w:cs="Arial" w:eastAsia="Arial" w:hAnsi="Arial"/>
                <w:b w:val="false"/>
                <w:bCs w:val="false"/>
                <w:i w:val="false"/>
                <w:iCs w:val="false"/>
                <w:color w:val="000000"/>
                <w:sz w:val="18"/>
                <w:szCs w:val="18"/>
              </w:rPr>
              <w:t xml:space="preserv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Calculating measures (mean, median, mode, quartiles, IQR)</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15" w:author="Claude (AI) - proposed" w:date="2026-10-18T00:31:43Z">
              <w:r>
                <w:rPr>
                  <w:rFonts w:ascii="Arial" w:cs="Arial" w:eastAsia="Arial" w:hAnsi="Arial"/>
                  <w:b w:val="false"/>
                  <w:bCs w:val="false"/>
                  <w:i w:val="false"/>
                  <w:iCs w:val="false"/>
                  <w:color w:val="000000"/>
                  <w:sz w:val="18"/>
                  <w:szCs w:val="18"/>
                </w:rPr>
                <w:delText xml:space="preserve">All</w:delText>
              </w:r>
            </w:del>
            <w:ins w:id="9016" w:author="Claude (AI) - proposed" w:date="2026-10-18T00:31:43Z">
              <w:r>
                <w:rPr>
                  <w:rFonts w:ascii="Arial" w:cs="Arial" w:eastAsia="Arial" w:hAnsi="Arial"/>
                  <w:b w:val="false"/>
                  <w:bCs w:val="false"/>
                  <w:i w:val="false"/>
                  <w:iCs w:val="false"/>
                  <w:color w:val="000000"/>
                  <w:sz w:val="18"/>
                  <w:szCs w:val="18"/>
                </w:rPr>
                <w:t xml:space="preserve">Exceeds expectations: all</w:t>
              </w:r>
            </w:ins>
            <w:r>
              <w:rPr>
                <w:rFonts w:ascii="Arial" w:cs="Arial" w:eastAsia="Arial" w:hAnsi="Arial"/>
                <w:b w:val="false"/>
                <w:bCs w:val="false"/>
                <w:i w:val="false"/>
                <w:iCs w:val="false"/>
                <w:color w:val="000000"/>
                <w:sz w:val="18"/>
                <w:szCs w:val="18"/>
              </w:rPr>
              <w:t xml:space="preserve"> measures are correct (80.35, 80.5, 33.85, 31.5, modes 32 and 60, IQR estimates 13.2 and 24.2) with clear working, and grouped values are called estimates with a reason given.</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17" w:author="Claude (AI) - proposed" w:date="2026-10-18T00:31:43Z">
              <w:r>
                <w:rPr>
                  <w:rFonts w:ascii="Arial" w:cs="Arial" w:eastAsia="Arial" w:hAnsi="Arial"/>
                  <w:b w:val="false"/>
                  <w:bCs w:val="false"/>
                  <w:i w:val="false"/>
                  <w:iCs w:val="false"/>
                  <w:color w:val="000000"/>
                  <w:sz w:val="18"/>
                  <w:szCs w:val="18"/>
                </w:rPr>
                <w:delText xml:space="preserve">Most</w:delText>
              </w:r>
            </w:del>
            <w:ins w:id="9018" w:author="Claude (AI) - proposed" w:date="2026-10-18T00:31:43Z">
              <w:r>
                <w:rPr>
                  <w:rFonts w:ascii="Arial" w:cs="Arial" w:eastAsia="Arial" w:hAnsi="Arial"/>
                  <w:b w:val="false"/>
                  <w:bCs w:val="false"/>
                  <w:i w:val="false"/>
                  <w:iCs w:val="false"/>
                  <w:color w:val="000000"/>
                  <w:sz w:val="18"/>
                  <w:szCs w:val="18"/>
                </w:rPr>
                <w:t xml:space="preserve">Meets expectations: most</w:t>
              </w:r>
            </w:ins>
            <w:r>
              <w:rPr>
                <w:rFonts w:ascii="Arial" w:cs="Arial" w:eastAsia="Arial" w:hAnsi="Arial"/>
                <w:b w:val="false"/>
                <w:bCs w:val="false"/>
                <w:i w:val="false"/>
                <w:iCs w:val="false"/>
                <w:color w:val="000000"/>
                <w:sz w:val="18"/>
                <w:szCs w:val="18"/>
              </w:rPr>
              <w:t xml:space="preserve"> measures are correct with working shown, with a small slip, or the reason for 'estimate' is incomplete.</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19" w:author="Claude (AI) - proposed" w:date="2026-10-18T00:31:43Z">
              <w:r>
                <w:rPr>
                  <w:rFonts w:ascii="Arial" w:cs="Arial" w:eastAsia="Arial" w:hAnsi="Arial"/>
                  <w:b w:val="false"/>
                  <w:bCs w:val="false"/>
                  <w:i w:val="false"/>
                  <w:iCs w:val="false"/>
                  <w:color w:val="000000"/>
                  <w:sz w:val="18"/>
                  <w:szCs w:val="18"/>
                </w:rPr>
                <w:delText xml:space="preserve">Several</w:delText>
              </w:r>
            </w:del>
            <w:ins w:id="9020" w:author="Claude (AI) - proposed" w:date="2026-10-18T00:31:43Z">
              <w:r>
                <w:rPr>
                  <w:rFonts w:ascii="Arial" w:cs="Arial" w:eastAsia="Arial" w:hAnsi="Arial"/>
                  <w:b w:val="false"/>
                  <w:bCs w:val="false"/>
                  <w:i w:val="false"/>
                  <w:iCs w:val="false"/>
                  <w:color w:val="000000"/>
                  <w:sz w:val="18"/>
                  <w:szCs w:val="18"/>
                </w:rPr>
                <w:t xml:space="preserve">Approaches expectations: several</w:t>
              </w:r>
            </w:ins>
            <w:r>
              <w:rPr>
                <w:rFonts w:ascii="Arial" w:cs="Arial" w:eastAsia="Arial" w:hAnsi="Arial"/>
                <w:b w:val="false"/>
                <w:bCs w:val="false"/>
                <w:i w:val="false"/>
                <w:iCs w:val="false"/>
                <w:color w:val="000000"/>
                <w:sz w:val="18"/>
                <w:szCs w:val="18"/>
              </w:rPr>
              <w:t xml:space="preserve"> measures are incorrect or working is missing, and </w:t>
            </w:r>
            <w:ins w:id="9021" w:author="Claude (AI) - proposed" w:date="2026-10-18T00:31:43Z">
              <w:r>
                <w:rPr>
                  <w:rFonts w:ascii="Arial" w:cs="Arial" w:eastAsia="Arial" w:hAnsi="Arial"/>
                  <w:b w:val="false"/>
                  <w:bCs w:val="false"/>
                  <w:i w:val="false"/>
                  <w:iCs w:val="false"/>
                  <w:color w:val="000000"/>
                  <w:sz w:val="18"/>
                  <w:szCs w:val="18"/>
                </w:rPr>
                <w:t xml:space="preserve">the learner </w:t>
              </w:r>
            </w:ins>
            <w:r>
              <w:rPr>
                <w:rFonts w:ascii="Arial" w:cs="Arial" w:eastAsia="Arial" w:hAnsi="Arial"/>
                <w:b w:val="false"/>
                <w:bCs w:val="false"/>
                <w:i w:val="false"/>
                <w:iCs w:val="false"/>
                <w:color w:val="000000"/>
                <w:sz w:val="18"/>
                <w:szCs w:val="18"/>
              </w:rPr>
              <w:t xml:space="preserve">does not recognise grouped values as estimates.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Interpreting tables, measures and graphs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22" w:author="Claude (AI) - proposed" w:date="2026-10-18T00:31:43Z">
              <w:r>
                <w:rPr>
                  <w:rFonts w:ascii="Arial" w:cs="Arial" w:eastAsia="Arial" w:hAnsi="Arial"/>
                  <w:b w:val="false"/>
                  <w:bCs w:val="false"/>
                  <w:i w:val="false"/>
                  <w:iCs w:val="false"/>
                  <w:color w:val="000000"/>
                  <w:sz w:val="18"/>
                  <w:szCs w:val="18"/>
                </w:rPr>
                <w:delText xml:space="preserve">Uses</w:delText>
              </w:r>
            </w:del>
            <w:ins w:id="9023" w:author="Claude (AI) - proposed" w:date="2026-10-18T00:31:43Z">
              <w:r>
                <w:rPr>
                  <w:rFonts w:ascii="Arial" w:cs="Arial" w:eastAsia="Arial" w:hAnsi="Arial"/>
                  <w:b w:val="false"/>
                  <w:bCs w:val="false"/>
                  <w:i w:val="false"/>
                  <w:iCs w:val="false"/>
                  <w:color w:val="000000"/>
                  <w:sz w:val="18"/>
                  <w:szCs w:val="18"/>
                </w:rPr>
                <w:t xml:space="preserve">Exceeds expectations: uses</w:t>
              </w:r>
            </w:ins>
            <w:r>
              <w:rPr>
                <w:rFonts w:ascii="Arial" w:cs="Arial" w:eastAsia="Arial" w:hAnsi="Arial"/>
                <w:b w:val="false"/>
                <w:bCs w:val="false"/>
                <w:i w:val="false"/>
                <w:iCs w:val="false"/>
                <w:color w:val="000000"/>
                <w:sz w:val="18"/>
                <w:szCs w:val="18"/>
              </w:rPr>
              <w:t xml:space="preserve"> centre, spread, shape and pass rate together to compare the subjects, and explains what the graphs show that the raw lists hid.</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24" w:author="Claude (AI) - proposed" w:date="2026-10-18T00:31:43Z">
              <w:r>
                <w:rPr>
                  <w:rFonts w:ascii="Arial" w:cs="Arial" w:eastAsia="Arial" w:hAnsi="Arial"/>
                  <w:b w:val="false"/>
                  <w:bCs w:val="false"/>
                  <w:i w:val="false"/>
                  <w:iCs w:val="false"/>
                  <w:color w:val="000000"/>
                  <w:sz w:val="18"/>
                  <w:szCs w:val="18"/>
                </w:rPr>
                <w:delText xml:space="preserve">Uses</w:delText>
              </w:r>
            </w:del>
            <w:ins w:id="9025" w:author="Claude (AI) - proposed" w:date="2026-10-18T00:31:43Z">
              <w:r>
                <w:rPr>
                  <w:rFonts w:ascii="Arial" w:cs="Arial" w:eastAsia="Arial" w:hAnsi="Arial"/>
                  <w:b w:val="false"/>
                  <w:bCs w:val="false"/>
                  <w:i w:val="false"/>
                  <w:iCs w:val="false"/>
                  <w:color w:val="000000"/>
                  <w:sz w:val="18"/>
                  <w:szCs w:val="18"/>
                </w:rPr>
                <w:t xml:space="preserve">Meets expectations: uses</w:t>
              </w:r>
            </w:ins>
            <w:r>
              <w:rPr>
                <w:rFonts w:ascii="Arial" w:cs="Arial" w:eastAsia="Arial" w:hAnsi="Arial"/>
                <w:b w:val="false"/>
                <w:bCs w:val="false"/>
                <w:i w:val="false"/>
                <w:iCs w:val="false"/>
                <w:color w:val="000000"/>
                <w:sz w:val="18"/>
                <w:szCs w:val="18"/>
              </w:rPr>
              <w:t xml:space="preserve"> at least two features (such as the mean and the pass count) to compare the subjects, with limited reference to spread or shape.</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26" w:author="Claude (AI) - proposed" w:date="2026-10-18T00:31:43Z">
              <w:r>
                <w:rPr>
                  <w:rFonts w:ascii="Arial" w:cs="Arial" w:eastAsia="Arial" w:hAnsi="Arial"/>
                  <w:b w:val="false"/>
                  <w:bCs w:val="false"/>
                  <w:i w:val="false"/>
                  <w:iCs w:val="false"/>
                  <w:color w:val="000000"/>
                  <w:sz w:val="18"/>
                  <w:szCs w:val="18"/>
                </w:rPr>
                <w:delText xml:space="preserve">Only</w:delText>
              </w:r>
            </w:del>
            <w:ins w:id="9027" w:author="Claude (AI) - proposed" w:date="2026-10-18T00:31:43Z">
              <w:r>
                <w:rPr>
                  <w:rFonts w:ascii="Arial" w:cs="Arial" w:eastAsia="Arial" w:hAnsi="Arial"/>
                  <w:b w:val="false"/>
                  <w:bCs w:val="false"/>
                  <w:i w:val="false"/>
                  <w:iCs w:val="false"/>
                  <w:color w:val="000000"/>
                  <w:sz w:val="18"/>
                  <w:szCs w:val="18"/>
                </w:rPr>
                <w:t xml:space="preserve">Approaches expectations: only</w:t>
              </w:r>
            </w:ins>
            <w:r>
              <w:rPr>
                <w:rFonts w:ascii="Arial" w:cs="Arial" w:eastAsia="Arial" w:hAnsi="Arial"/>
                <w:b w:val="false"/>
                <w:bCs w:val="false"/>
                <w:i w:val="false"/>
                <w:iCs w:val="false"/>
                <w:color w:val="000000"/>
                <w:sz w:val="18"/>
                <w:szCs w:val="18"/>
              </w:rPr>
              <w:t xml:space="preserve"> lists numbers or describes one subject, with no comparison.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and recommendations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28" w:author="Claude (AI) - proposed" w:date="2026-10-18T00:31:43Z">
              <w:r>
                <w:rPr>
                  <w:rFonts w:ascii="Arial" w:cs="Arial" w:eastAsia="Arial" w:hAnsi="Arial"/>
                  <w:b w:val="false"/>
                  <w:bCs w:val="false"/>
                  <w:i w:val="false"/>
                  <w:iCs w:val="false"/>
                  <w:color w:val="000000"/>
                  <w:sz w:val="18"/>
                  <w:szCs w:val="18"/>
                </w:rPr>
                <w:delText xml:space="preserve">Gives</w:delText>
              </w:r>
            </w:del>
            <w:ins w:id="9029" w:author="Claude (AI) - proposed" w:date="2026-10-18T00:31:43Z">
              <w:r>
                <w:rPr>
                  <w:rFonts w:ascii="Arial" w:cs="Arial" w:eastAsia="Arial" w:hAnsi="Arial"/>
                  <w:b w:val="false"/>
                  <w:bCs w:val="false"/>
                  <w:i w:val="false"/>
                  <w:iCs w:val="false"/>
                  <w:color w:val="000000"/>
                  <w:sz w:val="18"/>
                  <w:szCs w:val="18"/>
                </w:rPr>
                <w:t xml:space="preserve">Exceeds expectations: gives</w:t>
              </w:r>
            </w:ins>
            <w:r>
              <w:rPr>
                <w:rFonts w:ascii="Arial" w:cs="Arial" w:eastAsia="Arial" w:hAnsi="Arial"/>
                <w:b w:val="false"/>
                <w:bCs w:val="false"/>
                <w:i w:val="false"/>
                <w:iCs w:val="false"/>
                <w:color w:val="000000"/>
                <w:sz w:val="18"/>
                <w:szCs w:val="18"/>
              </w:rPr>
              <w:t xml:space="preserve"> a clear claim supported by several correct pieces of evidence</w:t>
            </w:r>
            <w:ins w:id="9030" w:author="Claude (AI) - proposed" w:date="2026-10-18T00:31:43Z">
              <w:r>
                <w:rPr>
                  <w:rFonts w:ascii="Arial" w:cs="Arial" w:eastAsia="Arial" w:hAnsi="Arial"/>
                  <w:b w:val="false"/>
                  <w:bCs w:val="false"/>
                  <w:i w:val="false"/>
                  <w:iCs w:val="false"/>
                  <w:color w:val="000000"/>
                  <w:sz w:val="18"/>
                  <w:szCs w:val="18"/>
                </w:rPr>
                <w:t xml:space="preserve">, with reasoning that links them</w:t>
              </w:r>
            </w:ins>
            <w:r>
              <w:rPr>
                <w:rFonts w:ascii="Arial" w:cs="Arial" w:eastAsia="Arial" w:hAnsi="Arial"/>
                <w:b w:val="false"/>
                <w:bCs w:val="false"/>
                <w:i w:val="false"/>
                <w:iCs w:val="false"/>
                <w:color w:val="000000"/>
                <w:sz w:val="18"/>
                <w:szCs w:val="18"/>
              </w:rPr>
              <w:t xml:space="preserve">, and recommendations for Mr. Otieno, Mrs. Wanjiku, the learners and the 16 learners below 50, each linked to the data.</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31" w:author="Claude (AI) - proposed" w:date="2026-10-18T00:31:43Z">
              <w:r>
                <w:rPr>
                  <w:rFonts w:ascii="Arial" w:cs="Arial" w:eastAsia="Arial" w:hAnsi="Arial"/>
                  <w:b w:val="false"/>
                  <w:bCs w:val="false"/>
                  <w:i w:val="false"/>
                  <w:iCs w:val="false"/>
                  <w:color w:val="000000"/>
                  <w:sz w:val="18"/>
                  <w:szCs w:val="18"/>
                </w:rPr>
                <w:delText xml:space="preserve">Gives</w:delText>
              </w:r>
            </w:del>
            <w:ins w:id="9032" w:author="Claude (AI) - proposed" w:date="2026-10-18T00:31:43Z">
              <w:r>
                <w:rPr>
                  <w:rFonts w:ascii="Arial" w:cs="Arial" w:eastAsia="Arial" w:hAnsi="Arial"/>
                  <w:b w:val="false"/>
                  <w:bCs w:val="false"/>
                  <w:i w:val="false"/>
                  <w:iCs w:val="false"/>
                  <w:color w:val="000000"/>
                  <w:sz w:val="18"/>
                  <w:szCs w:val="18"/>
                </w:rPr>
                <w:t xml:space="preserve">Meets expectations: gives</w:t>
              </w:r>
            </w:ins>
            <w:r>
              <w:rPr>
                <w:rFonts w:ascii="Arial" w:cs="Arial" w:eastAsia="Arial" w:hAnsi="Arial"/>
                <w:b w:val="false"/>
                <w:bCs w:val="false"/>
                <w:i w:val="false"/>
                <w:iCs w:val="false"/>
                <w:color w:val="000000"/>
                <w:sz w:val="18"/>
                <w:szCs w:val="18"/>
              </w:rPr>
              <w:t xml:space="preserve"> a claim with some evidence and recommendations for most groups, but the link between the data and the recommendation is sometimes weak.</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33" w:author="Claude (AI) - proposed" w:date="2026-10-18T00:31:43Z">
              <w:r>
                <w:rPr>
                  <w:rFonts w:ascii="Arial" w:cs="Arial" w:eastAsia="Arial" w:hAnsi="Arial"/>
                  <w:b w:val="false"/>
                  <w:bCs w:val="false"/>
                  <w:i w:val="false"/>
                  <w:iCs w:val="false"/>
                  <w:color w:val="000000"/>
                  <w:sz w:val="18"/>
                  <w:szCs w:val="18"/>
                </w:rPr>
                <w:delText xml:space="preserve">Claim</w:delText>
              </w:r>
            </w:del>
            <w:ins w:id="9034" w:author="Claude (AI) - proposed" w:date="2026-10-18T00:31:43Z">
              <w:r>
                <w:rPr>
                  <w:rFonts w:ascii="Arial" w:cs="Arial" w:eastAsia="Arial" w:hAnsi="Arial"/>
                  <w:b w:val="false"/>
                  <w:bCs w:val="false"/>
                  <w:i w:val="false"/>
                  <w:iCs w:val="false"/>
                  <w:color w:val="000000"/>
                  <w:sz w:val="18"/>
                  <w:szCs w:val="18"/>
                </w:rPr>
                <w:t xml:space="preserve">Approaches expectations: claim</w:t>
              </w:r>
            </w:ins>
            <w:r>
              <w:rPr>
                <w:rFonts w:ascii="Arial" w:cs="Arial" w:eastAsia="Arial" w:hAnsi="Arial"/>
                <w:b w:val="false"/>
                <w:bCs w:val="false"/>
                <w:i w:val="false"/>
                <w:iCs w:val="false"/>
                <w:color w:val="000000"/>
                <w:sz w:val="18"/>
                <w:szCs w:val="18"/>
              </w:rPr>
              <w:t xml:space="preserve"> is unsupported or recommendations are missing or not linked to the data.</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Separating what the data shows from what it cannot explain</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35" w:author="Claude (AI) - proposed" w:date="2026-10-18T00:31:43Z">
              <w:r>
                <w:rPr>
                  <w:rFonts w:ascii="Arial" w:cs="Arial" w:eastAsia="Arial" w:hAnsi="Arial"/>
                  <w:b w:val="false"/>
                  <w:bCs w:val="false"/>
                  <w:i w:val="false"/>
                  <w:iCs w:val="false"/>
                  <w:color w:val="000000"/>
                  <w:sz w:val="18"/>
                  <w:szCs w:val="18"/>
                </w:rPr>
                <w:delText xml:space="preserve">Treats</w:delText>
              </w:r>
            </w:del>
            <w:ins w:id="9036" w:author="Claude (AI) - proposed" w:date="2026-10-18T00:31:43Z">
              <w:r>
                <w:rPr>
                  <w:rFonts w:ascii="Arial" w:cs="Arial" w:eastAsia="Arial" w:hAnsi="Arial"/>
                  <w:b w:val="false"/>
                  <w:bCs w:val="false"/>
                  <w:i w:val="false"/>
                  <w:iCs w:val="false"/>
                  <w:color w:val="000000"/>
                  <w:sz w:val="18"/>
                  <w:szCs w:val="18"/>
                </w:rPr>
                <w:t xml:space="preserve">Exceeds expectations: treats</w:t>
              </w:r>
            </w:ins>
            <w:r>
              <w:rPr>
                <w:rFonts w:ascii="Arial" w:cs="Arial" w:eastAsia="Arial" w:hAnsi="Arial"/>
                <w:b w:val="false"/>
                <w:bCs w:val="false"/>
                <w:i w:val="false"/>
                <w:iCs w:val="false"/>
                <w:color w:val="000000"/>
                <w:sz w:val="18"/>
                <w:szCs w:val="18"/>
              </w:rPr>
              <w:t xml:space="preserve"> reasons for the score difference as hypotheses using words such as 'may' and 'could', and names suitable extra data (topic-by-topic marks, a second test).</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37" w:author="Claude (AI) - proposed" w:date="2026-10-18T00:31:43Z">
              <w:r>
                <w:rPr>
                  <w:rFonts w:ascii="Arial" w:cs="Arial" w:eastAsia="Arial" w:hAnsi="Arial"/>
                  <w:b w:val="false"/>
                  <w:bCs w:val="false"/>
                  <w:i w:val="false"/>
                  <w:iCs w:val="false"/>
                  <w:color w:val="000000"/>
                  <w:sz w:val="18"/>
                  <w:szCs w:val="18"/>
                </w:rPr>
                <w:delText xml:space="preserve">Recognises</w:delText>
              </w:r>
            </w:del>
            <w:ins w:id="9038" w:author="Claude (AI) - proposed" w:date="2026-10-18T00:31:43Z">
              <w:r>
                <w:rPr>
                  <w:rFonts w:ascii="Arial" w:cs="Arial" w:eastAsia="Arial" w:hAnsi="Arial"/>
                  <w:b w:val="false"/>
                  <w:bCs w:val="false"/>
                  <w:i w:val="false"/>
                  <w:iCs w:val="false"/>
                  <w:color w:val="000000"/>
                  <w:sz w:val="18"/>
                  <w:szCs w:val="18"/>
                </w:rPr>
                <w:t xml:space="preserve">Meets expectations: recognises</w:t>
              </w:r>
            </w:ins>
            <w:r>
              <w:rPr>
                <w:rFonts w:ascii="Arial" w:cs="Arial" w:eastAsia="Arial" w:hAnsi="Arial"/>
                <w:b w:val="false"/>
                <w:bCs w:val="false"/>
                <w:i w:val="false"/>
                <w:iCs w:val="false"/>
                <w:color w:val="000000"/>
                <w:sz w:val="18"/>
                <w:szCs w:val="18"/>
              </w:rPr>
              <w:t xml:space="preserve"> that causes are not known but gives an unclear or incomplete plan for finding out.</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39" w:author="Claude (AI) - proposed" w:date="2026-10-18T00:31:43Z">
              <w:r>
                <w:rPr>
                  <w:rFonts w:ascii="Arial" w:cs="Arial" w:eastAsia="Arial" w:hAnsi="Arial"/>
                  <w:b w:val="false"/>
                  <w:bCs w:val="false"/>
                  <w:i w:val="false"/>
                  <w:iCs w:val="false"/>
                  <w:color w:val="000000"/>
                  <w:sz w:val="18"/>
                  <w:szCs w:val="18"/>
                </w:rPr>
                <w:delText xml:space="preserve">States</w:delText>
              </w:r>
            </w:del>
            <w:ins w:id="9040" w:author="Claude (AI) - proposed" w:date="2026-10-18T00:31:43Z">
              <w:r>
                <w:rPr>
                  <w:rFonts w:ascii="Arial" w:cs="Arial" w:eastAsia="Arial" w:hAnsi="Arial"/>
                  <w:b w:val="false"/>
                  <w:bCs w:val="false"/>
                  <w:i w:val="false"/>
                  <w:iCs w:val="false"/>
                  <w:color w:val="000000"/>
                  <w:sz w:val="18"/>
                  <w:szCs w:val="18"/>
                </w:rPr>
                <w:t xml:space="preserve">Approaches expectations: states</w:t>
              </w:r>
            </w:ins>
            <w:r>
              <w:rPr>
                <w:rFonts w:ascii="Arial" w:cs="Arial" w:eastAsia="Arial" w:hAnsi="Arial"/>
                <w:b w:val="false"/>
                <w:bCs w:val="false"/>
                <w:i w:val="false"/>
                <w:iCs w:val="false"/>
                <w:color w:val="000000"/>
                <w:sz w:val="18"/>
                <w:szCs w:val="18"/>
              </w:rPr>
              <w:t xml:space="preserve"> a cause for the score difference as a fact</w:t>
            </w:r>
            <w:ins w:id="9041" w:author="Claude (AI) - proposed" w:date="2026-10-18T00:31:43Z">
              <w:r>
                <w:rPr>
                  <w:rFonts w:ascii="Arial" w:cs="Arial" w:eastAsia="Arial" w:hAnsi="Arial"/>
                  <w:b w:val="false"/>
                  <w:bCs w:val="false"/>
                  <w:i w:val="false"/>
                  <w:iCs w:val="false"/>
                  <w:color w:val="000000"/>
                  <w:sz w:val="18"/>
                  <w:szCs w:val="18"/>
                </w:rPr>
                <w:t xml:space="preserve">, or needs prompting to see that the data cannot show the cause</w:t>
              </w:r>
            </w:ins>
            <w:r>
              <w:rPr>
                <w:rFonts w:ascii="Arial" w:cs="Arial" w:eastAsia="Arial" w:hAnsi="Arial"/>
                <w:b w:val="false"/>
                <w:bCs w:val="false"/>
                <w:i w:val="false"/>
                <w:iCs w:val="false"/>
                <w:color w:val="000000"/>
                <w:sz w:val="18"/>
                <w:szCs w:val="18"/>
              </w:rPr>
              <w:t xml:space="preserve">.</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qv-d6xz8eyjtqblre9ern">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snzutryi4v8mf-mhl_e7c">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7tn5scr9rd5vknztheqmu">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qv-d6xz8eyjtqblre9ern" Type="http://schemas.openxmlformats.org/officeDocument/2006/relationships/hyperlink" Target="https://creativecommons.org/licenses/by-nc/4.0/" TargetMode="External"/><Relationship Id="rIdsnzutryi4v8mf-mhl_e7c" Type="http://schemas.openxmlformats.org/officeDocument/2006/relationships/hyperlink" Target="https://creativecommons.org/licenses/by-nc/4.0/" TargetMode="External"/><Relationship Id="rId7tn5scr9rd5vknztheqmu"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2026-10-18T00:31:42.901Z</dcterms:created>
  <dcterms:modified xsi:type="dcterms:W3CDTF">2026-10-18T00:31:42.901Z</dcterms:modified>
</cp:coreProperties>
</file>

<file path=docProps/custom.xml><?xml version="1.0" encoding="utf-8"?>
<Properties xmlns="http://schemas.openxmlformats.org/officeDocument/2006/custom-properties" xmlns:vt="http://schemas.openxmlformats.org/officeDocument/2006/docPropsVTypes"/>
</file>