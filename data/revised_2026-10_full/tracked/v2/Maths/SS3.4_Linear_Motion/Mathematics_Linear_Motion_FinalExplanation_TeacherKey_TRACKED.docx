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3.4 LINEAR MOTION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Overtaking on the Naivasha Highway. Driving question: How can we use distance, time, speed, velocity and graphs to describe and predict how one car overtakes another on a Kenyan road? Remember the clip near Naivasha: Wanjiru in the white Subaru (overtaking car B) passes Mr Kamau's blue Toyota Axio (overtaken car A) while Mr Otieno's lorry (oncoming lorry L) approaches from Nakuru. Take the direction towards Nakuru as positive. Answer every section in the space below each prompt. Show your working, write units with every answer, and use evidence from your graphs, your split-time table and your Driving Question Board. Use the words 'overtaking car B', 'overtaken car A' and 'oncoming lorry L', and always say whose viewpoint you are using when you talk about relative speed. Use the table below in Sections 2 to 4.</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 (s)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 of B (m/s)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 distance (m)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distance (m)</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motion of each vehicle (KICD Question 1: </w:t>
            </w:r>
            <w:del w:id="9001" w:author="Claude (AI) - proposed" w:date="2026-10-18T00:31:39Z">
              <w:r>
                <w:rPr>
                  <w:rFonts w:ascii="Arial" w:cs="Arial" w:eastAsia="Arial" w:hAnsi="Arial"/>
                  <w:b/>
                  <w:bCs/>
                  <w:i w:val="false"/>
                  <w:iCs w:val="false"/>
                  <w:color w:val="FFFFFF"/>
                  <w:sz w:val="22"/>
                  <w:szCs w:val="22"/>
                </w:rPr>
                <w:delText xml:space="preserve">How do you determine the velocity of a moving body</w:delText>
              </w:r>
            </w:del>
            <w:ins w:id="9002" w:author="Claude (AI) - proposed" w:date="2026-10-18T00:31:39Z">
              <w:r>
                <w:rPr>
                  <w:rFonts w:ascii="Arial" w:cs="Arial" w:eastAsia="Arial" w:hAnsi="Arial"/>
                  <w:b/>
                  <w:bCs/>
                  <w:i w:val="false"/>
                  <w:iCs w:val="false"/>
                  <w:color w:val="FFFFFF"/>
                  <w:sz w:val="22"/>
                  <w:szCs w:val="22"/>
                </w:rPr>
                <w:t xml:space="preserve">What is speed? and KICD Question 2: How do we use displacement time graphs in real life</w:t>
              </w:r>
            </w:ins>
            <w:r>
              <w:rPr>
                <w:rFonts w:ascii="Arial" w:cs="Arial" w:eastAsia="Arial" w:hAnsi="Arial"/>
                <w:b/>
                <w:bCs/>
                <w:i w:val="false"/>
                <w:iCs w:val="false"/>
                <w:color w:val="FFFFFF"/>
                <w:sz w:val="22"/>
                <w:szCs w:val="22"/>
              </w:rPr>
              <w:t xml:space="pre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 A covers 150 m in 7.5 s, and the oncoming lorry L travels towards Naivasha, covering 150 m in the same 7.5 s. (a) Explain</w:t>
            </w:r>
            <w:ins w:id="9003" w:author="Claude (AI) - proposed" w:date="2026-10-18T00:31:39Z">
              <w:r>
                <w:rPr>
                  <w:rFonts w:ascii="Arial" w:cs="Arial" w:eastAsia="Arial" w:hAnsi="Arial"/>
                  <w:b/>
                  <w:bCs/>
                  <w:i w:val="false"/>
                  <w:iCs w:val="false"/>
                  <w:color w:val="000000"/>
                  <w:sz w:val="18"/>
                  <w:szCs w:val="18"/>
                </w:rPr>
                <w:t xml:space="preserve"> what speed is and</w:t>
              </w:r>
            </w:ins>
            <w:r>
              <w:rPr>
                <w:rFonts w:ascii="Arial" w:cs="Arial" w:eastAsia="Arial" w:hAnsi="Arial"/>
                <w:b/>
                <w:bCs/>
                <w:i w:val="false"/>
                <w:iCs w:val="false"/>
                <w:color w:val="000000"/>
                <w:sz w:val="18"/>
                <w:szCs w:val="18"/>
              </w:rPr>
              <w:t xml:space="preserve"> how you determine the velocity of a moving body, and say how velocity is different from speed. (b) Calculate the velocity of overtaken car A. (c) Convert the speedometer readings of 72 km/h and 108 km/h to m/s. (d) Find the velocity of oncoming lorry L and explain what its sign tells you.</w:t>
            </w:r>
            <w:ins w:id="9004" w:author="Claude (AI) - proposed" w:date="2026-10-18T00:31:39Z">
              <w:r>
                <w:rPr>
                  <w:rFonts w:ascii="Arial" w:cs="Arial" w:eastAsia="Arial" w:hAnsi="Arial"/>
                  <w:b/>
                  <w:bCs/>
                  <w:i w:val="false"/>
                  <w:iCs w:val="false"/>
                  <w:color w:val="000000"/>
                  <w:sz w:val="18"/>
                  <w:szCs w:val="18"/>
                </w:rPr>
                <w:t xml:space="preserve"> (e) Taking each vehicle's starting point as 0 and the direction towards Nakuru as positive, sketch the displacement-time graph of overtaken car A and of oncoming lorry L from t = 0 to 7.5 s, and say what the gradient of each line tells you. (f) Naivasha and Nakuru are 60 km apart. A matatu leaves Naivasha for Nakuru at 60 km/h and, at the same moment, a car leaves Nakuru for Naivasha at 90 km/h. Draw both on one displacement-time graph (displacement measured from Naivasha) and use it to find when and where they meet.</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ins w:id="9005" w:author="Claude (AI) - proposed" w:date="2026-10-18T00:31:39Z">
              <w:r>
                <w:rPr>
                  <w:rFonts w:ascii="Arial" w:cs="Arial" w:eastAsia="Arial" w:hAnsi="Arial"/>
                  <w:b w:val="false"/>
                  <w:bCs w:val="false"/>
                  <w:i w:val="false"/>
                  <w:iCs w:val="false"/>
                  <w:color w:val="000000"/>
                  <w:sz w:val="18"/>
                  <w:szCs w:val="18"/>
                </w:rPr>
                <w:t xml:space="preserve"> Speed is how fast a body moves: speed = distance / time.</w:t>
              </w:r>
            </w:ins>
            <w:r>
              <w:rPr>
                <w:rFonts w:ascii="Arial" w:cs="Arial" w:eastAsia="Arial" w:hAnsi="Arial"/>
                <w:b w:val="false"/>
                <w:bCs w:val="false"/>
                <w:i w:val="false"/>
                <w:iCs w:val="false"/>
                <w:color w:val="000000"/>
                <w:sz w:val="18"/>
                <w:szCs w:val="18"/>
              </w:rPr>
              <w:t xml:space="preserve"> Velocity = displacement / time. You find how far the body has changed position in a straight line, in a stated direction, and divide by the time taken. Speed uses total distance (a scalar), but velocity uses displacement and direction (a vector), and the direction is shown by the sign. A speedometer shows speed only. (b) Car A: v = 150 m / 7.5 s = 20 m/s towards Nakuru, so +20 m/s. (c) Divide km/h by 3.6: 72 / 3.6 = 20 m/s and 108 / 3.6 = 30 m/s. (d) Oncoming lorry L: its speed is 150 m / 7.5 s = 20 m/s. It travels towards Naivasha, opposite to the positive direction (towards Nakuru), so its velocity is -20 m/s. The negative sign shows direction, not slowing down.</w:t>
            </w:r>
            <w:ins w:id="9006" w:author="Claude (AI) - proposed" w:date="2026-10-18T00:31:39Z">
              <w:r>
                <w:rPr>
                  <w:rFonts w:ascii="Arial" w:cs="Arial" w:eastAsia="Arial" w:hAnsi="Arial"/>
                  <w:b w:val="false"/>
                  <w:bCs w:val="false"/>
                  <w:i w:val="false"/>
                  <w:iCs w:val="false"/>
                  <w:color w:val="000000"/>
                  <w:sz w:val="18"/>
                  <w:szCs w:val="18"/>
                </w:rPr>
                <w:t xml:space="preserve"> (e) Car A's graph is a straight line from (0 s, 0 m) to (7.5 s, 150 m); its gradient is 150/7.5 = +20 m/s. Lorry L's graph is a straight line from (0 s, 0 m) to (7.5 s, -150 m); its gradient is -150/7.5 = -20 m/s, and the downward slope shows motion towards Naivasha. A flat line would show rest (velocity 0). (f) The matatu's line runs from (0 min, 0 km) to (60 min, 60 km). The car's line runs from (0 min, 60 km) to (40 min, 0 km), because 60 km at 90 km/h takes 40 min. The lines cross at 24 min and 24 km from Naivasha. Check: matatu 60 x 0.4 = 24 km; car 90 x 0.4 = 36 km; 24 + 36 = 60 km. At the crossing both vehicles are at the same place at the same time. This is a real-life use of a displacement-time graph: finding when and where two travellers meet.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Acceleration from numbers and from a graph (KICD Question </w:t>
            </w:r>
            <w:del w:id="9007" w:author="Claude (AI) - proposed" w:date="2026-10-18T00:31:39Z">
              <w:r>
                <w:rPr>
                  <w:rFonts w:ascii="Arial" w:cs="Arial" w:eastAsia="Arial" w:hAnsi="Arial"/>
                  <w:b/>
                  <w:bCs/>
                  <w:i w:val="false"/>
                  <w:iCs w:val="false"/>
                  <w:color w:val="FFFFFF"/>
                  <w:sz w:val="22"/>
                  <w:szCs w:val="22"/>
                </w:rPr>
                <w:delText xml:space="preserve">2</w:delText>
              </w:r>
            </w:del>
            <w:ins w:id="9008" w:author="Claude (AI) - proposed" w:date="2026-10-18T00:31:39Z">
              <w:r>
                <w:rPr>
                  <w:rFonts w:ascii="Arial" w:cs="Arial" w:eastAsia="Arial" w:hAnsi="Arial"/>
                  <w:b/>
                  <w:bCs/>
                  <w:i w:val="false"/>
                  <w:iCs w:val="false"/>
                  <w:color w:val="FFFFFF"/>
                  <w:sz w:val="22"/>
                  <w:szCs w:val="22"/>
                </w:rPr>
                <w:t xml:space="preserve">3</w:t>
              </w:r>
            </w:ins>
            <w:r>
              <w:rPr>
                <w:rFonts w:ascii="Arial" w:cs="Arial" w:eastAsia="Arial" w:hAnsi="Arial"/>
                <w:b/>
                <w:bCs/>
                <w:i w:val="false"/>
                <w:iCs w:val="false"/>
                <w:color w:val="FFFFFF"/>
                <w:sz w:val="22"/>
                <w:szCs w:val="22"/>
              </w:rPr>
              <w:t xml:space="preserve">: How do </w:t>
            </w:r>
            <w:del w:id="9009" w:author="Claude (AI) - proposed" w:date="2026-10-18T00:31:39Z">
              <w:r>
                <w:rPr>
                  <w:rFonts w:ascii="Arial" w:cs="Arial" w:eastAsia="Arial" w:hAnsi="Arial"/>
                  <w:b/>
                  <w:bCs/>
                  <w:i w:val="false"/>
                  <w:iCs w:val="false"/>
                  <w:color w:val="FFFFFF"/>
                  <w:sz w:val="22"/>
                  <w:szCs w:val="22"/>
                </w:rPr>
                <w:delText xml:space="preserve">you determine the acceleration of a moving body</w:delText>
              </w:r>
            </w:del>
            <w:ins w:id="9010" w:author="Claude (AI) - proposed" w:date="2026-10-18T00:31:39Z">
              <w:r>
                <w:rPr>
                  <w:rFonts w:ascii="Arial" w:cs="Arial" w:eastAsia="Arial" w:hAnsi="Arial"/>
                  <w:b/>
                  <w:bCs/>
                  <w:i w:val="false"/>
                  <w:iCs w:val="false"/>
                  <w:color w:val="FFFFFF"/>
                  <w:sz w:val="22"/>
                  <w:szCs w:val="22"/>
                </w:rPr>
                <w:t xml:space="preserve">we use velocity time graphs</w:t>
              </w:r>
            </w:ins>
            <w:r>
              <w:rPr>
                <w:rFonts w:ascii="Arial" w:cs="Arial" w:eastAsia="Arial" w:hAnsi="Arial"/>
                <w:b/>
                <w:bCs/>
                <w:i w:val="false"/>
                <w:iCs w:val="false"/>
                <w:color w:val="FFFFFF"/>
                <w:sz w:val="22"/>
                <w:szCs w:val="22"/>
              </w:rPr>
              <w:t xml:space="pre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(a) Explain how you determine the acceleration of a moving body and calculate the acceleration of overtaking car B while its velocity rises from its starting value to its final value. State the time it takes. (b) Sketch the velocity-time graph for car B from t = 0 to 7.5 s and for car A on the same axes. Use t (s) on the x-axis and v (m/s) on the y-axis. (c) Explain how the graph also gives the acceleration of car B and what the graph shows for car A. (d) A braking matatu slows from 20 m/s to 0 in 10 s. Find its acceleration and say what the sign means.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Acceleration = change in velocity / time, a = (v - u)/t. From the table, B's velocity goes from u = 20 m/s to v = 30 m/s in t = 5 s, so a = (30 - 20)/5 = 2 m/s^2. (b) Car B's graph is a straight line rising from (0, 20) to (5, 30), then a horizontal line at 30 m/s to t = 7.5 s. Car A's graph is a horizontal line at 20 m/s from 0 to 7.5 s. Axes are labelled t (s) and v (m/s), with 1 cm = 1 s on the x-axis. (c) The gradient of a velocity-time graph is acceleration: (30 - 20)/5 = 2 m/s^2 for the sloping section of B. A's horizontal line has gradient 0, so car A has zero acceleration and constant velocity. (d) a = (0 - 20)/10 = -2 m/s^2. The negative sign shows deceleration: the matatu is slowing down, and its deceleration is 2 m/s^2.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far did each car travel?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area under B's velocity-time graph, split into a trapezium and a rectangle, to find the distance travelled by car B in 7.5 s. (b) Find the distance travelled by car A in the same time using its graph. (c) Check your answers against the table. (d) How much further did B travel than A, and what does this tell you about the overtake? (e) Car B starts 20 m behind A and ends 20 m ahead of A, and each car is 5 m long. Show how the extra distance B gains fits with these lengths and gaps.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Trapezium (0 to 5 s): (20 + 30)/2 x 5 = 125 m. Rectangle (5 to 7.5 s): 30 x 2.5 = 75 m. Total for B = 125 + 75 = 200 m. (b) Car A: rectangle 20 x 7.5 = 150 m. (c) The table gives B = 200 m and A = 150 m at t = 7.5 s, and at t = 5 s B = 125 m, which matches the trapezium. The areas agree with the split-time table. (d) 200 - 150 = 50 m. B travels 50 m more than A because it speeds up at 2 m/s^2 while A stays steady. (e) 50 m = 20 m starting gap + 5 m (length of A) + 5 m (length of B) + 20 m finishing gap. At t = 5 s B has gained 125 - 100 = 25 m, so B's front is level with A's front.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does car A look slow from car B?</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Both speedometers show high readings, yet car A looks slow from car B's point of view. (a) Find the speed of B relative to A once B has reached its final speed, in m/s and in km/h. (b) What was B's speed relative to A at t = 0, and why? (c) Use the B and A distances in the table at t = 4 s and t = 5 s to show that the gap is growing. (d) Find the closing speed of B and oncoming lorry L in m/s and km/h, stating the viewpoint. (e) Use these ideas to explain how two vehicles that are both moving fast can appear to move slowly relative to each other.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Same direction, so subtract: B relative to A = 30 - 20 = 10 m/s. 10 x 3.6 = 36 km/h. (b) At t = 0 both cars are at 20 m/s, so B relative to A = 20 - 20 = 0 m/s. It grows to 10 m/s at t = 5 s as B accelerates. (c) At t = 4 s, B minus A = 96 - 80 = 16 m; at t = 5 s, 125 - 100 = 25 m. B gains 9 m in the fifth second, and the gain per second is increasing because B relative to A is increasing. (d) B and L move in opposite directions, so add: 30 + 20 = 50 m/s = 180 km/h. From B's viewpoint, the lorry closes at 50 m/s. (e) Relative speed depends on the viewpoint. When two vehicles go the same way you subtract their speeds, so A looks slow from B (only 10 m/s, 36 km/h, and 0 at the start) even though each speedometer reads high. The oncoming lorry looks very fast from B because speeds add when vehicles move towards each other.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Is the overtake safe, and how do we describe and predict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Wanjiru's overtake takes 7.5 s. The lorry L is 500 m ahead of B at t = 0. (a) How far does the lorry travel in 7.5 s? (b) How much road do B and L use together, and how far away is the lorry when B pulls back into lane? (c) Using the closing speed, find the safety margin in seconds. Is the overtake safe? (d) What if the lorry were only 400 m away at t = 0? (e) Write a final answer to the driving question: How can we use distance, time, speed, velocity and graphs to describe and predict how one car overtakes another? Refer to your answers to KICD Questions 1 </w:t>
            </w:r>
            <w:del w:id="9011" w:author="Claude (AI) - proposed" w:date="2026-10-18T00:31:39Z">
              <w:r>
                <w:rPr>
                  <w:rFonts w:ascii="Arial" w:cs="Arial" w:eastAsia="Arial" w:hAnsi="Arial"/>
                  <w:b/>
                  <w:bCs/>
                  <w:i w:val="false"/>
                  <w:iCs w:val="false"/>
                  <w:color w:val="000000"/>
                  <w:sz w:val="18"/>
                  <w:szCs w:val="18"/>
                </w:rPr>
                <w:delText xml:space="preserve">and 2</w:delText>
              </w:r>
            </w:del>
            <w:ins w:id="9012" w:author="Claude (AI) - proposed" w:date="2026-10-18T00:31:39Z">
              <w:r>
                <w:rPr>
                  <w:rFonts w:ascii="Arial" w:cs="Arial" w:eastAsia="Arial" w:hAnsi="Arial"/>
                  <w:b/>
                  <w:bCs/>
                  <w:i w:val="false"/>
                  <w:iCs w:val="false"/>
                  <w:color w:val="000000"/>
                  <w:sz w:val="18"/>
                  <w:szCs w:val="18"/>
                </w:rPr>
                <w:t xml:space="preserve">to 3</w:t>
              </w:r>
            </w:ins>
            <w:r>
              <w:rPr>
                <w:rFonts w:ascii="Arial" w:cs="Arial" w:eastAsia="Arial" w:hAnsi="Arial"/>
                <w:b/>
                <w:bCs/>
                <w:i w:val="false"/>
                <w:iCs w:val="false"/>
                <w:color w:val="000000"/>
                <w:sz w:val="18"/>
                <w:szCs w:val="18"/>
              </w:rPr>
              <w:t xml:space="preserve">, graphs, relative speed and the safety decision.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Lorry L: 20 m/s x 7.5 s = 150 m. (b) B and L together use 200 + 150 = 350 m. When B is back in lane, the lorry is 500 - 350 = 150 m away. (c) Closing speed is 50 m/s, so margin = 150 / 50 = 3.0 s. A 150 m (3.0 s) margin means the overtake is safe</w:t>
            </w:r>
            <w:ins w:id="9013" w:author="Claude (AI) - proposed" w:date="2026-10-18T00:31:39Z">
              <w:r>
                <w:rPr>
                  <w:rFonts w:ascii="Arial" w:cs="Arial" w:eastAsia="Arial" w:hAnsi="Arial"/>
                  <w:b w:val="false"/>
                  <w:bCs w:val="false"/>
                  <w:i w:val="false"/>
                  <w:iCs w:val="false"/>
                  <w:color w:val="000000"/>
                  <w:sz w:val="18"/>
                  <w:szCs w:val="18"/>
                </w:rPr>
                <w:t xml:space="preserve"> in this model (constant speeds, no reaction time, B back in lane at once); real drivers would want a larger margin</w:t>
              </w:r>
            </w:ins>
            <w:r>
              <w:rPr>
                <w:rFonts w:ascii="Arial" w:cs="Arial" w:eastAsia="Arial" w:hAnsi="Arial"/>
                <w:b w:val="false"/>
                <w:bCs w:val="false"/>
                <w:i w:val="false"/>
                <w:iCs w:val="false"/>
                <w:color w:val="000000"/>
                <w:sz w:val="18"/>
                <w:szCs w:val="18"/>
              </w:rPr>
              <w:t xml:space="preserve">. (d) With the lorry 400 m away: 400 - 350 = 50 m, and 50 / 50 = 1.0 s. This is unsafe because there is very little time to spare. (e) We can describe each vehicle with numbers: velocity = displacement / time gives car A +20 m/s and the lorry -20 m/s (opposite direction), and acceleration a = (v - u)/t gives B 2 m/s^2 as it speeds up from 20 to 30 m/s in 5 s. Velocity-time graphs show these motions: the gradient gives acceleration and the area gives distance (B 200 m, A 150 m, so B gains 50 m in 7.5 s). Relative speed explains what drivers see: B relative to A is only 10 m/s (36 km/h), so A looks slow, while B and L close at 50 m/s (180 km/h). Combining these, B and L need 350 m of road, so with the lorry 500 m away there are 150 m (3.0 s) to spare and the overtake is safe, but with the lorry at 400 m only 1.0 s is left and it is unsafe. So speedometer readings alone do not decide safety; the distances, times and relative speeds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del w:id="9014" w:author="Claude (AI) - proposed" w:date="2026-10-18T00:31:39Z">
              <w:r>
                <w:rPr>
                  <w:rFonts w:ascii="Arial" w:cs="Arial" w:eastAsia="Arial" w:hAnsi="Arial"/>
                  <w:b w:val="false"/>
                  <w:bCs w:val="false"/>
                  <w:i w:val="false"/>
                  <w:iCs w:val="false"/>
                  <w:color w:val="000000"/>
                  <w:sz w:val="18"/>
                  <w:szCs w:val="18"/>
                </w:rPr>
                <w:delText xml:space="preserve">Velocity</w:delText>
              </w:r>
            </w:del>
            <w:ins w:id="9015" w:author="Claude (AI) - proposed" w:date="2026-10-18T00:31:39Z">
              <w:r>
                <w:rPr>
                  <w:rFonts w:ascii="Arial" w:cs="Arial" w:eastAsia="Arial" w:hAnsi="Arial"/>
                  <w:b w:val="false"/>
                  <w:bCs w:val="false"/>
                  <w:i w:val="false"/>
                  <w:iCs w:val="false"/>
                  <w:color w:val="000000"/>
                  <w:sz w:val="18"/>
                  <w:szCs w:val="18"/>
                </w:rPr>
                <w:t xml:space="preserve">Speed, velocity</w:t>
              </w:r>
            </w:ins>
            <w:r>
              <w:rPr>
                <w:rFonts w:ascii="Arial" w:cs="Arial" w:eastAsia="Arial" w:hAnsi="Arial"/>
                <w:b w:val="false"/>
                <w:bCs w:val="false"/>
                <w:i w:val="false"/>
                <w:iCs w:val="false"/>
                <w:color w:val="000000"/>
                <w:sz w:val="18"/>
                <w:szCs w:val="18"/>
              </w:rPr>
              <w:t xml:space="preserve"> and acceleration methods (KICD </w:t>
            </w:r>
            <w:del w:id="9016" w:author="Claude (AI) - proposed" w:date="2026-10-18T00:31:39Z">
              <w:r>
                <w:rPr>
                  <w:rFonts w:ascii="Arial" w:cs="Arial" w:eastAsia="Arial" w:hAnsi="Arial"/>
                  <w:b w:val="false"/>
                  <w:bCs w:val="false"/>
                  <w:i w:val="false"/>
                  <w:iCs w:val="false"/>
                  <w:color w:val="000000"/>
                  <w:sz w:val="18"/>
                  <w:szCs w:val="18"/>
                </w:rPr>
                <w:delText xml:space="preserve">Questions 1 and 2</w:delText>
              </w:r>
            </w:del>
            <w:ins w:id="9017" w:author="Claude (AI) - proposed" w:date="2026-10-18T00:31:39Z">
              <w:r>
                <w:rPr>
                  <w:rFonts w:ascii="Arial" w:cs="Arial" w:eastAsia="Arial" w:hAnsi="Arial"/>
                  <w:b w:val="false"/>
                  <w:bCs w:val="false"/>
                  <w:i w:val="false"/>
                  <w:iCs w:val="false"/>
                  <w:color w:val="000000"/>
                  <w:sz w:val="18"/>
                  <w:szCs w:val="18"/>
                </w:rPr>
                <w:t xml:space="preserve">Question 1</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31:39Z">
              <w:r>
                <w:rPr>
                  <w:rFonts w:ascii="Arial" w:cs="Arial" w:eastAsia="Arial" w:hAnsi="Arial"/>
                  <w:b w:val="false"/>
                  <w:bCs w:val="false"/>
                  <w:i w:val="false"/>
                  <w:iCs w:val="false"/>
                  <w:color w:val="000000"/>
                  <w:sz w:val="18"/>
                  <w:szCs w:val="18"/>
                </w:rPr>
                <w:delText xml:space="preserve">States</w:delText>
              </w:r>
            </w:del>
            <w:ins w:id="9019" w:author="Claude (AI) - proposed" w:date="2026-10-18T00:31:39Z">
              <w:r>
                <w:rPr>
                  <w:rFonts w:ascii="Arial" w:cs="Arial" w:eastAsia="Arial" w:hAnsi="Arial"/>
                  <w:b w:val="false"/>
                  <w:bCs w:val="false"/>
                  <w:i w:val="false"/>
                  <w:iCs w:val="false"/>
                  <w:color w:val="000000"/>
                  <w:sz w:val="18"/>
                  <w:szCs w:val="18"/>
                </w:rPr>
                <w:t xml:space="preserve">Exceeds expectations: states speed = distance/time,</w:t>
              </w:r>
            </w:ins>
            <w:r>
              <w:rPr>
                <w:rFonts w:ascii="Arial" w:cs="Arial" w:eastAsia="Arial" w:hAnsi="Arial"/>
                <w:b w:val="false"/>
                <w:bCs w:val="false"/>
                <w:i w:val="false"/>
                <w:iCs w:val="false"/>
                <w:color w:val="000000"/>
                <w:sz w:val="18"/>
                <w:szCs w:val="18"/>
              </w:rPr>
              <w:t xml:space="preserve"> velocity = displacement/time and a = (v - u)/t, explains the vector nature and sign of velocity, converts units correctly and calculates A's +20 m/s, the lorry's -20 m/s, B's 2 m/s^2 and the matatu's -2 m/s^2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31:39Z">
              <w:r>
                <w:rPr>
                  <w:rFonts w:ascii="Arial" w:cs="Arial" w:eastAsia="Arial" w:hAnsi="Arial"/>
                  <w:b w:val="false"/>
                  <w:bCs w:val="false"/>
                  <w:i w:val="false"/>
                  <w:iCs w:val="false"/>
                  <w:color w:val="000000"/>
                  <w:sz w:val="18"/>
                  <w:szCs w:val="18"/>
                </w:rPr>
                <w:delText xml:space="preserve">Uses both</w:delText>
              </w:r>
            </w:del>
            <w:ins w:id="9021" w:author="Claude (AI) - proposed" w:date="2026-10-18T00:31:39Z">
              <w:r>
                <w:rPr>
                  <w:rFonts w:ascii="Arial" w:cs="Arial" w:eastAsia="Arial" w:hAnsi="Arial"/>
                  <w:b w:val="false"/>
                  <w:bCs w:val="false"/>
                  <w:i w:val="false"/>
                  <w:iCs w:val="false"/>
                  <w:color w:val="000000"/>
                  <w:sz w:val="18"/>
                  <w:szCs w:val="18"/>
                </w:rPr>
                <w:t xml:space="preserve">Meets expectations: uses the</w:t>
              </w:r>
            </w:ins>
            <w:r>
              <w:rPr>
                <w:rFonts w:ascii="Arial" w:cs="Arial" w:eastAsia="Arial" w:hAnsi="Arial"/>
                <w:b w:val="false"/>
                <w:bCs w:val="false"/>
                <w:i w:val="false"/>
                <w:iCs w:val="false"/>
                <w:color w:val="000000"/>
                <w:sz w:val="18"/>
                <w:szCs w:val="18"/>
              </w:rPr>
              <w:t xml:space="preserve"> formulas correctly with minor slips in units or in explaining the sign, and gets most values right.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1:39Z">
              <w:r>
                <w:rPr>
                  <w:rFonts w:ascii="Arial" w:cs="Arial" w:eastAsia="Arial" w:hAnsi="Arial"/>
                  <w:b w:val="false"/>
                  <w:bCs w:val="false"/>
                  <w:i w:val="false"/>
                  <w:iCs w:val="false"/>
                  <w:color w:val="000000"/>
                  <w:sz w:val="18"/>
                  <w:szCs w:val="18"/>
                </w:rPr>
                <w:delText xml:space="preserve">Confuses</w:delText>
              </w:r>
            </w:del>
            <w:ins w:id="9023" w:author="Claude (AI) - proposed" w:date="2026-10-18T00:31:39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speed with velocity or omits conversion, the sign or units, and gets several values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rPr>
                <w:ins w:id="9025" w:author="Claude (AI) - proposed" w:date="2026-10-18T00:31:39Z"/>
              </w:rPr>
            </w:pPr>
            <w:ins w:id="9024" w:author="Claude (AI) - proposed" w:date="2026-10-18T00:31:39Z">
              <w:r>
                <w:rPr>
                  <w:rFonts w:ascii="Arial" w:cs="Arial" w:eastAsia="Arial" w:hAnsi="Arial"/>
                  <w:b w:val="false"/>
                  <w:bCs w:val="false"/>
                  <w:i w:val="false"/>
                  <w:iCs w:val="false"/>
                  <w:color w:val="000000"/>
                  <w:sz w:val="18"/>
                  <w:szCs w:val="18"/>
                </w:rPr>
                <w:t xml:space="preserve">Graphs: displacement-time and velocity-time, gradient and area (KICD Questions 2 and 3)</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del w:id="9027" w:author="Claude (AI) - proposed" w:date="2026-10-18T00:31:39Z"/>
              </w:rPr>
            </w:pPr>
            <w:del w:id="9026" w:author="Claude (AI) - proposed" w:date="2026-10-18T00:31:39Z">
              <w:r>
                <w:rPr>
                  <w:rFonts w:ascii="Arial" w:cs="Arial" w:eastAsia="Arial" w:hAnsi="Arial"/>
                  <w:b w:val="false"/>
                  <w:bCs w:val="false"/>
                  <w:i w:val="false"/>
                  <w:iCs w:val="false"/>
                  <w:color w:val="000000"/>
                  <w:sz w:val="18"/>
                  <w:szCs w:val="18"/>
                </w:rPr>
                <w:delText xml:space="preserve">Graphs: gradient and area</w:delText>
              </w:r>
            </w:del>
          </w:p>
          <w:p>
            <w:pPr>
              <w:keepNext w:val="false"/>
              <w:spacing w:after="40" w:before="0"/>
              <w:jc w:val="left"/>
            </w:pPr>
            <w:del w:id="9028" w:author="Claude (AI) - proposed" w:date="2026-10-18T00:31:39Z">
              <w:r>
                <w:rPr>
                  <w:rFonts w:ascii="Arial" w:cs="Arial" w:eastAsia="Arial" w:hAnsi="Arial"/>
                  <w:b w:val="false"/>
                  <w:bCs w:val="false"/>
                  <w:i w:val="false"/>
                  <w:iCs w:val="false"/>
                  <w:color w:val="000000"/>
                  <w:sz w:val="18"/>
                  <w:szCs w:val="18"/>
                </w:rPr>
                <w:delText xml:space="preserve">Sketches correct labelled</w:delText>
              </w:r>
            </w:del>
            <w:ins w:id="9029" w:author="Claude (AI) - proposed" w:date="2026-10-18T00:31:39Z">
              <w:r>
                <w:rPr>
                  <w:rFonts w:ascii="Arial" w:cs="Arial" w:eastAsia="Arial" w:hAnsi="Arial"/>
                  <w:b w:val="false"/>
                  <w:bCs w:val="false"/>
                  <w:i w:val="false"/>
                  <w:iCs w:val="false"/>
                  <w:color w:val="000000"/>
                  <w:sz w:val="18"/>
                  <w:szCs w:val="18"/>
                </w:rPr>
                <w:t xml:space="preserve">Exceeds expectations: sketches correct labelled displacement-time graphs (A, L) and</w:t>
              </w:r>
            </w:ins>
            <w:r>
              <w:rPr>
                <w:rFonts w:ascii="Arial" w:cs="Arial" w:eastAsia="Arial" w:hAnsi="Arial"/>
                <w:b w:val="false"/>
                <w:bCs w:val="false"/>
                <w:i w:val="false"/>
                <w:iCs w:val="false"/>
                <w:color w:val="000000"/>
                <w:sz w:val="18"/>
                <w:szCs w:val="18"/>
              </w:rPr>
              <w:t xml:space="preserve"> velocity-time graphs </w:t>
            </w:r>
            <w:del w:id="9030" w:author="Claude (AI) - proposed" w:date="2026-10-18T00:31:39Z">
              <w:r>
                <w:rPr>
                  <w:rFonts w:ascii="Arial" w:cs="Arial" w:eastAsia="Arial" w:hAnsi="Arial"/>
                  <w:b w:val="false"/>
                  <w:bCs w:val="false"/>
                  <w:i w:val="false"/>
                  <w:iCs w:val="false"/>
                  <w:color w:val="000000"/>
                  <w:sz w:val="18"/>
                  <w:szCs w:val="18"/>
                </w:rPr>
                <w:delText xml:space="preserve">for A and B, links</w:delText>
              </w:r>
            </w:del>
            <w:ins w:id="9031" w:author="Claude (AI) - proposed" w:date="2026-10-18T00:31:39Z">
              <w:r>
                <w:rPr>
                  <w:rFonts w:ascii="Arial" w:cs="Arial" w:eastAsia="Arial" w:hAnsi="Arial"/>
                  <w:b w:val="false"/>
                  <w:bCs w:val="false"/>
                  <w:i w:val="false"/>
                  <w:iCs w:val="false"/>
                  <w:color w:val="000000"/>
                  <w:sz w:val="18"/>
                  <w:szCs w:val="18"/>
                </w:rPr>
                <w:t xml:space="preserve">(A, B), reads velocity from a gradient, finds the meeting point of two vehicles, links the velocity-time</w:t>
              </w:r>
            </w:ins>
            <w:r>
              <w:rPr>
                <w:rFonts w:ascii="Arial" w:cs="Arial" w:eastAsia="Arial" w:hAnsi="Arial"/>
                <w:b w:val="false"/>
                <w:bCs w:val="false"/>
                <w:i w:val="false"/>
                <w:iCs w:val="false"/>
                <w:color w:val="000000"/>
                <w:sz w:val="18"/>
                <w:szCs w:val="18"/>
              </w:rPr>
              <w:t xml:space="preserve"> gradient to acceleration, and finds B 200 m (125 + 75) and A 150 m from areas, checking against the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31:39Z">
              <w:r>
                <w:rPr>
                  <w:rFonts w:ascii="Arial" w:cs="Arial" w:eastAsia="Arial" w:hAnsi="Arial"/>
                  <w:b w:val="false"/>
                  <w:bCs w:val="false"/>
                  <w:i w:val="false"/>
                  <w:iCs w:val="false"/>
                  <w:color w:val="000000"/>
                  <w:sz w:val="18"/>
                  <w:szCs w:val="18"/>
                </w:rPr>
                <w:delText xml:space="preserve">Draws</w:delText>
              </w:r>
            </w:del>
            <w:ins w:id="9033" w:author="Claude (AI) - proposed" w:date="2026-10-18T00:31:39Z">
              <w:r>
                <w:rPr>
                  <w:rFonts w:ascii="Arial" w:cs="Arial" w:eastAsia="Arial" w:hAnsi="Arial"/>
                  <w:b w:val="false"/>
                  <w:bCs w:val="false"/>
                  <w:i w:val="false"/>
                  <w:iCs w:val="false"/>
                  <w:color w:val="000000"/>
                  <w:sz w:val="18"/>
                  <w:szCs w:val="18"/>
                </w:rPr>
                <w:t xml:space="preserve">Meets expectations: draws</w:t>
              </w:r>
            </w:ins>
            <w:r>
              <w:rPr>
                <w:rFonts w:ascii="Arial" w:cs="Arial" w:eastAsia="Arial" w:hAnsi="Arial"/>
                <w:b w:val="false"/>
                <w:bCs w:val="false"/>
                <w:i w:val="false"/>
                <w:iCs w:val="false"/>
                <w:color w:val="000000"/>
                <w:sz w:val="18"/>
                <w:szCs w:val="18"/>
              </w:rPr>
              <w:t xml:space="preserve"> mostly correct graphs</w:t>
            </w:r>
            <w:ins w:id="9034" w:author="Claude (AI) - proposed" w:date="2026-10-18T00:31:39Z">
              <w:r>
                <w:rPr>
                  <w:rFonts w:ascii="Arial" w:cs="Arial" w:eastAsia="Arial" w:hAnsi="Arial"/>
                  <w:b w:val="false"/>
                  <w:bCs w:val="false"/>
                  <w:i w:val="false"/>
                  <w:iCs w:val="false"/>
                  <w:color w:val="000000"/>
                  <w:sz w:val="18"/>
                  <w:szCs w:val="18"/>
                </w:rPr>
                <w:t xml:space="preserve">, reads gradients</w:t>
              </w:r>
            </w:ins>
            <w:r>
              <w:rPr>
                <w:rFonts w:ascii="Arial" w:cs="Arial" w:eastAsia="Arial" w:hAnsi="Arial"/>
                <w:b w:val="false"/>
                <w:bCs w:val="false"/>
                <w:i w:val="false"/>
                <w:iCs w:val="false"/>
                <w:color w:val="000000"/>
                <w:sz w:val="18"/>
                <w:szCs w:val="18"/>
              </w:rPr>
              <w:t xml:space="preserve"> and finds the distances with a small error or without checking against the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1:39Z">
              <w:r>
                <w:rPr>
                  <w:rFonts w:ascii="Arial" w:cs="Arial" w:eastAsia="Arial" w:hAnsi="Arial"/>
                  <w:b w:val="false"/>
                  <w:bCs w:val="false"/>
                  <w:i w:val="false"/>
                  <w:iCs w:val="false"/>
                  <w:color w:val="000000"/>
                  <w:sz w:val="18"/>
                  <w:szCs w:val="18"/>
                </w:rPr>
                <w:delText xml:space="preserve">Graphs</w:delText>
              </w:r>
            </w:del>
            <w:ins w:id="9036" w:author="Claude (AI) - proposed" w:date="2026-10-18T00:31:39Z">
              <w:r>
                <w:rPr>
                  <w:rFonts w:ascii="Arial" w:cs="Arial" w:eastAsia="Arial" w:hAnsi="Arial"/>
                  <w:b w:val="false"/>
                  <w:bCs w:val="false"/>
                  <w:i w:val="false"/>
                  <w:iCs w:val="false"/>
                  <w:color w:val="000000"/>
                  <w:sz w:val="18"/>
                  <w:szCs w:val="18"/>
                </w:rPr>
                <w:t xml:space="preserve">Approaches expectations: graphs</w:t>
              </w:r>
            </w:ins>
            <w:r>
              <w:rPr>
                <w:rFonts w:ascii="Arial" w:cs="Arial" w:eastAsia="Arial" w:hAnsi="Arial"/>
                <w:b w:val="false"/>
                <w:bCs w:val="false"/>
                <w:i w:val="false"/>
                <w:iCs w:val="false"/>
                <w:color w:val="000000"/>
                <w:sz w:val="18"/>
                <w:szCs w:val="18"/>
              </w:rPr>
              <w:t xml:space="preserve"> are missing labels or shapes are wrong, and the gradient or area is not linked to </w:t>
            </w:r>
            <w:ins w:id="9037" w:author="Claude (AI) - proposed" w:date="2026-10-18T00:31:39Z">
              <w:r>
                <w:rPr>
                  <w:rFonts w:ascii="Arial" w:cs="Arial" w:eastAsia="Arial" w:hAnsi="Arial"/>
                  <w:b w:val="false"/>
                  <w:bCs w:val="false"/>
                  <w:i w:val="false"/>
                  <w:iCs w:val="false"/>
                  <w:color w:val="000000"/>
                  <w:sz w:val="18"/>
                  <w:szCs w:val="18"/>
                </w:rPr>
                <w:t xml:space="preserve">velocity, </w:t>
              </w:r>
            </w:ins>
            <w:r>
              <w:rPr>
                <w:rFonts w:ascii="Arial" w:cs="Arial" w:eastAsia="Arial" w:hAnsi="Arial"/>
                <w:b w:val="false"/>
                <w:bCs w:val="false"/>
                <w:i w:val="false"/>
                <w:iCs w:val="false"/>
                <w:color w:val="000000"/>
                <w:sz w:val="18"/>
                <w:szCs w:val="18"/>
              </w:rPr>
              <w:t xml:space="preserve">acceleration or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and viewpoint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8T00:31:39Z">
              <w:r>
                <w:rPr>
                  <w:rFonts w:ascii="Arial" w:cs="Arial" w:eastAsia="Arial" w:hAnsi="Arial"/>
                  <w:b w:val="false"/>
                  <w:bCs w:val="false"/>
                  <w:i w:val="false"/>
                  <w:iCs w:val="false"/>
                  <w:color w:val="000000"/>
                  <w:sz w:val="18"/>
                  <w:szCs w:val="18"/>
                </w:rPr>
                <w:delText xml:space="preserve">Subtracts</w:delText>
              </w:r>
            </w:del>
            <w:ins w:id="9039" w:author="Claude (AI) - proposed" w:date="2026-10-18T00:31:39Z">
              <w:r>
                <w:rPr>
                  <w:rFonts w:ascii="Arial" w:cs="Arial" w:eastAsia="Arial" w:hAnsi="Arial"/>
                  <w:b w:val="false"/>
                  <w:bCs w:val="false"/>
                  <w:i w:val="false"/>
                  <w:iCs w:val="false"/>
                  <w:color w:val="000000"/>
                  <w:sz w:val="18"/>
                  <w:szCs w:val="18"/>
                </w:rPr>
                <w:t xml:space="preserve">Exceeds expectations: subtracts</w:t>
              </w:r>
            </w:ins>
            <w:r>
              <w:rPr>
                <w:rFonts w:ascii="Arial" w:cs="Arial" w:eastAsia="Arial" w:hAnsi="Arial"/>
                <w:b w:val="false"/>
                <w:bCs w:val="false"/>
                <w:i w:val="false"/>
                <w:iCs w:val="false"/>
                <w:color w:val="000000"/>
                <w:sz w:val="18"/>
                <w:szCs w:val="18"/>
              </w:rPr>
              <w:t xml:space="preserve"> for the same direction (10 m/s, 36 km/h) and adds for opposite directions (50 m/s, 180 km/h), states the viewpoint, notes 0 at t = 0 and explains why A looks slow from B.</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0" w:author="Claude (AI) - proposed" w:date="2026-10-18T00:31:39Z">
              <w:r>
                <w:rPr>
                  <w:rFonts w:ascii="Arial" w:cs="Arial" w:eastAsia="Arial" w:hAnsi="Arial"/>
                  <w:b w:val="false"/>
                  <w:bCs w:val="false"/>
                  <w:i w:val="false"/>
                  <w:iCs w:val="false"/>
                  <w:color w:val="000000"/>
                  <w:sz w:val="18"/>
                  <w:szCs w:val="18"/>
                </w:rPr>
                <w:delText xml:space="preserve">Calculates</w:delText>
              </w:r>
            </w:del>
            <w:ins w:id="9041" w:author="Claude (AI) - proposed" w:date="2026-10-18T00:31:39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relative speeds correctly but gives limited explanation or omits the viewpoint or the starting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8T00:31:39Z">
              <w:r>
                <w:rPr>
                  <w:rFonts w:ascii="Arial" w:cs="Arial" w:eastAsia="Arial" w:hAnsi="Arial"/>
                  <w:b w:val="false"/>
                  <w:bCs w:val="false"/>
                  <w:i w:val="false"/>
                  <w:iCs w:val="false"/>
                  <w:color w:val="000000"/>
                  <w:sz w:val="18"/>
                  <w:szCs w:val="18"/>
                </w:rPr>
                <w:delText xml:space="preserve">Adds</w:delText>
              </w:r>
            </w:del>
            <w:ins w:id="9043" w:author="Claude (AI) - proposed" w:date="2026-10-18T00:31:39Z">
              <w:r>
                <w:rPr>
                  <w:rFonts w:ascii="Arial" w:cs="Arial" w:eastAsia="Arial" w:hAnsi="Arial"/>
                  <w:b w:val="false"/>
                  <w:bCs w:val="false"/>
                  <w:i w:val="false"/>
                  <w:iCs w:val="false"/>
                  <w:color w:val="000000"/>
                  <w:sz w:val="18"/>
                  <w:szCs w:val="18"/>
                </w:rPr>
                <w:t xml:space="preserve">Approaches expectations: adds</w:t>
              </w:r>
            </w:ins>
            <w:r>
              <w:rPr>
                <w:rFonts w:ascii="Arial" w:cs="Arial" w:eastAsia="Arial" w:hAnsi="Arial"/>
                <w:b w:val="false"/>
                <w:bCs w:val="false"/>
                <w:i w:val="false"/>
                <w:iCs w:val="false"/>
                <w:color w:val="000000"/>
                <w:sz w:val="18"/>
                <w:szCs w:val="18"/>
              </w:rPr>
              <w:t xml:space="preserve"> or subtracts incorrectly, or cannot explain why A looks slow.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decision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8T00:31:39Z">
              <w:r>
                <w:rPr>
                  <w:rFonts w:ascii="Arial" w:cs="Arial" w:eastAsia="Arial" w:hAnsi="Arial"/>
                  <w:b w:val="false"/>
                  <w:bCs w:val="false"/>
                  <w:i w:val="false"/>
                  <w:iCs w:val="false"/>
                  <w:color w:val="000000"/>
                  <w:sz w:val="18"/>
                  <w:szCs w:val="18"/>
                </w:rPr>
                <w:delText xml:space="preserve">Correctly</w:delText>
              </w:r>
            </w:del>
            <w:ins w:id="9045" w:author="Claude (AI) - proposed" w:date="2026-10-18T00:31:39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finds the lorry's 150 m, the 350 m of road used, the 150 m (3.0 s) margin and the unsafe 50 m (1.0 s) case, </w:t>
            </w:r>
            <w:del w:id="9046" w:author="Claude (AI) - proposed" w:date="2026-10-18T00:31:39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uses table values accurately</w:t>
            </w:r>
            <w:ins w:id="9047" w:author="Claude (AI) - proposed" w:date="2026-10-18T00:31:39Z">
              <w:r>
                <w:rPr>
                  <w:rFonts w:ascii="Arial" w:cs="Arial" w:eastAsia="Arial" w:hAnsi="Arial"/>
                  <w:b w:val="false"/>
                  <w:bCs w:val="false"/>
                  <w:i w:val="false"/>
                  <w:iCs w:val="false"/>
                  <w:color w:val="000000"/>
                  <w:sz w:val="18"/>
                  <w:szCs w:val="18"/>
                </w:rPr>
                <w:t xml:space="preserve"> and states a limit of the model</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8" w:author="Claude (AI) - proposed" w:date="2026-10-18T00:31:39Z">
              <w:r>
                <w:rPr>
                  <w:rFonts w:ascii="Arial" w:cs="Arial" w:eastAsia="Arial" w:hAnsi="Arial"/>
                  <w:b w:val="false"/>
                  <w:bCs w:val="false"/>
                  <w:i w:val="false"/>
                  <w:iCs w:val="false"/>
                  <w:color w:val="000000"/>
                  <w:sz w:val="18"/>
                  <w:szCs w:val="18"/>
                </w:rPr>
                <w:delText xml:space="preserve">Reaches</w:delText>
              </w:r>
            </w:del>
            <w:ins w:id="9049" w:author="Claude (AI) - proposed" w:date="2026-10-18T00:31:39Z">
              <w:r>
                <w:rPr>
                  <w:rFonts w:ascii="Arial" w:cs="Arial" w:eastAsia="Arial" w:hAnsi="Arial"/>
                  <w:b w:val="false"/>
                  <w:bCs w:val="false"/>
                  <w:i w:val="false"/>
                  <w:iCs w:val="false"/>
                  <w:color w:val="000000"/>
                  <w:sz w:val="18"/>
                  <w:szCs w:val="18"/>
                </w:rPr>
                <w:t xml:space="preserve">Meets expectations: reaches</w:t>
              </w:r>
            </w:ins>
            <w:r>
              <w:rPr>
                <w:rFonts w:ascii="Arial" w:cs="Arial" w:eastAsia="Arial" w:hAnsi="Arial"/>
                <w:b w:val="false"/>
                <w:bCs w:val="false"/>
                <w:i w:val="false"/>
                <w:iCs w:val="false"/>
                <w:color w:val="000000"/>
                <w:sz w:val="18"/>
                <w:szCs w:val="18"/>
              </w:rPr>
              <w:t xml:space="preserve"> the correct decision with one calculation error or a missing unit or time conversion.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8T00:31:39Z">
              <w:r>
                <w:rPr>
                  <w:rFonts w:ascii="Arial" w:cs="Arial" w:eastAsia="Arial" w:hAnsi="Arial"/>
                  <w:b w:val="false"/>
                  <w:bCs w:val="false"/>
                  <w:i w:val="false"/>
                  <w:iCs w:val="false"/>
                  <w:color w:val="000000"/>
                  <w:sz w:val="18"/>
                  <w:szCs w:val="18"/>
                </w:rPr>
                <w:delText xml:space="preserve">Decision</w:delText>
              </w:r>
            </w:del>
            <w:ins w:id="9051" w:author="Claude (AI) - proposed" w:date="2026-10-18T00:31:39Z">
              <w:r>
                <w:rPr>
                  <w:rFonts w:ascii="Arial" w:cs="Arial" w:eastAsia="Arial" w:hAnsi="Arial"/>
                  <w:b w:val="false"/>
                  <w:bCs w:val="false"/>
                  <w:i w:val="false"/>
                  <w:iCs w:val="false"/>
                  <w:color w:val="000000"/>
                  <w:sz w:val="18"/>
                  <w:szCs w:val="18"/>
                </w:rPr>
                <w:t xml:space="preserve">Approaches expectations: decision</w:t>
              </w:r>
            </w:ins>
            <w:r>
              <w:rPr>
                <w:rFonts w:ascii="Arial" w:cs="Arial" w:eastAsia="Arial" w:hAnsi="Arial"/>
                <w:b w:val="false"/>
                <w:bCs w:val="false"/>
                <w:i w:val="false"/>
                <w:iCs w:val="false"/>
                <w:color w:val="000000"/>
                <w:sz w:val="18"/>
                <w:szCs w:val="18"/>
              </w:rPr>
              <w:t xml:space="preserve"> is not supported by calculations or the numbers are inconsistent with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2" w:author="Claude (AI) - proposed" w:date="2026-10-18T00:31:39Z">
              <w:r>
                <w:rPr>
                  <w:rFonts w:ascii="Arial" w:cs="Arial" w:eastAsia="Arial" w:hAnsi="Arial"/>
                  <w:b w:val="false"/>
                  <w:bCs w:val="false"/>
                  <w:i w:val="false"/>
                  <w:iCs w:val="false"/>
                  <w:color w:val="000000"/>
                  <w:sz w:val="18"/>
                  <w:szCs w:val="18"/>
                </w:rPr>
                <w:delText xml:space="preserve">Connects</w:delText>
              </w:r>
            </w:del>
            <w:ins w:id="9053" w:author="Claude (AI) - proposed" w:date="2026-10-18T00:31:39Z">
              <w:r>
                <w:rPr>
                  <w:rFonts w:ascii="Arial" w:cs="Arial" w:eastAsia="Arial" w:hAnsi="Arial"/>
                  <w:b w:val="false"/>
                  <w:bCs w:val="false"/>
                  <w:i w:val="false"/>
                  <w:iCs w:val="false"/>
                  <w:color w:val="000000"/>
                  <w:sz w:val="18"/>
                  <w:szCs w:val="18"/>
                </w:rPr>
                <w:t xml:space="preserve">Exceeds expectations: connects speed,</w:t>
              </w:r>
            </w:ins>
            <w:r>
              <w:rPr>
                <w:rFonts w:ascii="Arial" w:cs="Arial" w:eastAsia="Arial" w:hAnsi="Arial"/>
                <w:b w:val="false"/>
                <w:bCs w:val="false"/>
                <w:i w:val="false"/>
                <w:iCs w:val="false"/>
                <w:color w:val="000000"/>
                <w:sz w:val="18"/>
                <w:szCs w:val="18"/>
              </w:rPr>
              <w:t xml:space="preserve"> velocity, acceleration, graphs, relative speed and safety in a clear, logical explanation that uses the Naivasha evidence and answers </w:t>
            </w:r>
            <w:del w:id="9054" w:author="Claude (AI) - proposed" w:date="2026-10-18T00:31:39Z">
              <w:r>
                <w:rPr>
                  <w:rFonts w:ascii="Arial" w:cs="Arial" w:eastAsia="Arial" w:hAnsi="Arial"/>
                  <w:b w:val="false"/>
                  <w:bCs w:val="false"/>
                  <w:i w:val="false"/>
                  <w:iCs w:val="false"/>
                  <w:color w:val="000000"/>
                  <w:sz w:val="18"/>
                  <w:szCs w:val="18"/>
                </w:rPr>
                <w:delText xml:space="preserve">both</w:delText>
              </w:r>
            </w:del>
            <w:ins w:id="9055" w:author="Claude (AI) - proposed" w:date="2026-10-18T00:31:39Z">
              <w:r>
                <w:rPr>
                  <w:rFonts w:ascii="Arial" w:cs="Arial" w:eastAsia="Arial" w:hAnsi="Arial"/>
                  <w:b w:val="false"/>
                  <w:bCs w:val="false"/>
                  <w:i w:val="false"/>
                  <w:iCs w:val="false"/>
                  <w:color w:val="000000"/>
                  <w:sz w:val="18"/>
                  <w:szCs w:val="18"/>
                </w:rPr>
                <w:t xml:space="preserve">all three</w:t>
              </w:r>
            </w:ins>
            <w:r>
              <w:rPr>
                <w:rFonts w:ascii="Arial" w:cs="Arial" w:eastAsia="Arial" w:hAnsi="Arial"/>
                <w:b w:val="false"/>
                <w:bCs w:val="false"/>
                <w:i w:val="false"/>
                <w:iCs w:val="false"/>
                <w:color w:val="000000"/>
                <w:sz w:val="18"/>
                <w:szCs w:val="18"/>
              </w:rPr>
              <w:t xml:space="preserve"> KICD questions.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6" w:author="Claude (AI) - proposed" w:date="2026-10-18T00:31:39Z">
              <w:r>
                <w:rPr>
                  <w:rFonts w:ascii="Arial" w:cs="Arial" w:eastAsia="Arial" w:hAnsi="Arial"/>
                  <w:b w:val="false"/>
                  <w:bCs w:val="false"/>
                  <w:i w:val="false"/>
                  <w:iCs w:val="false"/>
                  <w:color w:val="000000"/>
                  <w:sz w:val="18"/>
                  <w:szCs w:val="18"/>
                </w:rPr>
                <w:delText xml:space="preserve">Answers</w:delText>
              </w:r>
            </w:del>
            <w:ins w:id="9057" w:author="Claude (AI) - proposed" w:date="2026-10-18T00:31:39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the driving question using most ideas but with some links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8" w:author="Claude (AI) - proposed" w:date="2026-10-18T00:31:39Z">
              <w:r>
                <w:rPr>
                  <w:rFonts w:ascii="Arial" w:cs="Arial" w:eastAsia="Arial" w:hAnsi="Arial"/>
                  <w:b w:val="false"/>
                  <w:bCs w:val="false"/>
                  <w:i w:val="false"/>
                  <w:iCs w:val="false"/>
                  <w:color w:val="000000"/>
                  <w:sz w:val="18"/>
                  <w:szCs w:val="18"/>
                </w:rPr>
                <w:delText xml:space="preserve">Lists</w:delText>
              </w:r>
            </w:del>
            <w:ins w:id="9059" w:author="Claude (AI) - proposed" w:date="2026-10-18T00:31:39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facts without linking them to the overtake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c_jppcymzdmu0lamlgg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ecl-c8-y72rxffxn9ms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hsxef7isifusegeuih0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_jppcymzdmu0lamlggk" Type="http://schemas.openxmlformats.org/officeDocument/2006/relationships/hyperlink" Target="https://creativecommons.org/licenses/by-nc/4.0/" TargetMode="External"/><Relationship Id="rId0ecl-c8-y72rxffxn9msg" Type="http://schemas.openxmlformats.org/officeDocument/2006/relationships/hyperlink" Target="https://creativecommons.org/licenses/by-nc/4.0/" TargetMode="External"/><Relationship Id="rId7hsxef7isifusegeuih0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2026-10-18T00:31:38.241Z</dcterms:created>
  <dcterms:modified xsi:type="dcterms:W3CDTF">2026-10-18T00:31:38.241Z</dcterms:modified>
</cp:coreProperties>
</file>

<file path=docProps/custom.xml><?xml version="1.0" encoding="utf-8"?>
<Properties xmlns="http://schemas.openxmlformats.org/officeDocument/2006/custom-properties" xmlns:vt="http://schemas.openxmlformats.org/officeDocument/2006/docPropsVTypes"/>
</file>