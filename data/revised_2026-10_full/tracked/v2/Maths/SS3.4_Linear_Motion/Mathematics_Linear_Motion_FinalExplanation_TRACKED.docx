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3.4 LINEAR MOTION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Overtaking on the Naivasha Highway. Driving question: How can we use distance, time, speed, velocity and graphs to describe and predict how one car overtakes another on a Kenyan road? Remember the clip near Naivasha: Wanjiru in the white Subaru (overtaking car B) passes Mr Kamau's blue Toyota Axio (overtaken car A) while Mr Otieno's lorry (oncoming lorry L) approaches from Nakuru. Take the direction towards Nakuru as positive. Answer every section in the space below each prompt. Show your working, write units with every answer, and use evidence from your graphs, your split-time table and your Driving Question Board. Use the words 'overtaking car B', 'overtaken car A' and 'oncoming lorry L', and always say whose viewpoint you are using when you talk about relative speed. Use the table below in Sections 2 to 4.</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 (s)</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 of B (m/s)</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 distance (m)</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distance (m)</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22</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24</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44</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69</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96</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Describing the motion of each vehicle (KICD Question 1: </w:t>
            </w:r>
            <w:del w:id="9001" w:author="Claude (AI) - proposed" w:date="2026-10-18T00:31:38Z">
              <w:r>
                <w:rPr>
                  <w:rFonts w:ascii="Arial" w:cs="Arial" w:eastAsia="Arial" w:hAnsi="Arial"/>
                  <w:b/>
                  <w:bCs/>
                  <w:i w:val="false"/>
                  <w:iCs w:val="false"/>
                  <w:color w:val="FFFFFF"/>
                  <w:sz w:val="22"/>
                  <w:szCs w:val="22"/>
                </w:rPr>
                <w:delText xml:space="preserve">How do you determine the velocity of a moving body</w:delText>
              </w:r>
            </w:del>
            <w:ins w:id="9002" w:author="Claude (AI) - proposed" w:date="2026-10-18T00:31:38Z">
              <w:r>
                <w:rPr>
                  <w:rFonts w:ascii="Arial" w:cs="Arial" w:eastAsia="Arial" w:hAnsi="Arial"/>
                  <w:b/>
                  <w:bCs/>
                  <w:i w:val="false"/>
                  <w:iCs w:val="false"/>
                  <w:color w:val="FFFFFF"/>
                  <w:sz w:val="22"/>
                  <w:szCs w:val="22"/>
                </w:rPr>
                <w:t xml:space="preserve">What is speed? and KICD Question 2: How do we use displacement time graphs in real life</w:t>
              </w:r>
            </w:ins>
            <w:r>
              <w:rPr>
                <w:rFonts w:ascii="Arial" w:cs="Arial" w:eastAsia="Arial" w:hAnsi="Arial"/>
                <w:b/>
                <w:bCs/>
                <w:i w:val="false"/>
                <w:iCs w:val="false"/>
                <w:color w:val="FFFFFF"/>
                <w:sz w:val="22"/>
                <w:szCs w:val="22"/>
              </w:rPr>
              <w:t xml:space="preserv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Car A covers 150 m in 7.5 s, and the oncoming lorry L travels towards Naivasha, covering 150 m in the same 7.5 s. (a) Explain</w:t>
            </w:r>
            <w:ins w:id="9003" w:author="Claude (AI) - proposed" w:date="2026-10-18T00:31:38Z">
              <w:r>
                <w:rPr>
                  <w:rFonts w:ascii="Arial" w:cs="Arial" w:eastAsia="Arial" w:hAnsi="Arial"/>
                  <w:b/>
                  <w:bCs/>
                  <w:i w:val="false"/>
                  <w:iCs w:val="false"/>
                  <w:color w:val="000000"/>
                  <w:sz w:val="18"/>
                  <w:szCs w:val="18"/>
                </w:rPr>
                <w:t xml:space="preserve"> what speed is and</w:t>
              </w:r>
            </w:ins>
            <w:r>
              <w:rPr>
                <w:rFonts w:ascii="Arial" w:cs="Arial" w:eastAsia="Arial" w:hAnsi="Arial"/>
                <w:b/>
                <w:bCs/>
                <w:i w:val="false"/>
                <w:iCs w:val="false"/>
                <w:color w:val="000000"/>
                <w:sz w:val="18"/>
                <w:szCs w:val="18"/>
              </w:rPr>
              <w:t xml:space="preserve"> how you determine the velocity of a moving body, and say how velocity is different from speed. (b) Calculate the velocity of overtaken car A. (c) Convert the speedometer readings of 72 km/h and 108 km/h to m/s. (d) Find the velocity of oncoming lorry L and explain what its sign tells you.</w:t>
            </w:r>
            <w:ins w:id="9004" w:author="Claude (AI) - proposed" w:date="2026-10-18T00:31:38Z">
              <w:r>
                <w:rPr>
                  <w:rFonts w:ascii="Arial" w:cs="Arial" w:eastAsia="Arial" w:hAnsi="Arial"/>
                  <w:b/>
                  <w:bCs/>
                  <w:i w:val="false"/>
                  <w:iCs w:val="false"/>
                  <w:color w:val="000000"/>
                  <w:sz w:val="18"/>
                  <w:szCs w:val="18"/>
                </w:rPr>
                <w:t xml:space="preserve"> (e) Taking each vehicle's starting point as 0 and the direction towards Nakuru as positive, sketch the displacement-time graph of overtaken car A and of oncoming lorry L from t = 0 to 7.5 s, and say what the gradient of each line tells you. (f) Naivasha and Nakuru are 60 km apart. A matatu leaves Naivasha for Nakuru at 60 km/h and, at the same moment, a car leaves Nakuru for Naivasha at 90 km/h. Draw both on one displacement-time graph (displacement measured from Naivasha) and use it to find when and where they meet.</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Acceleration from numbers and from a graph (KICD Question </w:t>
            </w:r>
            <w:del w:id="9005" w:author="Claude (AI) - proposed" w:date="2026-10-18T00:31:38Z">
              <w:r>
                <w:rPr>
                  <w:rFonts w:ascii="Arial" w:cs="Arial" w:eastAsia="Arial" w:hAnsi="Arial"/>
                  <w:b/>
                  <w:bCs/>
                  <w:i w:val="false"/>
                  <w:iCs w:val="false"/>
                  <w:color w:val="FFFFFF"/>
                  <w:sz w:val="22"/>
                  <w:szCs w:val="22"/>
                </w:rPr>
                <w:delText xml:space="preserve">2</w:delText>
              </w:r>
            </w:del>
            <w:ins w:id="9006" w:author="Claude (AI) - proposed" w:date="2026-10-18T00:31:38Z">
              <w:r>
                <w:rPr>
                  <w:rFonts w:ascii="Arial" w:cs="Arial" w:eastAsia="Arial" w:hAnsi="Arial"/>
                  <w:b/>
                  <w:bCs/>
                  <w:i w:val="false"/>
                  <w:iCs w:val="false"/>
                  <w:color w:val="FFFFFF"/>
                  <w:sz w:val="22"/>
                  <w:szCs w:val="22"/>
                </w:rPr>
                <w:t xml:space="preserve">3</w:t>
              </w:r>
            </w:ins>
            <w:r>
              <w:rPr>
                <w:rFonts w:ascii="Arial" w:cs="Arial" w:eastAsia="Arial" w:hAnsi="Arial"/>
                <w:b/>
                <w:bCs/>
                <w:i w:val="false"/>
                <w:iCs w:val="false"/>
                <w:color w:val="FFFFFF"/>
                <w:sz w:val="22"/>
                <w:szCs w:val="22"/>
              </w:rPr>
              <w:t xml:space="preserve">: How do </w:t>
            </w:r>
            <w:del w:id="9007" w:author="Claude (AI) - proposed" w:date="2026-10-18T00:31:38Z">
              <w:r>
                <w:rPr>
                  <w:rFonts w:ascii="Arial" w:cs="Arial" w:eastAsia="Arial" w:hAnsi="Arial"/>
                  <w:b/>
                  <w:bCs/>
                  <w:i w:val="false"/>
                  <w:iCs w:val="false"/>
                  <w:color w:val="FFFFFF"/>
                  <w:sz w:val="22"/>
                  <w:szCs w:val="22"/>
                </w:rPr>
                <w:delText xml:space="preserve">you determine the acceleration of a moving body</w:delText>
              </w:r>
            </w:del>
            <w:ins w:id="9008" w:author="Claude (AI) - proposed" w:date="2026-10-18T00:31:38Z">
              <w:r>
                <w:rPr>
                  <w:rFonts w:ascii="Arial" w:cs="Arial" w:eastAsia="Arial" w:hAnsi="Arial"/>
                  <w:b/>
                  <w:bCs/>
                  <w:i w:val="false"/>
                  <w:iCs w:val="false"/>
                  <w:color w:val="FFFFFF"/>
                  <w:sz w:val="22"/>
                  <w:szCs w:val="22"/>
                </w:rPr>
                <w:t xml:space="preserve">we use velocity time graphs</w:t>
              </w:r>
            </w:ins>
            <w:r>
              <w:rPr>
                <w:rFonts w:ascii="Arial" w:cs="Arial" w:eastAsia="Arial" w:hAnsi="Arial"/>
                <w:b/>
                <w:bCs/>
                <w:i w:val="false"/>
                <w:iCs w:val="false"/>
                <w:color w:val="FFFFFF"/>
                <w:sz w:val="22"/>
                <w:szCs w:val="22"/>
              </w:rPr>
              <w:t xml:space="preserv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table. (a) Explain how you determine the acceleration of a moving body and calculate the acceleration of overtaking car B while its velocity rises from its starting value to its final value. State the time it takes. (b) Sketch the velocity-time graph for car B from t = 0 to 7.5 s and for car A on the same axes. Use t (s) on the x-axis and v (m/s) on the y-axis. (c) Explain how the graph also gives the acceleration of car B and what the graph shows for car A. (d) A braking matatu slows from 20 m/s to 0 in 10 s. Find its acceleration and say what the sign means.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How far did each car travel?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Use the area under B's velocity-time graph, split into a trapezium and a rectangle, to find the distance travelled by car B in 7.5 s. (b) Find the distance travelled by car A in the same time using its graph. (c) Check your answers against the table. (d) How much further did B travel than A, and what does this tell you about the overtake? (e) Car B starts 20 m behind A and ends 20 m ahead of A, and each car is 5 m long. Show how the extra distance B gains fits with these lengths and gaps.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Why does car A look slow from car B?</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Both speedometers show high readings, yet car A looks slow from car B's point of view. (a) Find the speed of B relative to A once B has reached its final speed, in m/s and in km/h. (b) What was B's speed relative to A at t = 0, and why? (c) Use the B and A distances in the table at t = 4 s and t = 5 s to show that the gap is growing. (d) Find the closing speed of B and oncoming lorry L in m/s and km/h, stating the viewpoint. (e) Use these ideas to explain how two vehicles that are both moving fast can appear to move slowly relative to each other.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 Is the overtake safe, and how do we describe and predict it?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Wanjiru's overtake takes 7.5 s. The lorry L is 500 m ahead of B at t = 0. (a) How far does the lorry travel in 7.5 s? (b) How much road do B and L use together, and how far away is the lorry when B pulls back into lane? (c) Using the closing speed, find the safety margin in seconds. Is the overtake safe? (d) What if the lorry were only 400 m away at t = 0? (e) Write a final answer to the driving question: How can we use distance, time, speed, velocity and graphs to describe and predict how one car overtakes another? Refer to your answers to KICD Questions 1 </w:t>
            </w:r>
            <w:del w:id="9009" w:author="Claude (AI) - proposed" w:date="2026-10-18T00:31:38Z">
              <w:r>
                <w:rPr>
                  <w:rFonts w:ascii="Arial" w:cs="Arial" w:eastAsia="Arial" w:hAnsi="Arial"/>
                  <w:b/>
                  <w:bCs/>
                  <w:i w:val="false"/>
                  <w:iCs w:val="false"/>
                  <w:color w:val="000000"/>
                  <w:sz w:val="18"/>
                  <w:szCs w:val="18"/>
                </w:rPr>
                <w:delText xml:space="preserve">and 2</w:delText>
              </w:r>
            </w:del>
            <w:ins w:id="9010" w:author="Claude (AI) - proposed" w:date="2026-10-18T00:31:38Z">
              <w:r>
                <w:rPr>
                  <w:rFonts w:ascii="Arial" w:cs="Arial" w:eastAsia="Arial" w:hAnsi="Arial"/>
                  <w:b/>
                  <w:bCs/>
                  <w:i w:val="false"/>
                  <w:iCs w:val="false"/>
                  <w:color w:val="000000"/>
                  <w:sz w:val="18"/>
                  <w:szCs w:val="18"/>
                </w:rPr>
                <w:t xml:space="preserve">to 3</w:t>
              </w:r>
            </w:ins>
            <w:r>
              <w:rPr>
                <w:rFonts w:ascii="Arial" w:cs="Arial" w:eastAsia="Arial" w:hAnsi="Arial"/>
                <w:b/>
                <w:bCs/>
                <w:i w:val="false"/>
                <w:iCs w:val="false"/>
                <w:color w:val="000000"/>
                <w:sz w:val="18"/>
                <w:szCs w:val="18"/>
              </w:rPr>
              <w:t xml:space="preserve">, graphs, relative speed and the safety decision.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del w:id="9011" w:author="Claude (AI) - proposed" w:date="2026-10-18T00:31:38Z">
              <w:r>
                <w:rPr>
                  <w:rFonts w:ascii="Arial" w:cs="Arial" w:eastAsia="Arial" w:hAnsi="Arial"/>
                  <w:b w:val="false"/>
                  <w:bCs w:val="false"/>
                  <w:i w:val="false"/>
                  <w:iCs w:val="false"/>
                  <w:color w:val="000000"/>
                  <w:sz w:val="18"/>
                  <w:szCs w:val="18"/>
                </w:rPr>
                <w:delText xml:space="preserve">Velocity</w:delText>
              </w:r>
            </w:del>
            <w:ins w:id="9012" w:author="Claude (AI) - proposed" w:date="2026-10-18T00:31:38Z">
              <w:r>
                <w:rPr>
                  <w:rFonts w:ascii="Arial" w:cs="Arial" w:eastAsia="Arial" w:hAnsi="Arial"/>
                  <w:b w:val="false"/>
                  <w:bCs w:val="false"/>
                  <w:i w:val="false"/>
                  <w:iCs w:val="false"/>
                  <w:color w:val="000000"/>
                  <w:sz w:val="18"/>
                  <w:szCs w:val="18"/>
                </w:rPr>
                <w:t xml:space="preserve">Speed, velocity</w:t>
              </w:r>
            </w:ins>
            <w:r>
              <w:rPr>
                <w:rFonts w:ascii="Arial" w:cs="Arial" w:eastAsia="Arial" w:hAnsi="Arial"/>
                <w:b w:val="false"/>
                <w:bCs w:val="false"/>
                <w:i w:val="false"/>
                <w:iCs w:val="false"/>
                <w:color w:val="000000"/>
                <w:sz w:val="18"/>
                <w:szCs w:val="18"/>
              </w:rPr>
              <w:t xml:space="preserve"> and acceleration methods (KICD </w:t>
            </w:r>
            <w:del w:id="9013" w:author="Claude (AI) - proposed" w:date="2026-10-18T00:31:38Z">
              <w:r>
                <w:rPr>
                  <w:rFonts w:ascii="Arial" w:cs="Arial" w:eastAsia="Arial" w:hAnsi="Arial"/>
                  <w:b w:val="false"/>
                  <w:bCs w:val="false"/>
                  <w:i w:val="false"/>
                  <w:iCs w:val="false"/>
                  <w:color w:val="000000"/>
                  <w:sz w:val="18"/>
                  <w:szCs w:val="18"/>
                </w:rPr>
                <w:delText xml:space="preserve">Questions 1 and 2</w:delText>
              </w:r>
            </w:del>
            <w:ins w:id="9014" w:author="Claude (AI) - proposed" w:date="2026-10-18T00:31:38Z">
              <w:r>
                <w:rPr>
                  <w:rFonts w:ascii="Arial" w:cs="Arial" w:eastAsia="Arial" w:hAnsi="Arial"/>
                  <w:b w:val="false"/>
                  <w:bCs w:val="false"/>
                  <w:i w:val="false"/>
                  <w:iCs w:val="false"/>
                  <w:color w:val="000000"/>
                  <w:sz w:val="18"/>
                  <w:szCs w:val="18"/>
                </w:rPr>
                <w:t xml:space="preserve">Question 1</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8T00:31:38Z">
              <w:r>
                <w:rPr>
                  <w:rFonts w:ascii="Arial" w:cs="Arial" w:eastAsia="Arial" w:hAnsi="Arial"/>
                  <w:b w:val="false"/>
                  <w:bCs w:val="false"/>
                  <w:i w:val="false"/>
                  <w:iCs w:val="false"/>
                  <w:color w:val="000000"/>
                  <w:sz w:val="18"/>
                  <w:szCs w:val="18"/>
                </w:rPr>
                <w:delText xml:space="preserve">States</w:delText>
              </w:r>
            </w:del>
            <w:ins w:id="9016" w:author="Claude (AI) - proposed" w:date="2026-10-18T00:31:38Z">
              <w:r>
                <w:rPr>
                  <w:rFonts w:ascii="Arial" w:cs="Arial" w:eastAsia="Arial" w:hAnsi="Arial"/>
                  <w:b w:val="false"/>
                  <w:bCs w:val="false"/>
                  <w:i w:val="false"/>
                  <w:iCs w:val="false"/>
                  <w:color w:val="000000"/>
                  <w:sz w:val="18"/>
                  <w:szCs w:val="18"/>
                </w:rPr>
                <w:t xml:space="preserve">Exceeds expectations: states speed = distance/time,</w:t>
              </w:r>
            </w:ins>
            <w:r>
              <w:rPr>
                <w:rFonts w:ascii="Arial" w:cs="Arial" w:eastAsia="Arial" w:hAnsi="Arial"/>
                <w:b w:val="false"/>
                <w:bCs w:val="false"/>
                <w:i w:val="false"/>
                <w:iCs w:val="false"/>
                <w:color w:val="000000"/>
                <w:sz w:val="18"/>
                <w:szCs w:val="18"/>
              </w:rPr>
              <w:t xml:space="preserve"> velocity = displacement/time and a = (v - u)/t, explains the vector nature and sign of velocity, converts units correctly and calculates A's +20 m/s, the lorry's -20 m/s, B's 2 m/s^2 and the matatu's -2 m/s^2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7" w:author="Claude (AI) - proposed" w:date="2026-10-18T00:31:38Z">
              <w:r>
                <w:rPr>
                  <w:rFonts w:ascii="Arial" w:cs="Arial" w:eastAsia="Arial" w:hAnsi="Arial"/>
                  <w:b w:val="false"/>
                  <w:bCs w:val="false"/>
                  <w:i w:val="false"/>
                  <w:iCs w:val="false"/>
                  <w:color w:val="000000"/>
                  <w:sz w:val="18"/>
                  <w:szCs w:val="18"/>
                </w:rPr>
                <w:delText xml:space="preserve">Uses both</w:delText>
              </w:r>
            </w:del>
            <w:ins w:id="9018" w:author="Claude (AI) - proposed" w:date="2026-10-18T00:31:38Z">
              <w:r>
                <w:rPr>
                  <w:rFonts w:ascii="Arial" w:cs="Arial" w:eastAsia="Arial" w:hAnsi="Arial"/>
                  <w:b w:val="false"/>
                  <w:bCs w:val="false"/>
                  <w:i w:val="false"/>
                  <w:iCs w:val="false"/>
                  <w:color w:val="000000"/>
                  <w:sz w:val="18"/>
                  <w:szCs w:val="18"/>
                </w:rPr>
                <w:t xml:space="preserve">Meets expectations: uses the</w:t>
              </w:r>
            </w:ins>
            <w:r>
              <w:rPr>
                <w:rFonts w:ascii="Arial" w:cs="Arial" w:eastAsia="Arial" w:hAnsi="Arial"/>
                <w:b w:val="false"/>
                <w:bCs w:val="false"/>
                <w:i w:val="false"/>
                <w:iCs w:val="false"/>
                <w:color w:val="000000"/>
                <w:sz w:val="18"/>
                <w:szCs w:val="18"/>
              </w:rPr>
              <w:t xml:space="preserve"> formulas correctly with minor slips in units or in explaining the sign, and gets most values right.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31:38Z">
              <w:r>
                <w:rPr>
                  <w:rFonts w:ascii="Arial" w:cs="Arial" w:eastAsia="Arial" w:hAnsi="Arial"/>
                  <w:b w:val="false"/>
                  <w:bCs w:val="false"/>
                  <w:i w:val="false"/>
                  <w:iCs w:val="false"/>
                  <w:color w:val="000000"/>
                  <w:sz w:val="18"/>
                  <w:szCs w:val="18"/>
                </w:rPr>
                <w:delText xml:space="preserve">Confuses</w:delText>
              </w:r>
            </w:del>
            <w:ins w:id="9020" w:author="Claude (AI) - proposed" w:date="2026-10-18T00:31:38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speed with velocity or omits conversion, the sign or units, and gets several values wrong.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rPr>
                <w:ins w:id="9022" w:author="Claude (AI) - proposed" w:date="2026-10-18T00:31:38Z"/>
              </w:rPr>
            </w:pPr>
            <w:ins w:id="9021" w:author="Claude (AI) - proposed" w:date="2026-10-18T00:31:38Z">
              <w:r>
                <w:rPr>
                  <w:rFonts w:ascii="Arial" w:cs="Arial" w:eastAsia="Arial" w:hAnsi="Arial"/>
                  <w:b w:val="false"/>
                  <w:bCs w:val="false"/>
                  <w:i w:val="false"/>
                  <w:iCs w:val="false"/>
                  <w:color w:val="000000"/>
                  <w:sz w:val="18"/>
                  <w:szCs w:val="18"/>
                </w:rPr>
                <w:t xml:space="preserve">Graphs: displacement-time and velocity-time, gradient and area (KICD Questions 2 and 3)</w:t>
              </w:r>
            </w:ins>
          </w:p>
        </w:tc>
        <w:tc>
          <w:tcPr>
            <w:tcW w:type="dxa" w:w="3560"/>
            <w:shd w:fill="FFFFFF" w:color="auto" w:val="clear"/>
            <w:tcMar>
              <w:top w:type="dxa" w:w="60"/>
              <w:left w:type="dxa" w:w="120"/>
              <w:bottom w:type="dxa" w:w="60"/>
              <w:right w:type="dxa" w:w="120"/>
            </w:tcMar>
            <w:vAlign w:val="top"/>
          </w:tcPr>
          <w:p>
            <w:pPr>
              <w:keepNext w:val="false"/>
              <w:spacing w:after="40" w:before="0"/>
              <w:jc w:val="left"/>
              <w:rPr>
                <w:del w:id="9024" w:author="Claude (AI) - proposed" w:date="2026-10-18T00:31:38Z"/>
              </w:rPr>
            </w:pPr>
            <w:del w:id="9023" w:author="Claude (AI) - proposed" w:date="2026-10-18T00:31:38Z">
              <w:r>
                <w:rPr>
                  <w:rFonts w:ascii="Arial" w:cs="Arial" w:eastAsia="Arial" w:hAnsi="Arial"/>
                  <w:b w:val="false"/>
                  <w:bCs w:val="false"/>
                  <w:i w:val="false"/>
                  <w:iCs w:val="false"/>
                  <w:color w:val="000000"/>
                  <w:sz w:val="18"/>
                  <w:szCs w:val="18"/>
                </w:rPr>
                <w:delText xml:space="preserve">Graphs: gradient and area</w:delText>
              </w:r>
            </w:del>
          </w:p>
          <w:p>
            <w:pPr>
              <w:keepNext w:val="false"/>
              <w:spacing w:after="40" w:before="0"/>
              <w:jc w:val="left"/>
            </w:pPr>
            <w:del w:id="9025" w:author="Claude (AI) - proposed" w:date="2026-10-18T00:31:38Z">
              <w:r>
                <w:rPr>
                  <w:rFonts w:ascii="Arial" w:cs="Arial" w:eastAsia="Arial" w:hAnsi="Arial"/>
                  <w:b w:val="false"/>
                  <w:bCs w:val="false"/>
                  <w:i w:val="false"/>
                  <w:iCs w:val="false"/>
                  <w:color w:val="000000"/>
                  <w:sz w:val="18"/>
                  <w:szCs w:val="18"/>
                </w:rPr>
                <w:delText xml:space="preserve">Sketches correct labelled</w:delText>
              </w:r>
            </w:del>
            <w:ins w:id="9026" w:author="Claude (AI) - proposed" w:date="2026-10-18T00:31:38Z">
              <w:r>
                <w:rPr>
                  <w:rFonts w:ascii="Arial" w:cs="Arial" w:eastAsia="Arial" w:hAnsi="Arial"/>
                  <w:b w:val="false"/>
                  <w:bCs w:val="false"/>
                  <w:i w:val="false"/>
                  <w:iCs w:val="false"/>
                  <w:color w:val="000000"/>
                  <w:sz w:val="18"/>
                  <w:szCs w:val="18"/>
                </w:rPr>
                <w:t xml:space="preserve">Exceeds expectations: sketches correct labelled displacement-time graphs (A, L) and</w:t>
              </w:r>
            </w:ins>
            <w:r>
              <w:rPr>
                <w:rFonts w:ascii="Arial" w:cs="Arial" w:eastAsia="Arial" w:hAnsi="Arial"/>
                <w:b w:val="false"/>
                <w:bCs w:val="false"/>
                <w:i w:val="false"/>
                <w:iCs w:val="false"/>
                <w:color w:val="000000"/>
                <w:sz w:val="18"/>
                <w:szCs w:val="18"/>
              </w:rPr>
              <w:t xml:space="preserve"> velocity-time graphs </w:t>
            </w:r>
            <w:del w:id="9027" w:author="Claude (AI) - proposed" w:date="2026-10-18T00:31:38Z">
              <w:r>
                <w:rPr>
                  <w:rFonts w:ascii="Arial" w:cs="Arial" w:eastAsia="Arial" w:hAnsi="Arial"/>
                  <w:b w:val="false"/>
                  <w:bCs w:val="false"/>
                  <w:i w:val="false"/>
                  <w:iCs w:val="false"/>
                  <w:color w:val="000000"/>
                  <w:sz w:val="18"/>
                  <w:szCs w:val="18"/>
                </w:rPr>
                <w:delText xml:space="preserve">for A and B, links</w:delText>
              </w:r>
            </w:del>
            <w:ins w:id="9028" w:author="Claude (AI) - proposed" w:date="2026-10-18T00:31:38Z">
              <w:r>
                <w:rPr>
                  <w:rFonts w:ascii="Arial" w:cs="Arial" w:eastAsia="Arial" w:hAnsi="Arial"/>
                  <w:b w:val="false"/>
                  <w:bCs w:val="false"/>
                  <w:i w:val="false"/>
                  <w:iCs w:val="false"/>
                  <w:color w:val="000000"/>
                  <w:sz w:val="18"/>
                  <w:szCs w:val="18"/>
                </w:rPr>
                <w:t xml:space="preserve">(A, B), reads velocity from a gradient, finds the meeting point of two vehicles, links the velocity-time</w:t>
              </w:r>
            </w:ins>
            <w:r>
              <w:rPr>
                <w:rFonts w:ascii="Arial" w:cs="Arial" w:eastAsia="Arial" w:hAnsi="Arial"/>
                <w:b w:val="false"/>
                <w:bCs w:val="false"/>
                <w:i w:val="false"/>
                <w:iCs w:val="false"/>
                <w:color w:val="000000"/>
                <w:sz w:val="18"/>
                <w:szCs w:val="18"/>
              </w:rPr>
              <w:t xml:space="preserve"> gradient to acceleration, and finds B 200 m (125 + 75) and A 150 m from areas, checking against the table.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9" w:author="Claude (AI) - proposed" w:date="2026-10-18T00:31:38Z">
              <w:r>
                <w:rPr>
                  <w:rFonts w:ascii="Arial" w:cs="Arial" w:eastAsia="Arial" w:hAnsi="Arial"/>
                  <w:b w:val="false"/>
                  <w:bCs w:val="false"/>
                  <w:i w:val="false"/>
                  <w:iCs w:val="false"/>
                  <w:color w:val="000000"/>
                  <w:sz w:val="18"/>
                  <w:szCs w:val="18"/>
                </w:rPr>
                <w:delText xml:space="preserve">Draws</w:delText>
              </w:r>
            </w:del>
            <w:ins w:id="9030" w:author="Claude (AI) - proposed" w:date="2026-10-18T00:31:38Z">
              <w:r>
                <w:rPr>
                  <w:rFonts w:ascii="Arial" w:cs="Arial" w:eastAsia="Arial" w:hAnsi="Arial"/>
                  <w:b w:val="false"/>
                  <w:bCs w:val="false"/>
                  <w:i w:val="false"/>
                  <w:iCs w:val="false"/>
                  <w:color w:val="000000"/>
                  <w:sz w:val="18"/>
                  <w:szCs w:val="18"/>
                </w:rPr>
                <w:t xml:space="preserve">Meets expectations: draws</w:t>
              </w:r>
            </w:ins>
            <w:r>
              <w:rPr>
                <w:rFonts w:ascii="Arial" w:cs="Arial" w:eastAsia="Arial" w:hAnsi="Arial"/>
                <w:b w:val="false"/>
                <w:bCs w:val="false"/>
                <w:i w:val="false"/>
                <w:iCs w:val="false"/>
                <w:color w:val="000000"/>
                <w:sz w:val="18"/>
                <w:szCs w:val="18"/>
              </w:rPr>
              <w:t xml:space="preserve"> mostly correct graphs</w:t>
            </w:r>
            <w:ins w:id="9031" w:author="Claude (AI) - proposed" w:date="2026-10-18T00:31:38Z">
              <w:r>
                <w:rPr>
                  <w:rFonts w:ascii="Arial" w:cs="Arial" w:eastAsia="Arial" w:hAnsi="Arial"/>
                  <w:b w:val="false"/>
                  <w:bCs w:val="false"/>
                  <w:i w:val="false"/>
                  <w:iCs w:val="false"/>
                  <w:color w:val="000000"/>
                  <w:sz w:val="18"/>
                  <w:szCs w:val="18"/>
                </w:rPr>
                <w:t xml:space="preserve">, reads gradients</w:t>
              </w:r>
            </w:ins>
            <w:r>
              <w:rPr>
                <w:rFonts w:ascii="Arial" w:cs="Arial" w:eastAsia="Arial" w:hAnsi="Arial"/>
                <w:b w:val="false"/>
                <w:bCs w:val="false"/>
                <w:i w:val="false"/>
                <w:iCs w:val="false"/>
                <w:color w:val="000000"/>
                <w:sz w:val="18"/>
                <w:szCs w:val="18"/>
              </w:rPr>
              <w:t xml:space="preserve"> and finds the distances with a small error or without checking against the 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2" w:author="Claude (AI) - proposed" w:date="2026-10-18T00:31:38Z">
              <w:r>
                <w:rPr>
                  <w:rFonts w:ascii="Arial" w:cs="Arial" w:eastAsia="Arial" w:hAnsi="Arial"/>
                  <w:b w:val="false"/>
                  <w:bCs w:val="false"/>
                  <w:i w:val="false"/>
                  <w:iCs w:val="false"/>
                  <w:color w:val="000000"/>
                  <w:sz w:val="18"/>
                  <w:szCs w:val="18"/>
                </w:rPr>
                <w:delText xml:space="preserve">Graphs</w:delText>
              </w:r>
            </w:del>
            <w:ins w:id="9033" w:author="Claude (AI) - proposed" w:date="2026-10-18T00:31:38Z">
              <w:r>
                <w:rPr>
                  <w:rFonts w:ascii="Arial" w:cs="Arial" w:eastAsia="Arial" w:hAnsi="Arial"/>
                  <w:b w:val="false"/>
                  <w:bCs w:val="false"/>
                  <w:i w:val="false"/>
                  <w:iCs w:val="false"/>
                  <w:color w:val="000000"/>
                  <w:sz w:val="18"/>
                  <w:szCs w:val="18"/>
                </w:rPr>
                <w:t xml:space="preserve">Approaches expectations: graphs</w:t>
              </w:r>
            </w:ins>
            <w:r>
              <w:rPr>
                <w:rFonts w:ascii="Arial" w:cs="Arial" w:eastAsia="Arial" w:hAnsi="Arial"/>
                <w:b w:val="false"/>
                <w:bCs w:val="false"/>
                <w:i w:val="false"/>
                <w:iCs w:val="false"/>
                <w:color w:val="000000"/>
                <w:sz w:val="18"/>
                <w:szCs w:val="18"/>
              </w:rPr>
              <w:t xml:space="preserve"> are missing labels or shapes are wrong, and the gradient or area is not linked to </w:t>
            </w:r>
            <w:ins w:id="9034" w:author="Claude (AI) - proposed" w:date="2026-10-18T00:31:38Z">
              <w:r>
                <w:rPr>
                  <w:rFonts w:ascii="Arial" w:cs="Arial" w:eastAsia="Arial" w:hAnsi="Arial"/>
                  <w:b w:val="false"/>
                  <w:bCs w:val="false"/>
                  <w:i w:val="false"/>
                  <w:iCs w:val="false"/>
                  <w:color w:val="000000"/>
                  <w:sz w:val="18"/>
                  <w:szCs w:val="18"/>
                </w:rPr>
                <w:t xml:space="preserve">velocity, </w:t>
              </w:r>
            </w:ins>
            <w:r>
              <w:rPr>
                <w:rFonts w:ascii="Arial" w:cs="Arial" w:eastAsia="Arial" w:hAnsi="Arial"/>
                <w:b w:val="false"/>
                <w:bCs w:val="false"/>
                <w:i w:val="false"/>
                <w:iCs w:val="false"/>
                <w:color w:val="000000"/>
                <w:sz w:val="18"/>
                <w:szCs w:val="18"/>
              </w:rPr>
              <w:t xml:space="preserve">acceleration or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speed and viewpoint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8T00:31:38Z">
              <w:r>
                <w:rPr>
                  <w:rFonts w:ascii="Arial" w:cs="Arial" w:eastAsia="Arial" w:hAnsi="Arial"/>
                  <w:b w:val="false"/>
                  <w:bCs w:val="false"/>
                  <w:i w:val="false"/>
                  <w:iCs w:val="false"/>
                  <w:color w:val="000000"/>
                  <w:sz w:val="18"/>
                  <w:szCs w:val="18"/>
                </w:rPr>
                <w:delText xml:space="preserve">Subtracts</w:delText>
              </w:r>
            </w:del>
            <w:ins w:id="9036" w:author="Claude (AI) - proposed" w:date="2026-10-18T00:31:38Z">
              <w:r>
                <w:rPr>
                  <w:rFonts w:ascii="Arial" w:cs="Arial" w:eastAsia="Arial" w:hAnsi="Arial"/>
                  <w:b w:val="false"/>
                  <w:bCs w:val="false"/>
                  <w:i w:val="false"/>
                  <w:iCs w:val="false"/>
                  <w:color w:val="000000"/>
                  <w:sz w:val="18"/>
                  <w:szCs w:val="18"/>
                </w:rPr>
                <w:t xml:space="preserve">Exceeds expectations: subtracts</w:t>
              </w:r>
            </w:ins>
            <w:r>
              <w:rPr>
                <w:rFonts w:ascii="Arial" w:cs="Arial" w:eastAsia="Arial" w:hAnsi="Arial"/>
                <w:b w:val="false"/>
                <w:bCs w:val="false"/>
                <w:i w:val="false"/>
                <w:iCs w:val="false"/>
                <w:color w:val="000000"/>
                <w:sz w:val="18"/>
                <w:szCs w:val="18"/>
              </w:rPr>
              <w:t xml:space="preserve"> for the same direction (10 m/s, 36 km/h) and adds for opposite directions (50 m/s, 180 km/h), states the viewpoint, notes 0 at t = 0 and explains why A looks slow from B.</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7" w:author="Claude (AI) - proposed" w:date="2026-10-18T00:31:38Z">
              <w:r>
                <w:rPr>
                  <w:rFonts w:ascii="Arial" w:cs="Arial" w:eastAsia="Arial" w:hAnsi="Arial"/>
                  <w:b w:val="false"/>
                  <w:bCs w:val="false"/>
                  <w:i w:val="false"/>
                  <w:iCs w:val="false"/>
                  <w:color w:val="000000"/>
                  <w:sz w:val="18"/>
                  <w:szCs w:val="18"/>
                </w:rPr>
                <w:delText xml:space="preserve">Calculates</w:delText>
              </w:r>
            </w:del>
            <w:ins w:id="9038" w:author="Claude (AI) - proposed" w:date="2026-10-18T00:31:38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relative speeds correctly but gives limited explanation or omits the viewpoint or the starting value.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9" w:author="Claude (AI) - proposed" w:date="2026-10-18T00:31:38Z">
              <w:r>
                <w:rPr>
                  <w:rFonts w:ascii="Arial" w:cs="Arial" w:eastAsia="Arial" w:hAnsi="Arial"/>
                  <w:b w:val="false"/>
                  <w:bCs w:val="false"/>
                  <w:i w:val="false"/>
                  <w:iCs w:val="false"/>
                  <w:color w:val="000000"/>
                  <w:sz w:val="18"/>
                  <w:szCs w:val="18"/>
                </w:rPr>
                <w:delText xml:space="preserve">Adds</w:delText>
              </w:r>
            </w:del>
            <w:ins w:id="9040" w:author="Claude (AI) - proposed" w:date="2026-10-18T00:31:38Z">
              <w:r>
                <w:rPr>
                  <w:rFonts w:ascii="Arial" w:cs="Arial" w:eastAsia="Arial" w:hAnsi="Arial"/>
                  <w:b w:val="false"/>
                  <w:bCs w:val="false"/>
                  <w:i w:val="false"/>
                  <w:iCs w:val="false"/>
                  <w:color w:val="000000"/>
                  <w:sz w:val="18"/>
                  <w:szCs w:val="18"/>
                </w:rPr>
                <w:t xml:space="preserve">Approaches expectations: adds</w:t>
              </w:r>
            </w:ins>
            <w:r>
              <w:rPr>
                <w:rFonts w:ascii="Arial" w:cs="Arial" w:eastAsia="Arial" w:hAnsi="Arial"/>
                <w:b w:val="false"/>
                <w:bCs w:val="false"/>
                <w:i w:val="false"/>
                <w:iCs w:val="false"/>
                <w:color w:val="000000"/>
                <w:sz w:val="18"/>
                <w:szCs w:val="18"/>
              </w:rPr>
              <w:t xml:space="preserve"> or subtracts incorrectly, or cannot explain why A looks slow.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decision and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8T00:31:38Z">
              <w:r>
                <w:rPr>
                  <w:rFonts w:ascii="Arial" w:cs="Arial" w:eastAsia="Arial" w:hAnsi="Arial"/>
                  <w:b w:val="false"/>
                  <w:bCs w:val="false"/>
                  <w:i w:val="false"/>
                  <w:iCs w:val="false"/>
                  <w:color w:val="000000"/>
                  <w:sz w:val="18"/>
                  <w:szCs w:val="18"/>
                </w:rPr>
                <w:delText xml:space="preserve">Correctly</w:delText>
              </w:r>
            </w:del>
            <w:ins w:id="9042" w:author="Claude (AI) - proposed" w:date="2026-10-18T00:31:38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finds the lorry's 150 m, the 350 m of road used, the 150 m (3.0 s) margin and the unsafe 50 m (1.0 s) case, </w:t>
            </w:r>
            <w:del w:id="9043" w:author="Claude (AI) - proposed" w:date="2026-10-18T00:31:38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uses table values accurately</w:t>
            </w:r>
            <w:ins w:id="9044" w:author="Claude (AI) - proposed" w:date="2026-10-18T00:31:38Z">
              <w:r>
                <w:rPr>
                  <w:rFonts w:ascii="Arial" w:cs="Arial" w:eastAsia="Arial" w:hAnsi="Arial"/>
                  <w:b w:val="false"/>
                  <w:bCs w:val="false"/>
                  <w:i w:val="false"/>
                  <w:iCs w:val="false"/>
                  <w:color w:val="000000"/>
                  <w:sz w:val="18"/>
                  <w:szCs w:val="18"/>
                </w:rPr>
                <w:t xml:space="preserve"> and states a limit of the model</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5" w:author="Claude (AI) - proposed" w:date="2026-10-18T00:31:38Z">
              <w:r>
                <w:rPr>
                  <w:rFonts w:ascii="Arial" w:cs="Arial" w:eastAsia="Arial" w:hAnsi="Arial"/>
                  <w:b w:val="false"/>
                  <w:bCs w:val="false"/>
                  <w:i w:val="false"/>
                  <w:iCs w:val="false"/>
                  <w:color w:val="000000"/>
                  <w:sz w:val="18"/>
                  <w:szCs w:val="18"/>
                </w:rPr>
                <w:delText xml:space="preserve">Reaches</w:delText>
              </w:r>
            </w:del>
            <w:ins w:id="9046" w:author="Claude (AI) - proposed" w:date="2026-10-18T00:31:38Z">
              <w:r>
                <w:rPr>
                  <w:rFonts w:ascii="Arial" w:cs="Arial" w:eastAsia="Arial" w:hAnsi="Arial"/>
                  <w:b w:val="false"/>
                  <w:bCs w:val="false"/>
                  <w:i w:val="false"/>
                  <w:iCs w:val="false"/>
                  <w:color w:val="000000"/>
                  <w:sz w:val="18"/>
                  <w:szCs w:val="18"/>
                </w:rPr>
                <w:t xml:space="preserve">Meets expectations: reaches</w:t>
              </w:r>
            </w:ins>
            <w:r>
              <w:rPr>
                <w:rFonts w:ascii="Arial" w:cs="Arial" w:eastAsia="Arial" w:hAnsi="Arial"/>
                <w:b w:val="false"/>
                <w:bCs w:val="false"/>
                <w:i w:val="false"/>
                <w:iCs w:val="false"/>
                <w:color w:val="000000"/>
                <w:sz w:val="18"/>
                <w:szCs w:val="18"/>
              </w:rPr>
              <w:t xml:space="preserve"> the correct decision with one calculation error or a missing unit or time conversion.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8T00:31:38Z">
              <w:r>
                <w:rPr>
                  <w:rFonts w:ascii="Arial" w:cs="Arial" w:eastAsia="Arial" w:hAnsi="Arial"/>
                  <w:b w:val="false"/>
                  <w:bCs w:val="false"/>
                  <w:i w:val="false"/>
                  <w:iCs w:val="false"/>
                  <w:color w:val="000000"/>
                  <w:sz w:val="18"/>
                  <w:szCs w:val="18"/>
                </w:rPr>
                <w:delText xml:space="preserve">Decision</w:delText>
              </w:r>
            </w:del>
            <w:ins w:id="9048" w:author="Claude (AI) - proposed" w:date="2026-10-18T00:31:38Z">
              <w:r>
                <w:rPr>
                  <w:rFonts w:ascii="Arial" w:cs="Arial" w:eastAsia="Arial" w:hAnsi="Arial"/>
                  <w:b w:val="false"/>
                  <w:bCs w:val="false"/>
                  <w:i w:val="false"/>
                  <w:iCs w:val="false"/>
                  <w:color w:val="000000"/>
                  <w:sz w:val="18"/>
                  <w:szCs w:val="18"/>
                </w:rPr>
                <w:t xml:space="preserve">Approaches expectations: decision</w:t>
              </w:r>
            </w:ins>
            <w:r>
              <w:rPr>
                <w:rFonts w:ascii="Arial" w:cs="Arial" w:eastAsia="Arial" w:hAnsi="Arial"/>
                <w:b w:val="false"/>
                <w:bCs w:val="false"/>
                <w:i w:val="false"/>
                <w:iCs w:val="false"/>
                <w:color w:val="000000"/>
                <w:sz w:val="18"/>
                <w:szCs w:val="18"/>
              </w:rPr>
              <w:t xml:space="preserve"> is not supported by calculations or the numbers are inconsistent with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9" w:author="Claude (AI) - proposed" w:date="2026-10-18T00:31:38Z">
              <w:r>
                <w:rPr>
                  <w:rFonts w:ascii="Arial" w:cs="Arial" w:eastAsia="Arial" w:hAnsi="Arial"/>
                  <w:b w:val="false"/>
                  <w:bCs w:val="false"/>
                  <w:i w:val="false"/>
                  <w:iCs w:val="false"/>
                  <w:color w:val="000000"/>
                  <w:sz w:val="18"/>
                  <w:szCs w:val="18"/>
                </w:rPr>
                <w:delText xml:space="preserve">Connects</w:delText>
              </w:r>
            </w:del>
            <w:ins w:id="9050" w:author="Claude (AI) - proposed" w:date="2026-10-18T00:31:38Z">
              <w:r>
                <w:rPr>
                  <w:rFonts w:ascii="Arial" w:cs="Arial" w:eastAsia="Arial" w:hAnsi="Arial"/>
                  <w:b w:val="false"/>
                  <w:bCs w:val="false"/>
                  <w:i w:val="false"/>
                  <w:iCs w:val="false"/>
                  <w:color w:val="000000"/>
                  <w:sz w:val="18"/>
                  <w:szCs w:val="18"/>
                </w:rPr>
                <w:t xml:space="preserve">Exceeds expectations: connects speed,</w:t>
              </w:r>
            </w:ins>
            <w:r>
              <w:rPr>
                <w:rFonts w:ascii="Arial" w:cs="Arial" w:eastAsia="Arial" w:hAnsi="Arial"/>
                <w:b w:val="false"/>
                <w:bCs w:val="false"/>
                <w:i w:val="false"/>
                <w:iCs w:val="false"/>
                <w:color w:val="000000"/>
                <w:sz w:val="18"/>
                <w:szCs w:val="18"/>
              </w:rPr>
              <w:t xml:space="preserve"> velocity, acceleration, graphs, relative speed and safety in a clear, logical explanation that uses the Naivasha evidence and answers </w:t>
            </w:r>
            <w:del w:id="9051" w:author="Claude (AI) - proposed" w:date="2026-10-18T00:31:38Z">
              <w:r>
                <w:rPr>
                  <w:rFonts w:ascii="Arial" w:cs="Arial" w:eastAsia="Arial" w:hAnsi="Arial"/>
                  <w:b w:val="false"/>
                  <w:bCs w:val="false"/>
                  <w:i w:val="false"/>
                  <w:iCs w:val="false"/>
                  <w:color w:val="000000"/>
                  <w:sz w:val="18"/>
                  <w:szCs w:val="18"/>
                </w:rPr>
                <w:delText xml:space="preserve">both</w:delText>
              </w:r>
            </w:del>
            <w:ins w:id="9052" w:author="Claude (AI) - proposed" w:date="2026-10-18T00:31:38Z">
              <w:r>
                <w:rPr>
                  <w:rFonts w:ascii="Arial" w:cs="Arial" w:eastAsia="Arial" w:hAnsi="Arial"/>
                  <w:b w:val="false"/>
                  <w:bCs w:val="false"/>
                  <w:i w:val="false"/>
                  <w:iCs w:val="false"/>
                  <w:color w:val="000000"/>
                  <w:sz w:val="18"/>
                  <w:szCs w:val="18"/>
                </w:rPr>
                <w:t xml:space="preserve">all three</w:t>
              </w:r>
            </w:ins>
            <w:r>
              <w:rPr>
                <w:rFonts w:ascii="Arial" w:cs="Arial" w:eastAsia="Arial" w:hAnsi="Arial"/>
                <w:b w:val="false"/>
                <w:bCs w:val="false"/>
                <w:i w:val="false"/>
                <w:iCs w:val="false"/>
                <w:color w:val="000000"/>
                <w:sz w:val="18"/>
                <w:szCs w:val="18"/>
              </w:rPr>
              <w:t xml:space="preserve"> KICD questions.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3" w:author="Claude (AI) - proposed" w:date="2026-10-18T00:31:38Z">
              <w:r>
                <w:rPr>
                  <w:rFonts w:ascii="Arial" w:cs="Arial" w:eastAsia="Arial" w:hAnsi="Arial"/>
                  <w:b w:val="false"/>
                  <w:bCs w:val="false"/>
                  <w:i w:val="false"/>
                  <w:iCs w:val="false"/>
                  <w:color w:val="000000"/>
                  <w:sz w:val="18"/>
                  <w:szCs w:val="18"/>
                </w:rPr>
                <w:delText xml:space="preserve">Answers</w:delText>
              </w:r>
            </w:del>
            <w:ins w:id="9054" w:author="Claude (AI) - proposed" w:date="2026-10-18T00:31:38Z">
              <w:r>
                <w:rPr>
                  <w:rFonts w:ascii="Arial" w:cs="Arial" w:eastAsia="Arial" w:hAnsi="Arial"/>
                  <w:b w:val="false"/>
                  <w:bCs w:val="false"/>
                  <w:i w:val="false"/>
                  <w:iCs w:val="false"/>
                  <w:color w:val="000000"/>
                  <w:sz w:val="18"/>
                  <w:szCs w:val="18"/>
                </w:rPr>
                <w:t xml:space="preserve">Meets expectations: answers</w:t>
              </w:r>
            </w:ins>
            <w:r>
              <w:rPr>
                <w:rFonts w:ascii="Arial" w:cs="Arial" w:eastAsia="Arial" w:hAnsi="Arial"/>
                <w:b w:val="false"/>
                <w:bCs w:val="false"/>
                <w:i w:val="false"/>
                <w:iCs w:val="false"/>
                <w:color w:val="000000"/>
                <w:sz w:val="18"/>
                <w:szCs w:val="18"/>
              </w:rPr>
              <w:t xml:space="preserve"> the driving question using most ideas but with some links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5" w:author="Claude (AI) - proposed" w:date="2026-10-18T00:31:38Z">
              <w:r>
                <w:rPr>
                  <w:rFonts w:ascii="Arial" w:cs="Arial" w:eastAsia="Arial" w:hAnsi="Arial"/>
                  <w:b w:val="false"/>
                  <w:bCs w:val="false"/>
                  <w:i w:val="false"/>
                  <w:iCs w:val="false"/>
                  <w:color w:val="000000"/>
                  <w:sz w:val="18"/>
                  <w:szCs w:val="18"/>
                </w:rPr>
                <w:delText xml:space="preserve">Lists</w:delText>
              </w:r>
            </w:del>
            <w:ins w:id="9056" w:author="Claude (AI) - proposed" w:date="2026-10-18T00:31:38Z">
              <w:r>
                <w:rPr>
                  <w:rFonts w:ascii="Arial" w:cs="Arial" w:eastAsia="Arial" w:hAnsi="Arial"/>
                  <w:b w:val="false"/>
                  <w:bCs w:val="false"/>
                  <w:i w:val="false"/>
                  <w:iCs w:val="false"/>
                  <w:color w:val="000000"/>
                  <w:sz w:val="18"/>
                  <w:szCs w:val="18"/>
                </w:rPr>
                <w:t xml:space="preserve">Approaches expectations: lists</w:t>
              </w:r>
            </w:ins>
            <w:r>
              <w:rPr>
                <w:rFonts w:ascii="Arial" w:cs="Arial" w:eastAsia="Arial" w:hAnsi="Arial"/>
                <w:b w:val="false"/>
                <w:bCs w:val="false"/>
                <w:i w:val="false"/>
                <w:iCs w:val="false"/>
                <w:color w:val="000000"/>
                <w:sz w:val="18"/>
                <w:szCs w:val="18"/>
              </w:rPr>
              <w:t xml:space="preserve"> facts without linking them to the overtake or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fwogkhknvdfqrgbfq4b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z17o5hmxmnvo5ustopv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ej-zugqdlgpscbbg-vp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fwogkhknvdfqrgbfq4b3" Type="http://schemas.openxmlformats.org/officeDocument/2006/relationships/hyperlink" Target="https://creativecommons.org/licenses/by-nc/4.0/" TargetMode="External"/><Relationship Id="rIduz17o5hmxmnvo5ustopvy" Type="http://schemas.openxmlformats.org/officeDocument/2006/relationships/hyperlink" Target="https://creativecommons.org/licenses/by-nc/4.0/" TargetMode="External"/><Relationship Id="rIdzej-zugqdlgpscbbg-vp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2026-10-18T00:31:38.226Z</dcterms:created>
  <dcterms:modified xsi:type="dcterms:W3CDTF">2026-10-18T00:31:38.226Z</dcterms:modified>
</cp:coreProperties>
</file>

<file path=docProps/custom.xml><?xml version="1.0" encoding="utf-8"?>
<Properties xmlns="http://schemas.openxmlformats.org/officeDocument/2006/custom-properties" xmlns:vt="http://schemas.openxmlformats.org/officeDocument/2006/docPropsVTypes"/>
</file>