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TRIGONOMETRY I (3.1)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 Use what you learned in all ten lessons to answer the prompts below. Write in full sentences, show every step of any calculation, and include units. Draw labelled right-angled triangles wherever they help. Remember the Kisumu data: a student 1.6 m tall casts a 1.2 m shadow, the mango tree casts a 9.0 m shadow, and the sun angle measured with the clinometer is about 53°. Be honest about any rounding or measurement error in your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does the angle tell us about the sides?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Kisumu school compound, the student and the mango tree both stand in the same sunlight. Draw and label the two right-angled triangles (one for the student and her shadow, one for the tree and its shadow). Explain why the ratio of opposite to adjacent is the same in both triangles, even though one triangle is much bigger. Then explain why this means that an angle can tell us about the ratios of the sides of a right-angled triangle.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Sine, cosine and tangent, and how they are related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State the definitions of sin θ, cos θ and tan θ for an acute angle θ in a right-angled triangle. (b) Starting from these definitions, show that tan θ = sin θ ÷ cos θ. (c) Using sin 53° ≈ 0.7986 and cos 53° ≈ 0.6018 from the tables, check this relationship for 53° and say how your answer compares with tan 53° ≈ 1.3270.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height of the mango tree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sun angle of 53°, the 9.0 m shadow and tan 53° ≈ 1.3270 to calculate the height of the mango tree. Show which side is opposite and which is adjacent. (b) Find the height a second way, using the student's height and shadow and similar triangles. (c) Compare your two answers. Why are they slightly different, and what should we say about the tree's height? Explain why you did not need to climb the tree.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and complementary 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the sun in Kisumu made an angle of exactly 60° with the ground and the mango tree's shadow was still 9.0 m. Using exact values only (no calculator), find the height of the tree. Do the same for an angle of exactly 45°. (b) In the 53° triangle, the other acute angle is 37°. Explain how sin 53° and cos 37° are related and why. Write the identity that you used.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 for any height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there is no shadow, for example a school flagpole or a Safaricom mast in Kericho. Describe how you could find its height using a clinometer and a tape measure. Name the angle you measure, the length you measure, and the ratio you use. </w:t>
            </w:r>
            <w:ins w:id="9001" w:author="Claude (AI) - proposed" w:date="2026-10-18T00:31:23Z">
              <w:r>
                <w:rPr>
                  <w:rFonts w:ascii="Arial" w:cs="Arial" w:eastAsia="Arial" w:hAnsi="Arial"/>
                  <w:b/>
                  <w:bCs/>
                  <w:i w:val="false"/>
                  <w:iCs w:val="false"/>
                  <w:color w:val="000000"/>
                  <w:sz w:val="18"/>
                  <w:szCs w:val="18"/>
                </w:rPr>
                <w:t xml:space="preserve">Then explain how the angle of depression from the top of the flagpole to a classmate standing on the ground is related to your angle of elevation. </w:t>
              </w:r>
            </w:ins>
            <w:r>
              <w:rPr>
                <w:rFonts w:ascii="Arial" w:cs="Arial" w:eastAsia="Arial" w:hAnsi="Arial"/>
                <w:b/>
                <w:bCs/>
                <w:i w:val="false"/>
                <w:iCs w:val="false"/>
                <w:color w:val="000000"/>
                <w:sz w:val="18"/>
                <w:szCs w:val="18"/>
              </w:rPr>
              <w:t xml:space="preserve">(b) Compare your Lesson 1 hand-drawn ratio estimates with the calculator values. Explain why they might differ, and why it is important to report any difference honestly. (c) Now write a short answer to the driving question and to the two KICD questions: </w:t>
            </w:r>
            <w:ins w:id="9002" w:author="Claude (AI) - proposed" w:date="2026-10-18T00:31:23Z">
              <w:r>
                <w:rPr>
                  <w:rFonts w:ascii="Arial" w:cs="Arial" w:eastAsia="Arial" w:hAnsi="Arial"/>
                  <w:b/>
                  <w:bCs/>
                  <w:i w:val="false"/>
                  <w:iCs w:val="false"/>
                  <w:color w:val="000000"/>
                  <w:sz w:val="18"/>
                  <w:szCs w:val="18"/>
                </w:rPr>
                <w:t xml:space="preserve">What is trigonometry? </w:t>
              </w:r>
            </w:ins>
            <w:r>
              <w:rPr>
                <w:rFonts w:ascii="Arial" w:cs="Arial" w:eastAsia="Arial" w:hAnsi="Arial"/>
                <w:b/>
                <w:bCs/>
                <w:i w:val="false"/>
                <w:iCs w:val="false"/>
                <w:color w:val="000000"/>
                <w:sz w:val="18"/>
                <w:szCs w:val="18"/>
              </w:rPr>
              <w:t xml:space="preserve">How do we </w:t>
            </w:r>
            <w:del w:id="9003" w:author="Claude (AI) - proposed" w:date="2026-10-18T00:31:23Z">
              <w:r>
                <w:rPr>
                  <w:rFonts w:ascii="Arial" w:cs="Arial" w:eastAsia="Arial" w:hAnsi="Arial"/>
                  <w:b/>
                  <w:bCs/>
                  <w:i w:val="false"/>
                  <w:iCs w:val="false"/>
                  <w:color w:val="000000"/>
                  <w:sz w:val="18"/>
                  <w:szCs w:val="18"/>
                </w:rPr>
                <w:delText xml:space="preserve">apply trigonometric ratios in day-to-day activities? How are the trigonometric ratios of acute angles related to each other?</w:delText>
              </w:r>
            </w:del>
            <w:ins w:id="9004" w:author="Claude (AI) - proposed" w:date="2026-10-18T00:31:23Z">
              <w:r>
                <w:rPr>
                  <w:rFonts w:ascii="Arial" w:cs="Arial" w:eastAsia="Arial" w:hAnsi="Arial"/>
                  <w:b/>
                  <w:bCs/>
                  <w:i w:val="false"/>
                  <w:iCs w:val="false"/>
                  <w:color w:val="000000"/>
                  <w:sz w:val="18"/>
                  <w:szCs w:val="18"/>
                </w:rPr>
                <w:t xml:space="preserve">use trigonometry in real-life situations?</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similar triangles and ratio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3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triangles with the same angle are similar, so the ratios are fixed by the angle alone, and links this to the Kisumu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3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the ratios stay the same for the same angle but gives only a partial reason about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1: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the ratios without explaining why they stay constant, or confuses the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calculations and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3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finds the tree height (about 11.94 m and 12.0 m) and the special-angle heights (9√3 m and 9.0 m), showing every step with units and exact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3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Calculations are mostly correct with minor slips in steps, units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1: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are incomplete or incorrect, or the opposite and adjacent sides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Relationships among the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Proves tan θ = sin θ ÷ cos θ and explains sin θ = cos(90° − θ) using the swap of opposite and adjacent sides.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3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both relationships correctly and checks them with numbers, but the explanation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1: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a relationship without a reason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reasoning and integrity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Describes a complete method for finding any height from an angle and a baseline, explains measurement error honestly, and answers the driving question clearly with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3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a workable method and mentions error, with a general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1: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Method is unclear or missing, and error and honesty are not discussed.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7tfotzb3m7tkyilisho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ua-wtchkvxwpubl-22k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_e86u2hym4vhqbhoc1v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7tfotzb3m7tkyilishod" Type="http://schemas.openxmlformats.org/officeDocument/2006/relationships/hyperlink" Target="https://creativecommons.org/licenses/by-nc/4.0/" TargetMode="External"/><Relationship Id="rIdvua-wtchkvxwpubl-22kn" Type="http://schemas.openxmlformats.org/officeDocument/2006/relationships/hyperlink" Target="https://creativecommons.org/licenses/by-nc/4.0/" TargetMode="External"/><Relationship Id="rIdb_e86u2hym4vhqbhoc1v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2026-10-18T00:31:21.527Z</dcterms:created>
  <dcterms:modified xsi:type="dcterms:W3CDTF">2026-10-18T00:31:21.527Z</dcterms:modified>
</cp:coreProperties>
</file>

<file path=docProps/custom.xml><?xml version="1.0" encoding="utf-8"?>
<Properties xmlns="http://schemas.openxmlformats.org/officeDocument/2006/custom-properties" xmlns:vt="http://schemas.openxmlformats.org/officeDocument/2006/docPropsVTypes"/>
</file>