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2.1: SIMILARITY AND ENLARGEMENT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 Remember Wanjiru Atieno of Nyalenda Secondary School, Kisumu, and her four prints from Mr Otieno at Lakeview Photo Studio: the original 14 cm × 18 cm, the passport photo 3.5 cm × 4.5 cm, the prize-giving poster 70 cm × 90 cm, and the 4.5 cm × 4.5 cm trial print made by changing only the width. Answer each section in the space under it. Use your own measurements and calculations from Lessons 1 to 12. Write the claim first, then evidence (numbers), then reasoning (why the numbers matter). Use k for the linear scale factor, k = image length ÷ object length, and always say which print is the object and which is the image. Write width first, then height. Show your working and include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Claim and evidence from the ratios and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below, which comes from your measurements of the four prints.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Print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 (cm)</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Chin angle</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Original</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 18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Passport</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 × 4.5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 × 90</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Trial print</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 × 4.5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 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53°</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a claim: which prints keep Wanjiru's likeness, and which print does not? (b) Use the width : height ratios and the chin angles to give evidence for your claim. (c) Explain, using the words similar (~), corresponding sides and corresponding angles, what must stay the same when a picture changes size.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passport photo (3.5 cm × 4.5 cm) and the poster (70 cm × 90 cm) keep Wanjiru's likeness because each is similar (~) to the original 14 cm × 18 cm print. The 4.5 cm × 4.5 cm trial print does not keep her likeness; her face looks stretched.</w:t>
            </w:r>
          </w:p>
          <w:p>
            <w:pPr>
              <w:keepNext w:val="false"/>
              <w:spacing w:after="40" w:before="0"/>
              <w:jc w:val="left"/>
            </w:pPr>
            <w:r>
              <w:rPr>
                <w:rFonts w:ascii="Arial" w:cs="Arial" w:eastAsia="Arial" w:hAnsi="Arial"/>
                <w:b w:val="false"/>
                <w:bCs w:val="false"/>
                <w:i w:val="false"/>
                <w:iCs w:val="false"/>
                <w:color w:val="000000"/>
                <w:sz w:val="18"/>
                <w:szCs w:val="18"/>
              </w:rPr>
              <w:t xml:space="preserve">(b) Evidence: the original, passport and poster all have a width : height ratio of 7 : 9 (14 : 18, 3.5 : 4.5 and 70 : 90 all simplify to 7 : 9). Their chin angles are all about 42.5°, and all their corners are 90°. The trial print has width : height = 1 : 1, and its chin angle is about 53°, so both the ratio and the angle changed.</w:t>
            </w:r>
          </w:p>
          <w:p>
            <w:pPr>
              <w:keepNext w:val="false"/>
              <w:spacing w:after="40" w:before="0"/>
              <w:jc w:val="left"/>
            </w:pPr>
            <w:r>
              <w:rPr>
                <w:rFonts w:ascii="Arial" w:cs="Arial" w:eastAsia="Arial" w:hAnsi="Arial"/>
                <w:b w:val="false"/>
                <w:bCs w:val="false"/>
                <w:i w:val="false"/>
                <w:iCs w:val="false"/>
                <w:color w:val="000000"/>
                <w:sz w:val="18"/>
                <w:szCs w:val="18"/>
              </w:rPr>
              <w:t xml:space="preserve">(c) Reasoning: figures are similar (~) when all corresponding angles are equal and the ratios of corresponding sides are equal. The passport photo and poster pass both tests, so only their size changed. The trial print </w:t>
            </w:r>
            <w:del w:id="9001" w:author="Claude (AI) - proposed" w:date="2026-10-15T12:57:50Z">
              <w:r>
                <w:rPr>
                  <w:rFonts w:ascii="Arial" w:cs="Arial" w:eastAsia="Arial" w:hAnsi="Arial"/>
                  <w:b w:val="false"/>
                  <w:bCs w:val="false"/>
                  <w:i w:val="false"/>
                  <w:iCs w:val="false"/>
                  <w:color w:val="000000"/>
                  <w:sz w:val="18"/>
                  <w:szCs w:val="18"/>
                </w:rPr>
                <w:delText xml:space="preserve">fails both tests</w:delText>
              </w:r>
            </w:del>
            <w:ins w:id="9002" w:author="Claude (AI) - proposed" w:date="2026-10-15T12:57:50Z">
              <w:r>
                <w:rPr>
                  <w:rFonts w:ascii="Arial" w:cs="Arial" w:eastAsia="Arial" w:hAnsi="Arial"/>
                  <w:b w:val="false"/>
                  <w:bCs w:val="false"/>
                  <w:i w:val="false"/>
                  <w:iCs w:val="false"/>
                  <w:color w:val="000000"/>
                  <w:sz w:val="18"/>
                  <w:szCs w:val="18"/>
                </w:rPr>
                <w:t xml:space="preserve">still has 90° corners, but it fails the ratio test (1 : 1, not 7 : 9) and the chin-angle test (about 53°, not about 42.5°)</w:t>
              </w:r>
            </w:ins>
            <w:r>
              <w:rPr>
                <w:rFonts w:ascii="Arial" w:cs="Arial" w:eastAsia="Arial" w:hAnsi="Arial"/>
                <w:b w:val="false"/>
                <w:bCs w:val="false"/>
                <w:i w:val="false"/>
                <w:iCs w:val="false"/>
                <w:color w:val="000000"/>
                <w:sz w:val="18"/>
                <w:szCs w:val="18"/>
              </w:rPr>
              <w:t xml:space="preserve">, so its shape changed</w:t>
            </w:r>
            <w:ins w:id="9003" w:author="Claude (AI) - proposed" w:date="2026-10-15T12:57:50Z">
              <w:r>
                <w:rPr>
                  <w:rFonts w:ascii="Arial" w:cs="Arial" w:eastAsia="Arial" w:hAnsi="Arial"/>
                  <w:b w:val="false"/>
                  <w:bCs w:val="false"/>
                  <w:i w:val="false"/>
                  <w:iCs w:val="false"/>
                  <w:color w:val="000000"/>
                  <w:sz w:val="18"/>
                  <w:szCs w:val="18"/>
                </w:rPr>
                <w:t xml:space="preserve">. Equal corner angles alone are not enough</w:t>
              </w:r>
            </w:ins>
            <w:r>
              <w:rPr>
                <w:rFonts w:ascii="Arial" w:cs="Arial" w:eastAsia="Arial" w:hAnsi="Arial"/>
                <w:b w:val="false"/>
                <w:bCs w:val="false"/>
                <w:i w:val="false"/>
                <w:iCs w:val="false"/>
                <w:color w:val="000000"/>
                <w:sz w:val="18"/>
                <w:szCs w:val="18"/>
              </w:rPr>
              <w:t xml:space="preserve">. What must stay the same is the shape (equal corresponding angles and equal ratios of corresponding sides). What may change is the size.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Scale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Take the original 14 cm × 18 cm print as the object. (a) Calculate the linear scale factor k for the passport photo (image) for width and for height. State whether this is an enlargement or a reduction. (b) Calculate k for the poster (image), for width and for height. (c) Find k from the passport photo (object) to the poster (image). (d) For the 4.5 cm × 4.5 cm trial print (image), calculate the width factor and the height factor from the original. Compare them and explain what your comparison tells you about the face in this print.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Object = original, image = passport. Width: k = 3.5 ÷ 14 = 1/4. Height: k = 4.5 ÷ 18 = 1/4. Both factors are equal to 1/4 (0.25). Since 0 &lt; k &lt; 1, this is a reduction.</w:t>
            </w:r>
          </w:p>
          <w:p>
            <w:pPr>
              <w:keepNext w:val="false"/>
              <w:spacing w:after="40" w:before="0"/>
              <w:jc w:val="left"/>
            </w:pPr>
            <w:r>
              <w:rPr>
                <w:rFonts w:ascii="Arial" w:cs="Arial" w:eastAsia="Arial" w:hAnsi="Arial"/>
                <w:b w:val="false"/>
                <w:bCs w:val="false"/>
                <w:i w:val="false"/>
                <w:iCs w:val="false"/>
                <w:color w:val="000000"/>
                <w:sz w:val="18"/>
                <w:szCs w:val="18"/>
              </w:rPr>
              <w:t xml:space="preserve">(b) Object = original, image = poster. Width: k = 70 ÷ 14 = 5. Height: k = 90 ÷ 18 = 5. Both are 5, and since k &gt; 1 this is an enlargement.</w:t>
            </w:r>
          </w:p>
          <w:p>
            <w:pPr>
              <w:keepNext w:val="false"/>
              <w:spacing w:after="40" w:before="0"/>
              <w:jc w:val="left"/>
            </w:pPr>
            <w:r>
              <w:rPr>
                <w:rFonts w:ascii="Arial" w:cs="Arial" w:eastAsia="Arial" w:hAnsi="Arial"/>
                <w:b w:val="false"/>
                <w:bCs w:val="false"/>
                <w:i w:val="false"/>
                <w:iCs w:val="false"/>
                <w:color w:val="000000"/>
                <w:sz w:val="18"/>
                <w:szCs w:val="18"/>
              </w:rPr>
              <w:t xml:space="preserve">(c) Object = passport, image = poster: k = 70 ÷ 3.5 = 20, and 90 ÷ 4.5 = 20. So k = 20.</w:t>
            </w:r>
          </w:p>
          <w:p>
            <w:pPr>
              <w:keepNext w:val="false"/>
              <w:spacing w:after="40" w:before="0"/>
              <w:jc w:val="left"/>
            </w:pPr>
            <w:r>
              <w:rPr>
                <w:rFonts w:ascii="Arial" w:cs="Arial" w:eastAsia="Arial" w:hAnsi="Arial"/>
                <w:b w:val="false"/>
                <w:bCs w:val="false"/>
                <w:i w:val="false"/>
                <w:iCs w:val="false"/>
                <w:color w:val="000000"/>
                <w:sz w:val="18"/>
                <w:szCs w:val="18"/>
              </w:rPr>
              <w:t xml:space="preserve">(d) Object = original, image = trial print. Width factor = 4.5 ÷ 14 = 9/28 (about 0.32). Height factor = 4.5 ÷ 18 = 1/4 (0.25). The two factors are not equal, so the width and height were changed by different amounts. The print is not similar to the original, so Wanjiru's face looks stretched. A single scale factor, applied to both width and height, is needed to keep the shape.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scale factor and similar triangles to find unknown lengths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original print the face triangle has an eye gap of 5.6 cm and a chin distance of 7.2 cm. Use k from the original to the passport photo to find the eye gap and the chin distance on the passport photo. (b) Now find the eye gap and the chin distance on the poster. (c) At Nyalenda Secondary School, at the same time of day, Wanjiru (1.5 m tall) casts a 2 m shadow and a tree casts a 12 m shadow. Explain why the two shadow triangles can be treated as similar, then find the height of the tree. (d) Explain how this problem is related to Wanjiru's photo.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Object = original, image = passport, k = 1/4. Eye gap = 1/4 × 5.6 = 1.4 cm. Chin distance = 1/4 × 7.2 = 1.8 cm.</w:t>
            </w:r>
          </w:p>
          <w:p>
            <w:pPr>
              <w:keepNext w:val="false"/>
              <w:spacing w:after="40" w:before="0"/>
              <w:jc w:val="left"/>
            </w:pPr>
            <w:r>
              <w:rPr>
                <w:rFonts w:ascii="Arial" w:cs="Arial" w:eastAsia="Arial" w:hAnsi="Arial"/>
                <w:b w:val="false"/>
                <w:bCs w:val="false"/>
                <w:i w:val="false"/>
                <w:iCs w:val="false"/>
                <w:color w:val="000000"/>
                <w:sz w:val="18"/>
                <w:szCs w:val="18"/>
              </w:rPr>
              <w:t xml:space="preserve">(b) Object = original, image = poster, k = 5. Eye gap = 5 × 5.6 = 28 cm. Chin distance = 5 × 7.2 = 36 cm.</w:t>
            </w:r>
          </w:p>
          <w:p>
            <w:pPr>
              <w:keepNext w:val="false"/>
              <w:spacing w:after="40" w:before="0"/>
              <w:jc w:val="left"/>
            </w:pPr>
            <w:r>
              <w:rPr>
                <w:rFonts w:ascii="Arial" w:cs="Arial" w:eastAsia="Arial" w:hAnsi="Arial"/>
                <w:b w:val="false"/>
                <w:bCs w:val="false"/>
                <w:i w:val="false"/>
                <w:iCs w:val="false"/>
                <w:color w:val="000000"/>
                <w:sz w:val="18"/>
                <w:szCs w:val="18"/>
              </w:rPr>
              <w:t xml:space="preserve">(c) The sun's rays make the same angle with the ground for Wanjiru and for the tree, and both stand at 90° to the ground, so the corresponding angles are equal and the triangles are similar (~). Take Wanjiru's triangle as the object and the tree's triangle as the image: k = 12 ÷ 2 = 6. Tree height = 1.5 × 6 = 9 m. (Check: 1.5 ÷ 2 = 0.75, and 0.75 × 12 = 9 m.)</w:t>
            </w:r>
          </w:p>
          <w:p>
            <w:pPr>
              <w:keepNext w:val="false"/>
              <w:spacing w:after="40" w:before="0"/>
              <w:jc w:val="left"/>
            </w:pPr>
            <w:r>
              <w:rPr>
                <w:rFonts w:ascii="Arial" w:cs="Arial" w:eastAsia="Arial" w:hAnsi="Arial"/>
                <w:b w:val="false"/>
                <w:bCs w:val="false"/>
                <w:i w:val="false"/>
                <w:iCs w:val="false"/>
                <w:color w:val="000000"/>
                <w:sz w:val="18"/>
                <w:szCs w:val="18"/>
              </w:rPr>
              <w:t xml:space="preserve">(d) The same idea applies: when corresponding angles are equal, every length is multiplied by the same k. This keeps the face triangle in the passport photo (k = 1/4) and the poster (k = 5) the same shape as the original, and it lets us find a height we cannot measure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Area and volume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area of the original print, the passport photo and the poster. (b) Use your areas and the linear scale factors to find the area factor from the original to the passport photo and from the original to the poster. Write the pattern that connects the area factor to k. (c) Mr Otieno packs prints in a small carton of 10 cm × 6 cm × 4 cm and a larger similar carton of 20 cm × 12 cm × 8 cm. Find k, the volumes of both cartons and the volume factor. Write the pattern that connects the volume factor to k. (d) A friend says: 'If every length of the poster is multiplied by 5, then its area is multiplied by 5.' Explain whether your friend is correct.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Original: 14 × 18 = 252 cm². Passport: 3.5 × 4.5 = 15.75 cm². Poster: 70 × 90 = 6300 cm².</w:t>
            </w:r>
          </w:p>
          <w:p>
            <w:pPr>
              <w:keepNext w:val="false"/>
              <w:spacing w:after="40" w:before="0"/>
              <w:jc w:val="left"/>
            </w:pPr>
            <w:r>
              <w:rPr>
                <w:rFonts w:ascii="Arial" w:cs="Arial" w:eastAsia="Arial" w:hAnsi="Arial"/>
                <w:b w:val="false"/>
                <w:bCs w:val="false"/>
                <w:i w:val="false"/>
                <w:iCs w:val="false"/>
                <w:color w:val="000000"/>
                <w:sz w:val="18"/>
                <w:szCs w:val="18"/>
              </w:rPr>
              <w:t xml:space="preserve">(b) Original to passport: k = 1/4, so the area factor = (1/4)² = 1/16. Check: 15.75 ÷ 252 = 1/16. Original to poster: k = 5, so the area factor = 5² = 25. Check: 6300 ÷ 252 = 25. Pattern: area factor = k².</w:t>
            </w:r>
          </w:p>
          <w:p>
            <w:pPr>
              <w:keepNext w:val="false"/>
              <w:spacing w:after="40" w:before="0"/>
              <w:jc w:val="left"/>
            </w:pPr>
            <w:r>
              <w:rPr>
                <w:rFonts w:ascii="Arial" w:cs="Arial" w:eastAsia="Arial" w:hAnsi="Arial"/>
                <w:b w:val="false"/>
                <w:bCs w:val="false"/>
                <w:i w:val="false"/>
                <w:iCs w:val="false"/>
                <w:color w:val="000000"/>
                <w:sz w:val="18"/>
                <w:szCs w:val="18"/>
              </w:rPr>
              <w:t xml:space="preserve">(c) Small carton = object, large carton = image: k = 20 ÷ 10 = 12 ÷ 6 = 8 ÷ 4 = 2. Small carton volume = 10 × 6 × 4 = 240 cm³. Large carton volume = 20 × 12 × 8 = 1920 cm³. Volume factor = 1920 ÷ 240 = 8 = 2³. Pattern: volume factor = k³.</w:t>
            </w:r>
          </w:p>
          <w:p>
            <w:pPr>
              <w:keepNext w:val="false"/>
              <w:spacing w:after="40" w:before="0"/>
              <w:jc w:val="left"/>
            </w:pPr>
            <w:r>
              <w:rPr>
                <w:rFonts w:ascii="Arial" w:cs="Arial" w:eastAsia="Arial" w:hAnsi="Arial"/>
                <w:b w:val="false"/>
                <w:bCs w:val="false"/>
                <w:i w:val="false"/>
                <w:iCs w:val="false"/>
                <w:color w:val="000000"/>
                <w:sz w:val="18"/>
                <w:szCs w:val="18"/>
              </w:rPr>
              <w:t xml:space="preserve">(d) Your friend is not correct. Area depends on two lengths (width × height), and both are multiplied by 5, so the area is multiplied by 5 × 5 = 5² = 25. This is shown by 6300 ÷ 252 = 25. The k² rule only applies when one scale factor is used for all lengths, that is, for similar figures.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Enlargement, applications and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Triangle ABC has A(1,1), B(3,1) and C(1,2). Write the image coordinates for an enlargement with centre O(0,0) and scale factor 2. Explain how the rays from O are used to build the image. (b) Triangle PQR with P(2,2), Q(3,2), R(2,3) has the image P'(4,4), Q'(7,4), R'(4,7). Explain how to find the centre of the enlargement and find k. (c) On a 1:5 000 000 map, Kisumu and Nairobi are about 265 km apart in a straight line. Find their distance on the map in cm. (d) A school sign of 70 cm × 90 cm (0.63 m²) is enlarged with k = 3. Paint costs KES 400 per m². Find the cost of paint for each sign. (e) Now answer the driving question: How can a full-size photograph be resized to fit a small passport photo box without distortion? Also say why we need to enlarge or reduce objects, and how we use similarity and enlargement in day-to-day life.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image point lies on the ray from O through the object point, at twice the distance from O. A'(2,2), B'(6,2), C'(2,4). The image is similar to the object: corresponding angles are equal and corresponding sides are in the ratio 1 : 2.</w:t>
            </w:r>
          </w:p>
          <w:p>
            <w:pPr>
              <w:keepNext w:val="false"/>
              <w:spacing w:after="40" w:before="0"/>
              <w:jc w:val="left"/>
            </w:pPr>
            <w:r>
              <w:rPr>
                <w:rFonts w:ascii="Arial" w:cs="Arial" w:eastAsia="Arial" w:hAnsi="Arial"/>
                <w:b w:val="false"/>
                <w:bCs w:val="false"/>
                <w:i w:val="false"/>
                <w:iCs w:val="false"/>
                <w:color w:val="000000"/>
                <w:sz w:val="18"/>
                <w:szCs w:val="18"/>
              </w:rPr>
              <w:t xml:space="preserve">(b) Join each object point to its image (P to P', Q to Q', R to R') and extend the lines. They meet at one point, (1,1), which is the centre. k = image length ÷ object length = 3 ÷ 1 = 3 (P'Q' = 3, PQ = 1). Check: P' minus centre = (3,3) = 3 × (1,1), which is 3 × (P minus centre).</w:t>
            </w:r>
          </w:p>
          <w:p>
            <w:pPr>
              <w:keepNext w:val="false"/>
              <w:spacing w:after="40" w:before="0"/>
              <w:jc w:val="left"/>
            </w:pPr>
            <w:r>
              <w:rPr>
                <w:rFonts w:ascii="Arial" w:cs="Arial" w:eastAsia="Arial" w:hAnsi="Arial"/>
                <w:b w:val="false"/>
                <w:bCs w:val="false"/>
                <w:i w:val="false"/>
                <w:iCs w:val="false"/>
                <w:color w:val="000000"/>
                <w:sz w:val="18"/>
                <w:szCs w:val="18"/>
              </w:rPr>
              <w:t xml:space="preserve">(c) 265 km = 26 500 000 cm. Map distance = 26 500 000 ÷ 5 000 000 = 5.3 cm.</w:t>
            </w:r>
          </w:p>
          <w:p>
            <w:pPr>
              <w:keepNext w:val="false"/>
              <w:spacing w:after="40" w:before="0"/>
              <w:jc w:val="left"/>
            </w:pPr>
            <w:r>
              <w:rPr>
                <w:rFonts w:ascii="Arial" w:cs="Arial" w:eastAsia="Arial" w:hAnsi="Arial"/>
                <w:b w:val="false"/>
                <w:bCs w:val="false"/>
                <w:i w:val="false"/>
                <w:iCs w:val="false"/>
                <w:color w:val="000000"/>
                <w:sz w:val="18"/>
                <w:szCs w:val="18"/>
              </w:rPr>
              <w:t xml:space="preserve">(d) Enlarged sign = 210 cm × 270 cm. Area factor = 3² = 9, so area = 9 × 0.63 = 5.67 m². Small sign paint: 0.63 × 400 = KES 252. Large sign paint: 5.67 × 400 = KES 2268, which is 9 times as much. The cost depends on area, so it changes by k², not by k.</w:t>
            </w:r>
          </w:p>
          <w:p>
            <w:pPr>
              <w:keepNext w:val="false"/>
              <w:spacing w:after="40" w:before="0"/>
              <w:jc w:val="left"/>
            </w:pPr>
            <w:r>
              <w:rPr>
                <w:rFonts w:ascii="Arial" w:cs="Arial" w:eastAsia="Arial" w:hAnsi="Arial"/>
                <w:b w:val="false"/>
                <w:bCs w:val="false"/>
                <w:i w:val="false"/>
                <w:iCs w:val="false"/>
                <w:color w:val="000000"/>
                <w:sz w:val="18"/>
                <w:szCs w:val="18"/>
              </w:rPr>
              <w:t xml:space="preserve">(e) Claim: a full-size photograph can be resized to fit the passport box without distortion by multiplying every length, both width and height, by the same scale factor. Evidence: the original 14 cm × 18 cm becomes the passport photo 3.5 cm × 4.5 cm with k = 1/4 for both width and height, and the poster 70 cm × 90 cm with k = 5. All three have width : height = 7 : 9, 90° corners and a chin angle of about 42.5°. The 4.5 cm × 4.5 cm print used a width factor of 9/28 and a height factor of 1/4, so its ratio became 1 : 1 and its chin angle about 53°. Reasoning: with one k the figures are similar (~), so corresponding angles and ratios of corresponding sides stay equal and only the size changes. Different factors change the shape and give distortion. Size can change by any scale factor, but shape is kept only if one scale factor is applied to all lengths in every direction. Area then changes by k² and volume by k³. We enlarge or reduce objects to fit them into a space or make them easier to see or handle: passport photos, posters, maps, models and painted signs. We use similarity and enlargement every day in maps, scale drawings, models, measuring heights from shadows and costing paint.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clear claim, supports it with exact data (7:9 vs 1:1, about 42.5° vs about 53°, k = 1/4 and 5 vs 9/28 and 1/4) and links the evidence to the idea of similarity.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a correct claim and uses some correct data, but the reasoning linking the data to similarity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unclear or missing, or uses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Calculates every k as image ÷ object, names the object and the image, and correctly identifies enlargement or reduction. Compares the unequal factors of the trial print.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scale factors correctly but sometimes omits the object and image or the enlargement/reduction label.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Calculations are mostly incorrect or the object and image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uses k² and k³ with Wanjiru's prints and the cartons, and explains why doubling lengths does not double the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k² and k³ correctly in most cases but explanations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area or volume as changing by k, or makes errors in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applications and mathematical language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Finds images and the centre correctly, solves the map, sign cost and shadow problems accurately, and uses ~, corresponding sides and corresponding angles, units and width-first order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Solves most application problems correctly with minor errors in units, notation or the order of width and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Has many errors in the applications, or little correct use of terms and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12:57: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explanation that size can change but shape is kept only if one scale factor is applied to all lengths. Connects to the </w:t>
            </w:r>
            <w:del w:id="9017" w:author="Claude (AI) - proposed" w:date="2026-10-15T12:57:50Z">
              <w:r>
                <w:rPr>
                  <w:rFonts w:ascii="Arial" w:cs="Arial" w:eastAsia="Arial" w:hAnsi="Arial"/>
                  <w:b w:val="false"/>
                  <w:bCs w:val="false"/>
                  <w:i w:val="false"/>
                  <w:iCs w:val="false"/>
                  <w:color w:val="000000"/>
                  <w:sz w:val="18"/>
                  <w:szCs w:val="18"/>
                </w:rPr>
                <w:delText xml:space="preserve">Key Inquiry Questions</w:delText>
              </w:r>
            </w:del>
            <w:ins w:id="9018" w:author="Claude (AI) - proposed" w:date="2026-10-15T12:57:50Z">
              <w:r>
                <w:rPr>
                  <w:rFonts w:ascii="Arial" w:cs="Arial" w:eastAsia="Arial" w:hAnsi="Arial"/>
                  <w:b w:val="false"/>
                  <w:bCs w:val="false"/>
                  <w:i w:val="false"/>
                  <w:iCs w:val="false"/>
                  <w:color w:val="000000"/>
                  <w:sz w:val="18"/>
                  <w:szCs w:val="18"/>
                </w:rPr>
                <w:t xml:space="preserve">key inquiry question (how similarity and enlargement are applied in day-to-day life)</w:t>
              </w:r>
            </w:ins>
            <w:r>
              <w:rPr>
                <w:rFonts w:ascii="Arial" w:cs="Arial" w:eastAsia="Arial" w:hAnsi="Arial"/>
                <w:b w:val="false"/>
                <w:bCs w:val="false"/>
                <w:i w:val="false"/>
                <w:iCs w:val="false"/>
                <w:color w:val="000000"/>
                <w:sz w:val="18"/>
                <w:szCs w:val="18"/>
              </w:rPr>
              <w:t xml:space="preserve"> with real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12:57: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correct answer to the driving question but with limited links to everyday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12:57: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incomplete or does not explain why the trial print is distorted.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szz9yhs5_e2clfhruzn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qfcx4befsmau1qxpoqe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qfs49s1drz_se01yzca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zz9yhs5_e2clfhruznf" Type="http://schemas.openxmlformats.org/officeDocument/2006/relationships/hyperlink" Target="https://creativecommons.org/licenses/by-nc/4.0/" TargetMode="External"/><Relationship Id="rIduqfcx4befsmau1qxpoqee" Type="http://schemas.openxmlformats.org/officeDocument/2006/relationships/hyperlink" Target="https://creativecommons.org/licenses/by-nc/4.0/" TargetMode="External"/><Relationship Id="rIdgqfs49s1drz_se01yzca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2026-10-15T12:57:49.777Z</dcterms:created>
  <dcterms:modified xsi:type="dcterms:W3CDTF">2026-10-15T12:57:49.777Z</dcterms:modified>
</cp:coreProperties>
</file>

<file path=docProps/custom.xml><?xml version="1.0" encoding="utf-8"?>
<Properties xmlns="http://schemas.openxmlformats.org/officeDocument/2006/custom-properties" xmlns:vt="http://schemas.openxmlformats.org/officeDocument/2006/docPropsVTypes"/>
</file>