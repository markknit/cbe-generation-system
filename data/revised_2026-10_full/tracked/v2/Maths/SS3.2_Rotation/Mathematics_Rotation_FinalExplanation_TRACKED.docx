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SUB-STRAND 3.2 ROTATION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 Use what you learned in all 10 lessons to write your Final Explanation. Answer each section in the space under its prompt. Use the data from our time-lapse video and our lessons (Mombasa, Nairobi, Kisumu and Lake Victoria). Show your working for any calculation. Use the words centre, angle and direction, and write angles in degrees (°). Remember that positive angles are anticlockwise and negative angles are clockwise. Use East Africa Time (EAT) for times. Write full sentences and give evidence for each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Describing the Turning (Centre, Angle, Direction)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our time-lapse video, 24 hours were shown in 24 seconds, so 1 second = 1 hour. Dawn came over Mombasa at about 6:30 am, midday over Nairobi at about 12:30 pm, sunset over Lake Victoria at about 6:40 pm and darkness over Kisumu at about 7:30 pm, and the pattern repeated every 24 hours. Wanjiku in Kisumu said, 'Kenya feels still.'</w:t>
            </w:r>
          </w:p>
          <w:p>
            <w:pPr>
              <w:keepNext/>
              <w:spacing w:after="40" w:before="0"/>
              <w:jc w:val="left"/>
            </w:pPr>
            <w:r>
              <w:rPr>
                <w:rFonts w:ascii="Arial" w:cs="Arial" w:eastAsia="Arial" w:hAnsi="Arial"/>
                <w:b/>
                <w:bCs/>
                <w:i w:val="false"/>
                <w:iCs w:val="false"/>
                <w:color w:val="000000"/>
                <w:sz w:val="18"/>
                <w:szCs w:val="18"/>
              </w:rPr>
              <w:t xml:space="preserve">(a) Describe Earth's turning using the three things needed to describe any rotation. Give the value or name for each one.</w:t>
            </w:r>
          </w:p>
          <w:p>
            <w:pPr>
              <w:keepNext/>
              <w:spacing w:after="40" w:before="0"/>
              <w:jc w:val="left"/>
            </w:pPr>
            <w:r>
              <w:rPr>
                <w:rFonts w:ascii="Arial" w:cs="Arial" w:eastAsia="Arial" w:hAnsi="Arial"/>
                <w:b/>
                <w:bCs/>
                <w:i w:val="false"/>
                <w:iCs w:val="false"/>
                <w:color w:val="000000"/>
                <w:sz w:val="18"/>
                <w:szCs w:val="18"/>
              </w:rPr>
              <w:t xml:space="preserve">(b) Calculate how many degrees Earth turns in one hour. Show your working.</w:t>
            </w:r>
          </w:p>
          <w:p>
            <w:pPr>
              <w:keepNext/>
              <w:spacing w:after="40" w:before="0"/>
              <w:jc w:val="left"/>
            </w:pPr>
            <w:r>
              <w:rPr>
                <w:rFonts w:ascii="Arial" w:cs="Arial" w:eastAsia="Arial" w:hAnsi="Arial"/>
                <w:b/>
                <w:bCs/>
                <w:i w:val="false"/>
                <w:iCs w:val="false"/>
                <w:color w:val="000000"/>
                <w:sz w:val="18"/>
                <w:szCs w:val="18"/>
              </w:rPr>
              <w:t xml:space="preserve">(c) From the video, the time from dawn over Mombasa (6:30 am) to midday over Nairobi (12:30 pm) is 6 hours. Calculate the angle Earth turns in this time and name the quarter, half or full turn it is.</w:t>
            </w:r>
          </w:p>
          <w:p>
            <w:pPr>
              <w:keepNext/>
              <w:spacing w:after="40" w:before="0"/>
              <w:jc w:val="left"/>
            </w:pPr>
            <w:r>
              <w:rPr>
                <w:rFonts w:ascii="Arial" w:cs="Arial" w:eastAsia="Arial" w:hAnsi="Arial"/>
                <w:b/>
                <w:bCs/>
                <w:i w:val="false"/>
                <w:iCs w:val="false"/>
                <w:color w:val="000000"/>
                <w:sz w:val="18"/>
                <w:szCs w:val="18"/>
              </w:rPr>
              <w:t xml:space="preserve">(d) Is Kenya really still? Explain using your answers.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What Rotation Keeps the Same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class we rotated triangle ABC with A(2,1), B(4,1) and C(4,3) through 90° anticlockwise about the centre O(0,0).</w:t>
            </w:r>
          </w:p>
          <w:p>
            <w:pPr>
              <w:keepNext/>
              <w:spacing w:after="40" w:before="0"/>
              <w:jc w:val="left"/>
            </w:pPr>
            <w:r>
              <w:rPr>
                <w:rFonts w:ascii="Arial" w:cs="Arial" w:eastAsia="Arial" w:hAnsi="Arial"/>
                <w:b/>
                <w:bCs/>
                <w:i w:val="false"/>
                <w:iCs w:val="false"/>
                <w:color w:val="000000"/>
                <w:sz w:val="18"/>
                <w:szCs w:val="18"/>
              </w:rPr>
              <w:t xml:space="preserve">(a) Use the rule for a 90° anticlockwise turn about O to find the images A', B' and C'.</w:t>
            </w:r>
          </w:p>
          <w:p>
            <w:pPr>
              <w:keepNext/>
              <w:spacing w:after="40" w:before="0"/>
              <w:jc w:val="left"/>
            </w:pPr>
            <w:r>
              <w:rPr>
                <w:rFonts w:ascii="Arial" w:cs="Arial" w:eastAsia="Arial" w:hAnsi="Arial"/>
                <w:b/>
                <w:bCs/>
                <w:i w:val="false"/>
                <w:iCs w:val="false"/>
                <w:color w:val="000000"/>
                <w:sz w:val="18"/>
                <w:szCs w:val="18"/>
              </w:rPr>
              <w:t xml:space="preserve">(b) Find A'' when A(2,1) is rotated through -90° about O. What does the negative sign tell you about the direction?</w:t>
            </w:r>
          </w:p>
          <w:p>
            <w:pPr>
              <w:keepNext/>
              <w:spacing w:after="40" w:before="0"/>
              <w:jc w:val="left"/>
            </w:pPr>
            <w:r>
              <w:rPr>
                <w:rFonts w:ascii="Arial" w:cs="Arial" w:eastAsia="Arial" w:hAnsi="Arial"/>
                <w:b/>
                <w:bCs/>
                <w:i w:val="false"/>
                <w:iCs w:val="false"/>
                <w:color w:val="000000"/>
                <w:sz w:val="18"/>
                <w:szCs w:val="18"/>
              </w:rPr>
              <w:t xml:space="preserve">(c) The sides of ABC are AB = 2, BC = 2 and AC = √8. State the lengths of A'B', B'C' and A'C' and say what this tells you about ABC and its image.</w:t>
            </w:r>
          </w:p>
          <w:p>
            <w:pPr>
              <w:keepNext/>
              <w:spacing w:after="40" w:before="0"/>
              <w:jc w:val="left"/>
            </w:pPr>
            <w:r>
              <w:rPr>
                <w:rFonts w:ascii="Arial" w:cs="Arial" w:eastAsia="Arial" w:hAnsi="Arial"/>
                <w:b/>
                <w:bCs/>
                <w:i w:val="false"/>
                <w:iCs w:val="false"/>
                <w:color w:val="000000"/>
                <w:sz w:val="18"/>
                <w:szCs w:val="18"/>
              </w:rPr>
              <w:t xml:space="preserve">(d) Cities such as Nairobi, Mombasa and Kisumu turn with Earth. Use your answer to (c) to explain why they are not stretched or squashed, and what does change.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Finding the Centre and Using Symmetry to Explain Regular Turning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w:t>
            </w:r>
            <w:del w:id="9001" w:author="Claude (AI) - proposed" w:date="2026-10-18T00:31:28Z">
              <w:r>
                <w:rPr>
                  <w:rFonts w:ascii="Arial" w:cs="Arial" w:eastAsia="Arial" w:hAnsi="Arial"/>
                  <w:b/>
                  <w:bCs/>
                  <w:i w:val="false"/>
                  <w:iCs w:val="false"/>
                  <w:color w:val="000000"/>
                  <w:sz w:val="18"/>
                  <w:szCs w:val="18"/>
                </w:rPr>
                <w:delText xml:space="preserve">point</w:delText>
              </w:r>
            </w:del>
            <w:ins w:id="9002" w:author="Claude (AI) - proposed" w:date="2026-10-18T00:31:28Z">
              <w:r>
                <w:rPr>
                  <w:rFonts w:ascii="Arial" w:cs="Arial" w:eastAsia="Arial" w:hAnsi="Arial"/>
                  <w:b/>
                  <w:bCs/>
                  <w:i w:val="false"/>
                  <w:iCs w:val="false"/>
                  <w:color w:val="000000"/>
                  <w:sz w:val="18"/>
                  <w:szCs w:val="18"/>
                </w:rPr>
                <w:t xml:space="preserve">rotation maps</w:t>
              </w:r>
            </w:ins>
            <w:r>
              <w:rPr>
                <w:rFonts w:ascii="Arial" w:cs="Arial" w:eastAsia="Arial" w:hAnsi="Arial"/>
                <w:b/>
                <w:bCs/>
                <w:i w:val="false"/>
                <w:iCs w:val="false"/>
                <w:color w:val="000000"/>
                <w:sz w:val="18"/>
                <w:szCs w:val="18"/>
              </w:rPr>
              <w:t xml:space="preserve"> P(2,0)</w:t>
            </w:r>
            <w:del w:id="9003" w:author="Claude (AI) - proposed" w:date="2026-10-18T00:31:28Z">
              <w:r>
                <w:rPr>
                  <w:rFonts w:ascii="Arial" w:cs="Arial" w:eastAsia="Arial" w:hAnsi="Arial"/>
                  <w:b/>
                  <w:bCs/>
                  <w:i w:val="false"/>
                  <w:iCs w:val="false"/>
                  <w:color w:val="000000"/>
                  <w:sz w:val="18"/>
                  <w:szCs w:val="18"/>
                </w:rPr>
                <w:delText xml:space="preserve"> is mapped</w:delText>
              </w:r>
            </w:del>
            <w:r>
              <w:rPr>
                <w:rFonts w:ascii="Arial" w:cs="Arial" w:eastAsia="Arial" w:hAnsi="Arial"/>
                <w:b/>
                <w:bCs/>
                <w:i w:val="false"/>
                <w:iCs w:val="false"/>
                <w:color w:val="000000"/>
                <w:sz w:val="18"/>
                <w:szCs w:val="18"/>
              </w:rPr>
              <w:t xml:space="preserve"> to P'(0,2)</w:t>
            </w:r>
            <w:del w:id="9004" w:author="Claude (AI) - proposed" w:date="2026-10-18T00:31:28Z">
              <w:r>
                <w:rPr>
                  <w:rFonts w:ascii="Arial" w:cs="Arial" w:eastAsia="Arial" w:hAnsi="Arial"/>
                  <w:b/>
                  <w:bCs/>
                  <w:i w:val="false"/>
                  <w:iCs w:val="false"/>
                  <w:color w:val="000000"/>
                  <w:sz w:val="18"/>
                  <w:szCs w:val="18"/>
                </w:rPr>
                <w:delText xml:space="preserve"> and</w:delText>
              </w:r>
            </w:del>
            <w:ins w:id="9005" w:author="Claude (AI) - proposed" w:date="2026-10-18T00:31:28Z">
              <w:r>
                <w:rPr>
                  <w:rFonts w:ascii="Arial" w:cs="Arial" w:eastAsia="Arial" w:hAnsi="Arial"/>
                  <w:b/>
                  <w:bCs/>
                  <w:i w:val="false"/>
                  <w:iCs w:val="false"/>
                  <w:color w:val="000000"/>
                  <w:sz w:val="18"/>
                  <w:szCs w:val="18"/>
                </w:rPr>
                <w:t xml:space="preserve">,</w:t>
              </w:r>
            </w:ins>
            <w:r>
              <w:rPr>
                <w:rFonts w:ascii="Arial" w:cs="Arial" w:eastAsia="Arial" w:hAnsi="Arial"/>
                <w:b/>
                <w:bCs/>
                <w:i w:val="false"/>
                <w:iCs w:val="false"/>
                <w:color w:val="000000"/>
                <w:sz w:val="18"/>
                <w:szCs w:val="18"/>
              </w:rPr>
              <w:t xml:space="preserve"> Q(4,0)</w:t>
            </w:r>
            <w:del w:id="9006" w:author="Claude (AI) - proposed" w:date="2026-10-18T00:31:28Z">
              <w:r>
                <w:rPr>
                  <w:rFonts w:ascii="Arial" w:cs="Arial" w:eastAsia="Arial" w:hAnsi="Arial"/>
                  <w:b/>
                  <w:bCs/>
                  <w:i w:val="false"/>
                  <w:iCs w:val="false"/>
                  <w:color w:val="000000"/>
                  <w:sz w:val="18"/>
                  <w:szCs w:val="18"/>
                </w:rPr>
                <w:delText xml:space="preserve"> is mapped</w:delText>
              </w:r>
            </w:del>
            <w:r>
              <w:rPr>
                <w:rFonts w:ascii="Arial" w:cs="Arial" w:eastAsia="Arial" w:hAnsi="Arial"/>
                <w:b/>
                <w:bCs/>
                <w:i w:val="false"/>
                <w:iCs w:val="false"/>
                <w:color w:val="000000"/>
                <w:sz w:val="18"/>
                <w:szCs w:val="18"/>
              </w:rPr>
              <w:t xml:space="preserve"> to Q'(0,4) </w:t>
            </w:r>
            <w:del w:id="9007" w:author="Claude (AI) - proposed" w:date="2026-10-18T00:31:28Z">
              <w:r>
                <w:rPr>
                  <w:rFonts w:ascii="Arial" w:cs="Arial" w:eastAsia="Arial" w:hAnsi="Arial"/>
                  <w:b/>
                  <w:bCs/>
                  <w:i w:val="false"/>
                  <w:iCs w:val="false"/>
                  <w:color w:val="000000"/>
                  <w:sz w:val="18"/>
                  <w:szCs w:val="18"/>
                </w:rPr>
                <w:delText xml:space="preserve">by a rotation</w:delText>
              </w:r>
            </w:del>
            <w:ins w:id="9008" w:author="Claude (AI) - proposed" w:date="2026-10-18T00:31:28Z">
              <w:r>
                <w:rPr>
                  <w:rFonts w:ascii="Arial" w:cs="Arial" w:eastAsia="Arial" w:hAnsi="Arial"/>
                  <w:b/>
                  <w:bCs/>
                  <w:i w:val="false"/>
                  <w:iCs w:val="false"/>
                  <w:color w:val="000000"/>
                  <w:sz w:val="18"/>
                  <w:szCs w:val="18"/>
                </w:rPr>
                <w:t xml:space="preserve">and R(3,2) to R'(-2,3)</w:t>
              </w:r>
            </w:ins>
            <w:r>
              <w:rPr>
                <w:rFonts w:ascii="Arial" w:cs="Arial" w:eastAsia="Arial" w:hAnsi="Arial"/>
                <w:b/>
                <w:bCs/>
                <w:i w:val="false"/>
                <w:iCs w:val="false"/>
                <w:color w:val="000000"/>
                <w:sz w:val="18"/>
                <w:szCs w:val="18"/>
              </w:rPr>
              <w:t xml:space="preserve">. Construct the perpendicular bisectors of PP'</w:t>
            </w:r>
            <w:del w:id="9009" w:author="Claude (AI) - proposed" w:date="2026-10-18T00:31:28Z">
              <w:r>
                <w:rPr>
                  <w:rFonts w:ascii="Arial" w:cs="Arial" w:eastAsia="Arial" w:hAnsi="Arial"/>
                  <w:b/>
                  <w:bCs/>
                  <w:i w:val="false"/>
                  <w:iCs w:val="false"/>
                  <w:color w:val="000000"/>
                  <w:sz w:val="18"/>
                  <w:szCs w:val="18"/>
                </w:rPr>
                <w:delText xml:space="preserve"> and</w:delText>
              </w:r>
            </w:del>
            <w:ins w:id="9010" w:author="Claude (AI) - proposed" w:date="2026-10-18T00:31:28Z">
              <w:r>
                <w:rPr>
                  <w:rFonts w:ascii="Arial" w:cs="Arial" w:eastAsia="Arial" w:hAnsi="Arial"/>
                  <w:b/>
                  <w:bCs/>
                  <w:i w:val="false"/>
                  <w:iCs w:val="false"/>
                  <w:color w:val="000000"/>
                  <w:sz w:val="18"/>
                  <w:szCs w:val="18"/>
                </w:rPr>
                <w:t xml:space="preserve">,</w:t>
              </w:r>
            </w:ins>
            <w:r>
              <w:rPr>
                <w:rFonts w:ascii="Arial" w:cs="Arial" w:eastAsia="Arial" w:hAnsi="Arial"/>
                <w:b/>
                <w:bCs/>
                <w:i w:val="false"/>
                <w:iCs w:val="false"/>
                <w:color w:val="000000"/>
                <w:sz w:val="18"/>
                <w:szCs w:val="18"/>
              </w:rPr>
              <w:t xml:space="preserve"> QQ' and </w:t>
            </w:r>
            <w:del w:id="9011" w:author="Claude (AI) - proposed" w:date="2026-10-18T00:31:28Z">
              <w:r>
                <w:rPr>
                  <w:rFonts w:ascii="Arial" w:cs="Arial" w:eastAsia="Arial" w:hAnsi="Arial"/>
                  <w:b/>
                  <w:bCs/>
                  <w:i w:val="false"/>
                  <w:iCs w:val="false"/>
                  <w:color w:val="000000"/>
                  <w:sz w:val="18"/>
                  <w:szCs w:val="18"/>
                </w:rPr>
                <w:delText xml:space="preserve">compare them. Can you find the centre from these two? Then a third pair, R(3,2) → R'(-2,3), is given. Construct its perpendicular bisector too</w:delText>
              </w:r>
            </w:del>
            <w:ins w:id="9012" w:author="Claude (AI) - proposed" w:date="2026-10-18T00:31:28Z">
              <w:r>
                <w:rPr>
                  <w:rFonts w:ascii="Arial" w:cs="Arial" w:eastAsia="Arial" w:hAnsi="Arial"/>
                  <w:b/>
                  <w:bCs/>
                  <w:i w:val="false"/>
                  <w:iCs w:val="false"/>
                  <w:color w:val="000000"/>
                  <w:sz w:val="18"/>
                  <w:szCs w:val="18"/>
                </w:rPr>
                <w:t xml:space="preserve">RR'</w:t>
              </w:r>
            </w:ins>
            <w:r>
              <w:rPr>
                <w:rFonts w:ascii="Arial" w:cs="Arial" w:eastAsia="Arial" w:hAnsi="Arial"/>
                <w:b/>
                <w:bCs/>
                <w:i w:val="false"/>
                <w:iCs w:val="false"/>
                <w:color w:val="000000"/>
                <w:sz w:val="18"/>
                <w:szCs w:val="18"/>
              </w:rPr>
              <w:t xml:space="preserve">. Explain what you found about the </w:t>
            </w:r>
            <w:del w:id="9013" w:author="Claude (AI) - proposed" w:date="2026-10-18T00:31:28Z">
              <w:r>
                <w:rPr>
                  <w:rFonts w:ascii="Arial" w:cs="Arial" w:eastAsia="Arial" w:hAnsi="Arial"/>
                  <w:b/>
                  <w:bCs/>
                  <w:i w:val="false"/>
                  <w:iCs w:val="false"/>
                  <w:color w:val="000000"/>
                  <w:sz w:val="18"/>
                  <w:szCs w:val="18"/>
                </w:rPr>
                <w:delText xml:space="preserve">bisectors</w:delText>
              </w:r>
            </w:del>
            <w:ins w:id="9014" w:author="Claude (AI) - proposed" w:date="2026-10-18T00:31:28Z">
              <w:r>
                <w:rPr>
                  <w:rFonts w:ascii="Arial" w:cs="Arial" w:eastAsia="Arial" w:hAnsi="Arial"/>
                  <w:b/>
                  <w:bCs/>
                  <w:i w:val="false"/>
                  <w:iCs w:val="false"/>
                  <w:color w:val="000000"/>
                  <w:sz w:val="18"/>
                  <w:szCs w:val="18"/>
                </w:rPr>
                <w:t xml:space="preserve">three bisectors and which of them you needed to find the centre</w:t>
              </w:r>
            </w:ins>
            <w:r>
              <w:rPr>
                <w:rFonts w:ascii="Arial" w:cs="Arial" w:eastAsia="Arial" w:hAnsi="Arial"/>
                <w:b/>
                <w:bCs/>
                <w:i w:val="false"/>
                <w:iCs w:val="false"/>
                <w:color w:val="000000"/>
                <w:sz w:val="18"/>
                <w:szCs w:val="18"/>
              </w:rPr>
              <w:t xml:space="preserve">, and state the centre and the angle of rotation including its sign.</w:t>
            </w:r>
          </w:p>
          <w:p>
            <w:pPr>
              <w:keepNext/>
              <w:spacing w:after="40" w:before="0"/>
              <w:jc w:val="left"/>
            </w:pPr>
            <w:r>
              <w:rPr>
                <w:rFonts w:ascii="Arial" w:cs="Arial" w:eastAsia="Arial" w:hAnsi="Arial"/>
                <w:b/>
                <w:bCs/>
                <w:i w:val="false"/>
                <w:iCs w:val="false"/>
                <w:color w:val="000000"/>
                <w:sz w:val="18"/>
                <w:szCs w:val="18"/>
              </w:rPr>
              <w:t xml:space="preserve">(b) Find the order of rotational symmetry and the smallest angle of fit for each: Mama Achieng's kiondo pattern (6-fold), Mzee Kamau's bicycle wheel with 8 equally spaced spokes, and a Lake Turkana Wind Power turbine with 3 blades.</w:t>
            </w:r>
          </w:p>
          <w:p>
            <w:pPr>
              <w:keepNext/>
              <w:spacing w:after="40" w:before="0"/>
              <w:jc w:val="left"/>
            </w:pPr>
            <w:r>
              <w:rPr>
                <w:rFonts w:ascii="Arial" w:cs="Arial" w:eastAsia="Arial" w:hAnsi="Arial"/>
                <w:b/>
                <w:bCs/>
                <w:i w:val="false"/>
                <w:iCs w:val="false"/>
                <w:color w:val="000000"/>
                <w:sz w:val="18"/>
                <w:szCs w:val="18"/>
              </w:rPr>
              <w:t xml:space="preserve">(c) Use the idea of dividing a full turn into equal steps to show how it connects to Earth's turning.</w:t>
            </w:r>
          </w:p>
          <w:p>
            <w:pPr>
              <w:keepNext/>
              <w:spacing w:after="40" w:before="0"/>
              <w:jc w:val="left"/>
              <w:rPr>
                <w:ins w:id="9016" w:author="Claude (AI) - proposed" w:date="2026-10-18T00:31:28Z"/>
              </w:rPr>
            </w:pPr>
            <w:ins w:id="9015" w:author="Claude (AI) - proposed" w:date="2026-10-18T00:31:28Z">
              <w:r>
                <w:rPr>
                  <w:rFonts w:ascii="Arial" w:cs="Arial" w:eastAsia="Arial" w:hAnsi="Arial"/>
                  <w:b/>
                  <w:bCs/>
                  <w:i w:val="false"/>
                  <w:iCs w:val="false"/>
                  <w:color w:val="000000"/>
                  <w:sz w:val="18"/>
                  <w:szCs w:val="18"/>
                </w:rPr>
                <w:t xml:space="preserve">(d) A cuboid such as a matchbox has ends that are not square. State how many axes of rotational symmetry it has, and the order and smallest angle of fit about each axis. Which line is the axis of the globe?</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Mombasa Gets Sunrise Before Kisumu</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longitudes are: Mombasa about 39.7° E, Nairobi about 36.8° E and Kisumu about 34.8° E. Earth turns 15° per hour.</w:t>
            </w:r>
          </w:p>
          <w:p>
            <w:pPr>
              <w:keepNext/>
              <w:spacing w:after="40" w:before="0"/>
              <w:jc w:val="left"/>
            </w:pPr>
            <w:r>
              <w:rPr>
                <w:rFonts w:ascii="Arial" w:cs="Arial" w:eastAsia="Arial" w:hAnsi="Arial"/>
                <w:b/>
                <w:bCs/>
                <w:i w:val="false"/>
                <w:iCs w:val="false"/>
                <w:color w:val="000000"/>
                <w:sz w:val="18"/>
                <w:szCs w:val="18"/>
              </w:rPr>
              <w:t xml:space="preserve">(a) Complete this table of longitude differences and the time Earth takes to turn through each difference (give the time to the nearest minute).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Pair of places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Longitude difference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to turn</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Nairobi</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and Kisumu</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Kisumu</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(b) Which of the three places gets sunrise first and which last? Explain using the direction Earth turns.</w:t>
            </w:r>
          </w:p>
          <w:p>
            <w:pPr>
              <w:keepNext/>
              <w:spacing w:after="40" w:before="0"/>
              <w:jc w:val="left"/>
            </w:pPr>
            <w:r>
              <w:rPr>
                <w:rFonts w:ascii="Arial" w:cs="Arial" w:eastAsia="Arial" w:hAnsi="Arial"/>
                <w:b/>
                <w:bCs/>
                <w:i w:val="false"/>
                <w:iCs w:val="false"/>
                <w:color w:val="000000"/>
                <w:sz w:val="18"/>
                <w:szCs w:val="18"/>
              </w:rPr>
              <w:t xml:space="preserve">(c) Otieno at Mombasa sees dawn first and Wanjiku at Kisumu sees the Sun set over Lake Victoria. Explain why the Sun appears to move from east to west even though it is Kenya that is turning.</w:t>
            </w:r>
          </w:p>
          <w:p>
            <w:pPr>
              <w:keepNext/>
              <w:spacing w:after="40" w:before="0"/>
              <w:jc w:val="left"/>
            </w:pPr>
            <w:r>
              <w:rPr>
                <w:rFonts w:ascii="Arial" w:cs="Arial" w:eastAsia="Arial" w:hAnsi="Arial"/>
                <w:b/>
                <w:bCs/>
                <w:i w:val="false"/>
                <w:iCs w:val="false"/>
                <w:color w:val="000000"/>
                <w:sz w:val="18"/>
                <w:szCs w:val="18"/>
              </w:rPr>
              <w:t xml:space="preserve">(d) In the globe and torch model, what did you do to the globe each hour, and what did you see happen to the dots for Mombasa, Nairobi and Kisumu?</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and Real-Life Uses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What do you think makes it possible for a daily pattern of day and night experience on Earth?</w:t>
            </w:r>
          </w:p>
          <w:p>
            <w:pPr>
              <w:keepNext/>
              <w:spacing w:after="40" w:before="0"/>
              <w:jc w:val="left"/>
            </w:pPr>
            <w:r>
              <w:rPr>
                <w:rFonts w:ascii="Arial" w:cs="Arial" w:eastAsia="Arial" w:hAnsi="Arial"/>
                <w:b/>
                <w:bCs/>
                <w:i w:val="false"/>
                <w:iCs w:val="false"/>
                <w:color w:val="000000"/>
                <w:sz w:val="18"/>
                <w:szCs w:val="18"/>
              </w:rPr>
              <w:t xml:space="preserve">(a) Write a Final Explanation using a claim, evidence and reasoning. Include centre, angle, direction, the 24-hour cycle, and the Sun lighting one half of Earth. Use at least two pieces of evidence from our lessons, including the Mombasa and Kisumu timing.</w:t>
            </w:r>
          </w:p>
          <w:p>
            <w:pPr>
              <w:keepNext/>
              <w:spacing w:after="40" w:before="0"/>
              <w:jc w:val="left"/>
            </w:pPr>
            <w:r>
              <w:rPr>
                <w:rFonts w:ascii="Arial" w:cs="Arial" w:eastAsia="Arial" w:hAnsi="Arial"/>
                <w:b/>
                <w:bCs/>
                <w:i w:val="false"/>
                <w:iCs w:val="false"/>
                <w:color w:val="000000"/>
                <w:sz w:val="18"/>
                <w:szCs w:val="18"/>
              </w:rPr>
              <w:t xml:space="preserve">(b) Key inquiry question</w:t>
            </w:r>
            <w:del w:id="9017" w:author="Claude (AI) - proposed" w:date="2026-10-18T00:31:28Z">
              <w:r>
                <w:rPr>
                  <w:rFonts w:ascii="Arial" w:cs="Arial" w:eastAsia="Arial" w:hAnsi="Arial"/>
                  <w:b/>
                  <w:bCs/>
                  <w:i w:val="false"/>
                  <w:iCs w:val="false"/>
                  <w:color w:val="000000"/>
                  <w:sz w:val="18"/>
                  <w:szCs w:val="18"/>
                </w:rPr>
                <w:delText xml:space="preserve"> 1: How do we use rotation</w:delText>
              </w:r>
            </w:del>
            <w:ins w:id="9018" w:author="Claude (AI) - proposed" w:date="2026-10-18T00:31:28Z">
              <w:r>
                <w:rPr>
                  <w:rFonts w:ascii="Arial" w:cs="Arial" w:eastAsia="Arial" w:hAnsi="Arial"/>
                  <w:b/>
                  <w:bCs/>
                  <w:i w:val="false"/>
                  <w:iCs w:val="false"/>
                  <w:color w:val="000000"/>
                  <w:sz w:val="18"/>
                  <w:szCs w:val="18"/>
                </w:rPr>
                <w:t xml:space="preserve">: How is rotation applied</w:t>
              </w:r>
            </w:ins>
            <w:r>
              <w:rPr>
                <w:rFonts w:ascii="Arial" w:cs="Arial" w:eastAsia="Arial" w:hAnsi="Arial"/>
                <w:b/>
                <w:bCs/>
                <w:i w:val="false"/>
                <w:iCs w:val="false"/>
                <w:color w:val="000000"/>
                <w:sz w:val="18"/>
                <w:szCs w:val="18"/>
              </w:rPr>
              <w:t xml:space="preserve"> in real-life situations? Describe how a clock and a wind turbine at Lake Turkana are described with rotation. For the clock give the angle the minute hand turns in one minute and the angle the hour hand turns in one hour, with signs. State the angle a turbine blade must turn to land on the next blade's position.</w:t>
            </w:r>
          </w:p>
          <w:p>
            <w:pPr>
              <w:keepNext/>
              <w:spacing w:after="40" w:before="0"/>
              <w:jc w:val="left"/>
            </w:pPr>
            <w:r>
              <w:rPr>
                <w:rFonts w:ascii="Arial" w:cs="Arial" w:eastAsia="Arial" w:hAnsi="Arial"/>
                <w:b/>
                <w:bCs/>
                <w:i w:val="false"/>
                <w:iCs w:val="false"/>
                <w:color w:val="000000"/>
                <w:sz w:val="18"/>
                <w:szCs w:val="18"/>
              </w:rPr>
              <w:t xml:space="preserve">(c) </w:t>
            </w:r>
            <w:del w:id="9019" w:author="Claude (AI) - proposed" w:date="2026-10-18T00:31:28Z">
              <w:r>
                <w:rPr>
                  <w:rFonts w:ascii="Arial" w:cs="Arial" w:eastAsia="Arial" w:hAnsi="Arial"/>
                  <w:b/>
                  <w:bCs/>
                  <w:i w:val="false"/>
                  <w:iCs w:val="false"/>
                  <w:color w:val="000000"/>
                  <w:sz w:val="18"/>
                  <w:szCs w:val="18"/>
                </w:rPr>
                <w:delText xml:space="preserve">Key inquiry question 2: Where do we apply rotational symmetry in day-to-day life? Give three examples</w:delText>
              </w:r>
            </w:del>
            <w:ins w:id="9020" w:author="Claude (AI) - proposed" w:date="2026-10-18T00:31:28Z">
              <w:r>
                <w:rPr>
                  <w:rFonts w:ascii="Arial" w:cs="Arial" w:eastAsia="Arial" w:hAnsi="Arial"/>
                  <w:b/>
                  <w:bCs/>
                  <w:i w:val="false"/>
                  <w:iCs w:val="false"/>
                  <w:color w:val="000000"/>
                  <w:sz w:val="18"/>
                  <w:szCs w:val="18"/>
                </w:rPr>
                <w:t xml:space="preserve">Rotational symmetry in daily life: give three examples of rotational symmetry from everyday life</w:t>
              </w:r>
            </w:ins>
            <w:r>
              <w:rPr>
                <w:rFonts w:ascii="Arial" w:cs="Arial" w:eastAsia="Arial" w:hAnsi="Arial"/>
                <w:b/>
                <w:bCs/>
                <w:i w:val="false"/>
                <w:iCs w:val="false"/>
                <w:color w:val="000000"/>
                <w:sz w:val="18"/>
                <w:szCs w:val="18"/>
              </w:rPr>
              <w:t xml:space="preserve"> and state the order of each.</w:t>
            </w:r>
          </w:p>
          <w:p>
            <w:pPr>
              <w:keepNext/>
              <w:spacing w:after="40" w:before="0"/>
              <w:jc w:val="left"/>
            </w:pPr>
            <w:r>
              <w:rPr>
                <w:rFonts w:ascii="Arial" w:cs="Arial" w:eastAsia="Arial" w:hAnsi="Arial"/>
                <w:b/>
                <w:bCs/>
                <w:i w:val="false"/>
                <w:iCs w:val="false"/>
                <w:color w:val="000000"/>
                <w:sz w:val="18"/>
                <w:szCs w:val="18"/>
              </w:rPr>
              <w:t xml:space="preserve">(d) Look back at your first model from Lesson 1. State two things you would add or change to your model now.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Describing rotation with centre, angle and direction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31: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Earth's axis as the centre, 15° per hour (with the 360° ÷ 24 working) as the angle, and anticlockwise (positive) as the direction, and uses them consistently, including the 90° in 6 hours calculation.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31: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the centre, angle and direction with only one small error or missing working, for example omits the sign of the angle.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31: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fewer than three of the elements or gives wrong values, for example confuses clockwise and anticlockwise or gives the wrong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 and congruence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31: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finds A', B', C' and A'' using the rules, states the sides of the image, and explains that rotation preserves length, angle, size and shape (direct congruence), with only position and facing changing.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5" w:author="Claude (AI) - proposed" w:date="2026-10-18T00:31: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Finds most images correctly and states that the shape is preserved but gives only a partial explanation linked to the cities.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8T00:31: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errors with the coordinate rules or the sign of the angle, or does not link preserved shape and size to the congruence idea.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with centre finding, symmetry </w:t>
            </w:r>
            <w:ins w:id="9027" w:author="Claude (AI) - proposed" w:date="2026-10-18T00:31:28Z">
              <w:r>
                <w:rPr>
                  <w:rFonts w:ascii="Arial" w:cs="Arial" w:eastAsia="Arial" w:hAnsi="Arial"/>
                  <w:b w:val="false"/>
                  <w:bCs w:val="false"/>
                  <w:i w:val="false"/>
                  <w:iCs w:val="false"/>
                  <w:color w:val="000000"/>
                  <w:sz w:val="18"/>
                  <w:szCs w:val="18"/>
                </w:rPr>
                <w:t xml:space="preserve">of plane figures and solids, </w:t>
              </w:r>
            </w:ins>
            <w:r>
              <w:rPr>
                <w:rFonts w:ascii="Arial" w:cs="Arial" w:eastAsia="Arial" w:hAnsi="Arial"/>
                <w:b w:val="false"/>
                <w:bCs w:val="false"/>
                <w:i w:val="false"/>
                <w:iCs w:val="false"/>
                <w:color w:val="000000"/>
                <w:sz w:val="18"/>
                <w:szCs w:val="18"/>
              </w:rPr>
              <w:t xml:space="preserve">and longitude timing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31: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that the first two bisectors coincide and so give no unique intersection, uses a third bisector to find the centre O(0,0) and +90°, gives correct orders and angles using 360° ÷ order</w:t>
            </w:r>
            <w:ins w:id="9029" w:author="Claude (AI) - proposed" w:date="2026-10-18T00:31:28Z">
              <w:r>
                <w:rPr>
                  <w:rFonts w:ascii="Arial" w:cs="Arial" w:eastAsia="Arial" w:hAnsi="Arial"/>
                  <w:b w:val="false"/>
                  <w:bCs w:val="false"/>
                  <w:i w:val="false"/>
                  <w:iCs w:val="false"/>
                  <w:color w:val="000000"/>
                  <w:sz w:val="18"/>
                  <w:szCs w:val="18"/>
                </w:rPr>
                <w:t xml:space="preserve"> (including the 3 axes of order 2 of a cuboid)</w:t>
              </w:r>
            </w:ins>
            <w:r>
              <w:rPr>
                <w:rFonts w:ascii="Arial" w:cs="Arial" w:eastAsia="Arial" w:hAnsi="Arial"/>
                <w:b w:val="false"/>
                <w:bCs w:val="false"/>
                <w:i w:val="false"/>
                <w:iCs w:val="false"/>
                <w:color w:val="000000"/>
                <w:sz w:val="18"/>
                <w:szCs w:val="18"/>
              </w:rPr>
              <w:t xml:space="preserve">, and a fully correct table (2.9°, 2.0°, 4.9° giving about 12, 8 and 20 minutes).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8T00:31: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values are correct with one or two arithmetic or rounding slips, or reasoning for the third bisector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31: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values are incorrect or missing</w:t>
            </w:r>
            <w:ins w:id="9032" w:author="Claude (AI) - proposed" w:date="2026-10-18T00:31:28Z">
              <w:r>
                <w:rPr>
                  <w:rFonts w:ascii="Arial" w:cs="Arial" w:eastAsia="Arial" w:hAnsi="Arial"/>
                  <w:b w:val="false"/>
                  <w:bCs w:val="false"/>
                  <w:i w:val="false"/>
                  <w:iCs w:val="false"/>
                  <w:color w:val="000000"/>
                  <w:sz w:val="18"/>
                  <w:szCs w:val="18"/>
                </w:rPr>
                <w:t xml:space="preserve"> (for example the order of a plane figure or the axes of a cuboid)</w:t>
              </w:r>
            </w:ins>
            <w:r>
              <w:rPr>
                <w:rFonts w:ascii="Arial" w:cs="Arial" w:eastAsia="Arial" w:hAnsi="Arial"/>
                <w:b w:val="false"/>
                <w:bCs w:val="false"/>
                <w:i w:val="false"/>
                <w:iCs w:val="false"/>
                <w:color w:val="000000"/>
                <w:sz w:val="18"/>
                <w:szCs w:val="18"/>
              </w:rPr>
              <w:t xml:space="preserve">, or the method (dividing by 15 or 360 ÷ order) is not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31: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a clear claim that Earth rotates once about its axis in 24 hours with the Sun lighting one half, supports it with at least two specific pieces of evidence from the lessons (video times, globe and torch, longitude difference), and reasons that Mombasa gets sunrise about 20 minutes before Kisumu and that the Sun only appears to move east to west.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4" w:author="Claude (AI) - proposed" w:date="2026-10-18T00:31: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a correct claim with one piece of evidence and reasoning that is mostly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8T00:31: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claim without evidence or reasoning, or includes a misconception such as the Sun moving around a still Earth.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applications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8T00:31: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describes the clock (-6° per minute, -30° per hour) and the 3-blade turbine (order 3, 120°), gives three correct symmetry examples with orders, and identifies two specific improvements to the Lesson 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7" w:author="Claude (AI) - proposed" w:date="2026-10-18T00:31: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applications with one error, or only one clear improvement to the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8" w:author="Claude (AI) - proposed" w:date="2026-10-18T00:31: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Applications are missing or wrong, or no clear change to the model is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hld_breeihcwda47am2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wuyxl4jlz6ykxrpvewb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mbvkyafxetcmmfgwrvu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hld_breeihcwda47am2c" Type="http://schemas.openxmlformats.org/officeDocument/2006/relationships/hyperlink" Target="https://creativecommons.org/licenses/by-nc/4.0/" TargetMode="External"/><Relationship Id="rIdtwuyxl4jlz6ykxrpvewbx" Type="http://schemas.openxmlformats.org/officeDocument/2006/relationships/hyperlink" Target="https://creativecommons.org/licenses/by-nc/4.0/" TargetMode="External"/><Relationship Id="rIdjmbvkyafxetcmmfgwrvu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2026-10-18T00:31:27.670Z</dcterms:created>
  <dcterms:modified xsi:type="dcterms:W3CDTF">2026-10-18T00:31:27.670Z</dcterms:modified>
</cp:coreProperties>
</file>

<file path=docProps/custom.xml><?xml version="1.0" encoding="utf-8"?>
<Properties xmlns="http://schemas.openxmlformats.org/officeDocument/2006/custom-properties" xmlns:vt="http://schemas.openxmlformats.org/officeDocument/2006/docPropsVTypes"/>
</file>