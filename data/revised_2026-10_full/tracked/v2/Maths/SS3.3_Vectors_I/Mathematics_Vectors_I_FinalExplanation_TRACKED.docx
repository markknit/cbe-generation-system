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3.3 VECTORS I: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and how can mathematics give the captain the tools to always reach the right destination, no matter the current or wind? Use what you learned in Lessons 1 to 8 to answer each part below. Write in full sentences, show every step of your working, and include units. Draw neat labelled diagrams on grid paper where asked. Remember the situation: a ferry leaves Kisumu port to travel due east to Mbita, 60 km away. The engine pushes it east at 20 km/h, while a Lake Victoria current pushes it south at 8 km/h.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Scalars, vectors and why direction matters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Name two quantities from the ferry story. Say which is a scalar and which is a vector, and explain how you decided. (b) Give one more example of a scalar and one more example of a vector from Kenyan life (for example Kericho, Mombasa or a matatu trip from Nairobi to Nakuru). (c) The captain said, 'My engine pointed at Mbita, so I should have arrived at Mbita.' Using the words scalar and vector, explain what </w:t>
            </w:r>
            <w:del w:id="9001" w:author="Claude (AI) - proposed" w:date="2026-10-15T12:58:24Z">
              <w:r>
                <w:rPr>
                  <w:rFonts w:ascii="Arial" w:cs="Arial" w:eastAsia="Arial" w:hAnsi="Arial"/>
                  <w:b/>
                  <w:bCs/>
                  <w:i w:val="false"/>
                  <w:iCs w:val="false"/>
                  <w:color w:val="000000"/>
                  <w:sz w:val="18"/>
                  <w:szCs w:val="18"/>
                </w:rPr>
                <w:delText xml:space="preserve">the captain forgot</w:delText>
              </w:r>
            </w:del>
            <w:ins w:id="9002" w:author="Claude (AI) - proposed" w:date="2026-10-15T12:58:24Z">
              <w:r>
                <w:rPr>
                  <w:rFonts w:ascii="Arial" w:cs="Arial" w:eastAsia="Arial" w:hAnsi="Arial"/>
                  <w:b/>
                  <w:bCs/>
                  <w:i w:val="false"/>
                  <w:iCs w:val="false"/>
                  <w:color w:val="000000"/>
                  <w:sz w:val="18"/>
                  <w:szCs w:val="18"/>
                </w:rPr>
                <w:t xml:space="preserve">this reasoning leaves out</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Writing and adding the vectors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engine thrust and the lake current as column vectors, using east as the positive horizontal direction and north as the positive vertical direction. (b) Write the position vector of Mbita relative to Kisumu port (the origin) for the captain's intended journey of 60 km east. (c) Add the engine and current column vectors to find the resultant vector. (d) Describe how you would show this addition using the triangle law, and say how the parallelogram law gives the same result. (e) Explain why the resultant vector has a negative bottom entry.</w:t>
            </w:r>
            <w:ins w:id="9003" w:author="Claude (AI) - proposed" w:date="2026-10-15T12:58:24Z">
              <w:r>
                <w:rPr>
                  <w:rFonts w:ascii="Arial" w:cs="Arial" w:eastAsia="Arial" w:hAnsi="Arial"/>
                  <w:b/>
                  <w:bCs/>
                  <w:i w:val="false"/>
                  <w:iCs w:val="false"/>
                  <w:color w:val="000000"/>
                  <w:sz w:val="18"/>
                  <w:szCs w:val="18"/>
                </w:rPr>
                <w:t xml:space="preserve"> (f) Two other boats have velocity vectors (20, 0) km/h and (−20, 0) km/h. Which one is equivalent to the ferry's engine thrust, and how is the other one related to it? (g) Find the position vector of the midpoint of the intended route from Kisumu to Mbita.</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fast and in what direction did the ferry really go?</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Calculate the magnitude of the resultant vector. Show the formula you use and give your answer to 1 decimal place. (b) Calculate the angle between the resultant path and due east, and state it in words such as 'south of east'. (c) The ferry needs 3 hours to cover 60 km at its engine speed of 20 km/h. Calculate how far south the current pushes it in that time. (d) A classmate says: 'The ferry's speed over the lake is 20 + 8 = 28 km/h.' Explain why this is wrong.</w:t>
            </w:r>
            <w:ins w:id="9004" w:author="Claude (AI) - proposed" w:date="2026-10-15T12:58:24Z">
              <w:r>
                <w:rPr>
                  <w:rFonts w:ascii="Arial" w:cs="Arial" w:eastAsia="Arial" w:hAnsi="Arial"/>
                  <w:b/>
                  <w:bCs/>
                  <w:i w:val="false"/>
                  <w:iCs w:val="false"/>
                  <w:color w:val="000000"/>
                  <w:sz w:val="18"/>
                  <w:szCs w:val="18"/>
                </w:rPr>
                <w:t xml:space="preserve"> (e) Using the 3-hour crossing from (c), write the ferry's journey from Kisumu as a translation vector, and find where a buoy at B(10, 5) would be after the same translation. (f) The ferry starts at K(0, 0) and lands at L; Mbita is M(60, 0). Use vectors to show whether K, L and M are collinear, and say what this tells you about the ferry's path.</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Correcting the course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a ferry has landed at a wrong point L and needs to reach the intended point M. Explain in words how you find the correction vector from L to M using position vectors. (b) Explain what the negative of a vector is, and what you get when you add a vector to its negative. (c) The captain wants to keep the engine speed at 20 km/h but </w:t>
            </w:r>
            <w:del w:id="9005" w:author="Claude (AI) - proposed" w:date="2026-10-15T12:58:24Z">
              <w:r>
                <w:rPr>
                  <w:rFonts w:ascii="Arial" w:cs="Arial" w:eastAsia="Arial" w:hAnsi="Arial"/>
                  <w:b/>
                  <w:bCs/>
                  <w:i w:val="false"/>
                  <w:iCs w:val="false"/>
                  <w:color w:val="000000"/>
                  <w:sz w:val="18"/>
                  <w:szCs w:val="18"/>
                </w:rPr>
                <w:delText xml:space="preserve">tilt the heading north of east so that the northward part of</w:delText>
              </w:r>
            </w:del>
            <w:ins w:id="9006" w:author="Claude (AI) - proposed" w:date="2026-10-15T12:58:24Z">
              <w:r>
                <w:rPr>
                  <w:rFonts w:ascii="Arial" w:cs="Arial" w:eastAsia="Arial" w:hAnsi="Arial"/>
                  <w:b/>
                  <w:bCs/>
                  <w:i w:val="false"/>
                  <w:iCs w:val="false"/>
                  <w:color w:val="000000"/>
                  <w:sz w:val="18"/>
                  <w:szCs w:val="18"/>
                </w:rPr>
                <w:t xml:space="preserve">change the heading so that, even with the 8 km/h southward current, the ferry's path stays on the straight line from Kisumu to Mbita. Explain how</w:t>
              </w:r>
            </w:ins>
            <w:r>
              <w:rPr>
                <w:rFonts w:ascii="Arial" w:cs="Arial" w:eastAsia="Arial" w:hAnsi="Arial"/>
                <w:b/>
                <w:bCs/>
                <w:i w:val="false"/>
                <w:iCs w:val="false"/>
                <w:color w:val="000000"/>
                <w:sz w:val="18"/>
                <w:szCs w:val="18"/>
              </w:rPr>
              <w:t xml:space="preserve"> the engine velocity </w:t>
            </w:r>
            <w:del w:id="9007" w:author="Claude (AI) - proposed" w:date="2026-10-15T12:58:24Z">
              <w:r>
                <w:rPr>
                  <w:rFonts w:ascii="Arial" w:cs="Arial" w:eastAsia="Arial" w:hAnsi="Arial"/>
                  <w:b/>
                  <w:bCs/>
                  <w:i w:val="false"/>
                  <w:iCs w:val="false"/>
                  <w:color w:val="000000"/>
                  <w:sz w:val="18"/>
                  <w:szCs w:val="18"/>
                </w:rPr>
                <w:delText xml:space="preserve">exactly cancels the southward current</w:delText>
              </w:r>
            </w:del>
            <w:ins w:id="9008" w:author="Claude (AI) - proposed" w:date="2026-10-15T12:58:24Z">
              <w:r>
                <w:rPr>
                  <w:rFonts w:ascii="Arial" w:cs="Arial" w:eastAsia="Arial" w:hAnsi="Arial"/>
                  <w:b/>
                  <w:bCs/>
                  <w:i w:val="false"/>
                  <w:iCs w:val="false"/>
                  <w:color w:val="000000"/>
                  <w:sz w:val="18"/>
                  <w:szCs w:val="18"/>
                </w:rPr>
                <w:t xml:space="preserve">must be split into an eastward part and a northward part</w:t>
              </w:r>
            </w:ins>
            <w:r>
              <w:rPr>
                <w:rFonts w:ascii="Arial" w:cs="Arial" w:eastAsia="Arial" w:hAnsi="Arial"/>
                <w:b/>
                <w:bCs/>
                <w:i w:val="false"/>
                <w:iCs w:val="false"/>
                <w:color w:val="000000"/>
                <w:sz w:val="18"/>
                <w:szCs w:val="18"/>
              </w:rPr>
              <w:t xml:space="preserve">. Find the angle north of east for the heading</w:t>
            </w:r>
            <w:ins w:id="9009" w:author="Claude (AI) - proposed" w:date="2026-10-15T12:58:24Z">
              <w:r>
                <w:rPr>
                  <w:rFonts w:ascii="Arial" w:cs="Arial" w:eastAsia="Arial" w:hAnsi="Arial"/>
                  <w:b/>
                  <w:bCs/>
                  <w:i w:val="false"/>
                  <w:iCs w:val="false"/>
                  <w:color w:val="000000"/>
                  <w:sz w:val="18"/>
                  <w:szCs w:val="18"/>
                </w:rPr>
                <w:t xml:space="preserve">, the ferry's speed towards Mbita and the time the 60 km crossing now takes</w:t>
              </w:r>
            </w:ins>
            <w:r>
              <w:rPr>
                <w:rFonts w:ascii="Arial" w:cs="Arial" w:eastAsia="Arial" w:hAnsi="Arial"/>
                <w:b/>
                <w:bCs/>
                <w:i w:val="false"/>
                <w:iCs w:val="false"/>
                <w:color w:val="000000"/>
                <w:sz w:val="18"/>
                <w:szCs w:val="18"/>
              </w:rPr>
              <w:t xml:space="preserve">, and say what this tells the captain to do differently from before. Give your answer to 1 decimal place.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What if the current gets stronger?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the current doubles. Write the new current as a column vector using scalar multiplication, and say whether it is parallel to the original current. How do you know? (b) Calculate the new resultant column vector and its magnitude when the engine is still (20, 0). (c) Use your results from Parts 1 to 4 to write a short paragraph (4 to 6 sentences) answering the driving question: why did the ferry miss Mbita, and how does vector mathematics help the captain always reach the right destination?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Scalar and vector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12:58: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classifies quantities as scalars or vectors with clear reasons</w:t>
            </w:r>
            <w:ins w:id="9011" w:author="Claude (AI) - proposed" w:date="2026-10-15T12:58:24Z">
              <w:r>
                <w:rPr>
                  <w:rFonts w:ascii="Arial" w:cs="Arial" w:eastAsia="Arial" w:hAnsi="Arial"/>
                  <w:b w:val="false"/>
                  <w:bCs w:val="false"/>
                  <w:i w:val="false"/>
                  <w:iCs w:val="false"/>
                  <w:color w:val="000000"/>
                  <w:sz w:val="18"/>
                  <w:szCs w:val="18"/>
                </w:rPr>
                <w:t xml:space="preserve"> (including speed and velocity, distance and displacement)</w:t>
              </w:r>
            </w:ins>
            <w:r>
              <w:rPr>
                <w:rFonts w:ascii="Arial" w:cs="Arial" w:eastAsia="Arial" w:hAnsi="Arial"/>
                <w:b w:val="false"/>
                <w:bCs w:val="false"/>
                <w:i w:val="false"/>
                <w:iCs w:val="false"/>
                <w:color w:val="000000"/>
                <w:sz w:val="18"/>
                <w:szCs w:val="18"/>
              </w:rPr>
              <w:t xml:space="preserve">, and explains fully how </w:t>
            </w:r>
            <w:del w:id="9012" w:author="Claude (AI) - proposed" w:date="2026-10-15T12:58:24Z">
              <w:r>
                <w:rPr>
                  <w:rFonts w:ascii="Arial" w:cs="Arial" w:eastAsia="Arial" w:hAnsi="Arial"/>
                  <w:b w:val="false"/>
                  <w:bCs w:val="false"/>
                  <w:i w:val="false"/>
                  <w:iCs w:val="false"/>
                  <w:color w:val="000000"/>
                  <w:sz w:val="18"/>
                  <w:szCs w:val="18"/>
                </w:rPr>
                <w:delText xml:space="preserve">treating velocity as a scalar caused the ferry to miss</w:delText>
              </w:r>
            </w:del>
            <w:ins w:id="9013" w:author="Claude (AI) - proposed" w:date="2026-10-15T12:58:24Z">
              <w:r>
                <w:rPr>
                  <w:rFonts w:ascii="Arial" w:cs="Arial" w:eastAsia="Arial" w:hAnsi="Arial"/>
                  <w:b w:val="false"/>
                  <w:bCs w:val="false"/>
                  <w:i w:val="false"/>
                  <w:iCs w:val="false"/>
                  <w:color w:val="000000"/>
                  <w:sz w:val="18"/>
                  <w:szCs w:val="18"/>
                </w:rPr>
                <w:t xml:space="preserve">a plan that counts only the engine's speed leaves out the current and so misses</w:t>
              </w:r>
            </w:ins>
            <w:r>
              <w:rPr>
                <w:rFonts w:ascii="Arial" w:cs="Arial" w:eastAsia="Arial" w:hAnsi="Arial"/>
                <w:b w:val="false"/>
                <w:bCs w:val="false"/>
                <w:i w:val="false"/>
                <w:iCs w:val="false"/>
                <w:color w:val="000000"/>
                <w:sz w:val="18"/>
                <w:szCs w:val="18"/>
              </w:rPr>
              <w:t xml:space="preserve"> Mbita.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12:58: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Classifies most quantities correctly and gives a reasonable explanation of why direction matters in the ferry story.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5T12:58:24Z">
              <w:r>
                <w:rPr>
                  <w:rFonts w:ascii="Arial" w:cs="Arial" w:eastAsia="Arial" w:hAnsi="Arial"/>
                  <w:b w:val="false"/>
                  <w:bCs w:val="false"/>
                  <w:i w:val="false"/>
                  <w:iCs w:val="false"/>
                  <w:color w:val="000000"/>
                  <w:sz w:val="18"/>
                  <w:szCs w:val="18"/>
                </w:rPr>
                <w:delText xml:space="preserve">Confuses</w:delText>
              </w:r>
            </w:del>
            <w:ins w:id="9016" w:author="Claude (AI) - proposed" w:date="2026-10-15T12:58:24Z">
              <w:r>
                <w:rPr>
                  <w:rFonts w:ascii="Arial" w:cs="Arial" w:eastAsia="Arial" w:hAnsi="Arial"/>
                  <w:b w:val="false"/>
                  <w:bCs w:val="false"/>
                  <w:i w:val="false"/>
                  <w:iCs w:val="false"/>
                  <w:color w:val="000000"/>
                  <w:sz w:val="18"/>
                  <w:szCs w:val="18"/>
                </w:rPr>
                <w:t xml:space="preserve">Approaches Expectations: Confuses some</w:t>
              </w:r>
            </w:ins>
            <w:r>
              <w:rPr>
                <w:rFonts w:ascii="Arial" w:cs="Arial" w:eastAsia="Arial" w:hAnsi="Arial"/>
                <w:b w:val="false"/>
                <w:bCs w:val="false"/>
                <w:i w:val="false"/>
                <w:iCs w:val="false"/>
                <w:color w:val="000000"/>
                <w:sz w:val="18"/>
                <w:szCs w:val="18"/>
              </w:rPr>
              <w:t xml:space="preserve"> scalars and vectors</w:t>
            </w:r>
            <w:del w:id="9017" w:author="Claude (AI) - proposed" w:date="2026-10-15T12:58:24Z">
              <w:r>
                <w:rPr>
                  <w:rFonts w:ascii="Arial" w:cs="Arial" w:eastAsia="Arial" w:hAnsi="Arial"/>
                  <w:b w:val="false"/>
                  <w:bCs w:val="false"/>
                  <w:i w:val="false"/>
                  <w:iCs w:val="false"/>
                  <w:color w:val="000000"/>
                  <w:sz w:val="18"/>
                  <w:szCs w:val="18"/>
                </w:rPr>
                <w:delText xml:space="preserve"> or does not link</w:delText>
              </w:r>
            </w:del>
            <w:ins w:id="9018" w:author="Claude (AI) - proposed" w:date="2026-10-15T12:58:24Z">
              <w:r>
                <w:rPr>
                  <w:rFonts w:ascii="Arial" w:cs="Arial" w:eastAsia="Arial" w:hAnsi="Arial"/>
                  <w:b w:val="false"/>
                  <w:bCs w:val="false"/>
                  <w:i w:val="false"/>
                  <w:iCs w:val="false"/>
                  <w:color w:val="000000"/>
                  <w:sz w:val="18"/>
                  <w:szCs w:val="18"/>
                </w:rPr>
                <w:t xml:space="preserve">, or links</w:t>
              </w:r>
            </w:ins>
            <w:r>
              <w:rPr>
                <w:rFonts w:ascii="Arial" w:cs="Arial" w:eastAsia="Arial" w:hAnsi="Arial"/>
                <w:b w:val="false"/>
                <w:bCs w:val="false"/>
                <w:i w:val="false"/>
                <w:iCs w:val="false"/>
                <w:color w:val="000000"/>
                <w:sz w:val="18"/>
                <w:szCs w:val="18"/>
              </w:rPr>
              <w:t xml:space="preserve"> direction to the ferry missing Mbita</w:t>
            </w:r>
            <w:ins w:id="9019" w:author="Claude (AI) - proposed" w:date="2026-10-15T12:58:24Z">
              <w:r>
                <w:rPr>
                  <w:rFonts w:ascii="Arial" w:cs="Arial" w:eastAsia="Arial" w:hAnsi="Arial"/>
                  <w:b w:val="false"/>
                  <w:bCs w:val="false"/>
                  <w:i w:val="false"/>
                  <w:iCs w:val="false"/>
                  <w:color w:val="000000"/>
                  <w:sz w:val="18"/>
                  <w:szCs w:val="18"/>
                </w:rPr>
                <w:t xml:space="preserve"> only partly</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Vector representation and addition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12:58: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all column and position vectors with correct signs, adds them accurately, </w:t>
            </w:r>
            <w:del w:id="9021" w:author="Claude (AI) - proposed" w:date="2026-10-15T12:58:24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explains both triangle and parallelogram laws</w:t>
            </w:r>
            <w:ins w:id="9022" w:author="Claude (AI) - proposed" w:date="2026-10-15T12:58:24Z">
              <w:r>
                <w:rPr>
                  <w:rFonts w:ascii="Arial" w:cs="Arial" w:eastAsia="Arial" w:hAnsi="Arial"/>
                  <w:b w:val="false"/>
                  <w:bCs w:val="false"/>
                  <w:i w:val="false"/>
                  <w:iCs w:val="false"/>
                  <w:color w:val="000000"/>
                  <w:sz w:val="18"/>
                  <w:szCs w:val="18"/>
                </w:rPr>
                <w:t xml:space="preserve">, and correctly identifies equivalent vectors and the midpoint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5T12:58: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and adds the column vectors correctly</w:t>
            </w:r>
            <w:ins w:id="9024" w:author="Claude (AI) - proposed" w:date="2026-10-15T12:58:2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minor sign or explanation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5T12:58: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frequent errors in column vector signs or addition, or cannot describe the addition laws.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Magnitude, direction and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5T12:58: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Pythagoras and arctan accurately with units and sensible rounding (about 21.5 km/h, 21.8° south of east, 24 km drift, 23.6° correction</w:t>
            </w:r>
            <w:ins w:id="9027" w:author="Claude (AI) - proposed" w:date="2026-10-15T12:58:24Z">
              <w:r>
                <w:rPr>
                  <w:rFonts w:ascii="Arial" w:cs="Arial" w:eastAsia="Arial" w:hAnsi="Arial"/>
                  <w:b w:val="false"/>
                  <w:bCs w:val="false"/>
                  <w:i w:val="false"/>
                  <w:iCs w:val="false"/>
                  <w:color w:val="000000"/>
                  <w:sz w:val="18"/>
                  <w:szCs w:val="18"/>
                </w:rPr>
                <w:t xml:space="preserve">, about 3.3 h corrected crossing</w:t>
              </w:r>
            </w:ins>
            <w:r>
              <w:rPr>
                <w:rFonts w:ascii="Arial" w:cs="Arial" w:eastAsia="Arial" w:hAnsi="Arial"/>
                <w:b w:val="false"/>
                <w:bCs w:val="false"/>
                <w:i w:val="false"/>
                <w:iCs w:val="false"/>
                <w:color w:val="000000"/>
                <w:sz w:val="18"/>
                <w:szCs w:val="18"/>
              </w:rPr>
              <w:t xml:space="preserve">), and explains why 20 + 8 is wrong.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8" w:author="Claude (AI) - proposed" w:date="2026-10-15T12:58: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values correctly with working shown, with small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5T12:58:24Z">
              <w:r>
                <w:rPr>
                  <w:rFonts w:ascii="Arial" w:cs="Arial" w:eastAsia="Arial" w:hAnsi="Arial"/>
                  <w:b w:val="false"/>
                  <w:bCs w:val="false"/>
                  <w:i w:val="false"/>
                  <w:iCs w:val="false"/>
                  <w:color w:val="000000"/>
                  <w:sz w:val="18"/>
                  <w:szCs w:val="18"/>
                </w:rPr>
                <w:delText xml:space="preserve">Cannot set</w:delText>
              </w:r>
            </w:del>
            <w:ins w:id="9030" w:author="Claude (AI) - proposed" w:date="2026-10-15T12:58:24Z">
              <w:r>
                <w:rPr>
                  <w:rFonts w:ascii="Arial" w:cs="Arial" w:eastAsia="Arial" w:hAnsi="Arial"/>
                  <w:b w:val="false"/>
                  <w:bCs w:val="false"/>
                  <w:i w:val="false"/>
                  <w:iCs w:val="false"/>
                  <w:color w:val="000000"/>
                  <w:sz w:val="18"/>
                  <w:szCs w:val="18"/>
                </w:rPr>
                <w:t xml:space="preserve">Approaches Expectations: Sets</w:t>
              </w:r>
            </w:ins>
            <w:r>
              <w:rPr>
                <w:rFonts w:ascii="Arial" w:cs="Arial" w:eastAsia="Arial" w:hAnsi="Arial"/>
                <w:b w:val="false"/>
                <w:bCs w:val="false"/>
                <w:i w:val="false"/>
                <w:iCs w:val="false"/>
                <w:color w:val="000000"/>
                <w:sz w:val="18"/>
                <w:szCs w:val="18"/>
              </w:rPr>
              <w:t xml:space="preserve"> up the right-angled triangle </w:t>
            </w:r>
            <w:del w:id="9031" w:author="Claude (AI) - proposed" w:date="2026-10-15T12:58:24Z">
              <w:r>
                <w:rPr>
                  <w:rFonts w:ascii="Arial" w:cs="Arial" w:eastAsia="Arial" w:hAnsi="Arial"/>
                  <w:b w:val="false"/>
                  <w:bCs w:val="false"/>
                  <w:i w:val="false"/>
                  <w:iCs w:val="false"/>
                  <w:color w:val="000000"/>
                  <w:sz w:val="18"/>
                  <w:szCs w:val="18"/>
                </w:rPr>
                <w:delText xml:space="preserve">or</w:delText>
              </w:r>
            </w:del>
            <w:ins w:id="9032" w:author="Claude (AI) - proposed" w:date="2026-10-15T12:58:24Z">
              <w:r>
                <w:rPr>
                  <w:rFonts w:ascii="Arial" w:cs="Arial" w:eastAsia="Arial" w:hAnsi="Arial"/>
                  <w:b w:val="false"/>
                  <w:bCs w:val="false"/>
                  <w:i w:val="false"/>
                  <w:iCs w:val="false"/>
                  <w:color w:val="000000"/>
                  <w:sz w:val="18"/>
                  <w:szCs w:val="18"/>
                </w:rPr>
                <w:t xml:space="preserve">but cannot yet</w:t>
              </w:r>
            </w:ins>
            <w:r>
              <w:rPr>
                <w:rFonts w:ascii="Arial" w:cs="Arial" w:eastAsia="Arial" w:hAnsi="Arial"/>
                <w:b w:val="false"/>
                <w:bCs w:val="false"/>
                <w:i w:val="false"/>
                <w:iCs w:val="false"/>
                <w:color w:val="000000"/>
                <w:sz w:val="18"/>
                <w:szCs w:val="18"/>
              </w:rPr>
              <w:t xml:space="preserve"> calculate magnitude and angle correctly</w:t>
            </w:r>
            <w:ins w:id="9033" w:author="Claude (AI) - proposed" w:date="2026-10-15T12:58:24Z">
              <w:r>
                <w:rPr>
                  <w:rFonts w:ascii="Arial" w:cs="Arial" w:eastAsia="Arial" w:hAnsi="Arial"/>
                  <w:b w:val="false"/>
                  <w:bCs w:val="false"/>
                  <w:i w:val="false"/>
                  <w:iCs w:val="false"/>
                  <w:color w:val="000000"/>
                  <w:sz w:val="18"/>
                  <w:szCs w:val="18"/>
                </w:rPr>
                <w:t xml:space="preserve"> without support</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Correction</w:t>
            </w:r>
            <w:del w:id="9034" w:author="Claude (AI) - proposed" w:date="2026-10-15T12:58:24Z">
              <w:r>
                <w:rPr>
                  <w:rFonts w:ascii="Arial" w:cs="Arial" w:eastAsia="Arial" w:hAnsi="Arial"/>
                  <w:b w:val="false"/>
                  <w:bCs w:val="false"/>
                  <w:i w:val="false"/>
                  <w:iCs w:val="false"/>
                  <w:color w:val="000000"/>
                  <w:sz w:val="18"/>
                  <w:szCs w:val="18"/>
                </w:rPr>
                <w:delText xml:space="preserve"> and scalar multiplication</w:delText>
              </w:r>
            </w:del>
            <w:ins w:id="9035" w:author="Claude (AI) - proposed" w:date="2026-10-15T12:58:24Z">
              <w:r>
                <w:rPr>
                  <w:rFonts w:ascii="Arial" w:cs="Arial" w:eastAsia="Arial" w:hAnsi="Arial"/>
                  <w:b w:val="false"/>
                  <w:bCs w:val="false"/>
                  <w:i w:val="false"/>
                  <w:iCs w:val="false"/>
                  <w:color w:val="000000"/>
                  <w:sz w:val="18"/>
                  <w:szCs w:val="18"/>
                </w:rPr>
                <w:t xml:space="preserve">, scalar multiplication, translation and collinearity</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6" w:author="Claude (AI) - proposed" w:date="2026-10-15T12:58: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subtraction of position vectors, the negative and zero vector, and parallel scalar multiples, and applies them correctly to the corrected heading</w:t>
            </w:r>
            <w:del w:id="9037" w:author="Claude (AI) - proposed" w:date="2026-10-15T12:58:24Z">
              <w:r>
                <w:rPr>
                  <w:rFonts w:ascii="Arial" w:cs="Arial" w:eastAsia="Arial" w:hAnsi="Arial"/>
                  <w:b w:val="false"/>
                  <w:bCs w:val="false"/>
                  <w:i w:val="false"/>
                  <w:iCs w:val="false"/>
                  <w:color w:val="000000"/>
                  <w:sz w:val="18"/>
                  <w:szCs w:val="18"/>
                </w:rPr>
                <w:delText xml:space="preserve"> and doubled current</w:delText>
              </w:r>
            </w:del>
            <w:ins w:id="9038" w:author="Claude (AI) - proposed" w:date="2026-10-15T12:58:24Z">
              <w:r>
                <w:rPr>
                  <w:rFonts w:ascii="Arial" w:cs="Arial" w:eastAsia="Arial" w:hAnsi="Arial"/>
                  <w:b w:val="false"/>
                  <w:bCs w:val="false"/>
                  <w:i w:val="false"/>
                  <w:iCs w:val="false"/>
                  <w:color w:val="000000"/>
                  <w:sz w:val="18"/>
                  <w:szCs w:val="18"/>
                </w:rPr>
                <w:t xml:space="preserve">, the doubled current, the translation vector and the collinearity test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9" w:author="Claude (AI) - proposed" w:date="2026-10-15T12:58: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most of these ideas correctly</w:t>
            </w:r>
            <w:ins w:id="9040" w:author="Claude (AI) - proposed" w:date="2026-10-15T12:58:2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some gaps in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5T12:58:24Z">
              <w:r>
                <w:rPr>
                  <w:rFonts w:ascii="Arial" w:cs="Arial" w:eastAsia="Arial" w:hAnsi="Arial"/>
                  <w:b w:val="false"/>
                  <w:bCs w:val="false"/>
                  <w:i w:val="false"/>
                  <w:iCs w:val="false"/>
                  <w:color w:val="000000"/>
                  <w:sz w:val="18"/>
                  <w:szCs w:val="18"/>
                </w:rPr>
                <w:delText xml:space="preserve">Does not connect</w:delText>
              </w:r>
            </w:del>
            <w:ins w:id="9042" w:author="Claude (AI) - proposed" w:date="2026-10-15T12:58:24Z">
              <w:r>
                <w:rPr>
                  <w:rFonts w:ascii="Arial" w:cs="Arial" w:eastAsia="Arial" w:hAnsi="Arial"/>
                  <w:b w:val="false"/>
                  <w:bCs w:val="false"/>
                  <w:i w:val="false"/>
                  <w:iCs w:val="false"/>
                  <w:color w:val="000000"/>
                  <w:sz w:val="18"/>
                  <w:szCs w:val="18"/>
                </w:rPr>
                <w:t xml:space="preserve">Approaches Expectations: Connects</w:t>
              </w:r>
            </w:ins>
            <w:r>
              <w:rPr>
                <w:rFonts w:ascii="Arial" w:cs="Arial" w:eastAsia="Arial" w:hAnsi="Arial"/>
                <w:b w:val="false"/>
                <w:bCs w:val="false"/>
                <w:i w:val="false"/>
                <w:iCs w:val="false"/>
                <w:color w:val="000000"/>
                <w:sz w:val="18"/>
                <w:szCs w:val="18"/>
              </w:rPr>
              <w:t xml:space="preserve"> subtraction or scalar multiplication to correcting the ferry's course</w:t>
            </w:r>
            <w:ins w:id="9043" w:author="Claude (AI) - proposed" w:date="2026-10-15T12:58:24Z">
              <w:r>
                <w:rPr>
                  <w:rFonts w:ascii="Arial" w:cs="Arial" w:eastAsia="Arial" w:hAnsi="Arial"/>
                  <w:b w:val="false"/>
                  <w:bCs w:val="false"/>
                  <w:i w:val="false"/>
                  <w:iCs w:val="false"/>
                  <w:color w:val="000000"/>
                  <w:sz w:val="18"/>
                  <w:szCs w:val="18"/>
                </w:rPr>
                <w:t xml:space="preserve"> only partly, or not yet to translation and collinearity</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4" w:author="Claude (AI) - proposed" w:date="2026-10-15T12:58: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connected answer to the driving question using correct vocabulary, labelled diagrams and Kenyan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5" w:author="Claude (AI) - proposed" w:date="2026-10-15T12:58: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driving question with mostly correct vocabulary and some connection of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6" w:author="Claude (AI) - proposed" w:date="2026-10-15T12:58: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Answer is incomplete or lists facts without linking them to the ferry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zngg3dyebme4ltply9o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_qxrgrqz_yxaawkjjuw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ewt-gtp7jc-r2eg-me1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zngg3dyebme4ltply9o9" Type="http://schemas.openxmlformats.org/officeDocument/2006/relationships/hyperlink" Target="https://creativecommons.org/licenses/by-nc/4.0/" TargetMode="External"/><Relationship Id="rId5_qxrgrqz_yxaawkjjuwl" Type="http://schemas.openxmlformats.org/officeDocument/2006/relationships/hyperlink" Target="https://creativecommons.org/licenses/by-nc/4.0/" TargetMode="External"/><Relationship Id="rIdsewt-gtp7jc-r2eg-me1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2026-10-15T12:58:22.474Z</dcterms:created>
  <dcterms:modified xsi:type="dcterms:W3CDTF">2026-10-15T12:58:22.474Z</dcterms:modified>
</cp:coreProperties>
</file>

<file path=docProps/custom.xml><?xml version="1.0" encoding="utf-8"?>
<Properties xmlns="http://schemas.openxmlformats.org/officeDocument/2006/custom-properties" xmlns:vt="http://schemas.openxmlformats.org/officeDocument/2006/docPropsVTypes"/>
</file>