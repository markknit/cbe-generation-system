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1.3: QUADRATIC EQUATIONS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like building the Harambee hall in Githurai? Use your Driving Question Board, your cumulative model poster and your notes from Lessons 1 to 7. Write your answers in the space under each prompt. Show your working clearly, use the units m, m2, KES and s, and check every solution in its context. Round decimals to 2 d.p. in final answers. Write in full sentences where a prompt asks you to explain.</w:t>
            </w:r>
            <w:ins w:id="9001" w:author="Claude (AI) - proposed" w:date="2026-10-15T12:57:39Z">
              <w:r>
                <w:rPr>
                  <w:rFonts w:ascii="Arial" w:cs="Arial" w:eastAsia="Arial" w:hAnsi="Arial"/>
                  <w:b w:val="false"/>
                  <w:bCs w:val="false"/>
                  <w:i w:val="false"/>
                  <w:iCs w:val="false"/>
                  <w:color w:val="000000"/>
                  <w:sz w:val="18"/>
                  <w:szCs w:val="18"/>
                </w:rPr>
                <w:t xml:space="preserve"> If writing is hard for you, you may explain aloud to your teacher or use a labelled diagram with short sentences, and you may discuss a question in Kiswahili first.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committee got stuck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Githurai committee drew a sketch on manila paper: a rectangular hall with width = w, length = w + 2 and Area = 120 m2. (a) Write the area as an equation in w and expand it into the form ax^2 + bx + c = 0. State a, b and c. (b) The committee also tried the perimeter 2(w + w + 2). Write it in simplest form. Compare it with the area equation: which one is linear and which one is quadratic, and why does this explain why the committee could not find w using a linear equation? (c) Look at the trial-and-error table below and explain why guessing is not a reliable method.</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 (m)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Area (m2)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99</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168</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Expanding and factorising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Kericho tea farmer fences a plot of length (x + 5) m and width (x + 3) m. Expand the area (x + 5)(x + 3) using the distributive law or FOIL, and write the fencing perimeter in simplest form. Which of the two has an x^2 term, and why? (b) Expand (2x - 1)(3x + 4). (c) Factorise the hall expression w^2 + 2w - 120 into two brackets. Explain how you found the two numbers you needed, and show how you can check your answer. (d) Explain how expanding and factorising are connected.</w:t>
            </w:r>
            <w:ins w:id="9002" w:author="Claude (AI) - proposed" w:date="2026-10-15T12:57:39Z">
              <w:r>
                <w:rPr>
                  <w:rFonts w:ascii="Arial" w:cs="Arial" w:eastAsia="Arial" w:hAnsi="Arial"/>
                  <w:b/>
                  <w:bCs/>
                  <w:i w:val="false"/>
                  <w:iCs w:val="false"/>
                  <w:color w:val="000000"/>
                  <w:sz w:val="18"/>
                  <w:szCs w:val="18"/>
                </w:rPr>
                <w:t xml:space="preserve"> (e) Use a quadratic identity to work out 51^2 and 99 x 101 without a calculator.</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hall equation three ways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Zero Product Property to solve (w + 12)(w - 10) = 0. State the property in your own words. (b) Which solution can be the width of the hall, and why? State the width and length of the hall and check the area. (c) Solve w^2 + 2w - 120 = 0 using the quadratic formula. Show the discriminant D = b^2 - 4ac. (d) Complete the square on w^2 + 2w = 120 to show that the answer is the same. (e) What does the fact that all three methods agree tell you?</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Choosing a method and using context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Nakuru school garden club has a plot with width x m, length (x + 6) m and area 48 m2, so x^2 + 6x = 48. (a) Explain why factorisation is not a good method here. (b) Solve it by completing the square and give the width and length to 2 d.p. (c) Mama Wanjiru sells mandazi and wants revenue of KES 700 a day. Her equation is p^2 - 30p + 175 = 0, where p is the price in KES. Use the discriminant to find the prices p to 2 d.p. Both prices give the revenue she wants. Which price should she choose, and why? (d) In both problems, how did context help you decide which solution to use?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in a short written explanation (8 to 10 sentences): How can we use quadratic equations to find unknown dimensions and quantities that help our community solve real planning problems, like building the Harambee hall in Githurai? Your explanation must (1) say how quadratic equations differ from linear ones and why they are necessary, (2) describe how the hall problem was turned into an equation and solved, (3) explain what the discriminant D tells us (D &gt; 0, D = 0 and D &lt; 0) and how context is used to choose a solution, and (4) give one other community problem from Part 4 where quadratic thinking helps, and say how context decided the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quadratic from linear and forming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writes w(w + 2) = 120 as w^2 + 2w - 120 = 0, identifies a = 1, b = 2 and c = -120, and clearly explains using w x w and the linear perimeter 4w + 4 why a linear method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Forms the equation and identifies a, b and c correctly, with a partial explanation of the difference between quadratic and linear.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Has errors in the equation or in a, b and c, or gives no explanation of why the equation is not linear.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Expanding</w:t>
            </w:r>
            <w:del w:id="9006" w:author="Claude (AI) - proposed" w:date="2026-10-15T12:57:39Z">
              <w:r>
                <w:rPr>
                  <w:rFonts w:ascii="Arial" w:cs="Arial" w:eastAsia="Arial" w:hAnsi="Arial"/>
                  <w:b w:val="false"/>
                  <w:bCs w:val="false"/>
                  <w:i w:val="false"/>
                  <w:iCs w:val="false"/>
                  <w:color w:val="000000"/>
                  <w:sz w:val="18"/>
                  <w:szCs w:val="18"/>
                </w:rPr>
                <w:delText xml:space="preserve"> and factorising</w:delText>
              </w:r>
            </w:del>
            <w:ins w:id="9007" w:author="Claude (AI) - proposed" w:date="2026-10-15T12:57:39Z">
              <w:r>
                <w:rPr>
                  <w:rFonts w:ascii="Arial" w:cs="Arial" w:eastAsia="Arial" w:hAnsi="Arial"/>
                  <w:b w:val="false"/>
                  <w:bCs w:val="false"/>
                  <w:i w:val="false"/>
                  <w:iCs w:val="false"/>
                  <w:color w:val="000000"/>
                  <w:sz w:val="18"/>
                  <w:szCs w:val="18"/>
                </w:rPr>
                <w:t xml:space="preserve">, factorising and using identities</w:t>
              </w:r>
            </w:ins>
            <w:r>
              <w:rPr>
                <w:rFonts w:ascii="Arial" w:cs="Arial" w:eastAsia="Arial" w:hAnsi="Arial"/>
                <w:b w:val="false"/>
                <w:bCs w:val="false"/>
                <w:i w:val="false"/>
                <w:iCs w:val="false"/>
                <w:color w:val="000000"/>
                <w:sz w:val="18"/>
                <w:szCs w:val="18"/>
              </w:rPr>
              <w:t xml:space="preserve">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Expands (x + 5)(x + 3) and (2x - 1)(3x + 4) correctly, factorises w^2 + 2w - 120 as (w + 12)(w - 10), </w:t>
            </w:r>
            <w:del w:id="9009" w:author="Claude (AI) - proposed" w:date="2026-10-15T12:57:39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checks by expanding</w:t>
            </w:r>
            <w:ins w:id="9010" w:author="Claude (AI) - proposed" w:date="2026-10-15T12:57:39Z">
              <w:r>
                <w:rPr>
                  <w:rFonts w:ascii="Arial" w:cs="Arial" w:eastAsia="Arial" w:hAnsi="Arial"/>
                  <w:b w:val="false"/>
                  <w:bCs w:val="false"/>
                  <w:i w:val="false"/>
                  <w:iCs w:val="false"/>
                  <w:color w:val="000000"/>
                  <w:sz w:val="18"/>
                  <w:szCs w:val="18"/>
                </w:rPr>
                <w:t xml:space="preserve">, and uses a quadratic identity correctly for 51^2 and 99 x 101</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Expands and factorises mostly correctly, with a minor sign or collecting-terms error or no check</w:t>
            </w:r>
            <w:ins w:id="9012" w:author="Claude (AI) - proposed" w:date="2026-10-15T12:57:39Z">
              <w:r>
                <w:rPr>
                  <w:rFonts w:ascii="Arial" w:cs="Arial" w:eastAsia="Arial" w:hAnsi="Arial"/>
                  <w:b w:val="false"/>
                  <w:bCs w:val="false"/>
                  <w:i w:val="false"/>
                  <w:iCs w:val="false"/>
                  <w:color w:val="000000"/>
                  <w:sz w:val="18"/>
                  <w:szCs w:val="18"/>
                </w:rPr>
                <w:t xml:space="preserve">, and uses an identity with a small slip</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errors in expanding or factorising, </w:t>
            </w:r>
            <w:del w:id="9014" w:author="Claude (AI) - proposed" w:date="2026-10-15T12:57:39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no connection made between the two</w:t>
            </w:r>
            <w:ins w:id="9015" w:author="Claude (AI) - proposed" w:date="2026-10-15T12:57:39Z">
              <w:r>
                <w:rPr>
                  <w:rFonts w:ascii="Arial" w:cs="Arial" w:eastAsia="Arial" w:hAnsi="Arial"/>
                  <w:b w:val="false"/>
                  <w:bCs w:val="false"/>
                  <w:i w:val="false"/>
                  <w:iCs w:val="false"/>
                  <w:color w:val="000000"/>
                  <w:sz w:val="18"/>
                  <w:szCs w:val="18"/>
                </w:rPr>
                <w:t xml:space="preserve">, and little or no use of identities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the three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Solves correctly by the Zero Product Property, completing the square and the quadratic formula, including D = 484, and shows the methods agree. Solves the Nakuru and mandazi problems correctly to 2 d.p.</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Solves correctly by at least two methods, with minor slips in the working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 solve by one method only, or makes major errors in the formula, the discriminant or the square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context and the discriminant to judge solutions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Rejects w = -12 with a clear reason, states width 10 m and length 12 m with a check of 120 m2, explains D &gt; 0, D = 0 and D &lt; 0 correctly, and justifies the mandazi price choice</w:t>
            </w:r>
            <w:ins w:id="9020" w:author="Claude (AI) - proposed" w:date="2026-10-15T12:57:39Z">
              <w:r>
                <w:rPr>
                  <w:rFonts w:ascii="Arial" w:cs="Arial" w:eastAsia="Arial" w:hAnsi="Arial"/>
                  <w:b w:val="false"/>
                  <w:bCs w:val="false"/>
                  <w:i w:val="false"/>
                  <w:iCs w:val="false"/>
                  <w:color w:val="000000"/>
                  <w:sz w:val="18"/>
                  <w:szCs w:val="18"/>
                </w:rPr>
                <w:t xml:space="preserve"> with evidence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Rejects the impossible solution and states the answer, with a limited explanation of D or of the price choice.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both solutions without choosing, or gives no reason for rejecting one.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12:57: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connected explanation answering the driving question with the hall data, correct terms (solutions, discriminant, Zero Product Property) and another community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5T12:57: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Explanation covers most required points with mostly correct terms but limited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12:57:3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Explanation is incomplete or does not use evidence from the lessons.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kpb54juuhe7mc0mduui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06hlfre38p0cb76rk87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d-jl41d8zwp6druvq93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kpb54juuhe7mc0mduui4" Type="http://schemas.openxmlformats.org/officeDocument/2006/relationships/hyperlink" Target="https://creativecommons.org/licenses/by-nc/4.0/" TargetMode="External"/><Relationship Id="rIdb06hlfre38p0cb76rk87m" Type="http://schemas.openxmlformats.org/officeDocument/2006/relationships/hyperlink" Target="https://creativecommons.org/licenses/by-nc/4.0/" TargetMode="External"/><Relationship Id="rIdud-jl41d8zwp6druvq93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2026-10-15T12:57:38.942Z</dcterms:created>
  <dcterms:modified xsi:type="dcterms:W3CDTF">2026-10-15T12:57:38.942Z</dcterms:modified>
</cp:coreProperties>
</file>

<file path=docProps/custom.xml><?xml version="1.0" encoding="utf-8"?>
<Properties xmlns="http://schemas.openxmlformats.org/officeDocument/2006/custom-properties" xmlns:vt="http://schemas.openxmlformats.org/officeDocument/2006/docPropsVTypes"/>
</file>