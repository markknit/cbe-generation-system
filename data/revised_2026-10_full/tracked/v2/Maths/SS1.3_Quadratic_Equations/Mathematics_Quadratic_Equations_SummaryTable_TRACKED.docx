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1.3: Quadratic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 like building the Harambee hall in Githurai?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&amp; Anchor Phenomenon: The Githurai Harambee Hall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Githurai hall problem? Record the trial-and-error table results (w = 8 to 12 and areas 80, 99, 120, 143, 168 m^2), the finding that w = 10 gives exactly 120 m^2, that the area grows by different amounts, and that the perimeter 4w + 4 is linear.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Record that when an unknown is multiplied by itself we get a w^2 term and a quadratic equation; the general form ax^2 + bx + c = 0 with a not equal to 0; and that for the hall w^2 + 2w - 120 = 0, a = 1, b = 2, c = -120.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why the committee got stuck? Write 2-3 sentences using the evidence: area = w(w + 2) has w x w, so it is not linear; the perimeter 4w + 4 is linear but does not give area; guessing works only if we are lucky, so we need new methods for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Expanding and Simplifying Quadratic Expressions: From the Githurai Hall to the Kericho Tea Farm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multiplying two brackets such as (w + 2)(w + 3) gives four products. In the area model of the Kericho plot (x + 5)(x + 3), the pieces were x^2, 5x, 3x and 15. The area x^2 + 8x + 15 m^2 has an x^2 term, but the fencing perimeter 4x + 16 m does not. At x = 5, the plot is 10 m by 8 m, with area 80 m^2 and perimeter 36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expand a product of two binomials using the distributive law and FOIL (First, Outer, Inner, Last), then collect like terms. For example, (w + 2)(w + 3) = w^2 + 5w + 6 and (2x - 1)(3x + 4) = 6x^2 + 5x - 4. The answer always has the form ax^2 + bx + c, and signs must stay with the terms that follow them.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Githurai hall expression w(w + 2) and the Kericho plot area (x + 5)(x + 3) are quadratic because an unknown length is multiplied by another length that contains the unknown, creating an x^2 term. A perimeter adds lengths, so it stays linear. We now know how quadratic expressions are formed, but we still need a way to go backwards to find the brackets and later the width w of the hall.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Factorisation of Quadratic Expressions: Undoing Expansion to Find the Hidden Hall Dimensions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When we reversed FOIL, the two numbers in the brackets multiplied to give the constant and added to give the middle coefficient. x^2 + 6x + 9 became (x + 3)^2, x^2 - 49 became (x - 7)(x + 7), and 2x^2 + 7x + 3 became (2x + 1)(x + 3).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Factorising means writing an expression as a product of brackets, and it is the reverse of expanding. We can always check a factorisation by expanding it. Perfect squares and the difference of two squares are special patterns</w:t>
            </w:r>
            <w:del w:id="9001" w:author="Claude (AI) - proposed" w:date="2026-10-15T12:57:39Z">
              <w:r>
                <w:rPr>
                  <w:rFonts w:ascii="Arial" w:cs="Arial" w:eastAsia="Arial" w:hAnsi="Arial"/>
                  <w:b w:val="false"/>
                  <w:bCs w:val="false"/>
                  <w:i w:val="false"/>
                  <w:iCs w:val="false"/>
                  <w:color w:val="000000"/>
                  <w:sz w:val="18"/>
                  <w:szCs w:val="18"/>
                </w:rPr>
                <w:delText xml:space="preserve">.</w:delText>
              </w:r>
            </w:del>
            <w:ins w:id="9002" w:author="Claude (AI) - proposed" w:date="2026-10-15T12:57:39Z">
              <w:r>
                <w:rPr>
                  <w:rFonts w:ascii="Arial" w:cs="Arial" w:eastAsia="Arial" w:hAnsi="Arial"/>
                  <w:b w:val="false"/>
                  <w:bCs w:val="false"/>
                  <w:i w:val="false"/>
                  <w:iCs w:val="false"/>
                  <w:color w:val="000000"/>
                  <w:sz w:val="18"/>
                  <w:szCs w:val="18"/>
                </w:rPr>
                <w:t xml:space="preserve"> called quadratic identities: (a + b)^2 = a^2 + 2ab + b^2, (a - b)^2 = a^2 - 2ab + b^2 and a^2 - b^2 = (a - b)(a + b). They also help with numbers, e.g. 51^2 = 2601.</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Githurai hall? Example: The hall expression w^2 + 2w - 120 factorises as (w + 12)(w - 10) using the factor pair 12 and -10 (product -120, sum 2). The same method works for the Gikomba mandazi revenue x^2 + 7x - 30 = (x + 10)(x - 3). We have the hidden brackets, but we still wonder how they give the width; that is the next step.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Solving Quadratic Equations by Factorisation: Zero Product Property and the Githurai Harambee Hall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factorised hall equation (w + 12)(w - 10) = 0 is written, one of the brackets must be zero, which gives w = 10 or w = -12. We saw that w = 10 matches the 10 m by 12 m row (area 120 m2) in the trial-and-error table, and that w = -12 would give negative dimensions. In the Kisumu fish pond, w^2 + 3w - 40 = 0 gave w = 5 or w = -8.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Zero Product Property: if A x B = 0 then A = 0 or B = 0. To solve a quadratic equation by factorisation we write it in the form ax^2 + bx + c = 0, factorise, set each factor equal to zero, solve for the two solutions, and check each one in the context.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can have two solutions, but context tells us which one to use. For the Githurai Harambee hall, w = 10 and w = -12 both satisfy the equation, but a width cannot be negative, so we reject -12 and conclude the hall has width 10 m and length 12 m (area 10 x 12 = 120 m2). In the same way, the Kisumu fish pond has width 5 m and length 8 m (5 x 8 = 40 m2).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Solving by Completing the Square: The Nakuru School Garden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x^2 + 6x - 48 = 0 (the Nakuru school garden, area 48 m^2, length 6 m more than the width) has no integer factor pair with product -48 and sum 6, so it does not factorise. We also observed with paper pieces and a diagram that an x by x square and two 3 by x rectangles need a 3 by 3 corner (area 9) to form a square of side (x + 3).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x^2 + bx = k can be rewritten as (x + b/2)^2 = k + (b/2)^2 and solved by taking square roots, giving two solutions. For the garden, (x + 3)^2 = 57, so x = -3 +/- sqrt57, which is 4.55 or -10.55. Context tells us to reject the negative width.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garden is 4.55 m wide and 10.55 m long, because a width cannot be negative and 4.55 x 10.55 = 48 m^2 (approximately). Completing the square works when factorisation fails, and it also gives the hall answer: (w + 1)^2 = 121, so w = 10 or -12, and the Githurai hall is width 10 m, length 12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The Quadratic Formula and the Mombasa Stone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values of a, b, c and D for the Mombasa stone (-5t² + 20t + 25 = 0), the Githurai hall (w² + 2w - 120 = 0), Mama Wanjiru's mandazi (p² - 30p + 175 = 0), x² - 6x + 9 = 0 and x² + 2x + 5 = 0, and the number of real solutions each gave.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the quadratic formula x = (-b ± √(b² - 4ac))/(2a) and explain how it comes from completing the square on ax² + bx + c = 0. State what D &gt; 0, D = 0 and D &lt; 0 mean for the number of real solutions.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how the formula gives the Githurai hall as width 10 m and length 12 m (D = 484, w = 10 or -12, reject -12), and how context decides which solution to use in the stone problem (t = 5 s) and Mama Wanjiru's pricing (7.93 KES chosen over 22.07 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 Model Building and Consolidation: Closing the Githurai Harambee Hall 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Githurai hall equation w(w + 2) = 120, or w^2 + 2w - 120 = 0, gives the same solutions, w = 10 or w = -12, by factorisation, completing the square and the quadratic formula (D = 484). New problems gave Kitale land w = 6 m (length 13 m), Harambee tickets p = 10 or 20 KES, and a verandah of x = 1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has the unknown multiplied by itself (highest power 2), unlike a linear equation such as the perimeter 4w + 4, and can have two solutions. We learned how to choose the most efficient method and to check each solution in the context.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hall must be width 10 m and length 12 m (area 120 m2) because w = -12 is impossible for a width, so context decides which solution is used. Quadratic thinking lets the Harambee committee and our community find unknown dimensions and quantities for real planning problems.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ssx75c8cpbbmv4dm2ac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i3liabcx9ndtofwpol0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g2cozvm3xzu8anbfgbp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sx75c8cpbbmv4dm2acl" Type="http://schemas.openxmlformats.org/officeDocument/2006/relationships/hyperlink" Target="https://creativecommons.org/licenses/by-nc/4.0/" TargetMode="External"/><Relationship Id="rIdri3liabcx9ndtofwpol06" Type="http://schemas.openxmlformats.org/officeDocument/2006/relationships/hyperlink" Target="https://creativecommons.org/licenses/by-nc/4.0/" TargetMode="External"/><Relationship Id="rIdzg2cozvm3xzu8anbfgbp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2026-10-15T12:57:38.963Z</dcterms:created>
  <dcterms:modified xsi:type="dcterms:W3CDTF">2026-10-15T12:57:38.963Z</dcterms:modified>
</cp:coreProperties>
</file>

<file path=docProps/custom.xml><?xml version="1.0" encoding="utf-8"?>
<Properties xmlns="http://schemas.openxmlformats.org/officeDocument/2006/custom-properties" xmlns:vt="http://schemas.openxmlformats.org/officeDocument/2006/docPropsVTypes"/>
</file>