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QUADRATIC EQUATIONS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1.3 (7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Quadratic Expressions and Equations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5T12:57:39Z"/>
              </w:rPr>
            </w:pPr>
            <w:ins w:id="9001" w:author="Claude (AI) - proposed" w:date="2026-10-15T12:57:39Z">
              <w:r>
                <w:rPr>
                  <w:rFonts w:ascii="Arial" w:cs="Arial" w:eastAsia="Arial" w:hAnsi="Arial"/>
                  <w:b w:val="false"/>
                  <w:bCs w:val="false"/>
                  <w:i w:val="false"/>
                  <w:iCs w:val="false"/>
                  <w:color w:val="000000"/>
                  <w:sz w:val="18"/>
                  <w:szCs w:val="18"/>
                </w:rPr>
                <w:t xml:space="preserve">7 lessons = 480 minutes in total (L1 40 + L2 80 + L3 80 + L4 40 + L5 80 + L6 80 + L7 80), equal to 12 periods of 40 minutes</w:t>
              </w:r>
            </w:ins>
          </w:p>
          <w:p>
            <w:pPr>
              <w:keepNext w:val="false"/>
              <w:spacing w:after="40" w:before="0"/>
              <w:jc w:val="left"/>
              <w:rPr>
                <w:del w:id="9004" w:author="Claude (AI) - proposed" w:date="2026-10-15T12:57:39Z"/>
              </w:rPr>
            </w:pPr>
            <w:del w:id="9003" w:author="Claude (AI) - proposed" w:date="2026-10-15T12:57:39Z">
              <w:r>
                <w:rPr>
                  <w:rFonts w:ascii="Arial" w:cs="Arial" w:eastAsia="Arial" w:hAnsi="Arial"/>
                  <w:b w:val="false"/>
                  <w:bCs w:val="false"/>
                  <w:i w:val="false"/>
                  <w:iCs w:val="false"/>
                  <w:color w:val="000000"/>
                  <w:sz w:val="18"/>
                  <w:szCs w:val="18"/>
                </w:rPr>
                <w:delText xml:space="preserve">7 lessons × 40 minutes = 280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Quadratic expressions: </w:t>
            </w:r>
            <w:del w:id="9005" w:author="Claude (AI) - proposed" w:date="2026-10-15T12:57:39Z">
              <w:r>
                <w:rPr>
                  <w:rFonts w:ascii="Arial" w:cs="Arial" w:eastAsia="Arial" w:hAnsi="Arial"/>
                  <w:b w:val="false"/>
                  <w:bCs w:val="false"/>
                  <w:i w:val="false"/>
                  <w:iCs w:val="false"/>
                  <w:color w:val="000000"/>
                  <w:sz w:val="18"/>
                  <w:szCs w:val="18"/>
                </w:rPr>
                <w:delText xml:space="preserve">identifying, expanding,</w:delText>
              </w:r>
            </w:del>
            <w:ins w:id="9006" w:author="Claude (AI) - proposed" w:date="2026-10-15T12:57:39Z">
              <w:r>
                <w:rPr>
                  <w:rFonts w:ascii="Arial" w:cs="Arial" w:eastAsia="Arial" w:hAnsi="Arial"/>
                  <w:b w:val="false"/>
                  <w:bCs w:val="false"/>
                  <w:i w:val="false"/>
                  <w:iCs w:val="false"/>
                  <w:color w:val="000000"/>
                  <w:sz w:val="18"/>
                  <w:szCs w:val="18"/>
                </w:rPr>
                <w:t xml:space="preserve">forming, expanding</w:t>
              </w:r>
            </w:ins>
            <w:r>
              <w:rPr>
                <w:rFonts w:ascii="Arial" w:cs="Arial" w:eastAsia="Arial" w:hAnsi="Arial"/>
                <w:b w:val="false"/>
                <w:bCs w:val="false"/>
                <w:i w:val="false"/>
                <w:iCs w:val="false"/>
                <w:color w:val="000000"/>
                <w:sz w:val="18"/>
                <w:szCs w:val="18"/>
              </w:rPr>
              <w:t xml:space="preserve"> and simplifying expressions of the form ax² + bx + c</w:t>
            </w:r>
            <w:ins w:id="9007" w:author="Claude (AI) - proposed" w:date="2026-10-15T12:57:39Z">
              <w:r>
                <w:rPr>
                  <w:rFonts w:ascii="Arial" w:cs="Arial" w:eastAsia="Arial" w:hAnsi="Arial"/>
                  <w:b w:val="false"/>
                  <w:bCs w:val="false"/>
                  <w:i w:val="false"/>
                  <w:iCs w:val="false"/>
                  <w:color w:val="000000"/>
                  <w:sz w:val="18"/>
                  <w:szCs w:val="18"/>
                </w:rPr>
                <w:t xml:space="preserve"> from different situations</w:t>
              </w:r>
            </w:ins>
          </w:p>
          <w:p>
            <w:pPr>
              <w:spacing w:after="30" w:before="0"/>
              <w:ind w:left="360" w:hanging="180"/>
              <w:jc w:val="left"/>
              <w:rPr>
                <w:ins w:id="9009" w:author="Claude (AI) - proposed" w:date="2026-10-15T12:57:39Z"/>
              </w:rPr>
            </w:pPr>
            <w:ins w:id="9008" w:author="Claude (AI) - proposed" w:date="2026-10-15T12:57:39Z">
              <w:r>
                <w:rPr>
                  <w:rFonts w:ascii="Arial" w:cs="Arial" w:eastAsia="Arial" w:hAnsi="Arial"/>
                  <w:b w:val="false"/>
                  <w:bCs w:val="false"/>
                  <w:i w:val="false"/>
                  <w:iCs w:val="false"/>
                  <w:color w:val="000000"/>
                  <w:sz w:val="18"/>
                  <w:szCs w:val="18"/>
                </w:rPr>
                <w:t xml:space="preserve">–  Quadratic identities: deriving (a + b)², (a − b)² and a² − b² from the concept of area, and applying them in numerical cases</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Factorisation of quadratic expressions (including difference of two squares and perfect squares)</w:t>
            </w:r>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10" w:author="Claude (AI) - proposed" w:date="2026-10-15T12:57:39Z">
              <w:r>
                <w:rPr>
                  <w:rFonts w:ascii="Arial" w:cs="Arial" w:eastAsia="Arial" w:hAnsi="Arial"/>
                  <w:b w:val="false"/>
                  <w:bCs w:val="false"/>
                  <w:i w:val="false"/>
                  <w:iCs w:val="false"/>
                  <w:color w:val="000000"/>
                  <w:sz w:val="18"/>
                  <w:szCs w:val="18"/>
                </w:rPr>
                <w:delText xml:space="preserve">Forming</w:delText>
              </w:r>
            </w:del>
            <w:ins w:id="9011" w:author="Claude (AI) - proposed" w:date="2026-10-15T12:57:39Z">
              <w:r>
                <w:rPr>
                  <w:rFonts w:ascii="Arial" w:cs="Arial" w:eastAsia="Arial" w:hAnsi="Arial"/>
                  <w:b w:val="false"/>
                  <w:bCs w:val="false"/>
                  <w:i w:val="false"/>
                  <w:iCs w:val="false"/>
                  <w:color w:val="000000"/>
                  <w:sz w:val="18"/>
                  <w:szCs w:val="18"/>
                </w:rPr>
                <w:t xml:space="preserve">Formation of</w:t>
              </w:r>
            </w:ins>
            <w:r>
              <w:rPr>
                <w:rFonts w:ascii="Arial" w:cs="Arial" w:eastAsia="Arial" w:hAnsi="Arial"/>
                <w:b w:val="false"/>
                <w:bCs w:val="false"/>
                <w:i w:val="false"/>
                <w:iCs w:val="false"/>
                <w:color w:val="000000"/>
                <w:sz w:val="18"/>
                <w:szCs w:val="18"/>
              </w:rPr>
              <w:t xml:space="preserve"> quadratic equations from real-life contexts (e.g., area problems, Harambee fundraising targets)</w:t>
            </w:r>
            <w:ins w:id="9012" w:author="Claude (AI) - proposed" w:date="2026-10-15T12:57:39Z">
              <w:r>
                <w:rPr>
                  <w:rFonts w:ascii="Arial" w:cs="Arial" w:eastAsia="Arial" w:hAnsi="Arial"/>
                  <w:b w:val="false"/>
                  <w:bCs w:val="false"/>
                  <w:i w:val="false"/>
                  <w:iCs w:val="false"/>
                  <w:color w:val="000000"/>
                  <w:sz w:val="18"/>
                  <w:szCs w:val="18"/>
                </w:rPr>
                <w:t xml:space="preserve"> and from given roots</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13" w:author="Claude (AI) - proposed" w:date="2026-10-15T12:57:39Z">
              <w:r>
                <w:rPr>
                  <w:rFonts w:ascii="Arial" w:cs="Arial" w:eastAsia="Arial" w:hAnsi="Arial"/>
                  <w:b w:val="false"/>
                  <w:bCs w:val="false"/>
                  <w:i w:val="false"/>
                  <w:iCs w:val="false"/>
                  <w:color w:val="000000"/>
                  <w:sz w:val="18"/>
                  <w:szCs w:val="18"/>
                </w:rPr>
                <w:delText xml:space="preserve">Solving</w:delText>
              </w:r>
            </w:del>
            <w:ins w:id="9014" w:author="Claude (AI) - proposed" w:date="2026-10-15T12:57:39Z">
              <w:r>
                <w:rPr>
                  <w:rFonts w:ascii="Arial" w:cs="Arial" w:eastAsia="Arial" w:hAnsi="Arial"/>
                  <w:b w:val="false"/>
                  <w:bCs w:val="false"/>
                  <w:i w:val="false"/>
                  <w:iCs w:val="false"/>
                  <w:color w:val="000000"/>
                  <w:sz w:val="18"/>
                  <w:szCs w:val="18"/>
                </w:rPr>
                <w:t xml:space="preserve">Solution of</w:t>
              </w:r>
            </w:ins>
            <w:r>
              <w:rPr>
                <w:rFonts w:ascii="Arial" w:cs="Arial" w:eastAsia="Arial" w:hAnsi="Arial"/>
                <w:b w:val="false"/>
                <w:bCs w:val="false"/>
                <w:i w:val="false"/>
                <w:iCs w:val="false"/>
                <w:color w:val="000000"/>
                <w:sz w:val="18"/>
                <w:szCs w:val="18"/>
              </w:rPr>
              <w:t xml:space="preserve"> quadratic equations by factorisation</w:t>
            </w:r>
          </w:p>
          <w:p>
            <w:pPr>
              <w:spacing w:after="30" w:before="0"/>
              <w:ind w:left="360" w:hanging="180"/>
              <w:jc w:val="left"/>
              <w:rPr>
                <w:del w:id="9016" w:author="Claude (AI) - proposed" w:date="2026-10-15T12:57:39Z"/>
              </w:rPr>
            </w:pPr>
            <w:del w:id="9015" w:author="Claude (AI) - proposed" w:date="2026-10-15T12:57:39Z">
              <w:r>
                <w:rPr>
                  <w:rFonts w:ascii="Arial" w:cs="Arial" w:eastAsia="Arial" w:hAnsi="Arial"/>
                  <w:b w:val="false"/>
                  <w:bCs w:val="false"/>
                  <w:i w:val="false"/>
                  <w:iCs w:val="false"/>
                  <w:color w:val="000000"/>
                  <w:sz w:val="18"/>
                  <w:szCs w:val="18"/>
                </w:rPr>
                <w:delText xml:space="preserve">–  Solving quadratic equations by completing the square</w:delText>
              </w:r>
            </w:del>
          </w:p>
          <w:p>
            <w:pPr>
              <w:spacing w:after="30" w:before="0"/>
              <w:ind w:left="360" w:hanging="180"/>
              <w:jc w:val="left"/>
              <w:rPr>
                <w:del w:id="9018" w:author="Claude (AI) - proposed" w:date="2026-10-15T12:57:39Z"/>
              </w:rPr>
            </w:pPr>
            <w:del w:id="9017" w:author="Claude (AI) - proposed" w:date="2026-10-15T12:57:39Z">
              <w:r>
                <w:rPr>
                  <w:rFonts w:ascii="Arial" w:cs="Arial" w:eastAsia="Arial" w:hAnsi="Arial"/>
                  <w:b w:val="false"/>
                  <w:bCs w:val="false"/>
                  <w:i w:val="false"/>
                  <w:iCs w:val="false"/>
                  <w:color w:val="000000"/>
                  <w:sz w:val="18"/>
                  <w:szCs w:val="18"/>
                </w:rPr>
                <w:delText xml:space="preserve">–  Solving quadratic equations using the quadratic formula</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19" w:author="Claude (AI) - proposed" w:date="2026-10-15T12:57:39Z">
              <w:r>
                <w:rPr>
                  <w:rFonts w:ascii="Arial" w:cs="Arial" w:eastAsia="Arial" w:hAnsi="Arial"/>
                  <w:b w:val="false"/>
                  <w:bCs w:val="false"/>
                  <w:i w:val="false"/>
                  <w:iCs w:val="false"/>
                  <w:color w:val="000000"/>
                  <w:sz w:val="18"/>
                  <w:szCs w:val="18"/>
                </w:rPr>
                <w:delText xml:space="preserve">Applications</w:delText>
              </w:r>
            </w:del>
            <w:ins w:id="9020" w:author="Claude (AI) - proposed" w:date="2026-10-15T12:57:39Z">
              <w:r>
                <w:rPr>
                  <w:rFonts w:ascii="Arial" w:cs="Arial" w:eastAsia="Arial" w:hAnsi="Arial"/>
                  <w:b w:val="false"/>
                  <w:bCs w:val="false"/>
                  <w:i w:val="false"/>
                  <w:iCs w:val="false"/>
                  <w:color w:val="000000"/>
                  <w:sz w:val="18"/>
                  <w:szCs w:val="18"/>
                </w:rPr>
                <w:t xml:space="preserve">Application</w:t>
              </w:r>
            </w:ins>
            <w:r>
              <w:rPr>
                <w:rFonts w:ascii="Arial" w:cs="Arial" w:eastAsia="Arial" w:hAnsi="Arial"/>
                <w:b w:val="false"/>
                <w:bCs w:val="false"/>
                <w:i w:val="false"/>
                <w:iCs w:val="false"/>
                <w:color w:val="000000"/>
                <w:sz w:val="18"/>
                <w:szCs w:val="18"/>
              </w:rPr>
              <w:t xml:space="preserve"> of quadratic equations </w:t>
            </w:r>
            <w:del w:id="9021" w:author="Claude (AI) - proposed" w:date="2026-10-15T12:57:39Z">
              <w:r>
                <w:rPr>
                  <w:rFonts w:ascii="Arial" w:cs="Arial" w:eastAsia="Arial" w:hAnsi="Arial"/>
                  <w:b w:val="false"/>
                  <w:bCs w:val="false"/>
                  <w:i w:val="false"/>
                  <w:iCs w:val="false"/>
                  <w:color w:val="000000"/>
                  <w:sz w:val="18"/>
                  <w:szCs w:val="18"/>
                </w:rPr>
                <w:delText xml:space="preserve">in day-to-day</w:delText>
              </w:r>
            </w:del>
            <w:ins w:id="9022" w:author="Claude (AI) - proposed" w:date="2026-10-15T12:57:39Z">
              <w:r>
                <w:rPr>
                  <w:rFonts w:ascii="Arial" w:cs="Arial" w:eastAsia="Arial" w:hAnsi="Arial"/>
                  <w:b w:val="false"/>
                  <w:bCs w:val="false"/>
                  <w:i w:val="false"/>
                  <w:iCs w:val="false"/>
                  <w:color w:val="000000"/>
                  <w:sz w:val="18"/>
                  <w:szCs w:val="18"/>
                </w:rPr>
                <w:t xml:space="preserve">to real-life</w:t>
              </w:r>
            </w:ins>
            <w:r>
              <w:rPr>
                <w:rFonts w:ascii="Arial" w:cs="Arial" w:eastAsia="Arial" w:hAnsi="Arial"/>
                <w:b w:val="false"/>
                <w:bCs w:val="false"/>
                <w:i w:val="false"/>
                <w:iCs w:val="false"/>
                <w:color w:val="000000"/>
                <w:sz w:val="18"/>
                <w:szCs w:val="18"/>
              </w:rPr>
              <w:t xml:space="preserve"> situations</w:t>
            </w:r>
          </w:p>
          <w:p>
            <w:pPr>
              <w:spacing w:after="30" w:before="0"/>
              <w:ind w:left="360" w:hanging="180"/>
              <w:jc w:val="left"/>
              <w:rPr>
                <w:ins w:id="9024" w:author="Claude (AI) - proposed" w:date="2026-10-15T12:57:39Z"/>
              </w:rPr>
            </w:pPr>
            <w:ins w:id="9023" w:author="Claude (AI) - proposed" w:date="2026-10-15T12:57:39Z">
              <w:r>
                <w:rPr>
                  <w:rFonts w:ascii="Arial" w:cs="Arial" w:eastAsia="Arial" w:hAnsi="Arial"/>
                  <w:b w:val="false"/>
                  <w:bCs w:val="false"/>
                  <w:i w:val="false"/>
                  <w:iCs w:val="false"/>
                  <w:color w:val="000000"/>
                  <w:sz w:val="18"/>
                  <w:szCs w:val="18"/>
                </w:rPr>
                <w:t xml:space="preserve">–  Extension beyond KICD in this scheme of work: solving quadratic equations by completing the square and by the quadratic formula (with the discriminant)</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w:t>
            </w:r>
            <w:del w:id="9025" w:author="Claude (AI) - proposed" w:date="2026-10-15T12:57:39Z">
              <w:r>
                <w:rPr>
                  <w:rFonts w:ascii="Arial" w:cs="Arial" w:eastAsia="Arial" w:hAnsi="Arial"/>
                  <w:b w:val="false"/>
                  <w:bCs w:val="false"/>
                  <w:i w:val="false"/>
                  <w:iCs w:val="false"/>
                  <w:color w:val="000000"/>
                  <w:sz w:val="18"/>
                  <w:szCs w:val="18"/>
                </w:rPr>
                <w:delText xml:space="preserve">identify and write quadratic expressions of the form ax² + bx + c in</w:delText>
              </w:r>
            </w:del>
            <w:ins w:id="9026" w:author="Claude (AI) - proposed" w:date="2026-10-15T12:57:39Z">
              <w:r>
                <w:rPr>
                  <w:rFonts w:ascii="Arial" w:cs="Arial" w:eastAsia="Arial" w:hAnsi="Arial"/>
                  <w:b w:val="false"/>
                  <w:bCs w:val="false"/>
                  <w:i w:val="false"/>
                  <w:iCs w:val="false"/>
                  <w:color w:val="000000"/>
                  <w:sz w:val="18"/>
                  <w:szCs w:val="18"/>
                </w:rPr>
                <w:t xml:space="preserve">form quadratic expressions from</w:t>
              </w:r>
            </w:ins>
            <w:r>
              <w:rPr>
                <w:rFonts w:ascii="Arial" w:cs="Arial" w:eastAsia="Arial" w:hAnsi="Arial"/>
                <w:b w:val="false"/>
                <w:bCs w:val="false"/>
                <w:i w:val="false"/>
                <w:iCs w:val="false"/>
                <w:color w:val="000000"/>
                <w:sz w:val="18"/>
                <w:szCs w:val="18"/>
              </w:rPr>
              <w:t xml:space="preserve"> different situations,</w:t>
            </w:r>
          </w:p>
          <w:p>
            <w:pPr>
              <w:keepNext w:val="false"/>
              <w:spacing w:after="40" w:before="0"/>
              <w:jc w:val="left"/>
              <w:rPr>
                <w:del w:id="9028" w:author="Claude (AI) - proposed" w:date="2026-10-15T12:57:39Z"/>
              </w:rPr>
            </w:pPr>
            <w:del w:id="9027" w:author="Claude (AI) - proposed" w:date="2026-10-15T12:57:39Z">
              <w:r>
                <w:rPr>
                  <w:rFonts w:ascii="Arial" w:cs="Arial" w:eastAsia="Arial" w:hAnsi="Arial"/>
                  <w:b w:val="false"/>
                  <w:bCs w:val="false"/>
                  <w:i w:val="false"/>
                  <w:iCs w:val="false"/>
                  <w:color w:val="000000"/>
                  <w:sz w:val="18"/>
                  <w:szCs w:val="18"/>
                </w:rPr>
                <w:delText xml:space="preserve">b) expand and simplify quadratic expressions using algebraic rules,</w:delText>
              </w:r>
            </w:del>
          </w:p>
          <w:p>
            <w:pPr>
              <w:keepNext w:val="false"/>
              <w:spacing w:after="40" w:before="0"/>
              <w:jc w:val="left"/>
              <w:rPr>
                <w:del w:id="9030" w:author="Claude (AI) - proposed" w:date="2026-10-15T12:57:39Z"/>
              </w:rPr>
            </w:pPr>
            <w:del w:id="9029" w:author="Claude (AI) - proposed" w:date="2026-10-15T12:57:39Z">
              <w:r>
                <w:rPr>
                  <w:rFonts w:ascii="Arial" w:cs="Arial" w:eastAsia="Arial" w:hAnsi="Arial"/>
                  <w:b w:val="false"/>
                  <w:bCs w:val="false"/>
                  <w:i w:val="false"/>
                  <w:iCs w:val="false"/>
                  <w:color w:val="000000"/>
                  <w:sz w:val="18"/>
                  <w:szCs w:val="18"/>
                </w:rPr>
                <w:delText xml:space="preserve">c) factorise quadratic expressions including perfect squares and difference of two squares,</w:delText>
              </w:r>
            </w:del>
          </w:p>
          <w:p>
            <w:pPr>
              <w:keepNext w:val="false"/>
              <w:spacing w:after="40" w:before="0"/>
              <w:jc w:val="left"/>
              <w:rPr>
                <w:del w:id="9032" w:author="Claude (AI) - proposed" w:date="2026-10-15T12:57:39Z"/>
              </w:rPr>
            </w:pPr>
            <w:del w:id="9031" w:author="Claude (AI) - proposed" w:date="2026-10-15T12:57:39Z">
              <w:r>
                <w:rPr>
                  <w:rFonts w:ascii="Arial" w:cs="Arial" w:eastAsia="Arial" w:hAnsi="Arial"/>
                  <w:b w:val="false"/>
                  <w:bCs w:val="false"/>
                  <w:i w:val="false"/>
                  <w:iCs w:val="false"/>
                  <w:color w:val="000000"/>
                  <w:sz w:val="18"/>
                  <w:szCs w:val="18"/>
                </w:rPr>
                <w:delText xml:space="preserve">d) form quadratic equations from real-life contexts such as area, fundraising, and motion,</w:delText>
              </w:r>
            </w:del>
          </w:p>
          <w:p>
            <w:pPr>
              <w:keepNext w:val="false"/>
              <w:spacing w:after="40" w:before="0"/>
              <w:jc w:val="left"/>
              <w:rPr>
                <w:del w:id="9034" w:author="Claude (AI) - proposed" w:date="2026-10-15T12:57:39Z"/>
              </w:rPr>
            </w:pPr>
            <w:del w:id="9033" w:author="Claude (AI) - proposed" w:date="2026-10-15T12:57:39Z">
              <w:r>
                <w:rPr>
                  <w:rFonts w:ascii="Arial" w:cs="Arial" w:eastAsia="Arial" w:hAnsi="Arial"/>
                  <w:b w:val="false"/>
                  <w:bCs w:val="false"/>
                  <w:i w:val="false"/>
                  <w:iCs w:val="false"/>
                  <w:color w:val="000000"/>
                  <w:sz w:val="18"/>
                  <w:szCs w:val="18"/>
                </w:rPr>
                <w:delText xml:space="preserve">e) solve quadratic equations by factorisation,</w:delText>
              </w:r>
            </w:del>
          </w:p>
          <w:p>
            <w:pPr>
              <w:keepNext w:val="false"/>
              <w:spacing w:after="40" w:before="0"/>
              <w:jc w:val="left"/>
            </w:pPr>
            <w:del w:id="9035" w:author="Claude (AI) - proposed" w:date="2026-10-15T12:57:39Z">
              <w:r>
                <w:rPr>
                  <w:rFonts w:ascii="Arial" w:cs="Arial" w:eastAsia="Arial" w:hAnsi="Arial"/>
                  <w:b w:val="false"/>
                  <w:bCs w:val="false"/>
                  <w:i w:val="false"/>
                  <w:iCs w:val="false"/>
                  <w:color w:val="000000"/>
                  <w:sz w:val="18"/>
                  <w:szCs w:val="18"/>
                </w:rPr>
                <w:delText xml:space="preserve">f) solve quadratic equations by completing the square</w:delText>
              </w:r>
            </w:del>
            <w:ins w:id="9036" w:author="Claude (AI) - proposed" w:date="2026-10-15T12:57:39Z">
              <w:r>
                <w:rPr>
                  <w:rFonts w:ascii="Arial" w:cs="Arial" w:eastAsia="Arial" w:hAnsi="Arial"/>
                  <w:b w:val="false"/>
                  <w:bCs w:val="false"/>
                  <w:i w:val="false"/>
                  <w:iCs w:val="false"/>
                  <w:color w:val="000000"/>
                  <w:sz w:val="18"/>
                  <w:szCs w:val="18"/>
                </w:rPr>
                <w:t xml:space="preserve">b) derive the quadratic identities from the concept of area</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del w:id="9037" w:author="Claude (AI) - proposed" w:date="2026-10-15T12:57:39Z">
              <w:r>
                <w:rPr>
                  <w:rFonts w:ascii="Arial" w:cs="Arial" w:eastAsia="Arial" w:hAnsi="Arial"/>
                  <w:b w:val="false"/>
                  <w:bCs w:val="false"/>
                  <w:i w:val="false"/>
                  <w:iCs w:val="false"/>
                  <w:color w:val="000000"/>
                  <w:sz w:val="18"/>
                  <w:szCs w:val="18"/>
                </w:rPr>
                <w:delText xml:space="preserve">g) solve quadratic equations using the quadratic formula</w:delText>
              </w:r>
            </w:del>
            <w:ins w:id="9038" w:author="Claude (AI) - proposed" w:date="2026-10-15T12:57:39Z">
              <w:r>
                <w:rPr>
                  <w:rFonts w:ascii="Arial" w:cs="Arial" w:eastAsia="Arial" w:hAnsi="Arial"/>
                  <w:b w:val="false"/>
                  <w:bCs w:val="false"/>
                  <w:i w:val="false"/>
                  <w:iCs w:val="false"/>
                  <w:color w:val="000000"/>
                  <w:sz w:val="18"/>
                  <w:szCs w:val="18"/>
                </w:rPr>
                <w:t xml:space="preserve">c) apply quadratic identities in numerical cases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del w:id="9039" w:author="Claude (AI) - proposed" w:date="2026-10-15T12:57:39Z">
              <w:r>
                <w:rPr>
                  <w:rFonts w:ascii="Arial" w:cs="Arial" w:eastAsia="Arial" w:hAnsi="Arial"/>
                  <w:b w:val="false"/>
                  <w:bCs w:val="false"/>
                  <w:i w:val="false"/>
                  <w:iCs w:val="false"/>
                  <w:color w:val="000000"/>
                  <w:sz w:val="18"/>
                  <w:szCs w:val="18"/>
                </w:rPr>
                <w:delText xml:space="preserve">h) apply quadratic equations to solve problems in day-to-day</w:delText>
              </w:r>
            </w:del>
            <w:ins w:id="9040" w:author="Claude (AI) - proposed" w:date="2026-10-15T12:57:39Z">
              <w:r>
                <w:rPr>
                  <w:rFonts w:ascii="Arial" w:cs="Arial" w:eastAsia="Arial" w:hAnsi="Arial"/>
                  <w:b w:val="false"/>
                  <w:bCs w:val="false"/>
                  <w:i w:val="false"/>
                  <w:iCs w:val="false"/>
                  <w:color w:val="000000"/>
                  <w:sz w:val="18"/>
                  <w:szCs w:val="18"/>
                </w:rPr>
                <w:t xml:space="preserve">d) factorise quadratic expressions from different</w:t>
              </w:r>
            </w:ins>
            <w:r>
              <w:rPr>
                <w:rFonts w:ascii="Arial" w:cs="Arial" w:eastAsia="Arial" w:hAnsi="Arial"/>
                <w:b w:val="false"/>
                <w:bCs w:val="false"/>
                <w:i w:val="false"/>
                <w:iCs w:val="false"/>
                <w:color w:val="000000"/>
                <w:sz w:val="18"/>
                <w:szCs w:val="18"/>
              </w:rPr>
              <w:t xml:space="preserve"> situations,</w:t>
            </w:r>
          </w:p>
          <w:p>
            <w:pPr>
              <w:keepNext w:val="false"/>
              <w:spacing w:after="40" w:before="0"/>
              <w:jc w:val="left"/>
              <w:rPr>
                <w:ins w:id="9042" w:author="Claude (AI) - proposed" w:date="2026-10-15T12:57:39Z"/>
              </w:rPr>
            </w:pPr>
            <w:ins w:id="9041" w:author="Claude (AI) - proposed" w:date="2026-10-15T12:57:39Z">
              <w:r>
                <w:rPr>
                  <w:rFonts w:ascii="Arial" w:cs="Arial" w:eastAsia="Arial" w:hAnsi="Arial"/>
                  <w:b w:val="false"/>
                  <w:bCs w:val="false"/>
                  <w:i w:val="false"/>
                  <w:iCs w:val="false"/>
                  <w:color w:val="000000"/>
                  <w:sz w:val="18"/>
                  <w:szCs w:val="18"/>
                </w:rPr>
                <w:t xml:space="preserve">e) form quadratic equations in different situations,</w:t>
              </w:r>
            </w:ins>
          </w:p>
          <w:p>
            <w:pPr>
              <w:keepNext w:val="false"/>
              <w:spacing w:after="40" w:before="0"/>
              <w:jc w:val="left"/>
              <w:rPr>
                <w:ins w:id="9044" w:author="Claude (AI) - proposed" w:date="2026-10-15T12:57:39Z"/>
              </w:rPr>
            </w:pPr>
            <w:ins w:id="9043" w:author="Claude (AI) - proposed" w:date="2026-10-15T12:57:39Z">
              <w:r>
                <w:rPr>
                  <w:rFonts w:ascii="Arial" w:cs="Arial" w:eastAsia="Arial" w:hAnsi="Arial"/>
                  <w:b w:val="false"/>
                  <w:bCs w:val="false"/>
                  <w:i w:val="false"/>
                  <w:iCs w:val="false"/>
                  <w:color w:val="000000"/>
                  <w:sz w:val="18"/>
                  <w:szCs w:val="18"/>
                </w:rPr>
                <w:t xml:space="preserve">f) solve quadratic equations by factorisation,</w:t>
              </w:r>
            </w:ins>
          </w:p>
          <w:p>
            <w:pPr>
              <w:keepNext w:val="false"/>
              <w:spacing w:after="40" w:before="0"/>
              <w:jc w:val="left"/>
            </w:pPr>
            <w:del w:id="9045" w:author="Claude (AI) - proposed" w:date="2026-10-15T12:57:39Z">
              <w:r>
                <w:rPr>
                  <w:rFonts w:ascii="Arial" w:cs="Arial" w:eastAsia="Arial" w:hAnsi="Arial"/>
                  <w:b w:val="false"/>
                  <w:bCs w:val="false"/>
                  <w:i w:val="false"/>
                  <w:iCs w:val="false"/>
                  <w:color w:val="000000"/>
                  <w:sz w:val="18"/>
                  <w:szCs w:val="18"/>
                </w:rPr>
                <w:delText xml:space="preserve">i) appreciate the relevance of quadratic equations in modelling real-world phenomena.</w:delText>
              </w:r>
            </w:del>
            <w:ins w:id="9046" w:author="Claude (AI) - proposed" w:date="2026-10-15T12:57:39Z">
              <w:r>
                <w:rPr>
                  <w:rFonts w:ascii="Arial" w:cs="Arial" w:eastAsia="Arial" w:hAnsi="Arial"/>
                  <w:b w:val="false"/>
                  <w:bCs w:val="false"/>
                  <w:i w:val="false"/>
                  <w:iCs w:val="false"/>
                  <w:color w:val="000000"/>
                  <w:sz w:val="18"/>
                  <w:szCs w:val="18"/>
                </w:rPr>
                <w:t xml:space="preserve">g) apply quadratic equations to real life situations,</w:t>
              </w:r>
            </w:ins>
          </w:p>
          <w:p>
            <w:pPr>
              <w:keepNext w:val="false"/>
              <w:spacing w:after="40" w:before="0"/>
              <w:jc w:val="left"/>
              <w:rPr>
                <w:ins w:id="9048" w:author="Claude (AI) - proposed" w:date="2026-10-15T12:57:39Z"/>
              </w:rPr>
            </w:pPr>
            <w:ins w:id="9047" w:author="Claude (AI) - proposed" w:date="2026-10-15T12:57:39Z">
              <w:r>
                <w:rPr>
                  <w:rFonts w:ascii="Arial" w:cs="Arial" w:eastAsia="Arial" w:hAnsi="Arial"/>
                  <w:b w:val="false"/>
                  <w:bCs w:val="false"/>
                  <w:i w:val="false"/>
                  <w:iCs w:val="false"/>
                  <w:color w:val="000000"/>
                  <w:sz w:val="18"/>
                  <w:szCs w:val="18"/>
                </w:rPr>
                <w:t xml:space="preserve">h) explore the use of quadratic equations in real life situations.</w:t>
              </w:r>
            </w:ins>
          </w:p>
          <w:p>
            <w:pPr>
              <w:keepNext w:val="false"/>
              <w:spacing w:after="40" w:before="0"/>
              <w:jc w:val="left"/>
              <w:rPr>
                <w:ins w:id="9050" w:author="Claude (AI) - proposed" w:date="2026-10-15T12:57:39Z"/>
              </w:rPr>
            </w:pPr>
            <w:ins w:id="9049" w:author="Claude (AI) - proposed" w:date="2026-10-15T12:57:39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52" w:author="Claude (AI) - proposed" w:date="2026-10-15T12:57:39Z"/>
              </w:rPr>
            </w:pPr>
            <w:ins w:id="9051" w:author="Claude (AI) - proposed" w:date="2026-10-15T12:57:39Z">
              <w:r>
                <w:rPr>
                  <w:rFonts w:ascii="Arial" w:cs="Arial" w:eastAsia="Arial" w:hAnsi="Arial"/>
                  <w:b w:val="false"/>
                  <w:bCs w:val="false"/>
                  <w:i w:val="false"/>
                  <w:iCs w:val="false"/>
                  <w:color w:val="000000"/>
                  <w:sz w:val="18"/>
                  <w:szCs w:val="18"/>
                </w:rPr>
                <w:t xml:space="preserve">Extension outcomes added in this scheme of work (not in the KICD design for this sub-strand): i) solve quadratic equations by completing the square, j) solve quadratic equations using the quadratic formula and use the discriminant to decide how many real solutions there are.</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del w:id="9054" w:author="Claude (AI) - proposed" w:date="2026-10-15T12:57:39Z"/>
              </w:rPr>
            </w:pPr>
            <w:del w:id="9053" w:author="Claude (AI) - proposed" w:date="2026-10-15T12:57:39Z">
              <w:r>
                <w:rPr>
                  <w:rFonts w:ascii="Arial" w:cs="Arial" w:eastAsia="Arial" w:hAnsi="Arial"/>
                  <w:b w:val="false"/>
                  <w:bCs w:val="false"/>
                  <w:i w:val="false"/>
                  <w:iCs w:val="false"/>
                  <w:color w:val="000000"/>
                  <w:sz w:val="18"/>
                  <w:szCs w:val="18"/>
                </w:rPr>
                <w:delText xml:space="preserve">–  Communication and Collaboration: The learner discusses with peers to expand, simplify, and factorise quadratic expressions, and shares solution strategies for equations derived from real-life Harambee fundraising and farming contexts.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Critical </w:t>
            </w:r>
            <w:del w:id="9055" w:author="Claude (AI) - proposed" w:date="2026-10-15T12:57:39Z">
              <w:r>
                <w:rPr>
                  <w:rFonts w:ascii="Arial" w:cs="Arial" w:eastAsia="Arial" w:hAnsi="Arial"/>
                  <w:b w:val="false"/>
                  <w:bCs w:val="false"/>
                  <w:i w:val="false"/>
                  <w:iCs w:val="false"/>
                  <w:color w:val="000000"/>
                  <w:sz w:val="18"/>
                  <w:szCs w:val="18"/>
                </w:rPr>
                <w:delText xml:space="preserve">Thinking and Problem Solving: The learner analyses</w:delText>
              </w:r>
            </w:del>
            <w:ins w:id="9056" w:author="Claude (AI) - proposed" w:date="2026-10-15T12:57:39Z">
              <w:r>
                <w:rPr>
                  <w:rFonts w:ascii="Arial" w:cs="Arial" w:eastAsia="Arial" w:hAnsi="Arial"/>
                  <w:b w:val="false"/>
                  <w:bCs w:val="false"/>
                  <w:i w:val="false"/>
                  <w:iCs w:val="false"/>
                  <w:color w:val="000000"/>
                  <w:sz w:val="18"/>
                  <w:szCs w:val="18"/>
                </w:rPr>
                <w:t xml:space="preserve">thinking and problem solving: the learner interprets statements to form and solve quadratic equations to get solutions to real-life cases. In this unit: learners analyse</w:t>
              </w:r>
            </w:ins>
            <w:r>
              <w:rPr>
                <w:rFonts w:ascii="Arial" w:cs="Arial" w:eastAsia="Arial" w:hAnsi="Arial"/>
                <w:b w:val="false"/>
                <w:bCs w:val="false"/>
                <w:i w:val="false"/>
                <w:iCs w:val="false"/>
                <w:color w:val="000000"/>
                <w:sz w:val="18"/>
                <w:szCs w:val="18"/>
              </w:rPr>
              <w:t xml:space="preserve"> real-life situations (e.g., </w:t>
            </w:r>
            <w:del w:id="9057" w:author="Claude (AI) - proposed" w:date="2026-10-15T12:57:39Z">
              <w:r>
                <w:rPr>
                  <w:rFonts w:ascii="Arial" w:cs="Arial" w:eastAsia="Arial" w:hAnsi="Arial"/>
                  <w:b w:val="false"/>
                  <w:bCs w:val="false"/>
                  <w:i w:val="false"/>
                  <w:iCs w:val="false"/>
                  <w:color w:val="000000"/>
                  <w:sz w:val="18"/>
                  <w:szCs w:val="18"/>
                </w:rPr>
                <w:delText xml:space="preserve">calculating </w:delText>
              </w:r>
            </w:del>
            <w:r>
              <w:rPr>
                <w:rFonts w:ascii="Arial" w:cs="Arial" w:eastAsia="Arial" w:hAnsi="Arial"/>
                <w:b w:val="false"/>
                <w:bCs w:val="false"/>
                <w:i w:val="false"/>
                <w:iCs w:val="false"/>
                <w:color w:val="000000"/>
                <w:sz w:val="18"/>
                <w:szCs w:val="18"/>
              </w:rPr>
              <w:t xml:space="preserve">the dimensions of</w:t>
            </w:r>
            <w:ins w:id="9058" w:author="Claude (AI) - proposed" w:date="2026-10-15T12:57:39Z">
              <w:r>
                <w:rPr>
                  <w:rFonts w:ascii="Arial" w:cs="Arial" w:eastAsia="Arial" w:hAnsi="Arial"/>
                  <w:b w:val="false"/>
                  <w:bCs w:val="false"/>
                  <w:i w:val="false"/>
                  <w:iCs w:val="false"/>
                  <w:color w:val="000000"/>
                  <w:sz w:val="18"/>
                  <w:szCs w:val="18"/>
                </w:rPr>
                <w:t xml:space="preserve"> the Githurai hall, or</w:t>
              </w:r>
            </w:ins>
            <w:r>
              <w:rPr>
                <w:rFonts w:ascii="Arial" w:cs="Arial" w:eastAsia="Arial" w:hAnsi="Arial"/>
                <w:b w:val="false"/>
                <w:bCs w:val="false"/>
                <w:i w:val="false"/>
                <w:iCs w:val="false"/>
                <w:color w:val="000000"/>
                <w:sz w:val="18"/>
                <w:szCs w:val="18"/>
              </w:rPr>
              <w:t xml:space="preserve"> a shamba plot in Kericho given its area) to form and solve quadratic equations, selecting the most efficient method among factorisation, completing the square</w:t>
            </w:r>
            <w:del w:id="9059" w:author="Claude (AI) - proposed" w:date="2026-10-15T12:57:39Z">
              <w:r>
                <w:rPr>
                  <w:rFonts w:ascii="Arial" w:cs="Arial" w:eastAsia="Arial" w:hAnsi="Arial"/>
                  <w:b w:val="false"/>
                  <w:bCs w:val="false"/>
                  <w:i w:val="false"/>
                  <w:iCs w:val="false"/>
                  <w:color w:val="000000"/>
                  <w:sz w:val="18"/>
                  <w:szCs w:val="18"/>
                </w:rPr>
                <w:delText xml:space="preserve">, or</w:delText>
              </w:r>
            </w:del>
            <w:ins w:id="9060" w:author="Claude (AI) - proposed" w:date="2026-10-15T12:57:39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the quadratic formula.</w:t>
            </w:r>
          </w:p>
          <w:p>
            <w:pPr>
              <w:spacing w:after="30" w:before="0"/>
              <w:ind w:left="360" w:hanging="180"/>
              <w:jc w:val="left"/>
              <w:rPr>
                <w:ins w:id="9062" w:author="Claude (AI) - proposed" w:date="2026-10-15T12:57:39Z"/>
              </w:rPr>
            </w:pPr>
            <w:ins w:id="9061" w:author="Claude (AI) - proposed" w:date="2026-10-15T12:57:39Z">
              <w:r>
                <w:rPr>
                  <w:rFonts w:ascii="Arial" w:cs="Arial" w:eastAsia="Arial" w:hAnsi="Arial"/>
                  <w:b w:val="false"/>
                  <w:bCs w:val="false"/>
                  <w:i w:val="false"/>
                  <w:iCs w:val="false"/>
                  <w:color w:val="000000"/>
                  <w:sz w:val="18"/>
                  <w:szCs w:val="18"/>
                </w:rPr>
                <w:t xml:space="preserve">–  Communication and collaboration: the learner discusses with peers and comes up with quadratic identities. In this unit: learners discuss with peers to expand, simplify and factorise quadratic expressions, write the quadratic identities on a chart, and share solution strategies for Harambee fundraising and farming contexts.</w:t>
              </w:r>
            </w:ins>
          </w:p>
          <w:p>
            <w:pPr>
              <w:keepNext w:val="false"/>
              <w:spacing w:after="40" w:before="0"/>
              <w:jc w:val="left"/>
              <w:rPr>
                <w:ins w:id="9064" w:author="Claude (AI) - proposed" w:date="2026-10-15T12:57:39Z"/>
              </w:rPr>
            </w:pPr>
            <w:ins w:id="9063" w:author="Claude (AI) - proposed" w:date="2026-10-15T12:57:39Z">
              <w:r>
                <w:rPr>
                  <w:rFonts w:ascii="Arial" w:cs="Arial" w:eastAsia="Arial" w:hAnsi="Arial"/>
                  <w:b w:val="false"/>
                  <w:bCs w:val="false"/>
                  <w:i w:val="false"/>
                  <w:iCs w:val="false"/>
                  <w:color w:val="000000"/>
                  <w:sz w:val="18"/>
                  <w:szCs w:val="18"/>
                </w:rPr>
                <w:t xml:space="preserve">Additional competencies practised in this scheme of work (not listed by KICD for this sub-strand):</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w:t>
            </w:r>
            <w:del w:id="9065" w:author="Claude (AI) - proposed" w:date="2026-10-15T12:57:39Z">
              <w:r>
                <w:rPr>
                  <w:rFonts w:ascii="Arial" w:cs="Arial" w:eastAsia="Arial" w:hAnsi="Arial"/>
                  <w:b w:val="false"/>
                  <w:bCs w:val="false"/>
                  <w:i w:val="false"/>
                  <w:iCs w:val="false"/>
                  <w:color w:val="000000"/>
                  <w:sz w:val="18"/>
                  <w:szCs w:val="18"/>
                </w:rPr>
                <w:delText xml:space="preserve">The</w:delText>
              </w:r>
            </w:del>
            <w:ins w:id="9066" w:author="Claude (AI) - proposed" w:date="2026-10-15T12:57:39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learner uses calculators and digital devices to verify solutions to quadratic equations and explore graphical representations of quadratic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w:t>
            </w:r>
            <w:del w:id="9067" w:author="Claude (AI) - proposed" w:date="2026-10-15T12:57:39Z">
              <w:r>
                <w:rPr>
                  <w:rFonts w:ascii="Arial" w:cs="Arial" w:eastAsia="Arial" w:hAnsi="Arial"/>
                  <w:b w:val="false"/>
                  <w:bCs w:val="false"/>
                  <w:i w:val="false"/>
                  <w:iCs w:val="false"/>
                  <w:color w:val="000000"/>
                  <w:sz w:val="18"/>
                  <w:szCs w:val="18"/>
                </w:rPr>
                <w:delText xml:space="preserve">The</w:delText>
              </w:r>
            </w:del>
            <w:ins w:id="9068" w:author="Claude (AI) - proposed" w:date="2026-10-15T12:57:39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learner reflects on errors in algebraic manipulation and refines personal strategies for solving quadratic equations across multiple methods.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w:t>
            </w:r>
            <w:del w:id="9069" w:author="Claude (AI) - proposed" w:date="2026-10-15T12:57:39Z">
              <w:r>
                <w:rPr>
                  <w:rFonts w:ascii="Arial" w:cs="Arial" w:eastAsia="Arial" w:hAnsi="Arial"/>
                  <w:b w:val="false"/>
                  <w:bCs w:val="false"/>
                  <w:i w:val="false"/>
                  <w:iCs w:val="false"/>
                  <w:color w:val="000000"/>
                  <w:sz w:val="18"/>
                  <w:szCs w:val="18"/>
                </w:rPr>
                <w:delText xml:space="preserve">The</w:delText>
              </w:r>
            </w:del>
            <w:ins w:id="9070" w:author="Claude (AI) - proposed" w:date="2026-10-15T12:57:39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learner builds confidence by successfully modelling and solving progressively complex quadratic problems rooted in Kenyan everyday contexts.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w:t>
            </w:r>
            <w:del w:id="9071" w:author="Claude (AI) - proposed" w:date="2026-10-15T12:57:39Z">
              <w:r>
                <w:rPr>
                  <w:rFonts w:ascii="Arial" w:cs="Arial" w:eastAsia="Arial" w:hAnsi="Arial"/>
                  <w:b w:val="false"/>
                  <w:bCs w:val="false"/>
                  <w:i w:val="false"/>
                  <w:iCs w:val="false"/>
                  <w:color w:val="000000"/>
                  <w:sz w:val="18"/>
                  <w:szCs w:val="18"/>
                </w:rPr>
                <w:delText xml:space="preserve">The learner works</w:delText>
              </w:r>
            </w:del>
            <w:ins w:id="9072" w:author="Claude (AI) - proposed" w:date="2026-10-15T12:57:39Z">
              <w:r>
                <w:rPr>
                  <w:rFonts w:ascii="Arial" w:cs="Arial" w:eastAsia="Arial" w:hAnsi="Arial"/>
                  <w:b w:val="false"/>
                  <w:bCs w:val="false"/>
                  <w:i w:val="false"/>
                  <w:iCs w:val="false"/>
                  <w:color w:val="000000"/>
                  <w:sz w:val="18"/>
                  <w:szCs w:val="18"/>
                </w:rPr>
                <w:t xml:space="preserve">the learner works with others to write quadratic identities on a chart. In this unit: learners work</w:t>
              </w:r>
            </w:ins>
            <w:r>
              <w:rPr>
                <w:rFonts w:ascii="Arial" w:cs="Arial" w:eastAsia="Arial" w:hAnsi="Arial"/>
                <w:b w:val="false"/>
                <w:bCs w:val="false"/>
                <w:i w:val="false"/>
                <w:iCs w:val="false"/>
                <w:color w:val="000000"/>
                <w:sz w:val="18"/>
                <w:szCs w:val="18"/>
              </w:rPr>
              <w:t xml:space="preserve"> collaboratively in groups to explore and compare different methods of solving quadratic equations, appreciating diverse approaches.</w:t>
            </w:r>
          </w:p>
          <w:p>
            <w:pPr>
              <w:spacing w:after="30" w:before="0"/>
              <w:ind w:left="360" w:hanging="180"/>
              <w:jc w:val="left"/>
              <w:rPr>
                <w:ins w:id="9074" w:author="Claude (AI) - proposed" w:date="2026-10-15T12:57:39Z"/>
              </w:rPr>
            </w:pPr>
            <w:ins w:id="9073" w:author="Claude (AI) - proposed" w:date="2026-10-15T12:57:39Z">
              <w:r>
                <w:rPr>
                  <w:rFonts w:ascii="Arial" w:cs="Arial" w:eastAsia="Arial" w:hAnsi="Arial"/>
                  <w:b w:val="false"/>
                  <w:bCs w:val="false"/>
                  <w:i w:val="false"/>
                  <w:iCs w:val="false"/>
                  <w:color w:val="000000"/>
                  <w:sz w:val="18"/>
                  <w:szCs w:val="18"/>
                </w:rPr>
                <w:t xml:space="preserve">–  Respect: the learner works with peers to form and solve quadratic equations to get solutions to real-life cases. In this unit: learners listen to and respect their peers' reasoning when they compare solutions and methods.</w:t>
              </w:r>
            </w:ins>
          </w:p>
          <w:p>
            <w:pPr>
              <w:keepNext w:val="false"/>
              <w:spacing w:after="40" w:before="0"/>
              <w:jc w:val="left"/>
              <w:rPr>
                <w:ins w:id="9076" w:author="Claude (AI) - proposed" w:date="2026-10-15T12:57:39Z"/>
              </w:rPr>
            </w:pPr>
            <w:ins w:id="9075" w:author="Claude (AI) - proposed" w:date="2026-10-15T12:57:39Z">
              <w:r>
                <w:rPr>
                  <w:rFonts w:ascii="Arial" w:cs="Arial" w:eastAsia="Arial" w:hAnsi="Arial"/>
                  <w:b w:val="false"/>
                  <w:bCs w:val="false"/>
                  <w:i w:val="false"/>
                  <w:iCs w:val="false"/>
                  <w:color w:val="000000"/>
                  <w:sz w:val="18"/>
                  <w:szCs w:val="18"/>
                </w:rPr>
                <w:t xml:space="preserve">Additional values emphasised in this scheme of work (not listed by KICD for this sub-strand):</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w:t>
            </w:r>
            <w:del w:id="9077" w:author="Claude (AI) - proposed" w:date="2026-10-15T12:57:39Z">
              <w:r>
                <w:rPr>
                  <w:rFonts w:ascii="Arial" w:cs="Arial" w:eastAsia="Arial" w:hAnsi="Arial"/>
                  <w:b w:val="false"/>
                  <w:bCs w:val="false"/>
                  <w:i w:val="false"/>
                  <w:iCs w:val="false"/>
                  <w:color w:val="000000"/>
                  <w:sz w:val="18"/>
                  <w:szCs w:val="18"/>
                </w:rPr>
                <w:delText xml:space="preserve">The</w:delText>
              </w:r>
            </w:del>
            <w:ins w:id="9078" w:author="Claude (AI) - proposed" w:date="2026-10-15T12:57:39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learner takes responsibility for accuracy in algebraic working, understanding that errors in quadratic modelling (e.g., miscalculating a land area or fundraising shortfall) have real consequences.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w:t>
            </w:r>
            <w:del w:id="9079" w:author="Claude (AI) - proposed" w:date="2026-10-15T12:57:39Z">
              <w:r>
                <w:rPr>
                  <w:rFonts w:ascii="Arial" w:cs="Arial" w:eastAsia="Arial" w:hAnsi="Arial"/>
                  <w:b w:val="false"/>
                  <w:bCs w:val="false"/>
                  <w:i w:val="false"/>
                  <w:iCs w:val="false"/>
                  <w:color w:val="000000"/>
                  <w:sz w:val="18"/>
                  <w:szCs w:val="18"/>
                </w:rPr>
                <w:delText xml:space="preserve">The</w:delText>
              </w:r>
            </w:del>
            <w:ins w:id="9080" w:author="Claude (AI) - proposed" w:date="2026-10-15T12:57:39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learner honestly records and presents their working, showing all steps in solving quadratic equations rather than copying answers.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w:t>
            </w:r>
            <w:del w:id="9081" w:author="Claude (AI) - proposed" w:date="2026-10-15T12:57:39Z">
              <w:r>
                <w:rPr>
                  <w:rFonts w:ascii="Arial" w:cs="Arial" w:eastAsia="Arial" w:hAnsi="Arial"/>
                  <w:b w:val="false"/>
                  <w:bCs w:val="false"/>
                  <w:i w:val="false"/>
                  <w:iCs w:val="false"/>
                  <w:color w:val="000000"/>
                  <w:sz w:val="18"/>
                  <w:szCs w:val="18"/>
                </w:rPr>
                <w:delText xml:space="preserve">The</w:delText>
              </w:r>
            </w:del>
            <w:ins w:id="9082" w:author="Claude (AI) - proposed" w:date="2026-10-15T12:57:39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learner recognises how mathematical literacy, including understanding quadratic relationships, empowers community members to make fair and informed decisions about resources and fundraising.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pose mathematical questions about what dimensions or quantities satisfy a given quadratic constraint (e.g., "What side length gives exactly 96 m² for the Harambee hall floor?").</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build and revise algebraic models (quadratic equations) to represent real-life situations, updating their models as new constraints are introduced.</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Students apply factorisation, completing the square, and the quadratic formula as computational tools to obtain exact solutions, and use calculators to verify numerical answers.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explain why a quadratic equation may have two, one, or no real solutions, connecting algebraic reasoning to the physical sense of the context (e.g., rejecting negative lengths).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Students compare solution methods and justify which method is most efficient for a given quadratic equation, supporting their argument with worked examples.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84" w:author="Claude (AI) - proposed" w:date="2026-10-15T12:57:39Z"/>
              </w:rPr>
            </w:pPr>
            <w:ins w:id="9083" w:author="Claude (AI) - proposed" w:date="2026-10-15T12:57:39Z">
              <w:r>
                <w:rPr>
                  <w:rFonts w:ascii="Arial" w:cs="Arial" w:eastAsia="Arial" w:hAnsi="Arial"/>
                  <w:b w:val="false"/>
                  <w:bCs w:val="false"/>
                  <w:i w:val="false"/>
                  <w:iCs w:val="false"/>
                  <w:color w:val="000000"/>
                  <w:sz w:val="18"/>
                  <w:szCs w:val="18"/>
                </w:rPr>
                <w:t xml:space="preserve">–  Socio-economic and environmental issues (social cohesion): the learner works with peers to form and solve quadratic equations to get solutions to real-life cases. In this unit: learners work in groups on Harambee, land-use and market problems and agree on fair decisions about resources.</w:t>
              </w:r>
            </w:ins>
          </w:p>
          <w:p>
            <w:pPr>
              <w:keepNext w:val="false"/>
              <w:spacing w:after="40" w:before="0"/>
              <w:jc w:val="left"/>
              <w:rPr>
                <w:ins w:id="9086" w:author="Claude (AI) - proposed" w:date="2026-10-15T12:57:39Z"/>
              </w:rPr>
            </w:pPr>
            <w:ins w:id="9085" w:author="Claude (AI) - proposed" w:date="2026-10-15T12:57:39Z">
              <w:r>
                <w:rPr>
                  <w:rFonts w:ascii="Arial" w:cs="Arial" w:eastAsia="Arial" w:hAnsi="Arial"/>
                  <w:b w:val="false"/>
                  <w:bCs w:val="false"/>
                  <w:i w:val="false"/>
                  <w:iCs w:val="false"/>
                  <w:color w:val="000000"/>
                  <w:sz w:val="18"/>
                  <w:szCs w:val="18"/>
                </w:rPr>
                <w:t xml:space="preserve">Additional PCIs linked in this scheme of work (not listed by KICD for this sub-strand):</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(Critical Thinking and Problem Solving): </w:t>
            </w:r>
            <w:del w:id="9087" w:author="Claude (AI) - proposed" w:date="2026-10-15T12:57:39Z">
              <w:r>
                <w:rPr>
                  <w:rFonts w:ascii="Arial" w:cs="Arial" w:eastAsia="Arial" w:hAnsi="Arial"/>
                  <w:b w:val="false"/>
                  <w:bCs w:val="false"/>
                  <w:i w:val="false"/>
                  <w:iCs w:val="false"/>
                  <w:color w:val="000000"/>
                  <w:sz w:val="18"/>
                  <w:szCs w:val="18"/>
                </w:rPr>
                <w:delText xml:space="preserve">The</w:delText>
              </w:r>
            </w:del>
            <w:ins w:id="9088" w:author="Claude (AI) - proposed" w:date="2026-10-15T12:57:39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learner applies quadratic equations to analyse and solve real-life problems such as determining optimal dimensions for a community hall or maximising a farming plot's area in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w:t>
            </w:r>
            <w:del w:id="9089" w:author="Claude (AI) - proposed" w:date="2026-10-15T12:57:39Z">
              <w:r>
                <w:rPr>
                  <w:rFonts w:ascii="Arial" w:cs="Arial" w:eastAsia="Arial" w:hAnsi="Arial"/>
                  <w:b w:val="false"/>
                  <w:bCs w:val="false"/>
                  <w:i w:val="false"/>
                  <w:iCs w:val="false"/>
                  <w:color w:val="000000"/>
                  <w:sz w:val="18"/>
                  <w:szCs w:val="18"/>
                </w:rPr>
                <w:delText xml:space="preserve">The</w:delText>
              </w:r>
            </w:del>
            <w:ins w:id="9090" w:author="Claude (AI) - proposed" w:date="2026-10-15T12:57:39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learner uses quadratic equations to model fundraising scenarios, such as calculating contribution amounts or shortfalls in a Harambee event, developing awareness of financial planning.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w:t>
            </w:r>
            <w:del w:id="9091" w:author="Claude (AI) - proposed" w:date="2026-10-15T12:57:39Z">
              <w:r>
                <w:rPr>
                  <w:rFonts w:ascii="Arial" w:cs="Arial" w:eastAsia="Arial" w:hAnsi="Arial"/>
                  <w:b w:val="false"/>
                  <w:bCs w:val="false"/>
                  <w:i w:val="false"/>
                  <w:iCs w:val="false"/>
                  <w:color w:val="000000"/>
                  <w:sz w:val="18"/>
                  <w:szCs w:val="18"/>
                </w:rPr>
                <w:delText xml:space="preserve">The</w:delText>
              </w:r>
            </w:del>
            <w:ins w:id="9092" w:author="Claude (AI) - proposed" w:date="2026-10-15T12:57:39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learner connects quadratic area models to land use and conservation contexts, such as calculating the area of irrigation plots along Lake Victoria to avoid over-use of resources.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w:t>
            </w:r>
            <w:del w:id="9093" w:author="Claude (AI) - proposed" w:date="2026-10-15T12:57:39Z">
              <w:r>
                <w:rPr>
                  <w:rFonts w:ascii="Arial" w:cs="Arial" w:eastAsia="Arial" w:hAnsi="Arial"/>
                  <w:b w:val="false"/>
                  <w:bCs w:val="false"/>
                  <w:i w:val="false"/>
                  <w:iCs w:val="false"/>
                  <w:color w:val="000000"/>
                  <w:sz w:val="18"/>
                  <w:szCs w:val="18"/>
                </w:rPr>
                <w:delText xml:space="preserve">The</w:delText>
              </w:r>
            </w:del>
            <w:ins w:id="9094" w:author="Claude (AI) - proposed" w:date="2026-10-15T12:57:39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learner appreciates how mathematics supports equitable community development decisions, such as fair allocation of land or Harambee funds.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Civil Engineering: Quadratic equations are used to calculate structural dimensions, load distributions, and areas of buildings — directly relevant to constructing community halls, schools, and housing in Nairobi and beyond.</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Land Management: Farmers and land surveyors in the Rift Valley use quadratic area models to optimise field layouts, irrigation coverage, and crop yield planning.</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Finance and Accounting: Financial analysts and accountants use quadratic and polynomial models to project revenue targets, model loan repayments, and analyse cost-profit relationships.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Physics and Engineering: Quadratic equations model projectile motion, enabling careers in mechanical engineering, aerospace, and sports science (e.g., analysing the trajectory of a javelin thrown by a Kenyan athlete).</w:t>
            </w:r>
          </w:p>
          <w:p>
            <w:pPr>
              <w:spacing w:after="30" w:before="0"/>
              <w:ind w:left="360" w:hanging="180"/>
              <w:jc w:val="left"/>
            </w:pPr>
            <w:r>
              <w:rPr>
                <w:rFonts w:ascii="Arial" w:cs="Arial" w:eastAsia="Arial" w:hAnsi="Arial"/>
                <w:b w:val="false"/>
                <w:bCs w:val="false"/>
                <w:i w:val="false"/>
                <w:iCs w:val="false"/>
                <w:color w:val="000000"/>
                <w:sz w:val="18"/>
                <w:szCs w:val="18"/>
              </w:rPr>
              <w:t xml:space="preserve">–  Data Science and Information Technology: Programmers and data scientists use quadratic and higher-order functions in algorithm optimisation, machine learning cost functions, and computer graphics rendering.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work fluently with quadratic expressions and equations, moving from conceptual understanding of the algebraic structure ax² + bx + c through to practical solution methods and real-world application. Using the anchoring context of a community Harambee fundraising challenge in a Kenyan village, learners discover that some real-life problems cannot be solved with linear equations alone, motivating the need for quadratic thinking. Across seven lessons, learners progress from recognising and forming quadratic expressions, through three distinct solution methods (factorisation, completing the square, and the quadratic formula), to critically applying their skills in authentic Kenyan contexts such as land area calculations, construction planning, and financial modelling.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quadratic equations to find unknown dimensions and quantities that help our community solve real planning problems — like building the Harambee hall in Githurai?</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w:t>
            </w:r>
            <w:del w:id="9095" w:author="Claude (AI) - proposed" w:date="2026-10-15T12:57:39Z">
              <w:r>
                <w:rPr>
                  <w:rFonts w:ascii="Arial" w:cs="Arial" w:eastAsia="Arial" w:hAnsi="Arial"/>
                  <w:b w:val="false"/>
                  <w:bCs w:val="false"/>
                  <w:i w:val="false"/>
                  <w:iCs w:val="false"/>
                  <w:color w:val="000000"/>
                  <w:sz w:val="18"/>
                  <w:szCs w:val="18"/>
                </w:rPr>
                <w:delText xml:space="preserve">QUESTIONS</w:delText>
              </w:r>
            </w:del>
            <w:ins w:id="9096" w:author="Claude (AI) - proposed" w:date="2026-10-15T12:57:39Z">
              <w:r>
                <w:rPr>
                  <w:rFonts w:ascii="Arial" w:cs="Arial" w:eastAsia="Arial" w:hAnsi="Arial"/>
                  <w:b w:val="false"/>
                  <w:bCs w:val="false"/>
                  <w:i w:val="false"/>
                  <w:iCs w:val="false"/>
                  <w:color w:val="000000"/>
                  <w:sz w:val="18"/>
                  <w:szCs w:val="18"/>
                </w:rPr>
                <w:t xml:space="preserve">QUESTION</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98" w:author="Claude (AI) - proposed" w:date="2026-10-15T12:57:39Z"/>
              </w:rPr>
            </w:pPr>
            <w:ins w:id="9097" w:author="Claude (AI) - proposed" w:date="2026-10-15T12:57:39Z">
              <w:r>
                <w:rPr>
                  <w:rFonts w:ascii="Arial" w:cs="Arial" w:eastAsia="Arial" w:hAnsi="Arial"/>
                  <w:b w:val="false"/>
                  <w:bCs w:val="false"/>
                  <w:i w:val="false"/>
                  <w:iCs w:val="false"/>
                  <w:color w:val="000000"/>
                  <w:sz w:val="18"/>
                  <w:szCs w:val="18"/>
                </w:rPr>
                <w:t xml:space="preserve">How do we use equations in daily life?</w:t>
              </w:r>
            </w:ins>
          </w:p>
          <w:p>
            <w:pPr>
              <w:keepNext w:val="false"/>
              <w:spacing w:after="40" w:before="0"/>
              <w:jc w:val="left"/>
              <w:rPr>
                <w:ins w:id="9100" w:author="Claude (AI) - proposed" w:date="2026-10-15T12:57:39Z"/>
              </w:rPr>
            </w:pPr>
            <w:ins w:id="9099" w:author="Claude (AI) - proposed" w:date="2026-10-15T12:57:39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102" w:author="Claude (AI) - proposed" w:date="2026-10-15T12:57:39Z"/>
              </w:rPr>
            </w:pPr>
            <w:ins w:id="9101" w:author="Claude (AI) - proposed" w:date="2026-10-15T12:57:39Z">
              <w:r>
                <w:rPr>
                  <w:rFonts w:ascii="Arial" w:cs="Arial" w:eastAsia="Arial" w:hAnsi="Arial"/>
                  <w:b w:val="false"/>
                  <w:bCs w:val="false"/>
                  <w:i w:val="false"/>
                  <w:iCs w:val="false"/>
                  <w:color w:val="000000"/>
                  <w:sz w:val="18"/>
                  <w:szCs w:val="18"/>
                </w:rPr>
                <w:t xml:space="preserve">SUPPORTING QUESTIONS USED IN THIS SCHEME OF WORK:</w:t>
              </w:r>
            </w:ins>
          </w:p>
          <w:p>
            <w:pPr>
              <w:keepNext w:val="false"/>
              <w:spacing w:after="40" w:before="0"/>
              <w:jc w:val="left"/>
            </w:pPr>
            <w:r>
              <w:rPr>
                <w:rFonts w:ascii="Arial" w:cs="Arial" w:eastAsia="Arial" w:hAnsi="Arial"/>
                <w:b w:val="false"/>
                <w:bCs w:val="false"/>
                <w:i w:val="false"/>
                <w:iCs w:val="false"/>
                <w:color w:val="000000"/>
                <w:sz w:val="18"/>
                <w:szCs w:val="18"/>
              </w:rPr>
              <w:t xml:space="preserve">1. How do quadratic expressions and equations differ from linear ones, and why are they necessary?</w:t>
            </w:r>
          </w:p>
          <w:p>
            <w:pPr>
              <w:keepNext w:val="false"/>
              <w:spacing w:after="40" w:before="0"/>
              <w:jc w:val="left"/>
            </w:pPr>
            <w:r>
              <w:rPr>
                <w:rFonts w:ascii="Arial" w:cs="Arial" w:eastAsia="Arial" w:hAnsi="Arial"/>
                <w:b w:val="false"/>
                <w:bCs w:val="false"/>
                <w:i w:val="false"/>
                <w:iCs w:val="false"/>
                <w:color w:val="000000"/>
                <w:sz w:val="18"/>
                <w:szCs w:val="18"/>
              </w:rPr>
              <w:t xml:space="preserve">2. How can we use quadratic equations to model and solve problems in day-to-day activities?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community in Githurai, Nairobi, is planning a Harambee to raise funds to build a new multipurpose hall. The organising committee knows the hall must have a rectangular floor with an area of exactly 120 m², and that the length must be 2 metres more than the width. When the committee tries to find the dimensions using simple arithmetic or a linear equation, they get stuck — no straightforward linear method gives them an answer. A local </w:t>
            </w:r>
            <w:del w:id="9103" w:author="Claude (AI) - proposed" w:date="2026-10-15T12:57:39Z">
              <w:r>
                <w:rPr>
                  <w:rFonts w:ascii="Arial" w:cs="Arial" w:eastAsia="Arial" w:hAnsi="Arial"/>
                  <w:b w:val="false"/>
                  <w:bCs w:val="false"/>
                  <w:i w:val="false"/>
                  <w:iCs w:val="false"/>
                  <w:color w:val="000000"/>
                  <w:sz w:val="18"/>
                  <w:szCs w:val="18"/>
                </w:rPr>
                <w:delText xml:space="preserve">Form 4</w:delText>
              </w:r>
            </w:del>
            <w:ins w:id="9104" w:author="Claude (AI) - proposed" w:date="2026-10-15T12:57:39Z">
              <w:r>
                <w:rPr>
                  <w:rFonts w:ascii="Arial" w:cs="Arial" w:eastAsia="Arial" w:hAnsi="Arial"/>
                  <w:b w:val="false"/>
                  <w:bCs w:val="false"/>
                  <w:i w:val="false"/>
                  <w:iCs w:val="false"/>
                  <w:color w:val="000000"/>
                  <w:sz w:val="18"/>
                  <w:szCs w:val="18"/>
                </w:rPr>
                <w:t xml:space="preserve">secondary-school</w:t>
              </w:r>
            </w:ins>
            <w:r>
              <w:rPr>
                <w:rFonts w:ascii="Arial" w:cs="Arial" w:eastAsia="Arial" w:hAnsi="Arial"/>
                <w:b w:val="false"/>
                <w:bCs w:val="false"/>
                <w:i w:val="false"/>
                <w:iCs w:val="false"/>
                <w:color w:val="000000"/>
                <w:sz w:val="18"/>
                <w:szCs w:val="18"/>
              </w:rPr>
              <w:t xml:space="preserve"> student suggests the problem requires a quadratic equation. Students are shown the committee's hand-drawn sketch on a manila paper: a rectangle labelled "width = w" and "length = w + 2", with "Area = 120 m²" written in the centre. The puzzle is immediately visible: how can you find a single unknown when it appears multiplied by itself? Students are asked to predict the width before any instruction is given, and most guesses are either wrong or arrived at by trial-and-error — revealing the limitation of their current tools and creating genuine need for the new mathematics of this unit.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&amp; ANCHOR PHENOMENON: Students examine the Githurai Harambee hall problem. They predict the hall dimensions using trial-and-error and discuss why linear equations fall short. The class co-constructs the equation w(w + 2) = 120, identifying it as a new type of equation. Students are introduced to the general form ax² + bx + c = 0 and begin recognising quadratic expressions in varied contexts. The Driving Question Board (DQB) is opened and initial "What we notice / What we wonder" cards are posted.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EXPANDING &amp; SIMPLIFYING QUADRATIC EXPRESSIONS: Students learn to expand products such as (w + 2)(w + 3) and (2x − 1)(3x + 4) using the distributive law and FOIL method. </w:t>
            </w:r>
            <w:del w:id="9105" w:author="Claude (AI) - proposed" w:date="2026-10-15T12:57:39Z">
              <w:r>
                <w:rPr>
                  <w:rFonts w:ascii="Arial" w:cs="Arial" w:eastAsia="Arial" w:hAnsi="Arial"/>
                  <w:b w:val="false"/>
                  <w:bCs w:val="false"/>
                  <w:i w:val="false"/>
                  <w:iCs w:val="false"/>
                  <w:color w:val="000000"/>
                  <w:sz w:val="18"/>
                  <w:szCs w:val="18"/>
                </w:rPr>
                <w:delText xml:space="preserve">Supporting phenomena</w:delText>
              </w:r>
            </w:del>
            <w:ins w:id="9106" w:author="Claude (AI) - proposed" w:date="2026-10-15T12:57:39Z">
              <w:r>
                <w:rPr>
                  <w:rFonts w:ascii="Arial" w:cs="Arial" w:eastAsia="Arial" w:hAnsi="Arial"/>
                  <w:b w:val="false"/>
                  <w:bCs w:val="false"/>
                  <w:i w:val="false"/>
                  <w:iCs w:val="false"/>
                  <w:color w:val="000000"/>
                  <w:sz w:val="18"/>
                  <w:szCs w:val="18"/>
                </w:rPr>
                <w:t xml:space="preserve">A supporting phenomenon</w:t>
              </w:r>
            </w:ins>
            <w:r>
              <w:rPr>
                <w:rFonts w:ascii="Arial" w:cs="Arial" w:eastAsia="Arial" w:hAnsi="Arial"/>
                <w:b w:val="false"/>
                <w:bCs w:val="false"/>
                <w:i w:val="false"/>
                <w:iCs w:val="false"/>
                <w:color w:val="000000"/>
                <w:sz w:val="18"/>
                <w:szCs w:val="18"/>
              </w:rPr>
              <w:t xml:space="preserve"> (the Kericho </w:t>
            </w:r>
            <w:del w:id="9107" w:author="Claude (AI) - proposed" w:date="2026-10-15T12:57:39Z">
              <w:r>
                <w:rPr>
                  <w:rFonts w:ascii="Arial" w:cs="Arial" w:eastAsia="Arial" w:hAnsi="Arial"/>
                  <w:b w:val="false"/>
                  <w:bCs w:val="false"/>
                  <w:i w:val="false"/>
                  <w:iCs w:val="false"/>
                  <w:color w:val="000000"/>
                  <w:sz w:val="18"/>
                  <w:szCs w:val="18"/>
                </w:rPr>
                <w:delText xml:space="preserve">farm fencing problem</w:delText>
              </w:r>
            </w:del>
            <w:ins w:id="9108" w:author="Claude (AI) - proposed" w:date="2026-10-15T12:57:39Z">
              <w:r>
                <w:rPr>
                  <w:rFonts w:ascii="Arial" w:cs="Arial" w:eastAsia="Arial" w:hAnsi="Arial"/>
                  <w:b w:val="false"/>
                  <w:bCs w:val="false"/>
                  <w:i w:val="false"/>
                  <w:iCs w:val="false"/>
                  <w:color w:val="000000"/>
                  <w:sz w:val="18"/>
                  <w:szCs w:val="18"/>
                </w:rPr>
                <w:t xml:space="preserve">tea-farm plot with sides (x + 5) m and (x + 3) m</w:t>
              </w:r>
            </w:ins>
            <w:r>
              <w:rPr>
                <w:rFonts w:ascii="Arial" w:cs="Arial" w:eastAsia="Arial" w:hAnsi="Arial"/>
                <w:b w:val="false"/>
                <w:bCs w:val="false"/>
                <w:i w:val="false"/>
                <w:iCs w:val="false"/>
                <w:color w:val="000000"/>
                <w:sz w:val="18"/>
                <w:szCs w:val="18"/>
              </w:rPr>
              <w:t xml:space="preserve">) is introduced to show how real contexts generate quadratic expressions. Students simplify expressions and begin to see the structure of ax² + bx + c emerging consistently. DQB is updated: "We now know how quadratic expressions are formed."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FACTORISATION OF QUADRATIC EXPRESSIONS: Students reverse the expansion process to factorise quadratic expressions of the form x² + bx + c and ax² + bx + c, including perfect square trinomials and difference of two squares</w:t>
            </w:r>
            <w:ins w:id="9109" w:author="Claude (AI) - proposed" w:date="2026-10-15T12:57:39Z">
              <w:r>
                <w:rPr>
                  <w:rFonts w:ascii="Arial" w:cs="Arial" w:eastAsia="Arial" w:hAnsi="Arial"/>
                  <w:b w:val="false"/>
                  <w:bCs w:val="false"/>
                  <w:i w:val="false"/>
                  <w:iCs w:val="false"/>
                  <w:color w:val="000000"/>
                  <w:sz w:val="18"/>
                  <w:szCs w:val="18"/>
                </w:rPr>
                <w:t xml:space="preserve">. They write the three quadratic identities on a chart, derived from the area of a square, and use them on numbers such as 51² = 2601</w:t>
              </w:r>
            </w:ins>
            <w:r>
              <w:rPr>
                <w:rFonts w:ascii="Arial" w:cs="Arial" w:eastAsia="Arial" w:hAnsi="Arial"/>
                <w:b w:val="false"/>
                <w:bCs w:val="false"/>
                <w:i w:val="false"/>
                <w:iCs w:val="false"/>
                <w:color w:val="000000"/>
                <w:sz w:val="18"/>
                <w:szCs w:val="18"/>
              </w:rPr>
              <w:t xml:space="preserve">. Using the Harambee hall equation (w² + 2w − 120 = 0), students practise factorising and identify factors that correspond to real dimensions. The Gikomba mandazi revenue problem is introduced as a factorisation challenge. DQB update: "Factorisation lets us 'undo' expansion to find hidden values."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SOLVING QUADRATIC EQUATIONS BY FACTORISATION: Students formally solve quadratic equations by setting each factor equal to zero (Zero Product Property). They apply this to the Harambee hall problem, obtaining w = 10 and w = −12, then reason about which solution is physically valid. Multiple Kenyan-context equations are solved in pairs. Students revisit the DQB and refine their model: "A quadratic equation can have two solutions; context tells us which one to use."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SOLVING BY COMPLETING THE SQUARE: Students are introduced to completing the square as a method for equations that do not factorise easily. Using the Nakuru school garden problem (x² + ... = 48), they practise transforming quadratic equations into the form (x + p)² = q and solving. The geometric interpretation (literally completing a square diagram) is drawn to connect algebra to area. DQB update: "Completing the square always works, even when factorisation fails."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THE QUADRATIC FORMULA &amp; THE MOMBASA STONE PROBLEM: Students derive the quadratic formula by completing the square on the general form ax² + bx + c = 0. They apply it to the Mombasa projectile problem (−5t² + 20t + 25 = 0) and the mandazi pricing problem, comparing results to earlier methods. Students use calculators to verify solutions and discuss the discriminant (b² − 4ac) to determine the number of real solutions. DQB update: "The quadratic formula is a universal tool — it works for any quadratic equation."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APPLICATION, MODEL BUILDING &amp; CONSOLIDATION: Students return to the full Harambee hall scenario and present complete solutions using all three methods, justifying their preferred approach. New application problems (land area, fundraising revenue, construction) are solved in groups. Students construct a final cumulative model (poster or digital slide) mapping the journey from recognising quadratic expressions to solving equations in context. The DQB is formally closed — all initial "wonder" questions are answered. Students reflect on how quadratic thinking empowers community problem-solving.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111" w:author="Claude (AI) - proposed" w:date="2026-10-15T12:57:39Z"/>
              </w:rPr>
            </w:pPr>
            <w:ins w:id="9110" w:author="Claude (AI) - proposed" w:date="2026-10-15T12:57:39Z">
              <w:r>
                <w:rPr>
                  <w:rFonts w:ascii="Arial" w:cs="Arial" w:eastAsia="Arial" w:hAnsi="Arial"/>
                  <w:b w:val="false"/>
                  <w:bCs w:val="false"/>
                  <w:i w:val="false"/>
                  <w:iCs w:val="false"/>
                  <w:color w:val="000000"/>
                  <w:sz w:val="18"/>
                  <w:szCs w:val="18"/>
                </w:rPr>
                <w:t xml:space="preserve">–  A Kericho tea farmer has a rectangular plot with length (x + 5) m and width (x + 3) m. Students expand the area (x + 5)(x + 3) = x² + 8x + 15 and see that area gives a quadratic expression while the fencing perimeter 4x + 16 is linear (Lesson 2).</w:t>
              </w:r>
            </w:ins>
          </w:p>
          <w:p>
            <w:pPr>
              <w:spacing w:after="30" w:before="0"/>
              <w:ind w:left="360" w:hanging="180"/>
              <w:jc w:val="left"/>
              <w:rPr>
                <w:ins w:id="9113" w:author="Claude (AI) - proposed" w:date="2026-10-15T12:57:39Z"/>
              </w:rPr>
            </w:pPr>
            <w:ins w:id="9112" w:author="Claude (AI) - proposed" w:date="2026-10-15T12:57:39Z">
              <w:r>
                <w:rPr>
                  <w:rFonts w:ascii="Arial" w:cs="Arial" w:eastAsia="Arial" w:hAnsi="Arial"/>
                  <w:b w:val="false"/>
                  <w:bCs w:val="false"/>
                  <w:i w:val="false"/>
                  <w:iCs w:val="false"/>
                  <w:color w:val="000000"/>
                  <w:sz w:val="18"/>
                  <w:szCs w:val="18"/>
                </w:rPr>
                <w:t xml:space="preserve">–  Mama Wanjiru sells n = 120 − 4p mandazi a day at a price of p KES each and wants a daily revenue of KES 700. Students form p² − 30p + 175 = 0 and find two prices, 7.93 KES and 22.07 KES, which both give KES 700, so context helps her choose (Lesson 6). A simpler Gikomba revenue expression, (x + 3)(x + 4), is used for factorising in Lesson 3.</w:t>
              </w:r>
            </w:ins>
          </w:p>
          <w:p>
            <w:pPr>
              <w:spacing w:after="30" w:before="0"/>
              <w:ind w:left="360" w:hanging="180"/>
              <w:jc w:val="left"/>
              <w:rPr>
                <w:del w:id="9115" w:author="Claude (AI) - proposed" w:date="2026-10-15T12:57:39Z"/>
              </w:rPr>
            </w:pPr>
            <w:del w:id="9114" w:author="Claude (AI) - proposed" w:date="2026-10-15T12:57:39Z">
              <w:r>
                <w:rPr>
                  <w:rFonts w:ascii="Arial" w:cs="Arial" w:eastAsia="Arial" w:hAnsi="Arial"/>
                  <w:b w:val="false"/>
                  <w:bCs w:val="false"/>
                  <w:i w:val="false"/>
                  <w:iCs w:val="false"/>
                  <w:color w:val="000000"/>
                  <w:sz w:val="18"/>
                  <w:szCs w:val="18"/>
                </w:rPr>
                <w:delText xml:space="preserve">–  A maize farmer in Kericho wants to fence a rectangular plot along one side of a river (so only three sides need fencing). She has exactly 60 metres of wire and wants the enclosed area to be 400 m². Students discover that forming the area constraint produces a quadratic equation, and that it may have two possible solutions — only one of which is physically sensible.</w:delText>
              </w:r>
            </w:del>
          </w:p>
          <w:p>
            <w:pPr>
              <w:spacing w:after="30" w:before="0"/>
              <w:ind w:left="360" w:hanging="180"/>
              <w:jc w:val="left"/>
              <w:rPr>
                <w:del w:id="9117" w:author="Claude (AI) - proposed" w:date="2026-10-15T12:57:39Z"/>
              </w:rPr>
            </w:pPr>
            <w:del w:id="9116" w:author="Claude (AI) - proposed" w:date="2026-10-15T12:57:39Z">
              <w:r>
                <w:rPr>
                  <w:rFonts w:ascii="Arial" w:cs="Arial" w:eastAsia="Arial" w:hAnsi="Arial"/>
                  <w:b w:val="false"/>
                  <w:bCs w:val="false"/>
                  <w:i w:val="false"/>
                  <w:iCs w:val="false"/>
                  <w:color w:val="000000"/>
                  <w:sz w:val="18"/>
                  <w:szCs w:val="18"/>
                </w:rPr>
                <w:delText xml:space="preserve">–  A mandazi vendor at Gikomba Market in Nairobi prices her mandazi at Ksh x per piece. She notices that when she raises the price by Ksh 5, the number of mandazis she sells per day drops by 10, yet her total revenue stays at Ksh 2,000. Students form a quadratic equation to find the original price, encountering a real-life revenue model.</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A stone is thrown </w:t>
            </w:r>
            <w:del w:id="9118" w:author="Claude (AI) - proposed" w:date="2026-10-15T12:57:39Z">
              <w:r>
                <w:rPr>
                  <w:rFonts w:ascii="Arial" w:cs="Arial" w:eastAsia="Arial" w:hAnsi="Arial"/>
                  <w:b w:val="false"/>
                  <w:bCs w:val="false"/>
                  <w:i w:val="false"/>
                  <w:iCs w:val="false"/>
                  <w:color w:val="000000"/>
                  <w:sz w:val="18"/>
                  <w:szCs w:val="18"/>
                </w:rPr>
                <w:delText xml:space="preserve">vertically upward from the top of a building in Mombasa. Its height above the ground (in metres)</w:delText>
              </w:r>
            </w:del>
            <w:ins w:id="9119" w:author="Claude (AI) - proposed" w:date="2026-10-15T12:57:39Z">
              <w:r>
                <w:rPr>
                  <w:rFonts w:ascii="Arial" w:cs="Arial" w:eastAsia="Arial" w:hAnsi="Arial"/>
                  <w:b w:val="false"/>
                  <w:bCs w:val="false"/>
                  <w:i w:val="false"/>
                  <w:iCs w:val="false"/>
                  <w:color w:val="000000"/>
                  <w:sz w:val="18"/>
                  <w:szCs w:val="18"/>
                </w:rPr>
                <w:t xml:space="preserve">upward from a viewing platform 25 m above the sea in Mombasa; its height</w:t>
              </w:r>
            </w:ins>
            <w:r>
              <w:rPr>
                <w:rFonts w:ascii="Arial" w:cs="Arial" w:eastAsia="Arial" w:hAnsi="Arial"/>
                <w:b w:val="false"/>
                <w:bCs w:val="false"/>
                <w:i w:val="false"/>
                <w:iCs w:val="false"/>
                <w:color w:val="000000"/>
                <w:sz w:val="18"/>
                <w:szCs w:val="18"/>
              </w:rPr>
              <w:t xml:space="preserve"> after t seconds is</w:t>
            </w:r>
            <w:del w:id="9120" w:author="Claude (AI) - proposed" w:date="2026-10-15T12:57:39Z">
              <w:r>
                <w:rPr>
                  <w:rFonts w:ascii="Arial" w:cs="Arial" w:eastAsia="Arial" w:hAnsi="Arial"/>
                  <w:b w:val="false"/>
                  <w:bCs w:val="false"/>
                  <w:i w:val="false"/>
                  <w:iCs w:val="false"/>
                  <w:color w:val="000000"/>
                  <w:sz w:val="18"/>
                  <w:szCs w:val="18"/>
                </w:rPr>
                <w:delText xml:space="preserve"> given by</w:delText>
              </w:r>
            </w:del>
            <w:r>
              <w:rPr>
                <w:rFonts w:ascii="Arial" w:cs="Arial" w:eastAsia="Arial" w:hAnsi="Arial"/>
                <w:b w:val="false"/>
                <w:bCs w:val="false"/>
                <w:i w:val="false"/>
                <w:iCs w:val="false"/>
                <w:color w:val="000000"/>
                <w:sz w:val="18"/>
                <w:szCs w:val="18"/>
              </w:rPr>
              <w:t xml:space="preserve"> h = −5t² + 20t + 25</w:t>
            </w:r>
            <w:ins w:id="9121" w:author="Claude (AI) - proposed" w:date="2026-10-15T12:57:39Z">
              <w:r>
                <w:rPr>
                  <w:rFonts w:ascii="Arial" w:cs="Arial" w:eastAsia="Arial" w:hAnsi="Arial"/>
                  <w:b w:val="false"/>
                  <w:bCs w:val="false"/>
                  <w:i w:val="false"/>
                  <w:iCs w:val="false"/>
                  <w:color w:val="000000"/>
                  <w:sz w:val="18"/>
                  <w:szCs w:val="18"/>
                </w:rPr>
                <w:t xml:space="preserve"> m</w:t>
              </w:r>
            </w:ins>
            <w:r>
              <w:rPr>
                <w:rFonts w:ascii="Arial" w:cs="Arial" w:eastAsia="Arial" w:hAnsi="Arial"/>
                <w:b w:val="false"/>
                <w:bCs w:val="false"/>
                <w:i w:val="false"/>
                <w:iCs w:val="false"/>
                <w:color w:val="000000"/>
                <w:sz w:val="18"/>
                <w:szCs w:val="18"/>
              </w:rPr>
              <w:t xml:space="preserve">. Students use the quadratic formula to find when </w:t>
            </w:r>
            <w:del w:id="9122" w:author="Claude (AI) - proposed" w:date="2026-10-15T12:57:39Z">
              <w:r>
                <w:rPr>
                  <w:rFonts w:ascii="Arial" w:cs="Arial" w:eastAsia="Arial" w:hAnsi="Arial"/>
                  <w:b w:val="false"/>
                  <w:bCs w:val="false"/>
                  <w:i w:val="false"/>
                  <w:iCs w:val="false"/>
                  <w:color w:val="000000"/>
                  <w:sz w:val="18"/>
                  <w:szCs w:val="18"/>
                </w:rPr>
                <w:delText xml:space="preserve">the stone hits the ground, connecting quadratic equations to motion in a physical context they can visualise</w:delText>
              </w:r>
            </w:del>
            <w:ins w:id="9123" w:author="Claude (AI) - proposed" w:date="2026-10-15T12:57:39Z">
              <w:r>
                <w:rPr>
                  <w:rFonts w:ascii="Arial" w:cs="Arial" w:eastAsia="Arial" w:hAnsi="Arial"/>
                  <w:b w:val="false"/>
                  <w:bCs w:val="false"/>
                  <w:i w:val="false"/>
                  <w:iCs w:val="false"/>
                  <w:color w:val="000000"/>
                  <w:sz w:val="18"/>
                  <w:szCs w:val="18"/>
                </w:rPr>
                <w:t xml:space="preserve">it lands: t = 5 s, and t = −1 is rejected (Lesson 6)</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rPr>
                <w:ins w:id="9125" w:author="Claude (AI) - proposed" w:date="2026-10-15T12:57:39Z"/>
              </w:rPr>
            </w:pPr>
            <w:ins w:id="9124" w:author="Claude (AI) - proposed" w:date="2026-10-15T12:57:39Z">
              <w:r>
                <w:rPr>
                  <w:rFonts w:ascii="Arial" w:cs="Arial" w:eastAsia="Arial" w:hAnsi="Arial"/>
                  <w:b w:val="false"/>
                  <w:bCs w:val="false"/>
                  <w:i w:val="false"/>
                  <w:iCs w:val="false"/>
                  <w:color w:val="000000"/>
                  <w:sz w:val="18"/>
                  <w:szCs w:val="18"/>
                </w:rPr>
                <w:t xml:space="preserve">–  A Nakuru school garden club has a rectangular plot of area 48 m² whose length is 6 m more than its width. The equation x² + 6x − 48 = 0 does not factorise, so students complete the square: width 4.55 m, length 10.55 m (Lesson 5). The Kisumu fish pond (Lesson 4) and the Kitale land, Harambee ticket and hall verandah problems (Lesson 7) extend the same idea.</w:t>
              </w:r>
            </w:ins>
          </w:p>
          <w:p>
            <w:pPr>
              <w:spacing w:after="30" w:before="0"/>
              <w:ind w:left="360" w:hanging="180"/>
              <w:jc w:val="left"/>
              <w:rPr>
                <w:del w:id="9127" w:author="Claude (AI) - proposed" w:date="2026-10-15T12:57:39Z"/>
              </w:rPr>
            </w:pPr>
            <w:del w:id="9126" w:author="Claude (AI) - proposed" w:date="2026-10-15T12:57:39Z">
              <w:r>
                <w:rPr>
                  <w:rFonts w:ascii="Arial" w:cs="Arial" w:eastAsia="Arial" w:hAnsi="Arial"/>
                  <w:b w:val="false"/>
                  <w:bCs w:val="false"/>
                  <w:i w:val="false"/>
                  <w:iCs w:val="false"/>
                  <w:color w:val="000000"/>
                  <w:sz w:val="18"/>
                  <w:szCs w:val="18"/>
                </w:rPr>
                <w:delText xml:space="preserve">–  A Nakuru school wants to create a rectangular garden inside a 10 m × 8 m courtyard, leaving a uniform path of width x metres around it. The garden area must be 48 m². Students model the situation as a quadratic equation in x, reinforcing how quadratic equations arise naturally from geometric constraints.</w:delText>
              </w:r>
            </w:del>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_xizkhgcnspkcmy6jo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3sgskix_c4o06ff-oawc6">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gr2od6snbfdepfxhs8i5">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w:t>
            </w:r>
            <w:del w:id="9128" w:author="Claude (AI) - proposed" w:date="2026-10-15T12:57:39Z">
              <w:r>
                <w:rPr>
                  <w:rFonts w:ascii="Arial" w:cs="Arial" w:eastAsia="Arial" w:hAnsi="Arial"/>
                  <w:b/>
                  <w:bCs/>
                  <w:i w:val="false"/>
                  <w:iCs w:val="false"/>
                  <w:color w:val="FFFFFF"/>
                  <w:sz w:val="22"/>
                  <w:szCs w:val="22"/>
                </w:rPr>
                <w:delText xml:space="preserve">one lesson; double period optional for DQB</w:delText>
              </w:r>
            </w:del>
            <w:ins w:id="9129" w:author="Claude (AI) - proposed" w:date="2026-10-15T12:57:39Z">
              <w:r>
                <w:rPr>
                  <w:rFonts w:ascii="Arial" w:cs="Arial" w:eastAsia="Arial" w:hAnsi="Arial"/>
                  <w:b/>
                  <w:bCs/>
                  <w:i w:val="false"/>
                  <w:iCs w:val="false"/>
                  <w:color w:val="FFFFFF"/>
                  <w:sz w:val="22"/>
                  <w:szCs w:val="22"/>
                </w:rPr>
                <w:t xml:space="preserve">Predict 6, Observe 9, Explain 11, Driving Question Board 6, Model Building 8; a double period is optional if the poster is not finished</w:t>
              </w:r>
            </w:ins>
            <w:r>
              <w:rPr>
                <w:rFonts w:ascii="Arial" w:cs="Arial" w:eastAsia="Arial" w:hAnsi="Arial"/>
                <w:b/>
                <w:bCs/>
                <w:i w:val="false"/>
                <w:iCs w:val="false"/>
                <w:color w:val="FFFFFF"/>
                <w:sz w:val="22"/>
                <w:szCs w:val="22"/>
              </w:rPr>
              <w:t xml:space="preserve">)): Predict &amp; Anchor Phenomenon: The Githurai Harambee Hall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by confronting learners with the Githurai Harambee hall problem, so they feel the limits of arithmetic and linear equations and discover the need for quadratic equations.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recognise that when an unknown is multiplied by itself (w x w), the equation contains a w^2 term and is quadratic, not linear. They will form w(w + 2) = 120, write it as w^2 + 2w - 120 = 0, state the general form ax^2 + bx + c = 0 (a not equal to 0), and identify a = 1, b = 2, c = -120 for the hall equation.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predictions and testing them with a trial-and-error table (w = 8 to 12); modelling a real situation with an equation (NGSS-style SEP: developing and using models, asking questions); comparing linear and quadratic situations (perimeter 4w + 4 versus area); communicating reasoning in pairs and writing What we notice / What we wonder cards.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and perseverance when current tools are not enough; unity and collaboration in pairs and groups; appreciation that mathematics helps communities plan, as in a Harambee.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130" w:author="Claude (AI) - proposed" w:date="2026-10-15T12:57:39Z">
              <w:r>
                <w:rPr>
                  <w:rFonts w:ascii="Arial" w:cs="Arial" w:eastAsia="Arial" w:hAnsi="Arial"/>
                  <w:b w:val="false"/>
                  <w:bCs w:val="false"/>
                  <w:i w:val="false"/>
                  <w:iCs w:val="false"/>
                  <w:color w:val="000000"/>
                  <w:sz w:val="18"/>
                  <w:szCs w:val="18"/>
                </w:rPr>
                <w:t xml:space="preserve">KICD key inquiry question: How do we use equations in daily life? Supporting questions: </w:t>
              </w:r>
            </w:ins>
            <w:r>
              <w:rPr>
                <w:rFonts w:ascii="Arial" w:cs="Arial" w:eastAsia="Arial" w:hAnsi="Arial"/>
                <w:b w:val="false"/>
                <w:bCs w:val="false"/>
                <w:i w:val="false"/>
                <w:iCs w:val="false"/>
                <w:color w:val="000000"/>
                <w:sz w:val="18"/>
                <w:szCs w:val="18"/>
              </w:rPr>
              <w:t xml:space="preserve">How do quadratic expressions and equations differ from linear ones, and why are they necessary? (Also opens: How can we use quadratic equations to model and solve problems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anchors the whole unit. Learners meet the Githurai hall, predict the width, and create a need to know. They end with the equation w^2 + 2w - 120 = 0 and an open DQB. Lesson 2 will build on the general form and on w(w + 2) to learn expansion with FOIL. The equation is NOT solved formally here; solving methods come in later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Low-risk classroom lesson. Keep aisles clear when groups move to the DQB wall. Use tape or sticky tack for cards, and have learners stand safely when posting. Share manila paper and markers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Githurai committee's manila-paper sketch: a rectangle labelled width = w, length = w + 2, Area = 120 m^2. They predict the width and explain how they got it. Most guesses come from trial and error. The class tests guesses in a table (w = 8 to 12), finds that w = 10 gives exactly 120 m^2 but that nobody could be sure without testing, and asks why a linear equation like the perimeter 4w + 4 cannot give area. Through Think-Pair-Share, learners build w(w + 2) = 120 and rewrite it as w^2 + 2w - 120 = 0. The teacher introduces the general form ax^2 + bx + c = 0 and learners identify a = 1, b = 2, c = -120, then sort expressions as linear or quadratic. The class opens the Driving Question Board with What we notice / What we wonder cards and makes a first model sketch.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n9cleclpz0rkdd9vwhsm">
              <w:r>
                <w:rPr>
                  <w:rFonts w:ascii="Arial" w:cs="Arial" w:eastAsia="Arial" w:hAnsi="Arial"/>
                  <w:color w:val="2E75B6"/>
                  <w:sz w:val="16"/>
                  <w:szCs w:val="16"/>
                  <w:u w:val="single" w:color="2E75B6"/>
                </w:rPr>
                <w:t xml:space="preserve">Quadratic systems: a line and a parabola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a4vh8y2gpjwqsgelfc4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faei0evgvmjf4xv6z9v2">
              <w:r>
                <w:rPr>
                  <w:rFonts w:ascii="Arial" w:cs="Arial" w:eastAsia="Arial" w:hAnsi="Arial"/>
                  <w:color w:val="2E75B6"/>
                  <w:sz w:val="16"/>
                  <w:szCs w:val="16"/>
                  <w:u w:val="single" w:color="2E75B6"/>
                </w:rPr>
                <w:t xml:space="preserve">Quadratics by factoring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wp09u4thjo5e2ltuqnx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the committee's manila-paper sketch (rectangle, width = w, length = w + 2, Area = 120 m^2) with the story: the Githurai community is planning a Harambee to raise funds for a new multipurpose hall, and the committee is stuck. Individually, each learner writes in their exercise book a prediction of the width in metres, with one sentence on how they got it. Then they try to write a linear equation for the problem and note why it fails. Learners share in pairs and record their predictions on a class tally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or draw the sketch on the board. Say: "The Githurai committee wants a hall floor of exactly 120 square metres, with the length 2 metres more than the width. They tried arithmetic and linear equations and got stuck. Before I teach anything, what do you think the width is?" Give 1 minute of silent writing. WAIT TIME: 10-15 seconds after asking, "What would a linear equation look like here?" Cold-call 4 learners for predictions and record all on the board without saying whether they are right. Ask 2 learners: "How did you get your number?" Say: "Wrong guesses are welcome today; they help us see what tools we need."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Predict-Share-Reveal (Prediction Tally): Making a prediction before instruction activates prior knowledge of area of a rectangle and linear equations, and exposes the limits of those tools. The visible tally of different guesses creates a shared puzzle and a genuine need for new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write a numerical prediction with a reason; (2) learners link area to length x width; (3) at least some say they used guess-and-check; (4) learners attempt a linear equation and cannot produce one. Record the range of predictions and any misconceptions (e.g. 120 divided by 2 = 60, or adding w + w + 2 = 120).</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ga_biwem-3i_f6obifmz">
              <w:r>
                <w:rPr>
                  <w:rFonts w:ascii="Arial" w:cs="Arial" w:eastAsia="Arial" w:hAnsi="Arial"/>
                  <w:color w:val="2E75B6"/>
                  <w:sz w:val="16"/>
                  <w:szCs w:val="16"/>
                  <w:u w:val="single" w:color="2E75B6"/>
                </w:rPr>
                <w:t xml:space="preserve">Quadratic systems: graphical solution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k3fk27bgchl4fds5mih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_wmlijpbozorenxoyaye">
              <w:r>
                <w:rPr>
                  <w:rFonts w:ascii="Arial" w:cs="Arial" w:eastAsia="Arial" w:hAnsi="Arial"/>
                  <w:color w:val="2E75B6"/>
                  <w:sz w:val="16"/>
                  <w:szCs w:val="16"/>
                  <w:u w:val="single" w:color="2E75B6"/>
                </w:rPr>
                <w:t xml:space="preserve">Quadratics by factoring (intro)</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akq-_d4q7rmfssomrme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test guesses by completing a trial-and-error table for w = 8, 9, 10, 11, 12 with columns: width w, length w + 2, area w x (w + 2), and comment. They find: w = 8, l = 10, 80 m^2 (too small); w = 9, l = 11, 99 m^2 (too small); w = 10, l = 12, 120 m^2 (exact); w = 11, l = 13, 143 m^2 (too big); w = 12, l = 14, 168 m^2 (too big). They then compute the perimeter 2(w + w + 2) = 4w + 4 and notice that it is linear and does not give the area. Finally, they notice that w appears multiplied by itself when writing the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table template or have learners rule it in their books. Circulate and ask: "What happens to the area as w grows from 8 to 12? Does it grow by the same amount each time?" (Differences: 19, 21, 23, 25.) Cold-call 3 pairs to report which row gave exactly 120. Say: "Trial and error worked here, but what if the numbers were not whole? What if the committee had no time to test?" WAIT TIME: 10-15 seconds after asking, "Why can't the perimeter 4w + 4 tell us the area?" Then ask: "Look at area = w x (w + 2). What do you notice about w?" Guide towards w x w = w^2.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Noticing with a Data Table: Learners see the area changing by unequal amounts (19, 21, 23, 25), unlike the steady change of a linear relationship. Comparing the perimeter 4w + 4 (constant rate of change) with the area builds an evidence-based distinction between linear and non-linear relationships.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tables for correct products (80, 99, 120, 143, 168). Look for learners who: identify w = 10 as the match; state that the area increases by growing amounts; correctly compute the perimeter 4w + 4; and say that w x w gives a squared term. Ask 2 learners to explain in one sentence why the perimeter is linear and the area is not.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lkq0nqzbi3giji8brzef">
              <w:r>
                <w:rPr>
                  <w:rFonts w:ascii="Arial" w:cs="Arial" w:eastAsia="Arial" w:hAnsi="Arial"/>
                  <w:color w:val="2E75B6"/>
                  <w:sz w:val="16"/>
                  <w:szCs w:val="16"/>
                  <w:u w:val="single" w:color="2E75B6"/>
                </w:rPr>
                <w:t xml:space="preserve">The quadratic formula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tmeiqt20x3kneklaks5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pjapc3gqe2srqrxb5fbc">
              <w:r>
                <w:rPr>
                  <w:rFonts w:ascii="Arial" w:cs="Arial" w:eastAsia="Arial" w:hAnsi="Arial"/>
                  <w:color w:val="2E75B6"/>
                  <w:sz w:val="16"/>
                  <w:szCs w:val="16"/>
                  <w:u w:val="single" w:color="2E75B6"/>
                </w:rPr>
                <w:t xml:space="preserve">Linear models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h1xg6vvndfq1jz8bl7p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Think-Pair-Share, learners write the equation for the hall: w(w + 2) = 120. They expand using the distributive law in a simple way (w x w + w x 2) to write w^2 + 2w = 120, then move 120 to the left to get w^2 + 2w - 120 = 0. The teacher introduces the general form ax^2 + bx + c = 0 (a not equal to 0), and learners label a = 1, b = 2, c = -120. They then classify given expressions and equations as linear or quadratic, e.g. 4w + 4, w^2 + 2w - 120, 3x - 7 = 0, 2x^2 - 5x + 1 = 0, and give a reason (highest power 2 versus 1). They explain in their own words why the hall problem needs a quadratic equation.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"Let's write down exactly what the committee knows. Area is length times width. Turn to your partner and write an equation using w." WAIT TIME: 10-15 seconds after the question, then cold-call 3 pairs. Write w(w + 2) = 120 on the board. Say: "Remove the bracket: w times w is w squared, w times 2 is 2w." Show w^2 + 2w - 120 = 0. Introduce vocabulary: "An expression whose highest power is 2 is a quadratic expression; set equal to something, it is a quadratic equation. The general form is ax^2 + bx + c = 0, where a is not zero." Ask: "Why can't a be zero?" (Cold-call 2.) Ask 3 learners to state a, b and c for the hall. Do not solve the equation yet; say: "We will learn how to expand, factorise and solve in the coming lessons. Today we name the problem." Show 6 mixed expressions for quick linear/quadratic sorting using thumbs up or down.</w:t>
            </w:r>
            <w:ins w:id="9131" w:author="Claude (AI) - proposed" w:date="2026-10-15T12:57:39Z">
              <w:r>
                <w:rPr>
                  <w:rFonts w:ascii="Arial" w:cs="Arial" w:eastAsia="Arial" w:hAnsi="Arial"/>
                  <w:b w:val="false"/>
                  <w:bCs w:val="false"/>
                  <w:i w:val="false"/>
                  <w:iCs w:val="false"/>
                  <w:color w:val="000000"/>
                  <w:sz w:val="18"/>
                  <w:szCs w:val="18"/>
                </w:rPr>
                <w:t xml:space="preserve"> Language support: let learners discuss in Kiswahili or a home language with a partner before writing in English, and keep a word wall with a labelled sketch for area, width, length, equation, solution and square (suggested Kiswahili: eneo, upana, urefu, mlinganyo, suluhisho, mraba).</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Vocabulary Building: Learners claim the hall equation is quadratic and support it with evidence from the table and the w x w term. Naming a, b, c connects the concrete hall problem to a general structure, which supports transfer to later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correct equation w(w + 2) = 120; correct rearrangement to w^2 + 2w - 120 = 0; correct a = 1, b = 2, c = -120 (watch for the sign of c); correct linear/quadratic sorting with reasons. Use a 3-question exit check: (1) State a, b, c in 3x^2 - 4x + 5 = 0. (2) Is 5w + 10 quadratic? Why? (3) Why is the hall equation not linear?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hw_wjwy9imzfcxwwuemw">
              <w:r>
                <w:rPr>
                  <w:rFonts w:ascii="Arial" w:cs="Arial" w:eastAsia="Arial" w:hAnsi="Arial"/>
                  <w:color w:val="2E75B6"/>
                  <w:sz w:val="16"/>
                  <w:szCs w:val="16"/>
                  <w:u w:val="single" w:color="2E75B6"/>
                </w:rPr>
                <w:t xml:space="preserve">Quadratic systems: a line and a parabola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mwvdvq730w5cfo-p9gd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pmwuhpgdogj7-7djioll">
              <w:r>
                <w:rPr>
                  <w:rFonts w:ascii="Arial" w:cs="Arial" w:eastAsia="Arial" w:hAnsi="Arial"/>
                  <w:color w:val="2E75B6"/>
                  <w:sz w:val="16"/>
                  <w:szCs w:val="16"/>
                  <w:u w:val="single" w:color="2E75B6"/>
                </w:rPr>
                <w:t xml:space="preserve">Quadratic 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cxoxgfb6yaz6wqqgtak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write What we notice cards (e.g. area changes by 19, 21, 23, 25; w x w gives w^2; the perimeter is linear) and What we wonder cards (e.g. Is there a quick way to find w without guessing? Can there be two answers? What if the answer is not a whole number? Can a width be negative? How do we find unknown dimensions for other community plans?). They post cards on the DQB under the driving question: How can we use quadratic equations to find unknown dimensions and quantities that help our community solve real planning problems, like building the Harambee hall in Githurai? Learners group similar cards into themes.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driving question on a manila-paper banner at the top of the board or wall. Say: "Each group, write at least two notice cards and two wonder cards. One idea per card." Circulate and prompt: "What surprised you? What would the committee need to know?" WAIT TIME: 10-15 seconds after asking, "Which wonder cards go together?" Cold-call 4 groups to read one card each and place it on the board. Cluster cards into themes such as solving methods, number of solutions, non-whole numbers and other uses. Say: "We will return to this board after every lesson and move cards from wonder to answered."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(Notice/Wonder Cards): Posting learner-generated questions gives ownership of the learning path and makes curiosity visible. Clustering questions into themes lets learners see how the unit's lessons will answer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cards for specificity and relevance: do wonder cards ask about solving methods, the number of solutions, or applications? Look for learners who link observations to the table or equation. Note questions that foreshadow later lessons (e.g. the negative width, or non-whole answers) and record them as indicators of readiness.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oclsgkxue9ivbpwf0lb-">
              <w:r>
                <w:rPr>
                  <w:rFonts w:ascii="Arial" w:cs="Arial" w:eastAsia="Arial" w:hAnsi="Arial"/>
                  <w:color w:val="2E75B6"/>
                  <w:sz w:val="16"/>
                  <w:szCs w:val="16"/>
                  <w:u w:val="single" w:color="2E75B6"/>
                </w:rPr>
                <w:t xml:space="preserve">Quadratic systems: graphical solution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a8brepdt1quhwzkpoh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2dk68ccedjqhv2yyfnwa">
              <w:r>
                <w:rPr>
                  <w:rFonts w:ascii="Arial" w:cs="Arial" w:eastAsia="Arial" w:hAnsi="Arial"/>
                  <w:color w:val="2E75B6"/>
                  <w:sz w:val="16"/>
                  <w:szCs w:val="16"/>
                  <w:u w:val="single" w:color="2E75B6"/>
                </w:rPr>
                <w:t xml:space="preserve">Linear models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vm7dduepqzryqzr3_jg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starts a cumulative model poster on manila paper titled Githurai Hall Model v1. They draw the hall rectangle with width = w, length = w + 2 and Area = 120 m^2. Beside it they write: w(w + 2) = 120, w^2 + 2w - 120 = 0, general form ax^2 + bx + c = 0 with a = 1, b = 2, c = -120. They add a box: Linear: highest power 1 (perimeter 4w + 4); Quadratic: highest power 2 (area). Below, they write What we still need to find out, with 2 open questions. Learners complete a summary table of what they observed, learned and 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must show the picture, the equation, the general form and one sentence on why this problem is quadratic and not linear." Circulate and check that c = -120 has the right sign. WAIT TIME: 10-15 seconds after asking, "What is the one thing our current model cannot do yet?" (Answer: give the width without guessing.) Cold-call 3 groups to share their open questions. Keep posters for revision in each later lesson. Close by saying: "Tomorrow we learn to expand brackets like (w + 2)(w + 3), the first tool for working with quadratics."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A visual poster that combines diagram, equation and general form helps learners connect representations. Marking the gaps (What we still need) creates a clear target for the next lessons, and the model will be revised in each lesson until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poster for: correct labelled sketch; w(w + 2) = 120; w^2 + 2w - 120 = 0; correct a, b, c; a clear linear/quadratic contrast; at least 2 open questions. Look for learners who explain the model to a visitor from another group. Use the summary table to see whether learners can separate what they observed (table, w x w) from what they learned (general form) and explained (why linear fails).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relied only on guess-and-check, and who tried to build an equation? Did learners confuse w + w + 2 = 120 or the perimeter with area, and how did I address it? Was the sign of c = -120 a common error? Did the wait time (10-15 seconds) give quieter learners a chance to speak, and did I cold-call a balanced mix? Which wonder cards (e.g. negative width, non-whole answers, two solutions) show readiness to be taken up in later lessons, and how will I highlight them on the DQB? What would I change in the time spent on the trial-and-error table versus the DQB creation?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about the Githurai hall problem? Record the trial-and-error table results (w = 8 to 12 and areas 80, 99, 120, 143, 168 m^2), the finding that w = 10 gives exactly 120 m^2, that the area grows by different amounts, and that the perimeter 4w + 4 is linear.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Record that when an unknown is multiplied by itself we get a w^2 term and a quadratic equation; the general form ax^2 + bx + c = 0 with a not equal to 0; and that for the hall w^2 + 2w - 120 = 0, a = 1, b = 2, c = -120.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why the committee got stuck? Write 2-3 sentences using the evidence: area = w(w + 2) has w x w, so it is not linear; the perimeter 4w + 4 is linear but does not give area; guessing works only if we are lucky, so we need new methods for quadratic equations.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tvntkoe0pxyia0si1er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ky9hgqpjmnecfgxf_mk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w:t>
            </w:r>
            <w:del w:id="9132" w:author="Claude (AI) - proposed" w:date="2026-10-15T12:57:39Z">
              <w:r>
                <w:rPr>
                  <w:rFonts w:ascii="Arial" w:cs="Arial" w:eastAsia="Arial" w:hAnsi="Arial"/>
                  <w:b/>
                  <w:bCs/>
                  <w:i w:val="false"/>
                  <w:iCs w:val="false"/>
                  <w:color w:val="FFFFFF"/>
                  <w:sz w:val="22"/>
                  <w:szCs w:val="22"/>
                </w:rPr>
                <w:delText xml:space="preserve">40 minutes (one lesson; extend to a double lesson if learners need more practice time</w:delText>
              </w:r>
            </w:del>
            <w:ins w:id="9133" w:author="Claude (AI) - proposed" w:date="2026-10-15T12:57:39Z">
              <w:r>
                <w:rPr>
                  <w:rFonts w:ascii="Arial" w:cs="Arial" w:eastAsia="Arial" w:hAnsi="Arial"/>
                  <w:b/>
                  <w:bCs/>
                  <w:i w:val="false"/>
                  <w:iCs w:val="false"/>
                  <w:color w:val="FFFFFF"/>
                  <w:sz w:val="22"/>
                  <w:szCs w:val="22"/>
                </w:rPr>
                <w:t xml:space="preserve">80 minutes (2 x 40-minute periods; Predict 7, Observe 22, Explain 25, Driving Question Board 10, Model Building 16</w:t>
              </w:r>
            </w:ins>
            <w:r>
              <w:rPr>
                <w:rFonts w:ascii="Arial" w:cs="Arial" w:eastAsia="Arial" w:hAnsi="Arial"/>
                <w:b/>
                <w:bCs/>
                <w:i w:val="false"/>
                <w:iCs w:val="false"/>
                <w:color w:val="FFFFFF"/>
                <w:sz w:val="22"/>
                <w:szCs w:val="22"/>
              </w:rPr>
              <w:t xml:space="preserve">)): Expanding and Simplifying Quadratic Expressions: From the Githurai Hall to the Kericho Tea Farm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 a product of two binomials using the distributive law and FOIL, collect like terms to write the result in the form ax^2 + bx + c, and explain why an area gives a quadratic expression while a perimeter gives a linear 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(w + 2)(w + 3) = w^2 + 5w + 6 and (2x - 1)(3x + 4) = 6x^2 + 5x - 4. They know that the area of the Kericho tea-farm plot (x + 5)(x + 3) = x^2 + 8x + 15 m^2 is quadratic, while its fencing perimeter 4x + 16 m is linear. They know that expanding always produces the structure ax^2 + bx + c, with a, b and c identified.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Expanding using the distributive law and FOIL; collecting like terms; checking an expansion by substituting a value (x = 5 gives 80 m^2); drawing and reading an area model; identifying a, b and c; constructing and explaining a mathematical argument (NGSS-aligned practices: using mathematics, constructing explanations, analysing patterns).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precision with signs, persevere when a negative term causes an error, respect peers' reasoning in pair work, and appreciate that algebra helps farmers and committees plan.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134" w:author="Claude (AI) - proposed" w:date="2026-10-15T12:57:39Z">
              <w:r>
                <w:rPr>
                  <w:rFonts w:ascii="Arial" w:cs="Arial" w:eastAsia="Arial" w:hAnsi="Arial"/>
                  <w:b w:val="false"/>
                  <w:bCs w:val="false"/>
                  <w:i w:val="false"/>
                  <w:iCs w:val="false"/>
                  <w:color w:val="000000"/>
                  <w:sz w:val="18"/>
                  <w:szCs w:val="18"/>
                </w:rPr>
                <w:t xml:space="preserve">KICD key inquiry question: How do we use equations in daily life? Supporting questions: </w:t>
              </w:r>
            </w:ins>
            <w:r>
              <w:rPr>
                <w:rFonts w:ascii="Arial" w:cs="Arial" w:eastAsia="Arial" w:hAnsi="Arial"/>
                <w:b w:val="false"/>
                <w:bCs w:val="false"/>
                <w:i w:val="false"/>
                <w:iCs w:val="false"/>
                <w:color w:val="000000"/>
                <w:sz w:val="18"/>
                <w:szCs w:val="18"/>
              </w:rPr>
              <w:t xml:space="preserve">How do quadratic expressions and equations differ from linear ones, and why are they necessary? </w:t>
            </w:r>
            <w:del w:id="9135" w:author="Claude (AI) - proposed" w:date="2026-10-15T12:57:39Z">
              <w:r>
                <w:rPr>
                  <w:rFonts w:ascii="Arial" w:cs="Arial" w:eastAsia="Arial" w:hAnsi="Arial"/>
                  <w:b w:val="false"/>
                  <w:bCs w:val="false"/>
                  <w:i w:val="false"/>
                  <w:iCs w:val="false"/>
                  <w:color w:val="000000"/>
                  <w:sz w:val="18"/>
                  <w:szCs w:val="18"/>
                </w:rPr>
                <w:delText xml:space="preserve">(KICD Key Inquiry 1) Supporting question</w:delText>
              </w:r>
            </w:del>
            <w:ins w:id="9136" w:author="Claude (AI) - proposed" w:date="2026-10-15T12:57:39Z">
              <w:r>
                <w:rPr>
                  <w:rFonts w:ascii="Arial" w:cs="Arial" w:eastAsia="Arial" w:hAnsi="Arial"/>
                  <w:b w:val="false"/>
                  <w:bCs w:val="false"/>
                  <w:i w:val="false"/>
                  <w:iCs w:val="false"/>
                  <w:color w:val="000000"/>
                  <w:sz w:val="18"/>
                  <w:szCs w:val="18"/>
                </w:rPr>
                <w:t xml:space="preserve">Also</w:t>
              </w:r>
            </w:ins>
            <w:r>
              <w:rPr>
                <w:rFonts w:ascii="Arial" w:cs="Arial" w:eastAsia="Arial" w:hAnsi="Arial"/>
                <w:b w:val="false"/>
                <w:bCs w:val="false"/>
                <w:i w:val="false"/>
                <w:iCs w:val="false"/>
                <w:color w:val="000000"/>
                <w:sz w:val="18"/>
                <w:szCs w:val="18"/>
              </w:rPr>
              <w:t xml:space="preserve">: Where do quadratic expressions come from in real planning problems, such as the Githurai Harambee hall and a Kericho tea-farm plot?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met the Githurai hall expression w(w + 2) and the general form ax^2 + bx + c, and saw that the unknown multiplied by itself makes a quadratic. This lesson teaches how a product of two binomials is expanded and simplified into that general form, so that learners see ax^2 + bx + c emerging every time. This prepares for Lesson 3, where they reverse the process by factorising. The DQB is updated with: 'We now know how quadratic expressions are formed.'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Use blunt scissors and paper only when cutting area-model rectangles. Keep walkways clear when learners move to gallery-walk stations. Ensure group work is inclusive so every learner can see the manila paper and area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recalling the Githurai committee's manila-paper sketch with w(w + 2) = 120 and predict what happens when a similar rectangle has both sides written as brackets: a Kericho tea farmer fences a plot of length (x + 5) m and width (x + 3) m. In the Observe Phase, learners build area models with paper rectangles, then expand (w + 2)(w + 3) with the distributive law and FOIL, and compare area (quadratic) with perimeter (linear). In the Explain Phase they expand (2x - 1)(3x + 4), check results by substitution </w:t>
            </w:r>
            <w:del w:id="9137" w:author="Claude (AI) - proposed" w:date="2026-10-15T12:57:39Z">
              <w:r>
                <w:rPr>
                  <w:rFonts w:ascii="Arial" w:cs="Arial" w:eastAsia="Arial" w:hAnsi="Arial"/>
                  <w:b w:val="false"/>
                  <w:bCs w:val="false"/>
                  <w:i w:val="false"/>
                  <w:iCs w:val="false"/>
                  <w:color w:val="000000"/>
                  <w:sz w:val="18"/>
                  <w:szCs w:val="18"/>
                </w:rPr>
                <w:delText xml:space="preserve">at x = 5 (80 m^2</w:delText>
              </w:r>
            </w:del>
            <w:ins w:id="9138" w:author="Claude (AI) - proposed" w:date="2026-10-15T12:57:39Z">
              <w:r>
                <w:rPr>
                  <w:rFonts w:ascii="Arial" w:cs="Arial" w:eastAsia="Arial" w:hAnsi="Arial"/>
                  <w:b w:val="false"/>
                  <w:bCs w:val="false"/>
                  <w:i w:val="false"/>
                  <w:iCs w:val="false"/>
                  <w:color w:val="000000"/>
                  <w:sz w:val="18"/>
                  <w:szCs w:val="18"/>
                </w:rPr>
                <w:t xml:space="preserve">(x = 1 gives 7 on both sides for (2x - 1)(3x + 4)</w:t>
              </w:r>
            </w:ins>
            <w:r>
              <w:rPr>
                <w:rFonts w:ascii="Arial" w:cs="Arial" w:eastAsia="Arial" w:hAnsi="Arial"/>
                <w:b w:val="false"/>
                <w:bCs w:val="false"/>
                <w:i w:val="false"/>
                <w:iCs w:val="false"/>
                <w:color w:val="000000"/>
                <w:sz w:val="18"/>
                <w:szCs w:val="18"/>
              </w:rPr>
              <w:t xml:space="preserve">), and explain how the signs and coefficients behave. They update the DQB with 'What we notice / What we wonder' cards and add a first layer to the cumulative model poster: area of a rectangle with unknown sides leads to ax^2 + bx + 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3pbsqrrpfxwrzmwfj-e4">
              <w:r>
                <w:rPr>
                  <w:rFonts w:ascii="Arial" w:cs="Arial" w:eastAsia="Arial" w:hAnsi="Arial"/>
                  <w:color w:val="2E75B6"/>
                  <w:sz w:val="16"/>
                  <w:szCs w:val="16"/>
                  <w:u w:val="single" w:color="2E75B6"/>
                </w:rPr>
                <w:t xml:space="preserve">Combining like terms with distribution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z8wlqyqmhsvs3fngzo3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hutpput67k4hkff28h3f">
              <w:r>
                <w:rPr>
                  <w:rFonts w:ascii="Arial" w:cs="Arial" w:eastAsia="Arial" w:hAnsi="Arial"/>
                  <w:color w:val="2E75B6"/>
                  <w:sz w:val="16"/>
                  <w:szCs w:val="16"/>
                  <w:u w:val="single" w:color="2E75B6"/>
                </w:rPr>
                <w:t xml:space="preserve">Combining like terms with distribution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_kbdb7j2sdw_m003k7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committee's manila-paper sketch from Lesson 1 (width = w, length = w + 2, Area = 120 m^2) and then see a new sketch from a Kericho tea farmer: a rectangular plot with length (x + 5) m and width (x + 3) m. Individually, for 2 minutes, they write on a mini-whiteboard or in their exercise book: (a) 'What will the area expression look like when I multiply (x + 5)(x + 3)? Will it have an x^2 term?' (b) 'What will the fencing perimeter look like? Will it have an x^2 term?' They also predict the area if x = 5. Then they share with a partner and record one prediction and one reason on a sticky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sketches. Say: 'In Lesson 1 we saw that w times (w + 2) gave us a w squared. Today a Kericho tea farmer wants to fence a plot, and both sides have brackets. Before I teach you anything, what do you think the area will look like?' Ask learners to write independently. WAIT TIME: 15 seconds of silence after posing the question before anyone speaks. Cold-call 3 learners (not volunteers) to share predictions, and ask each: 'What makes you think so?' Ask 2 learners to share their prediction for x = 5. Record all predictions on the board without judging them as right or wrong. Say: 'Keep your sticky note; we will come back to it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Think-Pair-Share: committing to a prediction first makes learners' current thinking visible (for example, 'just add the brackets') and creates a need for a method. Linking to the Githurai hall keeps the new idea tied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mention an x^2 term for area and not for perimeter. Look for these indicators: (1) at least 3 of 5 observed pairs write a prediction with a reason; (2) note the number of learners who predict x^2 + 15 or 2x + 8 (a common misconception: multiplying only the first and last terms); (3) tally the predicted values for x = 5 on the board. Use the tally to plan which misconceptions to address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auxamkksrihv2un_ikyb">
              <w:r>
                <w:rPr>
                  <w:rFonts w:ascii="Arial" w:cs="Arial" w:eastAsia="Arial" w:hAnsi="Arial"/>
                  <w:color w:val="2E75B6"/>
                  <w:sz w:val="16"/>
                  <w:szCs w:val="16"/>
                  <w:u w:val="single" w:color="2E75B6"/>
                </w:rPr>
                <w:t xml:space="preserve">Simplifying polynomials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pqghohglp63nblbeviu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zthsh9lvagamvmiy_sgh">
              <w:r>
                <w:rPr>
                  <w:rFonts w:ascii="Arial" w:cs="Arial" w:eastAsia="Arial" w:hAnsi="Arial"/>
                  <w:color w:val="2E75B6"/>
                  <w:sz w:val="16"/>
                  <w:szCs w:val="16"/>
                  <w:u w:val="single" w:color="2E75B6"/>
                </w:rPr>
                <w:t xml:space="preserve">Multiply binomials by polynomials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56vcy6oxec2vxq7px-g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(area model, about 8 minutes): In pairs, learners use a pre-drawn grid or cut paper pieces to build the rectangle (w + 2) by (w + 3): one big w by w square, 3 strips of w by 1, 2 strips of 1 by w, and 6 unit squares (2 by 3). They count the pieces and write the total area as w^2 + 3w + 2w + 6. Part B (about 7 minutes): Using the same pieces, they link each piece to FOIL: First w x w = w^2, Outer w x 3 = 3w, Inner 2 x w = 2w, Last 2 x 3 = 6. They collect like terms to get w^2 + 5w + 6. Part C (about 5 minutes): For the Kericho plot (x + 5)(x + 3), they expand with the distributive law, getting x^2 + 3x + 5x + 15 = x^2 + 8x + 15 m^2. They then compute the fencing perimeter 2[(x + 5) + (x + 3)] = 4x + 16 m and record in a table which has an x^2 term and which does not. They test x = 5: plot is 10 m by 8 m, area 80 m^2, and 25 + 40 + 15 = 80; perimeter 4(5) + 16 = 36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ask: 'Which piece of your rectangle is the w squared? Show me with your finger.' Say: 'Distributive law means every term in the first bracket multiplies every term in the second bracket. How many multiplications will there be?' (4). Hold up the FOIL card (First, Outer, Inner, Last) and say: 'FOIL is a memory aid for the same four multiplications.' After Part B, pose: 'Why are 3w and 2w both in the answer, and why can we add them?' WAIT TIME: 10 seconds, then cold-call 3 pairs. After Part C ask: 'The farmer buys wire for the fence. Which expression does she use, area or perimeter? Why is the perimeter linear while the area is quadratic?' WAIT TIME: 10 seconds, cold-call 2 learners. Redirect a pair that wrote x^2 + 15: 'Point to the 3x and 5x pieces in your model. Where did they go in your answer?'</w:t>
            </w:r>
            <w:ins w:id="9139" w:author="Claude (AI) - proposed" w:date="2026-10-15T12:57:39Z">
              <w:r>
                <w:rPr>
                  <w:rFonts w:ascii="Arial" w:cs="Arial" w:eastAsia="Arial" w:hAnsi="Arial"/>
                  <w:b w:val="false"/>
                  <w:bCs w:val="false"/>
                  <w:i w:val="false"/>
                  <w:iCs w:val="false"/>
                  <w:color w:val="000000"/>
                  <w:sz w:val="18"/>
                  <w:szCs w:val="18"/>
                </w:rPr>
                <w:t xml:space="preserve"> Access: for learners with low vision or limited hand control, use large cut-out tiles or cardboard pieces with raised edges and let a partner do the cutting; any learner may show the expansion by building, drawing or explaining aloud.</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progression using an area model: the physical rectangle pieces show why four products appear and why like terms combine. Comparing area and perimeter side by side (Contrasting Cases) builds understanding of why quadratic expressions differ from linear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pair's recorded steps. Indicators of understanding: (1) the pair identifies all four products in (w + 2)(w + 3) and writes w^2 + 3w + 2w + 6 before simplifying; (2) correctly combines 3w + 2w = 5w; (3) writes perimeter as 4x + 16 with no x^2 term; (4) verifies the Kericho area at x = 5 as 80 m^2. Use a quick thumbs-up/sideways/down check: 'Can you explain why 3w and 2w are like terms?' Note pairs for follow-up if fewer than 4 of 6 pairs show all four indicators.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08mfzjgxkvh7ehsumebv">
              <w:r>
                <w:rPr>
                  <w:rFonts w:ascii="Arial" w:cs="Arial" w:eastAsia="Arial" w:hAnsi="Arial"/>
                  <w:color w:val="2E75B6"/>
                  <w:sz w:val="16"/>
                  <w:szCs w:val="16"/>
                  <w:u w:val="single" w:color="2E75B6"/>
                </w:rPr>
                <w:t xml:space="preserve">Simplifying polynomials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qolk707nfpa81uqty-y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tqjxzqfcynkdkzg7fxvz">
              <w:r>
                <w:rPr>
                  <w:rFonts w:ascii="Arial" w:cs="Arial" w:eastAsia="Arial" w:hAnsi="Arial"/>
                  <w:color w:val="2E75B6"/>
                  <w:sz w:val="16"/>
                  <w:szCs w:val="16"/>
                  <w:u w:val="single" w:color="2E75B6"/>
                </w:rPr>
                <w:t xml:space="preserve">Combining like terms with distribution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ekdf_9wzqp9jgasq3n2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3-4 to expand (2x - 1)(3x + 4) without a physical model, using FOIL: First 2x x 3x = 6x^2, Outer 2x x 4 = 8x, Inner -1 x 3x = -3x, Last -1 x 4 = -4. They collect like terms to get 6x^2 + 5x - 4 and identify a = 6, b = 5, c = -4. Each group then writes a 'Why does it work?' explanation card comparing the signs in (2x - 1)(3x + 4) with those in (w + 2)(w + 3), checks the result by substituting x = 1 into both forms (1)(7) = 7 and 6 + 5 - 4 = 7, and finally works two more expansions of their own choice and swaps with another group to check. They also revisit the hall: expand w(w + 2) = w^2 + 2w, connecting to the Lesson 1 form where a = 1, b = 2 before subtracting 120, and note that the structure ax^2 + bx + c appears every time. Finally they return to the Predict sticky notes and revise their prediction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used FOIL on positive numbers. What changes when a bracket has a minus sign?' WAIT TIME: 15 seconds, then cold-call 2 groups. Listen for 'the sign stays with the term'</w:t>
            </w:r>
            <w:ins w:id="9140" w:author="Claude (AI) - proposed" w:date="2026-10-15T12:57:39Z">
              <w:r>
                <w:rPr>
                  <w:rFonts w:ascii="Arial" w:cs="Arial" w:eastAsia="Arial" w:hAnsi="Arial"/>
                  <w:b w:val="false"/>
                  <w:bCs w:val="false"/>
                  <w:i w:val="false"/>
                  <w:iCs w:val="false"/>
                  <w:color w:val="000000"/>
                  <w:sz w:val="18"/>
                  <w:szCs w:val="18"/>
                </w:rPr>
                <w:t xml:space="preserve">. Limit of the area model: it works only for positive lengths, so it cannot show (2x - 1) as a real piece of paper; for minus signs we rely on FOIL and the substitution check</w:t>
              </w:r>
            </w:ins>
            <w:r>
              <w:rPr>
                <w:rFonts w:ascii="Arial" w:cs="Arial" w:eastAsia="Arial" w:hAnsi="Arial"/>
                <w:b w:val="false"/>
                <w:bCs w:val="false"/>
                <w:i w:val="false"/>
                <w:iCs w:val="false"/>
                <w:color w:val="000000"/>
                <w:sz w:val="18"/>
                <w:szCs w:val="18"/>
              </w:rPr>
              <w:t xml:space="preserve">. Prompt: 'Inner is -1 times 3x. Is that +3x or -3x? How do you know?' Display a common error, 6x^2 + 11x - 4, and ask: 'Where might this have come from? Find the mistake.' (8x + 3x instead of 8x - 3x). WAIT TIME: 10 seconds, cold-call 3 learners. Then ask: 'In all of our examples, what shape does the answer have?' Guide to ax^2 + bx + c. Ask: 'How is the Kericho area x^2 + 8x + 15 like the hall expression we met in Lesson 1?' Use a gallery walk of the groups' explanation cards for 4 minutes and ask each learner to leave one 'I agree because...' note. Return to the predictions: 'Whose prediction was close? What did we learn that changes your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 Analysis and Claim-Evidence-Reasoning: learners analyse a worked error, then write a claim (the expansion), evidence (substitution check), and reasoning (distributive law). Generalising across several examples helps them see the consistent structure ax^2 + bx + c, so expansion is understood and not just memorised.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each group's explanation card. Indicators: (1) correct expansion 6x^2 + 5x - 4; (2) correct identification of a = 6, b = 5, c = -4, with c negative; (3) a substitution check that gives equal values on both sides; (4) a written statement that the sign belongs to the term that follows it; (5) correct peer-checking of at least 1 of 2 self-chosen expansions. Use a 3-question exit ticket: expand (x + 4)(x + 1); expand (x - 2)(x + 5); state a, b, c for your answer to the second question. Success = 2 of 3 correct (expected answers x^2 + 5x + 4; x^2 + 3x - 10 with a = 1, b = 3, c = -10).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qciydvaopjoxc4yx0haj">
              <w:r>
                <w:rPr>
                  <w:rFonts w:ascii="Arial" w:cs="Arial" w:eastAsia="Arial" w:hAnsi="Arial"/>
                  <w:color w:val="2E75B6"/>
                  <w:sz w:val="16"/>
                  <w:szCs w:val="16"/>
                  <w:u w:val="single" w:color="2E75B6"/>
                </w:rPr>
                <w:t xml:space="preserve">Multiplying binomials by polynomials: area model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0ktmd24n9mnszwakmea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br1rsomc4fbarysxqsb">
              <w:r>
                <w:rPr>
                  <w:rFonts w:ascii="Arial" w:cs="Arial" w:eastAsia="Arial" w:hAnsi="Arial"/>
                  <w:color w:val="2E75B6"/>
                  <w:sz w:val="16"/>
                  <w:szCs w:val="16"/>
                  <w:u w:val="single" w:color="2E75B6"/>
                </w:rPr>
                <w:t xml:space="preserve">Multiply binomials by polynomials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9g9ymoihvxtca61i2_k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'How can we use quadratic equations to find unknown dimensions and quantities that help our community solve real planning problems — like building the Harambee hall in Githurai?' In pairs, they write one 'What we notice' card (for example, 'Area gives an x^2 term, perimeter does not') and one 'What we wonder' card (for example, 'If we can expand to get x^2 + 2x - 120, can we go backwards to find w?'). They post cards under the headings. The class also adds the statement on the board: 'We now know how quadratic expressions are formed.' They then sort the cards to see which questions can be answered in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Githurai committee is still stuck. What have we learned today that helps them, and what do we still not know?' Give each pair 2 cards and 2 minutes to write. WAIT TIME: 10 seconds before collecting. Cold-call 4 pairs to read a card aloud and to say where to place it on the board. Point to a wonder card and say: 'If expanding turns (w + 2)(w + 3) into w^2 + 5w + 6, what would going backwards be called? We will explore that in the next lesson.' Do not answer wonder cards about solving the equation yet. Write on the board: 'We now know how quadratic expressions are formed.'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'What we notice / What we wonder' cards: visible tracking of growing understanding keeps the sequence coherent and lets learners' own questions (such as factorising and solving) motivate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cards. Indicators: (1) at least 80% of notice cards mention area/perimeter, x^2, or the pattern ax^2 + bx + c; (2) at least 3 wonder cards ask about reversing expansion or solving for w; (3) cards use correct vocabulary (expand, like terms, coefficient). If a card states 'perimeter has x^2', discuss it at the start of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4tj3li5avdwwxdy4d7w4">
              <w:r>
                <w:rPr>
                  <w:rFonts w:ascii="Arial" w:cs="Arial" w:eastAsia="Arial" w:hAnsi="Arial"/>
                  <w:color w:val="2E75B6"/>
                  <w:sz w:val="16"/>
                  <w:szCs w:val="16"/>
                  <w:u w:val="single" w:color="2E75B6"/>
                </w:rPr>
                <w:t xml:space="preserve">Combining like terms with distribution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ehpliuqguxxfkzfjd9_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3lsicemvmff7yllsr2qe">
              <w:r>
                <w:rPr>
                  <w:rFonts w:ascii="Arial" w:cs="Arial" w:eastAsia="Arial" w:hAnsi="Arial"/>
                  <w:color w:val="2E75B6"/>
                  <w:sz w:val="16"/>
                  <w:szCs w:val="16"/>
                  <w:u w:val="single" w:color="2E75B6"/>
                </w:rPr>
                <w:t xml:space="preserve">Combining like terms with negative coefficients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mgolskeqhwgkllujiij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their groups, learners add to the cumulative model poster (started in Lesson 1). Today's panel is titled 'How a quadratic expression is formed'. They draw (1) a rectangle with sides (x + 5) and (x + 3) and its area model split into x^2, 5x, 3x and 15; (2) the expansion steps with FOIL labels; (3) the result x^2 + 8x + 15 with a, b, c labelled (a = 1, b = 8, c = 15); (4) the perimeter 4x + 16 shown as linear; and (5) a connection arrow to the Githurai hall: w(w + 2) = w^2 + 2w, which becomes w^2 + 2w - 120 = 0 once the area 120 m^2 is subtracted from both sides. Under 'What we still need', they write: 'How do we go backwards from x^2 + bx + c to the brackets?' Each group member explains one part of the panel to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has to show how the expression is formed, not just the answer. Where in your drawing does the 8x come from?' WAIT TIME: 10 seconds, then cold-call 3 groups to explain one part of their poster. Prompt: 'How does the Kericho plot help the Githurai committee? What is the same about the two situations?' (Both have an area made by multiplying two lengths that include an unknown.) Ask: 'What do we still need to be able to find w = 10?' Collect responses and say: 'Next lesson we reverse the process.' Close by returning the sticky notes and asking each learner to write one sentence beginning 'I used to think ... now I think ...'.</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learners combine drawings, symbols and words to show how the area of a rectangle with unknown sides produces ax^2 + bx + c. Explaining their model to a peer consolidates understanding, and identifying gaps ('What we still need') links to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poster panel. Indicators: (1) area model has the four parts correctly labelled x^2, 5x, 3x, 15; (2) expansion steps match the diagram; (3) a, b, c correctly labelled (1, 8, 15); (4) perimeter 4x + 16 correctly contrasted as linear; (5) a clear link to w(w + 2) from the Githurai hall; (6) a gap statement about reversing expansion. Success = at least 5 of 6 indicators for each group.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Which learners confused 'adding' brackets with 'multiplying' them (for example, writing x^2 + 15)? Did the area model help them to see why four products are needed? Which learners made sign errors with negative terms such as (2x - 1), and did the error-analysis activity help? Did the 15-second wait times give quieter learners a chance to contribute, and did cold-calling feel safe? How well did learners connect the Kericho plot back to the Githurai hall? Note which learners are ready to factorise in Lesson 3 and who needs more practice with FOIL and like terms. Plan one extra mini-practice with two positive and two negative-sign expansions for those who need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multiplying two brackets such as (w + 2)(w + 3) gives four products. In the area model of the Kericho plot (x + 5)(x + 3), the pieces were x^2, 5x, 3x and 15. The area x^2 + 8x + 15 m^2 has an x^2 term, but the fencing perimeter 4x + 16 m does not. At x = 5, the plot is 10 m by 8 m, with area 80 m^2 and perimeter 36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expand a product of two binomials using the distributive law and FOIL (First, Outer, Inner, Last), then collect like terms. For example, (w + 2)(w + 3) = w^2 + 5w + 6 and (2x - 1)(3x + 4) = 6x^2 + 5x - 4. The answer always has the form ax^2 + bx + c, and signs must stay with the terms that follow them.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Githurai hall expression w(w + 2) and the Kericho plot area (x + 5)(x + 3) are quadratic because an unknown length is multiplied by another length that contains the unknown, creating an x^2 term. A perimeter adds lengths, so it stays linear. We now know how quadratic expressions are formed, but we still need a way to go backwards to find the brackets and later the width w of the hall.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9kmft9e5z0pg5h--bhp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mt8vtpvxjiyz7amfka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w:t>
            </w:r>
            <w:del w:id="9141" w:author="Claude (AI) - proposed" w:date="2026-10-15T12:57:39Z">
              <w:r>
                <w:rPr>
                  <w:rFonts w:ascii="Arial" w:cs="Arial" w:eastAsia="Arial" w:hAnsi="Arial"/>
                  <w:b/>
                  <w:bCs/>
                  <w:i w:val="false"/>
                  <w:iCs w:val="false"/>
                  <w:color w:val="FFFFFF"/>
                  <w:sz w:val="22"/>
                  <w:szCs w:val="22"/>
                </w:rPr>
                <w:delText xml:space="preserve">40 minutes (1 double lesson of </w:delText>
              </w:r>
            </w:del>
            <w:ins w:id="9142" w:author="Claude (AI) - proposed" w:date="2026-10-15T12:57:39Z">
              <w:r>
                <w:rPr>
                  <w:rFonts w:ascii="Arial" w:cs="Arial" w:eastAsia="Arial" w:hAnsi="Arial"/>
                  <w:b/>
                  <w:bCs/>
                  <w:i w:val="false"/>
                  <w:iCs w:val="false"/>
                  <w:color w:val="FFFFFF"/>
                  <w:sz w:val="22"/>
                  <w:szCs w:val="22"/>
                </w:rPr>
                <w:t xml:space="preserve">80 minutes (</w:t>
              </w:r>
            </w:ins>
            <w:r>
              <w:rPr>
                <w:rFonts w:ascii="Arial" w:cs="Arial" w:eastAsia="Arial" w:hAnsi="Arial"/>
                <w:b/>
                <w:bCs/>
                <w:i w:val="false"/>
                <w:iCs w:val="false"/>
                <w:color w:val="FFFFFF"/>
                <w:sz w:val="22"/>
                <w:szCs w:val="22"/>
              </w:rPr>
              <w:t xml:space="preserve">2 x 40</w:t>
            </w:r>
            <w:del w:id="9143" w:author="Claude (AI) - proposed" w:date="2026-10-15T12:57:39Z">
              <w:r>
                <w:rPr>
                  <w:rFonts w:ascii="Arial" w:cs="Arial" w:eastAsia="Arial" w:hAnsi="Arial"/>
                  <w:b/>
                  <w:bCs/>
                  <w:i w:val="false"/>
                  <w:iCs w:val="false"/>
                  <w:color w:val="FFFFFF"/>
                  <w:sz w:val="22"/>
                  <w:szCs w:val="22"/>
                </w:rPr>
                <w:delText xml:space="preserve"> minutes recommended if time allows; core plan fits 80 minutes</w:delText>
              </w:r>
            </w:del>
            <w:ins w:id="9144" w:author="Claude (AI) - proposed" w:date="2026-10-15T12:57:39Z">
              <w:r>
                <w:rPr>
                  <w:rFonts w:ascii="Arial" w:cs="Arial" w:eastAsia="Arial" w:hAnsi="Arial"/>
                  <w:b/>
                  <w:bCs/>
                  <w:i w:val="false"/>
                  <w:iCs w:val="false"/>
                  <w:color w:val="FFFFFF"/>
                  <w:sz w:val="22"/>
                  <w:szCs w:val="22"/>
                </w:rPr>
                <w:t xml:space="preserve">-minute periods; Predict 7, Observe 22, Explain 28, Driving Question Board 8, Model Building 15</w:t>
              </w:r>
            </w:ins>
            <w:r>
              <w:rPr>
                <w:rFonts w:ascii="Arial" w:cs="Arial" w:eastAsia="Arial" w:hAnsi="Arial"/>
                <w:b/>
                <w:bCs/>
                <w:i w:val="false"/>
                <w:iCs w:val="false"/>
                <w:color w:val="FFFFFF"/>
                <w:sz w:val="22"/>
                <w:szCs w:val="22"/>
              </w:rPr>
              <w:t xml:space="preserve">)): Factorisation of Quadratic Expressions: Undoing Expansion to Find the Hidden Hall Dimensions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reverse the expansion process from Lesson 2 to factorise quadratic expressions of the form x^2 + bx + c and ax^2 + bx + c, including perfect square trinomials and the difference of two squares, and use this to write the Githurai hall expression w^2 + 2w - 120 as (w + 12)(w - 10).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Factorise means write an expression as a product of brackets. It is the reverse of expansion. For x^2 + bx + c we look for two numbers whose product is c and whose sum is b. Perfect square: x^2 + 6x + 9 = (x + 3)^2. Difference of two squares: x^2 - 49 = (x - 7)(x + 7). For ax^2 + bx + c, such as 2x^2 + 7x + 3 = (2x + 1)(x + 3), we split the middle term or use trial brackets and check by expanding. Hall: w^2 + 2w - 120 = (w + 12)(w - 10) using the factor pair 12 and -10 (product -120, sum 2). Gikomba mandazi: x^2 + 7x - 30 = (x + 10)(x - 3).</w:t>
            </w:r>
            <w:ins w:id="9145" w:author="Claude (AI) - proposed" w:date="2026-10-15T12:57:39Z">
              <w:r>
                <w:rPr>
                  <w:rFonts w:ascii="Arial" w:cs="Arial" w:eastAsia="Arial" w:hAnsi="Arial"/>
                  <w:b w:val="false"/>
                  <w:bCs w:val="false"/>
                  <w:i w:val="false"/>
                  <w:iCs w:val="false"/>
                  <w:color w:val="000000"/>
                  <w:sz w:val="18"/>
                  <w:szCs w:val="18"/>
                </w:rPr>
                <w:t xml:space="preserve"> Quadratic identities (from the area of a square of side a + b): (a + b)^2 = a^2 + 2ab + b^2, (a - b)^2 = a^2 - 2ab + b^2, a^2 - b^2 = (a - b)(a + b); they speed up numerical work, e.g. 51^2 = 2601 and 99 x 101 = 9999.</w:t>
              </w:r>
            </w:ins>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(finding factor pairs from a table of product and sum); using mathematics and computational thinking (reversing FOIL); constructing explanations (justifying a factorisation by expanding to check); communication and collaboration in pairs and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learners work in pairs and groups to find and check factor pairs. Responsibility: learners check each other's factorisations by expanding. Appreciation that mathematics helps the community plan, as the Githurai committee does. Life skills (self-esteem): every learner contributes a factor pair or a check.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146" w:author="Claude (AI) - proposed" w:date="2026-10-15T12:57:39Z">
              <w:r>
                <w:rPr>
                  <w:rFonts w:ascii="Arial" w:cs="Arial" w:eastAsia="Arial" w:hAnsi="Arial"/>
                  <w:b w:val="false"/>
                  <w:bCs w:val="false"/>
                  <w:i w:val="false"/>
                  <w:iCs w:val="false"/>
                  <w:color w:val="000000"/>
                  <w:sz w:val="18"/>
                  <w:szCs w:val="18"/>
                </w:rPr>
                <w:t xml:space="preserve">KICD key inquiry question: How do we use equations in daily life? Supporting questions: </w:t>
              </w:r>
            </w:ins>
            <w:r>
              <w:rPr>
                <w:rFonts w:ascii="Arial" w:cs="Arial" w:eastAsia="Arial" w:hAnsi="Arial"/>
                <w:b w:val="false"/>
                <w:bCs w:val="false"/>
                <w:i w:val="false"/>
                <w:iCs w:val="false"/>
                <w:color w:val="000000"/>
                <w:sz w:val="18"/>
                <w:szCs w:val="18"/>
              </w:rPr>
              <w:t xml:space="preserve">How do quadratic expressions and equations differ from linear ones, and why are they necessary? </w:t>
            </w:r>
            <w:del w:id="9147" w:author="Claude (AI) - proposed" w:date="2026-10-15T12:57:39Z">
              <w:r>
                <w:rPr>
                  <w:rFonts w:ascii="Arial" w:cs="Arial" w:eastAsia="Arial" w:hAnsi="Arial"/>
                  <w:b w:val="false"/>
                  <w:bCs w:val="false"/>
                  <w:i w:val="false"/>
                  <w:iCs w:val="false"/>
                  <w:color w:val="000000"/>
                  <w:sz w:val="18"/>
                  <w:szCs w:val="18"/>
                </w:rPr>
                <w:delText xml:space="preserve">(KICD Key Inquiry 1) Supporting question for</w:delText>
              </w:r>
            </w:del>
            <w:ins w:id="9148" w:author="Claude (AI) - proposed" w:date="2026-10-15T12:57:39Z">
              <w:r>
                <w:rPr>
                  <w:rFonts w:ascii="Arial" w:cs="Arial" w:eastAsia="Arial" w:hAnsi="Arial"/>
                  <w:b w:val="false"/>
                  <w:bCs w:val="false"/>
                  <w:i w:val="false"/>
                  <w:iCs w:val="false"/>
                  <w:color w:val="000000"/>
                  <w:sz w:val="18"/>
                  <w:szCs w:val="18"/>
                </w:rPr>
                <w:t xml:space="preserve">For</w:t>
              </w:r>
            </w:ins>
            <w:r>
              <w:rPr>
                <w:rFonts w:ascii="Arial" w:cs="Arial" w:eastAsia="Arial" w:hAnsi="Arial"/>
                <w:b w:val="false"/>
                <w:bCs w:val="false"/>
                <w:i w:val="false"/>
                <w:iCs w:val="false"/>
                <w:color w:val="000000"/>
                <w:sz w:val="18"/>
                <w:szCs w:val="18"/>
              </w:rPr>
              <w:t xml:space="preserve"> this lesson: How can we 'undo' expansion to find the hidden brackets inside w^2 + 2w - 120?</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showed that the hall gives w(w + 2) = 120, i.e. w^2 + 2w - 120 = 0, which is a quadratic equation different from a linear one. Lesson 2 taught expanding binomials with the distributive law and FOIL to get ax^2 + bx + c. Lesson 3 uses that structure in reverse: learners factorise the hall expression into (w + 12)(w - 10) and meet the Gikomba mandazi revenue expression as a new factorisation challenge. Lesson 4 will then set each factor equal to zero (Zero Product Property) to find the hall's width. This lesson stops at the factorised form and does NOT yet solve for w.</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Use paper tiles, manila paper and markers. Keep walkways clear when learners move to the gallery wall. Pair learners so that everyone participates and no one is left out. Scissors, if used to cut algebra tiles from paper, should be blunt-ended and handled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Githurai committee's manila-paper sketch gives the hall expression w^2 + 2w - 120, but they cannot yet see the width inside it. In this lesson learners first predict how to get back from w^2 + 2w - 120 to two brackets. They then gather evidence in the Observe phase by reversing FOIL on simple expressions (x^2 + 6x + 9, x^2 - 49, 2x^2 + 7x + 3), using a product-and-sum factor-pair table and a paper area-tile model. In the Explain phase they factorise the hall expression to (w + 12)(w - 10) and tackle the Gikomba mandazi revenue x^2 + 7x - 30 = (x + 10)(x - 3) as a challenge. They update the Driving Question Board with 'Factorisation lets us undo expansion to find hidden values' and revise the cumulative model poster. Solving for w (and rejecting -12) is left to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neegexrpmzga_bgdriph">
              <w:r>
                <w:rPr>
                  <w:rFonts w:ascii="Arial" w:cs="Arial" w:eastAsia="Arial" w:hAnsi="Arial"/>
                  <w:color w:val="2E75B6"/>
                  <w:sz w:val="16"/>
                  <w:szCs w:val="16"/>
                  <w:u w:val="single" w:color="2E75B6"/>
                </w:rPr>
                <w:t xml:space="preserve">Factoring Perfect Square Trinomials: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dlbyxhohbiiivtmhtbw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dkiv5hp2kh9ich5idopp">
              <w:r>
                <w:rPr>
                  <w:rFonts w:ascii="Arial" w:cs="Arial" w:eastAsia="Arial" w:hAnsi="Arial"/>
                  <w:color w:val="2E75B6"/>
                  <w:sz w:val="16"/>
                  <w:szCs w:val="16"/>
                  <w:u w:val="single" w:color="2E75B6"/>
                </w:rPr>
                <w:t xml:space="preserve">Factorization using Perfect Square Trinomials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e2vfj_xsydci1sloxj5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committee's manila-paper sketch again (width = w, length = w + 2, Area = 120 m2) and the expression w^2 + 2w - 120 from Lesson 1. On a sticky note or in their exercise book they answer individually: 'Lesson 2 turned two brackets into one expression. If we start with w^2 + 2w - 120, how could we get back to two brackets? What do you think the two brackets might look like?' They write one prediction and one reason, e.g. 'I think the brackets are (w + something)(w - something) because the middle term is small'. They then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sketch on manila paper or the board. Say: 'Yesterday we expanded (w + 2)(w + 3) to get w^2 + 5w + 6. Today the committee hands us the answer and asks for the brackets. Write your prediction silently.' Give WAIT TIME of 10-15 seconds after asking: 'What could the brackets look like?' Give 2 minutes of silent writing, then 1 minute of pair talk. Cold-call 4 learners (not volunteers) with: 'Read your prediction and say why.' Record all predictions on the board without judging them as right or wrong. Ask: 'What would we multiply to check a prediction?' and let learners answer that expanding is the check.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Predict-Share-Revisit: learners commit to a prediction and a reason before instruction, so that later evidence can confirm or revise their thinking. Naming the check (expanding with FOIL) links Lesson 2 to this lesson and establishes the idea that factorising is the reverse of expanding.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write two brackets of the form (w + _)(w + _) in their prediction; (2) mention that the constant 120 or the middle term 2 must be used; (3) say that expanding checks the answer. Tally on a clipboard how many predictions use a negative sign. Learners who write only a number for w (e.g. 'w = 10') are still thinking by trial-and-error as in Lesson 1; note them for support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gxtrqb5ijzqruuqf_zta">
              <w:r>
                <w:rPr>
                  <w:rFonts w:ascii="Arial" w:cs="Arial" w:eastAsia="Arial" w:hAnsi="Arial"/>
                  <w:color w:val="2E75B6"/>
                  <w:sz w:val="16"/>
                  <w:szCs w:val="16"/>
                  <w:u w:val="single" w:color="2E75B6"/>
                </w:rPr>
                <w:t xml:space="preserve">Factoring difference of squares: two variables (example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e89eadh8hxys4_pdiej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frc2uig4ga69yt1zlgtx">
              <w:r>
                <w:rPr>
                  <w:rFonts w:ascii="Arial" w:cs="Arial" w:eastAsia="Arial" w:hAnsi="Arial"/>
                  <w:color w:val="2E75B6"/>
                  <w:sz w:val="16"/>
                  <w:szCs w:val="16"/>
                  <w:u w:val="single" w:color="2E75B6"/>
                </w:rPr>
                <w:t xml:space="preserve">Factorization using Perfect Square Trinomials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fpa69lc8jnnhb-cquxg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through three evidence stations on worksheets and with paper area tiles. Station 1 (x^2 + bx + c): they reverse FOIL on x^2 + 6x + 9. They fill a product-and-sum table: pairs with product 9 are (1, 9), (3, 3), (-1, -9), (-3, -3); the pair with sum 6 is (3, 3), giving (x + 3)(x + 3) = (x + 3)^2, a perfect square trinomial. They expand (x + 3)^2 to check. Station 2 (difference of two squares): they expand (x - 7)(x + 7) and see that the middle terms -7x and +7x cancel, giving x^2 - 49; they then factorise x^2 - 49 = (x - 7)(x + 7) and note that 49 = 7^2 and there is no x term. Station 3 (ax^2 + bx + c): for 2x^2 + 7x + 3 they find a x c = 6 and look for two numbers with product 6 and sum 7 (1 and 6), split the middle term: 2x^2 + x + 6x + 3, group: x(2x + 1) + 3(2x + 1) = (2x + 1)(x + 3), and check by FOIL. Learners record each factor-pair table in their books and use paper tiles (x^2 tile, x strips, unit squares) to build a rectangle for x^2 + 6x + 9 with sides (x + 3) and (x + 3). Each pair records: 'What we observed about the numbers in the brackets and the numbers in the expression'.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three stations on desks or as three worksheet sections. Say: 'Your job is to be detectives. Look for a pattern between the numbers in the brackets and the numbers in the expression.' Circulate and ask each pair: 'Which two numbers multiply to give the constant? Which two add to give the middle coefficient?' Give WAIT TIME of 10-15 seconds before any hint. Prompt: 'Why did the x terms disappear in x^2 - 49?' After 15 minutes, stop the class and cold-call 3 pairs, one per station: 'What pattern did you notice?' Write the three patterns on the board: product = c and sum = b; perfect square (x + 3)^2; difference of two squares (x - 7)(x + 7). Ask the class: '</w:t>
            </w:r>
            <w:del w:id="9149" w:author="Claude (AI) - proposed" w:date="2026-10-15T12:57:39Z">
              <w:r>
                <w:rPr>
                  <w:rFonts w:ascii="Arial" w:cs="Arial" w:eastAsia="Arial" w:hAnsi="Arial"/>
                  <w:b w:val="false"/>
                  <w:bCs w:val="false"/>
                  <w:i w:val="false"/>
                  <w:iCs w:val="false"/>
                  <w:color w:val="000000"/>
                  <w:sz w:val="18"/>
                  <w:szCs w:val="18"/>
                </w:rPr>
                <w:delText xml:space="preserve">Where did you see that same expansion in Lesson 2</w:delText>
              </w:r>
            </w:del>
            <w:ins w:id="9150" w:author="Claude (AI) - proposed" w:date="2026-10-15T12:57:39Z">
              <w:r>
                <w:rPr>
                  <w:rFonts w:ascii="Arial" w:cs="Arial" w:eastAsia="Arial" w:hAnsi="Arial"/>
                  <w:b w:val="false"/>
                  <w:bCs w:val="false"/>
                  <w:i w:val="false"/>
                  <w:iCs w:val="false"/>
                  <w:color w:val="000000"/>
                  <w:sz w:val="18"/>
                  <w:szCs w:val="18"/>
                </w:rPr>
                <w:t xml:space="preserve">In Lesson 2 the Outer and Inner products added up to the middle term. What happens to them in x^2 - 49</w:t>
              </w:r>
            </w:ins>
            <w:r>
              <w:rPr>
                <w:rFonts w:ascii="Arial" w:cs="Arial" w:eastAsia="Arial" w:hAnsi="Arial"/>
                <w:b w:val="false"/>
                <w:bCs w:val="false"/>
                <w:i w:val="false"/>
                <w:iCs w:val="false"/>
                <w:color w:val="000000"/>
                <w:sz w:val="18"/>
                <w:szCs w:val="18"/>
              </w:rPr>
              <w:t xml:space="preserve">?' For learners who struggle with 2x^2 + 7x + 3, say: 'Multiply a and c first: 2 x 3 = 6. Which two numbers make 6 and add to 7?' Remind learners that every factorisation is checked by expanding.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Seeking with Reversal: learners compare the forward process (FOIL from Lesson 2) with the backward process (factorising) across three cases and generalise from the data. The factor-pair table makes the thinking visible, and the area-tile rectangle gives a concrete picture of why a perfect square has two equal sides, linking back to the rectangular hall.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list factor pairs systematically, including negative pairs, in a table; (2) learners write (x + 3)(x + 3) as (x + 3)^2; (3) learners state that x^2 - 49 has no middle term because the two middle terms cancel; (4) learners check at least one factorisation by FOIL. Exit signal: ask for a thumbs up, sideways or down on 'I can find two numbers with a given product and sum'. Pairs who cannot complete the table for 2x^2 + 7x + 3 get a short mini-conference with the teacher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dftka-orsqebqe7bq5i1">
              <w:r>
                <w:rPr>
                  <w:rFonts w:ascii="Arial" w:cs="Arial" w:eastAsia="Arial" w:hAnsi="Arial"/>
                  <w:color w:val="2E75B6"/>
                  <w:sz w:val="16"/>
                  <w:szCs w:val="16"/>
                  <w:u w:val="single" w:color="2E75B6"/>
                </w:rPr>
                <w:t xml:space="preserve">Factoring Perfect Square Trinomials: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zwiqxjklziirsjbo38p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rkt6yobrbifehrodkjk4">
              <w:r>
                <w:rPr>
                  <w:rFonts w:ascii="Arial" w:cs="Arial" w:eastAsia="Arial" w:hAnsi="Arial"/>
                  <w:color w:val="2E75B6"/>
                  <w:sz w:val="16"/>
                  <w:szCs w:val="16"/>
                  <w:u w:val="single" w:color="2E75B6"/>
                </w:rPr>
                <w:t xml:space="preserve">Difference of squares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ee9wetjprnpwum_vio5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the hall: Learners return to the committee's expression w^2 + 2w - 120. In pairs they build a product-and-sum table for 120 with the constant negative: factor pairs of -120 include (10, -12), (-10, 12), (8, -15), (-8, 15), (6, -20), (-6, 20) and so on, and they look for sum +2. They find 12 and -10 (product -120, sum 2) and write w^2 + 2w - 120 = (w + 12)(w - 10). They expand with FOIL to check: w^2 - 10w + 12w - 120 = w^2 + 2w - 120. They explain in a sentence why one factor is positive and one negative. They notice that (w + 12)(w - 10) contains the numbers 10 and 12, the same numbers they saw in the trial-and-error table in Lesson 1, but they do NOT solve yet; they write 'What we wonder: How do the brackets give us the width?' Part B, the Gikomba challenge: A mandazi vendor in Gikomba, Nairobi, has (x + 3) customers each paying (x + 4) shillings, so revenue R = (x + 3)(x + 4) = x^2 + 7x + 12 KES. The vendor wants R = 42 KES, which gives x^2 + 7x - 30 (after moving 42 across). In groups of four, learners factorise x^2 + 7x - 30 by finding two numbers with product -30 and sum 7 (10 and -3), writing (x + 10)(x - 3). They check by expanding: x^2 - 3x + 10x - 30 = x^2 + 7x - 30. Each group completes the sentence: 'The steps I follow to factorise x^2 + bx + c are...' Groups then write a short comparison: how is this expression like the hall's expression, and how is it different? (Both have a negative constant; the numbers differ.) They leave the solving, and the rejection of -10, for Lesson 4.</w:t>
            </w:r>
            <w:ins w:id="9151" w:author="Claude (AI) - proposed" w:date="2026-10-15T12:57:39Z">
              <w:r>
                <w:rPr>
                  <w:rFonts w:ascii="Arial" w:cs="Arial" w:eastAsia="Arial" w:hAnsi="Arial"/>
                  <w:b w:val="false"/>
                  <w:bCs w:val="false"/>
                  <w:i w:val="false"/>
                  <w:iCs w:val="false"/>
                  <w:color w:val="000000"/>
                  <w:sz w:val="18"/>
                  <w:szCs w:val="18"/>
                </w:rPr>
                <w:t xml:space="preserve"> Part C, identities in numbers (about 6 minutes): using the (x + 3) by (x + 3) tile square from the Observe phase with x and 3 replaced by a and b, learners write on a chart the quadratic identities (a + b)^2 = a^2 + 2ab + b^2, (a - b)^2 = a^2 - 2ab + b^2 and a^2 - b^2 = (a - b)(a + b), and use them on numbers: 51^2 = (50 + 1)^2 = 2500 + 100 + 1 = 2601 and 99 x 101 = (100 - 1)(100 + 1) = 10000 - 1 = 9999.</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committee gave us w^2 + 2w - 120. Can we now find the hidden brackets? Use your table.' Give WAIT TIME of 10-15 seconds before taking any answer. Cold-call 3 pairs: 'Which factor pair did you choose, and how do you know the sum is 2?' Ask the class: 'Why can't 8 and -15 work?' (sum is -7) Write the factorisation on the board and have learners expand it aloud in chorus to check. Then say: 'Now the Gikomba mandazi vendor needs help. Same method, new numbers.' Circulate, asking groups: 'What is your product? What is your sum? How can you test it quickly?' Cold-call 4 groups to share their factor pair and check. Address misconceptions explicitly: (1) writing (x - 10)(x + 3) instead of (x + 10)(x - 3): ask 'Expand it. Does the middle term come out +7x or -7x?'; (2) forgetting that the sign of the larger number matches the sign of b. State clearly: 'Today we only factorise. We do not yet find w or x; that is Lesson 4.' End with: 'What is the same about the hall and the mandazi problem?' and take 2 responses.</w:t>
            </w:r>
            <w:ins w:id="9152" w:author="Claude (AI) - proposed" w:date="2026-10-15T12:57:39Z">
              <w:r>
                <w:rPr>
                  <w:rFonts w:ascii="Arial" w:cs="Arial" w:eastAsia="Arial" w:hAnsi="Arial"/>
                  <w:b w:val="false"/>
                  <w:bCs w:val="false"/>
                  <w:i w:val="false"/>
                  <w:iCs w:val="false"/>
                  <w:color w:val="000000"/>
                  <w:sz w:val="18"/>
                  <w:szCs w:val="18"/>
                </w:rPr>
                <w:t xml:space="preserve"> For Part C say: 'The tile square (x + 3) by (x + 3) is one example with a = x and b = 3. If the sides are a + b, what is the area?' (a^2 + 2ab + b^2.) Ask: 'How could this help us find 51 squared without a calculator?' Expected: (50 + 1)^2 = 2601. Ask for 99 x 101 as (100 - 1)(100 + 1) = 9999.</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Reversal Check: learners state a claim (the factorisation), give evidence (the factor-pair table and the FOIL expansion), and give reasoning (factorising is expanding in reverse, so expanding the answer must return the original expression). Applying the same method to the hall and then to a new context (Gikomba mandazi revenue) helps learners transfer the idea rather than memorise one example.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the factor pair 12 and -10 chosen and justified using both product -120 and sum 2; (2) (w + 12)(w - 10) written and checked by expanding; (3) (x + 10)(x - 3) written for the mandazi expression with a correct check; (4) learners resisting the urge to solve for w and instead writing a wonder question. Quick check on mini whiteboards: 'Factorise x^2 + 5x + 6' (answer (x + 2)(x + 3))</w:t>
            </w:r>
            <w:ins w:id="9153" w:author="Claude (AI) - proposed" w:date="2026-10-15T12:57:39Z">
              <w:r>
                <w:rPr>
                  <w:rFonts w:ascii="Arial" w:cs="Arial" w:eastAsia="Arial" w:hAnsi="Arial"/>
                  <w:b w:val="false"/>
                  <w:bCs w:val="false"/>
                  <w:i w:val="false"/>
                  <w:iCs w:val="false"/>
                  <w:color w:val="000000"/>
                  <w:sz w:val="18"/>
                  <w:szCs w:val="18"/>
                </w:rPr>
                <w:t xml:space="preserve"> and 'Use an identity to find 49^2' (answer (50 - 1)^2 = 2500 - 100 + 1 = 2401)</w:t>
              </w:r>
            </w:ins>
            <w:r>
              <w:rPr>
                <w:rFonts w:ascii="Arial" w:cs="Arial" w:eastAsia="Arial" w:hAnsi="Arial"/>
                <w:b w:val="false"/>
                <w:bCs w:val="false"/>
                <w:i w:val="false"/>
                <w:iCs w:val="false"/>
                <w:color w:val="000000"/>
                <w:sz w:val="18"/>
                <w:szCs w:val="18"/>
              </w:rPr>
              <w:t xml:space="preserve">; count correct responses. Aim for at least 80% correct; if lower, reteach with the product-and-sum table before the next lesson. Collect pair work for the three tasks to identify learners needing extra support.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wwpyrbe5hipa7isym_wg">
              <w:r>
                <w:rPr>
                  <w:rFonts w:ascii="Arial" w:cs="Arial" w:eastAsia="Arial" w:hAnsi="Arial"/>
                  <w:color w:val="2E75B6"/>
                  <w:sz w:val="16"/>
                  <w:szCs w:val="16"/>
                  <w:u w:val="single" w:color="2E75B6"/>
                </w:rPr>
                <w:t xml:space="preserve">Factoring difference of squares: two variables (example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oq9xnowktmzunzzoy-h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pt5uiucsmtq0rpam0pu8">
              <w:r>
                <w:rPr>
                  <w:rFonts w:ascii="Arial" w:cs="Arial" w:eastAsia="Arial" w:hAnsi="Arial"/>
                  <w:color w:val="2E75B6"/>
                  <w:sz w:val="16"/>
                  <w:szCs w:val="16"/>
                  <w:u w:val="single" w:color="2E75B6"/>
                </w:rPr>
                <w:t xml:space="preserve">Difference of squares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cel6_y3dv1eq70p6jp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 class Driving Question Board using 'What we notice / What we wonder' cards. Each pair writes one 'What we notice' card, for example: 'We notice that w^2 + 2w - 120 can be written as (w + 12)(w - 10)' or 'We notice that the numbers 12 and -10 multiply to -120 and add to 2'. Each pair also writes one 'What we wonder' card, for example: 'We wonder how (w + 12)(w - 10) gives the width of the hall' or 'We wonder why one number is negative and what a negative width would mean'. They place the cards on the DQB under the driving question about the Harambee hall in Githurai. The class then adds a DQB update statement: 'Factorisation lets us undo expansion to find hidden values.' Learners also note the Gikomba mandazi problem on a card: 'We wonder what x is when revenue is 42 KES'.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cards and say: 'Write what you noticed today and what you still wonder about the hall.' Allow 3 minutes of silent writing. Give WAIT TIME of 10-15 seconds after asking: 'Which wondering cards connect to each other?' Cold-call 4 pairs to read a card and place it on the DQB. Cluster cards into themes such as 'finding the brackets', 'negative numbers', 'getting the width' and 'checking answers'. Point to the 'Factorisation lets us undo expansion to find hidden values' statement and say: 'This is our new piece of evidence. We still do not know the width. What step comes next?' Guide learners to say that each bracket might be set equal to zero, without teaching it, and tell them that Lesson 4 will investigate this. Ask: 'Which wonder cards did today's lesson answer, and which are new?' and move answered cards to a 'We have learned' strip.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Clustering on the DQB: learners link new observations to the unresolved driving question, track what is answered and unanswered, and see the lesson as one step in a longer investigation. This keeps the Githurai hall as the thread that connects every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80% of pairs submit one 'notice' and one 'wonder' card. Look for notice cards that mention the factor pair (12 and -10) or the reverse of expansion, and wonder cards that show a genuine next step (e.g. how to get w from the brackets). Note any cards that show a misconception, such as 'w = 12 because of the 12 in the bracket', and address them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ontfg9h5mpy1xvgwftzz">
              <w:r>
                <w:rPr>
                  <w:rFonts w:ascii="Arial" w:cs="Arial" w:eastAsia="Arial" w:hAnsi="Arial"/>
                  <w:color w:val="2E75B6"/>
                  <w:sz w:val="16"/>
                  <w:szCs w:val="16"/>
                  <w:u w:val="single" w:color="2E75B6"/>
                </w:rPr>
                <w:t xml:space="preserve">Factoring difference of squares: shared factors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k0te3asftnobke27dd7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e5qpealsmnreiv4zmsjh">
              <w:r>
                <w:rPr>
                  <w:rFonts w:ascii="Arial" w:cs="Arial" w:eastAsia="Arial" w:hAnsi="Arial"/>
                  <w:color w:val="2E75B6"/>
                  <w:sz w:val="16"/>
                  <w:szCs w:val="16"/>
                  <w:u w:val="single" w:color="2E75B6"/>
                </w:rPr>
                <w:t xml:space="preserve">Perfect squares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mzd4fmr5-vpj0v1jwq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cumulative model poster for the Harambee hall, which in earlier lessons showed the hall sketch, the equation w(w + 2) = 120 and the expanded form w^2 + 2w - 120 = 0. In groups of four they add a new panel titled 'Factorising: undoing expansion'. The panel contains: (1) a two-way arrow diagram, with 'expand (FOIL)' going from (w + 12)(w - 10) to w^2 + 2w - 120 and 'factorise' going back; (2) the factor-pair table for 120 with the pair 12 and -10 circled; (3) the three patterns from the Observe phase, x^2 + 6x + 9 = (x + 3)^2, x^2 - 49 = (x - 7)(x + 7) and 2x^2 + 7x + 3 = (2x + 1)(x + 3); (4) the Gikomba mandazi example x^2 + 7x - 30 = (x + 10)(x - 3). Each group writes one sentence at the bottom: 'Factorising helps the Githurai committee because...' and adds a placeholder box 'Next: use the brackets to find w' for Lesson 4. Finally, learners complete the three-column summary table (see below)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poster must show how we got from the sketch to the brackets. Add a panel that someone from another school could follow.' Provide manila paper and markers (in the same spirit as the committee's sketch). Give WAIT TIME of 10-15 seconds after asking: 'How is factorising linked to expanding in the diagram?' Circulate and ask each group: 'Where does the 12 come from? Why is -10 negative?' Cold-call 3 groups to present their arrow diagram in 30 seconds each; ask the class to give one 'star' (what is clear) and one 'step' (what could be clearer). Remind learners: 'We have not yet found the width. Write that on your poster as the next step.' Close with a whole-class check: 'Hands up if you can factorise w^2 + 2w - 120 without notes.' Collect the summary tables as an exit ticket.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extend a visible, shared model of the hall problem by adding the new relationship (expanding and factorising as inverse processes). Representing the idea as a diagram, a table and worked examples builds a multi-representation understanding and records the progress of the class thinking across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checklist for each group poster: (1) two-way expand/factorise diagram present and correct; (2) factor pair 12 and -10 shown with product -120 and sum 2; (3) at least one perfect square or difference of two squares example correct; (4) Gikomba example (x + 10)(x - 3) correct; (5) next-step placeholder for finding w. Exit ticket: 'Factorise x^2 + 7x + 12 and check by expanding' (answer (x + 3)(x + 4), the Gikomba revenue before the target is applied). Learners who miss the check step are given extra practice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every learner use the product-and-sum table, or did some still rely on trial-and-error guessing as in the Lesson 1 predictions? (2) Which sign errors appeared most often (for example (x - 10)(x + 3) written for (x + 10)(x - 3)), and did expanding help learners find and fix them? (3) Could learners explain why factorising is the reverse of expanding in their own words, using the hall as an example? (4) Did anyone start solving for w too early, and what does this tell me about readiness for Lesson 4? (5) Which cards on the DQB show the most curiosity, and how can I use them to open the next lesson? (6) How well did the Gikomba mandazi context hold learner interest compared with the hall? Note which learners need more practice with ax^2 + bx + c, and plan a short warm-up using 2x^2 + 7x + 3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Example: When we reversed FOIL, the two numbers in the brackets multiplied to give the constant and added to give the middle coefficient. x^2 + 6x + 9 became (x + 3)^2, x^2 - 49 became (x - 7)(x + 7), and 2x^2 + 7x + 3 became (2x + 1)(x + 3).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Example: Factorising means writing an expression as a product of brackets, and it is the reverse of expanding. We can always check a factorisation by expanding it. Perfect squares and the difference of two squares are special patterns</w:t>
            </w:r>
            <w:del w:id="9154" w:author="Claude (AI) - proposed" w:date="2026-10-15T12:57:39Z">
              <w:r>
                <w:rPr>
                  <w:rFonts w:ascii="Arial" w:cs="Arial" w:eastAsia="Arial" w:hAnsi="Arial"/>
                  <w:b w:val="false"/>
                  <w:bCs w:val="false"/>
                  <w:i w:val="false"/>
                  <w:iCs w:val="false"/>
                  <w:color w:val="000000"/>
                  <w:sz w:val="18"/>
                  <w:szCs w:val="18"/>
                </w:rPr>
                <w:delText xml:space="preserve">.</w:delText>
              </w:r>
            </w:del>
            <w:ins w:id="9155" w:author="Claude (AI) - proposed" w:date="2026-10-15T12:57:39Z">
              <w:r>
                <w:rPr>
                  <w:rFonts w:ascii="Arial" w:cs="Arial" w:eastAsia="Arial" w:hAnsi="Arial"/>
                  <w:b w:val="false"/>
                  <w:bCs w:val="false"/>
                  <w:i w:val="false"/>
                  <w:iCs w:val="false"/>
                  <w:color w:val="000000"/>
                  <w:sz w:val="18"/>
                  <w:szCs w:val="18"/>
                </w:rPr>
                <w:t xml:space="preserve"> called quadratic identities: (a + b)^2 = a^2 + 2ab + b^2, (a - b)^2 = a^2 - 2ab + b^2 and a^2 - b^2 = (a - b)(a + b). They also help with numbers, e.g. 51^2 = 2601.</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Githurai hall? Example: The hall expression w^2 + 2w - 120 factorises as (w + 12)(w - 10) using the factor pair 12 and -10 (product -120, sum 2). The same method works for the Gikomba mandazi revenue x^2 + 7x - 30 = (x + 10)(x - 3). We have the hidden brackets, but we still wonder how they give the width; that is the next step.</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vnecizj45gnidmxumet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7sjox7xktuzqgvmirz9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(one lesson; Predict 5 min, Observe 12 min, Explain 12 min, DQB 5 min, Model Building 6 min)): Solving Quadratic Equations by Factorisation: Zero Product Property and the Githurai Harambee Hall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solve quadratic equations by factorisation using the Zero Product Property, then use the context to choose the valid solution, so that the Githurai committee can state the hall dimensions.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the Zero Product Property: if A x B = 0 then A = 0 or B = 0; (b) solve a quadratic equation in general form ax^2 + bx + c = 0 by factorising and setting each factor equal to zero; (c) obtain the two solutions w = 10 and w = -12 for the hall equation (w + 12)(w - 10) = 0; (d) check each solution in the context and reject the impossible one, giving width 10 m, length 12 m; (e) solve the Kisumu fish pond equation w^2 + 3w - 40 = 0 to get w = 5 m, length 8 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(writing and solving an equation from the sketch); Analysing and interpreting data (comparing the trial-and-error table with the algebraic solutions); Constructing explanations (justifying why a solution is rejected); Engaging in argument from evidence (defending which solution is valid); Using mathematics and computational thinking (substitution checks). Core competencies: Critical Thinking and Problem Solving;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Unity by working in pairs and sharing roles; Responsibility by checking every answer in context; Integrity by honestly showing every step of working; and they appreciate the use of quadratic equations in solving community planning problems.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156" w:author="Claude (AI) - proposed" w:date="2026-10-15T12:57:39Z">
              <w:r>
                <w:rPr>
                  <w:rFonts w:ascii="Arial" w:cs="Arial" w:eastAsia="Arial" w:hAnsi="Arial"/>
                  <w:b w:val="false"/>
                  <w:bCs w:val="false"/>
                  <w:i w:val="false"/>
                  <w:iCs w:val="false"/>
                  <w:color w:val="000000"/>
                  <w:sz w:val="18"/>
                  <w:szCs w:val="18"/>
                </w:rPr>
                <w:t xml:space="preserve">KICD key inquiry question: How do we use equations in daily life? Supporting question: </w:t>
              </w:r>
            </w:ins>
            <w:r>
              <w:rPr>
                <w:rFonts w:ascii="Arial" w:cs="Arial" w:eastAsia="Arial" w:hAnsi="Arial"/>
                <w:b w:val="false"/>
                <w:bCs w:val="false"/>
                <w:i w:val="false"/>
                <w:iCs w:val="false"/>
                <w:color w:val="000000"/>
                <w:sz w:val="18"/>
                <w:szCs w:val="18"/>
              </w:rPr>
              <w:t xml:space="preserve">How can we use quadratic equations to model and solve problems in day-to-day activities? (</w:t>
            </w:r>
            <w:del w:id="9157" w:author="Claude (AI) - proposed" w:date="2026-10-15T12:57:39Z">
              <w:r>
                <w:rPr>
                  <w:rFonts w:ascii="Arial" w:cs="Arial" w:eastAsia="Arial" w:hAnsi="Arial"/>
                  <w:b w:val="false"/>
                  <w:bCs w:val="false"/>
                  <w:i w:val="false"/>
                  <w:iCs w:val="false"/>
                  <w:color w:val="000000"/>
                  <w:sz w:val="18"/>
                  <w:szCs w:val="18"/>
                </w:rPr>
                <w:delText xml:space="preserve">supporting</w:delText>
              </w:r>
            </w:del>
            <w:ins w:id="9158" w:author="Claude (AI) - proposed" w:date="2026-10-15T12:57:39Z">
              <w:r>
                <w:rPr>
                  <w:rFonts w:ascii="Arial" w:cs="Arial" w:eastAsia="Arial" w:hAnsi="Arial"/>
                  <w:b w:val="false"/>
                  <w:bCs w:val="false"/>
                  <w:i w:val="false"/>
                  <w:iCs w:val="false"/>
                  <w:color w:val="000000"/>
                  <w:sz w:val="18"/>
                  <w:szCs w:val="18"/>
                </w:rPr>
                <w:t xml:space="preserve">and</w:t>
              </w:r>
            </w:ins>
            <w:r>
              <w:rPr>
                <w:rFonts w:ascii="Arial" w:cs="Arial" w:eastAsia="Arial" w:hAnsi="Arial"/>
                <w:b w:val="false"/>
                <w:bCs w:val="false"/>
                <w:i w:val="false"/>
                <w:iCs w:val="false"/>
                <w:color w:val="000000"/>
                <w:sz w:val="18"/>
                <w:szCs w:val="18"/>
              </w:rPr>
              <w:t xml:space="preserve">: How do quadratic equations differ from linear ones, since a linear equation gives one solution and a quadratic can give two?)</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3 gave learners the equation w^2 + 2w - 120 = 0 (Lesson 1) and the skill of factorising it into (w + 12)(w - 10) (Lesson 3). Lesson 4 is the first time the committee actually gets the dimensions: the Zero Product Property turns the factorised equation into two simple linear equations. Learners discover that a quadratic can have two solutions and that context decides which one is used. This sets up Lesson 5 (completing the square for an equation that does not factorise).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Pairs work at desks with mini-whiteboards or exercise books; keep aisles clear when learners move to the DQB wall. Manila paper and markers are used for the cumulative model poster; use markers with caps on and keep them away from clothes and faces. Be sensitive to learners who feel anxious about wrong answers: normalise errors as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Githurai committee's manila-paper sketch (width = w, length = w + 2, Area = 120 m2) is displayed again. In earlier lessons learners wrote w(w + 2) = 120 as w^2 + 2w - 120 = 0 and factorised it as (w + 12)(w - 10) = 0. Learners first predict what values of w could make that product equal to zero. They then investigate the Zero Product Property with number puzzles (e.g. what two numbers multiply to give 0?), apply it to the hall to get w = 10 or w = -12, and test both solutions against the trial-and-error table (w = 10 gives 10 x 12 = 120 m2). They reason that a width cannot be negative, so the hall is width 10 m, length 12 m. In pairs they then solve the Kisumu fish pond problem (w^2 + 3w - 40 = 0, (w + 8)(w - 5) = 0, w = 5 m, length 8 m, 5 x 8 = 40). The class updates the DQB and revises the cumulative model with the idea: a quadratic equation can have two solutions; context tells us which one to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zvqrvgj2xdowglrfig0t">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siwcxaokjrzuurov0ji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zxzomshi6ur4smqk3xnq">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or7hygcc7vcksotxj9e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committee's manila-paper sketch and the factorised equation (w + 12)(w - 10) = 0 written on the board. Individually, on a mini-whiteboard or in their books, they write: (1) one value of w that they think makes the left side equal to 0, and (2) a reason. They then share with a partner. Typical predictions include w = 10, w = 12, w = -12, or 'it must be 120'. Learners also predict: 'Will there be one answer or more than one?' This links directly to the Harambee hall: the committee needs the width.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sketch and write (w + 12)(w - 10) = 0. Say: "Last lesson we factorised the hall equation. Today the committee wants a number for w. Write down one value of w that you think makes this whole product equal to zero, and write one sentence on why." Give 1 minute of silent writing, then WAIT TIME of 10 seconds before any sharing. Say: "Turn to your partner and compare for 1 minute." Cold-call 3 pairs: "What did your partner predict, and why?" Record every prediction, including wrong ones, on the board under 'Our predictions' without judging. Ask: "Do you think there will be one answer or two? Show with fingers." Tally the hands. Say: "Keep your prediction. We will test it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Predict-Share-Record (eliciting prior ideas): Writing a prediction before instruction exposes learners' existing ideas (such as 'the answer is 120' or 'w must be 12'), and recording them publicly creates a shared set of ideas to test. This builds a need to know the rule that governs a product equal to zero.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and note: (1) how many learners write a value that actually makes a bracket zero (10 or -12) versus those who give 120 or 12 without a reason; (2) whether learners mention that 'one of the brackets must be zero'; (3) the count of learners predicting one answer versus two. Check on 5 mini-whiteboards during circulation. Indicator of readiness: at least half the class gives a value linked to a bracket. If fewer, spend extra time on the number puzzles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nlgzpgnio0wyo7usuyub">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ybtetop2mssowukxrhj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dsjfwunbdpa3buvihfcg">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vhdzapwtkrwtcsbcpk0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(4 min): In pairs, learners do a 'Product Puzzle' on the board. They find pairs of numbers A and B so that A x B = 0, e.g. 0 x 7, 5 x 0, (-3) x 0. They try to find A x B = 0 where neither A nor B is 0 and report that they cannot. They state the Zero Product Property: if A x B = 0 then A = 0 or B = 0. Part B (4 min): Applying it to the hall, they write w + 12 = 0 or w - 10 = 0, solve each to get w = -12 or w = 10, and substitute both in (w + 12)(w - 10) to confirm each gives 0. They compare with the trial-and-error table from Lesson 1 (w = 8, area 80; w = 9, area 99; w = 10, area 120; w = 11, area 143; w = 12, area 168) and notice w = 10 is the exact row. Part C (4 min): They test w = -12: length would be -12 + 2 = -10 m, so the 'area' (-12)(-10) = 120 is arithmetic only, but a hall cannot have negative dimensions.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Write on the board "A x B = 0" and say: "With your partner, find as many pairs of numbers as you can. Then try to find a pair where NEITHER number is zero. You have 2 minutes." WAIT TIME of 10 seconds after the question before circulating. Ask 3 cold-called pairs: "Can you find a pair where neither is zero? What does that tell us?" Write the Zero Product Property on the board and have the class say it together. Part B: Say: "The committee's equation is (w + 12)(w - 10) = 0. Which two things could be zero? Write both as little equations and solve them." Circulate and ask: "Why do we set EACH bracket equal to zero and not equal to 120?" Cold-call 2 learners to show substitution of w = 10: (22)(0) = 0 and w = -12: (0)(-22) = 0. Part C: Point to the Lesson 1 table and ask: "Which row matches w = 10? What length goes with it?" (12 m, area 10 x 12 = 120 m2). Then ask: "If w = -12, what is the length w + 2? Can a hall have a width of -12 metres?" WAIT TIME of 15 seconds. Cold-call 3 learners for their answer and reason.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Pattern-seeking with number puzzles followed by Claim-Evidence-Reasoning: Learners generate the Zero Product Property from examples (evidence) before it is named, then make a claim about the hall's solutions and support it with substitution (evidence) and the Lesson 1 table. This makes the rule meaningful rather than a memorised step, and links the algebra back to the trial-and-error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write both w + 12 = 0 and w - 10 = 0 (not w + 12 = 120); (2) learners correctly solve to w = -12 and w = 10; (3) learners substitute both values back and show a zero product; (4) learners match w = 10 to the 10 m x 12 m row in the table. Note any learner who writes (w + 12) = 0 and (w - 10) = 120 and address it using a one-minute mini-conference. Collect 5 pairs' working to check.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61ar879dzslekqquxbcx">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nriyntxmsfzm1vsda1h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txyxk0rl7rcelzjf9vwv">
              <w:r>
                <w:rPr>
                  <w:rFonts w:ascii="Arial" w:cs="Arial" w:eastAsia="Arial" w:hAnsi="Arial"/>
                  <w:color w:val="2E75B6"/>
                  <w:sz w:val="16"/>
                  <w:szCs w:val="16"/>
                  <w:u w:val="single" w:color="2E75B6"/>
                </w:rPr>
                <w:t xml:space="preserve">Quadratics by taking square roots: strategy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jagt7mknuhyszvd0ujg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 written explanation of the hall solution: (1) form the equation w(w + 2) = 120; (2) expand to w^2 + 2w - 120 = 0; (3) factorise to (w + 12)(w - 10) = 0; (4) apply Zero Product Property to get w = 10 or w = -12; (5) check both in context and reject w = -12 because a width cannot be negative; (6) state 'width 10 m, length 12 m, area 10 x 12 = 120 m2'. Then, in pairs, they solve the Kisumu fish pond problem independently: width w m, length (w + 3) m, area 40 m2. They write w(w + 3) = 40, w^2 + 3w - 40 = 0, (w + 8)(w - 5) = 0, w = 5 or w = -8, reject -8, and state width 5 m, length 8 m, check 5 x 8 = 40. Pairs swap books and peer-check using a checklist: Did they set each factor to zero? Did they check in context? Did they state units?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the committee's advisers. Write a short report for them with the six steps. Use the words 'Zero Product Property' and 'reject' in your report." Display a six-step skeleton. Circulate and ask: "What does the -12 mean in the equation, and what does it mean for the hall?" Cold-call 3 learners to read step 5 aloud and justify it. Say: "Now the Kisumu fish farmer has a pond with an area of 40 m2 and a length 3 m more than the width. Use the same steps. You have 6 minutes." WAIT TIME of 15 seconds after reading the problem before pairs begin. For pairs who are stuck on factorising w^2 + 3w - 40, prompt: "What two numbers multiply to -40 and add to 3?" (8 and -5). Do not give the answer if they can find it. Pose: "Both w = 5 and w = -8 make the equation true. Why do we only use one?" Cold-call 3 pairs. Ask the class: "What is the same in the hall and the pond? What is different?" Have 2 pairs present their work on the board and ask the class to hold up thumbs for agree/disagree.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written explanation and Compare-and-Contrast: Writing a step-by-step report forces learners to link each algebraic step to its meaning in the hall. Comparing the hall with the Kisumu pond (same structure: length = width + k, area given) helps learners see that the method transfers to a different Kenyan context, and the repeated rejection of a negative solution builds the big idea that context decides.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written report contains all six steps in order; (2) the pond equation is correctly written as w^2 + 3w - 40 = 0; (3) factorisation (w + 8)(w - 5) is correct; (4) both solutions w = 5 and w = -8 are found and -8 is explicitly rejected with a reason; (5) final answer states 'width 5 m, length 8 m' with units and a check 5 x 8 = 40. Use the peer-check checklist plus teacher sampling of at least 6 pairs. Misconception to watch: learners who give both 5 and -8 as pond dimensions, or who forget to find the length.</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e9y6bgwlurozxd_gnbpp">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fg6_3y8uqwkd1sxgqml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wrr-lzp20mfdxn6w0hjk">
              <w:r>
                <w:rPr>
                  <w:rFonts w:ascii="Arial" w:cs="Arial" w:eastAsia="Arial" w:hAnsi="Arial"/>
                  <w:color w:val="2E75B6"/>
                  <w:sz w:val="16"/>
                  <w:szCs w:val="16"/>
                  <w:u w:val="single" w:color="2E75B6"/>
                </w:rPr>
                <w:t xml:space="preserve">Quadratics by taking square roots: with steps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ku8omh_wu9prdvf2yu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with the question: 'How can we use quadratic equations to find unknown dimensions and quantities that help our community solve real planning problems, like building the Harambee hall in Githurai?' Each pair writes at least one 'What we notice' card (e.g. 'We noticed that (w + 12)(w - 10) = 0 gives two answers, 10 and -12') and one 'What we wonder' card (e.g. 'What if the equation does not factorise?' or 'Is there another way to get the same answer?'). They place cards on the board and move earlier question cards that have now been answered (for example, 'How do we find w?') into an 'Answered' column with a note on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2 minutes. Write one 'What we notice' card and one 'What we wonder' card about today's work. Use the hall or the Kisumu pond in your card." WAIT TIME of 10 seconds before collecting. Invite 4 pairs to post cards and read them aloud. Ask: "Which earlier question on our board did we answer today? What evidence do we have?" Cold-call 2 learners to move cards. Highlight a 'wonder' that points to Lesson 5, such as, "Can we solve x^2 + 6x = 48? It does not seem to factorise." Say: "Keep that question. We will return to it in our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notice/wonder cards (tracking growing understanding): Moving cards from 'wonder' to 'answered' makes learning visible and shows learners that their questions drive the unit. New wonder cards (such as equations that will not factorise) create purpose for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80% of pairs post a notice card that mentions two solutions or rejecting a solution; (2) wonder cards that are genuine questions about method limits (e.g. non-factorising equations); (3) learners cite evidence when moving a card. Record the number of pairs whose cards refer to context-based rejection as a measure of the main idea.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wnmen8dtkdtms0iric6f">
              <w:r>
                <w:rPr>
                  <w:rFonts w:ascii="Arial" w:cs="Arial" w:eastAsia="Arial" w:hAnsi="Arial"/>
                  <w:color w:val="2E75B6"/>
                  <w:sz w:val="16"/>
                  <w:szCs w:val="16"/>
                  <w:u w:val="single" w:color="2E75B6"/>
                </w:rPr>
                <w:t xml:space="preserve">Strategy in solving quadratic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_ty2yusdm1rcy8-pg-b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zvme2cyp5nhn0gzllcjm">
              <w:r>
                <w:rPr>
                  <w:rFonts w:ascii="Arial" w:cs="Arial" w:eastAsia="Arial" w:hAnsi="Arial"/>
                  <w:color w:val="2E75B6"/>
                  <w:sz w:val="16"/>
                  <w:szCs w:val="16"/>
                  <w:u w:val="single" w:color="2E75B6"/>
                </w:rPr>
                <w:t xml:space="preserve">Use Square Roots to Solve Quadratic Equations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itmr8fnzdj_ha7ilt55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cumulative class model poster on manila paper, which already shows the hall sketch, w(w + 2) = 120, the general form a = 1, b = 2, c = -120, the expansion and the factorisation. In groups of four they add a new section titled 'Solving by factorisation' with: the Zero Product Property in words, the hall working (w = 10 or w = -12; reject -12; width 10 m, length 12 m), a small box for the Kisumu fish pond (w = 5 m, length 8 m), and the revised model statement: 'A quadratic equation can have two solutions; context tells us which one to use.' They add a note of what the model cannot yet do: solve equations that do not factorise.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model poster. What new idea do we need to add today? Talk in your group for 1 minute." WAIT TIME of 10 seconds, then cold-call 3 groups for suggestions. Then say: "Add a section for factorisation. Include the Zero Product Property in your own words, and show both solutions for the hall and which one we keep." Circulate and ask: "Where on your model does the -12 appear, and where is the reason for rejecting it?" Ask each group to write one sentence on 'What our model cannot do yet'. Close by reading the revised statement together: "A quadratic equation can have two solutions; context tells us which one to use." Ask: "Thumbs up, sideways, or down: can I use this idea to help the Githurai committee?"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new idea to a single poster each lesson shows how knowledge builds from expansion (Lesson 2) to factorisation (Lesson 3) to solving (Lesson 4). Naming the model's limits keeps learners curious and motivates the next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poster includes the Zero Product Property stated correctly; (2) both w = 10 and w = -12 appear, with -12 rejected and a reason; (3) the final hall answer is written as 'width 10 m, length 12 m'; (4) the revised statement is present; (5) each group names a limitation. Use a quick exit ticket: 'Solve x^2 + 4x - 21 = 0 by factorisation' ((x + 7)(x - 3) = 0, x = -7 or x = 3) for those who finish early, to check transfer</w:t>
            </w:r>
            <w:del w:id="9159" w:author="Claude (AI) - proposed" w:date="2026-10-15T12:57:39Z">
              <w:r>
                <w:rPr>
                  <w:rFonts w:ascii="Arial" w:cs="Arial" w:eastAsia="Arial" w:hAnsi="Arial"/>
                  <w:b w:val="false"/>
                  <w:bCs w:val="false"/>
                  <w:i w:val="false"/>
                  <w:iCs w:val="false"/>
                  <w:color w:val="000000"/>
                  <w:sz w:val="18"/>
                  <w:szCs w:val="18"/>
                </w:rPr>
                <w:delText xml:space="preserve">.</w:delText>
              </w:r>
            </w:del>
            <w:ins w:id="9160" w:author="Claude (AI) - proposed" w:date="2026-10-15T12:57:39Z">
              <w:r>
                <w:rPr>
                  <w:rFonts w:ascii="Arial" w:cs="Arial" w:eastAsia="Arial" w:hAnsi="Arial"/>
                  <w:b w:val="false"/>
                  <w:bCs w:val="false"/>
                  <w:i w:val="false"/>
                  <w:iCs w:val="false"/>
                  <w:color w:val="000000"/>
                  <w:sz w:val="18"/>
                  <w:szCs w:val="18"/>
                </w:rPr>
                <w:t xml:space="preserve">; then ask them to form a quadratic equation whose solutions are 3 and -7 (answer (x - 3)(x + 7) = 0, i.e. x^2 + 4x - 21 = 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How many pairs correctly set each factor equal to zero rather than to 120, and what did the errors reveal about their understanding of the Zero Product Property? (2) Did learners justify rejecting w = -12 with context reasoning or just because 'the teacher said so'? Which questions drew out the best reasoning? (3) Was the WAIT TIME of 10 to 15 seconds long enough for quieter learners to contribute, and did cold-calling spread participation across the class? (4) Which learners struggled to factorise w^2 + 3w - 40 and need more practice with factor pairs from Lesson 3? (5) Which wonder cards (for example about equations that do not factorise) should be used to launch Lesson 5 on completing the square? (6) How could the Kisumu fish pond or another local example be adapted for learners with less experience of fish farming, for instance using a Kericho tea plot or a Gikomba stall?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the factorised hall equation (w + 12)(w - 10) = 0 is written, one of the brackets must be zero, which gives w = 10 or w = -12. We saw that w = 10 matches the 10 m by 12 m row (area 120 m2) in the trial-and-error table, and that w = -12 would give negative dimensions. In the Kisumu fish pond, w^2 + 3w - 40 = 0 gave w = 5 or w = -8.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the Zero Product Property: if A x B = 0 then A = 0 or B = 0. To solve a quadratic equation by factorisation we write it in the form ax^2 + bx + c = 0, factorise, set each factor equal to zero, solve for the two solutions, and check each one in the context.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quadratic equation can have two solutions, but context tells us which one to use. For the Githurai Harambee hall, w = 10 and w = -12 both satisfy the equation, but a width cannot be negative, so we reject -12 and conclude the hall has width 10 m and length 12 m (area 10 x 12 = 120 m2). In the same way, the Kisumu fish pond has width 5 m and length 8 m (5 x 8 = 40 m2).</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dkzknnjnttjrd-gzvpo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kmnujc9zougz80k76s2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w:t>
            </w:r>
            <w:del w:id="9161" w:author="Claude (AI) - proposed" w:date="2026-10-15T12:57:39Z">
              <w:r>
                <w:rPr>
                  <w:rFonts w:ascii="Arial" w:cs="Arial" w:eastAsia="Arial" w:hAnsi="Arial"/>
                  <w:b/>
                  <w:bCs/>
                  <w:i w:val="false"/>
                  <w:iCs w:val="false"/>
                  <w:color w:val="FFFFFF"/>
                  <w:sz w:val="22"/>
                  <w:szCs w:val="22"/>
                </w:rPr>
                <w:delText xml:space="preserve">40 minutes (one double lesson may be used if available</w:delText>
              </w:r>
            </w:del>
            <w:ins w:id="9162" w:author="Claude (AI) - proposed" w:date="2026-10-15T12:57:39Z">
              <w:r>
                <w:rPr>
                  <w:rFonts w:ascii="Arial" w:cs="Arial" w:eastAsia="Arial" w:hAnsi="Arial"/>
                  <w:b/>
                  <w:bCs/>
                  <w:i w:val="false"/>
                  <w:iCs w:val="false"/>
                  <w:color w:val="FFFFFF"/>
                  <w:sz w:val="22"/>
                  <w:szCs w:val="22"/>
                </w:rPr>
                <w:t xml:space="preserve">80 minutes (2 x 40-minute periods; Predict 10, Observe 20, Explain 25, Driving Question Board 10, Model Building 15</w:t>
              </w:r>
            </w:ins>
            <w:r>
              <w:rPr>
                <w:rFonts w:ascii="Arial" w:cs="Arial" w:eastAsia="Arial" w:hAnsi="Arial"/>
                <w:b/>
                <w:bCs/>
                <w:i w:val="false"/>
                <w:iCs w:val="false"/>
                <w:color w:val="FFFFFF"/>
                <w:sz w:val="22"/>
                <w:szCs w:val="22"/>
              </w:rPr>
              <w:t xml:space="preserve">)): Solving by Completing the Square: The Nakuru School Garden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 that when a quadratic equation does not factorise over integers, completing the square still solves it. They connect the algebra to an area diagram, so the Githurai committee's tools now work on equations that factorisation cannot handle.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Rewrite x^2 + bx = k as (x + b/2)^2 = k + (b/2)^2 and take square roots to get two solutions. Know that x^2 + 6x + 9 = (x + 3)^2 is a perfect square trinomial and that the added 9 is (b/2)^2. Interpret the steps as completing a square in an area diagram.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(NGSS SEP 2): draw and use an area diagram of an x by x square, two 3 by x rectangles and a 3 by 3 corner square. Analysing and interpreting data (SEP 4): test whether x^2 + 6x - 48 = 0 factorises and see that it does not. Constructing explanations (SEP 6): justify why the same number is added to both sides. Using mathematics (SEP 5): solve, round to 2 d.p., check in context and reject the negative solution.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Perseverance when the first method (factorisation) fails. Appreciation that mathematics offers more than one method. Collaboration and respect for peers' reasoning in pairs. Responsibility in checking answers against the context.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163" w:author="Claude (AI) - proposed" w:date="2026-10-15T12:57:39Z">
              <w:r>
                <w:rPr>
                  <w:rFonts w:ascii="Arial" w:cs="Arial" w:eastAsia="Arial" w:hAnsi="Arial"/>
                  <w:b w:val="false"/>
                  <w:bCs w:val="false"/>
                  <w:i w:val="false"/>
                  <w:iCs w:val="false"/>
                  <w:color w:val="000000"/>
                  <w:sz w:val="18"/>
                  <w:szCs w:val="18"/>
                </w:rPr>
                <w:t xml:space="preserve">KICD key inquiry question: How do we use equations in daily life? Supporting question: </w:t>
              </w:r>
            </w:ins>
            <w:r>
              <w:rPr>
                <w:rFonts w:ascii="Arial" w:cs="Arial" w:eastAsia="Arial" w:hAnsi="Arial"/>
                <w:b w:val="false"/>
                <w:bCs w:val="false"/>
                <w:i w:val="false"/>
                <w:iCs w:val="false"/>
                <w:color w:val="000000"/>
                <w:sz w:val="18"/>
                <w:szCs w:val="18"/>
              </w:rPr>
              <w:t xml:space="preserve">How can we use quadratic equations to model and solve problems in day-to-day activities? </w:t>
            </w:r>
            <w:del w:id="9164" w:author="Claude (AI) - proposed" w:date="2026-10-15T12:57:39Z">
              <w:r>
                <w:rPr>
                  <w:rFonts w:ascii="Arial" w:cs="Arial" w:eastAsia="Arial" w:hAnsi="Arial"/>
                  <w:b w:val="false"/>
                  <w:bCs w:val="false"/>
                  <w:i w:val="false"/>
                  <w:iCs w:val="false"/>
                  <w:color w:val="000000"/>
                  <w:sz w:val="18"/>
                  <w:szCs w:val="18"/>
                </w:rPr>
                <w:delText xml:space="preserve">(KICD) </w:delText>
              </w:r>
            </w:del>
            <w:r>
              <w:rPr>
                <w:rFonts w:ascii="Arial" w:cs="Arial" w:eastAsia="Arial" w:hAnsi="Arial"/>
                <w:b w:val="false"/>
                <w:bCs w:val="false"/>
                <w:i w:val="false"/>
                <w:iCs w:val="false"/>
                <w:color w:val="000000"/>
                <w:sz w:val="18"/>
                <w:szCs w:val="18"/>
              </w:rPr>
              <w:t xml:space="preserve">Sub-question: What can we do when a quadratic equation will not factorise?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solved by factorisation using the Zero Product Property (hall w = 10 or -12, Kisumu pond w = 5). Lesson 5 shows a real garden equation where factorisation fails, and completing the square succeeds. This sets up Lesson 6, where completing the square on ax^2 + bx + c = 0 becomes the quadratic formula. DQB update: 'Completing the square always works, even when factorisation fails.'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Scissors for cutting paper pieces: cut away from the body, keep them on desks, and collect all offcuts. Keep the classroom walkways clear while students post cards on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Githurai committee found w = 10 m by factorising. Now the Nakuru school garden club has a plot with width x m, length (x + 6) m and area 48 m^2, giving x^2 + 6x = 48. Students predict whether it factorises, test factor pairs of -48 that sum to 6, and find none. They cut paper pieces to build the area diagram: an x by x square, two 3 by x rectangles and a missing 3 by 3 corner of area 9. Adding 9 to both sides gives (x + 3)^2 = 57, so x = -3 +/- sqrt57. Students calculate sqrt57 = 7.55, accept x = 4.55 m, reject -10.55, find length 10.55 m, and check 4.55 x 10.55 = 48 m^2 (approximately). They then update the DQB and the cumulative model with this second method, completing the square, and link it back to the hall.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84g2swdpkukae-ozstor">
              <w:r>
                <w:rPr>
                  <w:rFonts w:ascii="Arial" w:cs="Arial" w:eastAsia="Arial" w:hAnsi="Arial"/>
                  <w:color w:val="2E75B6"/>
                  <w:sz w:val="16"/>
                  <w:szCs w:val="16"/>
                  <w:u w:val="single" w:color="2E75B6"/>
                </w:rPr>
                <w:t xml:space="preserve">Solve by completing the square: Integer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_7mkyhllqzzqpr2fr_s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fyba29kq8t8qq3f7rmdw">
              <w:r>
                <w:rPr>
                  <w:rFonts w:ascii="Arial" w:cs="Arial" w:eastAsia="Arial" w:hAnsi="Arial"/>
                  <w:color w:val="2E75B6"/>
                  <w:sz w:val="16"/>
                  <w:szCs w:val="16"/>
                  <w:u w:val="single" w:color="2E75B6"/>
                </w:rPr>
                <w:t xml:space="preserve">Solve equations by completing the square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ggrarcezcg-pntux5h8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recall the Githurai hall w^2 + 2w - 120 = 0, which factorised as (w + 12)(w - 10) = 0. The teacher shows the Nakuru school garden club's sketch: width x m, length (x + 6) m, area 48 m^2, so x(x + 6) = 48, i.e. x^2 + 6x = 48. Individually, students write a prediction on a mini-whiteboard or in their notebooks: (1) Will x^2 + 6x - 48 = 0 factorise like the hall equation? (2) Roughly what is the width? Then they test in pairs, listing factor pairs of -48 and checking whether any pair has sum 6. Pairs: 1 and -48, 2 and -24, 3 and -16, 4 and -12, 6 and -8 and so on. None sums to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Nakuru school garden club has 48 square metres to plant sukuma wiki and onions. The length is 6 m more than the width. Before we calculate anything, write: will this factorise like our hall equation? Yes or no, and why?' Give WAIT TIME of 10-15 seconds in silence. Cold-call 3 students for predictions, asking each 'What makes you think so?' Then say: 'Test it. Find two integers with product -48 and sum +6. You have 3 minutes.' Circulate and note pairs who try all factor pairs systematically. Cold-call 2 pairs: 'What did you find?' Record on the board: 'No integer pair works. Factorisation fails here.' Ask: 'The garden still exists. So what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Predict-Test-Conflict (cognitive conflict): students commit to a prediction, test it, and experience a method failing. This creates a real need for a new method rather than a teacher-announced one, and links to the hall, where the same approach worked.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writing x(x + 6) = 48 and x^2 + 6x - 48 = 0 correctly (a = 1, b = 6, c = -48); (2) a systematic list of factor pairs of -48 rather than random guessing; (3) pairs stating that no integer pair has product -48 and sum 6. Misconception to watch: students who conclude 'no solution exists' because it does not factorise. Redirect: 'The garden exists, so a width must exist.'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r3c-eceie7jxeviias2w">
              <w:r>
                <w:rPr>
                  <w:rFonts w:ascii="Arial" w:cs="Arial" w:eastAsia="Arial" w:hAnsi="Arial"/>
                  <w:color w:val="2E75B6"/>
                  <w:sz w:val="16"/>
                  <w:szCs w:val="16"/>
                  <w:u w:val="single" w:color="2E75B6"/>
                </w:rPr>
                <w:t xml:space="preserve">Solving quadratics by completing the square: no solution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njpdoixpeqadatn2iq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aif3w4gzbaykt727xl1w">
              <w:r>
                <w:rPr>
                  <w:rFonts w:ascii="Arial" w:cs="Arial" w:eastAsia="Arial" w:hAnsi="Arial"/>
                  <w:color w:val="2E75B6"/>
                  <w:sz w:val="16"/>
                  <w:szCs w:val="16"/>
                  <w:u w:val="single" w:color="2E75B6"/>
                </w:rPr>
                <w:t xml:space="preserve">Completing the square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oeetjxsqx3wkd1nxc3x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gets a paper kit (cut from old exercise-book or manila paper): one x by x square (use x = 5 cm for the paper, labelled x), two 3 by x rectangles (3 cm by 5 cm), and a loose 3 by 3 square of area 9. Step 1: arrange the x by x square and the two 3 by x rectangles in an L-shape. This shape has area x^2 + 6x, which equals 48. Step 2: notice the missing corner. Step 3: place the 3 by 3 square into the corner to form a big square of side (x + 3). Step 4: write the area story: x^2 + 6x + 9 = (x + 3)^2. Since x^2 + 6x = 48, the big square has area 48 + 9 = 57. Students sketch the diagram in notebooks and label all lengths and areas. Then they take the square root: x + 3 = sqrt57 or x + 3 = -sqrt57.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L-shape is the garden's area of 48. It is missing a corner. What area do we need to add to make a perfect square?' WAIT TIME 10-15 seconds. Cold-call 3 students: 'How do you know the corner is 3 by 3?' Press: 'Where does the 3 come from?' (Half of 6.) 'Why is the corner area 9?' Display the board model: x^2 + 6x = 48; add 9 to both sides; x^2 + 6x + 9 = 57; (x + 3)^2 = 57. Ask: 'Why add 9 to BOTH sides?' Cold-call 2 students. Then ask: 'If a number squared equals 57, what could the number be?' WAIT TIME 10 seconds. Elicit the plus and minus square roots: x + 3 = sqrt57 or -sqrt57. Link to Lesson 3: 'Where have we seen x^2 + 6x + 9 = (x + 3)^2 before?' (Perfect square trinomial.)</w:t>
            </w:r>
            <w:ins w:id="9165" w:author="Claude (AI) - proposed" w:date="2026-10-15T12:57:39Z">
              <w:r>
                <w:rPr>
                  <w:rFonts w:ascii="Arial" w:cs="Arial" w:eastAsia="Arial" w:hAnsi="Arial"/>
                  <w:b w:val="false"/>
                  <w:bCs w:val="false"/>
                  <w:i w:val="false"/>
                  <w:iCs w:val="false"/>
                  <w:color w:val="000000"/>
                  <w:sz w:val="18"/>
                  <w:szCs w:val="18"/>
                </w:rPr>
                <w:t xml:space="preserve"> Limits of the paper model: x = 5 cm is only a stand-in (the real width is about 4.55 m, so the pieces are not to scale), and the picture works directly only when b is positive; for negative b we rely on the algebra.</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with the Modelling practice: the paper pieces (concrete) become the sketch (representational), then the algebra (abstract). Seeing the missing 3 by 3 corner explains why we add (b/2)^2, so the rule is understood rather than memorised.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L-shape is built correctly with two 3 by x rectangles on adjacent sides of the x by x square; (2) students identify the corner as 3 by 3 = 9 and state that 3 is half of 6; (3) students write (x + 3)^2 = 57 and give both square roots. Misconception to watch: writing (x + 3)^2 = x^2 + 9 (missing the middle term 6x). Use the diagram to show the two rectangles, which account for 6x.</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sthwovumk4_jnwqflu_l">
              <w:r>
                <w:rPr>
                  <w:rFonts w:ascii="Arial" w:cs="Arial" w:eastAsia="Arial" w:hAnsi="Arial"/>
                  <w:color w:val="2E75B6"/>
                  <w:sz w:val="16"/>
                  <w:szCs w:val="16"/>
                  <w:u w:val="single" w:color="2E75B6"/>
                </w:rPr>
                <w:t xml:space="preserve">Solve by completing the square: Non-integer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2gr0udvjflxmyi1--u9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l8p5djwboreak4yyyubl">
              <w:r>
                <w:rPr>
                  <w:rFonts w:ascii="Arial" w:cs="Arial" w:eastAsia="Arial" w:hAnsi="Arial"/>
                  <w:color w:val="2E75B6"/>
                  <w:sz w:val="16"/>
                  <w:szCs w:val="16"/>
                  <w:u w:val="single" w:color="2E75B6"/>
                </w:rPr>
                <w:t xml:space="preserve">Solve equations by completing the square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jejvb0kqvnczr_ttqr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complete the solution in pairs. From (x + 3)^2 = 57: x = -3 + sqrt57 or x = -3 - sqrt57. With sqrt57 = 7.55 (2 d.p.), x = -3 + 7.55 = 4.55 or x = -3 - 7.55 = -10.55. Context decides: a width cannot be negative, so reject -10.55 and keep x = 4.55 m. Length = x + 6 = 10.55 m. Check: 4.55 x 10.55 = 48.0 m^2 (approximately). Then they write a general recipe in their own words for x^2 + bx = k: (1) halve b; (2) square it; (3) add to both sides; (4) write (x + b/2)^2 = k + (b/2)^2; (5) take square roots (plus and minus); (6) solve for x; (7) check in context and reject any invalid solution. Practice: complete the square for x^2 + 4x = 5 (this one also factorises, as (x + 5)(x - 1) = 0, giving x = 1 or -5) and compare with factorising to confirm both methods agree. Then x^2 + 8x = 20 as a second practice. Finally, each pair writes a Claim-Evidence-Reasoning statement: 'The Nakuru garden is 4.55 m wide and 10.55 m long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two solutions again, just like the hall. Which one does the Nakuru garden club use, and why?' WAIT TIME 10-15 seconds. Cold-call 3 students. Ask: 'Which solution would the hall committee reject, and why is it the same reason?' (Negative width.) Say: 'Check by multiplying 4.55 by 10.55. Do you get exactly 48?' Elicit that 4.55 x 10.55 = 48.0 approximately because of rounding. Introduce the recipe, with students filling the numbers. For x^2 + 4x = 5, ask: 'You solved this by factorising too. Do both methods give the same answer?' Cold-call 2 students. Ask: 'Which method is faster for the Nakuru garden? Which one works for every equation?' Allow 10 seconds WAIT TIME. Circulate and look for sign errors with the negative root.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plus Compare and Contrast Methods: students state the claim (garden is 4.55 m by 10.55 m), cite the evidence (diagram, (x + 3)^2 = 57, check), and give the reasoning (context rejects a negative width). Comparing completing the square with factorisation on equations that both can solve builds trust in the new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both roots are written, -3 + sqrt57 and -3 - sqrt57; (2) rounding to 2 d.p. gives 4.55 and -10.55; (3) -10.55 is rejected with a reason tied to the garden; (4) length 10.55 m is stated and the area check is shown; (5) in x^2 + 8x = 20, students add 16 to both sides, giving (x + 4)^2 = 36, x = 2 or -10. Misconceptions: adding (b/2)^2 to only one side; forgetting the negative root; forgetting to subtract 3 after taking the square root. Use quick checks and ask pairs to explain errors to each other.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riwdtmf1pemc1hxkqrxu">
              <w:r>
                <w:rPr>
                  <w:rFonts w:ascii="Arial" w:cs="Arial" w:eastAsia="Arial" w:hAnsi="Arial"/>
                  <w:color w:val="2E75B6"/>
                  <w:sz w:val="16"/>
                  <w:szCs w:val="16"/>
                  <w:u w:val="single" w:color="2E75B6"/>
                </w:rPr>
                <w:t xml:space="preserve">Solve by completing the square: Integer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38g5lfndvyt5ayv58yr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utngx01rlc0g4sqcpjh">
              <w:r>
                <w:rPr>
                  <w:rFonts w:ascii="Arial" w:cs="Arial" w:eastAsia="Arial" w:hAnsi="Arial"/>
                  <w:color w:val="2E75B6"/>
                  <w:sz w:val="16"/>
                  <w:szCs w:val="16"/>
                  <w:u w:val="single" w:color="2E75B6"/>
                </w:rPr>
                <w:t xml:space="preserve">Completing the square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x_batiu9yz845gb8edj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write 'What we notice / What we wonder' cards on the DQB. Examples of what they might notice: 'Factorisation failed for the Nakuru garden but completing the square worked'; 'The 9 we add is half of 6 squared'; 'The answer has a square root in it'. Examples of what they might wonder: 'Can we complete the square for any quadratic, even when the x^2 has a number in front?'; 'Is there a faster method that always works?'; 'How do we know which method to pick?' The class agrees on a DQB update: 'Completing the square always works, even when factorisation fails.' They also move answered cards (e.g. 'What if the equation does not factorise?') to the answered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2 minutes to write one notice card and one wonder card about today.' WAIT TIME 10-15 seconds before pairs start sharing. Cold-call 4 students to read cards aloud and post them on the board. Ask: 'Which earlier wonder cards did today's lesson answer?' Cold-call 2 students to move cards. Say: 'Read the new statement: Completing the square always works, even when factorisation fails. Do we agree? What evidence do we have? What do we still need to test?' Highlight that the claim is supported by one example only so far, and mention that Lesson 6 will test whether the steps can be made into a formula for any equation.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notice/wonder cards: students track their own questions and evidence, which makes learning visible and shows the next steps. Naming the limits of current evidence (one example) models scientific and mathematical caution.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cards that refer to specific evidence (the 3 by 3 corner, (x + 3)^2 = 57, 4.55 m); (2) wonder cards pointing to the next idea (a general method, a leading coefficient not equal to 1); (3) students who justify moving a card using evidence rather than opinion. Note the students who write only 'it was fun' and ask them to add a mathematical detail.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kuzes6nxjixv5ncon_fx">
              <w:r>
                <w:rPr>
                  <w:rFonts w:ascii="Arial" w:cs="Arial" w:eastAsia="Arial" w:hAnsi="Arial"/>
                  <w:color w:val="2E75B6"/>
                  <w:sz w:val="16"/>
                  <w:szCs w:val="16"/>
                  <w:u w:val="single" w:color="2E75B6"/>
                </w:rPr>
                <w:t xml:space="preserve">Solving quadratics by completing the square: no solution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1pa37etrt7ksprdlsjz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fqfvrmtjgv9-suojwzml">
              <w:r>
                <w:rPr>
                  <w:rFonts w:ascii="Arial" w:cs="Arial" w:eastAsia="Arial" w:hAnsi="Arial"/>
                  <w:color w:val="2E75B6"/>
                  <w:sz w:val="16"/>
                  <w:szCs w:val="16"/>
                  <w:u w:val="single" w:color="2E75B6"/>
                </w:rPr>
                <w:t xml:space="preserve">Quadratics by taking square roots: strategy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_hwnwgbuifvxejs5tte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update the cumulative model poster for the Githurai hall problem. New section: 'Method 2: Completing the square.' Each group adds: (1) the Nakuru diagram with the 3 by 3 corner; (2) the steps x^2 + 6x = 48, x^2 + 6x + 9 = 57, (x + 3)^2 = 57, x = -3 +/- sqrt57; (3) the decision: 4.55 m, reject -10.55; (4) a 'when to use it' note: it works when factorisation fails. Then groups apply completing the square to the hall: w^2 + 2w = 120. Halve 2 to get 1, add 1: w^2 + 2w + 1 = 121, (w + 1)^2 = 121, w + 1 = 11 or -11, so w = 10 or w = -12. They compare with the factorisation result from Lesson 4 and confirm that both give width 10 m, length 12 m. Individual exit ticket: solve x^2 + 10x = 11 by completing the square (add 25; (x + 5)^2 = 36; x = 1 or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include a second method. Add the Nakuru diagram and the steps. Then test your model on the hall: do you get the same width as factorisation?' Give WAIT TIME of 10-15 seconds before groups begin the hall check. Cold-call 3 groups to report their result for w. Ask: 'Why does it matter that two different methods give the same answer?' Cold-call 2 students. Say: 'Add a rule to your poster: always check in context.' For the exit ticket, collect responses and sort them into correct, sign error, and did-not-add-to-both-sides piles to plan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with Cross-Validation: students extend the class model with a new method and test it on the original phenomenon. Getting the same hall answer (width 10 m, length 12 m) with two methods builds confidence that the model is consistent.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poster shows the diagram and algebra aligned (x^2 + 6x + 9 = (x + 3)^2); (2) the hall check gives (w + 1)^2 = 121 and w = 10, with -12 rejected; (3) the exit ticket gives x = 1 or -11 with correct completion (add 25). Success criterion: at least 80% of students complete the square correctly with both solutions. Re-teach with the diagram for students who add the wrong number.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students used the paper diagram to explain why 9 is added, and which only followed the steps? Did anyone try to complete the square for an equation where the coefficient of x is odd, and how did the class respond? How many pairs forgot the negative square root or forgot to subtract 3, and what did the diagram or hall comparison do to correct this? Did the failure of factorisation on the Nakuru garden create genuine curiosity, or did students see it as a trick? What would you change for Lesson 6, where the same steps are applied to the general equation and the quadratic formula emerges?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x^2 + 6x - 48 = 0 (the Nakuru school garden, area 48 m^2, length 6 m more than the width) has no integer factor pair with product -48 and sum 6, so it does not factorise. We also observed with paper pieces and a diagram that an x by x square and two 3 by x rectangles need a 3 by 3 corner (area 9) to form a square of side (x + 3).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x^2 + bx = k can be rewritten as (x + b/2)^2 = k + (b/2)^2 and solved by taking square roots, giving two solutions. For the garden, (x + 3)^2 = 57, so x = -3 +/- sqrt57, which is 4.55 or -10.55. Context tells us to reject the negative width.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garden is 4.55 m wide and 10.55 m long, because a width cannot be negative and 4.55 x 10.55 = 48 m^2 (approximately). Completing the square works when factorisation fails, and it also gives the hall answer: (w + 1)^2 = 121, so w = 10 or -12, and the Githurai hall is width 10 m, length 12 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7fmsid7n2uvme-m-adh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ya6gve4ivr9qkibh5y_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periods</w:t>
            </w:r>
            <w:ins w:id="9166" w:author="Claude (AI) - proposed" w:date="2026-10-15T12:57:39Z">
              <w:r>
                <w:rPr>
                  <w:rFonts w:ascii="Arial" w:cs="Arial" w:eastAsia="Arial" w:hAnsi="Arial"/>
                  <w:b/>
                  <w:bCs/>
                  <w:i w:val="false"/>
                  <w:iCs w:val="false"/>
                  <w:color w:val="FFFFFF"/>
                  <w:sz w:val="22"/>
                  <w:szCs w:val="22"/>
                </w:rPr>
                <w:t xml:space="preserve">; Predict 6, Observe 38, Explain 14, Driving Question Board 8, Model Building 14</w:t>
              </w:r>
            </w:ins>
            <w:r>
              <w:rPr>
                <w:rFonts w:ascii="Arial" w:cs="Arial" w:eastAsia="Arial" w:hAnsi="Arial"/>
                <w:b/>
                <w:bCs/>
                <w:i w:val="false"/>
                <w:iCs w:val="false"/>
                <w:color w:val="FFFFFF"/>
                <w:sz w:val="22"/>
                <w:szCs w:val="22"/>
              </w:rPr>
              <w:t xml:space="preserve">)): The Quadratic Formula and the Mombasa Stone Problem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derive the quadratic formula x = (-b ± √(b² - 4ac))/(2a) by completing the square on ax² + bx + c = 0, use it to solve equations that arise in real planning problems, and use the discriminant D = b² - 4ac to decide how many real solutions an equation has.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completing the square on the general form ax² + bx + c = 0 gives x = (-b ± √(b² - 4ac))/(2a), that the discriminant D = b² - 4ac tells us the number of real solutions (D &gt; 0 two real solutions, D = 0 one repeated solution, D &lt; 0 no real solutions), and that context decides which solution is valid.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derive the quadratic formula step by step (SEP: Constructing Explanations and Developing and Using Models); (2) identify a, b, c and substitute carefully, including negative values; (3) use calculators to compute and verify solutions (SEP: Using Mathematics and Computational Thinking); (4) compare results from factorisation, completing the square and the formula (SEP: Analysing and Interpreting Data); (5) reject impossible solutions using context (SEP: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one general tool can solve every quadratic equation (Unity and Responsibility in group work and when caring for shared calculators), show perseverance when working with negative numbers and square roots, and value quadratic thinking in community planning (Life Skills: critical thinking and self-esteem through explaining their reasoning to peers). Core competencies: Critical Thinking and Problem Solving, Communication and Collaboration, Digital Literacy (calculator use).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167" w:author="Claude (AI) - proposed" w:date="2026-10-15T12:57:39Z">
              <w:r>
                <w:rPr>
                  <w:rFonts w:ascii="Arial" w:cs="Arial" w:eastAsia="Arial" w:hAnsi="Arial"/>
                  <w:b w:val="false"/>
                  <w:bCs w:val="false"/>
                  <w:i w:val="false"/>
                  <w:iCs w:val="false"/>
                  <w:color w:val="000000"/>
                  <w:sz w:val="18"/>
                  <w:szCs w:val="18"/>
                </w:rPr>
                <w:t xml:space="preserve">KICD key inquiry question: How do we use equations in daily life? Supporting questions: </w:t>
              </w:r>
            </w:ins>
            <w:r>
              <w:rPr>
                <w:rFonts w:ascii="Arial" w:cs="Arial" w:eastAsia="Arial" w:hAnsi="Arial"/>
                <w:b w:val="false"/>
                <w:bCs w:val="false"/>
                <w:i w:val="false"/>
                <w:iCs w:val="false"/>
                <w:color w:val="000000"/>
                <w:sz w:val="18"/>
                <w:szCs w:val="18"/>
              </w:rPr>
              <w:t xml:space="preserve">1. How do quadratic expressions and equations differ from linear ones, and why are they necessary? 2. How can we use quadratic equations to model and solve problems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showed that completing the square solves equations that do not factorise, such as the Nakuru garden x² + 6x = 48. That method takes many steps each time. In this lesson learners apply completing the square once to the general form ax² + bx + c = 0 and obtain a universal formula. They then test it on the Mombasa stone problem and Mama Wanjiru's mandazi pricing, and check that it reproduces the Githurai hall answer (w = 10 m). This advances the driving question by giving the Harambee committee a method that works for any quadratic equation, and sets up Lesson 7, where learners choose and justify the most efficient method.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Mombasa stone problem is modelled on paper only; no one throws objects in class. Learners handle shared calculators carefully and return them at the end. Group seating should leave clear walkways. Be sensitive to learners who struggle with negative numbers; use pair support and avoid public criticism of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opens with a prediction: the committee in Githurai wants one tool that works every time, so learners predict whether a single formula could solve any quadratic equation, and how many solutions the Mombasa stone equation -5t² + 20t + 25 = 0 will give. In the Observe phase learners work in groups to complete the square on ax² + bx + c = 0 and so derive x = (-b ± √(b² - 4ac))/(2a), then use it on the Mombasa stone (D = 900, t = 5 s after rejecting t = -1) and compare with factorisation. They then check the Githurai hall with D = 484 (w = 10 or -12), solve Mama Wanjiru's mandazi pricing problem (D = 200, p = 7.93 or 22.07 KES), and investigate D = 0 and D = -16. In the Explain phase learners decide which mandazi price to choose and why, and explain what D tells us. The DQB and the cumulative model are updated: the quadratic formula is a universal tool, and it works for any quadratic equation.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vjude08r2b1qynne_kpg">
              <w:r>
                <w:rPr>
                  <w:rFonts w:ascii="Arial" w:cs="Arial" w:eastAsia="Arial" w:hAnsi="Arial"/>
                  <w:color w:val="2E75B6"/>
                  <w:sz w:val="16"/>
                  <w:szCs w:val="16"/>
                  <w:u w:val="single" w:color="2E75B6"/>
                </w:rPr>
                <w:t xml:space="preserve">Using the quadratic formula: number of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ktt5ial69m6elvgnq68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7pbpb0okifczc-f7cq3a">
              <w:r>
                <w:rPr>
                  <w:rFonts w:ascii="Arial" w:cs="Arial" w:eastAsia="Arial" w:hAnsi="Arial"/>
                  <w:color w:val="2E75B6"/>
                  <w:sz w:val="16"/>
                  <w:szCs w:val="16"/>
                  <w:u w:val="single" w:color="2E75B6"/>
                </w:rPr>
                <w:t xml:space="preserve">Number of solutions of quadratic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u_9xtkuami8w6dvsln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committee's manila-paper sketch (width = w, length = w + 2, Area = 120 m²) and recall that w² + 2w - 120 = 0 was solved by factorisation and that the Nakuru garden needed completing the square. They are then told: a stone is thrown upward from a viewing platform 25 m above the sea in Mombasa, with h = -5t² + 20t + 25. Working individually for 2 minutes, then in pairs, they write on a half-sheet: (1) Do you think there is one tool that works for every quadratic equation? Why or why not? (2) When the stone hits the sea, h = 0. How many answers for t do you expect, and could factorising be hard here? They write a rough guess for the landing time in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sketch on manila paper and the stone equation. Say: 'The Githurai committee is stuck because w appears multiplied by itself. Last lesson we completed the square for the Nakuru garden. It worked, but it took many steps. Today's question: can we get one tool that works every time?' Ask learners to write predictions silently for 2 minutes. Pose: 'What is a, what is b, and what is c in -5t² + 20t + 25 = 0?' Give WAIT TIME of 10-15 seconds before taking answers. Cold-call 4 learners for their predicted landing time and 3 for their reasons. Record all predictions on the board without judging them. Say: 'Keep your prediction card. We will test it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before evidence): committing to a written guess reveals current ideas (for example that every quadratic needs a different trick, or that a negative time cannot appear). Learners later confront their own predictions with calculated evidence, which makes the conceptual change visible and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correctly name a = -5, b = 20, c = 25 (watch for sign errors on a). Note how many predicted two answers versus one. Look for guesses reached by trial and error. Tally on the board: how many predict 'one tool works' versus 'different tool each time'. Use these tallies to target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cztq_d1jb5nmkrjwqwob">
              <w:r>
                <w:rPr>
                  <w:rFonts w:ascii="Arial" w:cs="Arial" w:eastAsia="Arial" w:hAnsi="Arial"/>
                  <w:color w:val="2E75B6"/>
                  <w:sz w:val="16"/>
                  <w:szCs w:val="16"/>
                  <w:u w:val="single" w:color="2E75B6"/>
                </w:rPr>
                <w:t xml:space="preserve">Using the quadratic formula: number of solutions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qk1ehezo2tymnhqsjhr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qrerdwlampovjoeclqvp">
              <w:r>
                <w:rPr>
                  <w:rFonts w:ascii="Arial" w:cs="Arial" w:eastAsia="Arial" w:hAnsi="Arial"/>
                  <w:color w:val="2E75B6"/>
                  <w:sz w:val="16"/>
                  <w:szCs w:val="16"/>
                  <w:u w:val="single" w:color="2E75B6"/>
                </w:rPr>
                <w:t xml:space="preserve">Quadratic formula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8n6nmo3d3bmt2q-arbc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(derivation, about </w:t>
            </w:r>
            <w:del w:id="9168" w:author="Claude (AI) - proposed" w:date="2026-10-15T12:57:39Z">
              <w:r>
                <w:rPr>
                  <w:rFonts w:ascii="Arial" w:cs="Arial" w:eastAsia="Arial" w:hAnsi="Arial"/>
                  <w:b w:val="false"/>
                  <w:bCs w:val="false"/>
                  <w:i w:val="false"/>
                  <w:iCs w:val="false"/>
                  <w:color w:val="000000"/>
                  <w:sz w:val="18"/>
                  <w:szCs w:val="18"/>
                </w:rPr>
                <w:delText xml:space="preserve">20</w:delText>
              </w:r>
            </w:del>
            <w:ins w:id="9169" w:author="Claude (AI) - proposed" w:date="2026-10-15T12:57:39Z">
              <w:r>
                <w:rPr>
                  <w:rFonts w:ascii="Arial" w:cs="Arial" w:eastAsia="Arial" w:hAnsi="Arial"/>
                  <w:b w:val="false"/>
                  <w:bCs w:val="false"/>
                  <w:i w:val="false"/>
                  <w:iCs w:val="false"/>
                  <w:color w:val="000000"/>
                  <w:sz w:val="18"/>
                  <w:szCs w:val="18"/>
                </w:rPr>
                <w:t xml:space="preserve">14</w:t>
              </w:r>
            </w:ins>
            <w:r>
              <w:rPr>
                <w:rFonts w:ascii="Arial" w:cs="Arial" w:eastAsia="Arial" w:hAnsi="Arial"/>
                <w:b w:val="false"/>
                <w:bCs w:val="false"/>
                <w:i w:val="false"/>
                <w:iCs w:val="false"/>
                <w:color w:val="000000"/>
                <w:sz w:val="18"/>
                <w:szCs w:val="18"/>
              </w:rPr>
              <w:t xml:space="preserve"> minutes): In groups of 4, learners get a strip with the steps of completing the square on ax² + bx + c = 0 in scrambled order. They first recall the Nakuru pattern x² + 6x + 9 = 57 and then follow the same moves in letters: divide by a to get x² + (b/a)x + c/a = 0; move c/a across; add (b/2a)² to both sides; write the left side as (x + b/2a)²; combine the right side to (b² - 4ac)/4a²; take square roots with ±; solve for x. They reorder the steps and glue them into their notebooks, finishing with x = (-b ± √(b² - 4ac))/(2a). Part B (Mombasa stone, about </w:t>
            </w:r>
            <w:del w:id="9170" w:author="Claude (AI) - proposed" w:date="2026-10-15T12:57:39Z">
              <w:r>
                <w:rPr>
                  <w:rFonts w:ascii="Arial" w:cs="Arial" w:eastAsia="Arial" w:hAnsi="Arial"/>
                  <w:b w:val="false"/>
                  <w:bCs w:val="false"/>
                  <w:i w:val="false"/>
                  <w:iCs w:val="false"/>
                  <w:color w:val="000000"/>
                  <w:sz w:val="18"/>
                  <w:szCs w:val="18"/>
                </w:rPr>
                <w:delText xml:space="preserve">15</w:delText>
              </w:r>
            </w:del>
            <w:ins w:id="9171" w:author="Claude (AI) - proposed" w:date="2026-10-15T12:57:39Z">
              <w:r>
                <w:rPr>
                  <w:rFonts w:ascii="Arial" w:cs="Arial" w:eastAsia="Arial" w:hAnsi="Arial"/>
                  <w:b w:val="false"/>
                  <w:bCs w:val="false"/>
                  <w:i w:val="false"/>
                  <w:iCs w:val="false"/>
                  <w:color w:val="000000"/>
                  <w:sz w:val="18"/>
                  <w:szCs w:val="18"/>
                </w:rPr>
                <w:t xml:space="preserve">13</w:t>
              </w:r>
            </w:ins>
            <w:r>
              <w:rPr>
                <w:rFonts w:ascii="Arial" w:cs="Arial" w:eastAsia="Arial" w:hAnsi="Arial"/>
                <w:b w:val="false"/>
                <w:bCs w:val="false"/>
                <w:i w:val="false"/>
                <w:iCs w:val="false"/>
                <w:color w:val="000000"/>
                <w:sz w:val="18"/>
                <w:szCs w:val="18"/>
              </w:rPr>
              <w:t xml:space="preserve"> minutes): Using a = -5, b = 20, c = 25 they compute D = 20² - 4(-5)(25) = 400 + 500 = 900, √900 = 30, and t = (-20 ± 30)/(-10), giving t = -1 or t = 5. They compare with factorisation: dividing by -5 gives t² - 4t - 5 = 0 = (t - 5)(t + 1). They reject t = -1 (before the throw), so the stone lands at t = 5 s, and use a calculator to confirm h = -5(25) + 20(5) + 25 = 0. They also find the maximum height at t = 2 s: h = -20 + 40 + 25 = 45 m. Part C (</w:t>
            </w:r>
            <w:ins w:id="9172" w:author="Claude (AI) - proposed" w:date="2026-10-15T12:57:39Z">
              <w:r>
                <w:rPr>
                  <w:rFonts w:ascii="Arial" w:cs="Arial" w:eastAsia="Arial" w:hAnsi="Arial"/>
                  <w:b w:val="false"/>
                  <w:bCs w:val="false"/>
                  <w:i w:val="false"/>
                  <w:iCs w:val="false"/>
                  <w:color w:val="000000"/>
                  <w:sz w:val="18"/>
                  <w:szCs w:val="18"/>
                </w:rPr>
                <w:t xml:space="preserve">quick </w:t>
              </w:r>
            </w:ins>
            <w:r>
              <w:rPr>
                <w:rFonts w:ascii="Arial" w:cs="Arial" w:eastAsia="Arial" w:hAnsi="Arial"/>
                <w:b w:val="false"/>
                <w:bCs w:val="false"/>
                <w:i w:val="false"/>
                <w:iCs w:val="false"/>
                <w:color w:val="000000"/>
                <w:sz w:val="18"/>
                <w:szCs w:val="18"/>
              </w:rPr>
              <w:t xml:space="preserve">hall check, about </w:t>
            </w:r>
            <w:del w:id="9173" w:author="Claude (AI) - proposed" w:date="2026-10-15T12:57:39Z">
              <w:r>
                <w:rPr>
                  <w:rFonts w:ascii="Arial" w:cs="Arial" w:eastAsia="Arial" w:hAnsi="Arial"/>
                  <w:b w:val="false"/>
                  <w:bCs w:val="false"/>
                  <w:i w:val="false"/>
                  <w:iCs w:val="false"/>
                  <w:color w:val="000000"/>
                  <w:sz w:val="18"/>
                  <w:szCs w:val="18"/>
                </w:rPr>
                <w:delText xml:space="preserve">8 minutes</w:delText>
              </w:r>
            </w:del>
            <w:ins w:id="9174" w:author="Claude (AI) - proposed" w:date="2026-10-15T12:57:39Z">
              <w:r>
                <w:rPr>
                  <w:rFonts w:ascii="Arial" w:cs="Arial" w:eastAsia="Arial" w:hAnsi="Arial"/>
                  <w:b w:val="false"/>
                  <w:bCs w:val="false"/>
                  <w:i w:val="false"/>
                  <w:iCs w:val="false"/>
                  <w:color w:val="000000"/>
                  <w:sz w:val="18"/>
                  <w:szCs w:val="18"/>
                </w:rPr>
                <w:t xml:space="preserve">3 minutes; the full hall panel is built in the Model Building Phase</w:t>
              </w:r>
            </w:ins>
            <w:r>
              <w:rPr>
                <w:rFonts w:ascii="Arial" w:cs="Arial" w:eastAsia="Arial" w:hAnsi="Arial"/>
                <w:b w:val="false"/>
                <w:bCs w:val="false"/>
                <w:i w:val="false"/>
                <w:iCs w:val="false"/>
                <w:color w:val="000000"/>
                <w:sz w:val="18"/>
                <w:szCs w:val="18"/>
              </w:rPr>
              <w:t xml:space="preserve">): For w² + 2w - 120 = 0 (a = 1, b = 2, c = -120) they compute D = 4 + 480 = 484, √484 = 22, w = (-2 ± 22)/2 = 10 or -12, matching the factorised answer: width 10 m, length 12 m. Part D (discriminant, about </w:t>
            </w:r>
            <w:del w:id="9175" w:author="Claude (AI) - proposed" w:date="2026-10-15T12:57:39Z">
              <w:r>
                <w:rPr>
                  <w:rFonts w:ascii="Arial" w:cs="Arial" w:eastAsia="Arial" w:hAnsi="Arial"/>
                  <w:b w:val="false"/>
                  <w:bCs w:val="false"/>
                  <w:i w:val="false"/>
                  <w:iCs w:val="false"/>
                  <w:color w:val="000000"/>
                  <w:sz w:val="18"/>
                  <w:szCs w:val="18"/>
                </w:rPr>
                <w:delText xml:space="preserve">12</w:delText>
              </w:r>
            </w:del>
            <w:ins w:id="9176" w:author="Claude (AI) - proposed" w:date="2026-10-15T12:57:39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Groups evaluate D for x² - 6x + 9 = 0 (D = 0, one repeated solution x = 3), x² + 2x + 5 = 0 (D = -16, no real solutions, because √-16 is not a real number), and record them with the stone (D = 900) and hall (D = 484) in a table of equation, a, b, c, D, number of real solutions.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pre-cut derivation strips (one set per group) and a shared calculator per group. Circulate during the derivation and ask: 'Which line matches the step where we added 9 in the Nakuru garden? What is the letter version of 9?' Give WAIT TIME of 10-15 seconds after each question. Prompt common errors: 'Where did the 4a² come from?' and 'Why do we write ±?' Pause after the derivation: 'Everyone, point to the line where b² - 4ac first appears.' Cold-call 3 groups to read out the final formula. For the stone, say: 'Careful with a = -5. What is 4 x (-5) x 25? Check the sign before you press equals.' Ask 2 groups to show how they handled -4ac. After t = -1 and t = 5, ask: 'Which answer do you keep, and why?' (recalling rejection from Lesson 4). For D = -16 ask: 'What happens when you try √-16 on the calculator?' Let learners see the Math Error message. Ask 3 learners what the sign of D tells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Generalising from a specific case to the general case (worked-example-to-formula, with scrambled-strip sequencing): learners see that the formula is not magic but the same completing-the-square steps done once with letters, which supports conceptual rather than procedural understanding. Data table of D values: comparing several equations helps learners notice the pattern between the sign of D and the number of real solutions (SEP: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group's strips are in a valid order and that they can explain the step that adds (b/2a)². Observable indicators: correct substitution of a = -5 giving D = 900; correct handling of division by -10; rejecting t = -1 with a reason about time; the calculator check giving h = 0 at t = 5. Verify the D table is complete with D = 900, 484, 0 and -16. Note learners who write 'D = -16 so x = -4' (misconception) and address them directly.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tvnsaotm40pwwjnphro-">
              <w:r>
                <w:rPr>
                  <w:rFonts w:ascii="Arial" w:cs="Arial" w:eastAsia="Arial" w:hAnsi="Arial"/>
                  <w:color w:val="2E75B6"/>
                  <w:sz w:val="16"/>
                  <w:szCs w:val="16"/>
                  <w:u w:val="single" w:color="2E75B6"/>
                </w:rPr>
                <w:t xml:space="preserve">Proof of the quadratic formula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u1exrq6wduxmwm_rzok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egapa2tbdojgjkeasgow">
              <w:r>
                <w:rPr>
                  <w:rFonts w:ascii="Arial" w:cs="Arial" w:eastAsia="Arial" w:hAnsi="Arial"/>
                  <w:color w:val="2E75B6"/>
                  <w:sz w:val="16"/>
                  <w:szCs w:val="16"/>
                  <w:u w:val="single" w:color="2E75B6"/>
                </w:rPr>
                <w:t xml:space="preserve">Number of solutions of quadratic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wy8wpxczlxfqni2ybam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formula to Mama Wanjiru's mandazi pricing. She sells n = 120 - 4p mandazi a day at price p KES each and wants a daily revenue of 700 KES. In pairs they write revenue p(120 - 4p) = 700, expand to 4p² - 120p + 700 = 0, divide by 4 to get p² - 30p + 175 = 0, and note a = 1, b = -30, c = 175. They compute D = 900 - 700 = 200, √200 = 14.14, and p = (30 ± 14.14)/2 = 7.93 or 22.07 KES. They check both give revenue 700: at p = 7.93 she sells about 88 mandazi, and at p = 22.07 about 32. Learners discuss in their pairs which price Mama Wanjiru should pick, and why both are mathematically valid but context helps decide: the lower price sells more mandazi, so she picks 7.93 KES. They then cross-check the Nakuru equation x² + 6x - 48 = 0: D = 36 + 192 = 228, x = (-6 ± √228)/2 = -3 ± √57, which matches the Lesson 5 result of 4.55 m. Finally each learner writes a 3-sentence explanation: (1) why the formula works for any quadratic equation, (2) what D tells us, and (3) how context decides which solution to use. This links back to the hall: the committee now has a tool that works whether or not the equation factorises.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'Mama Wanjiru in Gikomba-style market trading wants exactly 700 KES a day. Is there only one price?' Let pairs work for 6 minutes. Walk around asking: 'Why did we divide by 4 first?' and 'What is b here? Is it 30 or -30?' Give WAIT TIME of 10-15 seconds. Ask 3 pairs to share their two prices and 2 pairs to justify the choice of 7.93 KES. Challenge: 'Both prices give 700 KES. Why would she not choose 22.07?' Push for evidence using mandazi numbers sold (88 versus 32). </w:t>
            </w:r>
            <w:ins w:id="9177" w:author="Claude (AI) - proposed" w:date="2026-10-15T12:57:39Z">
              <w:r>
                <w:rPr>
                  <w:rFonts w:ascii="Arial" w:cs="Arial" w:eastAsia="Arial" w:hAnsi="Arial"/>
                  <w:b w:val="false"/>
                  <w:bCs w:val="false"/>
                  <w:i w:val="false"/>
                  <w:iCs w:val="false"/>
                  <w:color w:val="000000"/>
                  <w:sz w:val="18"/>
                  <w:szCs w:val="18"/>
                </w:rPr>
                <w:t xml:space="preserve">Accept other reasoned choices: a vendor may prefer the higher price to buy fewer ingredients and serve fewer customers. Ask how she would round to whole shillings: at KES 8 she sells 88 and earns KES 704; at KES 22 she sells 32 and earns KES 704 (both at least 700). </w:t>
              </w:r>
            </w:ins>
            <w:r>
              <w:rPr>
                <w:rFonts w:ascii="Arial" w:cs="Arial" w:eastAsia="Arial" w:hAnsi="Arial"/>
                <w:b w:val="false"/>
                <w:bCs w:val="false"/>
                <w:i w:val="false"/>
                <w:iCs w:val="false"/>
                <w:color w:val="000000"/>
                <w:sz w:val="18"/>
                <w:szCs w:val="18"/>
              </w:rPr>
              <w:t xml:space="preserve">Then ask: 'In which situation did we reject a solution, and in which did we keep both?' to contrast the stone (reject t = -1) and mandazi (both valid, choose by context). For the Nakuru cross-check say: 'Compare this with the Lesson 5 answer. Do the two methods agree?' Cold-call 3 learners to read their written explanation aloud. Use a sentence starter on the board: 'The formula works for any quadratic because ...'.</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(SEP: Engaging in Argument from Evidence): learners state a claim about which price to choose, support it with calculated numbers of mandazi sold, and reason from context. Comparing methods (formula versus completing the square) shows that different methods give the same answer, building trust in the formula as a universal tool.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correct values a = 1, b = -30, c = 175, D = 200, and prices 7.93 and 22.07 to 2 d.p. Indicators of understanding: learners reference both revenue checks and number sold; they explain that D &gt; 0 gives two real solutions; they note the Nakuru result matches. Collect the 3-sentence explanations as an exit ticket; mark with a 3-point checklist (formula generality, role of D, context decides). Identify learners who still reject a valid solution automatically.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u73-akhzufd2rkkfj651">
              <w:r>
                <w:rPr>
                  <w:rFonts w:ascii="Arial" w:cs="Arial" w:eastAsia="Arial" w:hAnsi="Arial"/>
                  <w:color w:val="2E75B6"/>
                  <w:sz w:val="16"/>
                  <w:szCs w:val="16"/>
                  <w:u w:val="single" w:color="2E75B6"/>
                </w:rPr>
                <w:t xml:space="preserve">Using the quadratic formula: number of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gbw8b3locmyrsxi6sof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hj7oykt7etfwhlriqd5h">
              <w:r>
                <w:rPr>
                  <w:rFonts w:ascii="Arial" w:cs="Arial" w:eastAsia="Arial" w:hAnsi="Arial"/>
                  <w:color w:val="2E75B6"/>
                  <w:sz w:val="16"/>
                  <w:szCs w:val="16"/>
                  <w:u w:val="single" w:color="2E75B6"/>
                </w:rPr>
                <w:t xml:space="preserve">Quadratic formula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iondqrzvbg0n_unfp76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which uses 'What we notice / What we wonder' cards. Individually, each writes one 'What we notice' card (for example: 'D = 900 and the stone lands at 5 s' or 'D = -16 means no real solution') and one 'What we wonder' card (for example: 'Which method is quickest for the Harambee committee?' or 'Why does D = 0 give only one answer?'). They post cards under the driving question about the Harambee hall in Githurai. As a class they read the update line and agree on it: 'The quadratic formula is a universal tool — it works for any quadratic equation.' They also place earlier questions that are now answered (for example 'What do we do when it will not factorise?') with a tick, and group the new cards into themes: using the formula, the discriminant, choosing between solutions.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to write one thing you noticed and one thing you wonder.' Give WAIT TIME of 10-15 seconds before learners begin writing. Cold-call 4 learners to read their cards, then ask the class: 'Does this card answer an earlier question on our board?' Move answered questions to a 'Now we know' column. Highlight the new wonder cards that point to Lesson 7: 'Which method is best for which equation?' Write the DQB update on a strip: 'The quadratic formula is a universal tool — it works for any quadratic equation.' Ask 3 learners to explain in their own words what 'universal' means using the stone or mandazi example. Keep it brisk, about 8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(notice/wonder cards): publicly tracking questions makes growing understanding visible, shows learners their own questions drive the unit, and prepares the next investigation, which is choosing efficient methods in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notice cards contain evidence (numbers such as D = 900 or t = 5 s) rather than vague statements. Check that wonder cards are about mathematics and not just procedure. Count how many learners connect D to the number of solutions. Note whether any cards show the misconception that the formula replaces the need for checking solutions in context.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zgqsctkbdfys5-x_vhhl">
              <w:r>
                <w:rPr>
                  <w:rFonts w:ascii="Arial" w:cs="Arial" w:eastAsia="Arial" w:hAnsi="Arial"/>
                  <w:color w:val="2E75B6"/>
                  <w:sz w:val="16"/>
                  <w:szCs w:val="16"/>
                  <w:u w:val="single" w:color="2E75B6"/>
                </w:rPr>
                <w:t xml:space="preserve">Using the quadratic formula: number of solutions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ggqbnwbpnhlpgdesbf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dvnreclzygl3-mvio5hb">
              <w:r>
                <w:rPr>
                  <w:rFonts w:ascii="Arial" w:cs="Arial" w:eastAsia="Arial" w:hAnsi="Arial"/>
                  <w:color w:val="2E75B6"/>
                  <w:sz w:val="16"/>
                  <w:szCs w:val="16"/>
                  <w:u w:val="single" w:color="2E75B6"/>
                </w:rPr>
                <w:t xml:space="preserve">Solve quadratic equations: complex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cdcb-bz3_9ly8pcbmws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 class cumulative model poster for the Githurai hall. In groups they extend the poster with a new 'Method 3: quadratic formula' panel showing the hall check: a = 1, b = 2, c = -120, D = 484, w = (-2 ± 22)/2 = 10 or -12, rejecting -12 because a width cannot be negative, giving a hall of width 10 m, length 12 m, area 120 m². They add a small flow chart: write in general form ax² + bx + c = 0; find a, b, c; compute D; if D &gt; 0 two real solutions, D = 0 one repeated solution, D &lt; 0 no real solutions; substitute into the formula; check each solution in context and reject impossible ones. They include the Mombasa stone (D = 900, lands at t = 5 s) and Mama Wanjiru's mandazi (D = 200, p = 7.93 or 22.07 KES) as side examples. Each learner then completes a short summary table in their notebook (see the prompt) and revises their original prediction card from the start of the lesson, writing what they would now say.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show three ways of finding the hall dimensions: factorisation, completing the square, and the quadratic formula. Add the third panel.' Circulate and ask: 'Where on your poster does the stone reject an answer? Where does the hall reject an answer?' Give WAIT TIME of 10-15 seconds before taking responses. Ask 3 groups to present their flow chart in 1 minute each, and cold-call 2 learners to name what D tells us. Push on precision: 'Does D = 484 being a perfect square tell us anything about whether the equation factorises?' (Encourage them to notice that √484 = 22 is whole, and the equation did factorise.) Remind learners that the model must connect back to the committee's problem and that Lesson 7 will ask them to choose the most efficient method. Collect notebook tables to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(SEP: Developing and Using Models): adding the formula panel and a decision flow chart lets learners organise three methods into one coherent model of how to solve quadratic equations, and shows that every method leads to the same hall: width 10 m, length 12 m. Revising the original prediction reinforces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posters for the correct hall panel (a = 1, b = 2, c = -120, D = 484, w = 10 or -12, reject -12, width 10 m, length 12 m), the flow chart showing all three cases of D, and the context check step. Observe whether learners can explain why the three methods agree. Review notebooks: revised prediction should show that the formula works for any quadratic equation, and the table should be filled with accurate data. Flag learners who treat D &lt; 0 as a solution.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learners understand each line of the derivation, or did they only copy the final formula? Which sign errors (for example with a = -5 or b = -30) were most common, and what pair support helped? Could learners explain why D = -16 gives no real solutions, and why D = 484 and D = 900 give two? Did they reject t = -1 and choose p = 7.93 KES using context rather than because the teacher told them? Did the DQB update 'The quadratic formula is a universal tool — it works for any quadratic equation' emerge from learners' own evidence? Which learners need more practice before Lesson 7, where they will choose the most efficient method?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Record the values of a, b, c and D for the Mombasa stone (-5t² + 20t + 25 = 0), the Githurai hall (w² + 2w - 120 = 0), Mama Wanjiru's mandazi (p² - 30p + 175 = 0), x² - 6x + 9 = 0 and x² + 2x + 5 = 0, and the number of real solutions each gave.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Write the quadratic formula x = (-b ± √(b² - 4ac))/(2a) and explain how it comes from completing the square on ax² + bx + c = 0. State what D &gt; 0, D = 0 and D &lt; 0 mean for the number of real solutions.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phenomenon? Explain how the formula gives the Githurai hall as width 10 m and length 12 m (D = 484, w = 10 or -12, reject -12), and how context decides which solution to use in the stone problem (t = 5 s) and Mama Wanjiru's pricing (7.93 KES chosen over 22.07 KES).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bv3-grnfl1ygtkz-fpv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9juvfjj6lz1ybayhgok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w:t>
            </w:r>
            <w:del w:id="9178" w:author="Claude (AI) - proposed" w:date="2026-10-15T12:57:39Z">
              <w:r>
                <w:rPr>
                  <w:rFonts w:ascii="Arial" w:cs="Arial" w:eastAsia="Arial" w:hAnsi="Arial"/>
                  <w:b/>
                  <w:bCs/>
                  <w:i w:val="false"/>
                  <w:iCs w:val="false"/>
                  <w:color w:val="FFFFFF"/>
                  <w:sz w:val="22"/>
                  <w:szCs w:val="22"/>
                </w:rPr>
                <w:delText xml:space="preserve">40 minutes (one double lesson of 80 minutes recommended if the poster is completed in class</w:delText>
              </w:r>
            </w:del>
            <w:ins w:id="9179" w:author="Claude (AI) - proposed" w:date="2026-10-15T12:57:39Z">
              <w:r>
                <w:rPr>
                  <w:rFonts w:ascii="Arial" w:cs="Arial" w:eastAsia="Arial" w:hAnsi="Arial"/>
                  <w:b/>
                  <w:bCs/>
                  <w:i w:val="false"/>
                  <w:iCs w:val="false"/>
                  <w:color w:val="FFFFFF"/>
                  <w:sz w:val="22"/>
                  <w:szCs w:val="22"/>
                </w:rPr>
                <w:t xml:space="preserve">80 minutes (2 x 40-minute periods; Predict 6, Observe 24, Explain 20, Driving Question Board 10, Model Building 20</w:t>
              </w:r>
            </w:ins>
            <w:r>
              <w:rPr>
                <w:rFonts w:ascii="Arial" w:cs="Arial" w:eastAsia="Arial" w:hAnsi="Arial"/>
                <w:b/>
                <w:bCs/>
                <w:i w:val="false"/>
                <w:iCs w:val="false"/>
                <w:color w:val="FFFFFF"/>
                <w:sz w:val="22"/>
                <w:szCs w:val="22"/>
              </w:rPr>
              <w:t xml:space="preserve">)): Application, Model Building and Consolidation: Closing the Githurai Harambee Hall Story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the whole unit: learners choose and justify the most efficient method (factorisation, completing the square or quadratic formula) in new Kenyan contexts, write the Final Explanation for the Githurai Harambee hall, compare their Lesson 1 prediction with their final model, and formally close the Driving Question Board. No new technique is taught.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solve the Githurai hall equation w(w + 2) = 120, i.e. w^2 + 2w - 120 = 0, by all three methods and show that each gives w = 10 or w = -12; (2) explain that context selects the valid solution, so the hall is width 10 m, length 12 m; (3) apply quadratic equations to Kitale land (2w^2 + w - 78 = 0), Harambee ticket revenue (p^2 - 30p + 200 = 0) and the hall verandah (x^2 + 11x - 12 = 0); (4) explain how quadratic expressions and equations differ from linear ones and why they are necessary.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NGSS-aligned practices adapted for mathematics: Constructing Explanations and Designing Solutions (writing a Final Explanation with claim, evidence, reasoning); Developing and Using Models (building and comparing the Lesson 1 model with the final cumulative model); Engaging in Argument from Evidence (justifying a preferred method); Using Mathematics and Computational Thinking (selecting methods, checking in context); Communication and Collaboration (group presentation); Critical Thinking and Problem Solving (choosing and justifying methods).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use of quadratic equations in solving community planning problems (Harambee, land use, fundraising); Unity: working together as a committee and as groups; Responsibility: checking each solution against the context before giving a final answer; Life Skills (self-esteem): confidently presenting and defending a method choice.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180" w:author="Claude (AI) - proposed" w:date="2026-10-15T12:57:39Z">
              <w:r>
                <w:rPr>
                  <w:rFonts w:ascii="Arial" w:cs="Arial" w:eastAsia="Arial" w:hAnsi="Arial"/>
                  <w:b w:val="false"/>
                  <w:bCs w:val="false"/>
                  <w:i w:val="false"/>
                  <w:iCs w:val="false"/>
                  <w:color w:val="000000"/>
                  <w:sz w:val="18"/>
                  <w:szCs w:val="18"/>
                </w:rPr>
                <w:t xml:space="preserve">KICD key inquiry question: How do we use equations in daily life? Supporting questions: </w:t>
              </w:r>
            </w:ins>
            <w:r>
              <w:rPr>
                <w:rFonts w:ascii="Arial" w:cs="Arial" w:eastAsia="Arial" w:hAnsi="Arial"/>
                <w:b w:val="false"/>
                <w:bCs w:val="false"/>
                <w:i w:val="false"/>
                <w:iCs w:val="false"/>
                <w:color w:val="000000"/>
                <w:sz w:val="18"/>
                <w:szCs w:val="18"/>
              </w:rPr>
              <w:t xml:space="preserve">1. How do quadratic expressions and equations differ from linear ones, and why are they necessary? 2. How can we use quadratic equations to model and solve problems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left the Githurai committee stuck with w(w + 2) = 120 because arithmetic and linear equations could not find w. Lessons 2 to 6 gave learners expansion, factorisation, the Zero Product Property, completing the square and the quadratic formula with the discriminant. In Lesson 7 learners return to the full hall problem, solve it three ways, apply their thinking to new problems, build the final cumulative model and close the DQB, so they can answer the Driving Question: how quadratic equations help the community find unknown dimensions and quantities.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Low-risk lesson. Keep walkways clear during gallery walk. Share calculators and manila paper/markers responsibly (Responsibility). Handle scissors or tape for poster work with care. Ensure every learner, including those who struggle, has a role in the group so no one is excluded.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own Lesson 1 prediction for the width of the Githurai Harambee hall (area 120 m2, length = w + 2) and the manila-paper sketch. They then solve w^2 + 2w - 120 = 0 by factorisation, (w + 12)(w - 10) = 0; by completing the square; and by the quadratic formula (D = 484, sqrt = 22), and confirm w = 10 or w = -12, rejecting -12 because a width cannot be negative, so the hall is width 10 m, length 12 m. In groups they solve new problems: Kitale land (2w^2 + w - 78 = 0, w = 6, length 13 m), Harambee ticket fundraising (p^2 - 30p + 200 = 0, p = 10 or 20 KES, choose 10 KES), and the hall verandah (x^2 + 11x - 12 = 0, x = 1 m), and justify their method choice. They write the Final Explanation, build a cumulative model poster or digital slide comparing the Lesson 1 model with the final model, and formally close the Driving Question Board by matching every 'What we wonder' card to an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me-7ji6nxg2ylgayttfu">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06emtkbl2kuitg-s-me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skdioqc3m0wwpal__sdg">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p5cfyezvcgvfrjgo5y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again at the Githurai committee's manila-paper sketch (width = w, length = w + 2, Area = 120 m2) and at their own Lesson 1 width predictions. Individually they write a quick prediction: 'For the three new problems (Kitale land, ticket price, hall verandah), which method would be most efficient and why?' They also predict: 'Will each problem have one answer or two, and will both be usable?' Then they privately rate their confidence (1-3) on solving the hall equation by each of the three methods.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manila-paper sketch and the Lesson 1 trial-and-error table (w = 8, area 80; w = 9, 99; w = 10, 120; w = 11, 143; w = 12, 168). Say: 'In Lesson 1 the Githurai committee was stuck. Today we close their story. Look at your first prediction of the width. Without calculating, how do you feel about it now?' Give WAIT TIME of 10-15 seconds. Then pose: 'Here are three new problems. Before we solve anything, predict which method you would choose for each and write one reason.' Cold-call 3 learners to share predictions without judging them; record the predictions on the board under 'Method Predictions'. Circulate and note learners who choose trial and error by habit.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Predict-Reflect-Compare: learners revisit a prior prediction and make a new one about method choice. Seeing how their thinking changed from 'guess and check' to 'choose a method' makes their growth visible and creates purpose for the application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can state their Lesson 1 prediction and say whether it was close to w = 10; (2) at least 3 of 5 cold-called learners give a reason linked to the equation's form (for example, 'it factorises easily' or 'the numbers are awkward'); (3) learners record a prediction about one vs two solutions. Note learners who still refer only to trial and error and prompt them: 'What does the w times w tell you?'</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sy5xqticyx1ghmiadlyy">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jkji4nfy5ibql8ivo7q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cb1b5kkptsu5yqtveqpe">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d6tpc4n1f2v9bmafs5m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groups of 4 as the 'Githurai Harambee committee', learners gather evidence by solving the full hall problem three ways on a shared manila sheet divided into three columns. (1) Factorisation: w^2 + 2w - 120 = 0 becomes (w + 12)(w - 10) = 0, so w = -12 or w = 10 using the Zero Product Property. (2) Completing the square: w^2 + 2w = 120, add 1 to get (w + 1)^2 = 121, w + 1 = +/-11, w = 10 or -12. (3) Quadratic formula with a = 1, b = 2, c = -120: D = 4 + 480 = 484, sqrt = 22, w = (-2 +/- 22)/2 = 10 or -12. They record steps, count steps and time taken for each method, and check w = 10 in the context: length 12 m, 10 x 12 = 120 m2. They then use the three new problems as additional evidence in a rotating 'station' format: (a) Kitale land, width w m, length (2w + 1) m, area 78 m2; (b) Harambee ticket price p KES with tickets sold 60 - 2p and revenue 400 KES; (c) hall verandah with uniform border x m around the 12 m by 10 m hall, outer area 168 m2.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the Githurai committee. Show them three ways to find the width, and compare how much work each takes.' Assign roles: reader, recorder, checker, reporter</w:t>
            </w:r>
            <w:ins w:id="9181" w:author="Claude (AI) - proposed" w:date="2026-10-15T12:57:39Z">
              <w:r>
                <w:rPr>
                  <w:rFonts w:ascii="Arial" w:cs="Arial" w:eastAsia="Arial" w:hAnsi="Arial"/>
                  <w:b w:val="false"/>
                  <w:bCs w:val="false"/>
                  <w:i w:val="false"/>
                  <w:iCs w:val="false"/>
                  <w:color w:val="000000"/>
                  <w:sz w:val="18"/>
                  <w:szCs w:val="18"/>
                </w:rPr>
                <w:t xml:space="preserve">. If time is short, each group solves the hall (about 12 minutes) and then only two of the three new problems; the third result is shared in the Explain Phase</w:t>
              </w:r>
            </w:ins>
            <w:r>
              <w:rPr>
                <w:rFonts w:ascii="Arial" w:cs="Arial" w:eastAsia="Arial" w:hAnsi="Arial"/>
                <w:b w:val="false"/>
                <w:bCs w:val="false"/>
                <w:i w:val="false"/>
                <w:iCs w:val="false"/>
                <w:color w:val="000000"/>
                <w:sz w:val="18"/>
                <w:szCs w:val="18"/>
              </w:rPr>
              <w:t xml:space="preserve">. Circulate with targeted prompts: 'What are a, b and c in your equation?', 'Which factor pair of -120 adds to 2?', 'Show me where you rejected a solution and why.' For Kitale land, ask: 'Why is a = 2 here, and what does that do to your factor search?' For tickets, ask: 'If both p = 10 and p = 20 give KES 400, which would the committee choose?' For the verandah: 'Which solution is a length you could actually build?' Give WAIT TIME of 10-15 seconds after each question before offering hints. Cold-call 4 groups to report one method result each. Provide the answer key only after each group has checked in context: Kitale (2w + 13)(w - 6) = 0, w = 6 (reject -6.5), length 13 m, 6 x 13 = 78; Tickets p^2 - 30p + 200 = 0, (p - 10)(p - 20) = 0, p = 10 gives 40 tickets, p = 20 gives 20 tickets; Verandah (12 + 2x)(10 + 2x) = 168 leads to x^2 + 11x - 12 = 0, (x + 12)(x - 1) = 0, x = 1 m (reject -12), outer 14 m by 12 m = 168 m2.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Comparing Multiple Representations/Methods (Three-Column Method Comparison): placing factorisation, completing the square and the quadratic formula side by side for the same equation shows that different methods give identical solutions and lets learners judge efficiency, building understanding that the method is a tool while the context decides the valid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three columns end with w = 10 or w = -12; (2) the checker verifies 10 x 12 = 120 m2; (3) groups correctly state a, b, c for each new equation (Kitale a = 2, b = 1, c = -78; tickets a = 1, b = -30, c = 200; verandah a = 1, b = 11, c = -12); (4) groups reject -6.5 m and -12 m with a context reason; (5) groups state that both ticket prices work mathematically. Use a quick tally of correct answers per station; re-teach in a mini-clinic for groups that mis-expanded (12 + 2x)(10 + 2x).</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wxojl0cz1sg0way9pfnw">
              <w:r>
                <w:rPr>
                  <w:rFonts w:ascii="Arial" w:cs="Arial" w:eastAsia="Arial" w:hAnsi="Arial"/>
                  <w:color w:val="2E75B6"/>
                  <w:sz w:val="16"/>
                  <w:szCs w:val="16"/>
                  <w:u w:val="single" w:color="2E75B6"/>
                </w:rPr>
                <w:t xml:space="preserve">Solving quadratic equations: complex roots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b9v1skcnylgf0btf216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jmu2jsmwel2nlnwxb5ti">
              <w:r>
                <w:rPr>
                  <w:rFonts w:ascii="Arial" w:cs="Arial" w:eastAsia="Arial" w:hAnsi="Arial"/>
                  <w:color w:val="2E75B6"/>
                  <w:sz w:val="16"/>
                  <w:szCs w:val="16"/>
                  <w:u w:val="single" w:color="2E75B6"/>
                </w:rPr>
                <w:t xml:space="preserve">Solve quadratic equations: complex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go8ig3z9fxpicpmmqb5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prepares a 2-minute justification: 'Which method would you choose for each problem, and why?' They compare efficiency: factorisation is quickest when integers work (hall, Kitale, tickets, verandah); completing the square helps when the equation does not factorise nicely (like the Nakuru garden); the quadratic formula always works and the discriminant (D = 484 for the hall) shows the number of real solutions. Then each learner writes the Final Explanation individually using Claim-Evidence-Reasoning: Claim: the hall is width 10 m and length 12 m. Evidence: trial-and-error table, (w + 12)(w - 10) = 0, D = 484, 10 x 12 = 120 m2. Reasoning: w^2 appears because the unknown multiplies itself, so the equation is quadratic and has two solutions, but a width cannot be negative, so context selects w = 10. They also answer: 'How is this different from a linear equation, such as the perimeter 4w + 4?'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'Convince the Githurai committee. Which method would you recommend and why? Use evidence, not just opinion.' Give WAIT TIME of 10-15 seconds before groups talk. Cold-call 3 groups to present; after each, ask a different group: 'Do you agree or disagree, and what evidence supports that?' Press for reasoning: 'Why does the quadratic formula always work but not always get used first?' Show a sentence frame on the board: 'I claim ___ because ___, and the evidence is ___, which shows ___.' Address misconceptions: some learners think both ticket prices must be wrong because there are two answers; clarify that both give KES 400 but the committee chooses p = 10 because 40 people attend instead of 20. Contrast linear and quadratic: perimeter 4w + 4 is linear, highest power 1, one solution; area w(w + 2) has highest power 2, up to two solutions. Collect Final Explanations for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Argumentation: learners must connect the claim (10 m by 12 m) to evidence from several methods and explain with the idea that context selects the valid solution. Defending choices to peers builds deeper understanding of why quadratic equations are necessary.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using a 4-point checklist for the Final Explanation: (1) correct equation w^2 + 2w - 120 = 0; (2) at least one correct solution method shown with both solutions w = 10 and w = -12; (3) explicit rejection of -12 because a width cannot be negative; (4) a statement contrasting quadratic with linear (highest power 2 vs 1). Learners scoring 3-4 are secure; 0-2 receive a conference during the model-building phase. Listen for the phrase 'context decides which solution to use'.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aq9hldbmoceghm4csxxz">
              <w:r>
                <w:rPr>
                  <w:rFonts w:ascii="Arial" w:cs="Arial" w:eastAsia="Arial" w:hAnsi="Arial"/>
                  <w:color w:val="2E75B6"/>
                  <w:sz w:val="16"/>
                  <w:szCs w:val="16"/>
                  <w:u w:val="single" w:color="2E75B6"/>
                </w:rPr>
                <w:t xml:space="preserve">Proof of the quadratic formula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pdpagjo_uhbbup93mt7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fmmjdlfhquqkh4gugyct">
              <w:r>
                <w:rPr>
                  <w:rFonts w:ascii="Arial" w:cs="Arial" w:eastAsia="Arial" w:hAnsi="Arial"/>
                  <w:color w:val="2E75B6"/>
                  <w:sz w:val="16"/>
                  <w:szCs w:val="16"/>
                  <w:u w:val="single" w:color="2E75B6"/>
                </w:rPr>
                <w:t xml:space="preserve">Solve equations by completing the square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rtfpxcrtfol1fvl86t8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'What we notice / What we wonder' cards from earlier lessons (for example, 'Why can't we just use a linear equation?', 'Why are there two answers?', 'How do we find the width exactly?', 'Can every quadratic be factorised?'). In groups they take turns choosing a card, reading it aloud, and attaching an answer card with evidence from the unit (trial-and-error table, factorisation, completing the square, formula, discriminant, Kitale, tickets, verandah). They add 'What we now understand' cards and one new wonder card for future learning (for example, the maximum height of the Mombasa stone or other curves)</w:t>
            </w:r>
            <w:ins w:id="9182" w:author="Claude (AI) - proposed" w:date="2026-10-15T12:57:39Z">
              <w:r>
                <w:rPr>
                  <w:rFonts w:ascii="Arial" w:cs="Arial" w:eastAsia="Arial" w:hAnsi="Arial"/>
                  <w:b w:val="false"/>
                  <w:bCs w:val="false"/>
                  <w:i w:val="false"/>
                  <w:iCs w:val="false"/>
                  <w:color w:val="000000"/>
                  <w:sz w:val="18"/>
                  <w:szCs w:val="18"/>
                </w:rPr>
                <w:t xml:space="preserve">, and note one way to investigate it: a digital search where devices are available, a textbook or library book, or asking a builder, farmer or trader</w:t>
              </w:r>
            </w:ins>
            <w:r>
              <w:rPr>
                <w:rFonts w:ascii="Arial" w:cs="Arial" w:eastAsia="Arial" w:hAnsi="Arial"/>
                <w:b w:val="false"/>
                <w:bCs w:val="false"/>
                <w:i w:val="false"/>
                <w:iCs w:val="false"/>
                <w:color w:val="000000"/>
                <w:sz w:val="18"/>
                <w:szCs w:val="18"/>
              </w:rPr>
              <w:t xml:space="preserve">. The DQB is formally closed when every original wonder card has an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started with questions about the Githurai hall. Let us answer each one with evidence.' Hold up each unanswered card and ask: 'Which lesson or problem helps us answer this?' Give WAIT TIME of 10-15 seconds. Cold-call 5 learners, one per card, to read the question and answer. Push on weak answers: 'What evidence from the hall problem supports that?' If a card is unanswered, ask: 'What would we need to find out?' and move it to a 'Future Questions' section. Finally, read the Driving Question aloud and ask 3 learners to summarise an answer in one sentence each. Praise correct use of terms: solutions, roots, discriminant.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Closure (Question-to-Evidence Mapping): linking each original wonder card to specific evidence shows learners how their questions guided the unit and consolidates the idea that quadratic equations model situations in which an unknown is multiplied by itself.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original wonder cards have an answer card with named evidence; (2) at least 5 different learners speak during DQB closure; (3) answers reference mathematics (for example, 'w appears as w times w, so the equation has w^2'); (4) learners distinguish linear (perimeter 4w + 4) from quadratic (area). Note questions that stay unanswered and record them as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fhoh6pcl0lkfzjqdodhq">
              <w:r>
                <w:rPr>
                  <w:rFonts w:ascii="Arial" w:cs="Arial" w:eastAsia="Arial" w:hAnsi="Arial"/>
                  <w:color w:val="2E75B6"/>
                  <w:sz w:val="16"/>
                  <w:szCs w:val="16"/>
                  <w:u w:val="single" w:color="2E75B6"/>
                </w:rPr>
                <w:t xml:space="preserve">Using the quadratic formula: number of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2flzcigpca3jxt_bwwm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donnkeyng50tzrvg17vy">
              <w:r>
                <w:rPr>
                  <w:rFonts w:ascii="Arial" w:cs="Arial" w:eastAsia="Arial" w:hAnsi="Arial"/>
                  <w:color w:val="2E75B6"/>
                  <w:sz w:val="16"/>
                  <w:szCs w:val="16"/>
                  <w:u w:val="single" w:color="2E75B6"/>
                </w:rPr>
                <w:t xml:space="preserve">Quadratics by taking square roots: with steps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zdm4arnx_fm-hneo36d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builds a final cumulative model as a poster (manila paper) or digital slide that maps the journey: (1) recognising quadratic expressions and the general form ax^2 + bx + c = 0 (hall: a = 1, b = 2, c = -120); (2) expanding with the distributive law/FOIL; (3) factorising; (4) solving by factorisation using the Zero Product Property; (5) completing the square; (6) quadratic formula and discriminant (D &gt; 0 two solutions, D = 0 one repeated solution, D &lt; 0 none); (7) checking in context and rejecting invalid solutions. One panel shows the Lesson 1 model (trial-and-error table, guess for w) beside the final model (equation, three methods, w = 10 m, length 12 m, 120 m2). Another panel shows a decision guide for choosing a method and one application (Kitale, tickets or verandah). Groups then do a gallery walk, leave one 'glow' and one 'grow' comment on sticky notes, and finish with a personal reflection: 'How can quadratic thinking help my community plan?'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'Show how your thinking changed from the first lesson to now. Put your Lesson 1 model next to your final model.' Provide a checklist of the required panels. Circulate and ask: 'Where on your poster does the context choose the answer?' and 'Which method did you use for the verandah and why?' Give WAIT TIME of 10-15 seconds before prompting. Cold-call 4 groups to present their comparison in 1 minute each. Ask presenters to name one change in understanding, for example from 'guess and check' to 'form an equation'. During the gallery walk, ask visitors to confirm the hall answer: 'width 10 m, length 12 m'. Close with: 'Which problem in Githurai, Kitale or your own village could you now solve?' Give the exit ticket: solve x^2 + 4x - 21 = 0 by any method, justify the method, and state which solution would be rejected if x were a width.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(Lesson 1 vs Final) and Gallery Walk: placing the first and final models side by side makes learning visible, while peer feedback in the gallery walk strengthens connections among expression, equation, method and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Lesson 1 vs final comparison names at least two specific changes (for example, trial and error to equation; one guess to exact solution); (2) the poster includes all three methods with the hall answers w = 10 or w = -12 and the final answer of width 10 m, length 12 m; (3) the discriminant rule is shown correctly; (4) the context-rejection step appears explicitly; (5) the exit ticket x^2 + 4x - 21 = 0 gives (x + 7)(x - 3) = 0, x = 3 or -7, with -7 rejected for a width. Use a 3-level rubric (secure, developing, beginning) and plan follow-up groups for learners at beginning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 after the lesson: (1) Which method did learners choose most often, and did their justification show real understanding of efficiency, or did they simply copy the quickest-looking route? (2) Could learners explain why a quadratic equation can have two solutions and why context rejects one (w = -12, w = -6.5, x = -12)? (3) Did learners clearly distinguish the linear perimeter 4w + 4 from the quadratic area w(w + 2) = 120? (4) Which DQB cards were hardest to answer, and what does that suggest about gaps in the unit? (5) Did every learner contribute to the group poster? Note learners who need more practice on factorising when a is not 1 (such as 2w^2 + w - 78) or on expanding (12 + 2x)(10 + 2x), and plan short remediation. Record which Kenyan contexts (Githurai, Kitale, ticket fundraising) motivated learners most.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Githurai hall equation w(w + 2) = 120, or w^2 + 2w - 120 = 0, gives the same solutions, w = 10 or w = -12, by factorisation, completing the square and the quadratic formula (D = 484). New problems gave Kitale land w = 6 m (length 13 m), Harambee tickets p = 10 or 20 KES, and a verandah of x = 1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quadratic equation has the unknown multiplied by itself (highest power 2), unlike a linear equation such as the perimeter 4w + 4, and can have two solutions. We learned how to choose the most efficient method and to check each solution in the context.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the hall must be width 10 m and length 12 m (area 120 m2) because w = -12 is impossible for a width, so context decides which solution is used. Quadratic thinking lets the Harambee committee and our community find unknown dimensions and quantities for real planning problems.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xdakae5lffudvtzgjxg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tz8r_flsczbczgh50fk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_xizkhgcnspkcmy6jok-" Type="http://schemas.openxmlformats.org/officeDocument/2006/relationships/hyperlink" Target="https://creativecommons.org/licenses/by-nc/4.0/" TargetMode="External"/><Relationship Id="rId3sgskix_c4o06ff-oawc6" Type="http://schemas.openxmlformats.org/officeDocument/2006/relationships/hyperlink" Target="https://creativecommons.org/licenses/by-nc/4.0/" TargetMode="External"/><Relationship Id="rIdkgr2od6snbfdepfxhs8i5" Type="http://schemas.openxmlformats.org/officeDocument/2006/relationships/hyperlink" Target="https://creativecommons.org/licenses/by-nc/4.0/" TargetMode="External"/><Relationship Id="rId2n9cleclpz0rkdd9vwhsm" Type="http://schemas.openxmlformats.org/officeDocument/2006/relationships/hyperlink" Target="http://ares.local:8069/en/learn/#/topics/c/548a6c6185ca5c529fd65faabe7236b0" TargetMode="External"/><Relationship Id="rId0a4vh8y2gpjwqsgelfc4q" Type="http://schemas.openxmlformats.org/officeDocument/2006/relationships/hyperlink" Target="http://ares.local/www2/search.php?searchstring=quadratic+equations+unknown+multipli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aei0evgvmjf4xv6z9v2" Type="http://schemas.openxmlformats.org/officeDocument/2006/relationships/hyperlink" Target="http://ares.local:8069/en/learn/#/topics/c/d0b5aaac422a5f7cb18cae28d7196cc0" TargetMode="External"/><Relationship Id="rIdpwp09u4thjo5e2ltuqnx6" Type="http://schemas.openxmlformats.org/officeDocument/2006/relationships/hyperlink" Target="http://ares.local/www2/search.php?searchstring=quadratic+equations+unknown+multipli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a_biwem-3i_f6obifmz" Type="http://schemas.openxmlformats.org/officeDocument/2006/relationships/hyperlink" Target="http://ares.local:8069/en/learn/#/topics/c/325368710f375fe2bfb45cc5b9cfec17" TargetMode="External"/><Relationship Id="rIdlk3fk27bgchl4fds5mih5" Type="http://schemas.openxmlformats.org/officeDocument/2006/relationships/hyperlink" Target="http://ares.local/www2/search.php?searchstring=quadratic+equations+unknown+multipli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_wmlijpbozorenxoyaye" Type="http://schemas.openxmlformats.org/officeDocument/2006/relationships/hyperlink" Target="http://ares.local:8069/en/learn/#/topics/c/c4b98aa78e7953cca6e6556ca3ec73fe" TargetMode="External"/><Relationship Id="rIdmakq-_d4q7rmfssomrmei" Type="http://schemas.openxmlformats.org/officeDocument/2006/relationships/hyperlink" Target="http://ares.local/www2/search.php?searchstring=quadratic+equations+unknown+multipli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kq0nqzbi3giji8brzef" Type="http://schemas.openxmlformats.org/officeDocument/2006/relationships/hyperlink" Target="http://ares.local:8069/en/learn/#/topics/c/9c9e1868100654eb97ed920e930524ee" TargetMode="External"/><Relationship Id="rId0tmeiqt20x3kneklaks5i" Type="http://schemas.openxmlformats.org/officeDocument/2006/relationships/hyperlink" Target="http://ares.local/www2/search.php?searchstring=quadratic+equations+unknown+multipli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japc3gqe2srqrxb5fbc" Type="http://schemas.openxmlformats.org/officeDocument/2006/relationships/hyperlink" Target="http://ares.local:8069/en/learn/#/topics/c/b339481519a25380984949999ec54a8d" TargetMode="External"/><Relationship Id="rIdch1xg6vvndfq1jz8bl7ps" Type="http://schemas.openxmlformats.org/officeDocument/2006/relationships/hyperlink" Target="http://ares.local/www2/search.php?searchstring=quadratic+equations+unknown+multipli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w_wjwy9imzfcxwwuemw" Type="http://schemas.openxmlformats.org/officeDocument/2006/relationships/hyperlink" Target="http://ares.local:8069/en/learn/#/topics/c/548a6c6185ca5c529fd65faabe7236b0" TargetMode="External"/><Relationship Id="rIddmwvdvq730w5cfo-p9gdy" Type="http://schemas.openxmlformats.org/officeDocument/2006/relationships/hyperlink" Target="http://ares.local/www2/search.php?searchstring=quadratic+equations+unknown+multipli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mwuhpgdogj7-7djioll" Type="http://schemas.openxmlformats.org/officeDocument/2006/relationships/hyperlink" Target="http://ares.local:8069/en/learn/#/topics/c/39875e23013251d38debffeca642952f" TargetMode="External"/><Relationship Id="rIdjcxoxgfb6yaz6wqqgtaku" Type="http://schemas.openxmlformats.org/officeDocument/2006/relationships/hyperlink" Target="http://ares.local/www2/search.php?searchstring=quadratic+equations+unknown+multipli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clsgkxue9ivbpwf0lb-" Type="http://schemas.openxmlformats.org/officeDocument/2006/relationships/hyperlink" Target="http://ares.local:8069/en/learn/#/topics/c/325368710f375fe2bfb45cc5b9cfec17" TargetMode="External"/><Relationship Id="rIdfya8brepdt1quhwzkpohm" Type="http://schemas.openxmlformats.org/officeDocument/2006/relationships/hyperlink" Target="http://ares.local/www2/search.php?searchstring=quadratic+equations+unknown+multipli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2dk68ccedjqhv2yyfnwa" Type="http://schemas.openxmlformats.org/officeDocument/2006/relationships/hyperlink" Target="http://ares.local:8069/en/learn/#/topics/c/b339481519a25380984949999ec54a8d" TargetMode="External"/><Relationship Id="rIdevm7dduepqzryqzr3_jg6" Type="http://schemas.openxmlformats.org/officeDocument/2006/relationships/hyperlink" Target="http://ares.local/www2/search.php?searchstring=quadratic+equations+unknown+multipli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vntkoe0pxyia0si1erz" Type="http://schemas.openxmlformats.org/officeDocument/2006/relationships/hyperlink" Target="https://creativecommons.org/licenses/by-nc/4.0/" TargetMode="External"/><Relationship Id="rIdlky9hgqpjmnecfgxf_mkk" Type="http://schemas.openxmlformats.org/officeDocument/2006/relationships/hyperlink" Target="https://creativecommons.org/licenses/by-nc/4.0/" TargetMode="External"/><Relationship Id="rIdk3pbsqrrpfxwrzmwfj-e4" Type="http://schemas.openxmlformats.org/officeDocument/2006/relationships/hyperlink" Target="http://ares.local:8069/en/learn/#/topics/c/fb921592ca9f5d67be623d021e545f1c" TargetMode="External"/><Relationship Id="rIdsz8wlqyqmhsvs3fngzo3d" Type="http://schemas.openxmlformats.org/officeDocument/2006/relationships/hyperlink" Target="http://ares.local/www2/search.php?searchstring=quadratic+equations+expand+distribu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hutpput67k4hkff28h3f" Type="http://schemas.openxmlformats.org/officeDocument/2006/relationships/hyperlink" Target="http://ares.local:8069/en/learn/#/topics/c/bf4ee7a5f73d5f1984fb2aff020d0ee5" TargetMode="External"/><Relationship Id="rId-z_kbdb7j2sdw_m003k7r" Type="http://schemas.openxmlformats.org/officeDocument/2006/relationships/hyperlink" Target="http://ares.local/www2/search.php?searchstring=quadratic+equations+expand+distribu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uxamkksrihv2un_ikyb" Type="http://schemas.openxmlformats.org/officeDocument/2006/relationships/hyperlink" Target="http://ares.local:8069/en/learn/#/topics/c/2688869678a659b39d49357b03cb8bc9" TargetMode="External"/><Relationship Id="rIdgpqghohglp63nblbeviuf" Type="http://schemas.openxmlformats.org/officeDocument/2006/relationships/hyperlink" Target="http://ares.local/www2/search.php?searchstring=quadratic+equations+expand+distribu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zthsh9lvagamvmiy_sgh" Type="http://schemas.openxmlformats.org/officeDocument/2006/relationships/hyperlink" Target="http://ares.local:8069/en/learn/#/topics/c/066f2cae84d35576865578969c41b010" TargetMode="External"/><Relationship Id="rIdv56vcy6oxec2vxq7px-g0" Type="http://schemas.openxmlformats.org/officeDocument/2006/relationships/hyperlink" Target="http://ares.local/www2/search.php?searchstring=quadratic+equations+expand+distribu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08mfzjgxkvh7ehsumebv" Type="http://schemas.openxmlformats.org/officeDocument/2006/relationships/hyperlink" Target="http://ares.local:8069/en/learn/#/topics/c/aeb834e67fb45eabb2e71976d86ca5ca" TargetMode="External"/><Relationship Id="rIdmqolk707nfpa81uqty-yd" Type="http://schemas.openxmlformats.org/officeDocument/2006/relationships/hyperlink" Target="http://ares.local/www2/search.php?searchstring=quadratic+equations+expand+distribu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qjxzqfcynkdkzg7fxvz" Type="http://schemas.openxmlformats.org/officeDocument/2006/relationships/hyperlink" Target="http://ares.local:8069/en/learn/#/topics/c/bf4ee7a5f73d5f1984fb2aff020d0ee5" TargetMode="External"/><Relationship Id="rIdqekdf_9wzqp9jgasq3n2m" Type="http://schemas.openxmlformats.org/officeDocument/2006/relationships/hyperlink" Target="http://ares.local/www2/search.php?searchstring=quadratic+equations+expand+distribu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ciydvaopjoxc4yx0haj" Type="http://schemas.openxmlformats.org/officeDocument/2006/relationships/hyperlink" Target="http://ares.local:8069/en/learn/#/topics/c/a371ad54de31544fb4577f851c9393ae" TargetMode="External"/><Relationship Id="rId10ktmd24n9mnszwakmeav" Type="http://schemas.openxmlformats.org/officeDocument/2006/relationships/hyperlink" Target="http://ares.local/www2/search.php?searchstring=quadratic+equations+expand+distribu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br1rsomc4fbarysxqsb" Type="http://schemas.openxmlformats.org/officeDocument/2006/relationships/hyperlink" Target="http://ares.local:8069/en/learn/#/topics/c/066f2cae84d35576865578969c41b010" TargetMode="External"/><Relationship Id="rIdp9g9ymoihvxtca61i2_ka" Type="http://schemas.openxmlformats.org/officeDocument/2006/relationships/hyperlink" Target="http://ares.local/www2/search.php?searchstring=quadratic+equations+expand+distribu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4tj3li5avdwwxdy4d7w4" Type="http://schemas.openxmlformats.org/officeDocument/2006/relationships/hyperlink" Target="http://ares.local:8069/en/learn/#/topics/c/fb921592ca9f5d67be623d021e545f1c" TargetMode="External"/><Relationship Id="rIdoehpliuqguxxfkzfjd9_f" Type="http://schemas.openxmlformats.org/officeDocument/2006/relationships/hyperlink" Target="http://ares.local/www2/search.php?searchstring=quadratic+equations+expand+distribu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3lsicemvmff7yllsr2qe" Type="http://schemas.openxmlformats.org/officeDocument/2006/relationships/hyperlink" Target="http://ares.local:8069/en/learn/#/topics/c/0f8725c3c0a55d2f92bedfe5d939ef04" TargetMode="External"/><Relationship Id="rId9mgolskeqhwgkllujiije" Type="http://schemas.openxmlformats.org/officeDocument/2006/relationships/hyperlink" Target="http://ares.local/www2/search.php?searchstring=quadratic+equations+expand+distribu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9kmft9e5z0pg5h--bhpq" Type="http://schemas.openxmlformats.org/officeDocument/2006/relationships/hyperlink" Target="https://creativecommons.org/licenses/by-nc/4.0/" TargetMode="External"/><Relationship Id="rIdx-mt8vtpvxjiyz7amfkao" Type="http://schemas.openxmlformats.org/officeDocument/2006/relationships/hyperlink" Target="https://creativecommons.org/licenses/by-nc/4.0/" TargetMode="External"/><Relationship Id="rIdaneegexrpmzga_bgdriph" Type="http://schemas.openxmlformats.org/officeDocument/2006/relationships/hyperlink" Target="http://ares.local:8069/en/learn/#/topics/c/c399165825af56b589ec6cdd370b2122" TargetMode="External"/><Relationship Id="rIdcdlbyxhohbiiivtmhtbwq" Type="http://schemas.openxmlformats.org/officeDocument/2006/relationships/hyperlink" Target="http://ares.local/www2/search.php?searchstring=quadratic+equations+factorise+fa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kiv5hp2kh9ich5idopp" Type="http://schemas.openxmlformats.org/officeDocument/2006/relationships/hyperlink" Target="http://ares.local:8069/en/learn/#/topics/c/6c14f593f60f5a1f871bd089f9acc36b" TargetMode="External"/><Relationship Id="rIdfe2vfj_xsydci1sloxj5d" Type="http://schemas.openxmlformats.org/officeDocument/2006/relationships/hyperlink" Target="http://ares.local/www2/search.php?searchstring=quadratic+equations+factorise+fa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gxtrqb5ijzqruuqf_zta" Type="http://schemas.openxmlformats.org/officeDocument/2006/relationships/hyperlink" Target="http://ares.local:8069/en/learn/#/topics/c/f3d91733a2c85700a7bd116db9fa42b2" TargetMode="External"/><Relationship Id="rIdbe89eadh8hxys4_pdiejr" Type="http://schemas.openxmlformats.org/officeDocument/2006/relationships/hyperlink" Target="http://ares.local/www2/search.php?searchstring=quadratic+equations+factorise+fa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rc2uig4ga69yt1zlgtx" Type="http://schemas.openxmlformats.org/officeDocument/2006/relationships/hyperlink" Target="http://ares.local:8069/en/learn/#/topics/c/51fc67f5bf2e531487db9f5aa76ad1e3" TargetMode="External"/><Relationship Id="rId5fpa69lc8jnnhb-cquxgu" Type="http://schemas.openxmlformats.org/officeDocument/2006/relationships/hyperlink" Target="http://ares.local/www2/search.php?searchstring=quadratic+equations+factorise+fa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dftka-orsqebqe7bq5i1" Type="http://schemas.openxmlformats.org/officeDocument/2006/relationships/hyperlink" Target="http://ares.local:8069/en/learn/#/topics/c/c399165825af56b589ec6cdd370b2122" TargetMode="External"/><Relationship Id="rIdizwiqxjklziirsjbo38ph" Type="http://schemas.openxmlformats.org/officeDocument/2006/relationships/hyperlink" Target="http://ares.local/www2/search.php?searchstring=quadratic+equations+factorise+fa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kt6yobrbifehrodkjk4" Type="http://schemas.openxmlformats.org/officeDocument/2006/relationships/hyperlink" Target="http://ares.local:8069/en/learn/#/topics/c/54dc9c65dabb58ab91ddfe4b6a4f1dd7" TargetMode="External"/><Relationship Id="rIddee9wetjprnpwum_vio5o" Type="http://schemas.openxmlformats.org/officeDocument/2006/relationships/hyperlink" Target="http://ares.local/www2/search.php?searchstring=quadratic+equations+factorise+fa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wwpyrbe5hipa7isym_wg" Type="http://schemas.openxmlformats.org/officeDocument/2006/relationships/hyperlink" Target="http://ares.local:8069/en/learn/#/topics/c/f3d91733a2c85700a7bd116db9fa42b2" TargetMode="External"/><Relationship Id="rIdkoq9xnowktmzunzzoy-hu" Type="http://schemas.openxmlformats.org/officeDocument/2006/relationships/hyperlink" Target="http://ares.local/www2/search.php?searchstring=quadratic+equations+factorise+fa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pt5uiucsmtq0rpam0pu8" Type="http://schemas.openxmlformats.org/officeDocument/2006/relationships/hyperlink" Target="http://ares.local:8069/en/learn/#/topics/c/8ae6cfcafdc05b06aa1ca3a5ca4120d4" TargetMode="External"/><Relationship Id="rIdpvcel6_y3dv1eq70p6jpg" Type="http://schemas.openxmlformats.org/officeDocument/2006/relationships/hyperlink" Target="http://ares.local/www2/search.php?searchstring=quadratic+equations+factorise+fa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ntfg9h5mpy1xvgwftzz" Type="http://schemas.openxmlformats.org/officeDocument/2006/relationships/hyperlink" Target="http://ares.local:8069/en/learn/#/topics/c/08b6be6df4e959c3aaf66d714236cde1" TargetMode="External"/><Relationship Id="rIduk0te3asftnobke27dd7j" Type="http://schemas.openxmlformats.org/officeDocument/2006/relationships/hyperlink" Target="http://ares.local/www2/search.php?searchstring=quadratic+equations+factorise+fa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e5qpealsmnreiv4zmsjh" Type="http://schemas.openxmlformats.org/officeDocument/2006/relationships/hyperlink" Target="http://ares.local:8069/en/learn/#/topics/c/21ada57c4f1758469c82ecf0a0274862" TargetMode="External"/><Relationship Id="rIdbamzd4fmr5-vpj0v1jwqf" Type="http://schemas.openxmlformats.org/officeDocument/2006/relationships/hyperlink" Target="http://ares.local/www2/search.php?searchstring=quadratic+equations+factorise+fa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necizj45gnidmxumet9" Type="http://schemas.openxmlformats.org/officeDocument/2006/relationships/hyperlink" Target="https://creativecommons.org/licenses/by-nc/4.0/" TargetMode="External"/><Relationship Id="rIdj7sjox7xktuzqgvmirz9x" Type="http://schemas.openxmlformats.org/officeDocument/2006/relationships/hyperlink" Target="https://creativecommons.org/licenses/by-nc/4.0/" TargetMode="External"/><Relationship Id="rIdazvqrvgj2xdowglrfig0t" Type="http://schemas.openxmlformats.org/officeDocument/2006/relationships/hyperlink" Target="http://ares.local:8069/en/learn/#/topics/c/f2ecc3d672295f899d78b6997459ecf6" TargetMode="External"/><Relationship Id="rId6siwcxaokjrzuurov0jik" Type="http://schemas.openxmlformats.org/officeDocument/2006/relationships/hyperlink" Target="http://ares.local/www2/search.php?searchstring=quadratic+equations+zero+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zxzomshi6ur4smqk3xnq" Type="http://schemas.openxmlformats.org/officeDocument/2006/relationships/hyperlink" Target="http://ares.local:8069/en/learn/#/topics/c/e6dd117b82f7548cbd2148349af13fbf" TargetMode="External"/><Relationship Id="rIdaor7hygcc7vcksotxj9e1" Type="http://schemas.openxmlformats.org/officeDocument/2006/relationships/hyperlink" Target="http://ares.local/www2/search.php?searchstring=quadratic+equations+zero+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nlgzpgnio0wyo7usuyub" Type="http://schemas.openxmlformats.org/officeDocument/2006/relationships/hyperlink" Target="http://ares.local:8069/en/learn/#/topics/c/b7b9b34d6eda5b8ea9a64d850bed515a" TargetMode="External"/><Relationship Id="rIdwybtetop2mssowukxrhje" Type="http://schemas.openxmlformats.org/officeDocument/2006/relationships/hyperlink" Target="http://ares.local/www2/search.php?searchstring=quadratic+equations+zero+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sjfwunbdpa3buvihfcg" Type="http://schemas.openxmlformats.org/officeDocument/2006/relationships/hyperlink" Target="http://ares.local:8069/en/learn/#/topics/c/e6dd117b82f7548cbd2148349af13fbf" TargetMode="External"/><Relationship Id="rIdmvhdzapwtkrwtcsbcpk0i" Type="http://schemas.openxmlformats.org/officeDocument/2006/relationships/hyperlink" Target="http://ares.local/www2/search.php?searchstring=quadratic+equations+zero+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61ar879dzslekqquxbcx" Type="http://schemas.openxmlformats.org/officeDocument/2006/relationships/hyperlink" Target="http://ares.local:8069/en/learn/#/topics/c/f2ecc3d672295f899d78b6997459ecf6" TargetMode="External"/><Relationship Id="rIdhnriyntxmsfzm1vsda1hp" Type="http://schemas.openxmlformats.org/officeDocument/2006/relationships/hyperlink" Target="http://ares.local/www2/search.php?searchstring=quadratic+equations+zero+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txyxk0rl7rcelzjf9vwv" Type="http://schemas.openxmlformats.org/officeDocument/2006/relationships/hyperlink" Target="http://ares.local:8069/en/learn/#/topics/c/c60b6b53f3d2551eba0f76a9e01bb14d" TargetMode="External"/><Relationship Id="rIdsjagt7mknuhyszvd0ujgi" Type="http://schemas.openxmlformats.org/officeDocument/2006/relationships/hyperlink" Target="http://ares.local/www2/search.php?searchstring=quadratic+equations+zero+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e9y6bgwlurozxd_gnbpp" Type="http://schemas.openxmlformats.org/officeDocument/2006/relationships/hyperlink" Target="http://ares.local:8069/en/learn/#/topics/c/b7b9b34d6eda5b8ea9a64d850bed515a" TargetMode="External"/><Relationship Id="rIdwfg6_3y8uqwkd1sxgqmlo" Type="http://schemas.openxmlformats.org/officeDocument/2006/relationships/hyperlink" Target="http://ares.local/www2/search.php?searchstring=quadratic+equations+zero+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rr-lzp20mfdxn6w0hjk" Type="http://schemas.openxmlformats.org/officeDocument/2006/relationships/hyperlink" Target="http://ares.local:8069/en/learn/#/topics/c/04cac8ac2ed75823908df2615b90ed1d" TargetMode="External"/><Relationship Id="rIdimku8omh_wu9prdvf2yu6" Type="http://schemas.openxmlformats.org/officeDocument/2006/relationships/hyperlink" Target="http://ares.local/www2/search.php?searchstring=quadratic+equations+zero+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nmen8dtkdtms0iric6f" Type="http://schemas.openxmlformats.org/officeDocument/2006/relationships/hyperlink" Target="http://ares.local:8069/en/learn/#/topics/c/5341ea0037625d118c8db50faa6ebea0" TargetMode="External"/><Relationship Id="rId0_ty2yusdm1rcy8-pg-bu" Type="http://schemas.openxmlformats.org/officeDocument/2006/relationships/hyperlink" Target="http://ares.local/www2/search.php?searchstring=quadratic+equations+zero+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zvme2cyp5nhn0gzllcjm" Type="http://schemas.openxmlformats.org/officeDocument/2006/relationships/hyperlink" Target="http://ares.local:8069/en/learn/#/topics/c/cebe769ae2175d80b8fc337849bbbdd8" TargetMode="External"/><Relationship Id="rIdditmr8fnzdj_ha7ilt55i" Type="http://schemas.openxmlformats.org/officeDocument/2006/relationships/hyperlink" Target="http://ares.local/www2/search.php?searchstring=quadratic+equations+zero+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dkzknnjnttjrd-gzvpop" Type="http://schemas.openxmlformats.org/officeDocument/2006/relationships/hyperlink" Target="https://creativecommons.org/licenses/by-nc/4.0/" TargetMode="External"/><Relationship Id="rIdbkmnujc9zougz80k76s24" Type="http://schemas.openxmlformats.org/officeDocument/2006/relationships/hyperlink" Target="https://creativecommons.org/licenses/by-nc/4.0/" TargetMode="External"/><Relationship Id="rIdf84g2swdpkukae-ozstor" Type="http://schemas.openxmlformats.org/officeDocument/2006/relationships/hyperlink" Target="http://ares.local:8069/en/learn/#/topics/c/70b161421e5651389d9c878007132707" TargetMode="External"/><Relationship Id="rIdo_7mkyhllqzzqpr2fr_sj" Type="http://schemas.openxmlformats.org/officeDocument/2006/relationships/hyperlink" Target="http://ares.local/www2/search.php?searchstring=quadratic+equations+completing+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yba29kq8t8qq3f7rmdw" Type="http://schemas.openxmlformats.org/officeDocument/2006/relationships/hyperlink" Target="http://ares.local:8069/en/learn/#/topics/c/f954536155d65749af61590de3b6fd16" TargetMode="External"/><Relationship Id="rIduggrarcezcg-pntux5h8q" Type="http://schemas.openxmlformats.org/officeDocument/2006/relationships/hyperlink" Target="http://ares.local/www2/search.php?searchstring=quadratic+equations+completing+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3c-eceie7jxeviias2w" Type="http://schemas.openxmlformats.org/officeDocument/2006/relationships/hyperlink" Target="http://ares.local:8069/en/learn/#/topics/c/12ec99d2a1565e2d8ee12283334ab52a" TargetMode="External"/><Relationship Id="rId-fnjpdoixpeqadatn2iqv" Type="http://schemas.openxmlformats.org/officeDocument/2006/relationships/hyperlink" Target="http://ares.local/www2/search.php?searchstring=quadratic+equations+completing+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if3w4gzbaykt727xl1w" Type="http://schemas.openxmlformats.org/officeDocument/2006/relationships/hyperlink" Target="http://ares.local:8069/en/learn/#/topics/c/d4b6494541545b4486487cbe6c25d91d" TargetMode="External"/><Relationship Id="rIdvoeetjxsqx3wkd1nxc3xz" Type="http://schemas.openxmlformats.org/officeDocument/2006/relationships/hyperlink" Target="http://ares.local/www2/search.php?searchstring=quadratic+equations+completing+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sthwovumk4_jnwqflu_l" Type="http://schemas.openxmlformats.org/officeDocument/2006/relationships/hyperlink" Target="http://ares.local:8069/en/learn/#/topics/c/70202ac1acd05decaad5eda703d9e44d" TargetMode="External"/><Relationship Id="rIdj2gr0udvjflxmyi1--u9g" Type="http://schemas.openxmlformats.org/officeDocument/2006/relationships/hyperlink" Target="http://ares.local/www2/search.php?searchstring=quadratic+equations+completing+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l8p5djwboreak4yyyubl" Type="http://schemas.openxmlformats.org/officeDocument/2006/relationships/hyperlink" Target="http://ares.local:8069/en/learn/#/topics/c/f954536155d65749af61590de3b6fd16" TargetMode="External"/><Relationship Id="rIdxjejvb0kqvnczr_ttqrts" Type="http://schemas.openxmlformats.org/officeDocument/2006/relationships/hyperlink" Target="http://ares.local/www2/search.php?searchstring=quadratic+equations+completing+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iwdtmf1pemc1hxkqrxu" Type="http://schemas.openxmlformats.org/officeDocument/2006/relationships/hyperlink" Target="http://ares.local:8069/en/learn/#/topics/c/70b161421e5651389d9c878007132707" TargetMode="External"/><Relationship Id="rIds38g5lfndvyt5ayv58yrj" Type="http://schemas.openxmlformats.org/officeDocument/2006/relationships/hyperlink" Target="http://ares.local/www2/search.php?searchstring=quadratic+equations+completing+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tngx01rlc0g4sqcpjh" Type="http://schemas.openxmlformats.org/officeDocument/2006/relationships/hyperlink" Target="http://ares.local:8069/en/learn/#/topics/c/d4b6494541545b4486487cbe6c25d91d" TargetMode="External"/><Relationship Id="rIdjx_batiu9yz845gb8edjh" Type="http://schemas.openxmlformats.org/officeDocument/2006/relationships/hyperlink" Target="http://ares.local/www2/search.php?searchstring=quadratic+equations+completing+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kuzes6nxjixv5ncon_fx" Type="http://schemas.openxmlformats.org/officeDocument/2006/relationships/hyperlink" Target="http://ares.local:8069/en/learn/#/topics/c/12ec99d2a1565e2d8ee12283334ab52a" TargetMode="External"/><Relationship Id="rIdb1pa37etrt7ksprdlsjzc" Type="http://schemas.openxmlformats.org/officeDocument/2006/relationships/hyperlink" Target="http://ares.local/www2/search.php?searchstring=quadratic+equations+completing+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qfvrmtjgv9-suojwzml" Type="http://schemas.openxmlformats.org/officeDocument/2006/relationships/hyperlink" Target="http://ares.local:8069/en/learn/#/topics/c/c60b6b53f3d2551eba0f76a9e01bb14d" TargetMode="External"/><Relationship Id="rId0_hwnwgbuifvxejs5ttez" Type="http://schemas.openxmlformats.org/officeDocument/2006/relationships/hyperlink" Target="http://ares.local/www2/search.php?searchstring=quadratic+equations+completing+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7fmsid7n2uvme-m-adhx" Type="http://schemas.openxmlformats.org/officeDocument/2006/relationships/hyperlink" Target="https://creativecommons.org/licenses/by-nc/4.0/" TargetMode="External"/><Relationship Id="rId1ya6gve4ivr9qkibh5y_6" Type="http://schemas.openxmlformats.org/officeDocument/2006/relationships/hyperlink" Target="https://creativecommons.org/licenses/by-nc/4.0/" TargetMode="External"/><Relationship Id="rIdrvjude08r2b1qynne_kpg" Type="http://schemas.openxmlformats.org/officeDocument/2006/relationships/hyperlink" Target="http://ares.local:8069/en/learn/#/topics/c/d4ef5e2833b45170893a0719bd9e15cb" TargetMode="External"/><Relationship Id="rIdiktt5ial69m6elvgnq68x" Type="http://schemas.openxmlformats.org/officeDocument/2006/relationships/hyperlink" Target="http://ares.local/www2/search.php?searchstring=quadratic+equations+formula+discrimin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7pbpb0okifczc-f7cq3a" Type="http://schemas.openxmlformats.org/officeDocument/2006/relationships/hyperlink" Target="http://ares.local:8069/en/learn/#/topics/c/8815f8a11b285916b537c8f87711f25f" TargetMode="External"/><Relationship Id="rIducu_9xtkuami8w6dvslnf" Type="http://schemas.openxmlformats.org/officeDocument/2006/relationships/hyperlink" Target="http://ares.local/www2/search.php?searchstring=quadratic+equations+formula+discrimin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ztq_d1jb5nmkrjwqwob" Type="http://schemas.openxmlformats.org/officeDocument/2006/relationships/hyperlink" Target="http://ares.local:8069/en/learn/#/topics/c/7d3b030479b15f879dc34904994a16db" TargetMode="External"/><Relationship Id="rIdkqk1ehezo2tymnhqsjhrb" Type="http://schemas.openxmlformats.org/officeDocument/2006/relationships/hyperlink" Target="http://ares.local/www2/search.php?searchstring=quadratic+equations+formula+discrimin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rerdwlampovjoeclqvp" Type="http://schemas.openxmlformats.org/officeDocument/2006/relationships/hyperlink" Target="http://ares.local:8069/en/learn/#/topics/c/ea77b9a224d75e19aba4ec389f56fe9b" TargetMode="External"/><Relationship Id="rIda8n6nmo3d3bmt2q-arbcf" Type="http://schemas.openxmlformats.org/officeDocument/2006/relationships/hyperlink" Target="http://ares.local/www2/search.php?searchstring=quadratic+equations+formula+discrimin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vnsaotm40pwwjnphro-" Type="http://schemas.openxmlformats.org/officeDocument/2006/relationships/hyperlink" Target="http://ares.local:8069/en/learn/#/topics/c/608dd537891b51ce9b6404c47f6aec05" TargetMode="External"/><Relationship Id="rIdwu1exrq6wduxmwm_rzoke" Type="http://schemas.openxmlformats.org/officeDocument/2006/relationships/hyperlink" Target="http://ares.local/www2/search.php?searchstring=quadratic+equations+formula+discrimin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gapa2tbdojgjkeasgow" Type="http://schemas.openxmlformats.org/officeDocument/2006/relationships/hyperlink" Target="http://ares.local:8069/en/learn/#/topics/c/8815f8a11b285916b537c8f87711f25f" TargetMode="External"/><Relationship Id="rIdfwy8wpxczlxfqni2ybamb" Type="http://schemas.openxmlformats.org/officeDocument/2006/relationships/hyperlink" Target="http://ares.local/www2/search.php?searchstring=quadratic+equations+formula+discrimin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73-akhzufd2rkkfj651" Type="http://schemas.openxmlformats.org/officeDocument/2006/relationships/hyperlink" Target="http://ares.local:8069/en/learn/#/topics/c/d4ef5e2833b45170893a0719bd9e15cb" TargetMode="External"/><Relationship Id="rIdugbw8b3locmyrsxi6sof3" Type="http://schemas.openxmlformats.org/officeDocument/2006/relationships/hyperlink" Target="http://ares.local/www2/search.php?searchstring=quadratic+equations+formula+discrimin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j7oykt7etfwhlriqd5h" Type="http://schemas.openxmlformats.org/officeDocument/2006/relationships/hyperlink" Target="http://ares.local:8069/en/learn/#/topics/c/ea77b9a224d75e19aba4ec389f56fe9b" TargetMode="External"/><Relationship Id="rIdciondqrzvbg0n_unfp76q" Type="http://schemas.openxmlformats.org/officeDocument/2006/relationships/hyperlink" Target="http://ares.local/www2/search.php?searchstring=quadratic+equations+formula+discrimin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gqsctkbdfys5-x_vhhl" Type="http://schemas.openxmlformats.org/officeDocument/2006/relationships/hyperlink" Target="http://ares.local:8069/en/learn/#/topics/c/7d3b030479b15f879dc34904994a16db" TargetMode="External"/><Relationship Id="rIdtggqbnwbpnhlpgdesbfiq" Type="http://schemas.openxmlformats.org/officeDocument/2006/relationships/hyperlink" Target="http://ares.local/www2/search.php?searchstring=quadratic+equations+formula+discrimin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vnreclzygl3-mvio5hb" Type="http://schemas.openxmlformats.org/officeDocument/2006/relationships/hyperlink" Target="http://ares.local:8069/en/learn/#/topics/c/b1bb64f554ec5b14b94c43f51bcec875" TargetMode="External"/><Relationship Id="rIdlcdcb-bz3_9ly8pcbmws6" Type="http://schemas.openxmlformats.org/officeDocument/2006/relationships/hyperlink" Target="http://ares.local/www2/search.php?searchstring=quadratic+equations+formula+discrimin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v3-grnfl1ygtkz-fpve" Type="http://schemas.openxmlformats.org/officeDocument/2006/relationships/hyperlink" Target="https://creativecommons.org/licenses/by-nc/4.0/" TargetMode="External"/><Relationship Id="rIdb9juvfjj6lz1ybayhgoks" Type="http://schemas.openxmlformats.org/officeDocument/2006/relationships/hyperlink" Target="https://creativecommons.org/licenses/by-nc/4.0/" TargetMode="External"/><Relationship Id="rIdcme-7ji6nxg2ylgayttfu" Type="http://schemas.openxmlformats.org/officeDocument/2006/relationships/hyperlink" Target="http://ares.local:8069/en/learn/#/topics/c/b7b9b34d6eda5b8ea9a64d850bed515a" TargetMode="External"/><Relationship Id="rIdg06emtkbl2kuitg-s-meu" Type="http://schemas.openxmlformats.org/officeDocument/2006/relationships/hyperlink" Target="http://ares.local/www2/search.php?searchstring=quadratic+equations+factorisation+comple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kdioqc3m0wwpal__sdg" Type="http://schemas.openxmlformats.org/officeDocument/2006/relationships/hyperlink" Target="http://ares.local:8069/en/learn/#/topics/c/68bd989031e45bc993585938722b5283" TargetMode="External"/><Relationship Id="rIdep5cfyezvcgvfrjgo5ys-" Type="http://schemas.openxmlformats.org/officeDocument/2006/relationships/hyperlink" Target="http://ares.local/www2/search.php?searchstring=quadratic+equations+factorisation+comple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y5xqticyx1ghmiadlyy" Type="http://schemas.openxmlformats.org/officeDocument/2006/relationships/hyperlink" Target="http://ares.local:8069/en/learn/#/topics/c/b7b9b34d6eda5b8ea9a64d850bed515a" TargetMode="External"/><Relationship Id="rIdxjkji4nfy5ibql8ivo7qa" Type="http://schemas.openxmlformats.org/officeDocument/2006/relationships/hyperlink" Target="http://ares.local/www2/search.php?searchstring=quadratic+equations+factorisation+comple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cb1b5kkptsu5yqtveqpe" Type="http://schemas.openxmlformats.org/officeDocument/2006/relationships/hyperlink" Target="http://ares.local:8069/en/learn/#/topics/c/68bd989031e45bc993585938722b5283" TargetMode="External"/><Relationship Id="rIdxd6tpc4n1f2v9bmafs5mf" Type="http://schemas.openxmlformats.org/officeDocument/2006/relationships/hyperlink" Target="http://ares.local/www2/search.php?searchstring=quadratic+equations+factorisation+comple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xojl0cz1sg0way9pfnw" Type="http://schemas.openxmlformats.org/officeDocument/2006/relationships/hyperlink" Target="http://ares.local:8069/en/learn/#/topics/c/a7f10b1b74635eec806d661626942a9a" TargetMode="External"/><Relationship Id="rId8b9v1skcnylgf0btf216j" Type="http://schemas.openxmlformats.org/officeDocument/2006/relationships/hyperlink" Target="http://ares.local/www2/search.php?searchstring=quadratic+equations+factorisation+comple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mu2jsmwel2nlnwxb5ti" Type="http://schemas.openxmlformats.org/officeDocument/2006/relationships/hyperlink" Target="http://ares.local:8069/en/learn/#/topics/c/b1bb64f554ec5b14b94c43f51bcec875" TargetMode="External"/><Relationship Id="rIdygo8ig3z9fxpicpmmqb5d" Type="http://schemas.openxmlformats.org/officeDocument/2006/relationships/hyperlink" Target="http://ares.local/www2/search.php?searchstring=quadratic+equations+factorisation+comple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q9hldbmoceghm4csxxz" Type="http://schemas.openxmlformats.org/officeDocument/2006/relationships/hyperlink" Target="http://ares.local:8069/en/learn/#/topics/c/608dd537891b51ce9b6404c47f6aec05" TargetMode="External"/><Relationship Id="rIdkpdpagjo_uhbbup93mt7m" Type="http://schemas.openxmlformats.org/officeDocument/2006/relationships/hyperlink" Target="http://ares.local/www2/search.php?searchstring=quadratic+equations+factorisation+comple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mmjdlfhquqkh4gugyct" Type="http://schemas.openxmlformats.org/officeDocument/2006/relationships/hyperlink" Target="http://ares.local:8069/en/learn/#/topics/c/f954536155d65749af61590de3b6fd16" TargetMode="External"/><Relationship Id="rIdmrtfpxcrtfol1fvl86t8t" Type="http://schemas.openxmlformats.org/officeDocument/2006/relationships/hyperlink" Target="http://ares.local/www2/search.php?searchstring=quadratic+equations+factorisation+comple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hoh6pcl0lkfzjqdodhq" Type="http://schemas.openxmlformats.org/officeDocument/2006/relationships/hyperlink" Target="http://ares.local:8069/en/learn/#/topics/c/d4ef5e2833b45170893a0719bd9e15cb" TargetMode="External"/><Relationship Id="rIdu2flzcigpca3jxt_bwwms" Type="http://schemas.openxmlformats.org/officeDocument/2006/relationships/hyperlink" Target="http://ares.local/www2/search.php?searchstring=quadratic+equations+factorisation+comple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donnkeyng50tzrvg17vy" Type="http://schemas.openxmlformats.org/officeDocument/2006/relationships/hyperlink" Target="http://ares.local:8069/en/learn/#/topics/c/04cac8ac2ed75823908df2615b90ed1d" TargetMode="External"/><Relationship Id="rId7zdm4arnx_fm-hneo36da" Type="http://schemas.openxmlformats.org/officeDocument/2006/relationships/hyperlink" Target="http://ares.local/www2/search.php?searchstring=quadratic+equations+factorisation+comple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xdakae5lffudvtzgjxgs" Type="http://schemas.openxmlformats.org/officeDocument/2006/relationships/hyperlink" Target="https://creativecommons.org/licenses/by-nc/4.0/" TargetMode="External"/><Relationship Id="rIdttz8r_flsczbczgh50fki" Type="http://schemas.openxmlformats.org/officeDocument/2006/relationships/hyperlink" Target="https://creativecommons.org/licenses/by-nc/4.0/" TargetMode="External"/><Relationship Id="rId1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2026-10-15T12:57:38.808Z</dcterms:created>
  <dcterms:modified xsi:type="dcterms:W3CDTF">2026-10-15T12:57:38.808Z</dcterms:modified>
</cp:coreProperties>
</file>

<file path=docProps/custom.xml><?xml version="1.0" encoding="utf-8"?>
<Properties xmlns="http://schemas.openxmlformats.org/officeDocument/2006/custom-properties" xmlns:vt="http://schemas.openxmlformats.org/officeDocument/2006/docPropsVTypes"/>
</file>