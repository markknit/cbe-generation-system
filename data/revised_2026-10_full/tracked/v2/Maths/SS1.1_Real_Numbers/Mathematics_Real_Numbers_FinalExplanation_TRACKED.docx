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REAL NUMBERS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You have finished the unit on real numbers. Now answer the Driving Question: How do we use real numbers in everyday life, and why are reciprocals important? Use Achieng's trip to the duka near Kibuye Market in Kisumu as your main example. Write your answer in the space under each prompt. Use evidence and numbers from your lessons, your Driving Question Board (DQB) and your unit model. Show your working where you calculate. </w:t>
            </w:r>
            <w:ins w:id="9001" w:author="Claude (AI) - proposed" w:date="2026-10-18T00:30:40Z">
              <w:r>
                <w:rPr>
                  <w:rFonts w:ascii="Arial" w:cs="Arial" w:eastAsia="Arial" w:hAnsi="Arial"/>
                  <w:b w:val="false"/>
                  <w:bCs w:val="false"/>
                  <w:i w:val="false"/>
                  <w:iCs w:val="false"/>
                  <w:color w:val="000000"/>
                  <w:sz w:val="18"/>
                  <w:szCs w:val="18"/>
                </w:rPr>
                <w:t xml:space="preserve">Look back at your Summary Tables from Lessons 1 to 7 to find your evidence. </w:t>
              </w:r>
            </w:ins>
            <w:r>
              <w:rPr>
                <w:rFonts w:ascii="Arial" w:cs="Arial" w:eastAsia="Arial" w:hAnsi="Arial"/>
                <w:b w:val="false"/>
                <w:bCs w:val="false"/>
                <w:i w:val="false"/>
                <w:iCs w:val="false"/>
                <w:color w:val="000000"/>
                <w:sz w:val="18"/>
                <w:szCs w:val="18"/>
              </w:rPr>
              <w:t xml:space="preserve">Write clearly and explain your reasoning in full sentences.</w:t>
            </w:r>
            <w:ins w:id="9002" w:author="Claude (AI) - proposed" w:date="2026-10-18T00:30:40Z">
              <w:r>
                <w:rPr>
                  <w:rFonts w:ascii="Arial" w:cs="Arial" w:eastAsia="Arial" w:hAnsi="Arial"/>
                  <w:b w:val="false"/>
                  <w:bCs w:val="false"/>
                  <w:i w:val="false"/>
                  <w:iCs w:val="false"/>
                  <w:color w:val="000000"/>
                  <w:sz w:val="18"/>
                  <w:szCs w:val="18"/>
                </w:rPr>
                <w:t xml:space="preserve"> If writing is hard for you, you may explain parts aloud to your teacher, draw, or use a table, and you may use Kiswahili words beside the English terms.</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Different numbers at the duka</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Achieng bought 3 items at Ksh 45 each, paid with one Ksh 200 note, bought 1/2 kg of sugar at Ksh 160 per kg, and saw a tea-leaf sachet tagged Ksh 22.50. (a) Work out her total for the 3 items and her change. (b) Name the type of number used for counting items, for part of a kilo, and for the price tag, and explain why one trip needs all three types. (c) Explain how a fraction and a decimal can name the same quantity, using one example from the trip.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Classifying whole numbers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Some whole numbers from Achieng's trip are 3, 6, 15, 45, 65, 90, 135 and 200. (a) Classify 3, 15 and 90 as odd or even, and as prime or composite, and justify each using factors. (b) Explain why 1 is neither prime nor composite, and why 2 is special. (c) Seventeen cobs of maize are to be shared equally among groups. What happens, and what does this tell you about 17? (d) Is every odd number prime? Use the duka numbers to support your answer.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Rational and irrational numbers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Use division to explain what happens to the decimals of 1/4 and 1/7, and say whether each is rational. (b) What is the definition of a rational number? Show that the whole number 3 and Ksh 22.50 are rational. (c) Squaring 1.414, 1.4142 and 1.415 on a calculator gave 1.999396, 1.99996164 and 2.002225. Using these results and the square plot of area 2 m², explain why √2 goes on forever and what type of number it is. (d) Describe how rational and irrational numbers together make up the real numbers, and place 3, 1/2, 22.50, √2 and π on this map.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 and the tools to find them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What is the reciprocal of a number n, and what do you get when you multiply n by its reciprocal? Which number has no reciprocal? (b) Find the reciprocal of 8, of 2.5 and of 6 (give 6 to 4 decimal places) and check one of them by multiplying. (c) Mzee Odhiambo says 6 mandazi cost Ksh 90, so the unit price is Ksh 15. Explain how this is a reciprocal calculation. (d) Compare the answers for 1/7 from mathematical tables and from the calculator 1/x key. Why do they differ, and are both useful for money?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 bus travels from Nairobi to Mombasa, 480 km. Use time = distance × 1/speed to find the time at 60 km/h and at 80 km/h. (b) Wanjiru saves Ksh 10 000 in a Sacco at 8% simple interest per year. Find the interest for 1 year and for 6 months, then use a reciprocal to find how long she needs to earn Ksh 2 400. (c) Write a final answer to the Driving Question: How do we use real numbers in everyday life, and why are reciprocals important? Connect it back to Achieng's trip.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 types and classification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30: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whole numbers, fractions, decimals, rational and irrational numbers, and classifies the duka numbers as odd, even, prime or composite using factors, with correct handling of 1 and 2.</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4" w:author="Claude (AI) - proposed" w:date="2026-10-18T00:30: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most number types and classifies most duka numbers correctly, with some factor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5" w:author="Claude (AI) - proposed" w:date="2026-10-18T00:30: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number types or classifies numbers without using factors.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 for rational and irrational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30: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the decimal conversions and the squaring checks (1.999396, 1.99996164, 2.002225) to explain clearly why √2 is irrational and places numbers on the real-number map.</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7" w:author="Claude (AI) - proposed" w:date="2026-10-18T00:30: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Uses some evidence and states that √2 never ends or repeats, but the link to the squaring checks is partial.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8" w:author="Claude (AI) - proposed" w:date="2026-10-18T00:30: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that √2 is irrational without evidence, or confuses recurring and non-recurring decimals.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tools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30: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the reciprocal, finds correct values, checks with n × 1/n = 1, links to unit price, and explains why tables and the calculator differ.</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0" w:author="Claude (AI) - proposed" w:date="2026-10-18T00:30: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the reciprocal and finds most values correctly, with limited explanation of tools or accuracy.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1" w:author="Claude (AI) - proposed" w:date="2026-10-18T00:30: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reciprocal with another idea or makes calculation errors with no check.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Application and accuracy of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30: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All calculations are correct and shown (135, 65, 15, 8 h, 6 h, Ksh 800, Ksh 400, 3 years) using reciprocals.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3" w:author="Claude (AI) - proposed" w:date="2026-10-18T00:30: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Most calculations are correct with some working shown.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4" w:author="Claude (AI) - proposed" w:date="2026-10-18T00:30: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Several calculation errors or no working shown.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Answer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30:40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connected answer tying Achieng's trip to real numbers and to reciprocals turning division into multiplication, using examples from several lessons.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6" w:author="Claude (AI) - proposed" w:date="2026-10-18T00:30:40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question using the duka trip but gives few links to other lessons.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7" w:author="Claude (AI) - proposed" w:date="2026-10-18T00:30:40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Gives a list of facts without answering the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kudqskoe2osdtguuwdiop">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fq4hgw0dgnsneys7-n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jp1pmbfkeshf_sb_kblp">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udqskoe2osdtguuwdiop" Type="http://schemas.openxmlformats.org/officeDocument/2006/relationships/hyperlink" Target="https://creativecommons.org/licenses/by-nc/4.0/" TargetMode="External"/><Relationship Id="rIdj-fq4hgw0dgnsneys7-nv" Type="http://schemas.openxmlformats.org/officeDocument/2006/relationships/hyperlink" Target="https://creativecommons.org/licenses/by-nc/4.0/" TargetMode="External"/><Relationship Id="rId5jp1pmbfkeshf_sb_kblp"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2026-10-18T00:30:40.357Z</dcterms:created>
  <dcterms:modified xsi:type="dcterms:W3CDTF">2026-10-18T00:30:40.357Z</dcterms:modified>
</cp:coreProperties>
</file>

<file path=docProps/custom.xml><?xml version="1.0" encoding="utf-8"?>
<Properties xmlns="http://schemas.openxmlformats.org/officeDocument/2006/custom-properties" xmlns:vt="http://schemas.openxmlformats.org/officeDocument/2006/docPropsVTypes"/>
</file>