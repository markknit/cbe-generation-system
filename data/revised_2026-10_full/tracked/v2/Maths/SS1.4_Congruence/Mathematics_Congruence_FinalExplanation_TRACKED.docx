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w:t>
            </w:r>
            <w:ins w:id="9001" w:author="Claude (AI) - proposed" w:date="2026-10-18T00:30:54Z">
              <w:r>
                <w:rPr>
                  <w:rFonts w:ascii="Arial" w:cs="Arial" w:eastAsia="Arial" w:hAnsi="Arial"/>
                  <w:b w:val="false"/>
                  <w:bCs w:val="false"/>
                  <w:i w:val="false"/>
                  <w:iCs w:val="false"/>
                  <w:color w:val="000000"/>
                  <w:sz w:val="18"/>
                  <w:szCs w:val="18"/>
                </w:rPr>
                <w:t xml:space="preserve">If writing is difficult for you, you may explain part of your answer aloud to your teacher or with a labelled diagram, and you may first talk through your ideas with a partner in Kiswahili or your home language. </w:t>
              </w:r>
            </w:ins>
            <w:r>
              <w:rPr>
                <w:rFonts w:ascii="Arial" w:cs="Arial" w:eastAsia="Arial" w:hAnsi="Arial"/>
                <w:b w:val="false"/>
                <w:bCs w:val="false"/>
                <w:i w:val="false"/>
                <w:iCs w:val="false"/>
                <w:color w:val="000000"/>
                <w:sz w:val="18"/>
                <w:szCs w:val="18"/>
              </w:rPr>
              <w:t xml:space="preserve">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2" w:author="Claude (AI) - proposed" w:date="2026-10-18T00:30:54Z">
              <w:r>
                <w:rPr>
                  <w:rFonts w:ascii="Arial" w:cs="Arial" w:eastAsia="Arial" w:hAnsi="Arial"/>
                  <w:b w:val="false"/>
                  <w:bCs w:val="false"/>
                  <w:i w:val="false"/>
                  <w:iCs w:val="false"/>
                  <w:color w:val="000000"/>
                  <w:sz w:val="18"/>
                  <w:szCs w:val="18"/>
                </w:rPr>
                <w:delText xml:space="preserve">Clearly</w:delText>
              </w:r>
            </w:del>
            <w:ins w:id="9003" w:author="Claude (AI) - proposed" w:date="2026-10-18T00:30:54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4" w:author="Claude (AI) - proposed" w:date="2026-10-18T00:30:54Z">
              <w:r>
                <w:rPr>
                  <w:rFonts w:ascii="Arial" w:cs="Arial" w:eastAsia="Arial" w:hAnsi="Arial"/>
                  <w:b w:val="false"/>
                  <w:bCs w:val="false"/>
                  <w:i w:val="false"/>
                  <w:iCs w:val="false"/>
                  <w:color w:val="000000"/>
                  <w:sz w:val="18"/>
                  <w:szCs w:val="18"/>
                </w:rPr>
                <w:delText xml:space="preserve">States</w:delText>
              </w:r>
            </w:del>
            <w:ins w:id="9005" w:author="Claude (AI) - proposed" w:date="2026-10-18T00:30:54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8T00:30:54Z">
              <w:r>
                <w:rPr>
                  <w:rFonts w:ascii="Arial" w:cs="Arial" w:eastAsia="Arial" w:hAnsi="Arial"/>
                  <w:b w:val="false"/>
                  <w:bCs w:val="false"/>
                  <w:i w:val="false"/>
                  <w:iCs w:val="false"/>
                  <w:color w:val="000000"/>
                  <w:sz w:val="18"/>
                  <w:szCs w:val="18"/>
                </w:rPr>
                <w:delText xml:space="preserve">Says</w:delText>
              </w:r>
            </w:del>
            <w:ins w:id="9007" w:author="Claude (AI) - proposed" w:date="2026-10-18T00:30:54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30:54Z">
              <w:r>
                <w:rPr>
                  <w:rFonts w:ascii="Arial" w:cs="Arial" w:eastAsia="Arial" w:hAnsi="Arial"/>
                  <w:b w:val="false"/>
                  <w:bCs w:val="false"/>
                  <w:i w:val="false"/>
                  <w:iCs w:val="false"/>
                  <w:color w:val="000000"/>
                  <w:sz w:val="18"/>
                  <w:szCs w:val="18"/>
                </w:rPr>
                <w:delText xml:space="preserve">All</w:delText>
              </w:r>
            </w:del>
            <w:ins w:id="9009" w:author="Claude (AI) - proposed" w:date="2026-10-18T00:30:54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0" w:author="Claude (AI) - proposed" w:date="2026-10-18T00:30:54Z">
              <w:r>
                <w:rPr>
                  <w:rFonts w:ascii="Arial" w:cs="Arial" w:eastAsia="Arial" w:hAnsi="Arial"/>
                  <w:b w:val="false"/>
                  <w:bCs w:val="false"/>
                  <w:i w:val="false"/>
                  <w:iCs w:val="false"/>
                  <w:color w:val="000000"/>
                  <w:sz w:val="18"/>
                  <w:szCs w:val="18"/>
                </w:rPr>
                <w:delText xml:space="preserve">Most</w:delText>
              </w:r>
            </w:del>
            <w:ins w:id="9011" w:author="Claude (AI) - proposed" w:date="2026-10-18T00:30:54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0:54Z">
              <w:r>
                <w:rPr>
                  <w:rFonts w:ascii="Arial" w:cs="Arial" w:eastAsia="Arial" w:hAnsi="Arial"/>
                  <w:b w:val="false"/>
                  <w:bCs w:val="false"/>
                  <w:i w:val="false"/>
                  <w:iCs w:val="false"/>
                  <w:color w:val="000000"/>
                  <w:sz w:val="18"/>
                  <w:szCs w:val="18"/>
                </w:rPr>
                <w:delText xml:space="preserve">Several</w:delText>
              </w:r>
            </w:del>
            <w:ins w:id="9013" w:author="Claude (AI) - proposed" w:date="2026-10-18T00:30:54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images are wrong or the mirror line is not found.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8T00:30:54Z">
              <w:r>
                <w:rPr>
                  <w:rFonts w:ascii="Arial" w:cs="Arial" w:eastAsia="Arial" w:hAnsi="Arial"/>
                  <w:b w:val="false"/>
                  <w:bCs w:val="false"/>
                  <w:i w:val="false"/>
                  <w:iCs w:val="false"/>
                  <w:color w:val="000000"/>
                  <w:sz w:val="18"/>
                  <w:szCs w:val="18"/>
                </w:rPr>
                <w:delText xml:space="preserve">Names SSS</w:delText>
              </w:r>
            </w:del>
            <w:ins w:id="9015" w:author="Claude (AI) - proposed" w:date="2026-10-18T00:30:54Z">
              <w:r>
                <w:rPr>
                  <w:rFonts w:ascii="Arial" w:cs="Arial" w:eastAsia="Arial" w:hAnsi="Arial"/>
                  <w:b w:val="false"/>
                  <w:bCs w:val="false"/>
                  <w:i w:val="false"/>
                  <w:iCs w:val="false"/>
                  <w:color w:val="000000"/>
                  <w:sz w:val="18"/>
                  <w:szCs w:val="18"/>
                </w:rPr>
                <w:t xml:space="preserve">Exceeds Expectations: names SSS, explains why the matching sides are equal (the image lands exactly on the original when folded)</w:t>
              </w:r>
            </w:ins>
            <w:r>
              <w:rPr>
                <w:rFonts w:ascii="Arial" w:cs="Arial" w:eastAsia="Arial" w:hAnsi="Arial"/>
                <w:b w:val="false"/>
                <w:bCs w:val="false"/>
                <w:i w:val="false"/>
                <w:iCs w:val="false"/>
                <w:color w:val="000000"/>
                <w:sz w:val="18"/>
                <w:szCs w:val="18"/>
              </w:rPr>
              <w:t xml:space="preserve">,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6" w:author="Claude (AI) - proposed" w:date="2026-10-18T00:30:54Z">
              <w:r>
                <w:rPr>
                  <w:rFonts w:ascii="Arial" w:cs="Arial" w:eastAsia="Arial" w:hAnsi="Arial"/>
                  <w:b w:val="false"/>
                  <w:bCs w:val="false"/>
                  <w:i w:val="false"/>
                  <w:iCs w:val="false"/>
                  <w:color w:val="000000"/>
                  <w:sz w:val="18"/>
                  <w:szCs w:val="18"/>
                </w:rPr>
                <w:delText xml:space="preserve">Names</w:delText>
              </w:r>
            </w:del>
            <w:ins w:id="9017" w:author="Claude (AI) - proposed" w:date="2026-10-18T00:30:54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30:54Z">
              <w:r>
                <w:rPr>
                  <w:rFonts w:ascii="Arial" w:cs="Arial" w:eastAsia="Arial" w:hAnsi="Arial"/>
                  <w:b w:val="false"/>
                  <w:bCs w:val="false"/>
                  <w:i w:val="false"/>
                  <w:iCs w:val="false"/>
                  <w:color w:val="000000"/>
                  <w:sz w:val="18"/>
                  <w:szCs w:val="18"/>
                </w:rPr>
                <w:delText xml:space="preserve">Does</w:delText>
              </w:r>
            </w:del>
            <w:ins w:id="9019" w:author="Claude (AI) - proposed" w:date="2026-10-18T00:30:54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30:54Z">
              <w:r>
                <w:rPr>
                  <w:rFonts w:ascii="Arial" w:cs="Arial" w:eastAsia="Arial" w:hAnsi="Arial"/>
                  <w:b w:val="false"/>
                  <w:bCs w:val="false"/>
                  <w:i w:val="false"/>
                  <w:iCs w:val="false"/>
                  <w:color w:val="000000"/>
                  <w:sz w:val="18"/>
                  <w:szCs w:val="18"/>
                </w:rPr>
                <w:delText xml:space="preserve">Uses</w:delText>
              </w:r>
            </w:del>
            <w:ins w:id="9021" w:author="Claude (AI) - proposed" w:date="2026-10-18T00:30:54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8T00:30:54Z">
              <w:r>
                <w:rPr>
                  <w:rFonts w:ascii="Arial" w:cs="Arial" w:eastAsia="Arial" w:hAnsi="Arial"/>
                  <w:b w:val="false"/>
                  <w:bCs w:val="false"/>
                  <w:i w:val="false"/>
                  <w:iCs w:val="false"/>
                  <w:color w:val="000000"/>
                  <w:sz w:val="18"/>
                  <w:szCs w:val="18"/>
                </w:rPr>
                <w:delText xml:space="preserve">Uses</w:delText>
              </w:r>
            </w:del>
            <w:ins w:id="9023" w:author="Claude (AI) - proposed" w:date="2026-10-18T00:30:54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terms correctly, with some claims given without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30:54Z">
              <w:r>
                <w:rPr>
                  <w:rFonts w:ascii="Arial" w:cs="Arial" w:eastAsia="Arial" w:hAnsi="Arial"/>
                  <w:b w:val="false"/>
                  <w:bCs w:val="false"/>
                  <w:i w:val="false"/>
                  <w:iCs w:val="false"/>
                  <w:color w:val="000000"/>
                  <w:sz w:val="18"/>
                  <w:szCs w:val="18"/>
                </w:rPr>
                <w:delText xml:space="preserve">Uses</w:delText>
              </w:r>
            </w:del>
            <w:ins w:id="9025" w:author="Claude (AI) - proposed" w:date="2026-10-18T00:30:54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few terms or uses them incorrectly,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30:54Z">
              <w:r>
                <w:rPr>
                  <w:rFonts w:ascii="Arial" w:cs="Arial" w:eastAsia="Arial" w:hAnsi="Arial"/>
                  <w:b w:val="false"/>
                  <w:bCs w:val="false"/>
                  <w:i w:val="false"/>
                  <w:iCs w:val="false"/>
                  <w:color w:val="000000"/>
                  <w:sz w:val="18"/>
                  <w:szCs w:val="18"/>
                </w:rPr>
                <w:delText xml:space="preserve">Gives</w:delText>
              </w:r>
            </w:del>
            <w:ins w:id="9027" w:author="Claude (AI) - proposed" w:date="2026-10-18T00:30:5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8T00:30:54Z">
              <w:r>
                <w:rPr>
                  <w:rFonts w:ascii="Arial" w:cs="Arial" w:eastAsia="Arial" w:hAnsi="Arial"/>
                  <w:b w:val="false"/>
                  <w:bCs w:val="false"/>
                  <w:i w:val="false"/>
                  <w:iCs w:val="false"/>
                  <w:color w:val="000000"/>
                  <w:sz w:val="18"/>
                  <w:szCs w:val="18"/>
                </w:rPr>
                <w:delText xml:space="preserve">Explains</w:delText>
              </w:r>
            </w:del>
            <w:ins w:id="9029" w:author="Claude (AI) - proposed" w:date="2026-10-18T00:30:54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0:54Z">
              <w:r>
                <w:rPr>
                  <w:rFonts w:ascii="Arial" w:cs="Arial" w:eastAsia="Arial" w:hAnsi="Arial"/>
                  <w:b w:val="false"/>
                  <w:bCs w:val="false"/>
                  <w:i w:val="false"/>
                  <w:iCs w:val="false"/>
                  <w:color w:val="000000"/>
                  <w:sz w:val="18"/>
                  <w:szCs w:val="18"/>
                </w:rPr>
                <w:delText xml:space="preserve">Gives</w:delText>
              </w:r>
            </w:del>
            <w:ins w:id="9031" w:author="Claude (AI) - proposed" w:date="2026-10-18T00:30:54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kllgeohcjkyqiiikzbo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jc0kal8pvporbznk2eb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ixch-leu3ujucqlyf6r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kllgeohcjkyqiiikzbog" Type="http://schemas.openxmlformats.org/officeDocument/2006/relationships/hyperlink" Target="https://creativecommons.org/licenses/by-nc/4.0/" TargetMode="External"/><Relationship Id="rIdzjc0kal8pvporbznk2ebl" Type="http://schemas.openxmlformats.org/officeDocument/2006/relationships/hyperlink" Target="https://creativecommons.org/licenses/by-nc/4.0/" TargetMode="External"/><Relationship Id="rIdgixch-leu3ujucqlyf6r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2026-10-18T00:30:53.299Z</dcterms:created>
  <dcterms:modified xsi:type="dcterms:W3CDTF">2026-10-18T00:30:53.299Z</dcterms:modified>
</cp:coreProperties>
</file>

<file path=docProps/custom.xml><?xml version="1.0" encoding="utf-8"?>
<Properties xmlns="http://schemas.openxmlformats.org/officeDocument/2006/custom-properties" xmlns:vt="http://schemas.openxmlformats.org/officeDocument/2006/docPropsVTypes"/>
</file>