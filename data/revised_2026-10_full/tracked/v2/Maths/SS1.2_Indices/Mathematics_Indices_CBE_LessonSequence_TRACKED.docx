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INDICES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30:44Z">
              <w:r>
                <w:rPr>
                  <w:rFonts w:ascii="Arial" w:cs="Arial" w:eastAsia="Arial" w:hAnsi="Arial"/>
                  <w:b w:val="false"/>
                  <w:bCs w:val="false"/>
                  <w:i w:val="false"/>
                  <w:iCs w:val="false"/>
                  <w:color w:val="000000"/>
                  <w:sz w:val="18"/>
                  <w:szCs w:val="18"/>
                </w:rPr>
                <w:delText xml:space="preserve">8 lessons × 40 minutes = 320 minutes total</w:delText>
              </w:r>
            </w:del>
            <w:ins w:id="9002" w:author="Claude (AI) - proposed" w:date="2026-10-18T00:30:44Z">
              <w:r>
                <w:rPr>
                  <w:rFonts w:ascii="Arial" w:cs="Arial" w:eastAsia="Arial" w:hAnsi="Arial"/>
                  <w:b w:val="false"/>
                  <w:bCs w:val="false"/>
                  <w:i w:val="false"/>
                  <w:iCs w:val="false"/>
                  <w:color w:val="000000"/>
                  <w:sz w:val="18"/>
                  <w:szCs w:val="18"/>
                </w:rPr>
                <w:t xml:space="preserve">8 lessons: 3 × 40 minutes (Lessons 1, 5, 6) + 5 × 80 minutes (Lessons 2, 3, 4, 7, 8) = 520 minutes total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4" w:author="Claude (AI) - proposed" w:date="2026-10-18T00:30:44Z"/>
              </w:rPr>
            </w:pPr>
            <w:ins w:id="9003" w:author="Claude (AI) - proposed" w:date="2026-10-18T00:30:44Z">
              <w:r>
                <w:rPr>
                  <w:rFonts w:ascii="Arial" w:cs="Arial" w:eastAsia="Arial" w:hAnsi="Arial"/>
                  <w:b w:val="false"/>
                  <w:bCs w:val="false"/>
                  <w:i w:val="false"/>
                  <w:iCs w:val="false"/>
                  <w:color w:val="000000"/>
                  <w:sz w:val="18"/>
                  <w:szCs w:val="18"/>
                </w:rPr>
                <w:t xml:space="preserve">–  Indices</w:t>
              </w:r>
            </w:ins>
          </w:p>
          <w:p>
            <w:pPr>
              <w:spacing w:after="30" w:before="0"/>
              <w:ind w:left="360" w:hanging="180"/>
              <w:jc w:val="left"/>
              <w:rPr>
                <w:ins w:id="9006" w:author="Claude (AI) - proposed" w:date="2026-10-18T00:30:44Z"/>
              </w:rPr>
            </w:pPr>
            <w:ins w:id="9005" w:author="Claude (AI) - proposed" w:date="2026-10-18T00:30:44Z">
              <w:r>
                <w:rPr>
                  <w:rFonts w:ascii="Arial" w:cs="Arial" w:eastAsia="Arial" w:hAnsi="Arial"/>
                  <w:b w:val="false"/>
                  <w:bCs w:val="false"/>
                  <w:i w:val="false"/>
                  <w:iCs w:val="false"/>
                  <w:color w:val="000000"/>
                  <w:sz w:val="18"/>
                  <w:szCs w:val="18"/>
                </w:rPr>
                <w:t xml:space="preserve">–  Logarithms to base 10</w:t>
              </w:r>
            </w:ins>
          </w:p>
          <w:p>
            <w:pPr>
              <w:spacing w:after="30" w:before="0"/>
              <w:ind w:left="360" w:hanging="180"/>
              <w:jc w:val="left"/>
              <w:rPr>
                <w:ins w:id="9008" w:author="Claude (AI) - proposed" w:date="2026-10-18T00:30:44Z"/>
              </w:rPr>
            </w:pPr>
            <w:ins w:id="9007" w:author="Claude (AI) - proposed" w:date="2026-10-18T00:30:44Z">
              <w:r>
                <w:rPr>
                  <w:rFonts w:ascii="Arial" w:cs="Arial" w:eastAsia="Arial" w:hAnsi="Arial"/>
                  <w:b w:val="false"/>
                  <w:bCs w:val="false"/>
                  <w:i w:val="false"/>
                  <w:iCs w:val="false"/>
                  <w:color w:val="000000"/>
                  <w:sz w:val="18"/>
                  <w:szCs w:val="18"/>
                </w:rPr>
                <w:t xml:space="preserve">–  Application of indices and logarithms</w:t>
              </w:r>
            </w:ins>
          </w:p>
          <w:p>
            <w:pPr>
              <w:spacing w:after="30" w:before="0"/>
              <w:ind w:left="360" w:hanging="180"/>
              <w:jc w:val="left"/>
              <w:rPr>
                <w:del w:id="9010" w:author="Claude (AI) - proposed" w:date="2026-10-18T00:30:44Z"/>
              </w:rPr>
            </w:pPr>
            <w:del w:id="9009" w:author="Claude (AI) - proposed" w:date="2026-10-18T00:30:44Z">
              <w:r>
                <w:rPr>
                  <w:rFonts w:ascii="Arial" w:cs="Arial" w:eastAsia="Arial" w:hAnsi="Arial"/>
                  <w:b w:val="false"/>
                  <w:bCs w:val="false"/>
                  <w:i w:val="false"/>
                  <w:iCs w:val="false"/>
                  <w:color w:val="000000"/>
                  <w:sz w:val="18"/>
                  <w:szCs w:val="18"/>
                </w:rPr>
                <w:delText xml:space="preserve">–  Indices — writing numbers in terms of bases and indices</w:delText>
              </w:r>
            </w:del>
          </w:p>
          <w:p>
            <w:pPr>
              <w:spacing w:after="30" w:before="0"/>
              <w:ind w:left="360" w:hanging="180"/>
              <w:jc w:val="left"/>
              <w:rPr>
                <w:del w:id="9012" w:author="Claude (AI) - proposed" w:date="2026-10-18T00:30:44Z"/>
              </w:rPr>
            </w:pPr>
            <w:del w:id="9011" w:author="Claude (AI) - proposed" w:date="2026-10-18T00:30:44Z">
              <w:r>
                <w:rPr>
                  <w:rFonts w:ascii="Arial" w:cs="Arial" w:eastAsia="Arial" w:hAnsi="Arial"/>
                  <w:b w:val="false"/>
                  <w:bCs w:val="false"/>
                  <w:i w:val="false"/>
                  <w:iCs w:val="false"/>
                  <w:color w:val="000000"/>
                  <w:sz w:val="18"/>
                  <w:szCs w:val="18"/>
                </w:rPr>
                <w:delText xml:space="preserve">–  Laws of Indices — deriving and applying the product, quotient, power, zero, and negative index laws</w:delText>
              </w:r>
            </w:del>
          </w:p>
          <w:p>
            <w:pPr>
              <w:spacing w:after="30" w:before="0"/>
              <w:ind w:left="360" w:hanging="180"/>
              <w:jc w:val="left"/>
              <w:rPr>
                <w:del w:id="9014" w:author="Claude (AI) - proposed" w:date="2026-10-18T00:30:44Z"/>
              </w:rPr>
            </w:pPr>
            <w:del w:id="9013" w:author="Claude (AI) - proposed" w:date="2026-10-18T00:30:44Z">
              <w:r>
                <w:rPr>
                  <w:rFonts w:ascii="Arial" w:cs="Arial" w:eastAsia="Arial" w:hAnsi="Arial"/>
                  <w:b w:val="false"/>
                  <w:bCs w:val="false"/>
                  <w:i w:val="false"/>
                  <w:iCs w:val="false"/>
                  <w:color w:val="000000"/>
                  <w:sz w:val="18"/>
                  <w:szCs w:val="18"/>
                </w:rPr>
                <w:delText xml:space="preserve">–  Index Notation to Logarithm Notation — relating index form to logarithm form (base 10)</w:delText>
              </w:r>
            </w:del>
          </w:p>
          <w:p>
            <w:pPr>
              <w:spacing w:after="30" w:before="0"/>
              <w:ind w:left="360" w:hanging="180"/>
              <w:jc w:val="left"/>
              <w:rPr>
                <w:del w:id="9016" w:author="Claude (AI) - proposed" w:date="2026-10-18T00:30:44Z"/>
              </w:rPr>
            </w:pPr>
            <w:del w:id="9015" w:author="Claude (AI) - proposed" w:date="2026-10-18T00:30:44Z">
              <w:r>
                <w:rPr>
                  <w:rFonts w:ascii="Arial" w:cs="Arial" w:eastAsia="Arial" w:hAnsi="Arial"/>
                  <w:b w:val="false"/>
                  <w:bCs w:val="false"/>
                  <w:i w:val="false"/>
                  <w:iCs w:val="false"/>
                  <w:color w:val="000000"/>
                  <w:sz w:val="18"/>
                  <w:szCs w:val="18"/>
                </w:rPr>
                <w:delText xml:space="preserve">–  Common Logarithms — reading logarithms from mathematical tables and calculators</w:delText>
              </w:r>
            </w:del>
          </w:p>
          <w:p>
            <w:pPr>
              <w:spacing w:after="30" w:before="0"/>
              <w:ind w:left="360" w:hanging="180"/>
              <w:jc w:val="left"/>
              <w:rPr>
                <w:del w:id="9018" w:author="Claude (AI) - proposed" w:date="2026-10-18T00:30:44Z"/>
              </w:rPr>
            </w:pPr>
            <w:del w:id="9017" w:author="Claude (AI) - proposed" w:date="2026-10-18T00:30:44Z">
              <w:r>
                <w:rPr>
                  <w:rFonts w:ascii="Arial" w:cs="Arial" w:eastAsia="Arial" w:hAnsi="Arial"/>
                  <w:b w:val="false"/>
                  <w:bCs w:val="false"/>
                  <w:i w:val="false"/>
                  <w:iCs w:val="false"/>
                  <w:color w:val="000000"/>
                  <w:sz w:val="18"/>
                  <w:szCs w:val="18"/>
                </w:rPr>
                <w:delText xml:space="preserve">–  Application of Logarithms — using logarithms in multiplication, division, powers, and roots of numbers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express numbers in index form,</w:t>
            </w:r>
          </w:p>
          <w:p>
            <w:pPr>
              <w:keepNext w:val="false"/>
              <w:spacing w:after="40" w:before="0"/>
              <w:jc w:val="left"/>
            </w:pPr>
            <w:r>
              <w:rPr>
                <w:rFonts w:ascii="Arial" w:cs="Arial" w:eastAsia="Arial" w:hAnsi="Arial"/>
                <w:b w:val="false"/>
                <w:bCs w:val="false"/>
                <w:i w:val="false"/>
                <w:iCs w:val="false"/>
                <w:color w:val="000000"/>
                <w:sz w:val="18"/>
                <w:szCs w:val="18"/>
              </w:rPr>
              <w:t xml:space="preserve">b) derive the laws of indices using factors,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laws of indices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relate index notation to logarithm notation to base 10,</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common logarithms of numbers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f) apply common logarithms in multiplication, division, powers and roots of numbers</w:t>
            </w:r>
            <w:del w:id="9019" w:author="Claude (AI) - proposed" w:date="2026-10-18T00:30:44Z">
              <w:r>
                <w:rPr>
                  <w:rFonts w:ascii="Arial" w:cs="Arial" w:eastAsia="Arial" w:hAnsi="Arial"/>
                  <w:b w:val="false"/>
                  <w:bCs w:val="false"/>
                  <w:i w:val="false"/>
                  <w:iCs w:val="false"/>
                  <w:color w:val="000000"/>
                  <w:sz w:val="18"/>
                  <w:szCs w:val="18"/>
                </w:rPr>
                <w:delText xml:space="preserve">.</w:delText>
              </w:r>
            </w:del>
            <w:ins w:id="9020" w:author="Claude (AI) - proposed" w:date="2026-10-18T00:30:44Z">
              <w:r>
                <w:rPr>
                  <w:rFonts w:ascii="Arial" w:cs="Arial" w:eastAsia="Arial" w:hAnsi="Arial"/>
                  <w:b w:val="false"/>
                  <w:bCs w:val="false"/>
                  <w:i w:val="false"/>
                  <w:iCs w:val="false"/>
                  <w:color w:val="000000"/>
                  <w:sz w:val="18"/>
                  <w:szCs w:val="18"/>
                </w:rPr>
                <w:t xml:space="preserve">,</w:t>
              </w:r>
            </w:ins>
          </w:p>
          <w:p>
            <w:pPr>
              <w:keepNext w:val="false"/>
              <w:spacing w:after="40" w:before="0"/>
              <w:jc w:val="left"/>
              <w:rPr>
                <w:ins w:id="9022" w:author="Claude (AI) - proposed" w:date="2026-10-18T00:30:44Z"/>
              </w:rPr>
            </w:pPr>
            <w:ins w:id="9021" w:author="Claude (AI) - proposed" w:date="2026-10-18T00:30:44Z">
              <w:r>
                <w:rPr>
                  <w:rFonts w:ascii="Arial" w:cs="Arial" w:eastAsia="Arial" w:hAnsi="Arial"/>
                  <w:b w:val="false"/>
                  <w:bCs w:val="false"/>
                  <w:i w:val="false"/>
                  <w:iCs w:val="false"/>
                  <w:color w:val="000000"/>
                  <w:sz w:val="18"/>
                  <w:szCs w:val="18"/>
                </w:rPr>
                <w:t xml:space="preserve">g) appreciate the use of indices and common logarithms in mathematical computations.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24" w:author="Claude (AI) - proposed" w:date="2026-10-18T00:30:44Z"/>
              </w:rPr>
            </w:pPr>
            <w:ins w:id="9023" w:author="Claude (AI) - proposed" w:date="2026-10-18T00:30:44Z">
              <w:r>
                <w:rPr>
                  <w:rFonts w:ascii="Arial" w:cs="Arial" w:eastAsia="Arial" w:hAnsi="Arial"/>
                  <w:b w:val="false"/>
                  <w:bCs w:val="false"/>
                  <w:i w:val="false"/>
                  <w:iCs w:val="false"/>
                  <w:color w:val="000000"/>
                  <w:sz w:val="18"/>
                  <w:szCs w:val="18"/>
                </w:rPr>
                <w:t xml:space="preserve">–  Learning to learn: the learner discusses in a group and generates the laws of indices.</w:t>
              </w:r>
            </w:ins>
          </w:p>
          <w:p>
            <w:pPr>
              <w:spacing w:after="30" w:before="0"/>
              <w:ind w:left="360" w:hanging="180"/>
              <w:jc w:val="left"/>
              <w:rPr>
                <w:del w:id="9026" w:author="Claude (AI) - proposed" w:date="2026-10-18T00:30:44Z"/>
              </w:rPr>
            </w:pPr>
            <w:del w:id="9025" w:author="Claude (AI) - proposed" w:date="2026-10-18T00:30:44Z">
              <w:r>
                <w:rPr>
                  <w:rFonts w:ascii="Arial" w:cs="Arial" w:eastAsia="Arial" w:hAnsi="Arial"/>
                  <w:b w:val="false"/>
                  <w:bCs w:val="false"/>
                  <w:i w:val="false"/>
                  <w:iCs w:val="false"/>
                  <w:color w:val="000000"/>
                  <w:sz w:val="18"/>
                  <w:szCs w:val="18"/>
                </w:rPr>
                <w:delText xml:space="preserve">–  Communication and Collaboration: the learner writes numbers in index form and shares them with peers, and discusses in a group to generate the laws of indices and relate index notation to logarithm notation.</w:delText>
              </w:r>
            </w:del>
          </w:p>
          <w:p>
            <w:pPr>
              <w:spacing w:after="30" w:before="0"/>
              <w:ind w:left="360" w:hanging="180"/>
              <w:jc w:val="left"/>
              <w:rPr>
                <w:del w:id="9028" w:author="Claude (AI) - proposed" w:date="2026-10-18T00:30:44Z"/>
              </w:rPr>
            </w:pPr>
            <w:del w:id="9027" w:author="Claude (AI) - proposed" w:date="2026-10-18T00:30:44Z">
              <w:r>
                <w:rPr>
                  <w:rFonts w:ascii="Arial" w:cs="Arial" w:eastAsia="Arial" w:hAnsi="Arial"/>
                  <w:b w:val="false"/>
                  <w:bCs w:val="false"/>
                  <w:i w:val="false"/>
                  <w:iCs w:val="false"/>
                  <w:color w:val="000000"/>
                  <w:sz w:val="18"/>
                  <w:szCs w:val="18"/>
                </w:rPr>
                <w:delText xml:space="preserve">–  Critical Thinking and Problem Solving: the learner derives the laws of indices using factors and applies common logarithms to solve multiplication, division, powers, and roots of numbers in real-life mathematical tasks.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Digital </w:t>
            </w:r>
            <w:del w:id="9029" w:author="Claude (AI) - proposed" w:date="2026-10-18T00:30:44Z">
              <w:r>
                <w:rPr>
                  <w:rFonts w:ascii="Arial" w:cs="Arial" w:eastAsia="Arial" w:hAnsi="Arial"/>
                  <w:b w:val="false"/>
                  <w:bCs w:val="false"/>
                  <w:i w:val="false"/>
                  <w:iCs w:val="false"/>
                  <w:color w:val="000000"/>
                  <w:sz w:val="18"/>
                  <w:szCs w:val="18"/>
                </w:rPr>
                <w:delText xml:space="preserve">Literacy</w:delText>
              </w:r>
            </w:del>
            <w:ins w:id="9030" w:author="Claude (AI) - proposed" w:date="2026-10-18T00:30:44Z">
              <w:r>
                <w:rPr>
                  <w:rFonts w:ascii="Arial" w:cs="Arial" w:eastAsia="Arial" w:hAnsi="Arial"/>
                  <w:b w:val="false"/>
                  <w:bCs w:val="false"/>
                  <w:i w:val="false"/>
                  <w:iCs w:val="false"/>
                  <w:color w:val="000000"/>
                  <w:sz w:val="18"/>
                  <w:szCs w:val="18"/>
                </w:rPr>
                <w:t xml:space="preserve">literacy</w:t>
              </w:r>
            </w:ins>
            <w:r>
              <w:rPr>
                <w:rFonts w:ascii="Arial" w:cs="Arial" w:eastAsia="Arial" w:hAnsi="Arial"/>
                <w:b w:val="false"/>
                <w:bCs w:val="false"/>
                <w:i w:val="false"/>
                <w:iCs w:val="false"/>
                <w:color w:val="000000"/>
                <w:sz w:val="18"/>
                <w:szCs w:val="18"/>
              </w:rPr>
              <w:t xml:space="preserve">: the learner </w:t>
            </w:r>
            <w:del w:id="9031" w:author="Claude (AI) - proposed" w:date="2026-10-18T00:30:44Z">
              <w:r>
                <w:rPr>
                  <w:rFonts w:ascii="Arial" w:cs="Arial" w:eastAsia="Arial" w:hAnsi="Arial"/>
                  <w:b w:val="false"/>
                  <w:bCs w:val="false"/>
                  <w:i w:val="false"/>
                  <w:iCs w:val="false"/>
                  <w:color w:val="000000"/>
                  <w:sz w:val="18"/>
                  <w:szCs w:val="18"/>
                </w:rPr>
                <w:delText xml:space="preserve">uses calculators and digital devices to determine</w:delText>
              </w:r>
            </w:del>
            <w:ins w:id="9032" w:author="Claude (AI) - proposed" w:date="2026-10-18T00:30:44Z">
              <w:r>
                <w:rPr>
                  <w:rFonts w:ascii="Arial" w:cs="Arial" w:eastAsia="Arial" w:hAnsi="Arial"/>
                  <w:b w:val="false"/>
                  <w:bCs w:val="false"/>
                  <w:i w:val="false"/>
                  <w:iCs w:val="false"/>
                  <w:color w:val="000000"/>
                  <w:sz w:val="18"/>
                  <w:szCs w:val="18"/>
                </w:rPr>
                <w:t xml:space="preserve">reads and obtains</w:t>
              </w:r>
            </w:ins>
            <w:r>
              <w:rPr>
                <w:rFonts w:ascii="Arial" w:cs="Arial" w:eastAsia="Arial" w:hAnsi="Arial"/>
                <w:b w:val="false"/>
                <w:bCs w:val="false"/>
                <w:i w:val="false"/>
                <w:iCs w:val="false"/>
                <w:color w:val="000000"/>
                <w:sz w:val="18"/>
                <w:szCs w:val="18"/>
              </w:rPr>
              <w:t xml:space="preserve"> common logarithms of numbers </w:t>
            </w:r>
            <w:del w:id="9033" w:author="Claude (AI) - proposed" w:date="2026-10-18T00:30:44Z">
              <w:r>
                <w:rPr>
                  <w:rFonts w:ascii="Arial" w:cs="Arial" w:eastAsia="Arial" w:hAnsi="Arial"/>
                  <w:b w:val="false"/>
                  <w:bCs w:val="false"/>
                  <w:i w:val="false"/>
                  <w:iCs w:val="false"/>
                  <w:color w:val="000000"/>
                  <w:sz w:val="18"/>
                  <w:szCs w:val="18"/>
                </w:rPr>
                <w:delText xml:space="preserve">and verify results obtained from mathematical tables</w:delText>
              </w:r>
            </w:del>
            <w:ins w:id="9034" w:author="Claude (AI) - proposed" w:date="2026-10-18T00:30:44Z">
              <w:r>
                <w:rPr>
                  <w:rFonts w:ascii="Arial" w:cs="Arial" w:eastAsia="Arial" w:hAnsi="Arial"/>
                  <w:b w:val="false"/>
                  <w:bCs w:val="false"/>
                  <w:i w:val="false"/>
                  <w:iCs w:val="false"/>
                  <w:color w:val="000000"/>
                  <w:sz w:val="18"/>
                  <w:szCs w:val="18"/>
                </w:rPr>
                <w:t xml:space="preserve">from tables and calculators</w:t>
              </w:r>
            </w:ins>
            <w:r>
              <w:rPr>
                <w:rFonts w:ascii="Arial" w:cs="Arial" w:eastAsia="Arial" w:hAnsi="Arial"/>
                <w:b w:val="false"/>
                <w:bCs w:val="false"/>
                <w:i w:val="false"/>
                <w:iCs w:val="false"/>
                <w:color w:val="000000"/>
                <w:sz w:val="18"/>
                <w:szCs w:val="18"/>
              </w:rPr>
              <w:t xml:space="preserv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36" w:author="Claude (AI) - proposed" w:date="2026-10-18T00:30:44Z"/>
              </w:rPr>
            </w:pPr>
            <w:del w:id="9035" w:author="Claude (AI) - proposed" w:date="2026-10-18T00:30:44Z">
              <w:r>
                <w:rPr>
                  <w:rFonts w:ascii="Arial" w:cs="Arial" w:eastAsia="Arial" w:hAnsi="Arial"/>
                  <w:b w:val="false"/>
                  <w:bCs w:val="false"/>
                  <w:i w:val="false"/>
                  <w:iCs w:val="false"/>
                  <w:color w:val="000000"/>
                  <w:sz w:val="18"/>
                  <w:szCs w:val="18"/>
                </w:rPr>
                <w:delText xml:space="preserve">–  Unity: the learner collaborates with peers in group discussions to generate the laws of indices and relate index notation to logarithm notation.</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w:t>
            </w:r>
            <w:del w:id="9037" w:author="Claude (AI) - proposed" w:date="2026-10-18T00:30:44Z">
              <w:r>
                <w:rPr>
                  <w:rFonts w:ascii="Arial" w:cs="Arial" w:eastAsia="Arial" w:hAnsi="Arial"/>
                  <w:b w:val="false"/>
                  <w:bCs w:val="false"/>
                  <w:i w:val="false"/>
                  <w:iCs w:val="false"/>
                  <w:color w:val="000000"/>
                  <w:sz w:val="18"/>
                  <w:szCs w:val="18"/>
                </w:rPr>
                <w:delText xml:space="preserve"> when reading and computing common logarithms of numbers</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39" w:author="Claude (AI) - proposed" w:date="2026-10-18T00:30:44Z"/>
              </w:rPr>
            </w:pPr>
            <w:ins w:id="9038" w:author="Claude (AI) - proposed" w:date="2026-10-18T00:30:44Z">
              <w:r>
                <w:rPr>
                  <w:rFonts w:ascii="Arial" w:cs="Arial" w:eastAsia="Arial" w:hAnsi="Arial"/>
                  <w:b w:val="false"/>
                  <w:bCs w:val="false"/>
                  <w:i w:val="false"/>
                  <w:iCs w:val="false"/>
                  <w:color w:val="000000"/>
                  <w:sz w:val="18"/>
                  <w:szCs w:val="18"/>
                </w:rPr>
                <w:t xml:space="preserve">–  Respect: the learner appreciates the input of others while discussing in a group and relating powers of 10 to common logarithms.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why very large and very small quantities (e.g., population of Nairobi, distance from Nairobi to Mombasa in millimetres) are difficult to work with in standard form, motivating the need for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factor-tree models to derive the laws of indices from first principles and build a conceptual bridge to logarithm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systematically apply the laws of indices and logarithm tables/calculators to carry out multi-step numerical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common logarithms from mathematical tables and digital tools, evaluate accuracy, and communicate solutions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del w:id="9040" w:author="Claude (AI) - proposed" w:date="2026-10-18T00:30:44Z">
              <w:r>
                <w:rPr>
                  <w:rFonts w:ascii="Arial" w:cs="Arial" w:eastAsia="Arial" w:hAnsi="Arial"/>
                  <w:b w:val="false"/>
                  <w:bCs w:val="false"/>
                  <w:i w:val="false"/>
                  <w:iCs w:val="false"/>
                  <w:color w:val="000000"/>
                  <w:sz w:val="18"/>
                  <w:szCs w:val="18"/>
                </w:rPr>
                <w:delText xml:space="preserve">–  Life Skills (Self-Esteem): the learner participates actively in group discussions on the concepts of indices and logarithms, building confidence in handling abstract number representations.</w:delText>
              </w:r>
            </w:del>
            <w:ins w:id="9041" w:author="Claude (AI) - proposed" w:date="2026-10-18T00:30:44Z">
              <w:r>
                <w:rPr>
                  <w:rFonts w:ascii="Arial" w:cs="Arial" w:eastAsia="Arial" w:hAnsi="Arial"/>
                  <w:b w:val="false"/>
                  <w:bCs w:val="false"/>
                  <w:i w:val="false"/>
                  <w:iCs w:val="false"/>
                  <w:color w:val="000000"/>
                  <w:sz w:val="18"/>
                  <w:szCs w:val="18"/>
                </w:rPr>
                <w:t xml:space="preserve">–  Life Skills – (self-awareness): the learner discusses in a group and relates powers of 10 to common logarithms and identifies the base.</w:t>
              </w:r>
            </w:ins>
          </w:p>
          <w:p>
            <w:pPr>
              <w:spacing w:after="30" w:before="0"/>
              <w:ind w:left="360" w:hanging="180"/>
              <w:jc w:val="left"/>
              <w:rPr>
                <w:del w:id="9043" w:author="Claude (AI) - proposed" w:date="2026-10-18T00:30:44Z"/>
              </w:rPr>
            </w:pPr>
            <w:del w:id="9042" w:author="Claude (AI) - proposed" w:date="2026-10-18T00:30:44Z">
              <w:r>
                <w:rPr>
                  <w:rFonts w:ascii="Arial" w:cs="Arial" w:eastAsia="Arial" w:hAnsi="Arial"/>
                  <w:b w:val="false"/>
                  <w:bCs w:val="false"/>
                  <w:i w:val="false"/>
                  <w:iCs w:val="false"/>
                  <w:color w:val="000000"/>
                  <w:sz w:val="18"/>
                  <w:szCs w:val="18"/>
                </w:rPr>
                <w:delText xml:space="preserve">–  Financial Literacy: the learner applies powers and logarithms to real-world financial contexts such as compound interest calculations relevant to M-Pesa savings and Kenyan bank products.</w:delText>
              </w:r>
            </w:del>
          </w:p>
          <w:p>
            <w:pPr>
              <w:spacing w:after="30" w:before="0"/>
              <w:ind w:left="360" w:hanging="180"/>
              <w:jc w:val="left"/>
              <w:rPr>
                <w:del w:id="9045" w:author="Claude (AI) - proposed" w:date="2026-10-18T00:30:44Z"/>
              </w:rPr>
            </w:pPr>
            <w:del w:id="9044" w:author="Claude (AI) - proposed" w:date="2026-10-18T00:30:44Z">
              <w:r>
                <w:rPr>
                  <w:rFonts w:ascii="Arial" w:cs="Arial" w:eastAsia="Arial" w:hAnsi="Arial"/>
                  <w:b w:val="false"/>
                  <w:bCs w:val="false"/>
                  <w:i w:val="false"/>
                  <w:iCs w:val="false"/>
                  <w:color w:val="000000"/>
                  <w:sz w:val="18"/>
                  <w:szCs w:val="18"/>
                </w:rPr>
                <w:delText xml:space="preserve">–  Environmental Awareness: the learner uses index notation to express and appreciate very large quantities such as Kenya's forest coverage area in square metres and very small quantities such as microbial cell sizes studied in environmental science.</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Banking and Finance: indices and logarithms underpin compound interest, loan amortisation, and investment growth calculations used daily in Kenyan banks and SACCOs.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Architecture: index notation is used in structural load calculations, electrical engineering (e.g., decibels in telecommunications), and civil engineering projects such as the SGR and LAPSSET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Science and Data Science: binary index notation (powers of 2) is foundational to digital storage, coding, and data science careers growing rapidly in Kenya's Silicon Savannah (Konza Technopolis).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Public Health: logarithmic scales are used in measuring pH of body fluids, sound intensity in hospitals, and modelling the spread of diseases such as malaria across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and Agriculture: scientists and agronomists in the Rift Valley use scientific notation and logarithms to express soil nutrient concentrations, pesticide dilutions, and crop yield projections.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represent, manipulate, and apply numbers expressed in index and logarithmic form — two of the most powerful notational tools in mathematics. Starting from the concrete idea of repeated multiplication (e.g., how many maize seeds double over successive planting seasons), learners derive the laws of indices, transition to logarithm notation, and build fluency using mathematical tables and digital tools. Throughout the unit, Kenyan real-life contexts — from M-Pesa transaction volumes and SGR engineering data to </w:t>
            </w:r>
            <w:del w:id="9046" w:author="Claude (AI) - proposed" w:date="2026-10-18T00:30:44Z">
              <w:r>
                <w:rPr>
                  <w:rFonts w:ascii="Arial" w:cs="Arial" w:eastAsia="Arial" w:hAnsi="Arial"/>
                  <w:b w:val="false"/>
                  <w:bCs w:val="false"/>
                  <w:i w:val="false"/>
                  <w:iCs w:val="false"/>
                  <w:color w:val="000000"/>
                  <w:sz w:val="18"/>
                  <w:szCs w:val="18"/>
                </w:rPr>
                <w:delText xml:space="preserve">microbial populations in Lake Victoria</w:delText>
              </w:r>
            </w:del>
            <w:ins w:id="9047" w:author="Claude (AI) - proposed" w:date="2026-10-18T00:30:44Z">
              <w:r>
                <w:rPr>
                  <w:rFonts w:ascii="Arial" w:cs="Arial" w:eastAsia="Arial" w:hAnsi="Arial"/>
                  <w:b w:val="false"/>
                  <w:bCs w:val="false"/>
                  <w:i w:val="false"/>
                  <w:iCs w:val="false"/>
                  <w:color w:val="000000"/>
                  <w:sz w:val="18"/>
                  <w:szCs w:val="18"/>
                </w:rPr>
                <w:t xml:space="preserve">bacterial growth in a Nairobi microbiology laboratory</w:t>
              </w:r>
            </w:ins>
            <w:r>
              <w:rPr>
                <w:rFonts w:ascii="Arial" w:cs="Arial" w:eastAsia="Arial" w:hAnsi="Arial"/>
                <w:b w:val="false"/>
                <w:bCs w:val="false"/>
                <w:i w:val="false"/>
                <w:iCs w:val="false"/>
                <w:color w:val="000000"/>
                <w:sz w:val="18"/>
                <w:szCs w:val="18"/>
              </w:rPr>
              <w:t xml:space="preserve"> — anchor abstract concepts in meaningful, observable phenomena.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numbers as powers and logarithms help us make sense of — and calculate with — the enormous and tiny quantities that appear in Kenyan farming, finance, engineering, and science?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do we use indices and logarithms?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Maize Doubling Puzzle:</w:t>
            </w:r>
          </w:p>
          <w:p>
            <w:pPr>
              <w:keepNext w:val="false"/>
              <w:spacing w:after="40" w:before="0"/>
              <w:jc w:val="left"/>
            </w:pPr>
            <w:r>
              <w:rPr>
                <w:rFonts w:ascii="Arial" w:cs="Arial" w:eastAsia="Arial" w:hAnsi="Arial"/>
                <w:b w:val="false"/>
                <w:bCs w:val="false"/>
                <w:i w:val="false"/>
                <w:iCs w:val="false"/>
                <w:color w:val="000000"/>
                <w:sz w:val="18"/>
                <w:szCs w:val="18"/>
              </w:rPr>
              <w:t xml:space="preserve">A smallholder farmer in Kitale plants 1 maize seed. Each season, every plant produces enough seeds to double the total number of seeds harvested. A student records the number of seeds </w:t>
            </w:r>
            <w:del w:id="9048" w:author="Claude (AI) - proposed" w:date="2026-10-18T00:30:44Z">
              <w:r>
                <w:rPr>
                  <w:rFonts w:ascii="Arial" w:cs="Arial" w:eastAsia="Arial" w:hAnsi="Arial"/>
                  <w:b w:val="false"/>
                  <w:bCs w:val="false"/>
                  <w:i w:val="false"/>
                  <w:iCs w:val="false"/>
                  <w:color w:val="000000"/>
                  <w:sz w:val="18"/>
                  <w:szCs w:val="18"/>
                </w:rPr>
                <w:delText xml:space="preserve">after each of 8 successive seasons</w:delText>
              </w:r>
            </w:del>
            <w:ins w:id="9049" w:author="Claude (AI) - proposed" w:date="2026-10-18T00:30:44Z">
              <w:r>
                <w:rPr>
                  <w:rFonts w:ascii="Arial" w:cs="Arial" w:eastAsia="Arial" w:hAnsi="Arial"/>
                  <w:b w:val="false"/>
                  <w:bCs w:val="false"/>
                  <w:i w:val="false"/>
                  <w:iCs w:val="false"/>
                  <w:color w:val="000000"/>
                  <w:sz w:val="18"/>
                  <w:szCs w:val="18"/>
                </w:rPr>
                <w:t xml:space="preserve">at Seasons 0 to 8</w:t>
              </w:r>
            </w:ins>
            <w:r>
              <w:rPr>
                <w:rFonts w:ascii="Arial" w:cs="Arial" w:eastAsia="Arial" w:hAnsi="Arial"/>
                <w:b w:val="false"/>
                <w:bCs w:val="false"/>
                <w:i w:val="false"/>
                <w:iCs w:val="false"/>
                <w:color w:val="000000"/>
                <w:sz w:val="18"/>
                <w:szCs w:val="18"/>
              </w:rPr>
              <w:t xml:space="preserve">: 1, 2, 4, 8, 16, 32, 64, 128, 256. The student notices that by Season 20 the number exceeds 1,000,000 — yet the farmer's notebook can barely fit the number, and adding or multiplying these numbers by hand takes an extremely long time. The puzzle: Is there a smarter, more compact way to write, compare, and calculate with these exploding quantities? Why do scientists, engineers, and bankers always seem to compress huge numbers into short expressions? Students observe that 256 = 2⁸ and that multiplying 2⁸ × 2⁴ can be done simply by adding the exponents — a deeply non-obvious result that the unit will explain, formalise, and extend into the world of logarithms.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Pattern (Index Notation): Students encounter the Maize Doubling Puzzle and record seed counts for </w:t>
            </w:r>
            <w:del w:id="9050" w:author="Claude (AI) - proposed" w:date="2026-10-18T00:30:44Z">
              <w:r>
                <w:rPr>
                  <w:rFonts w:ascii="Arial" w:cs="Arial" w:eastAsia="Arial" w:hAnsi="Arial"/>
                  <w:b w:val="false"/>
                  <w:bCs w:val="false"/>
                  <w:i w:val="false"/>
                  <w:iCs w:val="false"/>
                  <w:color w:val="000000"/>
                  <w:sz w:val="18"/>
                  <w:szCs w:val="18"/>
                </w:rPr>
                <w:delText xml:space="preserve">8 seasons</w:delText>
              </w:r>
            </w:del>
            <w:ins w:id="9051" w:author="Claude (AI) - proposed" w:date="2026-10-18T00:30:44Z">
              <w:r>
                <w:rPr>
                  <w:rFonts w:ascii="Arial" w:cs="Arial" w:eastAsia="Arial" w:hAnsi="Arial"/>
                  <w:b w:val="false"/>
                  <w:bCs w:val="false"/>
                  <w:i w:val="false"/>
                  <w:iCs w:val="false"/>
                  <w:color w:val="000000"/>
                  <w:sz w:val="18"/>
                  <w:szCs w:val="18"/>
                </w:rPr>
                <w:t xml:space="preserve">Seasons 0 to 8</w:t>
              </w:r>
            </w:ins>
            <w:r>
              <w:rPr>
                <w:rFonts w:ascii="Arial" w:cs="Arial" w:eastAsia="Arial" w:hAnsi="Arial"/>
                <w:b w:val="false"/>
                <w:bCs w:val="false"/>
                <w:i w:val="false"/>
                <w:iCs w:val="false"/>
                <w:color w:val="000000"/>
                <w:sz w:val="18"/>
                <w:szCs w:val="18"/>
              </w:rPr>
              <w:t xml:space="preserve">. They identify the pattern of repeated multiplication and are guided to rewrite each count as a power (base and index), sharing their expressions with peers. The class establishes that index notation is a compact, powerful shorthand — DQB opens with student-generated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Laws of Indices I (Product and Quotient Laws): Using factor expansion (e.g., 2³ × 2⁴ = 2 × 2 × 2 × 2 × 2 × 2 × 2 = 2⁷), learners derive the Product Law (aᵐ × aⁿ = aᵐ⁺ⁿ) and Quotient Law (aᵐ ÷ aⁿ = aᵐ⁻ⁿ) through guided group investigation. Contexts include computing M-Pesa transaction multiples and maize seed ratios. DQB updated: "What happens when we multiply powers of the same base?"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Laws of Indices II (Power, Zero, and Negative Index Laws): Learners extend their investigation to derive the Power Law ((aᵐ)ⁿ = aᵐⁿ), Zero Index Law (a⁰ = 1), and Negative Index Law (a⁻ⁿ = 1/aⁿ). The E. coli bacterial growth supporting phenomenon is introduced — learners compute how many doublings are needed to reach 10⁹ bacteria. DQB updated: "Can an index be zero or negative — what does that even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Applying the Laws of Indices: Learners apply all five laws to work out multi-step computations, simplify algebraic index expressions, and solve index equations. Problems are drawn from the SGR engineering context (large distances expressed as powers of 10) and Rift Valley geothermal energy data. Peer teaching pairs present solutions to the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Bridging to Logarithms (Index ↔ Log Notation): Learners revisit the anchoring phenomenon: if 2⁸ = 256, then "8 is the logarithm of 256 to base 2." The class is guided to formalise the definition: if aˣ = N then logₐN = x, and to convert fluently between index and logarithm notation for base 10. The Richter scale supporting phenomenon is used to make the concept concrete. DQB updated: "So logarithm is just the index — but why do we need a new word?"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Reading Common Logarithms from Tables and Calculators: Learners practise reading the mantissa and characteristic from four-figure mathematical tables, and verify results using calculators and digital devices. They apply log tables to find common logarithms of numbers relevant to Kenyan contexts (e.g., log 25,000 for population density calculations, log 0.004 for pesticide concentrations). Error analysis: learners identify and correct common reading mistakes.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Applying Logarithms (Multiplication, Division, Powers, Roots): Learners use logarithm properties (log MN = log M + log N; log M/N = log M − log N; log Mⁿ = n log M) to perform calculations without a calculator, then verify with digital tools. Problems include computing compound interest on a KCB savings account and finding the cube root of a large harvest yield figure from a Kericho tea farm. DQB updated with newly resolved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Summative Assessment and Model Consolidation: Learners complete a printed summative assessment covering index notation, laws of indices, index-to-log conversion, reading log tables, and log-based computation. After submission, the class conducts a final DQB review — crossing off resolved questions and celebrating the explanatory journey from the Maize Doubling Puzzle to logarithms. Students articulate in writing how indices and logarithms answer the driving question, connecting back to farming, finance, engineering, and science contexts used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M-Pesa Transaction Volume: Safaricom processes over 10,000,000,000 (10¹⁰) shillings in daily M-Pesa transactions — learners explore why scientists and economists write and compute with such figures using index notation rather than strings of zeros.</w:t>
            </w:r>
          </w:p>
          <w:p>
            <w:pPr>
              <w:spacing w:after="30" w:before="0"/>
              <w:ind w:left="360" w:hanging="180"/>
              <w:jc w:val="left"/>
            </w:pPr>
            <w:r>
              <w:rPr>
                <w:rFonts w:ascii="Arial" w:cs="Arial" w:eastAsia="Arial" w:hAnsi="Arial"/>
                <w:b w:val="false"/>
                <w:bCs w:val="false"/>
                <w:i w:val="false"/>
                <w:iCs w:val="false"/>
                <w:color w:val="000000"/>
                <w:sz w:val="18"/>
                <w:szCs w:val="18"/>
              </w:rPr>
              <w:t xml:space="preserve">–  Earthquake Magnitude Scale in the East African Rift: Geologists monitoring tremors along the East African Rift System use the Richter scale — a base-10 logarithmic scale — so that </w:t>
            </w:r>
            <w:del w:id="9052" w:author="Claude (AI) - proposed" w:date="2026-10-18T00:30:44Z">
              <w:r>
                <w:rPr>
                  <w:rFonts w:ascii="Arial" w:cs="Arial" w:eastAsia="Arial" w:hAnsi="Arial"/>
                  <w:b w:val="false"/>
                  <w:bCs w:val="false"/>
                  <w:i w:val="false"/>
                  <w:iCs w:val="false"/>
                  <w:color w:val="000000"/>
                  <w:sz w:val="18"/>
                  <w:szCs w:val="18"/>
                </w:rPr>
                <w:delText xml:space="preserve">a magnitude-6 quake</w:delText>
              </w:r>
            </w:del>
            <w:ins w:id="9053" w:author="Claude (AI) - proposed" w:date="2026-10-18T00:30:44Z">
              <w:r>
                <w:rPr>
                  <w:rFonts w:ascii="Arial" w:cs="Arial" w:eastAsia="Arial" w:hAnsi="Arial"/>
                  <w:b w:val="false"/>
                  <w:bCs w:val="false"/>
                  <w:i w:val="false"/>
                  <w:iCs w:val="false"/>
                  <w:color w:val="000000"/>
                  <w:sz w:val="18"/>
                  <w:szCs w:val="18"/>
                </w:rPr>
                <w:t xml:space="preserve">each whole step up the scale means the ground movement recorded by a seismograph</w:t>
              </w:r>
            </w:ins>
            <w:r>
              <w:rPr>
                <w:rFonts w:ascii="Arial" w:cs="Arial" w:eastAsia="Arial" w:hAnsi="Arial"/>
                <w:b w:val="false"/>
                <w:bCs w:val="false"/>
                <w:i w:val="false"/>
                <w:iCs w:val="false"/>
                <w:color w:val="000000"/>
                <w:sz w:val="18"/>
                <w:szCs w:val="18"/>
              </w:rPr>
              <w:t xml:space="preserve"> is 10 times </w:t>
            </w:r>
            <w:del w:id="9054" w:author="Claude (AI) - proposed" w:date="2026-10-18T00:30:44Z">
              <w:r>
                <w:rPr>
                  <w:rFonts w:ascii="Arial" w:cs="Arial" w:eastAsia="Arial" w:hAnsi="Arial"/>
                  <w:b w:val="false"/>
                  <w:bCs w:val="false"/>
                  <w:i w:val="false"/>
                  <w:iCs w:val="false"/>
                  <w:color w:val="000000"/>
                  <w:sz w:val="18"/>
                  <w:szCs w:val="18"/>
                </w:rPr>
                <w:delText xml:space="preserve">stronger than a magnitude-5 quake</w:delText>
              </w:r>
            </w:del>
            <w:ins w:id="9055" w:author="Claude (AI) - proposed" w:date="2026-10-18T00:30:44Z">
              <w:r>
                <w:rPr>
                  <w:rFonts w:ascii="Arial" w:cs="Arial" w:eastAsia="Arial" w:hAnsi="Arial"/>
                  <w:b w:val="false"/>
                  <w:bCs w:val="false"/>
                  <w:i w:val="false"/>
                  <w:iCs w:val="false"/>
                  <w:color w:val="000000"/>
                  <w:sz w:val="18"/>
                  <w:szCs w:val="18"/>
                </w:rPr>
                <w:t xml:space="preserve">bigger (and the energy released is about 32 times bigger)</w:t>
              </w:r>
            </w:ins>
            <w:r>
              <w:rPr>
                <w:rFonts w:ascii="Arial" w:cs="Arial" w:eastAsia="Arial" w:hAnsi="Arial"/>
                <w:b w:val="false"/>
                <w:bCs w:val="false"/>
                <w:i w:val="false"/>
                <w:iCs w:val="false"/>
                <w:color w:val="000000"/>
                <w:sz w:val="18"/>
                <w:szCs w:val="18"/>
              </w:rPr>
              <w:t xml:space="preserve">; learners interrogate why a simple "+1" on the scale means ×10 in </w:t>
            </w:r>
            <w:del w:id="9056" w:author="Claude (AI) - proposed" w:date="2026-10-18T00:30:44Z">
              <w:r>
                <w:rPr>
                  <w:rFonts w:ascii="Arial" w:cs="Arial" w:eastAsia="Arial" w:hAnsi="Arial"/>
                  <w:b w:val="false"/>
                  <w:bCs w:val="false"/>
                  <w:i w:val="false"/>
                  <w:iCs w:val="false"/>
                  <w:color w:val="000000"/>
                  <w:sz w:val="18"/>
                  <w:szCs w:val="18"/>
                </w:rPr>
                <w:delText xml:space="preserve">energy</w:delText>
              </w:r>
            </w:del>
            <w:ins w:id="9057" w:author="Claude (AI) - proposed" w:date="2026-10-18T00:30:44Z">
              <w:r>
                <w:rPr>
                  <w:rFonts w:ascii="Arial" w:cs="Arial" w:eastAsia="Arial" w:hAnsi="Arial"/>
                  <w:b w:val="false"/>
                  <w:bCs w:val="false"/>
                  <w:i w:val="false"/>
                  <w:iCs w:val="false"/>
                  <w:color w:val="000000"/>
                  <w:sz w:val="18"/>
                  <w:szCs w:val="18"/>
                </w:rPr>
                <w:t xml:space="preserve">ground movement</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Sound Intensity in Nairobi Traffic: Noise pollution researchers in Nairobi's CBD measure traffic noise in decibels (dB), a logarithmic unit; learners discover that 80 dB (matatu) vs. 40 dB (library) is not "twice as loud" but 10,000 times as intense — a counterintuitive result explained by logarithms.</w:t>
            </w:r>
          </w:p>
          <w:p>
            <w:pPr>
              <w:spacing w:after="30" w:before="0"/>
              <w:ind w:left="360" w:hanging="180"/>
              <w:jc w:val="left"/>
            </w:pPr>
            <w:r>
              <w:rPr>
                <w:rFonts w:ascii="Arial" w:cs="Arial" w:eastAsia="Arial" w:hAnsi="Arial"/>
                <w:b w:val="false"/>
                <w:bCs w:val="false"/>
                <w:i w:val="false"/>
                <w:iCs w:val="false"/>
                <w:color w:val="000000"/>
                <w:sz w:val="18"/>
                <w:szCs w:val="18"/>
              </w:rPr>
              <w:t xml:space="preserve">–  Bacterial Growth in </w:t>
            </w:r>
            <w:del w:id="9058" w:author="Claude (AI) - proposed" w:date="2026-10-18T00:30:44Z">
              <w:r>
                <w:rPr>
                  <w:rFonts w:ascii="Arial" w:cs="Arial" w:eastAsia="Arial" w:hAnsi="Arial"/>
                  <w:b w:val="false"/>
                  <w:bCs w:val="false"/>
                  <w:i w:val="false"/>
                  <w:iCs w:val="false"/>
                  <w:color w:val="000000"/>
                  <w:sz w:val="18"/>
                  <w:szCs w:val="18"/>
                </w:rPr>
                <w:delText xml:space="preserve">Contaminated Water (Lake Victoria): Public health scientists studying</w:delText>
              </w:r>
            </w:del>
            <w:ins w:id="9059" w:author="Claude (AI) - proposed" w:date="2026-10-18T00:30:44Z">
              <w:r>
                <w:rPr>
                  <w:rFonts w:ascii="Arial" w:cs="Arial" w:eastAsia="Arial" w:hAnsi="Arial"/>
                  <w:b w:val="false"/>
                  <w:bCs w:val="false"/>
                  <w:i w:val="false"/>
                  <w:iCs w:val="false"/>
                  <w:color w:val="000000"/>
                  <w:sz w:val="18"/>
                  <w:szCs w:val="18"/>
                </w:rPr>
                <w:t xml:space="preserve">a Nairobi Microbiology Laboratory (E. coli): Microbiologists growing</w:t>
              </w:r>
            </w:ins>
            <w:r>
              <w:rPr>
                <w:rFonts w:ascii="Arial" w:cs="Arial" w:eastAsia="Arial" w:hAnsi="Arial"/>
                <w:b w:val="false"/>
                <w:bCs w:val="false"/>
                <w:i w:val="false"/>
                <w:iCs w:val="false"/>
                <w:color w:val="000000"/>
                <w:sz w:val="18"/>
                <w:szCs w:val="18"/>
              </w:rPr>
              <w:t xml:space="preserve"> E. coli in </w:t>
            </w:r>
            <w:del w:id="9060" w:author="Claude (AI) - proposed" w:date="2026-10-18T00:30:44Z">
              <w:r>
                <w:rPr>
                  <w:rFonts w:ascii="Arial" w:cs="Arial" w:eastAsia="Arial" w:hAnsi="Arial"/>
                  <w:b w:val="false"/>
                  <w:bCs w:val="false"/>
                  <w:i w:val="false"/>
                  <w:iCs w:val="false"/>
                  <w:color w:val="000000"/>
                  <w:sz w:val="18"/>
                  <w:szCs w:val="18"/>
                </w:rPr>
                <w:delText xml:space="preserve">water samples near Kisumu</w:delText>
              </w:r>
            </w:del>
            <w:ins w:id="9061" w:author="Claude (AI) - proposed" w:date="2026-10-18T00:30:44Z">
              <w:r>
                <w:rPr>
                  <w:rFonts w:ascii="Arial" w:cs="Arial" w:eastAsia="Arial" w:hAnsi="Arial"/>
                  <w:b w:val="false"/>
                  <w:bCs w:val="false"/>
                  <w:i w:val="false"/>
                  <w:iCs w:val="false"/>
                  <w:color w:val="000000"/>
                  <w:sz w:val="18"/>
                  <w:szCs w:val="18"/>
                </w:rPr>
                <w:t xml:space="preserve">warm, nutrient-rich broth</w:t>
              </w:r>
            </w:ins>
            <w:r>
              <w:rPr>
                <w:rFonts w:ascii="Arial" w:cs="Arial" w:eastAsia="Arial" w:hAnsi="Arial"/>
                <w:b w:val="false"/>
                <w:bCs w:val="false"/>
                <w:i w:val="false"/>
                <w:iCs w:val="false"/>
                <w:color w:val="000000"/>
                <w:sz w:val="18"/>
                <w:szCs w:val="18"/>
              </w:rPr>
              <w:t xml:space="preserve"> find that a single bacterium</w:t>
            </w:r>
            <w:ins w:id="9062" w:author="Claude (AI) - proposed" w:date="2026-10-18T00:30:44Z">
              <w:r>
                <w:rPr>
                  <w:rFonts w:ascii="Arial" w:cs="Arial" w:eastAsia="Arial" w:hAnsi="Arial"/>
                  <w:b w:val="false"/>
                  <w:bCs w:val="false"/>
                  <w:i w:val="false"/>
                  <w:iCs w:val="false"/>
                  <w:color w:val="000000"/>
                  <w:sz w:val="18"/>
                  <w:szCs w:val="18"/>
                </w:rPr>
                <w:t xml:space="preserve"> doubling every 20 minutes</w:t>
              </w:r>
            </w:ins>
            <w:r>
              <w:rPr>
                <w:rFonts w:ascii="Arial" w:cs="Arial" w:eastAsia="Arial" w:hAnsi="Arial"/>
                <w:b w:val="false"/>
                <w:bCs w:val="false"/>
                <w:i w:val="false"/>
                <w:iCs w:val="false"/>
                <w:color w:val="000000"/>
                <w:sz w:val="18"/>
                <w:szCs w:val="18"/>
              </w:rPr>
              <w:t xml:space="preserve"> can become 2³⁰ (over 1 billion) bacteria in 30 doubling cycles</w:t>
            </w:r>
            <w:ins w:id="9063" w:author="Claude (AI) - proposed" w:date="2026-10-18T00:30:44Z">
              <w:r>
                <w:rPr>
                  <w:rFonts w:ascii="Arial" w:cs="Arial" w:eastAsia="Arial" w:hAnsi="Arial"/>
                  <w:b w:val="false"/>
                  <w:bCs w:val="false"/>
                  <w:i w:val="false"/>
                  <w:iCs w:val="false"/>
                  <w:color w:val="000000"/>
                  <w:sz w:val="18"/>
                  <w:szCs w:val="18"/>
                </w:rPr>
                <w:t xml:space="preserve"> (10 hours)</w:t>
              </w:r>
            </w:ins>
            <w:r>
              <w:rPr>
                <w:rFonts w:ascii="Arial" w:cs="Arial" w:eastAsia="Arial" w:hAnsi="Arial"/>
                <w:b w:val="false"/>
                <w:bCs w:val="false"/>
                <w:i w:val="false"/>
                <w:iCs w:val="false"/>
                <w:color w:val="000000"/>
                <w:sz w:val="18"/>
                <w:szCs w:val="18"/>
              </w:rPr>
              <w:t xml:space="preserve"> — learners use index laws to compute and compare these populations without writing out billions of digits.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i9el3rom2axu4mgnycn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rpvtoc4tc5cqehvdmo_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9v-kdfu-vhfnh5amslf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the Pattern: Index Notation and the Maize Doubling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recognise and describe patterns of repeated multiplication, rewrite quantities as powers using index notation, and articulate why a compact shorthand is useful when working with very large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power is written as a base raised to an exponent (index), that the index tells how many times the base is multiplied by itself, and that index notation is a compact way to represent repeated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identify a doubling pattern in a sequence, rewrite each term as a power of 2 using correct index notation (base and exponent), and explain the meaning of each part of the expression to a peer.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notation exists to make complex or large quantities manageable, and they show curiosity by generating their own questions about what index notation can and cannot do.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anchoring phenomenon — the Maize Doubling Puzzle — so learners notice the pattern of explosive growth, feel the inconvenience of writing or computing with huge numbers, and discover that index notation is a powerful shorthand. The student-generated Driving Question Board created in this lesson will guide inquiry for all 8 lessons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every learner has access to the seed-count table handout or a clearly visible board display. Learners with visual impairments should be seated close to the board. No calculators are needed or permitted in this lesson so that learners feel the computational inconvenience first-hand.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presents the Maize Doubling Puzzle set in Kitale: a smallholder farmer begins with 1 maize seed and every season the total doubles. Learners receive or copy the sequence 1, 2, 4, 8, 16, 32, 64, 128, 256 and are asked to predict what comes next and why. Through guided observation and paired discussion learners notice that each number is the previous number multiplied by 2, that this is repeated multiplication of the same factor, and that by Season 20 the count exceeds one million yet is almost impossible to write out quickly. The teacher then introduces index notation as the mathematical community's solution, and learners practise rewriting each season count as a power of 2. The lesson closes with the creation of the class Driving Question Board (DQB), on which learners post their own questions about indices and large numbers — questions that will be revisited and resolved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yybwrn8thavi28peh_b9">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ecvkstwdemxn_ad3w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_2dvfttcrghnsixwugur">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zei-zjc0mfdcl3rc6-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(or copies from the board) the Maize Doubling Puzzle context card. The card reads: 'A smallholder farmer in Kitale plants exactly 1 maize seed. Every season, every plant produces enough seeds to exactly double the total harvest. The farmer records: Season 0 = 1 seed, Season 1 = 2 seeds, Season 2 = 4 seeds, Season 3 = 8 seeds.' Learners are asked to write individually (no talking, 90 seconds): What will the count be at Season 4? At Season 8? At Season 20? Will the farmer be able to write all these numbers neatly in a small notebook? Why or why not? Learners then share predictions with a seat partner for 60 seconds before two or three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context card. Say: 'Read the card carefully and silently. I want you to predict — on your own — what happens next. You have 90 seconds. Go.' [WAIT 90 seconds in silence — circulate and observe written responses without commenting.] After 90 seconds say: 'Now share your prediction with your partner. You have 60 seconds.' [WAIT 60 seconds.] Then cold-call two pairs: 'Tell us your prediction for Season 8 and explain your reasoning in one sentence.' After each pair speaks, ask the class: 'Does anyone predict differently? Why?' Do NOT confirm or deny predictions — say: 'Interesting. Let us observe the pattern more carefully before we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before discussion prevents anchoring on a neighbour's answer. The notebook-space question is deliberately designed to create cognitive dissonance — learners who try to write 1,048,576 for Season 20 immediately feel the inconvenience that motivates index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wait. Look for: (1) correct doubling computation, (2) any learner who already writes a power of 2 spontaneously, (3) learners who write very large numbers and show signs of frustration — these are the most powerful voices to call on. Note names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93fvp5iyg4cri8_xnkig">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vg04q7wztq9ejn8m6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5jupmm8th4sb-mwmtu4">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cykf-smc0-qn4j2v3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(or learners complete) the full table for Seasons 0 to 8 on the board. Learners copy the table into their exercise books with three columns: Season Number, Seed Count, and a third column left blank titled 'Another Way to Write It'. In pairs, learners are asked to describe in words — not yet in symbols — how the seed count changes each season. They then attempt to fill in the third column using any notation they choose. The teacher walks the room and observes what learners write in the third column (repeated multiplication strings, arrow notation, etc.). After 3 minutes the teacher selects three pairs whose third-column attempts show different levels of compactness to share under the visualiser or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table clearly: Season 0=1, 1=2, 2=4, 3=8, 4=16, 5=32, 6=64, 7=128, 8=256. Say: 'Copy this table and leave the third column blank for now. With your partner, describe in words only how the count changes. Then try to fill in the third column in any way that makes sense to you. You have 3 minutes.' [WAIT 3 minutes — circulate actively, note three pairs with contrasting third-column attempts.] Call the first pair: 'Show us what you wrote for Season 4.' After each pair shares, ask the class: 'Is this way of writing it shorter or longer than the number itself? Does it show where the number came from?' [WAIT 10 seconds after each question before taking responses.] Do not introduce the word exponent yet — allow learner language to surface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blank third column is deliberately open-ended — it elicits prior knowledge and spontaneous notation. Sharing three contrasting approaches (e.g., 2x2x2x2 versus 2^4 versus a verbal description) allows the class to evaluate compactness and meaning collectively before the teacher formalises notation. This mirrors how mathematicians historically developed shorthand.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learners already use exponential notation spontaneously — they can be asked to explain their thinking during the Explain phase. Teacher also listens for the language learners use: 'multiply by 2 again', 'two to the power', 'two four times' — this vocabulary audit informs how much scaffolding is needed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gicco12chhfj36cldwcp">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jo5hva7ncqim2xgqs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xgp_rbokj0oawme8vxig">
              <w:r>
                <w:rPr>
                  <w:rFonts w:ascii="Arial" w:cs="Arial" w:eastAsia="Arial" w:hAnsi="Arial"/>
                  <w:color w:val="2E75B6"/>
                  <w:sz w:val="16"/>
                  <w:szCs w:val="16"/>
                  <w:u w:val="single" w:color="2E75B6"/>
                </w:rPr>
                <w:t xml:space="preserve">Negative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ypi6x-uysgnyrb84e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formalises index notation by connecting directly to what learners wrote in the third column. The class agrees on the notation 2^8 = 256 and unpacks each component: the base (2, the number being multiplied), the index or exponent (8, the number of times the base appears as a factor), and the power (the full expression 2^8). Learners rewrite all nine entries in the third column using this notation, then verify that 2^8 really does equal 256 by expanding it as a multiplication string. The teacher then writes Season 20 on the board and asks: 'What is the index notation for the Season 20 count? Could you expand that as a multiplication string in your book? Would you want to?' Learners articulate that index notation is far more compact and that it preserves the structure (base and count of multiplications) that the expanded string obscures.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most compact third-column example on the board and say: 'This learner has found something very close to what mathematicians around the world use. Let me show you the agreed notation.' Write: 2^8 = 256. Say: 'The 2 is called the BASE — it is the number being repeatedly multiplied. The 8 is called the INDEX or EXPONENT — it tells us how many times 2 appears as a factor. The whole expression 2^8 is called a POWER.' Write these three terms with their definitions on the board and ask learners to copy</w:t>
            </w:r>
            <w:ins w:id="9064" w:author="Claude (AI) - proposed" w:date="2026-10-18T00:30:44Z">
              <w:r>
                <w:rPr>
                  <w:rFonts w:ascii="Arial" w:cs="Arial" w:eastAsia="Arial" w:hAnsi="Arial"/>
                  <w:b w:val="false"/>
                  <w:bCs w:val="false"/>
                  <w:i w:val="false"/>
                  <w:iCs w:val="false"/>
                  <w:color w:val="000000"/>
                  <w:sz w:val="18"/>
                  <w:szCs w:val="18"/>
                </w:rPr>
                <w:t xml:space="preserve"> them. For English learners, write a Kiswahili support beside each term (suggested: msingi = base, kipeo = power/exponent) and invite learners to offer their own home-language words for</w:t>
              </w:r>
            </w:ins>
            <w:r>
              <w:rPr>
                <w:rFonts w:ascii="Arial" w:cs="Arial" w:eastAsia="Arial" w:hAnsi="Arial"/>
                <w:b w:val="false"/>
                <w:bCs w:val="false"/>
                <w:i w:val="false"/>
                <w:iCs w:val="false"/>
                <w:color w:val="000000"/>
                <w:sz w:val="18"/>
                <w:szCs w:val="18"/>
              </w:rPr>
              <w:t xml:space="preserve"> them. Then say: 'Turn to your partner and use these three words to describe 2^4 to each other. You have 45 seconds.' [WAIT 45 seconds.] Cold-call one learner: 'Tell me the base, index, and value of 2^4.' Then write Season 20 and ask: 'Write the index notation for the Season 20 seed count — do it now, silently.' [WAIT 30 seconds.] Ask: 'Would you want to expand 2^20 as a multiplication string? Why not?' [WAIT 15 seconds before taking answers.] Summarise: 'Index notation is compact, clear, and preserves meaning. That is why mathematicians, scientists, and farmers who love efficiency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anchors new formal vocabulary to learner-generated notation rather than introducing it cold. The deliberate contrast between 2^20 (compact) and the 20-term multiplication string (cumbersome) makes the purpose of the notation viscerally clear. The partner re-explanation using technical vocabulary embeds the three key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partner explanations during the 45-second turn-and-talk: are learners correctly identifying base versus index? During the silent Season 20 writing task, circulate and look for 2^20 — any learner writing 2^19 or 1^20 needs immediate quiet correction. </w:t>
            </w:r>
            <w:ins w:id="9065" w:author="Claude (AI) - proposed" w:date="2026-10-18T00:30:44Z">
              <w:r>
                <w:rPr>
                  <w:rFonts w:ascii="Arial" w:cs="Arial" w:eastAsia="Arial" w:hAnsi="Arial"/>
                  <w:b w:val="false"/>
                  <w:bCs w:val="false"/>
                  <w:i w:val="false"/>
                  <w:iCs w:val="false"/>
                  <w:color w:val="000000"/>
                  <w:sz w:val="18"/>
                  <w:szCs w:val="18"/>
                </w:rPr>
                <w:t xml:space="preserve">Expected for 2^4: base 2, index 4, value 16. A frequent error is reading 2^4 as 2 × 4 = 8; ask the learner to expand it as 2 × 2 × 2 × 2 and count the factors. </w:t>
              </w:r>
            </w:ins>
            <w:r>
              <w:rPr>
                <w:rFonts w:ascii="Arial" w:cs="Arial" w:eastAsia="Arial" w:hAnsi="Arial"/>
                <w:b w:val="false"/>
                <w:bCs w:val="false"/>
                <w:i w:val="false"/>
                <w:iCs w:val="false"/>
                <w:color w:val="000000"/>
                <w:sz w:val="18"/>
                <w:szCs w:val="18"/>
              </w:rPr>
              <w:t xml:space="preserve">After class, scan exercise books for correct completion of all nine third-column entries as a written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x-9fn7td8xtgfwsyfmzf">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3xsxdpnfllhiz945i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h4vkeuassekghozhupr">
              <w:r>
                <w:rPr>
                  <w:rFonts w:ascii="Arial" w:cs="Arial" w:eastAsia="Arial" w:hAnsi="Arial"/>
                  <w:color w:val="2E75B6"/>
                  <w:sz w:val="16"/>
                  <w:szCs w:val="16"/>
                  <w:u w:val="single" w:color="2E75B6"/>
                </w:rPr>
                <w:t xml:space="preserve">Multiply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r6iuuq3fuskzn8sey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paper squares). The teacher explains that a Driving Question Board is a living wall of questions the class will answer together over the next eight lessons. Learners are given 2 minutes to write one question per sticky note — questions that genuinely puzzle them after seeing the Maize Doubling Puzzle and index notation. Questions can be about indices, about the farmer, about big numbers, about anything the lesson has made them curious about. Learners post their sticky notes on the board. The teacher reads selected questions aloud, groups them loosely into themes (writing large numbers, working with powers, connecting to real life, questions about 0 or negative indices), and confirms: 'Every one of these questions will be answered before the end of this unit. This board belongs to you.'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or paper squares. Say: 'You have just seen something strange and interesting. What do you still want to know? Write one genuine question on each piece of paper — no question is too simple or too hard. You have 2 minutes of silent thinking and writing.' [WAIT 2 minutes in silence.] Then say: 'Come and post your questions anywhere on the board.' Allow 1 minute for posting. Read 6 to 8 questions aloud, paraphrasing where needed, and arrange them into loose clusters. Say: 'I notice many of you are asking about multiplying powers — we will tackle that in Lesson 2. Some of you are asking what a zero or negative index means — brilliant question, Lesson 3 is yours. Some are asking how this connects to money or science — we will see that in Lessons 6 and 7. Every question on this board will be answered.' Point to the DQB and say: 'We will return to this board at the start and end of every lesson. When we can answer a question, we will mark it resolved. By Lesson 8 this board should be almost entirely crossed off.'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learner curiosity and gives them ownership of the unit inquiry. Grouping questions by theme previews the lesson sequence without lecturing about it. Naming specific lessons for specific questions creates anticipation and shows learners that their questions are genuinely valued and planned for.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questions before the next lesson. Note any serious misconceptions (e.g., 'does 2^8 mean 2 times 8?') — these should be addressed explicitly in Lesson 2. Note questions that show advanced thinking (e.g., questions about fractional indices) — these learners may serve as peer teachers later in the unit. Photograph the initial DQB for the teacher portfolio and to track evolution across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r_dnvevlurarorpkmhlz">
              <w:r>
                <w:rPr>
                  <w:rFonts w:ascii="Arial" w:cs="Arial" w:eastAsia="Arial" w:hAnsi="Arial"/>
                  <w:color w:val="2E75B6"/>
                  <w:sz w:val="16"/>
                  <w:szCs w:val="16"/>
                  <w:u w:val="single" w:color="2E75B6"/>
                </w:rPr>
                <w:t xml:space="preserve">Exponents and powers of 10 patterns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x-pf5azjlxz7yzukq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19euder2ti2etrjwi2g">
              <w:r>
                <w:rPr>
                  <w:rFonts w:ascii="Arial" w:cs="Arial" w:eastAsia="Arial" w:hAnsi="Arial"/>
                  <w:color w:val="2E75B6"/>
                  <w:sz w:val="16"/>
                  <w:szCs w:val="16"/>
                  <w:u w:val="single" w:color="2E75B6"/>
                </w:rPr>
                <w:t xml:space="preserve">Divide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iopdttkbyj7wo7cxtv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each learner completes a simple model table in their exercise book titled 'My Season-Seed Power Model'. The table has four columns: Season Number, Seed Count, Index Notation, and What the Index Tells Me. Learners fill in all rows from Season 0 to Season 8. For the fourth column they write a short phrase such as 'the number of times 2 is multiplied as a factor' or '2 appears 8 times'. Learners then write a one-sentence answer to the prompt: 'If the farmer wants to record the Season 20 count in her notebook as compactly as possible, what should she write and why?' This individual model is the first entry in the learner's unit model journal — a running document that will be added to in every subsequent lesson until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your exercise book, draw the four-column table I am putting on the board now.' [Write the column headers clearly.] 'Fill in all rows for Seasons 0 to 8 using what we have learned today. Then write your one-sentence answer to the farmer question at the bottom. You have 4 minutes working alone.' [WAIT 4 minutes — circulate and give quiet individual feedback.] After 4 minutes say: 'Exchange books with your partner. Check their index notation. If you disagree on any row, whisper and discuss — do not erase yet.' [WAIT 90 seconds.] Then say: 'Who would like to share their one-sentence farmer answer?' Call on two learners. After each, ask: 'Does the class agree? Is that notation compact? Does it preserve meaning?' Close with: 'This table is the first page of your unit model journal. Every lesson we will add to it. By Lesson 8 it will tell the full story of indices and logarithms — and you will have built every part of it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four-column model requires learners to move between numerical, notational, and verbal representations simultaneously, deepening encoding. The fourth column — 'what the index tells me' — forces semantic interpretation rather than rote notation. The unit model journal frame signals that this lesson is not isolated but is the foundation of a cumulative knowledge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4-minute individual work period, check at least 6 to 8 books for Season 0 (2^0 = 1 is often written incorrectly as 0 or skipped — note these for the zero-index discussion in Lesson 3). The peer-check step surfaces disagreements learners may not voice publicly. Collect the one-sentence farmer answers from two or three learners at the end of class to review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learners feel the inconvenience of large numbers before I offered the notation — or did I rush to the shorthand? Were the three DQB question clusters I formed representative of the range of learner thinking, or did I inadvertently privilege some voices? Did every learner correctly distinguish base from index by the end of the Explain phase? Which learners wrote 2^0 = 1 spontaneously and which left Season 0 blank or incorrect — how will I use this information in Lesson 3? Did the unit model journal framing land well — do learners understand that their table is a living document? Note any learner names for follow-up intervention or extension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maize farmer in Kitale starting with 1 seed produces a sequence — 1, 2, 4, 8, 16, 32, 64, 128, 256 — where every term is double the previous one, and that by Season 20 the count exceeds one million, making the number extremely long and difficult to write or compute with by hand.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each term in the doubling sequence can be written as a power of 2 using index notation (base^exponent), that the index tells us how many times the base is used as a factor, and that this notation is far more compact and meaningful than writing out a long string of multiplications.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mathematicians use index notation because it compresses repeated multiplication into a short, readable form that preserves the structure of the calculation — the base shows what is being multiplied and the index shows how many times, making it easy to compare and work with very large numbers that arise in farming, science, finance, and engineering.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xqs1pd055gvkl2xmdc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7xkjfzcglhfgxem07dc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Laws of Indices I: Product Law and Quotient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Product Law (aᵐ × aⁿ = aᵐ⁺ⁿ) and Quotient Law (aᵐ ÷ aⁿ = aᵐ⁻ⁿ) of indices through guided factor-expansion investigation, connecting these laws to the maize-seed doubling phenomenon and real Kenyan contexts such as M-Pesa transaction multiples and harvest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express products and quotients of powers with the same base in index form; (b) derive the Product Law (aᵐ × aⁿ = aᵐ⁺ⁿ) using factor expansion; (c) derive the Quotient Law (aᵐ ÷ aⁿ = aᵐ⁻ⁿ) using factor cancellation; (d) apply both laws to compute numerical and algebraic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mathematical laws through pattern recognition; applying factor expansion and cancellation; collaborative investigation and peer discussion; recording and communicating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in exploring why the laws work rather than merely accepting them; responsibility in contributing fairly to group investigations; appreciation of how compact index notation saves effort in real-life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expressed the maize-seed counts as powers of 2 and recognised that index notation is compact. Lesson 2 advances the storyline by asking: if the farmer's seeds double every season AND are then split into smaller plots, how do we multiply or divide those power expressions quickly? Learners derive the Product and Quotient Laws from first principles using factor expansion, discover that adding (or subtracting) exponents replaces lengthy multiplication (or division), and update the Driving Question Board with the insight that operations on powers of the same base reduce to simple arithmetic on exponents.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learners handle printed activity sheets and rulers carefully. If digital devices are used, apply the school's screen-time and device-handling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when two maize-seed power expressions are multiplied or divided. Through a structured group investigation, they expand powers into repeated factors, count total factors, and record results in a table to detect the pattern. They then formalise both laws, apply them to M-Pesa and harvest contexts, and update the class Driving Question Board. The lesson uses Concrete–Representational–Abstract (CRA) progression: physical factor-expansion strips → tabulated patterns → symbolic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f2byjdyywmu-zrtjivxc">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sdgbu433ckrjtzj6ih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geyrytmimwblglelkm_8">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xdpr_c0ot-33y0zf7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board prompt: 'Last lesson we wrote the maize-seed counts as powers of 2. Today </w:t>
            </w:r>
            <w:del w:id="9066" w:author="Claude (AI) - proposed" w:date="2026-10-18T00:30:44Z">
              <w:r>
                <w:rPr>
                  <w:rFonts w:ascii="Arial" w:cs="Arial" w:eastAsia="Arial" w:hAnsi="Arial"/>
                  <w:b w:val="false"/>
                  <w:bCs w:val="false"/>
                  <w:i w:val="false"/>
                  <w:iCs w:val="false"/>
                  <w:color w:val="000000"/>
                  <w:sz w:val="18"/>
                  <w:szCs w:val="18"/>
                </w:rPr>
                <w:delText xml:space="preserve">the farmer in Kitale combines two plots — one with 2³ seeds and one with 2⁴ seeds multiplied together</w:delText>
              </w:r>
            </w:del>
            <w:ins w:id="9067" w:author="Claude (AI) - proposed" w:date="2026-10-18T00:30:44Z">
              <w:r>
                <w:rPr>
                  <w:rFonts w:ascii="Arial" w:cs="Arial" w:eastAsia="Arial" w:hAnsi="Arial"/>
                  <w:b w:val="false"/>
                  <w:bCs w:val="false"/>
                  <w:i w:val="false"/>
                  <w:iCs w:val="false"/>
                  <w:color w:val="000000"/>
                  <w:sz w:val="18"/>
                  <w:szCs w:val="18"/>
                </w:rPr>
                <w:t xml:space="preserve">a Kitale farmer has 2³ plots and every plot holds 2⁴ seeds, so the total is 2³ × 2⁴</w:t>
              </w:r>
            </w:ins>
            <w:r>
              <w:rPr>
                <w:rFonts w:ascii="Arial" w:cs="Arial" w:eastAsia="Arial" w:hAnsi="Arial"/>
                <w:b w:val="false"/>
                <w:bCs w:val="false"/>
                <w:i w:val="false"/>
                <w:iCs w:val="false"/>
                <w:color w:val="000000"/>
                <w:sz w:val="18"/>
                <w:szCs w:val="18"/>
              </w:rPr>
              <w:t xml:space="preserve">. Without calculating, predict: what single power of 2 do you think the answer equals? Write your prediction in your exercise book and give a one-sentence reason.' Learners write individually for 2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'2³ × 2⁴ = 2^?'. Say: 'Before we investigate, I want your best guess — a wrong prediction is still great thinking.' Allow 2 minutes of silent individual writing. After partner sharing, cold-call 3 learners (choose one who predicted 2^12, one who predicted 2^7, one who was unsure) and record all three predictions on the board labelled 'Our Predictions — we will test these.' Say: 'Keep your prediction visible — we will return to it.' Do NOT confirm or reject any prediction. Apply 10 seconds WAIT TIME after posing the question before accepting any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by committing a reason to paper before instruction, learners activate prior knowledge about multiplication and create a cognitive anchor. Recording all predictions publicly (including incorrect ones) normalises revision and establishes the inquiry stance the lesson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68" w:author="Claude (AI) - proposed" w:date="2026-10-18T00:30:44Z">
              <w:r>
                <w:rPr>
                  <w:rFonts w:ascii="Arial" w:cs="Arial" w:eastAsia="Arial" w:hAnsi="Arial"/>
                  <w:b w:val="false"/>
                  <w:bCs w:val="false"/>
                  <w:i w:val="false"/>
                  <w:iCs w:val="false"/>
                  <w:color w:val="000000"/>
                  <w:sz w:val="18"/>
                  <w:szCs w:val="18"/>
                </w:rPr>
                <w:t xml:space="preserve">Expected answer: 2⁷ (3 + 4 = 7 factors of 2; 2³ × 2⁴ = 8 × 16 = 128). Common wrong predictions: 2¹² (multiplying the indices) and 4⁷ (multiplying the bases). </w:t>
              </w:r>
            </w:ins>
            <w:r>
              <w:rPr>
                <w:rFonts w:ascii="Arial" w:cs="Arial" w:eastAsia="Arial" w:hAnsi="Arial"/>
                <w:b w:val="false"/>
                <w:bCs w:val="false"/>
                <w:i w:val="false"/>
                <w:iCs w:val="false"/>
                <w:color w:val="000000"/>
                <w:sz w:val="18"/>
                <w:szCs w:val="18"/>
              </w:rPr>
              <w:t xml:space="preserve">Observable indicator: every learner has a written prediction AND a written reason before partner sharing begins. Teacher circulates and scans books; if any learner has only a number without a reason, prompt: 'Tell me why you think that — now write that reason down.' Note the spread of predictions (additive vs. multiplicative) to inform pacing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ipq7odpuiskacvvflixn">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8salqyvvry0u5pjdc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dagtu4yzwwlsszye8-h6">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mbiavpdf7ivgizvrof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Activity Sheet 2 containing three tasks. TASK A (Factor Expansion Table): Complete the table by expanding each power into repeated factors, then re-writing the product as a single power. Rows include: 2² × 2³, 2³ × 2⁴, 2¹ × 2⁵, 3² × 3³, 5¹ × 5², aᵐ × aⁿ (general). TASK B (Quotient Expansion Table): Complete: 2⁵ ÷ 2², 2⁶ ÷ 2², 3⁴ ÷ 3¹, aᵐ ÷ aⁿ (general) by writing numerator and denominator in full factor form and cancelling common factors. TASK C (Maize-Seed Context): 'The Kitale farmer has 2⁸ seeds on one plot and divides equally among 2³ bags. How many seeds per bag? Express as a single power.' Each group records findings on a shared A3 poster sheet using the column headings: Expression | Factor Expansion | Single Power | Exponent Pattern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Sheet 2 and A3 poster sheets</w:t>
            </w:r>
            <w:ins w:id="9069" w:author="Claude (AI) - proposed" w:date="2026-10-18T00:30:44Z">
              <w:r>
                <w:rPr>
                  <w:rFonts w:ascii="Arial" w:cs="Arial" w:eastAsia="Arial" w:hAnsi="Arial"/>
                  <w:b w:val="false"/>
                  <w:bCs w:val="false"/>
                  <w:i w:val="false"/>
                  <w:iCs w:val="false"/>
                  <w:color w:val="000000"/>
                  <w:sz w:val="18"/>
                  <w:szCs w:val="18"/>
                </w:rPr>
                <w:t xml:space="preserve">. Support: give learners who find expansion difficult a pre-printed strip with the repeated factors drawn as boxes (2 × 2 × 2 | 2 × 2 × 2 × 2) to count; invite quick finishers to predict and test a rule for (aᵐ)ⁿ. Learners may show the pattern in words, symbols or a labelled drawing</w:t>
              </w:r>
            </w:ins>
            <w:r>
              <w:rPr>
                <w:rFonts w:ascii="Arial" w:cs="Arial" w:eastAsia="Arial" w:hAnsi="Arial"/>
                <w:b w:val="false"/>
                <w:bCs w:val="false"/>
                <w:i w:val="false"/>
                <w:iCs w:val="false"/>
                <w:color w:val="000000"/>
                <w:sz w:val="18"/>
                <w:szCs w:val="18"/>
              </w:rPr>
              <w:t xml:space="preserve">. Say: 'Your job is to be mathematical detectives — expand, cancel, and find the hidden pattern. Do not skip to the answer; the expansion IS the evidence.' Circulate continuously. At 5 minutes: if groups are stuck on factor expansion, ask — do NOT tell — 'What does 2³ actually mean? Can you write it out as a multiplication?' (WAIT 12 seconds). At 12 minutes: prompt groups who have completed Task A: 'Look at the original exponents and the answer's exponent — write in words what operation connects them.' At 18 minutes: cold-call one group to read their Task B cancellation aloud; ask the class 'Does this group's cancellation match what you found? Thumbs up / thumbs sideways / thumbs down.' Ensure every group has at least Task A and Task B completed before closing the phase. For Task C, ask: 'How does this connect back to our farmer in Kitale?' (WAIT 10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Tabulated Evidence (NGSS Science &amp; Engineering Practice 3 — Planning and Carrying Out Investigations; Practice 4 — Analysing and Interpreting Data): learners generate their own data rows before seeing the law stated. The table format forces side-by-side comparison of the factor expansion and the exponent arithmetic, making the pattern visible without teacher narration. The A3 poster externalises group thinking for gallery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Factor expansions are written in full — no skipping steps. (2) Cancellation in Task B shows individual factors struck through, not whole expressions. (3) The 'Exponent Pattern Noticed' column contains a sentence (e.g., 'the exponents are added') not just a number. Teacher uses a 3-point checklist per group: expansion correct ✓, pattern stated in words ✓, Task C answered with justification ✓. Any group missing the word-statement is prompted: 'What did you DO to the two exponents to get the answer exponent?'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fxhiprwo1vyzu8cbej__">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bzhwprwuvvku8dpj8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87qmds1blvqfumqodrmj">
              <w:r>
                <w:rPr>
                  <w:rFonts w:ascii="Arial" w:cs="Arial" w:eastAsia="Arial" w:hAnsi="Arial"/>
                  <w:color w:val="2E75B6"/>
                  <w:sz w:val="16"/>
                  <w:szCs w:val="16"/>
                  <w:u w:val="single" w:color="2E75B6"/>
                </w:rPr>
                <w:t xml:space="preserve">Multiplication and division with powers of ten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i4r-d3kjgcbmiisd2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do a 3-minute Gallery Walk — they read two other groups' A3 posters using sticky notes to mark 'Same as us ✓' or 'Different from us — why?' The class reassembles. Teacher facilitates whole-class formalisation: learners co-construct the symbolic laws on the board. Learners then apply both laws to three graded practice problems: (1) Numerical: 3⁴ × 3² and 5⁶ ÷ 5². (2) M-Pesa context: 'An M-Pesa agent </w:t>
            </w:r>
            <w:del w:id="9070" w:author="Claude (AI) - proposed" w:date="2026-10-18T00:30:44Z">
              <w:r>
                <w:rPr>
                  <w:rFonts w:ascii="Arial" w:cs="Arial" w:eastAsia="Arial" w:hAnsi="Arial"/>
                  <w:b w:val="false"/>
                  <w:bCs w:val="false"/>
                  <w:i w:val="false"/>
                  <w:iCs w:val="false"/>
                  <w:color w:val="000000"/>
                  <w:sz w:val="18"/>
                  <w:szCs w:val="18"/>
                </w:rPr>
                <w:delText xml:space="preserve">processes 10³ transactions on Monday and 10⁴ on Tuesday — how many total transactions in index form</w:delText>
              </w:r>
            </w:del>
            <w:ins w:id="9071" w:author="Claude (AI) - proposed" w:date="2026-10-18T00:30:44Z">
              <w:r>
                <w:rPr>
                  <w:rFonts w:ascii="Arial" w:cs="Arial" w:eastAsia="Arial" w:hAnsi="Arial"/>
                  <w:b w:val="false"/>
                  <w:bCs w:val="false"/>
                  <w:i w:val="false"/>
                  <w:iCs w:val="false"/>
                  <w:color w:val="000000"/>
                  <w:sz w:val="18"/>
                  <w:szCs w:val="18"/>
                </w:rPr>
                <w:t xml:space="preserve">serves 10² customers in a day and each customer deposits KES 10³ on average. What is the day's total as a single power of 10</w:t>
              </w:r>
            </w:ins>
            <w:r>
              <w:rPr>
                <w:rFonts w:ascii="Arial" w:cs="Arial" w:eastAsia="Arial" w:hAnsi="Arial"/>
                <w:b w:val="false"/>
                <w:bCs w:val="false"/>
                <w:i w:val="false"/>
                <w:iCs w:val="false"/>
                <w:color w:val="000000"/>
                <w:sz w:val="18"/>
                <w:szCs w:val="18"/>
              </w:rPr>
              <w:t xml:space="preserve">? If the agent's monthly target is </w:t>
            </w:r>
            <w:del w:id="9072" w:author="Claude (AI) - proposed" w:date="2026-10-18T00:30:44Z">
              <w:r>
                <w:rPr>
                  <w:rFonts w:ascii="Arial" w:cs="Arial" w:eastAsia="Arial" w:hAnsi="Arial"/>
                  <w:b w:val="false"/>
                  <w:bCs w:val="false"/>
                  <w:i w:val="false"/>
                  <w:iCs w:val="false"/>
                  <w:color w:val="000000"/>
                  <w:sz w:val="18"/>
                  <w:szCs w:val="18"/>
                </w:rPr>
                <w:delText xml:space="preserve">10⁶ and she has already done 10⁴, what fraction remains</w:delText>
              </w:r>
            </w:del>
            <w:ins w:id="9073" w:author="Claude (AI) - proposed" w:date="2026-10-18T00:30:44Z">
              <w:r>
                <w:rPr>
                  <w:rFonts w:ascii="Arial" w:cs="Arial" w:eastAsia="Arial" w:hAnsi="Arial"/>
                  <w:b w:val="false"/>
                  <w:bCs w:val="false"/>
                  <w:i w:val="false"/>
                  <w:iCs w:val="false"/>
                  <w:color w:val="000000"/>
                  <w:sz w:val="18"/>
                  <w:szCs w:val="18"/>
                </w:rPr>
                <w:t xml:space="preserve">KES 10⁷, how many times larger is the target than one day's total,</w:t>
              </w:r>
            </w:ins>
            <w:r>
              <w:rPr>
                <w:rFonts w:ascii="Arial" w:cs="Arial" w:eastAsia="Arial" w:hAnsi="Arial"/>
                <w:b w:val="false"/>
                <w:bCs w:val="false"/>
                <w:i w:val="false"/>
                <w:iCs w:val="false"/>
                <w:color w:val="000000"/>
                <w:sz w:val="18"/>
                <w:szCs w:val="18"/>
              </w:rPr>
              <w:t xml:space="preserve"> as a single power of 10?' (3) Algebraic: x⁵ × x³ and y⁷ ÷ y⁴.</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Gallery Walk, return to the board predictions from Phase 1. Ask: 'Who was right? Who needs to revise their prediction — and what was the flaw in their earlier reasoning?' (WAIT 12 seconds; cold-call 2 learners including one who had the 'multiply exponents' misconception). Co-construct laws by asking the class: 'Give me ONE sentence that describes what we always do to the exponents when we multiply same-base powers.' Scribe the student's words, then translate to symbols: aᵐ × aⁿ = aᵐ⁺ⁿ. Repeat for Quotient Law. Say: 'Conditions matter — say these laws out loud after me: SAME BASE.' For practice problems, use Think-Pair-Share: 2 minutes individual, 1 minute pair, cold-call 4 different students across the three problems. For the M-Pesa problem, ask: 'Why is index notation useful to an M-Pesa agent or a bank clerk?' (WAIT 15 seconds). For any error where a learner multiplies exponents, say: 'Go back to the factor expansion — write out every factor and count them. What do you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with Symbolic Translation (NGSS Practice 6 — Constructing Explanations): learners generate the law in everyday language first; teacher then translates to conventional notation. This ensures the symbol is anchored to meaning. The Gallery Walk activates NGSS Practice 7 (Engaging in Argument from Evidence) by requiring learners to compare their evidence with peers' before formalising. The M-Pesa context tethers the abstract law back to the anchoring phenomenon's core idea: large quantities that are hard to write by hand become manageable through index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co-construction, learner-generated sentence correctly names the operation on exponents (addition/subtraction) and states the same-base condition. (2) All three practice problems show working that includes the law being cited (e.g., 'Product Law: 3⁴ × 3² = 3^(4+2) = 3⁶'). (3) For the M-Pesa problem, learner's answer includes the index form AND a one-line contextual interpretation. </w:t>
            </w:r>
            <w:ins w:id="9074" w:author="Claude (AI) - proposed" w:date="2026-10-18T00:30:44Z">
              <w:r>
                <w:rPr>
                  <w:rFonts w:ascii="Arial" w:cs="Arial" w:eastAsia="Arial" w:hAnsi="Arial"/>
                  <w:b w:val="false"/>
                  <w:bCs w:val="false"/>
                  <w:i w:val="false"/>
                  <w:iCs w:val="false"/>
                  <w:color w:val="000000"/>
                  <w:sz w:val="18"/>
                  <w:szCs w:val="18"/>
                </w:rPr>
                <w:t xml:space="preserve">Answer key: 3⁴ × 3² = 3⁶ (729); 5⁶ ÷ 5² = 5⁴ (625); M-Pesa: 10⁵ (KES 100,000 a day) and 10² (the target is 100 times one day's total); x⁵ × x³ = x⁸; y⁷ ÷ y⁴ = y³. </w:t>
              </w:r>
            </w:ins>
            <w:r>
              <w:rPr>
                <w:rFonts w:ascii="Arial" w:cs="Arial" w:eastAsia="Arial" w:hAnsi="Arial"/>
                <w:b w:val="false"/>
                <w:bCs w:val="false"/>
                <w:i w:val="false"/>
                <w:iCs w:val="false"/>
                <w:color w:val="000000"/>
                <w:sz w:val="18"/>
                <w:szCs w:val="18"/>
              </w:rPr>
              <w:t xml:space="preserve">Teacher collects one exercise book per group as exit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ephfzsmgnzlomvum4fjf">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2bjlgzriixquucdtiy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asebgg8lna-kacp6lbeh">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nhx2cpn5l7xjckjuv0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answering the prompt: 'What NEW thing can you now say about multiplying or dividing powers of the same base?' and one sticky note with a lingering question (e.g., 'What happens if the bases are DIFFERENT?' or 'What if the exponent is 0?'). Sticky notes are placed on the class DQB under two columns: 'What We Now Know' and 'New Questions We Have'. The class reviews the DQB together for 3 minutes, with the teacher reading selected questions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is a living record of our growing understanding. Today we add to it.' Distribute two sticky notes per learner (different colours for 'know' vs. 'question'). Allow 3 minutes writing time in silence. Collect all notes and physically place them on the DQB (or ask 4 volunteers to place theirs). Read 2–3 'New Questions' aloud and say: 'These are EXACTLY the questions mathematicians asked — we will answer some of them in Lessons 3 and 4.' Point to the driving question on the board and ask: 'Are we getting closer to answering how index notation helps with enormous numbers? Nod if yes.' Connect to phenomenon: 'The farmer's 2⁸ seeds multiplied by 2⁴ is now easy — say the answer as a class.' (Expected: 2¹²). WAIT 8 seconds for choral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(NGSS Practice 1 — Asking Questions): the two-column structure separates consolidated understanding from productive confusion, preventing premature closure. Public display of 'New Questions' models that curiosity is a mathematical virtue and previews upcoming lessons (Power Law, Zero and Negative Indices, Logarithms), sustaining the inquiry arc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both a 'know' sticky note and a 'question' sticky note. (2) 'Know' notes reference the same-base condition (a misconception flag is raised if any note omits this). (3) 'Question' notes reveal readiness for Lesson 3 — teacher scans for questions about (aᵐ)ⁿ, a⁰, or a⁻ⁿ and notes these learners for targeted engagement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w7pz4vddz5w8zneptgkj">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doznev15dxwjep3g-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7rhvuizzqaht8axpx9do">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mdjzihcyf_kdm4y1ci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Maize Doubling Puzzle from Lesson 1. Each learner retrieves their </w:t>
            </w:r>
            <w:del w:id="9075" w:author="Claude (AI) - proposed" w:date="2026-10-18T00:30:44Z">
              <w:r>
                <w:rPr>
                  <w:rFonts w:ascii="Arial" w:cs="Arial" w:eastAsia="Arial" w:hAnsi="Arial"/>
                  <w:b w:val="false"/>
                  <w:bCs w:val="false"/>
                  <w:i w:val="false"/>
                  <w:iCs w:val="false"/>
                  <w:color w:val="000000"/>
                  <w:sz w:val="18"/>
                  <w:szCs w:val="18"/>
                </w:rPr>
                <w:delText xml:space="preserve">personal Maize Model diagram</w:delText>
              </w:r>
            </w:del>
            <w:ins w:id="9076" w:author="Claude (AI) - proposed" w:date="2026-10-18T00:30:44Z">
              <w:r>
                <w:rPr>
                  <w:rFonts w:ascii="Arial" w:cs="Arial" w:eastAsia="Arial" w:hAnsi="Arial"/>
                  <w:b w:val="false"/>
                  <w:bCs w:val="false"/>
                  <w:i w:val="false"/>
                  <w:iCs w:val="false"/>
                  <w:color w:val="000000"/>
                  <w:sz w:val="18"/>
                  <w:szCs w:val="18"/>
                </w:rPr>
                <w:t xml:space="preserve">'Season-Seed Power Model' table</w:t>
              </w:r>
            </w:ins>
            <w:r>
              <w:rPr>
                <w:rFonts w:ascii="Arial" w:cs="Arial" w:eastAsia="Arial" w:hAnsi="Arial"/>
                <w:b w:val="false"/>
                <w:bCs w:val="false"/>
                <w:i w:val="false"/>
                <w:iCs w:val="false"/>
                <w:color w:val="000000"/>
                <w:sz w:val="18"/>
                <w:szCs w:val="18"/>
              </w:rPr>
              <w:t xml:space="preserve"> (begun in Lesson 1</w:t>
            </w:r>
            <w:ins w:id="9077" w:author="Claude (AI) - proposed" w:date="2026-10-18T00:30:44Z">
              <w:r>
                <w:rPr>
                  <w:rFonts w:ascii="Arial" w:cs="Arial" w:eastAsia="Arial" w:hAnsi="Arial"/>
                  <w:b w:val="false"/>
                  <w:bCs w:val="false"/>
                  <w:i w:val="false"/>
                  <w:iCs w:val="false"/>
                  <w:color w:val="000000"/>
                  <w:sz w:val="18"/>
                  <w:szCs w:val="18"/>
                </w:rPr>
                <w:t xml:space="preserve">, the first page of the unit model journal</w:t>
              </w:r>
            </w:ins>
            <w:r>
              <w:rPr>
                <w:rFonts w:ascii="Arial" w:cs="Arial" w:eastAsia="Arial" w:hAnsi="Arial"/>
                <w:b w:val="false"/>
                <w:bCs w:val="false"/>
                <w:i w:val="false"/>
                <w:iCs w:val="false"/>
                <w:color w:val="000000"/>
                <w:sz w:val="18"/>
                <w:szCs w:val="18"/>
              </w:rPr>
              <w:t xml:space="preserve">) showing seasons </w:t>
            </w:r>
            <w:del w:id="9078" w:author="Claude (AI) - proposed" w:date="2026-10-18T00:30:44Z">
              <w:r>
                <w:rPr>
                  <w:rFonts w:ascii="Arial" w:cs="Arial" w:eastAsia="Arial" w:hAnsi="Arial"/>
                  <w:b w:val="false"/>
                  <w:bCs w:val="false"/>
                  <w:i w:val="false"/>
                  <w:iCs w:val="false"/>
                  <w:color w:val="000000"/>
                  <w:sz w:val="18"/>
                  <w:szCs w:val="18"/>
                </w:rPr>
                <w:delText xml:space="preserve">vs.</w:delText>
              </w:r>
            </w:del>
            <w:ins w:id="9079" w:author="Claude (AI) - proposed" w:date="2026-10-18T00:30:44Z">
              <w:r>
                <w:rPr>
                  <w:rFonts w:ascii="Arial" w:cs="Arial" w:eastAsia="Arial" w:hAnsi="Arial"/>
                  <w:b w:val="false"/>
                  <w:bCs w:val="false"/>
                  <w:i w:val="false"/>
                  <w:iCs w:val="false"/>
                  <w:color w:val="000000"/>
                  <w:sz w:val="18"/>
                  <w:szCs w:val="18"/>
                </w:rPr>
                <w:t xml:space="preserve">against</w:t>
              </w:r>
            </w:ins>
            <w:r>
              <w:rPr>
                <w:rFonts w:ascii="Arial" w:cs="Arial" w:eastAsia="Arial" w:hAnsi="Arial"/>
                <w:b w:val="false"/>
                <w:bCs w:val="false"/>
                <w:i w:val="false"/>
                <w:iCs w:val="false"/>
                <w:color w:val="000000"/>
                <w:sz w:val="18"/>
                <w:szCs w:val="18"/>
              </w:rPr>
              <w:t xml:space="preserve"> powers of 2. Today they add two new annotations: (A) PRODUCT LAW ARROW — draw a double-headed arrow between any two seasons and label it with the multiplication sentence, e.g., Season 3 to Season 7: '2³ × 2⁴ = 2⁷ (Product Law)'. (B) QUOTIENT LAW ARROW — draw a downward arrow showing a division, e.g., 'If we divide Season 8 seeds equally into 2³ bags → 2⁸ ÷ 2³ = 2⁵ bags'. Learners write a two-sentence model caption: 'My model now shows… The Product/Quotient Laws help the Kitale farmer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080" w:author="Claude (AI) - proposed" w:date="2026-10-18T00:30:44Z">
              <w:r>
                <w:rPr>
                  <w:rFonts w:ascii="Arial" w:cs="Arial" w:eastAsia="Arial" w:hAnsi="Arial"/>
                  <w:b w:val="false"/>
                  <w:bCs w:val="false"/>
                  <w:i w:val="false"/>
                  <w:iCs w:val="false"/>
                  <w:color w:val="000000"/>
                  <w:sz w:val="18"/>
                  <w:szCs w:val="18"/>
                </w:rPr>
                <w:delText xml:space="preserve">Distribute Lesson 1 model diagrams (stored in learner folders)</w:delText>
              </w:r>
            </w:del>
            <w:ins w:id="9081" w:author="Claude (AI) - proposed" w:date="2026-10-18T00:30:44Z">
              <w:r>
                <w:rPr>
                  <w:rFonts w:ascii="Arial" w:cs="Arial" w:eastAsia="Arial" w:hAnsi="Arial"/>
                  <w:b w:val="false"/>
                  <w:bCs w:val="false"/>
                  <w:i w:val="false"/>
                  <w:iCs w:val="false"/>
                  <w:color w:val="000000"/>
                  <w:sz w:val="18"/>
                  <w:szCs w:val="18"/>
                </w:rPr>
                <w:t xml:space="preserve">Ask learners to open their unit model journal at the Lesson 1 Season-Seed Power Model page</w:t>
              </w:r>
            </w:ins>
            <w:r>
              <w:rPr>
                <w:rFonts w:ascii="Arial" w:cs="Arial" w:eastAsia="Arial" w:hAnsi="Arial"/>
                <w:b w:val="false"/>
                <w:bCs w:val="false"/>
                <w:i w:val="false"/>
                <w:iCs w:val="false"/>
                <w:color w:val="000000"/>
                <w:sz w:val="18"/>
                <w:szCs w:val="18"/>
              </w:rPr>
              <w:t xml:space="preserve">. Say: 'Your model should grow every lesson — today we add the laws we derived.' Demonstrate adding one Product Law arrow on the class display model. Then step back and allow 8 minutes of individual model revision. Circulate and ask probing questions to 4–5 learners: 'Where on your model would you show the farmer doubling and then dividing? Can you point to it?' (WAIT 10 seconds per learner). With 3 minutes remaining, ask 2 volunteers to share their caption sentences with the class. Close by connecting to the driving question: 'We now have a tool — the Product and Quotient Laws — that turns a hard multiplication of huge numbers into simple addition of exponents. Jot one word in your book that describes how that feels.' (Collect one-word responses as a quick temperature check: e.g., 'powerful', 'surprising', 'useful'.)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learners physically annotate a model they created in Lesson 1, making knowledge-building visible across lessons. The caption-writing requirement (connecting the law to the farmer's context) ensures the model is not decorative but explanatory — it must do work. The one-word affective close surfaces learner disposition data without disrupting 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a Product Law arrow and a Quotient Law arrow are present and correctly labelled with a full mathematical sentence. (2) The two-sentence caption names both the law used and its relevance to the farmer context. (3) The one-word response is recorded in the book (not just spoken) — teacher collects 5 books at random for review before Lesson 3. Flag any model where arrows point between different bases (e.g., 2³ × 3⁴) as a misconception requiring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planning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DIVERSITY: Did learners' Phase 1 predictions reveal the 'multiply the exponents' misconception? If so, how effectively did the factor-expansion in Phase 2 dislodge it? What proportion of learners revised their prediction during Phase 3?</w:t>
            </w:r>
          </w:p>
          <w:p>
            <w:pPr>
              <w:keepNext w:val="false"/>
              <w:spacing w:after="40" w:before="0"/>
              <w:jc w:val="left"/>
            </w:pPr>
            <w:r>
              <w:rPr>
                <w:rFonts w:ascii="Arial" w:cs="Arial" w:eastAsia="Arial" w:hAnsi="Arial"/>
                <w:b w:val="false"/>
                <w:bCs w:val="false"/>
                <w:i w:val="false"/>
                <w:iCs w:val="false"/>
                <w:color w:val="000000"/>
                <w:sz w:val="18"/>
                <w:szCs w:val="18"/>
              </w:rPr>
              <w:t xml:space="preserve">2. GROUP INVESTIGATION: Which groups completed all three tasks on Activity Sheet 2? Which groups stalled and at which task? Were your circulating questions (e.g., 'What does 2³ actually mean?') sufficient scaffolds, or do some learners need a pre-task on factor expansion before Lesson 3?</w:t>
            </w:r>
          </w:p>
          <w:p>
            <w:pPr>
              <w:keepNext w:val="false"/>
              <w:spacing w:after="40" w:before="0"/>
              <w:jc w:val="left"/>
            </w:pPr>
            <w:r>
              <w:rPr>
                <w:rFonts w:ascii="Arial" w:cs="Arial" w:eastAsia="Arial" w:hAnsi="Arial"/>
                <w:b w:val="false"/>
                <w:bCs w:val="false"/>
                <w:i w:val="false"/>
                <w:iCs w:val="false"/>
                <w:color w:val="000000"/>
                <w:sz w:val="18"/>
                <w:szCs w:val="18"/>
              </w:rPr>
              <w:t xml:space="preserve">3. CONTEXTUAL CONNECTIONS: Did learners engage meaningfully with the M-Pesa problem, or did it feel forced? Could a different Kenyan context (e.g., Safaricom data bundles doubling, maize flour sack ratios at a </w:t>
            </w:r>
            <w:del w:id="9082" w:author="Claude (AI) - proposed" w:date="2026-10-18T00:30:44Z">
              <w:r>
                <w:rPr>
                  <w:rFonts w:ascii="Arial" w:cs="Arial" w:eastAsia="Arial" w:hAnsi="Arial"/>
                  <w:b w:val="false"/>
                  <w:bCs w:val="false"/>
                  <w:i w:val="false"/>
                  <w:iCs w:val="false"/>
                  <w:color w:val="000000"/>
                  <w:sz w:val="18"/>
                  <w:szCs w:val="18"/>
                </w:rPr>
                <w:delText xml:space="preserve">Nakumatt store</w:delText>
              </w:r>
            </w:del>
            <w:ins w:id="9083" w:author="Claude (AI) - proposed" w:date="2026-10-18T00:30:44Z">
              <w:r>
                <w:rPr>
                  <w:rFonts w:ascii="Arial" w:cs="Arial" w:eastAsia="Arial" w:hAnsi="Arial"/>
                  <w:b w:val="false"/>
                  <w:bCs w:val="false"/>
                  <w:i w:val="false"/>
                  <w:iCs w:val="false"/>
                  <w:color w:val="000000"/>
                  <w:sz w:val="18"/>
                  <w:szCs w:val="18"/>
                </w:rPr>
                <w:t xml:space="preserve">local supermarket</w:t>
              </w:r>
            </w:ins>
            <w:r>
              <w:rPr>
                <w:rFonts w:ascii="Arial" w:cs="Arial" w:eastAsia="Arial" w:hAnsi="Arial"/>
                <w:b w:val="false"/>
                <w:bCs w:val="false"/>
                <w:i w:val="false"/>
                <w:iCs w:val="false"/>
                <w:color w:val="000000"/>
                <w:sz w:val="18"/>
                <w:szCs w:val="18"/>
              </w:rPr>
              <w:t xml:space="preserve">) be more resonant for your class?</w:t>
            </w:r>
          </w:p>
          <w:p>
            <w:pPr>
              <w:keepNext w:val="false"/>
              <w:spacing w:after="40" w:before="0"/>
              <w:jc w:val="left"/>
            </w:pPr>
            <w:r>
              <w:rPr>
                <w:rFonts w:ascii="Arial" w:cs="Arial" w:eastAsia="Arial" w:hAnsi="Arial"/>
                <w:b w:val="false"/>
                <w:bCs w:val="false"/>
                <w:i w:val="false"/>
                <w:iCs w:val="false"/>
                <w:color w:val="000000"/>
                <w:sz w:val="18"/>
                <w:szCs w:val="18"/>
              </w:rPr>
              <w:t xml:space="preserve">4. LAW PRECISION: During co-construction, did learners spontaneously include the 'same base' condition, or did you have to insert it? If inserted, plan a 5-minute opener for Lesson 3 that asks learners to test 2³ × 3⁴ to reinforce the condition.</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Review the 5 randomly collected model diagrams. Are the arrows correctly placed on the maize-season number line? Do the captions demonstrate understanding beyond rote recall? Use these as evidence to adjust the Model Building phase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power expressions (e.g., 2³ × 2⁴) into full repeated-factor form, counted total factors, and recorded results in a structured table. They also cancelled common factors in quotient expressions and applied both patterns to a Kitale maize-seed context and an M-Pesa transaction problem.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(aᵐ × aⁿ = aᵐ⁺ⁿ) and Quotient Law (aᵐ ÷ aⁿ = aᵐ⁻ⁿ) hold for any common base. Multiplying or dividing powers of the same base reduces to adding or subtracting exponents — a shortcut that makes working with the maize-seed doubling numbers far more efficient than writing out all factors.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multiply powers of the same base, we are really counting all the repeated factors together — so the exponents add. When we divide, we cancel equal factors from top and bottom — so the exponents subtract. This is why index notation is powerful: operations on large numbers become simple arithmetic on small exponents, exactly what scientists, engineers, M-Pesa agents, and Kenyan farmers need when numbers grow very large or very small.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7nfnlnqwnmns_rwh_2n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daednp8bdz2ro0j30mc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Laws of Indices II — Power, Zero, and Negative Index Laws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Power Law, Zero Index Law, and Negative Index Law, and to use these laws to interpret and calculate with very large and very small quantities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(aᵐ)ⁿ = aᵐⁿ (Power Law), a⁰ = 1 for any non-zero base a, and a⁻ⁿ = 1/aⁿ (Negative Index Law); they understand these as extensions of the product and quotient laws derived in Lessons 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derive the Power, Zero, and Negative Index Laws using factor expansion; apply all three laws to simplify and evaluate expressions; and use the laws to compute the number of doublings needed to reach 10⁹ bacteria in an E. coli growth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laws are discovered, not invented — the same pattern that explains maize-seed doubling also explains bacterial explosions and financial decay, promoting curiosity and confidence in abstract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derived the Product and Quotient Laws and confirmed that 2⁸ × 2⁴ = 2¹² describes the Kitale farmer's maize seeds. Lesson 3 pushes deeper: What happens when the exponent is zero or negative? Can a farmer harvest 2⁰ seeds? What does 2⁻³ even mean? By introducing E. coli bacterial doubling, learners see that the same index machinery governs both explosive growth and extremely small fractional quantities, setting up the need for logarithms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mobile devices or tablets for computation, remind them of responsible digital use and ensure devices are handled carefully and returned fully charged.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Kitale maize-doubling table and asking what 2⁰ and 2⁻¹ could mean. Through guided factor-expansion activities, pairs derive the Power Law, then use the Quotient Law (from Lesson 2) to prove that a⁰ = 1 and a⁻ⁿ = 1/aⁿ. A supporting phenomenon — E. coli bacteria doubling every 20 minutes in a Nairobi microbiology lab — is introduced; learners calculate how many doublings (n) satisfy 2ⁿ = 10⁹, encountering the boundary of index laws and previewing logarithms. The Driving Question Board is updated with the new question: "Can an index be zero or negative — what does that even mean?" The lesson closes with a cumulative model revision in which learners annotate their index-law posters with the three new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pwxd-gyzt8og1g-juwaz">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tj6cspapinxf-h1mnl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z7sdtuxy28poozm6uumo">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7fapgh91fij1xuf4c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the maize-seed sequence from previous lessons: 2⁰, 2¹, 2², 2³ … displayed on the board. The teacher reveals two deliberate gaps: 'What is 2⁰?' and 'What is 2⁻¹?' Learners write silent predictions in their exercise books — a numerical value AND a one-sentence justification — before any discussion. They also predict: 'If 2¹⁰ ≈ 1,000, how many doublings does it take for E. coli to reach 1,000,000,000 bacteria?' Predictions are not corrected yet; they are held as hypotheses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sequence: Season 0 → 2⁰ = ?, Season 1 → 2¹ = 2, Season 2 → 2² = 4 … on the chalkboard or projector. Say: 'Before Season 1, the farmer had planted but not yet harvested — so what does Season 0 mean in our maize puzzle? Write your best guess for 2⁰ and 2⁻¹ and explain your thinking. You have 3 minutes — work silently.' After 3 minutes, cold-call 4 learners (aim for at least 1 who guesses 2⁰ = 0, 1 who guesses 2⁰ = 1, 1 who guesses 2⁻¹ = −2, 1 who guesses 2⁻¹ = ½). Record ALL predictions on the board without evaluating them. Say: 'Hold your predictions — today's evidence will tell us who is right, and why.' WAIT TIME: 12 seconds after each cold-call before prompting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Predict–Record–Revisit: By committing predictions to paper before instruction, learners activate prior knowledge and create cognitive dissonance — the mismatch between 'zero seeds' and the mathematical result 2⁰ = 1 creates a productive puzzle that motivates the derivation activity. Recording predictions publicly on the board makes thinking visible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AND a written justification before discussion begins. Teacher scans the room during silent writing (30-second walkabout) and notes misconceptions (e.g., 2⁰ = 0, 2⁻¹ = −2) to target during the Explain phase. Collect 3–4 books to check prediction quality.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mp12xqgozdi-bsg23-a7">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uykjp2tx8hdu34c4f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kbg011ydbzxnhepxif">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rdpgpt7w7w9roziva7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Deriving the Power Law (</w:t>
            </w:r>
            <w:del w:id="9084" w:author="Claude (AI) - proposed" w:date="2026-10-18T00:30:44Z">
              <w:r>
                <w:rPr>
                  <w:rFonts w:ascii="Arial" w:cs="Arial" w:eastAsia="Arial" w:hAnsi="Arial"/>
                  <w:b w:val="false"/>
                  <w:bCs w:val="false"/>
                  <w:i w:val="false"/>
                  <w:iCs w:val="false"/>
                  <w:color w:val="000000"/>
                  <w:sz w:val="18"/>
                  <w:szCs w:val="18"/>
                </w:rPr>
                <w:delText xml:space="preserve">25</w:delText>
              </w:r>
            </w:del>
            <w:ins w:id="9085" w:author="Claude (AI) - proposed" w:date="2026-10-18T00:30:4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 Pairs receive a structured worksheet. They expand (2³)² by writing out every factor: (2×2×2)×(2×2×2) = 2⁶, then generalise to (aᵐ)ⁿ = aᵐⁿ using three further examples: (3²)³, (5⁴)², (10³)². They record the pattern in a table: Base | Inner exponent (m) | Outer exponent (n) | m×n | Result. Activity B — Deriving the Zero Index Law (10 min): Learners use the Quotient Law from Lesson 2: aᵐ ÷ aᵐ = aᵐ⁻ᵐ = a⁰. But they also know that any number divided by itself equals 1. Pairs write the logical chain: 2³ ÷ 2³ = 8 ÷ 8 = 1, AND 2³ ÷ 2³ = 2³⁻³ = 2⁰, THEREFORE 2⁰ = 1. They verify with bases 3, 5, 10. Activity C — Deriving the Negative Index Law (10 min): Learners extend: 2² ÷ 2⁵ = 4 ÷ 32 = 1/8 = 1/2³, AND 2² ÷ 2⁵ = 2²⁻⁵ = 2⁻³, THEREFORE 2⁻³ = 1/2³. Pairs derive the general form a⁻ⁿ = 1/aⁿ. Activity D — E. coli Supporting Phenomenon (5 min): Teacher reads aloud: 'A microbiologist at Kenyatta University in Nairobi places a single E. coli bacterium in </w:t>
            </w:r>
            <w:del w:id="9086" w:author="Claude (AI) - proposed" w:date="2026-10-18T00:30:44Z">
              <w:r>
                <w:rPr>
                  <w:rFonts w:ascii="Arial" w:cs="Arial" w:eastAsia="Arial" w:hAnsi="Arial"/>
                  <w:b w:val="false"/>
                  <w:bCs w:val="false"/>
                  <w:i w:val="false"/>
                  <w:iCs w:val="false"/>
                  <w:color w:val="000000"/>
                  <w:sz w:val="18"/>
                  <w:szCs w:val="18"/>
                </w:rPr>
                <w:delText xml:space="preserve">a</w:delText>
              </w:r>
            </w:del>
            <w:ins w:id="9087" w:author="Claude (AI) - proposed" w:date="2026-10-18T00:30:44Z">
              <w:r>
                <w:rPr>
                  <w:rFonts w:ascii="Arial" w:cs="Arial" w:eastAsia="Arial" w:hAnsi="Arial"/>
                  <w:b w:val="false"/>
                  <w:bCs w:val="false"/>
                  <w:i w:val="false"/>
                  <w:iCs w:val="false"/>
                  <w:color w:val="000000"/>
                  <w:sz w:val="18"/>
                  <w:szCs w:val="18"/>
                </w:rPr>
                <w:t xml:space="preserve">warm</w:t>
              </w:r>
            </w:ins>
            <w:r>
              <w:rPr>
                <w:rFonts w:ascii="Arial" w:cs="Arial" w:eastAsia="Arial" w:hAnsi="Arial"/>
                <w:b w:val="false"/>
                <w:bCs w:val="false"/>
                <w:i w:val="false"/>
                <w:iCs w:val="false"/>
                <w:color w:val="000000"/>
                <w:sz w:val="18"/>
                <w:szCs w:val="18"/>
              </w:rPr>
              <w:t xml:space="preserve"> nutrient broth. </w:t>
            </w:r>
            <w:del w:id="9088" w:author="Claude (AI) - proposed" w:date="2026-10-18T00:30:44Z">
              <w:r>
                <w:rPr>
                  <w:rFonts w:ascii="Arial" w:cs="Arial" w:eastAsia="Arial" w:hAnsi="Arial"/>
                  <w:b w:val="false"/>
                  <w:bCs w:val="false"/>
                  <w:i w:val="false"/>
                  <w:iCs w:val="false"/>
                  <w:color w:val="000000"/>
                  <w:sz w:val="18"/>
                  <w:szCs w:val="18"/>
                </w:rPr>
                <w:delText xml:space="preserve">The</w:delText>
              </w:r>
            </w:del>
            <w:ins w:id="9089" w:author="Claude (AI) - proposed" w:date="2026-10-18T00:30:44Z">
              <w:r>
                <w:rPr>
                  <w:rFonts w:ascii="Arial" w:cs="Arial" w:eastAsia="Arial" w:hAnsi="Arial"/>
                  <w:b w:val="false"/>
                  <w:bCs w:val="false"/>
                  <w:i w:val="false"/>
                  <w:iCs w:val="false"/>
                  <w:color w:val="000000"/>
                  <w:sz w:val="18"/>
                  <w:szCs w:val="18"/>
                </w:rPr>
                <w:t xml:space="preserve">In these ideal conditions, before the food runs out, the</w:t>
              </w:r>
            </w:ins>
            <w:r>
              <w:rPr>
                <w:rFonts w:ascii="Arial" w:cs="Arial" w:eastAsia="Arial" w:hAnsi="Arial"/>
                <w:b w:val="false"/>
                <w:bCs w:val="false"/>
                <w:i w:val="false"/>
                <w:iCs w:val="false"/>
                <w:color w:val="000000"/>
                <w:sz w:val="18"/>
                <w:szCs w:val="18"/>
              </w:rPr>
              <w:t xml:space="preserve"> population doubles every 20 minutes. After n doublings, the count is 2ⁿ. The scientist needs to know: after how many doublings will there be more than 10⁹ bacteria?' Learners compute 2¹⁰ = 1,024 ≈ 10³, so 2³⁰ ≈ 10⁹, meaning roughly 30 doublings = 10 hours. They record this as an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Activity A. After 5 minutes, pause the class and ask: 'What did you get for (2³)²? Count the individual 2s — how many are there?' Cold-call 2 pairs. WAIT TIME: 12 seconds. Confirm (2³)² = 2⁶ and ask: 'What operation connects 3 and 2 to give 6?' Guide to multiplication, not addition. For Activity B, say: 'Use what you already proved in Lesson 2 — the Quotient Law. Apply it to 2³ ÷ 2³.' If pairs are stuck, prompt: 'What is any number divided by itself?' WAIT TIME: 15 seconds before intervening. For Activity C, say: 'What happens when the bottom exponent is bigger than the top? Let the Quotient Law run — don't stop it.' Cold-call 3 pairs for their derivations. For Activity D, read the E. coli scenario slowly and clearly, then ask: 'We know 2¹⁰ ≈ 1,000. How can you use that to estimate 2³⁰?' WAIT TIME: 15 seconds. Do not solve — let pairs wrestle.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Factor-Expansion Derivation: Learners do not receive the laws as given facts; they derive each one from first principles using repeated multiplication and the laws they already own (Quotient Law). This mirrors how Kenyan mathematicians and scientists build knowledge — from evidence to generalisation. The E. coli scenario creates a second anchoring context that makes the abstract laws feel urgent and applicable.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pair's worksheet shows a completed table for the Power Law with at least 3 correct examples. (2) The logical chain for Zero Index Law is written in two parallel lines (numerical AND algebraic). (3) At least one worked negative index example with the fraction form is shown. Teacher checks 5 worksheets mid-activity. Red flag: pairs who write 2⁰ = 0 after Activity B — pull these pairs aside during DQB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xdxltrkfhynxvxz5fhml">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pzi54nxfs4uda5z08s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zh9dfn3of3rvqgv-rkfu">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xuxgibvmsedxxt8hx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gallery share: Three pairs write their derivations on the chalkboard — one for each new law. The class critiques each derivation using the sentence frames: 'This proof works because…' / 'I would change… because…'. Learners then individually complete a consolidation task connecting all laws to the Kitale maize and Nairobi E. coli contexts: (a) Simplify (2⁵)³ and state its meaning in the maize context. (b) Evaluate 5⁰ and explain what 'Season 0' means for the farmer. (c) Write 2⁻³ as a fraction — what real-world scenario could this represent (e.g., dividing a harvest backwards)? (d) If E. coli doubles to 2³⁰ in 10 hours, use the Power Law to re-express 2³⁰ as (2¹⁰)³ and explain why a scientist might prefer this form. Learners share answers with a neighbour, then 3 are cold-called for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90" w:author="Claude (AI) - proposed" w:date="2026-10-18T00:30:44Z">
              <w:r>
                <w:rPr>
                  <w:rFonts w:ascii="Arial" w:cs="Arial" w:eastAsia="Arial" w:hAnsi="Arial"/>
                  <w:b w:val="false"/>
                  <w:bCs w:val="false"/>
                  <w:i w:val="false"/>
                  <w:iCs w:val="false"/>
                  <w:color w:val="000000"/>
                  <w:sz w:val="18"/>
                  <w:szCs w:val="18"/>
                </w:rPr>
                <w:t xml:space="preserve">Time budget for this phase: 17 minutes (three derivations 8, tasks (a) to (d) 7, cold-calls 2). </w:t>
              </w:r>
            </w:ins>
            <w:r>
              <w:rPr>
                <w:rFonts w:ascii="Arial" w:cs="Arial" w:eastAsia="Arial" w:hAnsi="Arial"/>
                <w:b w:val="false"/>
                <w:bCs w:val="false"/>
                <w:i w:val="false"/>
                <w:iCs w:val="false"/>
                <w:color w:val="000000"/>
                <w:sz w:val="18"/>
                <w:szCs w:val="18"/>
              </w:rPr>
              <w:t xml:space="preserve">Invite the three pairs to the board. Say: 'As each group presents, your job is to check every step. If you agree, nod — if you disagree, raise your hand quietly.' After each derivation, ask the class: 'Does this proof convince you? What is the single most important step?' Cold-call 3 learners per derivation. WAIT TIME: 12 seconds per question. For part (d) of the consolidation task, say: 'Scientists and engineers love to rewrite expressions — why would (2¹⁰)³ be more useful than 2³⁰ in a lab notebook?' Accept and build on learner answers; do not provide the answer first. Close by revisiting the board of predictions from the Predict phase: 'Who predicted 2⁰ = 1? Let's give the evidence-based explanation for why that is correct — and a kind correction for those who predicted 0 or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Share with Critique Protocol: Public derivations shift authority from teacher to evidence. Learners must evaluate mathematical reasoning rather than simply copy. The sentence frames scaffold academic language and mirror the collaborative peer-review culture of Kenyan university science departments. Connecting each law back to maize and E. coli anchors abstract algebra in observable phenomena.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written responses to parts (a)–(d) show correct numerical answers AND a contextual sentence. (2) At least 80% of cold-called learners can state the law used and the result without prompting. (3) Learners who previously predicted 2⁰ = 0 can now articulate the two-line proof. Teacher collects 6 exercise books at end of phase to check part (c) — the most conceptually demanding item.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ih9cpoqpep3c7r7v_iqa">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l7mlthimu2zongflwd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hc16e-sy_sjbw9zogl3w">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ulwus4puyrqb9bze62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new sticky-note question and one new sticky-note 'We now know…' statement. The teacher posts the anchoring new question: 'Can an index be zero or negative — what does that even mean?' on the DQB. Learners read all existing DQB questions from Lessons 1–2 and vote (with a dot sticker or pencil tick) on which prior question has been most fully answered today. The class briefly discusses: 'What question do we still need logarithms to answer?' — specifically the question 'How do we find n if 2ⁿ = 1,000,000,000?' which cannot yet be solved with the index laws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from Lessons 1 and 2. Which questions did today's evidence answer most completely?' Give 2 minutes for silent reading and dot-sticker voting. Cold-call 2 learners to justify their votes. Then say: 'We can now simplify (2¹⁰)³ and we know 2⁻³ = 1/8. But the Nairobi microbiologist still has a problem — she KNOWS the bacteria count is 10⁹ and wants to find n. Index laws let us go from n to the answer, but she wants to go BACKWARDS. Write that as a question on a new sticky note.' Post the new anchoring question. WAIT TIME: 15 seconds after posing the 'backwards' question before collecting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a Living Knowledge Tracker: The board externalises the class's growing understanding across all 8 lessons. Dot-sticker voting makes metacognition social and visible — learners must assess what counts as a fully answered question versus a partially answered one. The deliberate 'backwards' prompt plants the seed for logarithms without defining them, sustaining productive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sticky note (question or 'we now know' statement). (2) The voted-on questions are defensible — learners can explain why the law answers the question. (3) At least 3 learners independently articulate the 'backwards problem' (finding n from 2ⁿ = a given value) in their own words without teacher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1c_tu-_pleiu14gxbqe0">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ta6aw14xomsxklqap9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g45af59zlwl7qpeqkl2">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sxnft1we3saddxqhf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retrieve their </w:t>
            </w:r>
            <w:del w:id="9091" w:author="Claude (AI) - proposed" w:date="2026-10-18T00:30:44Z">
              <w:r>
                <w:rPr>
                  <w:rFonts w:ascii="Arial" w:cs="Arial" w:eastAsia="Arial" w:hAnsi="Arial"/>
                  <w:b w:val="false"/>
                  <w:bCs w:val="false"/>
                  <w:i w:val="false"/>
                  <w:iCs w:val="false"/>
                  <w:color w:val="000000"/>
                  <w:sz w:val="18"/>
                  <w:szCs w:val="18"/>
                </w:rPr>
                <w:delText xml:space="preserve">Laws of Indices</w:delText>
              </w:r>
            </w:del>
            <w:ins w:id="9092" w:author="Claude (AI) - proposed" w:date="2026-10-18T00:30:44Z">
              <w:r>
                <w:rPr>
                  <w:rFonts w:ascii="Arial" w:cs="Arial" w:eastAsia="Arial" w:hAnsi="Arial"/>
                  <w:b w:val="false"/>
                  <w:bCs w:val="false"/>
                  <w:i w:val="false"/>
                  <w:iCs w:val="false"/>
                  <w:color w:val="000000"/>
                  <w:sz w:val="18"/>
                  <w:szCs w:val="18"/>
                </w:rPr>
                <w:t xml:space="preserve">group's A3</w:t>
              </w:r>
            </w:ins>
            <w:r>
              <w:rPr>
                <w:rFonts w:ascii="Arial" w:cs="Arial" w:eastAsia="Arial" w:hAnsi="Arial"/>
                <w:b w:val="false"/>
                <w:bCs w:val="false"/>
                <w:i w:val="false"/>
                <w:iCs w:val="false"/>
                <w:color w:val="000000"/>
                <w:sz w:val="18"/>
                <w:szCs w:val="18"/>
              </w:rPr>
              <w:t xml:space="preserve"> poster from Lesson 2 (</w:t>
            </w:r>
            <w:del w:id="9093" w:author="Claude (AI) - proposed" w:date="2026-10-18T00:30:44Z">
              <w:r>
                <w:rPr>
                  <w:rFonts w:ascii="Arial" w:cs="Arial" w:eastAsia="Arial" w:hAnsi="Arial"/>
                  <w:b w:val="false"/>
                  <w:bCs w:val="false"/>
                  <w:i w:val="false"/>
                  <w:iCs w:val="false"/>
                  <w:color w:val="000000"/>
                  <w:sz w:val="18"/>
                  <w:szCs w:val="18"/>
                </w:rPr>
                <w:delText xml:space="preserve">which contains </w:delText>
              </w:r>
            </w:del>
            <w:r>
              <w:rPr>
                <w:rFonts w:ascii="Arial" w:cs="Arial" w:eastAsia="Arial" w:hAnsi="Arial"/>
                <w:b w:val="false"/>
                <w:bCs w:val="false"/>
                <w:i w:val="false"/>
                <w:iCs w:val="false"/>
                <w:color w:val="000000"/>
                <w:sz w:val="18"/>
                <w:szCs w:val="18"/>
              </w:rPr>
              <w:t xml:space="preserve">the Product and Quotient </w:t>
            </w:r>
            <w:del w:id="9094" w:author="Claude (AI) - proposed" w:date="2026-10-18T00:30:44Z">
              <w:r>
                <w:rPr>
                  <w:rFonts w:ascii="Arial" w:cs="Arial" w:eastAsia="Arial" w:hAnsi="Arial"/>
                  <w:b w:val="false"/>
                  <w:bCs w:val="false"/>
                  <w:i w:val="false"/>
                  <w:iCs w:val="false"/>
                  <w:color w:val="000000"/>
                  <w:sz w:val="18"/>
                  <w:szCs w:val="18"/>
                </w:rPr>
                <w:delText xml:space="preserve">Laws)</w:delText>
              </w:r>
            </w:del>
            <w:ins w:id="9095" w:author="Claude (AI) - proposed" w:date="2026-10-18T00:30:44Z">
              <w:r>
                <w:rPr>
                  <w:rFonts w:ascii="Arial" w:cs="Arial" w:eastAsia="Arial" w:hAnsi="Arial"/>
                  <w:b w:val="false"/>
                  <w:bCs w:val="false"/>
                  <w:i w:val="false"/>
                  <w:iCs w:val="false"/>
                  <w:color w:val="000000"/>
                  <w:sz w:val="18"/>
                  <w:szCs w:val="18"/>
                </w:rPr>
                <w:t xml:space="preserve">Law findings) and turn it into a Laws of Indices poster</w:t>
              </w:r>
            </w:ins>
            <w:r>
              <w:rPr>
                <w:rFonts w:ascii="Arial" w:cs="Arial" w:eastAsia="Arial" w:hAnsi="Arial"/>
                <w:b w:val="false"/>
                <w:bCs w:val="false"/>
                <w:i w:val="false"/>
                <w:iCs w:val="false"/>
                <w:color w:val="000000"/>
                <w:sz w:val="18"/>
                <w:szCs w:val="18"/>
              </w:rPr>
              <w:t xml:space="preserve">. They add three new panels: (i) Power Law — (aᵐ)ⁿ = aᵐⁿ — illustrated with (2³)² using a 3×2 array of '2' tiles; (ii) Zero Index Law — a⁰ = 1 — with the two-line proof; (iii) Negative Index Law — a⁻ⁿ = 1/aⁿ — with a number line showing 2³, 2², 2¹, 2⁰, 2⁻¹, 2⁻², 2⁻³ and their values. Below the number line, pairs write one sentence connecting 2⁻³ to the E. coli or maize context. </w:t>
            </w:r>
            <w:del w:id="9096" w:author="Claude (AI) - proposed" w:date="2026-10-18T00:30:44Z">
              <w:r>
                <w:rPr>
                  <w:rFonts w:ascii="Arial" w:cs="Arial" w:eastAsia="Arial" w:hAnsi="Arial"/>
                  <w:b w:val="false"/>
                  <w:bCs w:val="false"/>
                  <w:i w:val="false"/>
                  <w:iCs w:val="false"/>
                  <w:color w:val="000000"/>
                  <w:sz w:val="18"/>
                  <w:szCs w:val="18"/>
                </w:rPr>
                <w:delText xml:space="preserve">Pairs then</w:delText>
              </w:r>
            </w:del>
            <w:ins w:id="9097" w:author="Claude (AI) - proposed" w:date="2026-10-18T00:30:44Z">
              <w:r>
                <w:rPr>
                  <w:rFonts w:ascii="Arial" w:cs="Arial" w:eastAsia="Arial" w:hAnsi="Arial"/>
                  <w:b w:val="false"/>
                  <w:bCs w:val="false"/>
                  <w:i w:val="false"/>
                  <w:iCs w:val="false"/>
                  <w:color w:val="000000"/>
                  <w:sz w:val="18"/>
                  <w:szCs w:val="18"/>
                </w:rPr>
                <w:t xml:space="preserve">If time allows in the last 2 minutes (otherwise set it as follow-up work), pairs</w:t>
              </w:r>
            </w:ins>
            <w:r>
              <w:rPr>
                <w:rFonts w:ascii="Arial" w:cs="Arial" w:eastAsia="Arial" w:hAnsi="Arial"/>
                <w:b w:val="false"/>
                <w:bCs w:val="false"/>
                <w:i w:val="false"/>
                <w:iCs w:val="false"/>
                <w:color w:val="000000"/>
                <w:sz w:val="18"/>
                <w:szCs w:val="18"/>
              </w:rPr>
              <w:t xml:space="preserve"> attempt one 'challenge extension': Express (4²)³ ÷ 4⁵ × 4⁰ as a single power of 4 and evaluate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Lesson 2 posters. Say: 'Your model is growing — today you are adding three new laws. Make sure every law has: the algebraic rule, one worked numerical example, and one sentence connecting it to our Kitale or Nairobi story.' Circulate and ask targeted questions: 'Why does your number line go below zero on the exponent? What is the value at 2⁻¹ — check it against your fraction rule.' For the challenge extension, say: 'Use your laws one at a time — don't skip steps. Which law do you apply first?' WAIT TIME: 15 seconds before offering a hint. Cold-call one pair to present the extension solution and narrate each step aloud. Close by saying: 'Your poster is now a reference card for all five laws. In Lesson 4, we will need every one of them, and in Lesson 5 we meet logarithms for the first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poster is not redrawn from scratch each lesson — it is annotated and extended, mirroring how scientists revise models as evidence accumulates. The number-line representation is especially powerful because it makes the continuous, ordered nature of integer exponents (including zero and negative) visually undeniable, addressing the core misconception that exponents 'must be counting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new law panels are present on every pair's poster with the algebraic rule, a numerical example, and a context sentence. (2) The number line correctly shows values for exponents from −3 to +3. (3) The challenge extension answer is 4⁶ ÷ 4⁵ × 1 = 4¹ = 4, with each law named. Teacher photographs 4–5 posters for use in the Lesson 4 opening recap. Pairs who have not completed the number line are flagged for peer-support pairing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still held the misconception 2⁰ = 0 at the end of the Explain phase? Did the two-line proof resolve it, or do you need a different representation (e.g., the number-line halving pattern: 8, 4, 2, 1, ½ …) in the Lesson 4 opener? (2) Were learners able to connect the Negative Index Law to a real Kenyan context spontaneously, or did they need significant prompting? If prompting was heavy, build in a structured 'context translation' step in future lessons. (3) Did the E. coli supporting phenomenon create genuine curiosity about the 'backwards problem' (finding n), or did it feel disconnected? If disconnected, strengthen the bridge by having learners physically try to solve 2ⁿ = 10⁹ by trial and error before Lesson 4 — their frustration becomes the motivation for logarithms. (4) Review the 6 collected exercise books: is part (c) — writing a real-world meaning for 2⁻³ — being answered with genuine contextual reasoning or just a restated rule? Quality of contextual reasoning predicts readiness for logarithm application tasks in Lessons 5–7.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single E. coli bacterium in a Nairobi microbiology lab doubles every 20 minutes. After 30 doublings (10 hours), the count reaches 2³⁰ ≈ 10⁹. We also observed that the maize-doubling sequence can be extended backwards: Season 0 gives 2⁰, and 'before Season 0' gives 2⁻¹, 2⁻², 2⁻³.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derived three new laws: (1) Power Law — (aᵐ)ⁿ = aᵐⁿ, so (2³)² = 2⁶; (2) Zero Index Law — a⁰ = 1 for any non-zero base, proven using the Quotient Law (aᵐ ÷ aᵐ = 1 = a⁰); (3) Negative Index Law — a⁻ⁿ = 1/aⁿ, proven by extending the Quotient Law past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laws are consistent extensions of the Product and Quotient Laws from Lessons 1–2. They work because the pattern of multiplying and dividing powers is unbroken — even when exponents reach zero or go negative. These laws allow scientists to rewrite 2³⁰ as (2¹⁰)³, making computation manageable. However, index laws alone cannot answer the question 'what is n if 2ⁿ = 10⁹?' — that requires a new tool (logarithms) which we will meet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lbpd1x1hlmh21n4njyr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77o8_ni3hgyholqryp0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Applying the Laws of Indices: Multi-Step Computations, Algebraic Simplification, and Index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five laws of indices to solve multi-step numerical computations, simplify algebraic index expressions, and solve index equations, drawing on real Kenyan engineering and energy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know: (a) how to apply all five laws of indices (product, quotient, power of a power, zero index, negative index) in combination within a single multi-step problem; (b) how index notation compresses large and small quantities found in SGR engineering and Rift Valley geothermal science; (c) how to identify and solve simple index equations of the form aˣ = b where the base can be matched.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apply the laws of indices to simplify multi-step numerical and algebraic expressions; (b) solve index equations by expressing both sides with a common base; (c) present and justify a mathematical solution to peers using correct index notation and precise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power of concise mathematical notation for handling the enormous quantities found in real Kenyan infrastructure and science; (b) show responsibility and confidence when peer-teaching mathematical solutions to classmates; (c) promote the use of indices in day-to-day Kenyan contexts such as farming, finance, and engineering.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wrote numbers in index form and derived the five laws of indices one by one using the doubling maize seeds from Kitale. Lesson 4 is the first full-application lesson: learners now combine all five laws to tackle harder, multi-step problems drawn from SGR engineering distances and Rift Valley geothermal energy data — contexts where the numbers are so large or so small that the laws of indices are the only practical calculation tool. This lesson directly advances the driving question by demonstrating that indices are not just a notation convenience but a genuine calculation engine. It also plants the seed for Lesson 5, where the same logic is extended to logarithms.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all learners have sufficient space at the board during peer-teaching rotations. Remind learners to handle printed data cards and calculators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rapid predict-then-check warm-up that revisits the Kitale maize doubling sequence and surfaces prior knowledge of the five laws. They then gather evidence by working through a structured set of multi-step index problems embedded in two Kenyan contexts — SGR (Standard Gauge Railway) engineering distances expressed as powers of 10, and Rift Valley geothermal energy output data. In peer-teaching pairs, learners present their solutions at the board, explicitly naming the law used at each step. A whole-class sensemaking discussion connects every result back to the driving question. Learners update their Driving Question Board and revise their cumulative model of how index notation 'compresses' the maize doubling numbers — now extended to engineering and energy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rnytgyrhiyolxokjeqq4">
              <w:r>
                <w:rPr>
                  <w:rFonts w:ascii="Arial" w:cs="Arial" w:eastAsia="Arial" w:hAnsi="Arial"/>
                  <w:color w:val="2E75B6"/>
                  <w:sz w:val="16"/>
                  <w:szCs w:val="16"/>
                  <w:u w:val="single" w:color="2E75B6"/>
                </w:rPr>
                <w:t xml:space="preserve">Solving exponential equations using exponent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t3wkgrs_oexnh_pz0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ddv8jx1klkb75ntpk9hv">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zslfe9hv9e5wcdfdr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expressions on the board, all derived from the Kitale maize doubling sequence and the SGR context, and asked to predict the simplified answer BEFORE applying any law formally:</w:t>
            </w:r>
          </w:p>
          <w:p>
            <w:pPr>
              <w:keepNext w:val="false"/>
              <w:spacing w:after="40" w:before="0"/>
              <w:jc w:val="left"/>
            </w:pPr>
            <w:r>
              <w:rPr>
                <w:rFonts w:ascii="Arial" w:cs="Arial" w:eastAsia="Arial" w:hAnsi="Arial"/>
                <w:b w:val="false"/>
                <w:bCs w:val="false"/>
                <w:i w:val="false"/>
                <w:iCs w:val="false"/>
                <w:color w:val="000000"/>
                <w:sz w:val="18"/>
                <w:szCs w:val="18"/>
              </w:rPr>
              <w:t xml:space="preserve">(i) 2⁸ × 2⁴ ÷ 2⁶ (maize seeds — how many seeds after combining and removing batches?)</w:t>
            </w:r>
          </w:p>
          <w:p>
            <w:pPr>
              <w:keepNext w:val="false"/>
              <w:spacing w:after="40" w:before="0"/>
              <w:jc w:val="left"/>
            </w:pPr>
            <w:r>
              <w:rPr>
                <w:rFonts w:ascii="Arial" w:cs="Arial" w:eastAsia="Arial" w:hAnsi="Arial"/>
                <w:b w:val="false"/>
                <w:bCs w:val="false"/>
                <w:i w:val="false"/>
                <w:iCs w:val="false"/>
                <w:color w:val="000000"/>
                <w:sz w:val="18"/>
                <w:szCs w:val="18"/>
              </w:rPr>
              <w:t xml:space="preserve">(ii) (10³)² ÷ 10⁴ (SGR: a distance written as a power of 10 — what single power results?)</w:t>
            </w:r>
          </w:p>
          <w:p>
            <w:pPr>
              <w:keepNext w:val="false"/>
              <w:spacing w:after="40" w:before="0"/>
              <w:jc w:val="left"/>
            </w:pPr>
            <w:r>
              <w:rPr>
                <w:rFonts w:ascii="Arial" w:cs="Arial" w:eastAsia="Arial" w:hAnsi="Arial"/>
                <w:b w:val="false"/>
                <w:bCs w:val="false"/>
                <w:i w:val="false"/>
                <w:iCs w:val="false"/>
                <w:color w:val="000000"/>
                <w:sz w:val="18"/>
                <w:szCs w:val="18"/>
              </w:rPr>
              <w:t xml:space="preserve">(iii) x⁵ × x⁰ ÷ x³ (algebraic — what does the zero-index term do?)</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individual predictions in their exercise books with a brief reason ('I think the answer is ___ because ___'), then share with a shoulder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expressions using the board or projector. Say exactly: 'Before we calculate anything, I want your BEST GUESS — not your certain answer, your best guess. Write it down and give me one reason. You have 90 seconds. Go.'</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silently for 90 seconds, scanning books for common errors (e.g., learners multiplying exponents instead of adding in (i); learners </w:t>
            </w:r>
            <w:del w:id="9098" w:author="Claude (AI) - proposed" w:date="2026-10-18T00:30:44Z">
              <w:r>
                <w:rPr>
                  <w:rFonts w:ascii="Arial" w:cs="Arial" w:eastAsia="Arial" w:hAnsi="Arial"/>
                  <w:b w:val="false"/>
                  <w:bCs w:val="false"/>
                  <w:i w:val="false"/>
                  <w:iCs w:val="false"/>
                  <w:color w:val="000000"/>
                  <w:sz w:val="18"/>
                  <w:szCs w:val="18"/>
                </w:rPr>
                <w:delText xml:space="preserve">saying</w:delText>
              </w:r>
            </w:del>
            <w:ins w:id="9099" w:author="Claude (AI) - proposed" w:date="2026-10-18T00:30:44Z">
              <w:r>
                <w:rPr>
                  <w:rFonts w:ascii="Arial" w:cs="Arial" w:eastAsia="Arial" w:hAnsi="Arial"/>
                  <w:b w:val="false"/>
                  <w:bCs w:val="false"/>
                  <w:i w:val="false"/>
                  <w:iCs w:val="false"/>
                  <w:color w:val="000000"/>
                  <w:sz w:val="18"/>
                  <w:szCs w:val="18"/>
                </w:rPr>
                <w:t xml:space="preserve">treating x⁰ as 0 and answering 0 for (iii)). Expected answers: (i) 2⁶ = 64; (ii) 10²;</w:t>
              </w:r>
            </w:ins>
            <w:r>
              <w:rPr>
                <w:rFonts w:ascii="Arial" w:cs="Arial" w:eastAsia="Arial" w:hAnsi="Arial"/>
                <w:b w:val="false"/>
                <w:bCs w:val="false"/>
                <w:i w:val="false"/>
                <w:iCs w:val="false"/>
                <w:color w:val="000000"/>
                <w:sz w:val="18"/>
                <w:szCs w:val="18"/>
              </w:rPr>
              <w:t xml:space="preserve"> (iii) </w:t>
            </w:r>
            <w:del w:id="9100" w:author="Claude (AI) - proposed" w:date="2026-10-18T00:30:44Z">
              <w:r>
                <w:rPr>
                  <w:rFonts w:ascii="Arial" w:cs="Arial" w:eastAsia="Arial" w:hAnsi="Arial"/>
                  <w:b w:val="false"/>
                  <w:bCs w:val="false"/>
                  <w:i w:val="false"/>
                  <w:iCs w:val="false"/>
                  <w:color w:val="000000"/>
                  <w:sz w:val="18"/>
                  <w:szCs w:val="18"/>
                </w:rPr>
                <w:delText xml:space="preserve">= x⁸ because they include x⁰ = 0 rather than 1)</w:delText>
              </w:r>
            </w:del>
            <w:ins w:id="9101" w:author="Claude (AI) - proposed" w:date="2026-10-18T00:30:44Z">
              <w:r>
                <w:rPr>
                  <w:rFonts w:ascii="Arial" w:cs="Arial" w:eastAsia="Arial" w:hAnsi="Arial"/>
                  <w:b w:val="false"/>
                  <w:bCs w:val="false"/>
                  <w:i w:val="false"/>
                  <w:iCs w:val="false"/>
                  <w:color w:val="000000"/>
                  <w:sz w:val="18"/>
                  <w:szCs w:val="18"/>
                </w:rPr>
                <w:t xml:space="preserve">x²</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3. After 90 seconds, cold-call EXACTLY 3 learners for their prediction on expression (i), then 2 on (ii), then 2 on (iii). For each, ask: 'What law — or what reasoning — led you to that prediction?' Allow 10–15 seconds WAIT TIME after each question before accepting answers.</w:t>
            </w:r>
          </w:p>
          <w:p>
            <w:pPr>
              <w:keepNext w:val="false"/>
              <w:spacing w:after="40" w:before="0"/>
              <w:jc w:val="left"/>
            </w:pPr>
            <w:r>
              <w:rPr>
                <w:rFonts w:ascii="Arial" w:cs="Arial" w:eastAsia="Arial" w:hAnsi="Arial"/>
                <w:b w:val="false"/>
                <w:bCs w:val="false"/>
                <w:i w:val="false"/>
                <w:iCs w:val="false"/>
                <w:color w:val="000000"/>
                <w:sz w:val="18"/>
                <w:szCs w:val="18"/>
              </w:rPr>
              <w:t xml:space="preserve">4. Do NOT confirm or deny answers yet. Record predictions on a corner of the board labelled 'Our Predictions — check at the end.' Say: 'We will return to these. Hold your predictions lightly — evidence will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By publicly recording predictions without evaluation, the teacher creates cognitive dissonance that motivates the Observe phase. Connecting expressions (i)–(iii) to the maize phenomenon keeps learners anchored to the storyline rather than treating the mathematics as abstract drill.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articulate which law they intended to apply, even if their arithmetic is incorrect? Listen for learners confusing the product law (add exponents) with the power-of-a-power law (multiply exponents) — this is the most common misconception at this stage and must be addressed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mv_xvcflxrc1xw5gor2x">
              <w:r>
                <w:rPr>
                  <w:rFonts w:ascii="Arial" w:cs="Arial" w:eastAsia="Arial" w:hAnsi="Arial"/>
                  <w:color w:val="2E75B6"/>
                  <w:sz w:val="16"/>
                  <w:szCs w:val="16"/>
                  <w:u w:val="single" w:color="2E75B6"/>
                </w:rPr>
                <w:t xml:space="preserve">Solving exponential equations using exponent properties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js4hcgvankd5fsfc1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4bfflk8s2rkqlshrwqwr">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c3bmhqvsbqsaxm0ii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peer-teaching pairs (Pair A + Pair B = group of 4, to allow pair cross-checking). Each pair receives a printed ARES Data Card containing four multi-step problems drawn from two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SGR ENGINEERING SET (Context: The SGR line from Mombasa to Nairobi is approximately 472 km. Engineers express certain technical measurements in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1 (Numerical, 2 laws): Simplify (10⁵ × 10³) ÷ 10⁶. Interpret: if a distance is 10⁵ × 10³ mm, express it as a single power of 10</w:t>
            </w:r>
            <w:ins w:id="9102" w:author="Claude (AI) - proposed" w:date="2026-10-18T00:30:44Z">
              <w:r>
                <w:rPr>
                  <w:rFonts w:ascii="Arial" w:cs="Arial" w:eastAsia="Arial" w:hAnsi="Arial"/>
                  <w:b w:val="false"/>
                  <w:bCs w:val="false"/>
                  <w:i w:val="false"/>
                  <w:iCs w:val="false"/>
                  <w:color w:val="000000"/>
                  <w:sz w:val="18"/>
                  <w:szCs w:val="18"/>
                </w:rPr>
                <w:t xml:space="preserve"> (10⁸ mm)</w:t>
              </w:r>
            </w:ins>
            <w:r>
              <w:rPr>
                <w:rFonts w:ascii="Arial" w:cs="Arial" w:eastAsia="Arial" w:hAnsi="Arial"/>
                <w:b w:val="false"/>
                <w:bCs w:val="false"/>
                <w:i w:val="false"/>
                <w:iCs w:val="false"/>
                <w:color w:val="000000"/>
                <w:sz w:val="18"/>
                <w:szCs w:val="18"/>
              </w:rPr>
              <w:t xml:space="preserve">, then convert to km</w:t>
            </w:r>
            <w:ins w:id="9103" w:author="Claude (AI) - proposed" w:date="2026-10-18T00:30:44Z">
              <w:r>
                <w:rPr>
                  <w:rFonts w:ascii="Arial" w:cs="Arial" w:eastAsia="Arial" w:hAnsi="Arial"/>
                  <w:b w:val="false"/>
                  <w:bCs w:val="false"/>
                  <w:i w:val="false"/>
                  <w:iCs w:val="false"/>
                  <w:color w:val="000000"/>
                  <w:sz w:val="18"/>
                  <w:szCs w:val="18"/>
                </w:rPr>
                <w:t xml:space="preserve"> by dividing by 10⁶, because 1 km = 10⁶ mm</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2 (Numerical, 3 laws): Simplify [(2³)² × 2⁻²] ÷ 2³. Connect: if 2¹ represents 2 tonnes of rail steel, what does your answer represent?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GEOTHERMAL ENERGY SET (Context: KenGen's Olkaria geothermal plant in the Rift Valley generates </w:t>
            </w:r>
            <w:del w:id="9104" w:author="Claude (AI) - proposed" w:date="2026-10-18T00:30:44Z">
              <w:r>
                <w:rPr>
                  <w:rFonts w:ascii="Arial" w:cs="Arial" w:eastAsia="Arial" w:hAnsi="Arial"/>
                  <w:b w:val="false"/>
                  <w:bCs w:val="false"/>
                  <w:i w:val="false"/>
                  <w:iCs w:val="false"/>
                  <w:color w:val="000000"/>
                  <w:sz w:val="18"/>
                  <w:szCs w:val="18"/>
                </w:rPr>
                <w:delText xml:space="preserve">approximately 863 MW</w:delText>
              </w:r>
            </w:del>
            <w:ins w:id="9105" w:author="Claude (AI) - proposed" w:date="2026-10-18T00:30:44Z">
              <w:r>
                <w:rPr>
                  <w:rFonts w:ascii="Arial" w:cs="Arial" w:eastAsia="Arial" w:hAnsi="Arial"/>
                  <w:b w:val="false"/>
                  <w:bCs w:val="false"/>
                  <w:i w:val="false"/>
                  <w:iCs w:val="false"/>
                  <w:color w:val="000000"/>
                  <w:sz w:val="18"/>
                  <w:szCs w:val="18"/>
                </w:rPr>
                <w:t xml:space="preserve">several hundred megawatts of electricity</w:t>
              </w:r>
            </w:ins>
            <w:r>
              <w:rPr>
                <w:rFonts w:ascii="Arial" w:cs="Arial" w:eastAsia="Arial" w:hAnsi="Arial"/>
                <w:b w:val="false"/>
                <w:bCs w:val="false"/>
                <w:i w:val="false"/>
                <w:iCs w:val="false"/>
                <w:color w:val="000000"/>
                <w:sz w:val="18"/>
                <w:szCs w:val="18"/>
              </w:rPr>
              <w:t xml:space="preserve">. Scientists write energy in joules as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3 (Algebraic, 3 laws): Simplify (x⁴ × x⁻¹) ÷ (x² × x⁰). State the value of each law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4 (Index equation, matching bases): Solve 3ˣ = 81. Interpret: if a geothermal bore</w:t>
            </w:r>
            <w:del w:id="9106" w:author="Claude (AI) - proposed" w:date="2026-10-18T00:30:44Z">
              <w:r>
                <w:rPr>
                  <w:rFonts w:ascii="Arial" w:cs="Arial" w:eastAsia="Arial" w:hAnsi="Arial"/>
                  <w:b w:val="false"/>
                  <w:bCs w:val="false"/>
                  <w:i w:val="false"/>
                  <w:iCs w:val="false"/>
                  <w:color w:val="000000"/>
                  <w:sz w:val="18"/>
                  <w:szCs w:val="18"/>
                </w:rPr>
                <w:delText xml:space="preserve"> produces 3ˣ MJ per hour and the target is 81</w:delText>
              </w:r>
            </w:del>
            <w:ins w:id="9107" w:author="Claude (AI) - proposed" w:date="2026-10-18T00:30:44Z">
              <w:r>
                <w:rPr>
                  <w:rFonts w:ascii="Arial" w:cs="Arial" w:eastAsia="Arial" w:hAnsi="Arial"/>
                  <w:b w:val="false"/>
                  <w:bCs w:val="false"/>
                  <w:i w:val="false"/>
                  <w:iCs w:val="false"/>
                  <w:color w:val="000000"/>
                  <w:sz w:val="18"/>
                  <w:szCs w:val="18"/>
                </w:rPr>
                <w:t xml:space="preserve">'s output is tripled x times, starting from 1</w:t>
              </w:r>
            </w:ins>
            <w:r>
              <w:rPr>
                <w:rFonts w:ascii="Arial" w:cs="Arial" w:eastAsia="Arial" w:hAnsi="Arial"/>
                <w:b w:val="false"/>
                <w:bCs w:val="false"/>
                <w:i w:val="false"/>
                <w:iCs w:val="false"/>
                <w:color w:val="000000"/>
                <w:sz w:val="18"/>
                <w:szCs w:val="18"/>
              </w:rPr>
              <w:t xml:space="preserve"> MJ, how many </w:t>
            </w:r>
            <w:del w:id="9108" w:author="Claude (AI) - proposed" w:date="2026-10-18T00:30:44Z">
              <w:r>
                <w:rPr>
                  <w:rFonts w:ascii="Arial" w:cs="Arial" w:eastAsia="Arial" w:hAnsi="Arial"/>
                  <w:b w:val="false"/>
                  <w:bCs w:val="false"/>
                  <w:i w:val="false"/>
                  <w:iCs w:val="false"/>
                  <w:color w:val="000000"/>
                  <w:sz w:val="18"/>
                  <w:szCs w:val="18"/>
                </w:rPr>
                <w:delText xml:space="preserve">hours does x represent</w:delText>
              </w:r>
            </w:del>
            <w:ins w:id="9109" w:author="Claude (AI) - proposed" w:date="2026-10-18T00:30:44Z">
              <w:r>
                <w:rPr>
                  <w:rFonts w:ascii="Arial" w:cs="Arial" w:eastAsia="Arial" w:hAnsi="Arial"/>
                  <w:b w:val="false"/>
                  <w:bCs w:val="false"/>
                  <w:i w:val="false"/>
                  <w:iCs w:val="false"/>
                  <w:color w:val="000000"/>
                  <w:sz w:val="18"/>
                  <w:szCs w:val="18"/>
                </w:rPr>
                <w:t xml:space="preserve">times must it be tripled to reach 81 MJ</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pair works through their two assigned problems (Pair A: Problems 1 &amp; 3; Pair B: Problems 2 &amp; 4), writing a step-by-step solution that names the law used at each arrow/step. Groups then cross-check with their partner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Say: 'Each pair has two problems. Your job is not just to get the answer — your job is to SHOW the law at every step, as if you are writing a recipe that another student could follow exactly. You have 18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with a targeted checklist: (a) Are learners writing the law name at each step? (b) Are they handling negative indices correctly (flipping to reciprocal)? (c) Are they treating x⁰ = 1, not 0?</w:t>
            </w:r>
          </w:p>
          <w:p>
            <w:pPr>
              <w:keepNext w:val="false"/>
              <w:spacing w:after="40" w:before="0"/>
              <w:jc w:val="left"/>
            </w:pPr>
            <w:r>
              <w:rPr>
                <w:rFonts w:ascii="Arial" w:cs="Arial" w:eastAsia="Arial" w:hAnsi="Arial"/>
                <w:b w:val="false"/>
                <w:bCs w:val="false"/>
                <w:i w:val="false"/>
                <w:iCs w:val="false"/>
                <w:color w:val="000000"/>
                <w:sz w:val="18"/>
                <w:szCs w:val="18"/>
              </w:rPr>
              <w:t xml:space="preserve">3. Intervene with Socratic prompts only — avoid telling: 'What does the quotient law say happens to the exponents?' / 'What is the value of ANY number raised to the power zero?' / 'If 3⁴ = 81, what must x be?' Allow 10–12 seconds WAIT TIME after each prompt.</w:t>
            </w:r>
          </w:p>
          <w:p>
            <w:pPr>
              <w:keepNext w:val="false"/>
              <w:spacing w:after="40" w:before="0"/>
              <w:jc w:val="left"/>
            </w:pPr>
            <w:r>
              <w:rPr>
                <w:rFonts w:ascii="Arial" w:cs="Arial" w:eastAsia="Arial" w:hAnsi="Arial"/>
                <w:b w:val="false"/>
                <w:bCs w:val="false"/>
                <w:i w:val="false"/>
                <w:iCs w:val="false"/>
                <w:color w:val="000000"/>
                <w:sz w:val="18"/>
                <w:szCs w:val="18"/>
              </w:rPr>
              <w:t xml:space="preserve">4. At the 15-minute mark, give a 3-minute warning: 'Finish your step-by-step solution and write one sentence connecting your answer back to the Kitale maize doubling puzzle or the SGR/Olkaria context.'</w:t>
            </w:r>
          </w:p>
          <w:p>
            <w:pPr>
              <w:keepNext w:val="false"/>
              <w:spacing w:after="40" w:before="0"/>
              <w:jc w:val="left"/>
            </w:pPr>
            <w:r>
              <w:rPr>
                <w:rFonts w:ascii="Arial" w:cs="Arial" w:eastAsia="Arial" w:hAnsi="Arial"/>
                <w:b w:val="false"/>
                <w:bCs w:val="false"/>
                <w:i w:val="false"/>
                <w:iCs w:val="false"/>
                <w:color w:val="000000"/>
                <w:sz w:val="18"/>
                <w:szCs w:val="18"/>
              </w:rPr>
              <w:t xml:space="preserve">5. After 18 minutes, cold-call one pair per problem (4 pairs total) to present at the board. Do not pre-select — draw pair numbers randomly to maintain accountability.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Peer-Teaching Pairs with Annotated Step-by-Step Recording: Requiring learners to name the law at each step forces metacognitive awareness — they must retrieve declarative knowledge (the law) and apply it procedurally in the same move. Cross-pair checking introduces peer accountability and surfaces errors before whole-class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10" w:author="Claude (AI) - proposed" w:date="2026-10-18T00:30:44Z">
              <w:r>
                <w:rPr>
                  <w:rFonts w:ascii="Arial" w:cs="Arial" w:eastAsia="Arial" w:hAnsi="Arial"/>
                  <w:b w:val="false"/>
                  <w:bCs w:val="false"/>
                  <w:i w:val="false"/>
                  <w:iCs w:val="false"/>
                  <w:color w:val="000000"/>
                  <w:sz w:val="18"/>
                  <w:szCs w:val="18"/>
                </w:rPr>
                <w:t xml:space="preserve">Answer key: Problem 1 = 10² (100 km); Problem 2 = 2¹ = 2 tonnes; Problem 3 = x; Problem 4: x = 4. </w:t>
              </w:r>
            </w:ins>
            <w:r>
              <w:rPr>
                <w:rFonts w:ascii="Arial" w:cs="Arial" w:eastAsia="Arial" w:hAnsi="Arial"/>
                <w:b w:val="false"/>
                <w:bCs w:val="false"/>
                <w:i w:val="false"/>
                <w:iCs w:val="false"/>
                <w:color w:val="000000"/>
                <w:sz w:val="18"/>
                <w:szCs w:val="18"/>
              </w:rPr>
              <w:t xml:space="preserve">Observable indicators: (a) Each step in the written solution is labelled with a law name — if labels are absent, the learner is applying rules procedurally without understanding. (b) Negative-index problems (Problem 2) reveal whether learners understand the meaning of a⁻ⁿ = 1/aⁿ. (c) Problem 4 (index equation) reveals whether learners can express 81 as a power of 3 — a foundational skill for logarithms in Lesson 5. Flag any pair that writes 3ˣ = 81 → x = 81/3 (linear thinking error) for targeted correction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1uxycsolg_ld-zeygtdc">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zmi56syzn8nmeucgq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oxc8kxdvozlqvdx12qty">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wfl-ndmaqx1mhqpej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selected pairs present their solutions at the board in turn (approx. 3 minutes each). The presenting pair talks through each step, naming the law. The class acts as a 'peer review panel': every other learner must write one agreement tick (✓) or one question mark (?) per step on a mini-review slip. After all four presentations, the teacher leads a whole-class debrief using three focusing questions projected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(A) 'Which law was hardest to apply and WHY?'</w:t>
            </w:r>
          </w:p>
          <w:p>
            <w:pPr>
              <w:keepNext w:val="false"/>
              <w:spacing w:after="40" w:before="0"/>
              <w:jc w:val="left"/>
            </w:pPr>
            <w:r>
              <w:rPr>
                <w:rFonts w:ascii="Arial" w:cs="Arial" w:eastAsia="Arial" w:hAnsi="Arial"/>
                <w:b w:val="false"/>
                <w:bCs w:val="false"/>
                <w:i w:val="false"/>
                <w:iCs w:val="false"/>
                <w:color w:val="000000"/>
                <w:sz w:val="18"/>
                <w:szCs w:val="18"/>
              </w:rPr>
              <w:t xml:space="preserve">(B) 'How did the zero-index law or the negative-index law CHANGE the answer in a surprising way?'</w:t>
            </w:r>
          </w:p>
          <w:p>
            <w:pPr>
              <w:keepNext w:val="false"/>
              <w:spacing w:after="40" w:before="0"/>
              <w:jc w:val="left"/>
            </w:pPr>
            <w:r>
              <w:rPr>
                <w:rFonts w:ascii="Arial" w:cs="Arial" w:eastAsia="Arial" w:hAnsi="Arial"/>
                <w:b w:val="false"/>
                <w:bCs w:val="false"/>
                <w:i w:val="false"/>
                <w:iCs w:val="false"/>
                <w:color w:val="000000"/>
                <w:sz w:val="18"/>
                <w:szCs w:val="18"/>
              </w:rPr>
              <w:t xml:space="preserve">(C) 'Return to the Kitale farmer: if Season 20 gives 2²⁰ seeds, and the farmer removes 2⁵ seeds for planting, write and simplify the expression. Which law did you use?'</w:t>
            </w:r>
          </w:p>
          <w:p>
            <w:pPr>
              <w:keepNext w:val="false"/>
              <w:spacing w:after="40" w:before="0"/>
              <w:jc w:val="left"/>
            </w:pPr>
            <w:r>
              <w:rPr>
                <w:rFonts w:ascii="Arial" w:cs="Arial" w:eastAsia="Arial" w:hAnsi="Arial"/>
                <w:b w:val="false"/>
                <w:bCs w:val="false"/>
                <w:i w:val="false"/>
                <w:iCs w:val="false"/>
                <w:color w:val="000000"/>
                <w:sz w:val="18"/>
                <w:szCs w:val="18"/>
              </w:rPr>
              <w:t xml:space="preserve">Learners then individually attempt a short Exit problem: Simplify (2⁴ × 2⁻² ) ÷ (2³ ÷ 2²) and connect the answer to the maize phenomenon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For each board presentation, stand to the SIDE — do not stand between the presenter and the class. After each step the presenter writes, ask the class: 'Panel — do you agree with this step? Thumbs up, thumbs sideways, or thumbs down. Freeze.' Scan the room for 5 seconds.</w:t>
            </w:r>
          </w:p>
          <w:p>
            <w:pPr>
              <w:keepNext w:val="false"/>
              <w:spacing w:after="40" w:before="0"/>
              <w:jc w:val="left"/>
            </w:pPr>
            <w:r>
              <w:rPr>
                <w:rFonts w:ascii="Arial" w:cs="Arial" w:eastAsia="Arial" w:hAnsi="Arial"/>
                <w:b w:val="false"/>
                <w:bCs w:val="false"/>
                <w:i w:val="false"/>
                <w:iCs w:val="false"/>
                <w:color w:val="000000"/>
                <w:sz w:val="18"/>
                <w:szCs w:val="18"/>
              </w:rPr>
              <w:t xml:space="preserve">2. If any thumbs are sideways or down, cold-call that learner: 'Tell us what you saw that made you uncertain.' Allow 10–15 seconds WAIT TIME.</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four presentations, project the three focusing questions. Run a Think-Pair-Share: 2 minutes individual thinking (written), 2 minutes pair discussion, then cold-call 5 different learners across the three questions (do not accept volunteers only).</w:t>
            </w:r>
          </w:p>
          <w:p>
            <w:pPr>
              <w:keepNext w:val="false"/>
              <w:spacing w:after="40" w:before="0"/>
              <w:jc w:val="left"/>
            </w:pPr>
            <w:r>
              <w:rPr>
                <w:rFonts w:ascii="Arial" w:cs="Arial" w:eastAsia="Arial" w:hAnsi="Arial"/>
                <w:b w:val="false"/>
                <w:bCs w:val="false"/>
                <w:i w:val="false"/>
                <w:iCs w:val="false"/>
                <w:color w:val="000000"/>
                <w:sz w:val="18"/>
                <w:szCs w:val="18"/>
              </w:rPr>
              <w:t xml:space="preserve">4. For Question (C) specifically, say: 'I want you to write the FULL expression first — 2²⁰ ÷ 2⁵ — before you simplify. Why do I want the full expression written? Think for 10 seconds.' Wait. Then call on 2 learners.</w:t>
            </w:r>
          </w:p>
          <w:p>
            <w:pPr>
              <w:keepNext w:val="false"/>
              <w:spacing w:after="40" w:before="0"/>
              <w:jc w:val="left"/>
            </w:pPr>
            <w:r>
              <w:rPr>
                <w:rFonts w:ascii="Arial" w:cs="Arial" w:eastAsia="Arial" w:hAnsi="Arial"/>
                <w:b w:val="false"/>
                <w:bCs w:val="false"/>
                <w:i w:val="false"/>
                <w:iCs w:val="false"/>
                <w:color w:val="000000"/>
                <w:sz w:val="18"/>
                <w:szCs w:val="18"/>
              </w:rPr>
              <w:t xml:space="preserve">5. Distribute the Exit problem slip. Give 5 minutes of individual silent work. Collect before moving to Phase 4. Skim 8–10 slips immediately to identify the most common error for the DQB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Review Panel + Focusing Questions + Phenomenon Re-connection: The peer-review panel structure gives every learner an active role during presentations, preventing passive observation. The three focusing questions are deliberately sequenced: (A) metacognitive reflection, (B) conceptual surprise (zero/negative index), (C) phenomenon re-anchoring. Re-embedding the maize farmer in Question (C) ensures that procedural skill is always seen as a tool for answering the driving question, not an end in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11" w:author="Claude (AI) - proposed" w:date="2026-10-18T00:30:44Z">
              <w:r>
                <w:rPr>
                  <w:rFonts w:ascii="Arial" w:cs="Arial" w:eastAsia="Arial" w:hAnsi="Arial"/>
                  <w:b w:val="false"/>
                  <w:bCs w:val="false"/>
                  <w:i w:val="false"/>
                  <w:iCs w:val="false"/>
                  <w:color w:val="000000"/>
                  <w:sz w:val="18"/>
                  <w:szCs w:val="18"/>
                </w:rPr>
                <w:t xml:space="preserve">Answers: Question (C) 2²⁰ ÷ 2⁵ = 2¹⁵ (Quotient Law); exit problem (2⁴ × 2⁻²) ÷ (2³ ÷ 2²) = 2² ÷ 2¹ = 2. </w:t>
              </w:r>
            </w:ins>
            <w:r>
              <w:rPr>
                <w:rFonts w:ascii="Arial" w:cs="Arial" w:eastAsia="Arial" w:hAnsi="Arial"/>
                <w:b w:val="false"/>
                <w:bCs w:val="false"/>
                <w:i w:val="false"/>
                <w:iCs w:val="false"/>
                <w:color w:val="000000"/>
                <w:sz w:val="18"/>
                <w:szCs w:val="18"/>
              </w:rPr>
              <w:t xml:space="preserve">Observable indicators: (a) Exit slip — correct simplification of a 3-law multi-step expression with no arithmetic errors. (b) Quality of the connecting sentence — does the learner name a specific law and link it to a specific quantity (seeds, distance, energy)? (c) During the panel, were learners able to identify specific errors or only give vague 'I'm not sure' responses? The latter indicates surface-level engagement with the laws. Teacher uses the 8–10 skimmed exit slips to decide whether Phase 4 needs to address a specific misconception before the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l-h2isz4d6lrkgzge6xm">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f3flsnlsf7ijebwkn9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q7darr5n-v_ecqbjmcfs">
              <w:r>
                <w:rPr>
                  <w:rFonts w:ascii="Arial" w:cs="Arial" w:eastAsia="Arial" w:hAnsi="Arial"/>
                  <w:color w:val="2E75B6"/>
                  <w:sz w:val="16"/>
                  <w:szCs w:val="16"/>
                  <w:u w:val="single" w:color="2E75B6"/>
                </w:rPr>
                <w:t xml:space="preserve">Solving Equations with Exponents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bxyc_lwiechonoy-jw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class Driving Question Board (a large poster or section of the board divided into three columns: WHAT WE OBSERVED | WHAT WE NOW UNDERSTAND | QUESTIONS WE STILL HAVE). Each pair contributes one sticky note or written card to each column. Specific prompts for this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OBSERVED column: 'In today's SGR/Olkaria problems, what did you notice about what happens when you combine more than two laws in the same expression?'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 column: 'Write one sentence starting: The laws of indices are powerful because they let us…'</w:t>
            </w:r>
          </w:p>
          <w:p>
            <w:pPr>
              <w:spacing w:after="30" w:before="0"/>
              <w:ind w:left="360" w:hanging="180"/>
              <w:jc w:val="left"/>
            </w:pPr>
            <w:r>
              <w:rPr>
                <w:rFonts w:ascii="Arial" w:cs="Arial" w:eastAsia="Arial" w:hAnsi="Arial"/>
                <w:b w:val="false"/>
                <w:bCs w:val="false"/>
                <w:i w:val="false"/>
                <w:iCs w:val="false"/>
                <w:color w:val="000000"/>
                <w:sz w:val="18"/>
                <w:szCs w:val="18"/>
              </w:rPr>
              <w:t xml:space="preserve">–  QUESTIONS column: 'The Kitale farmer's Season 20 total is 2²⁰ = 1,048,576. What if we asked: 2 to WHAT POWER equals 500,000? Could we answer that with the laws we have learned so far?'</w:t>
            </w:r>
          </w:p>
          <w:p>
            <w:pPr>
              <w:keepNext w:val="false"/>
              <w:spacing w:after="40" w:before="0"/>
              <w:jc w:val="left"/>
            </w:pPr>
            <w:r>
              <w:rPr>
                <w:rFonts w:ascii="Arial" w:cs="Arial" w:eastAsia="Arial" w:hAnsi="Arial"/>
                <w:b w:val="false"/>
                <w:bCs w:val="false"/>
                <w:i w:val="false"/>
                <w:iCs w:val="false"/>
                <w:color w:val="000000"/>
                <w:sz w:val="18"/>
                <w:szCs w:val="18"/>
              </w:rPr>
              <w:t xml:space="preserve">The teacher reads out 3–4 of the 'QUESTIONS WE STILL HAVE' cards aloud and posts the most forward-looking question prominently as the bridge to Lesson 5 (logarithms).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Give pairs 4 minutes to write their three sticky notes/cards. Circulate and nudge any pair writing vague entries: 'Can you name a specific law or a specific number from today's problems? Vague notes don't help our board.'</w:t>
            </w:r>
          </w:p>
          <w:p>
            <w:pPr>
              <w:keepNext w:val="false"/>
              <w:spacing w:after="40" w:before="0"/>
              <w:jc w:val="left"/>
            </w:pPr>
            <w:r>
              <w:rPr>
                <w:rFonts w:ascii="Arial" w:cs="Arial" w:eastAsia="Arial" w:hAnsi="Arial"/>
                <w:b w:val="false"/>
                <w:bCs w:val="false"/>
                <w:i w:val="false"/>
                <w:iCs w:val="false"/>
                <w:color w:val="000000"/>
                <w:sz w:val="18"/>
                <w:szCs w:val="18"/>
              </w:rPr>
              <w:t xml:space="preserve">2. Invite pairs to post their notes in silence — reading the board as it fills up.</w:t>
            </w:r>
          </w:p>
          <w:p>
            <w:pPr>
              <w:keepNext w:val="false"/>
              <w:spacing w:after="40" w:before="0"/>
              <w:jc w:val="left"/>
            </w:pPr>
            <w:r>
              <w:rPr>
                <w:rFonts w:ascii="Arial" w:cs="Arial" w:eastAsia="Arial" w:hAnsi="Arial"/>
                <w:b w:val="false"/>
                <w:bCs w:val="false"/>
                <w:i w:val="false"/>
                <w:iCs w:val="false"/>
                <w:color w:val="000000"/>
                <w:sz w:val="18"/>
                <w:szCs w:val="18"/>
              </w:rPr>
              <w:t xml:space="preserve">3. Read aloud 3 selected UNDERSTAND notes (choose ones that correctly use the word 'exponent,' 'law,' or 'power') and 3 selected QUESTIONS notes.</w:t>
            </w:r>
          </w:p>
          <w:p>
            <w:pPr>
              <w:keepNext w:val="false"/>
              <w:spacing w:after="40" w:before="0"/>
              <w:jc w:val="left"/>
            </w:pPr>
            <w:r>
              <w:rPr>
                <w:rFonts w:ascii="Arial" w:cs="Arial" w:eastAsia="Arial" w:hAnsi="Arial"/>
                <w:b w:val="false"/>
                <w:bCs w:val="false"/>
                <w:i w:val="false"/>
                <w:iCs w:val="false"/>
                <w:color w:val="000000"/>
                <w:sz w:val="18"/>
                <w:szCs w:val="18"/>
              </w:rPr>
              <w:t xml:space="preserve">4. Pause at the 'QUESTIONS' column and say: 'Several of you are asking: what if the answer to 2ˣ = 500,000 is NOT a whole number? We can't solve that with any of today's five laws. That gap — that unanswered question — is EXACTLY what Lesson 5 will address. There is a mathematical tool invented precisely for this. Does anyone know its name?' Allow 15 seconds WAIT TIME. Accept answers without confirming. Post a card reading: 'COMING IN LESSON 5: The tool that cracks 2ˣ = 500,000.'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with Forward-Bridge Prompt: The DQB is a cumulative sensemaking artefact — each lesson's additions show the class's growing understanding across the unit. The deliberately unanswerable question (2ˣ = 500,000) creates productive intellectual tension that motivates Lesson 5's introduction of logarithms. This is an intentional 'cliff-hanger' anchored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UNDERSTAND notes should reference a specific law by name and include a context word (seeds, distance, energy, power). Notes that say only 'indices make things simpler' indicate shallow understanding. (b) QUESTIONS notes reveal whether learners have begun to sense the limitation of integer exponents — the appearance of non-integer or unknown exponent questions signals readiness for logarithms. Teacher photographs the DQB at the end of the lesson as a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uhbb0eyym1jkpuhg1py3">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rgqxbt57kpumk-0q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3guv6nn7i9brckegjvz">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05awofown3ejsis6a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112" w:author="Claude (AI) - proposed" w:date="2026-10-18T00:30:44Z">
              <w:r>
                <w:rPr>
                  <w:rFonts w:ascii="Arial" w:cs="Arial" w:eastAsia="Arial" w:hAnsi="Arial"/>
                  <w:b w:val="false"/>
                  <w:bCs w:val="false"/>
                  <w:i w:val="false"/>
                  <w:iCs w:val="false"/>
                  <w:color w:val="000000"/>
                  <w:sz w:val="18"/>
                  <w:szCs w:val="18"/>
                </w:rPr>
                <w:delText xml:space="preserve">Learners individually retrieve their cumulative 'Index Model Diagram' — a visual model they have been building since Lesson 1. The model began as a simple number line showing the Kitale maize doubling sequence (1, 2, 4, 8, … 256) and has grown each lesson to include: index notation (Lesson 1), the five laws with worked examples (Lessons 2–3). In this lesson, learners add a NEW LAYER to their model:</w:delText>
              </w:r>
            </w:del>
            <w:ins w:id="9113" w:author="Claude (AI) - proposed" w:date="2026-10-18T00:30:44Z">
              <w:r>
                <w:rPr>
                  <w:rFonts w:ascii="Arial" w:cs="Arial" w:eastAsia="Arial" w:hAnsi="Arial"/>
                  <w:b w:val="false"/>
                  <w:bCs w:val="false"/>
                  <w:i w:val="false"/>
                  <w:iCs w:val="false"/>
                  <w:color w:val="000000"/>
                  <w:sz w:val="18"/>
                  <w:szCs w:val="18"/>
                </w:rPr>
                <w:t xml:space="preserve">Learners individually retrieve their unit model journal page, the 'Season-Seed Power Model' they began in Lesson 1 (seasons, seed counts and index notation, annotated with Product and Quotient Law arrows in Lesson 2), together with the Laws of Indices poster from Lesson 3 (all five laws with worked examples). In this lesson, learners add a NEW LAYER to their model:</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 'multi-step chain' showing at least one of today's SGR or Olkaria problems as a labelled arrow diagram — each arrow labelled with the law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A 'broken chain' symbol (a question mark in a circle) placed next to the expression 2ˣ = 500,000 to mark the boundary of what the current model can solve.</w:t>
            </w:r>
          </w:p>
          <w:p>
            <w:pPr>
              <w:spacing w:after="30" w:before="0"/>
              <w:ind w:left="360" w:hanging="180"/>
              <w:jc w:val="left"/>
            </w:pPr>
            <w:r>
              <w:rPr>
                <w:rFonts w:ascii="Arial" w:cs="Arial" w:eastAsia="Arial" w:hAnsi="Arial"/>
                <w:b w:val="false"/>
                <w:bCs w:val="false"/>
                <w:i w:val="false"/>
                <w:iCs w:val="false"/>
                <w:color w:val="000000"/>
                <w:sz w:val="18"/>
                <w:szCs w:val="18"/>
              </w:rPr>
              <w:t xml:space="preserve">–  One sentence at the bottom of the model: 'The five laws of indices let me [state what they can do] but they cannot yet help me find [state what they cannot do].'</w:t>
            </w:r>
          </w:p>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updated model with their shoulder partner for 2 minutes of peer feedback using the sentence frame: 'I can see [law name] in your diagram — I would also add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w:t>
            </w:r>
            <w:del w:id="9114" w:author="Claude (AI) - proposed" w:date="2026-10-18T00:30:44Z">
              <w:r>
                <w:rPr>
                  <w:rFonts w:ascii="Arial" w:cs="Arial" w:eastAsia="Arial" w:hAnsi="Arial"/>
                  <w:b w:val="false"/>
                  <w:bCs w:val="false"/>
                  <w:i w:val="false"/>
                  <w:iCs w:val="false"/>
                  <w:color w:val="000000"/>
                  <w:sz w:val="18"/>
                  <w:szCs w:val="18"/>
                </w:rPr>
                <w:delText xml:space="preserve">model diagrams</w:delText>
              </w:r>
            </w:del>
            <w:ins w:id="9115" w:author="Claude (AI) - proposed" w:date="2026-10-18T00:30:44Z">
              <w:r>
                <w:rPr>
                  <w:rFonts w:ascii="Arial" w:cs="Arial" w:eastAsia="Arial" w:hAnsi="Arial"/>
                  <w:b w:val="false"/>
                  <w:bCs w:val="false"/>
                  <w:i w:val="false"/>
                  <w:iCs w:val="false"/>
                  <w:color w:val="000000"/>
                  <w:sz w:val="18"/>
                  <w:szCs w:val="18"/>
                </w:rPr>
                <w:t xml:space="preserve">the model journals and Laws of Indices posters</w:t>
              </w:r>
            </w:ins>
            <w:r>
              <w:rPr>
                <w:rFonts w:ascii="Arial" w:cs="Arial" w:eastAsia="Arial" w:hAnsi="Arial"/>
                <w:b w:val="false"/>
                <w:bCs w:val="false"/>
                <w:i w:val="false"/>
                <w:iCs w:val="false"/>
                <w:color w:val="000000"/>
                <w:sz w:val="18"/>
                <w:szCs w:val="18"/>
              </w:rPr>
              <w:t xml:space="preserve"> (collected at the end of Lesson 3)</w:t>
            </w:r>
            <w:del w:id="9116" w:author="Claude (AI) - proposed" w:date="2026-10-18T00:30:44Z">
              <w:r>
                <w:rPr>
                  <w:rFonts w:ascii="Arial" w:cs="Arial" w:eastAsia="Arial" w:hAnsi="Arial"/>
                  <w:b w:val="false"/>
                  <w:bCs w:val="false"/>
                  <w:i w:val="false"/>
                  <w:iCs w:val="false"/>
                  <w:color w:val="000000"/>
                  <w:sz w:val="18"/>
                  <w:szCs w:val="18"/>
                </w:rPr>
                <w:delText xml:space="preserve"> or ask learners to open their exercise books to their model page</w:delText>
              </w:r>
            </w:del>
            <w:r>
              <w:rPr>
                <w:rFonts w:ascii="Arial" w:cs="Arial" w:eastAsia="Arial" w:hAnsi="Arial"/>
                <w:b w:val="false"/>
                <w:bCs w:val="false"/>
                <w:i w:val="false"/>
                <w:iCs w:val="false"/>
                <w:color w:val="000000"/>
                <w:sz w:val="18"/>
                <w:szCs w:val="18"/>
              </w:rPr>
              <w:t xml:space="preserve">. Say: 'You are the architect of this model. Today you are adding a new floor — the multi-step application floor. It must have labelled arrows, law names, and a broken chain. You have 8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and check: Are arrow labels naming laws, not just writing '÷'? Is the broken-chain symbol placed correctly at an unsolvable expression? Is the sentence at the bottom grammatically complete and mathematically accurate?</w:t>
            </w:r>
          </w:p>
          <w:p>
            <w:pPr>
              <w:keepNext w:val="false"/>
              <w:spacing w:after="40" w:before="0"/>
              <w:jc w:val="left"/>
            </w:pPr>
            <w:r>
              <w:rPr>
                <w:rFonts w:ascii="Arial" w:cs="Arial" w:eastAsia="Arial" w:hAnsi="Arial"/>
                <w:b w:val="false"/>
                <w:bCs w:val="false"/>
                <w:i w:val="false"/>
                <w:iCs w:val="false"/>
                <w:color w:val="000000"/>
                <w:sz w:val="18"/>
                <w:szCs w:val="18"/>
              </w:rPr>
              <w:t xml:space="preserve">3. Prompt struggling learners: 'Draw the expression from Problem 1 — the SGR distance one. Now draw an arrow from 10⁵×10³ to 10⁸. What law made that arrow work? Write it on the arrow.'</w:t>
            </w:r>
          </w:p>
          <w:p>
            <w:pPr>
              <w:keepNext w:val="false"/>
              <w:spacing w:after="40" w:before="0"/>
              <w:jc w:val="left"/>
            </w:pPr>
            <w:r>
              <w:rPr>
                <w:rFonts w:ascii="Arial" w:cs="Arial" w:eastAsia="Arial" w:hAnsi="Arial"/>
                <w:b w:val="false"/>
                <w:bCs w:val="false"/>
                <w:i w:val="false"/>
                <w:iCs w:val="false"/>
                <w:color w:val="000000"/>
                <w:sz w:val="18"/>
                <w:szCs w:val="18"/>
              </w:rPr>
              <w:t xml:space="preserve">4. At the 8-minute mark, facilitate 2 minutes of partner feedback. Then cold-call 2 learners to hold up their model and narrate one labelled arrow to the class. Ask the class: 'Does the law label match the step? Thumbs.' Provide 5 seconds for the class to respond.</w:t>
            </w:r>
          </w:p>
          <w:p>
            <w:pPr>
              <w:keepNext w:val="false"/>
              <w:spacing w:after="40" w:before="0"/>
              <w:jc w:val="left"/>
            </w:pPr>
            <w:r>
              <w:rPr>
                <w:rFonts w:ascii="Arial" w:cs="Arial" w:eastAsia="Arial" w:hAnsi="Arial"/>
                <w:b w:val="false"/>
                <w:bCs w:val="false"/>
                <w:i w:val="false"/>
                <w:iCs w:val="false"/>
                <w:color w:val="000000"/>
                <w:sz w:val="18"/>
                <w:szCs w:val="18"/>
              </w:rPr>
              <w:t xml:space="preserve">5. Collect models or instruct learners to keep them safe for Lesson 5. Close with: 'The broken chain on your model is not a failure — it is a question. And in mathematics, a precise question is the beginning of a new idea. Next lesson, we name the tool that completes the chain.'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with Boundary Marking: The model-building phase externalises learners' conceptual schema, making thinking visible and revisable. Crucially, the 'broken chain' symbol makes the boundary of current knowledge explicit — learners are not just accumulating facts but mapping the frontier of their understanding. The peer-feedback sentence frame structures productive mathematical dialogue without requiring the teacher to be present at every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multi-step chain diagram has at least 2 correctly labelled law arrows. (b) The broken-chain symbol is placed at an expression involving an unknown or non-integer exponent — not at a solvable expression (which would indicate the learner has not yet internalised today's laws). (c) The closing sentence correctly identifies both a capability ('The five laws let me simplify and solve index equations where I can match bases') and a limitation ('but they cannot help me find x when 2ˣ = 500,000 and x is not a whole number'). Collect 5 models as a targeted formative sample to inform Lesson 5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FROM EXIT SLIPS: What was the most common error on the exit slip (Phase 3)? Was it a procedural error (wrong arithmetic with exponents) or a conceptual error (applying the wrong law)? How will you address this in the opening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PEER-TEACHING QUALITY: Did the board-presenting pairs name the law at each step, or did they narrate procedurally ('then I added the exponents') without naming the law? If the latter, consider building in a 'law-naming drill'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3. DQB FORWARD-BRIDGE: Did learners generate the 'non-integer exponent' question organically, or did it only appear because of the teacher's prompt? If organic, learners are reasoning at a deeper level and Lesson 5 can move faster. If prompted, allow more time for logarithm notation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Did the SGR and Olkaria contexts increase motivation compared to purely abstract problems? Note specific learner comments or questions about these contexts for use in future lesson planning.</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Which learners have not yet spoken aloud in any phase across Lessons 1–4? Make a list and ensure these learners are cold-called at least once in Lesson 5 using a low-stakes question (e.g., reading a law name from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all five laws of indices to multi-step numerical and algebraic expressions drawn from SGR engineering distances and Rift Valley geothermal energy data. They solved index equations by matching bases and presented annotated step-by-step solutions to peers at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five laws of indices work together in multi-step computations. Index notation is not merely a compact writing system — it is a calculation engine that allows engineers at SGR and scientists at Olkaria to work efficiently with enormous and tiny quantities. Solving index equations requires expressing both sides with the same base. The laws have a clear boundary: they cannot solve equations like 2ˣ = 500,000 when x is not a whole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Kitale maize doubling sequence produces numbers so large (2²⁰ &gt; 1,000,000) that only index notation makes them manageable. The five laws of indices provide the rules for combining, simplifying, and solving expressions involving these numbers. This is exactly why scientists, engineers, and bankers compress huge quantities into short power expressions — and it is why the farmer's notebook calculation problem from Lesson 1 demanded a smarter tool. The remaining gap — solving 2ˣ = 500,000 — will be filled by logarithms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zsxkx30ctgemt0v-ct8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g9dik9rf53dfuaakvi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Bridging to Logarithms: Index and Log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understand that a logarithm is simply the index (exponent) rewritten from a different viewpoint, enabling them to express and interpret enormous quantities compactly.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the formal definition of a logarithm: if a to the power x equals N then log base a of N equals x. They will identify the base, index, and number in both index and logarithm forms, and will convert fluently between the two notations for base 10 and other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convert index expressions to logarithm notation and vice versa, evaluate simple logarithms by inspection, and apply the index-to-log bridge to interpret the Richter scale readings used in Kenyan geoscience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new mathematical language (logarithm) is invented to solve real problems, not to complicate them, and will show curiosity about why scientists across Kenya and the world prefer compact notation for large quantities.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conceptual bridge of the unit. Learners have mastered index notation and all five laws. Now they discover that asking the reverse question — what index gives me this number — is so useful that mathematicians gave it its own name: logarithm. This prepares learners for Lessons 6 and 7 where log tables and log laws are used for real calculation.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do not confuse base-10 logarithms with natural logarithms at this stage; restrict all work to common logarithms (base 10) and base-2 examples from the maize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Maize Doubling Puzzle and ask the reverse question: given 256 seeds, how many doublings produced them? They discover that this reverse question is answered by the logarithm, and formalise the definition. The Richter scale phenomenon grounds the idea in a Kenyan geoscience context. Learners practise converting between index and log notation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9c0p9wgjdicrkwmomksy">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gb3kpljybxamw5ry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hbzle7mpzighf2wh37g">
              <w:r>
                <w:rPr>
                  <w:rFonts w:ascii="Arial" w:cs="Arial" w:eastAsia="Arial" w:hAnsi="Arial"/>
                  <w:color w:val="2E75B6"/>
                  <w:sz w:val="16"/>
                  <w:szCs w:val="16"/>
                  <w:u w:val="single" w:color="2E75B6"/>
                </w:rPr>
                <w:t xml:space="preserve">Evaluate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_yyogznimmk9maw24r5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completed Maize Doubling table from Lesson 1 on the board: Season 0 gives 1 seed, Season 1 gives 2, Season 2 gives 4, up to Season 8 giving 256. The teacher covers the Season column and reveals only the seed count: 256. Learners are asked to write silently in their exercise books: 'Without counting every row, how would you figure out which season produced exactly 256 seeds? Write your method in words.' After 2 minutes of silent individual writing, pairs share their thinking. Most learners will say they look for the power of 2 that equals 256. The teacher then poses a harder version: 'What if the count were 1,048,576? Could you still find the season number quickly?' Learners predict whether their method would still work and record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maize table and say: 'We have spent four lessons learning to write numbers as powers and to calculate with them. Today I want to ask the reverse question.' Cover the Season column and point to 256. Say: 'I know the harvest. I need the season number. Think silently for two minutes — write your method.' [WAIT 2 MINUTES — circulate, read books, do not intervene.] Then say: 'Share with your neighbour for one minute.' [WAIT 1 MINUTE.] Cold-call two pairs and ask: 'What did your pair decide?' Record both methods on the board verbatim without evaluating. Then say: 'Now I will make the number much bigger — 1,048,576. Thumbs up if your method still works easily, thumbs sideways if you are not sure, thumbs down if it breaks.' Pause and scan the room. Narrate what you see: 'I notice many thumbs sideways. Keep that uncertainty — it is exactly the gap we are going to close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anchored to the phenomenon table. The predict phase surfaces prior knowledge (learners already know 256 = 2 to the 8th from Lesson 1) and creates productive cognitive conflict when the number is scaled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silent written responses during circulation. Look for: (a) learners who write 2 to the power something equals 256 correctly — they are ready to formalise; (b) learners who attempt repeated halving — address this in the Explain phase; (c) learners who leave the page blank — pair them deliberately with a confident partner.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tgckiwvhma0c2y2cjmdf">
              <w:r>
                <w:rPr>
                  <w:rFonts w:ascii="Arial" w:cs="Arial" w:eastAsia="Arial" w:hAnsi="Arial"/>
                  <w:color w:val="2E75B6"/>
                  <w:sz w:val="16"/>
                  <w:szCs w:val="16"/>
                  <w:u w:val="single" w:color="2E75B6"/>
                </w:rPr>
                <w:t xml:space="preserve">Solving exponential equations using logarithms: base-2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p3vac7boimfkvahtf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wyk3tfxr2kldvqyalo">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1chnyezgcvvhf5qhu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prepared Observation Card (written on the board or printed) containing three phenomena side by side. Phenomenon A: the Maize Doubling Puzzle row showing 2 to the 8th equals 256 and the question mark showing season for 1,048,576 seeds. Phenomenon B: the Richter Scale — a printed extract showing that the 2016 Baringo earthquake registered 5.9 on the Richter scale, meaning the </w:t>
            </w:r>
            <w:del w:id="9117" w:author="Claude (AI) - proposed" w:date="2026-10-18T00:30:44Z">
              <w:r>
                <w:rPr>
                  <w:rFonts w:ascii="Arial" w:cs="Arial" w:eastAsia="Arial" w:hAnsi="Arial"/>
                  <w:b w:val="false"/>
                  <w:bCs w:val="false"/>
                  <w:i w:val="false"/>
                  <w:iCs w:val="false"/>
                  <w:color w:val="000000"/>
                  <w:sz w:val="18"/>
                  <w:szCs w:val="18"/>
                </w:rPr>
                <w:delText xml:space="preserve">ground shaking</w:delText>
              </w:r>
            </w:del>
            <w:ins w:id="9118" w:author="Claude (AI) - proposed" w:date="2026-10-18T00:30:44Z">
              <w:r>
                <w:rPr>
                  <w:rFonts w:ascii="Arial" w:cs="Arial" w:eastAsia="Arial" w:hAnsi="Arial"/>
                  <w:b w:val="false"/>
                  <w:bCs w:val="false"/>
                  <w:i w:val="false"/>
                  <w:iCs w:val="false"/>
                  <w:color w:val="000000"/>
                  <w:sz w:val="18"/>
                  <w:szCs w:val="18"/>
                </w:rPr>
                <w:t xml:space="preserve">largest ground movement recorded on the seismograph</w:t>
              </w:r>
            </w:ins>
            <w:r>
              <w:rPr>
                <w:rFonts w:ascii="Arial" w:cs="Arial" w:eastAsia="Arial" w:hAnsi="Arial"/>
                <w:b w:val="false"/>
                <w:bCs w:val="false"/>
                <w:i w:val="false"/>
                <w:iCs w:val="false"/>
                <w:color w:val="000000"/>
                <w:sz w:val="18"/>
                <w:szCs w:val="18"/>
              </w:rPr>
              <w:t xml:space="preserve"> was 10 to the power 5.9 times a </w:t>
            </w:r>
            <w:del w:id="9119" w:author="Claude (AI) - proposed" w:date="2026-10-18T00:30:44Z">
              <w:r>
                <w:rPr>
                  <w:rFonts w:ascii="Arial" w:cs="Arial" w:eastAsia="Arial" w:hAnsi="Arial"/>
                  <w:b w:val="false"/>
                  <w:bCs w:val="false"/>
                  <w:i w:val="false"/>
                  <w:iCs w:val="false"/>
                  <w:color w:val="000000"/>
                  <w:sz w:val="18"/>
                  <w:szCs w:val="18"/>
                </w:rPr>
                <w:delText xml:space="preserve">reference level</w:delText>
              </w:r>
            </w:del>
            <w:ins w:id="9120" w:author="Claude (AI) - proposed" w:date="2026-10-18T00:30:44Z">
              <w:r>
                <w:rPr>
                  <w:rFonts w:ascii="Arial" w:cs="Arial" w:eastAsia="Arial" w:hAnsi="Arial"/>
                  <w:b w:val="false"/>
                  <w:bCs w:val="false"/>
                  <w:i w:val="false"/>
                  <w:iCs w:val="false"/>
                  <w:color w:val="000000"/>
                  <w:sz w:val="18"/>
                  <w:szCs w:val="18"/>
                </w:rPr>
                <w:t xml:space="preserve">tiny reference movement</w:t>
              </w:r>
            </w:ins>
            <w:r>
              <w:rPr>
                <w:rFonts w:ascii="Arial" w:cs="Arial" w:eastAsia="Arial" w:hAnsi="Arial"/>
                <w:b w:val="false"/>
                <w:bCs w:val="false"/>
                <w:i w:val="false"/>
                <w:iCs w:val="false"/>
                <w:color w:val="000000"/>
                <w:sz w:val="18"/>
                <w:szCs w:val="18"/>
              </w:rPr>
              <w:t xml:space="preserve">. Phenomenon C: a bank notice showing that a KCB fixed deposit of Ksh 1,000 grows by a factor of 10 in an unknown number of years at a given rate. For each phenomenon, learners copy a two-column table into their books with headers 'What I can see written' and 'What question the situation is asking.' Learners work individually for 3 minutes, then discuss in groups of three for 2 minutes. The class shares observations: every situation knows the result (256, 10 to the 5.9, factor of 10) but needs the index (8, 5.9, number of years). The teacher makes this pattern explicit on the board using arrows.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Reveal the three phenomena and say: 'Take 3 minutes, say nothing, and fill in your two-column table for each of the three situations.' [WAIT 3 MINUTES — do not speak.] Then say: 'In your group of three, compare tables for 2 minutes.' [WAIT 2 MINUTES.] Ask a group to share Phenomenon B. Say: 'So in the Baringo earthquake, scientists already knew the shaking intensity — they measured it with a seismograph. The Richter number 5.9 is actually the index. How did they get from the intensity to 5.9?' [WAIT 10 SECONDS.] Accept responses. Then draw on the board: an arrow pointing right labelled going forward showing base times index gives number, and an arrow pointing left labelled going backward showing number gives index. Say: 'Every single one of our three phenomena is asking the backward question. Today we give that backward question its mathematical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Multi-phenomenon observation card connecting the anchoring phenomenon (maize) to the Richter scale supporting phenomenon and a finance context. The two-column table trains disciplinary observation: separating what is given from what is unknown.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group table per group at the end of the observe phase. Check whether learners correctly identify the unknown as the index in all three cases. Misconception to watch: learners who think the Richter number is the intensity itself rather than its logarithm — address explicitly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xwlhxe57ut3sobplvwg7">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vlbqxhz_gjcgqngi0a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etkue5wwwutredwdfsx_">
              <w:r>
                <w:rPr>
                  <w:rFonts w:ascii="Arial" w:cs="Arial" w:eastAsia="Arial" w:hAnsi="Arial"/>
                  <w:color w:val="2E75B6"/>
                  <w:sz w:val="16"/>
                  <w:szCs w:val="16"/>
                  <w:u w:val="single" w:color="2E75B6"/>
                </w:rPr>
                <w:t xml:space="preserve">Evaluate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rhecokxexa4dxj3lx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formal definition on the board in three equivalent forms and asks learners to copy them carefully: </w:t>
            </w:r>
            <w:del w:id="9121" w:author="Claude (AI) - proposed" w:date="2026-10-18T00:30:44Z">
              <w:r>
                <w:rPr>
                  <w:rFonts w:ascii="Arial" w:cs="Arial" w:eastAsia="Arial" w:hAnsi="Arial"/>
                  <w:b w:val="false"/>
                  <w:bCs w:val="false"/>
                  <w:i w:val="false"/>
                  <w:iCs w:val="false"/>
                  <w:color w:val="000000"/>
                  <w:sz w:val="18"/>
                  <w:szCs w:val="18"/>
                </w:rPr>
                <w:delText xml:space="preserve">Form</w:delText>
              </w:r>
            </w:del>
            <w:ins w:id="9122" w:author="Claude (AI) - proposed" w:date="2026-10-18T00:30:44Z">
              <w:r>
                <w:rPr>
                  <w:rFonts w:ascii="Arial" w:cs="Arial" w:eastAsia="Arial" w:hAnsi="Arial"/>
                  <w:b w:val="false"/>
                  <w:bCs w:val="false"/>
                  <w:i w:val="false"/>
                  <w:iCs w:val="false"/>
                  <w:color w:val="000000"/>
                  <w:sz w:val="18"/>
                  <w:szCs w:val="18"/>
                </w:rPr>
                <w:t xml:space="preserve">Way</w:t>
              </w:r>
            </w:ins>
            <w:r>
              <w:rPr>
                <w:rFonts w:ascii="Arial" w:cs="Arial" w:eastAsia="Arial" w:hAnsi="Arial"/>
                <w:b w:val="false"/>
                <w:bCs w:val="false"/>
                <w:i w:val="false"/>
                <w:iCs w:val="false"/>
                <w:color w:val="000000"/>
                <w:sz w:val="18"/>
                <w:szCs w:val="18"/>
              </w:rPr>
              <w:t xml:space="preserve"> 1 (words): the logarithm of N to base a is the index x such that a to the power x equals N. </w:t>
            </w:r>
            <w:del w:id="9123" w:author="Claude (AI) - proposed" w:date="2026-10-18T00:30:44Z">
              <w:r>
                <w:rPr>
                  <w:rFonts w:ascii="Arial" w:cs="Arial" w:eastAsia="Arial" w:hAnsi="Arial"/>
                  <w:b w:val="false"/>
                  <w:bCs w:val="false"/>
                  <w:i w:val="false"/>
                  <w:iCs w:val="false"/>
                  <w:color w:val="000000"/>
                  <w:sz w:val="18"/>
                  <w:szCs w:val="18"/>
                </w:rPr>
                <w:delText xml:space="preserve">Form</w:delText>
              </w:r>
            </w:del>
            <w:ins w:id="9124" w:author="Claude (AI) - proposed" w:date="2026-10-18T00:30:44Z">
              <w:r>
                <w:rPr>
                  <w:rFonts w:ascii="Arial" w:cs="Arial" w:eastAsia="Arial" w:hAnsi="Arial"/>
                  <w:b w:val="false"/>
                  <w:bCs w:val="false"/>
                  <w:i w:val="false"/>
                  <w:iCs w:val="false"/>
                  <w:color w:val="000000"/>
                  <w:sz w:val="18"/>
                  <w:szCs w:val="18"/>
                </w:rPr>
                <w:t xml:space="preserve">Way</w:t>
              </w:r>
            </w:ins>
            <w:r>
              <w:rPr>
                <w:rFonts w:ascii="Arial" w:cs="Arial" w:eastAsia="Arial" w:hAnsi="Arial"/>
                <w:b w:val="false"/>
                <w:bCs w:val="false"/>
                <w:i w:val="false"/>
                <w:iCs w:val="false"/>
                <w:color w:val="000000"/>
                <w:sz w:val="18"/>
                <w:szCs w:val="18"/>
              </w:rPr>
              <w:t xml:space="preserve"> 2 (symbols): if a to the x equals N, then log base a of N equals x. </w:t>
            </w:r>
            <w:del w:id="9125" w:author="Claude (AI) - proposed" w:date="2026-10-18T00:30:44Z">
              <w:r>
                <w:rPr>
                  <w:rFonts w:ascii="Arial" w:cs="Arial" w:eastAsia="Arial" w:hAnsi="Arial"/>
                  <w:b w:val="false"/>
                  <w:bCs w:val="false"/>
                  <w:i w:val="false"/>
                  <w:iCs w:val="false"/>
                  <w:color w:val="000000"/>
                  <w:sz w:val="18"/>
                  <w:szCs w:val="18"/>
                </w:rPr>
                <w:delText xml:space="preserve">Form</w:delText>
              </w:r>
            </w:del>
            <w:ins w:id="9126" w:author="Claude (AI) - proposed" w:date="2026-10-18T00:30:44Z">
              <w:r>
                <w:rPr>
                  <w:rFonts w:ascii="Arial" w:cs="Arial" w:eastAsia="Arial" w:hAnsi="Arial"/>
                  <w:b w:val="false"/>
                  <w:bCs w:val="false"/>
                  <w:i w:val="false"/>
                  <w:iCs w:val="false"/>
                  <w:color w:val="000000"/>
                  <w:sz w:val="18"/>
                  <w:szCs w:val="18"/>
                </w:rPr>
                <w:t xml:space="preserve">Way</w:t>
              </w:r>
            </w:ins>
            <w:r>
              <w:rPr>
                <w:rFonts w:ascii="Arial" w:cs="Arial" w:eastAsia="Arial" w:hAnsi="Arial"/>
                <w:b w:val="false"/>
                <w:bCs w:val="false"/>
                <w:i w:val="false"/>
                <w:iCs w:val="false"/>
                <w:color w:val="000000"/>
                <w:sz w:val="18"/>
                <w:szCs w:val="18"/>
              </w:rPr>
              <w:t xml:space="preserve"> 3 (example triangle): at the three corners write 2, 8, 256 with labels base, index or logarithm, and number. Learners then practise conversion in a structured sequence. The teacher does one worked example aloud: 10 to the 3 equals 1000, therefore log base 10 of 1000 equals 3. Learners then individually convert </w:t>
            </w:r>
            <w:del w:id="9127" w:author="Claude (AI) - proposed" w:date="2026-10-18T00:30:44Z">
              <w:r>
                <w:rPr>
                  <w:rFonts w:ascii="Arial" w:cs="Arial" w:eastAsia="Arial" w:hAnsi="Arial"/>
                  <w:b w:val="false"/>
                  <w:bCs w:val="false"/>
                  <w:i w:val="false"/>
                  <w:iCs w:val="false"/>
                  <w:color w:val="000000"/>
                  <w:sz w:val="18"/>
                  <w:szCs w:val="18"/>
                </w:rPr>
                <w:delText xml:space="preserve">six index statements</w:delText>
              </w:r>
            </w:del>
            <w:ins w:id="9128" w:author="Claude (AI) - proposed" w:date="2026-10-18T00:30:44Z">
              <w:r>
                <w:rPr>
                  <w:rFonts w:ascii="Arial" w:cs="Arial" w:eastAsia="Arial" w:hAnsi="Arial"/>
                  <w:b w:val="false"/>
                  <w:bCs w:val="false"/>
                  <w:i w:val="false"/>
                  <w:iCs w:val="false"/>
                  <w:color w:val="000000"/>
                  <w:sz w:val="18"/>
                  <w:szCs w:val="18"/>
                </w:rPr>
                <w:t xml:space="preserve">the six statements below (three from log form to index form and three from index form</w:t>
              </w:r>
            </w:ins>
            <w:r>
              <w:rPr>
                <w:rFonts w:ascii="Arial" w:cs="Arial" w:eastAsia="Arial" w:hAnsi="Arial"/>
                <w:b w:val="false"/>
                <w:bCs w:val="false"/>
                <w:i w:val="false"/>
                <w:iCs w:val="false"/>
                <w:color w:val="000000"/>
                <w:sz w:val="18"/>
                <w:szCs w:val="18"/>
              </w:rPr>
              <w:t xml:space="preserve"> to log form</w:t>
            </w:r>
            <w:del w:id="9129" w:author="Claude (AI) - proposed" w:date="2026-10-18T00:30:44Z">
              <w:r>
                <w:rPr>
                  <w:rFonts w:ascii="Arial" w:cs="Arial" w:eastAsia="Arial" w:hAnsi="Arial"/>
                  <w:b w:val="false"/>
                  <w:bCs w:val="false"/>
                  <w:i w:val="false"/>
                  <w:iCs w:val="false"/>
                  <w:color w:val="000000"/>
                  <w:sz w:val="18"/>
                  <w:szCs w:val="18"/>
                </w:rPr>
                <w:delText xml:space="preserve"> and six log statements to index form</w:delText>
              </w:r>
            </w:del>
            <w:ins w:id="9130" w:author="Claude (AI) - proposed" w:date="2026-10-18T00:30:4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drawn from Kenyan contexts: log base 10 of 100,000 equals 5 (population of a Kenyan town), 10 to the 2 equals 100 (area of a Kitale farm plot in square metres), log base 2 of 64 equals 6 (maize seasons), 2 to the 10 equals 1024 (</w:t>
            </w:r>
            <w:del w:id="9131" w:author="Claude (AI) - proposed" w:date="2026-10-18T00:30:44Z">
              <w:r>
                <w:rPr>
                  <w:rFonts w:ascii="Arial" w:cs="Arial" w:eastAsia="Arial" w:hAnsi="Arial"/>
                  <w:b w:val="false"/>
                  <w:bCs w:val="false"/>
                  <w:i w:val="false"/>
                  <w:iCs w:val="false"/>
                  <w:color w:val="000000"/>
                  <w:sz w:val="18"/>
                  <w:szCs w:val="18"/>
                </w:rPr>
                <w:delText xml:space="preserve">M-Pesa transaction codes</w:delText>
              </w:r>
            </w:del>
            <w:ins w:id="9132" w:author="Claude (AI) - proposed" w:date="2026-10-18T00:30:44Z">
              <w:r>
                <w:rPr>
                  <w:rFonts w:ascii="Arial" w:cs="Arial" w:eastAsia="Arial" w:hAnsi="Arial"/>
                  <w:b w:val="false"/>
                  <w:bCs w:val="false"/>
                  <w:i w:val="false"/>
                  <w:iCs w:val="false"/>
                  <w:color w:val="000000"/>
                  <w:sz w:val="18"/>
                  <w:szCs w:val="18"/>
                </w:rPr>
                <w:t xml:space="preserve">the number of different values ten binary digits can store</w:t>
              </w:r>
            </w:ins>
            <w:r>
              <w:rPr>
                <w:rFonts w:ascii="Arial" w:cs="Arial" w:eastAsia="Arial" w:hAnsi="Arial"/>
                <w:b w:val="false"/>
                <w:bCs w:val="false"/>
                <w:i w:val="false"/>
                <w:iCs w:val="false"/>
                <w:color w:val="000000"/>
                <w:sz w:val="18"/>
                <w:szCs w:val="18"/>
              </w:rPr>
              <w:t xml:space="preserve">), log base 10 of 0.001 equals negative 3 (pesticide concentration), 10 to the negative 2 equals 0.01. After individual work (</w:t>
            </w:r>
            <w:del w:id="9133" w:author="Claude (AI) - proposed" w:date="2026-10-18T00:30:44Z">
              <w:r>
                <w:rPr>
                  <w:rFonts w:ascii="Arial" w:cs="Arial" w:eastAsia="Arial" w:hAnsi="Arial"/>
                  <w:b w:val="false"/>
                  <w:bCs w:val="false"/>
                  <w:i w:val="false"/>
                  <w:iCs w:val="false"/>
                  <w:color w:val="000000"/>
                  <w:sz w:val="18"/>
                  <w:szCs w:val="18"/>
                </w:rPr>
                <w:delText xml:space="preserve">4</w:delText>
              </w:r>
            </w:del>
            <w:ins w:id="9134" w:author="Claude (AI) - proposed" w:date="2026-10-18T00:30: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pairs mark each others' work using an answer key written on the board. The Richter scale is then revisited: the teacher explains that 10 to the 5.9 is the intensity, so log base 10 of that intensity equals 5.9, and that the Richter number IS the common logarithm of the </w:t>
            </w:r>
            <w:del w:id="9135" w:author="Claude (AI) - proposed" w:date="2026-10-18T00:30:44Z">
              <w:r>
                <w:rPr>
                  <w:rFonts w:ascii="Arial" w:cs="Arial" w:eastAsia="Arial" w:hAnsi="Arial"/>
                  <w:b w:val="false"/>
                  <w:bCs w:val="false"/>
                  <w:i w:val="false"/>
                  <w:iCs w:val="false"/>
                  <w:color w:val="000000"/>
                  <w:sz w:val="18"/>
                  <w:szCs w:val="18"/>
                </w:rPr>
                <w:delText xml:space="preserve">shaking intensity</w:delText>
              </w:r>
            </w:del>
            <w:ins w:id="9136" w:author="Claude (AI) - proposed" w:date="2026-10-18T00:30:44Z">
              <w:r>
                <w:rPr>
                  <w:rFonts w:ascii="Arial" w:cs="Arial" w:eastAsia="Arial" w:hAnsi="Arial"/>
                  <w:b w:val="false"/>
                  <w:bCs w:val="false"/>
                  <w:i w:val="false"/>
                  <w:iCs w:val="false"/>
                  <w:color w:val="000000"/>
                  <w:sz w:val="18"/>
                  <w:szCs w:val="18"/>
                </w:rPr>
                <w:t xml:space="preserve">ground-movement ratio (recorded movement compared with the reference)</w:t>
              </w:r>
            </w:ins>
            <w:r>
              <w:rPr>
                <w:rFonts w:ascii="Arial" w:cs="Arial" w:eastAsia="Arial" w:hAnsi="Arial"/>
                <w:b w:val="false"/>
                <w:bCs w:val="false"/>
                <w:i w:val="false"/>
                <w:iCs w:val="false"/>
                <w:color w:val="000000"/>
                <w:sz w:val="18"/>
                <w:szCs w:val="18"/>
              </w:rPr>
              <w:t xml:space="preserve">. Learners write a one-sentence explanation of the Richter scale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definition slowly and say: 'Copy this exactly — every symbol matters.' After copying, say: 'Before I do any example, look at the triangle on the board. With your finger, trace from base to index to number going clockwise. Now trace from number back to index going counterclockwise. That counterclockwise direction is logarithm.' [WAIT 15 SECONDS for tracing.] Work the 10-cubed example aloud, narrating each step: 'My base is 10. My index is 3. My number is 1000. So log base 10 of 1000 equals 3 — I am simply naming the index.' Then say: 'Now you try the six conversions. Work alone, no talking, </w:t>
            </w:r>
            <w:del w:id="9137" w:author="Claude (AI) - proposed" w:date="2026-10-18T00:30:44Z">
              <w:r>
                <w:rPr>
                  <w:rFonts w:ascii="Arial" w:cs="Arial" w:eastAsia="Arial" w:hAnsi="Arial"/>
                  <w:b w:val="false"/>
                  <w:bCs w:val="false"/>
                  <w:i w:val="false"/>
                  <w:iCs w:val="false"/>
                  <w:color w:val="000000"/>
                  <w:sz w:val="18"/>
                  <w:szCs w:val="18"/>
                </w:rPr>
                <w:delText xml:space="preserve">4</w:delText>
              </w:r>
            </w:del>
            <w:ins w:id="9138" w:author="Claude (AI) - proposed" w:date="2026-10-18T00:30: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[WAIT </w:t>
            </w:r>
            <w:del w:id="9139" w:author="Claude (AI) - proposed" w:date="2026-10-18T00:30:44Z">
              <w:r>
                <w:rPr>
                  <w:rFonts w:ascii="Arial" w:cs="Arial" w:eastAsia="Arial" w:hAnsi="Arial"/>
                  <w:b w:val="false"/>
                  <w:bCs w:val="false"/>
                  <w:i w:val="false"/>
                  <w:iCs w:val="false"/>
                  <w:color w:val="000000"/>
                  <w:sz w:val="18"/>
                  <w:szCs w:val="18"/>
                </w:rPr>
                <w:delText xml:space="preserve">4</w:delText>
              </w:r>
            </w:del>
            <w:ins w:id="9140" w:author="Claude (AI) - proposed" w:date="2026-10-18T00:30: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circulate, note errors silently.] Write answer key on board. Say: 'Swap books, mark with a tick or cross, give the book back.' Address the two or three most common errors you observed during circulation. For the Richter wrap-up, say: 'In Baringo in 2016, seismologists </w:t>
            </w:r>
            <w:del w:id="9141" w:author="Claude (AI) - proposed" w:date="2026-10-18T00:30:44Z">
              <w:r>
                <w:rPr>
                  <w:rFonts w:ascii="Arial" w:cs="Arial" w:eastAsia="Arial" w:hAnsi="Arial"/>
                  <w:b w:val="false"/>
                  <w:bCs w:val="false"/>
                  <w:i w:val="false"/>
                  <w:iCs w:val="false"/>
                  <w:color w:val="000000"/>
                  <w:sz w:val="18"/>
                  <w:szCs w:val="18"/>
                </w:rPr>
                <w:delText xml:space="preserve">at the Kenya Meteorological Department measured shaking. They wrote</w:delText>
              </w:r>
            </w:del>
            <w:ins w:id="9142" w:author="Claude (AI) - proposed" w:date="2026-10-18T00:30:44Z">
              <w:r>
                <w:rPr>
                  <w:rFonts w:ascii="Arial" w:cs="Arial" w:eastAsia="Arial" w:hAnsi="Arial"/>
                  <w:b w:val="false"/>
                  <w:bCs w:val="false"/>
                  <w:i w:val="false"/>
                  <w:iCs w:val="false"/>
                  <w:color w:val="000000"/>
                  <w:sz w:val="18"/>
                  <w:szCs w:val="18"/>
                </w:rPr>
                <w:t xml:space="preserve">measured the ground movement on a seismograph. They compared it with a reference movement and found</w:t>
              </w:r>
            </w:ins>
            <w:r>
              <w:rPr>
                <w:rFonts w:ascii="Arial" w:cs="Arial" w:eastAsia="Arial" w:hAnsi="Arial"/>
                <w:b w:val="false"/>
                <w:bCs w:val="false"/>
                <w:i w:val="false"/>
                <w:iCs w:val="false"/>
                <w:color w:val="000000"/>
                <w:sz w:val="18"/>
                <w:szCs w:val="18"/>
              </w:rPr>
              <w:t xml:space="preserve"> 10 to the 5.9</w:t>
            </w:r>
            <w:ins w:id="9143" w:author="Claude (AI) - proposed" w:date="2026-10-18T00:30:44Z">
              <w:r>
                <w:rPr>
                  <w:rFonts w:ascii="Arial" w:cs="Arial" w:eastAsia="Arial" w:hAnsi="Arial"/>
                  <w:b w:val="false"/>
                  <w:bCs w:val="false"/>
                  <w:i w:val="false"/>
                  <w:iCs w:val="false"/>
                  <w:color w:val="000000"/>
                  <w:sz w:val="18"/>
                  <w:szCs w:val="18"/>
                </w:rPr>
                <w:t xml:space="preserve"> times</w:t>
              </w:r>
            </w:ins>
            <w:r>
              <w:rPr>
                <w:rFonts w:ascii="Arial" w:cs="Arial" w:eastAsia="Arial" w:hAnsi="Arial"/>
                <w:b w:val="false"/>
                <w:bCs w:val="false"/>
                <w:i w:val="false"/>
                <w:iCs w:val="false"/>
                <w:color w:val="000000"/>
                <w:sz w:val="18"/>
                <w:szCs w:val="18"/>
              </w:rPr>
              <w:t xml:space="preserve">. But on the news they just said magnitude 5.9. The magnitude IS the logarithm. Scientists compressed the index into a single number because that is all they needed to communicate. That is why we needed a new word.' [WAIT 10 SECONDS for this to land.] Ask: 'Write one sentence: what does the Richter number actually represent mathematically?' [WAIT 90 SECONDS for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definition followed by the conversion triangle mnemonic, structured individual practice with immediate peer marking, and phenomenon-anchored wrap-up linking the Richter scale to the formal definition. The Kenyan contexts in the practice set make the notation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marking of </w:t>
            </w:r>
            <w:del w:id="9144" w:author="Claude (AI) - proposed" w:date="2026-10-18T00:30:44Z">
              <w:r>
                <w:rPr>
                  <w:rFonts w:ascii="Arial" w:cs="Arial" w:eastAsia="Arial" w:hAnsi="Arial"/>
                  <w:b w:val="false"/>
                  <w:bCs w:val="false"/>
                  <w:i w:val="false"/>
                  <w:iCs w:val="false"/>
                  <w:color w:val="000000"/>
                  <w:sz w:val="18"/>
                  <w:szCs w:val="18"/>
                </w:rPr>
                <w:delText xml:space="preserve">twelve</w:delText>
              </w:r>
            </w:del>
            <w:ins w:id="9145" w:author="Claude (AI) - proposed" w:date="2026-10-18T00:30:44Z">
              <w:r>
                <w:rPr>
                  <w:rFonts w:ascii="Arial" w:cs="Arial" w:eastAsia="Arial" w:hAnsi="Arial"/>
                  <w:b w:val="false"/>
                  <w:bCs w:val="false"/>
                  <w:i w:val="false"/>
                  <w:iCs w:val="false"/>
                  <w:color w:val="000000"/>
                  <w:sz w:val="18"/>
                  <w:szCs w:val="18"/>
                </w:rPr>
                <w:t xml:space="preserve">six</w:t>
              </w:r>
            </w:ins>
            <w:r>
              <w:rPr>
                <w:rFonts w:ascii="Arial" w:cs="Arial" w:eastAsia="Arial" w:hAnsi="Arial"/>
                <w:b w:val="false"/>
                <w:bCs w:val="false"/>
                <w:i w:val="false"/>
                <w:iCs w:val="false"/>
                <w:color w:val="000000"/>
                <w:sz w:val="18"/>
                <w:szCs w:val="18"/>
              </w:rPr>
              <w:t xml:space="preserve"> conversion exercises gives immediate whole-class data. Teacher circulates and tallies errors: most common expected errors are (1) reversing base and number inside the log notation, (2) writing log base a of x equals N instead of log base a of N equals x, and (3) forgetting the negative sign in fractional index conversions. Address each by asking: 'What is the base in that statement? Point to it. Now write the base in log form — it must appear as the subscript.' The one-sentence Richter explanation is collected and used to plan the opening of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qr-zh6taajf9orndanik">
              <w:r>
                <w:rPr>
                  <w:rFonts w:ascii="Arial" w:cs="Arial" w:eastAsia="Arial" w:hAnsi="Arial"/>
                  <w:color w:val="2E75B6"/>
                  <w:sz w:val="16"/>
                  <w:szCs w:val="16"/>
                  <w:u w:val="single" w:color="2E75B6"/>
                </w:rPr>
                <w:t xml:space="preserve">Solving exponential equations using logarithms: base-2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37rxrd5fcwnznh1xz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fyjqq8jbmelf5wbz93j">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jutkw1njzs3zkjtpg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attention to the DQB displayed on the classroom wall. The board already carries sticky notes from Lessons 1 through 4, including the unresolved question posted after Lesson 4: 'Can we solve 2 to the x equals 500,000 when x is not a whole number?' Learners work in pairs for 2 minutes to decide: has today resolved any existing questions, and what new questions has today raised? Each pair writes on one green sticky note something they now understand better and on one orange sticky note a new question today has created. Pairs bring their notes to the board. The class nominates one student to read all green notes aloud. The teacher facilitates a vote: cross off any question that the class agrees is now answered. Likely new questions include: 'Is there a logarithm table we can use so we do not need to guess?', 'How do we find log base 10 of 500,000 exactly?', 'Does the logarithm work for bases other than 2 and 10?', and 'Why do calculators have a LOG button but not an INDEX button?' The teacher adds a teacher-generated sticky note: 'How do we READ a logarithm when the number is not a nice power of 10?' and labels it Lesson 6 Preview.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tracking our questions since the maize puzzle in Lesson 1. Look at the orange note from Lesson 4 — the one that says we cannot solve 2 to the x equals 500,000 with the laws alone. Has today given us the start of an answer?' [WAIT 10 SECONDS.] Take a show of hands. Say: 'We now know that x would be log base 2 of 500,000. We have given the unknown a name. That is progress, even if we cannot yet calculate it exactly. Write that as a green note.' Then say: 'What new questions does today raise? Two minutes with your partner, write them on orange notes.' [WAIT 2 MINUTES.] Invite pairs to post notes. Read each aloud and say: 'Can we answer this right now, or do we need more tools?' Celebrate uncertainty explicitly: 'The orange notes are not a sign that we are confused — they are a sign that we are thinking mathematically. Real scientists </w:t>
            </w:r>
            <w:del w:id="9146" w:author="Claude (AI) - proposed" w:date="2026-10-18T00:30:44Z">
              <w:r>
                <w:rPr>
                  <w:rFonts w:ascii="Arial" w:cs="Arial" w:eastAsia="Arial" w:hAnsi="Arial"/>
                  <w:b w:val="false"/>
                  <w:bCs w:val="false"/>
                  <w:i w:val="false"/>
                  <w:iCs w:val="false"/>
                  <w:color w:val="000000"/>
                  <w:sz w:val="18"/>
                  <w:szCs w:val="18"/>
                </w:rPr>
                <w:delText xml:space="preserve">at the Kenya Meteorological Department</w:delText>
              </w:r>
            </w:del>
            <w:ins w:id="9147" w:author="Claude (AI) - proposed" w:date="2026-10-18T00:30:44Z">
              <w:r>
                <w:rPr>
                  <w:rFonts w:ascii="Arial" w:cs="Arial" w:eastAsia="Arial" w:hAnsi="Arial"/>
                  <w:b w:val="false"/>
                  <w:bCs w:val="false"/>
                  <w:i w:val="false"/>
                  <w:iCs w:val="false"/>
                  <w:color w:val="000000"/>
                  <w:sz w:val="18"/>
                  <w:szCs w:val="18"/>
                </w:rPr>
                <w:t xml:space="preserve">who study earthquakes in the East African Rift</w:t>
              </w:r>
            </w:ins>
            <w:r>
              <w:rPr>
                <w:rFonts w:ascii="Arial" w:cs="Arial" w:eastAsia="Arial" w:hAnsi="Arial"/>
                <w:b w:val="false"/>
                <w:bCs w:val="false"/>
                <w:i w:val="false"/>
                <w:iCs w:val="false"/>
                <w:color w:val="000000"/>
                <w:sz w:val="18"/>
                <w:szCs w:val="18"/>
              </w:rPr>
              <w:t xml:space="preserve"> ask questions like these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ritualises metacognition and makes progress visible. Using two colours (green for resolved, orange for new) helps learners see that learning advances by both answering and generating questions. Connecting the 2-to-the-x equation from Lesson 4 to the new logarithm definition shows continuity across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sticky notes after class. New questions reveal the frontier of learner thinking and directly inform the design of the Lesson 6 hook. If no learner raises the question about non-integer logarithms, the teacher-generated preview note ensures this gap is planted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x2utgoodfqxg4g8xibzf">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pcrpoms8eoaudpgj3j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szluhzak0tpv2fxn2rst">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emrwe9eewm66ts1ew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exercise books and build a personal reference model — a one-page structured summary they will use throughout Lessons 6, 7, and 8. The model has four sections. Section 1 is the definition box: the two equivalent statements (index form and log form) written side by side with a double-headed arrow. Section 2 is the conversion ladder: a vertical ladder with index form on the left rung and log form on the right rung, showing the direction of conversion with example pairs drawn from today (2 to the 8 equals 256 paired with log base 2 of 256 equals 8; 10 to the 3 equals 1000 paired with log base 10 of 1000 equals 3; 10 to the negative 2 equals 0.01 paired with log base 10 of 0.01 equals negative 2). Section 3 is the Richter connection: a mini diagram of the Richter scale labelled to show that the scale number IS the common logarithm of the intensity, with the 2016 Baringo earthquake (magnitude 5.9) marked. Section 4 is the answer-in-progress to the driving question: learners write in their own words how today advances the answer to 'How can writing numbers as powers and logarithms help us make sense of enormous and tiny quantities?' The teacher collects books at the door and reviews Section 4 entries before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6 minutes, you are going to build a personal model — not a copy of my notes, but your own organised reference page. It will have four sections.' Read the four sections aloud and write the section headings on the board. Say: 'Section 4 is the most important. You are not writing what I told you — you are writing what YOU now believe about why logarithms matter. Use your own words. You can refer to maize, the Richter scale, or M-Pesa — whatever makes most sense to you.' [WAIT 5 MINUTES for model building — circulate and prompt with: 'What would you tell a friend who missed today?' and 'How does logarithm connect to everything we did in Lessons 1 to 4?'.] At 1 minute remaining say: 'Finish Section 4. I will collect books at the door — I will read your Section 4 tonight to plan our next lesson.' Collect books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personal reference model is a cumulative sensemaking artefact that grows across Lessons 5 to 7. Building it in structured sections prevents learners from copying without understanding. Section 4 is an exit evidence opportunity that directly assesses whether learners can articulate the driving question advance, and feeds teacher planning.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Section 4 written responses are the primary evidence of lesson learning. Teacher looks for: (1) learners who connect logarithm to the index idea explicitly; (2) learners who use a Kenyan context to illustrate; (3) learners who express residual confusion about how to find logarithms of non-round numbers — these learners are prioritised for check-in at the start of Lesson 6. Conversion ladders in Section 2 are checked for notation accuracy (subscript base, correct direction of implication).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consistently distinguish the base, index, and number in both notations, or was the subscript base a persistent confusion? Were learners able to articulate the Richter scale connection in their own words, or did they reproduce the teachers phrasing verbatim? Did the DQB generate genuinely new learner questions, or did learners default to restating todays content? Were there learners who could convert in one direction (index to log) but not the other? Plan targeted re-teaching of the reverse direction at the start of Lesson 6 if more than one third of books show this asymmetry. Celebrate: any learner who independently asked about logarithms of numbers that are not whole-number powers is reasoning at the frontier of the unit — name this publicly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asked which season produced 256 seeds, we found that we already needed the index — and for huge numbers like 1,048,576 finding the index quickly was very hard. We also saw that the Richter scale number for the 2016 Baringo earthquake (5.9) is itself an index written as part of a power of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logarithm of a number N to base a is the index x such that a to the x equals N. Index form and logarithm form are two ways of writing the same relationship. We can convert fluently between them. The Richter scale is a real-world logarithm scale used by Kenyan geoscientists every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began to answer why scientists, engineers, and bankers compress large quantities into short expressions: the logarithm lets you work with the index (a small, manageable number) rather than the enormous result. This is why the Richter scale says 5.9 rather than writing out 10 to the power 5.9 as a full number. Logarithms are not a new idea — they are the index question asked backward.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53oo4xe3ru0ljoh5tle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ltyok17y9qa-frkzixi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Reading Common Logarithms from Tables and Calculators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read common logarithms from four-figure mathematical tables and verify results using calculators, applying the skill to Kenyan real-world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state the characteristic and mantissa of a common logarithm, and explain how a four-figure log table is structured.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accurately read log values from tables for numbers greater than 1 and between 0 and 1, verify readings with a calculator, and identify errors in sample table readings.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precision and patience when reading mathematical tables, appreciating that careful tool use reduces errors in high-stakes calculations such as those in farming and finance.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 — specifically, how do log tables let us compress and read enormous index values quickly and reliably?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discovered that a logarithm is simply the index in disguise. Lesson 6 gives that idea a practical tool: the four-figure log table. Learners now practise extracting log values for Kenyan quantities — seed populations, pesticide concentrations, population densities — building the mechanical fluency needed to use logarithms for real computation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concerns. Remind learners to handle printed log tables carefully to avoid tearing. If calculators are shared, ensure fair rotation so every learner gets hands-on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log 256 should equal, using their knowledge from Lesson 5 that 2 raised to the 8 equals 256. They then observe the structure of four-figure common logarithm tables through a guided walkthrough, reading log values for numbers linked to the Maize Doubling Puzzle and Kenyan contexts. In the Explain phase they formalise the characteristic-mantissa split, practise reading logs of numbers greater than 1 and numbers between 0 and 1, and perform error analysis on three pre-seeded mistakes. The DQB is updated with new evidence, and learners build a personal model showing how any positive number maps to its logarithm via the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zaspc4tmpasdwy5uf3lj">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ntgwfa9tlsnnqp8br0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2azphbt8gnxs6warmgku">
              <w:r>
                <w:rPr>
                  <w:rFonts w:ascii="Arial" w:cs="Arial" w:eastAsia="Arial" w:hAnsi="Arial"/>
                  <w:color w:val="2E75B6"/>
                  <w:sz w:val="16"/>
                  <w:szCs w:val="16"/>
                  <w:u w:val="single" w:color="2E75B6"/>
                </w:rPr>
                <w:t xml:space="preserve">Common and Natural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tg28xojsax5hrmjux0o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5 conversion table. The teacher writes on the board: log base 10 of 256 = ? and log base 10 of 0.004 = ? Individually, learners write a prediction for each, using only what they know from previous lessons — for example, reasoning that 10 squared equals 100 and 10 cubed equals 1000, so log 256 must be between 2 and 3. They also predict whether the answer for 0.004 will be positive or negative, and justify in one sentence. Pairs share predictions before whole-class sharing. The farmer context is foregrounded: these two numbers represent, respectively, an estimated seed count in a Kitale field notebook and a pesticide concentration (in grams per litre) used on a Rift Valley wheat farm.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numbers on the board alongside a brief context card: 256 seeds counted by a Kitale farmer after Season 8; 0.004 g per litre pesticide mix used near Nakuru. Ask: Based on what you already know about powers of 10 and logarithms, write your best prediction — do not calculate, just reason. WAIT 90 SECONDS in silence. Then say: Turn to your neighbour and share your prediction and your one-sentence justification. WAIT 60 SECONDS. Take two or three responses using cold-call. Record predictions on a corner of the board labelled Our Predictions — do not confirm or deny. Say: By the end of today you will know exactly how to read these values — and you will check your predictions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Boundary estimation: learners bracket log values between consecutive integers using known powers of 10, activating prior knowledge from Lesson 5 before tool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prediction time. Look for: (a) learners who correctly identify that log 256 is between 2 and 3; (b) learners who predict log 0.004 is negative — these show strong conceptual transfer. Flag any learner who writes log 256 equals 8, confusing base 2 and base 10 — plan a quick targeted question during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bn_4gwqlnkdhd_an_rnq">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iuur8qepmzursc-y6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m2mwesyoeanw_f1yor_">
              <w:r>
                <w:rPr>
                  <w:rFonts w:ascii="Arial" w:cs="Arial" w:eastAsia="Arial" w:hAnsi="Arial"/>
                  <w:color w:val="2E75B6"/>
                  <w:sz w:val="16"/>
                  <w:szCs w:val="16"/>
                  <w:u w:val="single" w:color="2E75B6"/>
                </w:rPr>
                <w:t xml:space="preserve">Common and Natural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mvgxi8jbzug-0cpvta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or pair receives a printed copy of the four-figure common logarithm table (the standard KICD-approved table used in Kenyan secondary schools). The teacher projects or draws a blown-up version of the table on the board. Learners are guided step by step to locate log 2.56, then to combine it with the characteristic to find log 256. They record each step in a structured observation frame in their notebooks: (1) Write the number in standard form. (2) Identify the characteristic from the power of 10. (3) Find the row for the first two significant digits. (4) Find the column for the third significant digit. (5) Add the mean-difference correction for the fourth significant digit. (6) Write the full logarithm. Learners then independently repeat the process for log 25000 (a population density figure for a Nairobi sub-county per square kilometre, given in the context card) and log 0.004. After each reading they record the result and circle the characteristic separately from the mantissa.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tables and say: This table was the calculator of every Kenyan engineer, banker, and scientist before electronic calculators existed. </w:t>
            </w:r>
            <w:del w:id="9148" w:author="Claude (AI) - proposed" w:date="2026-10-18T00:30:44Z">
              <w:r>
                <w:rPr>
                  <w:rFonts w:ascii="Arial" w:cs="Arial" w:eastAsia="Arial" w:hAnsi="Arial"/>
                  <w:b w:val="false"/>
                  <w:bCs w:val="false"/>
                  <w:i w:val="false"/>
                  <w:iCs w:val="false"/>
                  <w:color w:val="000000"/>
                  <w:sz w:val="18"/>
                  <w:szCs w:val="18"/>
                </w:rPr>
                <w:delText xml:space="preserve">It is still on the KCSE syllabus</w:delText>
              </w:r>
            </w:del>
            <w:ins w:id="9149" w:author="Claude (AI) - proposed" w:date="2026-10-18T00:30:44Z">
              <w:r>
                <w:rPr>
                  <w:rFonts w:ascii="Arial" w:cs="Arial" w:eastAsia="Arial" w:hAnsi="Arial"/>
                  <w:b w:val="false"/>
                  <w:bCs w:val="false"/>
                  <w:i w:val="false"/>
                  <w:iCs w:val="false"/>
                  <w:color w:val="000000"/>
                  <w:sz w:val="18"/>
                  <w:szCs w:val="18"/>
                </w:rPr>
                <w:t xml:space="preserve">You will use it in Grade 10 mathematics</w:t>
              </w:r>
            </w:ins>
            <w:r>
              <w:rPr>
                <w:rFonts w:ascii="Arial" w:cs="Arial" w:eastAsia="Arial" w:hAnsi="Arial"/>
                <w:b w:val="false"/>
                <w:bCs w:val="false"/>
                <w:i w:val="false"/>
                <w:iCs w:val="false"/>
                <w:color w:val="000000"/>
                <w:sz w:val="18"/>
                <w:szCs w:val="18"/>
              </w:rPr>
              <w:t xml:space="preserve">. Let us learn to read it the way a Kenyan geoscientist reads a seismograph. Walk through log 2.56 on the projected table, narrating each step aloud: I look at the row labelled 25, I move to the column headed 6, I read 4082. Pause and ask: What does this 4082 represent? WAIT 30 SECONDS. Accept responses, then confirm: It is the mantissa — the decimal part of the logarithm. Now: what characteristic do I attach to get log 256? WAIT 30 SECONDS. Guide learners to see that 256 equals 2.56 times 10 squared, so the characteristic is 2, giving log 256 equals 2.4082. For log 25000 say: Try this one yourselves — do not look at your neighbour yet. WAIT 2 MINUTES. Then ask: Who got 4.3979? Hands up. For log 0.004 say: This one is trickier — the number is less than 1. Discuss with your partner what characteristic you expect. WAIT 60 SECONDS. Guide: 0.004 equals 4 times 10 to the power negative 3, so characteristic is negative 3 — written as 3 bar in tables. Full value is 3 bar point 6021, sometimes written as negative 2.3979 on calculators. Confirm on calculator 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frame in notebooks ensures every learner records each sub-step explicitly, preventing the common error of reading only the mantissa and forgetting the characteristic. The teacher models think-aloud metacognition so learners observe expert table-reading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mini-whiteboards or slates: after each worked example ask learners to hold up their characteristic only, then their mantissa only. This two-step reveal lets the teacher see which component causes confusion. Expected errors: (a) wrong row selected because learner reads first two digits instead of first two significant figures; (b) characteristic of 0 for numbers between 1 and 10 confused with no characteristic; (c) negative characteristic for numbers less than 1 written incorrectly. Note names of learners making each error type for targeted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odohg74ol3zopppzjscd">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lkmzqinun__mzuhbs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xcmc5tuca8lkarwquhrf">
              <w:r>
                <w:rPr>
                  <w:rFonts w:ascii="Arial" w:cs="Arial" w:eastAsia="Arial" w:hAnsi="Arial"/>
                  <w:color w:val="2E75B6"/>
                  <w:sz w:val="16"/>
                  <w:szCs w:val="16"/>
                  <w:u w:val="single" w:color="2E75B6"/>
                </w:rPr>
                <w:t xml:space="preserve">Common and Natural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2fjhyl5nhpoymswfe42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rules in their own words with teacher facilitation. First, pairs write a two-sentence definition of characteristic and mantissa in their notebooks. Then the class constructs a shared definition on the board. Next, learners work through a structured error-analysis task: they receive a printed card showing three sample table readings made by a fictional student named Amina as she calculates seed counts for her science project in Kitale. Reading 1: log 364 equals 1.5611 (error — correct is 2.5611, wrong characteristic). Reading 2: log 0.072 equals 2 bar point 8573 (correct). Reading 3: log 4700 equals 3.</w:t>
            </w:r>
            <w:del w:id="9150" w:author="Claude (AI) - proposed" w:date="2026-10-18T00:30:44Z">
              <w:r>
                <w:rPr>
                  <w:rFonts w:ascii="Arial" w:cs="Arial" w:eastAsia="Arial" w:hAnsi="Arial"/>
                  <w:b w:val="false"/>
                  <w:bCs w:val="false"/>
                  <w:i w:val="false"/>
                  <w:iCs w:val="false"/>
                  <w:color w:val="000000"/>
                  <w:sz w:val="18"/>
                  <w:szCs w:val="18"/>
                </w:rPr>
                <w:delText xml:space="preserve">6812</w:delText>
              </w:r>
            </w:del>
            <w:ins w:id="9151" w:author="Claude (AI) - proposed" w:date="2026-10-18T00:30:44Z">
              <w:r>
                <w:rPr>
                  <w:rFonts w:ascii="Arial" w:cs="Arial" w:eastAsia="Arial" w:hAnsi="Arial"/>
                  <w:b w:val="false"/>
                  <w:bCs w:val="false"/>
                  <w:i w:val="false"/>
                  <w:iCs w:val="false"/>
                  <w:color w:val="000000"/>
                  <w:sz w:val="18"/>
                  <w:szCs w:val="18"/>
                </w:rPr>
                <w:t xml:space="preserve">6712</w:t>
              </w:r>
            </w:ins>
            <w:r>
              <w:rPr>
                <w:rFonts w:ascii="Arial" w:cs="Arial" w:eastAsia="Arial" w:hAnsi="Arial"/>
                <w:b w:val="false"/>
                <w:bCs w:val="false"/>
                <w:i w:val="false"/>
                <w:iCs w:val="false"/>
                <w:color w:val="000000"/>
                <w:sz w:val="18"/>
                <w:szCs w:val="18"/>
              </w:rPr>
              <w:t xml:space="preserve"> (error — correct is 3.6721, digits transposed in mantissa). Learners identify and correct each error, writing a brief explanation of what Amina did wrong. Finally, learners verify </w:t>
            </w:r>
            <w:del w:id="9152" w:author="Claude (AI) - proposed" w:date="2026-10-18T00:30:44Z">
              <w:r>
                <w:rPr>
                  <w:rFonts w:ascii="Arial" w:cs="Arial" w:eastAsia="Arial" w:hAnsi="Arial"/>
                  <w:b w:val="false"/>
                  <w:bCs w:val="false"/>
                  <w:i w:val="false"/>
                  <w:iCs w:val="false"/>
                  <w:color w:val="000000"/>
                  <w:sz w:val="18"/>
                  <w:szCs w:val="18"/>
                </w:rPr>
                <w:delText xml:space="preserve">all five values from the lesson</w:delText>
              </w:r>
            </w:del>
            <w:ins w:id="9153" w:author="Claude (AI) - proposed" w:date="2026-10-18T00:30:44Z">
              <w:r>
                <w:rPr>
                  <w:rFonts w:ascii="Arial" w:cs="Arial" w:eastAsia="Arial" w:hAnsi="Arial"/>
                  <w:b w:val="false"/>
                  <w:bCs w:val="false"/>
                  <w:i w:val="false"/>
                  <w:iCs w:val="false"/>
                  <w:color w:val="000000"/>
                  <w:sz w:val="18"/>
                  <w:szCs w:val="18"/>
                </w:rPr>
                <w:t xml:space="preserve">three of the values</w:t>
              </w:r>
            </w:ins>
            <w:r>
              <w:rPr>
                <w:rFonts w:ascii="Arial" w:cs="Arial" w:eastAsia="Arial" w:hAnsi="Arial"/>
                <w:b w:val="false"/>
                <w:bCs w:val="false"/>
                <w:i w:val="false"/>
                <w:iCs w:val="false"/>
                <w:color w:val="000000"/>
                <w:sz w:val="18"/>
                <w:szCs w:val="18"/>
              </w:rPr>
              <w:t xml:space="preserve"> — log 256, log </w:t>
            </w:r>
            <w:del w:id="9154" w:author="Claude (AI) - proposed" w:date="2026-10-18T00:30:44Z">
              <w:r>
                <w:rPr>
                  <w:rFonts w:ascii="Arial" w:cs="Arial" w:eastAsia="Arial" w:hAnsi="Arial"/>
                  <w:b w:val="false"/>
                  <w:bCs w:val="false"/>
                  <w:i w:val="false"/>
                  <w:iCs w:val="false"/>
                  <w:color w:val="000000"/>
                  <w:sz w:val="18"/>
                  <w:szCs w:val="18"/>
                </w:rPr>
                <w:delText xml:space="preserve">25000, log </w:delText>
              </w:r>
            </w:del>
            <w:r>
              <w:rPr>
                <w:rFonts w:ascii="Arial" w:cs="Arial" w:eastAsia="Arial" w:hAnsi="Arial"/>
                <w:b w:val="false"/>
                <w:bCs w:val="false"/>
                <w:i w:val="false"/>
                <w:iCs w:val="false"/>
                <w:color w:val="000000"/>
                <w:sz w:val="18"/>
                <w:szCs w:val="18"/>
              </w:rPr>
              <w:t xml:space="preserve">0.004</w:t>
            </w:r>
            <w:del w:id="9155" w:author="Claude (AI) - proposed" w:date="2026-10-18T00:30:44Z">
              <w:r>
                <w:rPr>
                  <w:rFonts w:ascii="Arial" w:cs="Arial" w:eastAsia="Arial" w:hAnsi="Arial"/>
                  <w:b w:val="false"/>
                  <w:bCs w:val="false"/>
                  <w:i w:val="false"/>
                  <w:iCs w:val="false"/>
                  <w:color w:val="000000"/>
                  <w:sz w:val="18"/>
                  <w:szCs w:val="18"/>
                </w:rPr>
                <w:delText xml:space="preserve">, log 364,</w:delText>
              </w:r>
            </w:del>
            <w:ins w:id="9156" w:author="Claude (AI) - proposed" w:date="2026-10-18T00:30:44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log 4700 — using a calculator (or a shared smartphone if calculators are scarce), recording both the table value and the calculator value side by side and computing the absolute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write their definitions, ask: Can someone tell me in one sentence what the characteristic tells you and what the mantissa tells you — without using the words characteristic or mantissa? WAIT 45 SECONDS. Take two responses. Guide the class to the phrasing: The whole-number part of a common logarithm tells you which power of 10 the number is closest to; the decimal part comes from the table and depends only on the significant digits. Distribute error-analysis cards. Say: Amina is a </w:t>
            </w:r>
            <w:del w:id="9157" w:author="Claude (AI) - proposed" w:date="2026-10-18T00:30:44Z">
              <w:r>
                <w:rPr>
                  <w:rFonts w:ascii="Arial" w:cs="Arial" w:eastAsia="Arial" w:hAnsi="Arial"/>
                  <w:b w:val="false"/>
                  <w:bCs w:val="false"/>
                  <w:i w:val="false"/>
                  <w:iCs w:val="false"/>
                  <w:color w:val="000000"/>
                  <w:sz w:val="18"/>
                  <w:szCs w:val="18"/>
                </w:rPr>
                <w:delText xml:space="preserve">Form 3 student</w:delText>
              </w:r>
            </w:del>
            <w:ins w:id="9158" w:author="Claude (AI) - proposed" w:date="2026-10-18T00:30:44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in Kitale preparing a science project on seed populations. She made three log table readings. Your job is to be her teacher — find her errors and explain them kindly but precisely. WAIT 4 MINUTES for pair work. Cold-call one pair per error. For each correct identification say: Good — now tell me which step in the observation frame Amina skipped or got wrong. After error analysis, say: Now let us be completely sure by checking with a calculator. Demonstrate log 256 on a calculator: press log, type 256, equals — read 2.40824. Say: The table gave 2.4082 — the difference is less than 0.0001. That is the precision of a four-figure table. Is that good enough for a farmer estimating seed yields? WAIT 30 SECONDS. Affirm: For the contexts we work with, yes.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with a named Kenyan peer character (Amina) reduces anxiety and makes misconceptions visible without targeting real learners. Calculator verification closes the loop between analogue and digital tools, reinforcing that both are valid and complementary.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error-analysis cards at the end of the phase. Scan for: (a) whether learners can articulate the characteristic rule clearly; (b) whether they correctly identify both errors in cards 1 and 3 but accept card 2 as correct. If more than one third of the class missed the transposed-digits error in card 3, plan a two-minute re-teach at the start of Lesson 7 using a second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9sypldipwx-ydc_cqzta">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gfzjycxu0arfpvnvd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z9deq4jazo0jsxuh3i5g">
              <w:r>
                <w:rPr>
                  <w:rFonts w:ascii="Arial" w:cs="Arial" w:eastAsia="Arial" w:hAnsi="Arial"/>
                  <w:color w:val="2E75B6"/>
                  <w:sz w:val="16"/>
                  <w:szCs w:val="16"/>
                  <w:u w:val="single" w:color="2E75B6"/>
                </w:rPr>
                <w:t xml:space="preserve">Common and Natural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txndfs8pggpoxek1ui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The teacher reads aloud the sticky note added in Lesson 5: So logarithm is just the index — but why do we need a new word? Learners discuss in pairs: has today helped answer any part of that question? They also scan the board for any earlier question that today partially or fully resolves. Learners then write a new sticky note answering the prompt: What new question do you have now that you can actually read log values from a table? Representative sticky notes are added to the board. The teacher highlights the emerging chain: from seeing 2 to the 8 equals 256 in Lesson 1, to writing log base 2 of 256 equals 8 in Lesson 5, to reading log base 10 of 256 equals 2.4082 today — each step compresses the same maize-seed quantity into a shorter, more usable form.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Every lesson we have been building evidence. Today we gained a new tool — the log table. Let us see what questions it resolves and what new questions it opens. Read the Lesson 5 sticky note aloud. Ask: Did reading log values from a table help you understand why we need the word logarithm — or does it raise a different question? WAIT </w:t>
            </w:r>
            <w:del w:id="9159" w:author="Claude (AI) - proposed" w:date="2026-10-18T00:30:44Z">
              <w:r>
                <w:rPr>
                  <w:rFonts w:ascii="Arial" w:cs="Arial" w:eastAsia="Arial" w:hAnsi="Arial"/>
                  <w:b w:val="false"/>
                  <w:bCs w:val="false"/>
                  <w:i w:val="false"/>
                  <w:iCs w:val="false"/>
                  <w:color w:val="000000"/>
                  <w:sz w:val="18"/>
                  <w:szCs w:val="18"/>
                </w:rPr>
                <w:delText xml:space="preserve">60</w:delText>
              </w:r>
            </w:del>
            <w:ins w:id="9160" w:author="Claude (AI) - proposed" w:date="2026-10-18T00:30:44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Take three responses. Then say: Write your new question on a sticky note. It must be something today made you wonder — not something you already knew. WAIT </w:t>
            </w:r>
            <w:del w:id="9161" w:author="Claude (AI) - proposed" w:date="2026-10-18T00:30:44Z">
              <w:r>
                <w:rPr>
                  <w:rFonts w:ascii="Arial" w:cs="Arial" w:eastAsia="Arial" w:hAnsi="Arial"/>
                  <w:b w:val="false"/>
                  <w:bCs w:val="false"/>
                  <w:i w:val="false"/>
                  <w:iCs w:val="false"/>
                  <w:color w:val="000000"/>
                  <w:sz w:val="18"/>
                  <w:szCs w:val="18"/>
                </w:rPr>
                <w:delText xml:space="preserve">90</w:delText>
              </w:r>
            </w:del>
            <w:ins w:id="9162" w:author="Claude (AI) - proposed" w:date="2026-10-18T00:30:44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Invite two or three learners to place their notes on the board. Say: Next lesson we will use these log values to actually multiply and divide large numbers without a calculator — and we will find out whether our log table readings are accurate enough for real Kenyan financial calculations.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DQB chain narration links the phenomenon across six lessons, making the cumulative explanatory arc visible. New sticky notes prime learners for Lesson 7 by surfacing the question of how log values are used in computation.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new sticky notes for quality of questioning. Strong notes ask things such as: If I already have the log value, how do I do the multiplication? or Why does adding logs give the same answer as multiplying the original numbers? Weak notes restate definitions — identify these learners for extra scaffolding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sei7aaruivu923sriwzq">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7psepdt_02v-uspl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fssh7wqrbfox5n56yepi">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fnzqtxsrlblbzk9xq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or complete a two-part model diagram in their notebooks. Part 1 — the Number Line Model: a horizontal line with powers of 10 marked at equal intervals (10 to the 0 equals 1; 10 to the 1 equals 10; 10 to the 2 equals 100; 10 to the 3 equals 1000; 10 to the 4 equals 10000). They plot and label five numbers from today — 256, 25000, 0.004, 364, 4700 — between the correct power-of-10 markers, and write the common log value beneath each. Part 2 — the Table Reading Algorithm: a numbered flowchart (six steps from the observation frame) that another student could follow to find any common logarithm. Pairs swap notebooks and attempt to follow each other algorithm using a new number: log 3840 (the </w:t>
            </w:r>
            <w:del w:id="9163" w:author="Claude (AI) - proposed" w:date="2026-10-18T00:30:44Z">
              <w:r>
                <w:rPr>
                  <w:rFonts w:ascii="Arial" w:cs="Arial" w:eastAsia="Arial" w:hAnsi="Arial"/>
                  <w:b w:val="false"/>
                  <w:bCs w:val="false"/>
                  <w:i w:val="false"/>
                  <w:iCs w:val="false"/>
                  <w:color w:val="000000"/>
                  <w:sz w:val="18"/>
                  <w:szCs w:val="18"/>
                </w:rPr>
                <w:delText xml:space="preserve">approximate number of maize seeds</w:delText>
              </w:r>
            </w:del>
            <w:ins w:id="9164" w:author="Claude (AI) - proposed" w:date="2026-10-18T00:30:44Z">
              <w:r>
                <w:rPr>
                  <w:rFonts w:ascii="Arial" w:cs="Arial" w:eastAsia="Arial" w:hAnsi="Arial"/>
                  <w:b w:val="false"/>
                  <w:bCs w:val="false"/>
                  <w:i w:val="false"/>
                  <w:iCs w:val="false"/>
                  <w:color w:val="000000"/>
                  <w:sz w:val="18"/>
                  <w:szCs w:val="18"/>
                </w:rPr>
                <w:t xml:space="preserve">context card gives 3,840 kg of maize</w:t>
              </w:r>
            </w:ins>
            <w:r>
              <w:rPr>
                <w:rFonts w:ascii="Arial" w:cs="Arial" w:eastAsia="Arial" w:hAnsi="Arial"/>
                <w:b w:val="false"/>
                <w:bCs w:val="false"/>
                <w:i w:val="false"/>
                <w:iCs w:val="false"/>
                <w:color w:val="000000"/>
                <w:sz w:val="18"/>
                <w:szCs w:val="18"/>
              </w:rPr>
              <w:t xml:space="preserve"> harvested per hectare in a good Kitale season</w:t>
            </w:r>
            <w:del w:id="9165" w:author="Claude (AI) - proposed" w:date="2026-10-18T00:30:44Z">
              <w:r>
                <w:rPr>
                  <w:rFonts w:ascii="Arial" w:cs="Arial" w:eastAsia="Arial" w:hAnsi="Arial"/>
                  <w:b w:val="false"/>
                  <w:bCs w:val="false"/>
                  <w:i w:val="false"/>
                  <w:iCs w:val="false"/>
                  <w:color w:val="000000"/>
                  <w:sz w:val="18"/>
                  <w:szCs w:val="18"/>
                </w:rPr>
                <w:delText xml:space="preserve">, according to the context card</w:delText>
              </w:r>
            </w:del>
            <w:r>
              <w:rPr>
                <w:rFonts w:ascii="Arial" w:cs="Arial" w:eastAsia="Arial" w:hAnsi="Arial"/>
                <w:b w:val="false"/>
                <w:bCs w:val="false"/>
                <w:i w:val="false"/>
                <w:iCs w:val="false"/>
                <w:color w:val="000000"/>
                <w:sz w:val="18"/>
                <w:szCs w:val="18"/>
              </w:rPr>
              <w:t xml:space="preserve">). If the partner can successfully execute the algorithm and arrive at 3.5843, the model is considered complete. Learners write one sentence connecting the model back to the Maize Doubling Puzzle: how does being able to read log 256 equals 2.4082 help the Kitale farmer</w:t>
            </w:r>
            <w:del w:id="9166" w:author="Claude (AI) - proposed" w:date="2026-10-18T00:30:44Z">
              <w:r>
                <w:rPr>
                  <w:rFonts w:ascii="Arial" w:cs="Arial" w:eastAsia="Arial" w:hAnsi="Arial"/>
                  <w:b w:val="false"/>
                  <w:bCs w:val="false"/>
                  <w:i w:val="false"/>
                  <w:iCs w:val="false"/>
                  <w:color w:val="000000"/>
                  <w:sz w:val="18"/>
                  <w:szCs w:val="18"/>
                </w:rPr>
                <w:delText xml:space="preserve">?'s student assistant</w:delText>
              </w:r>
            </w:del>
            <w:r>
              <w:rPr>
                <w:rFonts w:ascii="Arial" w:cs="Arial" w:eastAsia="Arial" w:hAnsi="Arial"/>
                <w:b w:val="false"/>
                <w:bCs w:val="false"/>
                <w:i w:val="false"/>
                <w:iCs w:val="false"/>
                <w:color w:val="000000"/>
                <w:sz w:val="18"/>
                <w:szCs w:val="18"/>
              </w:rPr>
              <w:t xml:space="preserve"> record and compare harvests more efficiently?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today has two parts. Part 1 shows where numbers live on a logarithmic number line — it is the visual map. Part 2 is the procedure — the recipe anyone can follow. Both together make a complete model. Give learners 5 minutes to build both parts. WAIT 5 MINUTES. Then say: Swap notebooks with your partner. Use only the algorithm your partner wrote — not your own memory — to find log 3840. If you get stuck, that is feedback: go back and improve the step that was unclear. WAIT 2 MINUTES. Circulate and look for incomplete algorithms missing the mean-difference correction step. Ask those learners: What happens if the number has four significant figures — does your algorithm handle that? Close by asking one learner to read their connecting sentence aloud. Affirm and say: Next lesson, we will use exactly these log values to multiply, divide, and take roots — the original reason log tables were invented.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two-part model separates conceptual understanding (number line — what a log value means) from procedural fluency (algorithm — how to find it), preventing learners from having one without the other. Peer-testing of the algorithm provides immediate feedback without teacher intervention.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model building and look for: (a) correct placement of 0.004 to the left of 10 to the 0 — this confirms understanding of negative characteristics; (b) algorithm that includes the mean-difference column — this confirms mastery of four-figure precision; (c) connecting sentence that mentions compressing or comparing large numbers rather than just stating a procedure. Collect four notebooks at random to review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characteristic from mantissa without prompting by the end of the Explain phase? Were calculators or smartphones available for every pair, or did sharing slow down the verification step — if so, plan a pre-loaded table of calculator values as a backup for Lesson 7. Did the error-analysis task reveal any systematic confusion about bar notation for negative characteristics? If so, prepare a one-page reference card for Lesson 7. Review the four collected model notebooks: is the algorithm detailed enough for a peer to follow, and does the number line correctly position numbers less than 1? Note which learners are still confusing log base 2 with log base 10 — these learners need a targeted reminder at the start of Lesson 7 that log tables use base 10 exclusively. Finally, re-read the new DQB sticky notes: do they mostly ask about how to use log values in calculation? If yes, Lesson 7 is well primed. If they ask about why the table works, consider adding a two-minute conceptual bridge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common logarithm values for Kenyan quantities — including a seed count of 256, a population density of 25000, and a pesticide concentration of 0.004 — from four-figure mathematical tables and verified each result with a calculator.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common logarithm has two parts: a characteristic (the whole number, determined by the power of 10) and a mantissa (the decimal part, read from the table using significant digits). Numbers less than 1 have a negative characteristic written using bar notation.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logarithms are indices, and indices keep track of how many times we multiply by the base, the characteristic tells us the order of magnitude of the number while the mantissa captures its precise significant-digit value — together they give a compact, readable code for any positive number, exactly what the Kitale farmer needs to compare harvests across seasons without writing out millions of digits.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vcpq3qdyjlv9zf1km_7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1hycipbebbdfdwznlyq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Applying Logarithms: Multiplication, Division, Powers, and Roots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three core logarithm laws — log MN = log M + log N; log M/N = log M − log N; log Mⁿ = n log M — to perform real-world calculations without a calculator, then verify with digital tools, deepening their understanding of why logarithms make enormous and tiny numbers manageable.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logarithm law for multiplication: log MN = log M + log N; (b) the logarithm law for division: log M/N = log M − log N; (c) the logarithm law for powers: log Mⁿ = n log M; (d) how to apply these laws to compute compound interest on a KCB savings account and to find cube roots of large harvest yield figures from a Kericho tea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apply common logarithms in multiplication, division, powers, and roots of numbers; (b) read and obtain common logarithms of numbers from mathematical tables and calculators; (c) use logarithm laws to simplify and solve multi-step numerical problems set in Kenyan farming and finance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logarithms are not abstract inventions but powerful tools that reduce complex, multi-step arithmetic into simple additions and subtractions — directly solving the farmer's notebook problem introduced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discovered that the maize-doubling numbers grow explosively, expressed them in index form, derived and applied the laws of indices, converted between index and logarithm notation, and read logarithm values from tables. In Lesson 7 — the penultimate evidence-gathering lesson — learners now wield the three logarithm laws as calculation engines. They compute compound interest on a KCB savings account and find the cube root of a Kericho tea-harvest yield, answering the farmer's original puzzle: these laws let us replace slow, error-prone multiplication and root-finding with fast, compact addition and subtraction of logarithms. The DQB is updated to reflect resolved questions, setting up Lesson 8's culminating synthesis.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equitable access to mathematical tables; pair learners without tables with a peer who has one. If digital devices are used for verification, apply the school's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Maize Doubling Puzzle and predicting whether logarithm laws can compress a multi-step compound-interest calculation into a single short expression. They then gather evidence through a structured three-problem investigation — multiplication, division, and powers/roots — all set in Kenyan farming and finance contexts. Pairs use log tables to compute answers by hand, then verify with calculators or digital devices. A whole-class sensemaking discussion formalises the three laws and their connection to the index laws established in Lessons 2–3. The lesson closes with a DQB update in which learners annotate previously posted questions as 'resolved' and post any remaining uncertainties ahead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0demuiz0vbkpscvp4fk5">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hn1zqwwflvp6dxtjy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_goe13cab9nmonfzbfka">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m23dqbqftvwgsu79s-b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numbers on the board: the compound-interest formula result A = 5000 × (1.08)^10 (a KCB savings account, principal Ksh 5,000, 8% per annum, 10 years) and the cube-root problem ∛(614,125) representing a Kericho tea-farm harvest yield in kilograms. Working individually for 3 minutes, learners write in their exercise books: (1) a rough estimate of each answer, (2) the calculation steps they would need without a calculator, and (3) a prediction — 'Will logarithm laws make this faster or slower than direct multiplication? Why?' They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problems on the board with the heading: 'The Farmer's Notebook Problem — can logarithms save us time?' Say verbatim: 'Without using a calculator yet, write your best estimate for each answer and the steps you think you would need. You have 3 minutes — work in silence.' Set a visible timer. After 3 minutes say: 'Turn to your partner. Share your prediction. Does your partner agree or disagree? You have 2 minutes.' After pair-share, cold-call 3 pairs (choose one high-confidence, one mid-confidence, one hesitant learner — use the register). Record their predictions verbatim on a 'Predictions' section of the board. Do NOT correct.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Elicit-and-Hold: Teacher deliberately suspends judgement on predictions, creating productive cognitive tension. Recording predictions publicly raises the stakes for evidence-gathering and gives learners a concrete reference point to confirm or revise — directly mirroring the scientific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reveal whether they can connect the index law aᵐ × aⁿ = aᵐ⁺ⁿ (Lesson 2) to the expected logarithm addition law. Listen for learners who say 'add the logs' — these learners are ready for extension. Learners who say 'I would just multiply' need targeted support during Phase 2. Collect 4–5 exercise books at random to check written predictions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i-or1obd_wtedolekozz">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r_ge8qb-tvgz1tpqbro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iv-nzqcoibfaly1f2kb-">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gfw5q1j79kafdplis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167" w:author="Claude (AI) - proposed" w:date="2026-10-18T00:30:44Z">
              <w:r>
                <w:rPr>
                  <w:rFonts w:ascii="Arial" w:cs="Arial" w:eastAsia="Arial" w:hAnsi="Arial"/>
                  <w:b w:val="false"/>
                  <w:bCs w:val="false"/>
                  <w:i w:val="false"/>
                  <w:iCs w:val="false"/>
                  <w:color w:val="000000"/>
                  <w:sz w:val="18"/>
                  <w:szCs w:val="18"/>
                </w:rPr>
                <w:delText xml:space="preserve">Learners work in pairs</w:delText>
              </w:r>
            </w:del>
            <w:ins w:id="9168" w:author="Claude (AI) - proposed" w:date="2026-10-18T00:30:44Z">
              <w:r>
                <w:rPr>
                  <w:rFonts w:ascii="Arial" w:cs="Arial" w:eastAsia="Arial" w:hAnsi="Arial"/>
                  <w:b w:val="false"/>
                  <w:bCs w:val="false"/>
                  <w:i w:val="false"/>
                  <w:iCs w:val="false"/>
                  <w:color w:val="000000"/>
                  <w:sz w:val="18"/>
                  <w:szCs w:val="18"/>
                </w:rPr>
                <w:t xml:space="preserve">Before the pair work, the teacher leads a 6-minute guided discovery at the board (PART 0). Using only what learners already know — a logarithm is an index (Lesson 5) and the index laws (Lessons 2–3) — the class completes: 100 × 1000 = 10² × 10³ = 10⁵, so log 100 + log 1000 = 2 + 3 = 5 = log (100 × 1000); then 10⁵ ÷ 10² = 10³, so log 100000 − log 100 = 5 − 2 = 3; then (10²)³ = 10⁶, so log (10²)³ = 6 = 3 × log 10². Learners state each pattern in words before it is written as a law. Learners also see one antilogarithm reading in the tables (antilog 2.4082 = 256), the reverse of Lesson 6. Pairs then work</w:t>
              </w:r>
            </w:ins>
            <w:r>
              <w:rPr>
                <w:rFonts w:ascii="Arial" w:cs="Arial" w:eastAsia="Arial" w:hAnsi="Arial"/>
                <w:b w:val="false"/>
                <w:bCs w:val="false"/>
                <w:i w:val="false"/>
                <w:iCs w:val="false"/>
                <w:color w:val="000000"/>
                <w:sz w:val="18"/>
                <w:szCs w:val="18"/>
              </w:rPr>
              <w:t xml:space="preserve"> through a structured three-part investigation printed on an activity card (or projected): PART A — Multiplication: A Kitale maize </w:t>
            </w:r>
            <w:del w:id="9169" w:author="Claude (AI) - proposed" w:date="2026-10-18T00:30:44Z">
              <w:r>
                <w:rPr>
                  <w:rFonts w:ascii="Arial" w:cs="Arial" w:eastAsia="Arial" w:hAnsi="Arial"/>
                  <w:b w:val="false"/>
                  <w:bCs w:val="false"/>
                  <w:i w:val="false"/>
                  <w:iCs w:val="false"/>
                  <w:color w:val="000000"/>
                  <w:sz w:val="18"/>
                  <w:szCs w:val="18"/>
                </w:rPr>
                <w:delText xml:space="preserve">farmer sells two consignments:</w:delText>
              </w:r>
            </w:del>
            <w:ins w:id="9170" w:author="Claude (AI) - proposed" w:date="2026-10-18T00:30:44Z">
              <w:r>
                <w:rPr>
                  <w:rFonts w:ascii="Arial" w:cs="Arial" w:eastAsia="Arial" w:hAnsi="Arial"/>
                  <w:b w:val="false"/>
                  <w:bCs w:val="false"/>
                  <w:i w:val="false"/>
                  <w:iCs w:val="false"/>
                  <w:color w:val="000000"/>
                  <w:sz w:val="18"/>
                  <w:szCs w:val="18"/>
                </w:rPr>
                <w:t xml:space="preserve">cooperative sells</w:t>
              </w:r>
            </w:ins>
            <w:r>
              <w:rPr>
                <w:rFonts w:ascii="Arial" w:cs="Arial" w:eastAsia="Arial" w:hAnsi="Arial"/>
                <w:b w:val="false"/>
                <w:bCs w:val="false"/>
                <w:i w:val="false"/>
                <w:iCs w:val="false"/>
                <w:color w:val="000000"/>
                <w:sz w:val="18"/>
                <w:szCs w:val="18"/>
              </w:rPr>
              <w:t xml:space="preserve"> 3,750 </w:t>
            </w:r>
            <w:del w:id="9171" w:author="Claude (AI) - proposed" w:date="2026-10-18T00:30:44Z">
              <w:r>
                <w:rPr>
                  <w:rFonts w:ascii="Arial" w:cs="Arial" w:eastAsia="Arial" w:hAnsi="Arial"/>
                  <w:b w:val="false"/>
                  <w:bCs w:val="false"/>
                  <w:i w:val="false"/>
                  <w:iCs w:val="false"/>
                  <w:color w:val="000000"/>
                  <w:sz w:val="18"/>
                  <w:szCs w:val="18"/>
                </w:rPr>
                <w:delText xml:space="preserve">kg at one depot and</w:delText>
              </w:r>
            </w:del>
            <w:ins w:id="9172" w:author="Claude (AI) - proposed" w:date="2026-10-18T00:30:44Z">
              <w:r>
                <w:rPr>
                  <w:rFonts w:ascii="Arial" w:cs="Arial" w:eastAsia="Arial" w:hAnsi="Arial"/>
                  <w:b w:val="false"/>
                  <w:bCs w:val="false"/>
                  <w:i w:val="false"/>
                  <w:iCs w:val="false"/>
                  <w:color w:val="000000"/>
                  <w:sz w:val="18"/>
                  <w:szCs w:val="18"/>
                </w:rPr>
                <w:t xml:space="preserve">bags of maize at KES</w:t>
              </w:r>
            </w:ins>
            <w:r>
              <w:rPr>
                <w:rFonts w:ascii="Arial" w:cs="Arial" w:eastAsia="Arial" w:hAnsi="Arial"/>
                <w:b w:val="false"/>
                <w:bCs w:val="false"/>
                <w:i w:val="false"/>
                <w:iCs w:val="false"/>
                <w:color w:val="000000"/>
                <w:sz w:val="18"/>
                <w:szCs w:val="18"/>
              </w:rPr>
              <w:t xml:space="preserve"> 4,200 </w:t>
            </w:r>
            <w:del w:id="9173" w:author="Claude (AI) - proposed" w:date="2026-10-18T00:30:44Z">
              <w:r>
                <w:rPr>
                  <w:rFonts w:ascii="Arial" w:cs="Arial" w:eastAsia="Arial" w:hAnsi="Arial"/>
                  <w:b w:val="false"/>
                  <w:bCs w:val="false"/>
                  <w:i w:val="false"/>
                  <w:iCs w:val="false"/>
                  <w:color w:val="000000"/>
                  <w:sz w:val="18"/>
                  <w:szCs w:val="18"/>
                </w:rPr>
                <w:delText xml:space="preserve">kg at another</w:delText>
              </w:r>
            </w:del>
            <w:ins w:id="9174" w:author="Claude (AI) - proposed" w:date="2026-10-18T00:30:44Z">
              <w:r>
                <w:rPr>
                  <w:rFonts w:ascii="Arial" w:cs="Arial" w:eastAsia="Arial" w:hAnsi="Arial"/>
                  <w:b w:val="false"/>
                  <w:bCs w:val="false"/>
                  <w:i w:val="false"/>
                  <w:iCs w:val="false"/>
                  <w:color w:val="000000"/>
                  <w:sz w:val="18"/>
                  <w:szCs w:val="18"/>
                </w:rPr>
                <w:t xml:space="preserve">per bag</w:t>
              </w:r>
            </w:ins>
            <w:r>
              <w:rPr>
                <w:rFonts w:ascii="Arial" w:cs="Arial" w:eastAsia="Arial" w:hAnsi="Arial"/>
                <w:b w:val="false"/>
                <w:bCs w:val="false"/>
                <w:i w:val="false"/>
                <w:iCs w:val="false"/>
                <w:color w:val="000000"/>
                <w:sz w:val="18"/>
                <w:szCs w:val="18"/>
              </w:rPr>
              <w:t xml:space="preserve">. Use logarithms to calculate</w:t>
            </w:r>
            <w:ins w:id="9175" w:author="Claude (AI) - proposed" w:date="2026-10-18T00:30:44Z">
              <w:r>
                <w:rPr>
                  <w:rFonts w:ascii="Arial" w:cs="Arial" w:eastAsia="Arial" w:hAnsi="Arial"/>
                  <w:b w:val="false"/>
                  <w:bCs w:val="false"/>
                  <w:i w:val="false"/>
                  <w:iCs w:val="false"/>
                  <w:color w:val="000000"/>
                  <w:sz w:val="18"/>
                  <w:szCs w:val="18"/>
                </w:rPr>
                <w:t xml:space="preserve"> the total income,</w:t>
              </w:r>
            </w:ins>
            <w:r>
              <w:rPr>
                <w:rFonts w:ascii="Arial" w:cs="Arial" w:eastAsia="Arial" w:hAnsi="Arial"/>
                <w:b w:val="false"/>
                <w:bCs w:val="false"/>
                <w:i w:val="false"/>
                <w:iCs w:val="false"/>
                <w:color w:val="000000"/>
                <w:sz w:val="18"/>
                <w:szCs w:val="18"/>
              </w:rPr>
              <w:t xml:space="preserve"> 3750 × 4200. PART B — Division: A Rift Valley wheat cooperative harvested 98,560 kg of wheat and packed it into bags of 35 kg each. Use logarithms to find 98,560 ÷ 35. PART C — Powers and Roots: (i) A KCB savings account holds Ksh 5,000 at 8% p.a. compound interest. Use logarithms to calculate (1.08)^10, then multiply by 5,000 to find the amount after 10 years. (ii) A Kericho tea farm's total yield across three equal storage silos is 614,125 kg. Use logarithms to find the cube root ∛(614,125), i.e., the yield per silo. For each part, learners: (a) write the logarithm law they will use, (b) look up log values in their four-figure tables, (c) carry out the addition/subtraction/multiplication of logs, (d) find the antilogarithm to obtain the answer, and (e) verify with a calculator or digital device. Total pair-work time: 25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176" w:author="Claude (AI) - proposed" w:date="2026-10-18T00:30:44Z">
              <w:r>
                <w:rPr>
                  <w:rFonts w:ascii="Arial" w:cs="Arial" w:eastAsia="Arial" w:hAnsi="Arial"/>
                  <w:b w:val="false"/>
                  <w:bCs w:val="false"/>
                  <w:i w:val="false"/>
                  <w:iCs w:val="false"/>
                  <w:color w:val="000000"/>
                  <w:sz w:val="18"/>
                  <w:szCs w:val="18"/>
                </w:rPr>
                <w:delText xml:space="preserve">Distribute</w:delText>
              </w:r>
            </w:del>
            <w:ins w:id="9177" w:author="Claude (AI) - proposed" w:date="2026-10-18T00:30:44Z">
              <w:r>
                <w:rPr>
                  <w:rFonts w:ascii="Arial" w:cs="Arial" w:eastAsia="Arial" w:hAnsi="Arial"/>
                  <w:b w:val="false"/>
                  <w:bCs w:val="false"/>
                  <w:i w:val="false"/>
                  <w:iCs w:val="false"/>
                  <w:color w:val="000000"/>
                  <w:sz w:val="18"/>
                  <w:szCs w:val="18"/>
                </w:rPr>
                <w:t xml:space="preserve">Run PART 0 at the board for 6 minutes, asking learners to predict each line before you write it, and show one antilog table reading. Then distribute</w:t>
              </w:r>
            </w:ins>
            <w:r>
              <w:rPr>
                <w:rFonts w:ascii="Arial" w:cs="Arial" w:eastAsia="Arial" w:hAnsi="Arial"/>
                <w:b w:val="false"/>
                <w:bCs w:val="false"/>
                <w:i w:val="false"/>
                <w:iCs w:val="false"/>
                <w:color w:val="000000"/>
                <w:sz w:val="18"/>
                <w:szCs w:val="18"/>
              </w:rPr>
              <w:t xml:space="preserve"> or project the activity card. Say: 'You are now the farmer's accountant and the engineer on the Kericho tea farm. Use the logarithm laws and your tables to solve each problem. Write every step — the law you are using, the log values, the operation, and the antilog. You have 25 minutes.' Circulate continuously. At the 8-minute mark, pause whole class and ask: 'Hands up if your pair has finished Part A.' If fewer than half have finished, say: 'Let me show you the first line for Part A together' — write log(3750 × 4200) = log 3750 + log 4200 on the board and say: 'Now you find log 3750 from your tables. Go.' At the 18-minute mark, cold-call one pair to read their Part B working aloud. Provide wait time of 12 seconds before accepting an answer. Prompt struggling pairs with: 'Which law connects division and logarithms? Look at </w:t>
            </w:r>
            <w:del w:id="9178" w:author="Claude (AI) - proposed" w:date="2026-10-18T00:30:44Z">
              <w:r>
                <w:rPr>
                  <w:rFonts w:ascii="Arial" w:cs="Arial" w:eastAsia="Arial" w:hAnsi="Arial"/>
                  <w:b w:val="false"/>
                  <w:bCs w:val="false"/>
                  <w:i w:val="false"/>
                  <w:iCs w:val="false"/>
                  <w:color w:val="000000"/>
                  <w:sz w:val="18"/>
                  <w:szCs w:val="18"/>
                </w:rPr>
                <w:delText xml:space="preserve">your notes from Lesson 6</w:delText>
              </w:r>
            </w:del>
            <w:ins w:id="9179" w:author="Claude (AI) - proposed" w:date="2026-10-18T00:30:44Z">
              <w:r>
                <w:rPr>
                  <w:rFonts w:ascii="Arial" w:cs="Arial" w:eastAsia="Arial" w:hAnsi="Arial"/>
                  <w:b w:val="false"/>
                  <w:bCs w:val="false"/>
                  <w:i w:val="false"/>
                  <w:iCs w:val="false"/>
                  <w:color w:val="000000"/>
                  <w:sz w:val="18"/>
                  <w:szCs w:val="18"/>
                </w:rPr>
                <w:t xml:space="preserve">the Part 0 patterns on the board</w:t>
              </w:r>
            </w:ins>
            <w:r>
              <w:rPr>
                <w:rFonts w:ascii="Arial" w:cs="Arial" w:eastAsia="Arial" w:hAnsi="Arial"/>
                <w:b w:val="false"/>
                <w:bCs w:val="false"/>
                <w:i w:val="false"/>
                <w:iCs w:val="false"/>
                <w:color w:val="000000"/>
                <w:sz w:val="18"/>
                <w:szCs w:val="18"/>
              </w:rPr>
              <w:t xml:space="preserve">.' At the 24-minute mark, say: 'Verify Part A and Part B with your calculator now. Do your answers match? If not, find the error before we discuss.' For Part C, ask: 'For a cube root, what power would you write? Discuss with your partner for 30 seconds before you start.' Ensure every pair attempts the verification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Pairs Investigation with Staged Scaffolding: Each sub-problem isolates one law (×, ÷, power/root), preventing cognitive overload while ensuring full coverage of the KICD learning outcomes. The calculator-verification step enacts the NGSS practice of 'using mathematics and computational thinking' and builds digital literacy. Connecting each problem to a Kenyan context (Kitale maize, Rift Valley wheat, KCB bank, Kericho tea) anchors abstract laws in the phenomenon's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80" w:author="Claude (AI) - proposed" w:date="2026-10-18T00:30:44Z">
              <w:r>
                <w:rPr>
                  <w:rFonts w:ascii="Arial" w:cs="Arial" w:eastAsia="Arial" w:hAnsi="Arial"/>
                  <w:b w:val="false"/>
                  <w:bCs w:val="false"/>
                  <w:i w:val="false"/>
                  <w:iCs w:val="false"/>
                  <w:color w:val="000000"/>
                  <w:sz w:val="18"/>
                  <w:szCs w:val="18"/>
                </w:rPr>
                <w:t xml:space="preserve">Answer key (four-figure tables): A: log 3750 = 3.5740 and log 4200 = 3.6232, sum 7.1972, antilog about 1.575 × 10⁷ = KES 15,750,000. B: log 98560 = 4.9937 and log 35 = 1.5441, difference 3.4496, antilog 2,816 bags. C(i): 10 × log 1.08 = 0.3340, antilog 2.158, so about KES 10,790 (calculator: 10,794.60). C(ii): log 614125 = 5.7883, ÷ 3 = 1.9294, antilog 85 kg per silo (85 × 85 × 85 = 614,125). </w:t>
              </w:r>
            </w:ins>
            <w:r>
              <w:rPr>
                <w:rFonts w:ascii="Arial" w:cs="Arial" w:eastAsia="Arial" w:hAnsi="Arial"/>
                <w:b w:val="false"/>
                <w:bCs w:val="false"/>
                <w:i w:val="false"/>
                <w:iCs w:val="false"/>
                <w:color w:val="000000"/>
                <w:sz w:val="18"/>
                <w:szCs w:val="18"/>
              </w:rPr>
              <w:t xml:space="preserve">Observable indicators: (1) Learners correctly identify and write the relevant log law before computing — not after. (2) Learners look up antilogarithms (not just logarithms) in the tables. (3) Calculator verification produces a result within rounding error (±1–2 units) of the table-based answer. Red-flag error to watch for: learners multiplying logs instead of adding them for Part A (confusion between index and log operations). If observed in more than 3 pairs, pause the class for a 2-minute targeted mini-lesson using the maize-doubling context: '2³ × 2⁴ = 2⁷ — we added exponents. log(2³ × 2⁴) = log 2³ + log 2⁴ — same idea, just written differently.'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mrd4yezvhbgcmdmaatms">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zsg6sn-bgbsjcwc8k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tf0pgi0r_oekrff5b3f">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cfoo9bkov2gfmt9yi42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(15 minutes). Three pairs are cold-called to present their working for Parts A, B, and C respectively on the board. After each presentation, the class responds using a 'Agree / Disagree / Extend' protocol: learners hold up a green card (agree), red card (disagree), or yellow card (want to extend). The teacher formalises each law after its presentation with a statement connecting it back to the corresponding index law from Lessons 2–3. Learners then individually complete a 'Concept Summary Frame' in their books: three rows — one per law — with columns: Law in symbols | What operation it replaces | Maize Puzzle connection | Kenyan real-world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 presenting pairs before the lesson (choose pairs whose working is correct but uses different table-reading approaches, to expose multiple valid strategies). Before the first pair presents, say: 'As they present, your job is to check every step against your own work. If you see a difference, note it — you may be right, or they may be right. We will find out together.' After Part A presentation, wait 12 seconds, then cold-call 2 learners using cards: 'Green — tell us one thing that is definitely correct.' 'Red — tell us one thing you are not sure about.' After all three presentations, say: 'Let us now connect each law to what we found in Lessons 2 and 3. When we multiplied 2⁸ × 2⁴, what did we do with the exponents?' [Wait 10 seconds.] 'We added them. Log MN = log M + log N is the same idea — logarithms ARE exponents. That is why the farmer's notebook problem has a solution.' Write the three laws on the board with a two-column layout: INDEX LAW | LOGARITHM LAW. Direct learners to complete their Concept Summary Frames independently for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Presentations + Agree/Disagree/Extend Protocol: This strategy operationalises the NGSS practice of 'constructing explanations.' Making the index-law ↔ logarithm-law parallel explicit (rather than implied) addresses the most common Grade 10 misconception — that logarithm laws are a separate, unrelated set of rules to memorise. The Concept Summary Frame consolidates procedural fluency alongside conceptual understanding and produces a revision artefact learners will use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Concept Summary Frame, learners write the Kenyan real-world example using their own words — not copied from the board. (2) Learners correctly identify which index law corresponds to each logarithm law. (3) At least 80% of learners can state verbally: 'Logarithms are exponents, so adding logarithms is the same as multiplying powers.' Collect Concept Summary Frames from 6 learners (2 high, 2 mid, 2 low by prior assessment) to inform Lesson 8 differentiation.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fg9bl_lppgzood3zs1sf">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emnqewo7mymjpivk_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hlatgltwxzp2hvvuz0uc">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dgcu_nspsx6eyxojig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(established in Lesson 1 and updated each lesson). Each learner receives two sticky notes: one green, one orange. On the green note they write one question from the DQB that they now feel confident enough to answer — they peel it off, write a brief answer (1–2 sentences), and re-post it in the 'Resolved' column. On the orange note they write any new or remaining question the lesson has raised. The class reads the Resolved column aloud for 3 minutes, checking for consensus. The teacher highlights which resolved questions connect directly to the driving question: 'How can writing numbers as powers and logarithms help us make sense of — and calculate with — the enormous and tiny quantities that appear in Kenyan farming, finance, engineering, and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stared at the farmer's notebook and asked: is there a smarter way? Look at what we can now answer.' Give 4 minutes for learners to write and post sticky notes in silence. Then say: 'Let us read the Resolved column together.' Cold-call 4 learners to read their resolved questions and answers aloud — ensure at least one answer references the KCB compound interest problem from today and one references the maize-doubling phenomenon. After reading, say: 'What questions are still on the board that we have NOT resolved?' Wait 10 seconds. Circle the remaining questions on the board and say: 'These are our targets for Lesson 8 — our final synthesis lesson. Photograph the board or copy the remaining questions into your exercise 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Resolve-and-Repopulate: This strategy enacts the NGSS practice of 'obtaining, evaluating, and communicating information.' By physically moving sticky notes from 'open' to 'resolved,' learners experience tangible evidence of their own growing understanding — a metacognitive act that strengthens retention. Connecting resolved questions explicitly to the driving question prevents the DQB from becoming a ritual and keeps it functionally tethered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sticky notes contain correctly stated answers — not vague statements like 'we learned logs.' (2) Orange sticky notes raise genuine conceptual questions (e.g., 'Can we use logs with bases other than 10?') rather than procedural complaints. (3) At least 60% of the questions posted in Lessons 1–6 are now in the Resolved column. Teacher photographs the DQB at the end of this phase for documentation and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32bdtcdnwqfqkqll38ed">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q50tvgnfvcnuwqiaw6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fhazl3khes63_yxb95wb">
              <w:r>
                <w:rPr>
                  <w:rFonts w:ascii="Arial" w:cs="Arial" w:eastAsia="Arial" w:hAnsi="Arial"/>
                  <w:color w:val="2E75B6"/>
                  <w:sz w:val="16"/>
                  <w:szCs w:val="16"/>
                  <w:u w:val="single" w:color="2E75B6"/>
                </w:rPr>
                <w:t xml:space="preserve">Multiply &amp; divide powers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hhqvqnmwcqa7i1-_1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w:t>
            </w:r>
            <w:del w:id="9181" w:author="Claude (AI) - proposed" w:date="2026-10-18T00:30:44Z">
              <w:r>
                <w:rPr>
                  <w:rFonts w:ascii="Arial" w:cs="Arial" w:eastAsia="Arial" w:hAnsi="Arial"/>
                  <w:b w:val="false"/>
                  <w:bCs w:val="false"/>
                  <w:i w:val="false"/>
                  <w:iCs w:val="false"/>
                  <w:color w:val="000000"/>
                  <w:sz w:val="18"/>
                  <w:szCs w:val="18"/>
                </w:rPr>
                <w:delText xml:space="preserve">cumulative model of the Maize Doubling Puzzle — a diagram/annotated number line they have been building since Lesson 1</w:delText>
              </w:r>
            </w:del>
            <w:ins w:id="9182" w:author="Claude (AI) - proposed" w:date="2026-10-18T00:30:44Z">
              <w:r>
                <w:rPr>
                  <w:rFonts w:ascii="Arial" w:cs="Arial" w:eastAsia="Arial" w:hAnsi="Arial"/>
                  <w:b w:val="false"/>
                  <w:bCs w:val="false"/>
                  <w:i w:val="false"/>
                  <w:iCs w:val="false"/>
                  <w:color w:val="000000"/>
                  <w:sz w:val="18"/>
                  <w:szCs w:val="18"/>
                </w:rPr>
                <w:t xml:space="preserve">unit model journal (the Season-Seed Power Model begun in Lesson 1) and Laws of Indices poster</w:t>
              </w:r>
            </w:ins>
            <w:r>
              <w:rPr>
                <w:rFonts w:ascii="Arial" w:cs="Arial" w:eastAsia="Arial" w:hAnsi="Arial"/>
                <w:b w:val="false"/>
                <w:bCs w:val="false"/>
                <w:i w:val="false"/>
                <w:iCs w:val="false"/>
                <w:color w:val="000000"/>
                <w:sz w:val="18"/>
                <w:szCs w:val="18"/>
              </w:rPr>
              <w:t xml:space="preserve">. They add a new layer: a 'Logarithm Calculation Strip' alongside the exponential growth sequence (1, 2, 4, 8, … 2²⁰). On this strip, they annotate: (a) how multiplying two terms in the sequence (e.g., 2⁸ × 2⁴ = 2¹²) corresponds to adding their base-2 logarithms (log₂ 256 + log₂ 16 = log₂ 4096); (b) how the compound interest calculation uses log to convert (1.08)^10 into 10 × log(1.08); (c) how the cube-root of the tea-harvest yield uses ⅓ × log(614125). Learners write one sentence at the bottom of their model: 'The logarithm laws work because logarithms ARE exponents — adding logarithms is the same as multiplying the original numbers.' Model building time: 8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you are adding the most powerful layer yet — showing exactly WHY the farmer's notebook problem is solved.' Display a blank 'Logarithm Calculation Strip' template on the projector and model the first annotation live: 'Season 8 gives us 2⁸ seeds</w:t>
            </w:r>
            <w:del w:id="9183" w:author="Claude (AI) - proposed" w:date="2026-10-18T00:30:44Z">
              <w:r>
                <w:rPr>
                  <w:rFonts w:ascii="Arial" w:cs="Arial" w:eastAsia="Arial" w:hAnsi="Arial"/>
                  <w:b w:val="false"/>
                  <w:bCs w:val="false"/>
                  <w:i w:val="false"/>
                  <w:iCs w:val="false"/>
                  <w:color w:val="000000"/>
                  <w:sz w:val="18"/>
                  <w:szCs w:val="18"/>
                </w:rPr>
                <w:delText xml:space="preserve">.</w:delText>
              </w:r>
            </w:del>
            <w:ins w:id="9184" w:author="Claude (AI) - proposed" w:date="2026-10-18T00:30:44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Season 4 gives us 2⁴ seeds. </w:t>
            </w:r>
            <w:del w:id="9185" w:author="Claude (AI) - proposed" w:date="2026-10-18T00:30:44Z">
              <w:r>
                <w:rPr>
                  <w:rFonts w:ascii="Arial" w:cs="Arial" w:eastAsia="Arial" w:hAnsi="Arial"/>
                  <w:b w:val="false"/>
                  <w:bCs w:val="false"/>
                  <w:i w:val="false"/>
                  <w:iCs w:val="false"/>
                  <w:color w:val="000000"/>
                  <w:sz w:val="18"/>
                  <w:szCs w:val="18"/>
                </w:rPr>
                <w:delText xml:space="preserve">If the farmer combines both harvests, the total is</w:delText>
              </w:r>
            </w:del>
            <w:ins w:id="9186" w:author="Claude (AI) - proposed" w:date="2026-10-18T00:30:44Z">
              <w:r>
                <w:rPr>
                  <w:rFonts w:ascii="Arial" w:cs="Arial" w:eastAsia="Arial" w:hAnsi="Arial"/>
                  <w:b w:val="false"/>
                  <w:bCs w:val="false"/>
                  <w:i w:val="false"/>
                  <w:iCs w:val="false"/>
                  <w:color w:val="000000"/>
                  <w:sz w:val="18"/>
                  <w:szCs w:val="18"/>
                </w:rPr>
                <w:t xml:space="preserve">Multiplying the two counts gives</w:t>
              </w:r>
            </w:ins>
            <w:r>
              <w:rPr>
                <w:rFonts w:ascii="Arial" w:cs="Arial" w:eastAsia="Arial" w:hAnsi="Arial"/>
                <w:b w:val="false"/>
                <w:bCs w:val="false"/>
                <w:i w:val="false"/>
                <w:iCs w:val="false"/>
                <w:color w:val="000000"/>
                <w:sz w:val="18"/>
                <w:szCs w:val="18"/>
              </w:rPr>
              <w:t xml:space="preserve"> 2⁸ × 2⁴ = 2¹²</w:t>
            </w:r>
            <w:ins w:id="9187" w:author="Claude (AI) - proposed" w:date="2026-10-18T00:30:44Z">
              <w:r>
                <w:rPr>
                  <w:rFonts w:ascii="Arial" w:cs="Arial" w:eastAsia="Arial" w:hAnsi="Arial"/>
                  <w:b w:val="false"/>
                  <w:bCs w:val="false"/>
                  <w:i w:val="false"/>
                  <w:iCs w:val="false"/>
                  <w:color w:val="000000"/>
                  <w:sz w:val="18"/>
                  <w:szCs w:val="18"/>
                </w:rPr>
                <w:t xml:space="preserve">, the Season 12 count (256 × 16 = 4,096)</w:t>
              </w:r>
            </w:ins>
            <w:r>
              <w:rPr>
                <w:rFonts w:ascii="Arial" w:cs="Arial" w:eastAsia="Arial" w:hAnsi="Arial"/>
                <w:b w:val="false"/>
                <w:bCs w:val="false"/>
                <w:i w:val="false"/>
                <w:iCs w:val="false"/>
                <w:color w:val="000000"/>
                <w:sz w:val="18"/>
                <w:szCs w:val="18"/>
              </w:rPr>
              <w:t xml:space="preserve">. In log language: log₂ 256 + log₂ 16 = 8 + 4 = 12 = log₂ 4096. The addition of logs IS the multiplication of the original numbers.' Then say: 'Now you add the KCB interest annotation and the Kericho cube-root annotation. You have 6 minutes.' Circulate and prompt with: 'Where on your strip does today's KCB calculation live? Can you write it in the same format I just showed you?' After 6 minutes, cold-call 2 learners to read their summary sentence aloud. Ask the class: 'Does anyone want to improve that sentence? Thumbs up if you think it is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This strategy operationalises the NGSS practice of 'developing and using models.' Each lesson adds a new conceptual layer to the same physical artefact, making the progression of understanding visible and tangible. In Lesson 7, the Logarithm Calculation Strip explicitly bridges the index laws (established in Lessons 2–3) and the logarithm laws (Lessons 5–7), resolving the conceptual core of the driving question and preparing learners to write a full explanatory argument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Logarithm Calculation Strip contains all three annotations (multiplication, power, root) with correct log notation. (2) The summary sentence at the bottom of the model uses the phrase 'logarithms are exponents' or an equivalent. (3) The model visually connects back to the maize-doubling sequence (the numbers 1, 2, 4, 8, …, 2²⁰ remain visible and annotated). Teacher collects 5 models at the end of the lesson, photographs them, and returns them at the start of Lesson 8 for final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the three logarithm laws — or did they conflate the multiplication and power laws? Note specific pairs who struggled for Lesson 8 follow-up. (2) During Phase 2, how many pairs attempted the cube-root problem without being prompted to write ∛x = x^(1/3)? If fewer than half, plan a 5-minute bridging explanation at the start of Lesson 8. (3) Were the Kenyan contexts (KCB compound interest, Kericho tea harvest) motivating and accessible — or did learners get distracted by the financial/agricultural scenario and lose focus on the mathematics? Adjust the Lesson 8 contexts accordingly. (4) On the DQB, how many questions remain unresolved? If more than 30% of original questions are still open, Lesson 8 must prioritise synthesis over new content. (5) Were learners' cumulative models coherent across all seven lessons — or have gaps appeared? Identify 3–4 models that need targeted feedback before the Lesson 8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mathematical tables and calculators to compute 3750 × 4200, 98560 ÷ 35, (1.08)^10 (KCB compound interest), and ∛614125 (Kericho tea-farm yield per silo) using the three logarithm laws — then verified their answers digitally.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Logarithm laws for multiplication (log MN = log M + log N), division (log M/N = log M − log N), and powers/roots (log Mⁿ = n log M) transform slow, error-prone multiplication and root-finding into fast addition and subtraction — because logarithms are exponents, and the logarithm laws mirror the index laws established in Lessons 2–3.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Maize Doubling Puzzle farmer no longer needs a notebook full of enormous numbers: by converting to logarithms, any multiplication or root calculation collapses into a single-line addition or multiplication — the same compressive power that scientists, engineers, and bankers rely on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d3hgkk-k5h2goldem_t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v_auayqkpcbtuuusyh5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Summative Assessment, Final Explanation, and Model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Indices and Logarithms sub-strand through summative assessment, final DQB review, and written articulation of how indices and logarithms answer the driving question across Kenyan farming, finance, engineering, and science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express numbers in index form; (b) derive and apply the laws of indices; (c) relate index notation to logarithm notation to base 10; (d) determine common logarithms of numbers from mathematical tables; (e) apply common logarithms in multiplication, division, powers and roots of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laws of indices and logarithms to solve multi-step problems; reading mathematical tables accurately; constructing a written scientific explanation that links mathematical tools to real-world Kenyan contexts; revising a conceptual model based on accumulated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the power and elegance of indices and logarithms as tools that compress complexity; demonstrating responsibility and integrity during individual assessment; celebrating collaborative knowledge-building as a class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learners bring together every strand of the unit's storyline. They demonstrate individual mastery through a printed summative assessment, then reunite as a class to close the Driving Question Board — crossing off every resolved question, celebrating the journey from the Maize Doubling Puzzle through laws of indices to logarithmic computation. Each learner writes a final explanation connecting indices and logarithms to farming (Kitale maize seeds), finance (compound interest), engineering (large-scale measurements), and science (microscopic quantities), articulating in their own words why these tools exist and why they matter.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Remind learners to keep their own work covered during the summative assessment to maintain academic integrity. Ensure all mathematical tables distributed are clean and undamaged. Learners with visual impairments should be seated near the front and provided enlarged print if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Sub-Strand 1.2. The 80-minute period falls into five tightly sequenced phases. Phase 1 (Predict, 5 min) activates prior knowledge by asking learners to silently recall and predict the complete explanatory journey before assessment begins. Phase 2 (Observe/Assess, 30 min) is a printed summative assessment covering all five KICD learning outcomes — index notation, laws of indices, index-to-log conversion, log table reading, and log-based computation — all anchored in the Maize Doubling Puzzle and Kenyan real-world contexts. Phase 3 (Explain, 20 min) is a guided Final Explanation writing task: each learner constructs a paragraph-form argument answering the driving question using evidence from the unit. Phase 4 (DQB Completion, 10 min) is a whole-class ceremony in which the Driving Question Board is reviewed, resolved questions are crossed off, and the class celebrates the explanatory journey. Phase 5 (Model Building, 15 min) has learners compare their Day-1 conceptual model with their final model, annotate the growth in understanding, and share one insight with a partner. Teacher facilitates a whole-class closing discussion and delivers a forward-looking bridge to Sub-Strand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c_076irbhbfnhshfm-pd">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nrnyulrazbgyjhycl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u8cp6dqzsomxku44vcpf">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deofhs8i9evteq6igki5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with assessment papers face-down. Each learner opens their exercise book and, in silence, writes three things they are confident they can now explain about indices and logarithms that they could NOT explain in Lesson 1. They also write one sentence completing the stem: 'By Season 20 the Kitale farmer had 2²⁰ seeds, and I can now explain why a scientist would write log₁₀(2²⁰) instead of the full number because…' Learners do not share aloud — this is a private metacognitive activation. After 3 minutes, the teacher asks two volunteers to read their sentence aloud, then transitions immediately to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assessment papers face-down before learners enter, so no time is lost. Teacher says: 'Before we begin the assessment, open your exercise book — not the assessment paper — and take 3 minutes in silence to write three things you are now confident about that you could not explain on Day 1. Then complete this sentence on the board.' Teacher writes the stem on the board: 'By Season 20 the Kitale farmer had 2²⁰ seeds, and I can now explain why a scientist would write log₁₀(2²⁰) instead of the full number because…' Teacher sets a visible timer for 3 minutes, circulates silently, and reads over shoulders without commenting. At the end of 3 minutes, teacher says: 'I will cold-call two people to read their sentence — not their full list, just the sentence.' Teacher cold-calls two learners (one from left side, one from right), listens actively, and responds only with: 'Thank you — hold that thought, it will appear in your assessment.' Teacher then says: 'Turn your assessment paper over. You have 30 minutes. Work in silence.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Activation / Self-Assessment Preview — By articulating what they now understand versus what they did not know in Lesson 1, learners prime retrieval pathways for all five KICD learning outcomes before the assessment begins, reducing cognitive load during the test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three bullet points and a completed sentence in their exercise book within 3 minutes. Teacher notes (by circulating) whether learners reference specific mathematical ideas (e.g., 'laws of indices,' 'log tables,' 'base 10') or remain vague — this informs the depth of the closing discussion in Phase 4.</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cra69_in2m4ptjxbz6el">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bbli3liqkiezb5smp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hg7xtjkjtr1e3tvk8ar">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9nravmbpmth0_5yahji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printed summative assessment independently and in silence. The assessment contains five sections mirroring all KICD Sub-Strand 1.2 learning outcomes, all framed within the anchoring phenomenon and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A — Index Notation (4 marks): (1) A Kitale farmer records seed counts across seasons: 1, 2, 4, 8, …, 256. Write the seed count at Season 5 and Season 8 in index form using base 2. (2) Express 100,000 and 0.001 in index form using base 10.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B — Laws of Indices (8 marks): (3) Simplify 2⁵ × 2³, showing which law you used. (4) A Kenya Power engineer writes the total voltage as (3²)⁴. Simplify this expression. (5) Simplify (16x⁸) ÷ (4x²). (6) Evaluate </w:t>
            </w:r>
            <w:del w:id="9188" w:author="Claude (AI) - proposed" w:date="2026-10-18T00:30:44Z">
              <w:r>
                <w:rPr>
                  <w:rFonts w:ascii="Arial" w:cs="Arial" w:eastAsia="Arial" w:hAnsi="Arial"/>
                  <w:b w:val="false"/>
                  <w:bCs w:val="false"/>
                  <w:i w:val="false"/>
                  <w:iCs w:val="false"/>
                  <w:color w:val="000000"/>
                  <w:sz w:val="18"/>
                  <w:szCs w:val="18"/>
                </w:rPr>
                <w:delText xml:space="preserve">27^(2/3) and explain each step</w:delText>
              </w:r>
            </w:del>
            <w:ins w:id="9189" w:author="Claude (AI) - proposed" w:date="2026-10-18T00:30:44Z">
              <w:r>
                <w:rPr>
                  <w:rFonts w:ascii="Arial" w:cs="Arial" w:eastAsia="Arial" w:hAnsi="Arial"/>
                  <w:b w:val="false"/>
                  <w:bCs w:val="false"/>
                  <w:i w:val="false"/>
                  <w:iCs w:val="false"/>
                  <w:color w:val="000000"/>
                  <w:sz w:val="18"/>
                  <w:szCs w:val="18"/>
                </w:rPr>
                <w:t xml:space="preserve">2⁻³ × 2⁵ ÷ 2⁻¹ and name each law you use</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C — Index to Logarithm Conversion (4 marks): (7) The Kitale farmer's Season 20 harvest is 2²⁰ = 1,048,576 seeds. Write this relationship in logarithm notation to base </w:t>
            </w:r>
            <w:del w:id="9190" w:author="Claude (AI) - proposed" w:date="2026-10-18T00:30:44Z">
              <w:r>
                <w:rPr>
                  <w:rFonts w:ascii="Arial" w:cs="Arial" w:eastAsia="Arial" w:hAnsi="Arial"/>
                  <w:b w:val="false"/>
                  <w:bCs w:val="false"/>
                  <w:i w:val="false"/>
                  <w:iCs w:val="false"/>
                  <w:color w:val="000000"/>
                  <w:sz w:val="18"/>
                  <w:szCs w:val="18"/>
                </w:rPr>
                <w:delText xml:space="preserve">10</w:delText>
              </w:r>
            </w:del>
            <w:ins w:id="9191" w:author="Claude (AI) - proposed" w:date="2026-10-18T00:30: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(8) Convert log₁₀(1000) = 3 into index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D — Reading Log Tables (6 marks): (9) Use the mathematical tables provided to find: (a) log₁₀(347), (b) log₁₀(0.0528), (c) the antilog of 2.6513.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E — Application of Logarithms (8 marks): (10) A Kericho tea cooperative earns KES 4,680 per bag. Use logarithms to calculate 4,680 × 327 (show all log table steps). (11) The population of maize weevils in a Nairobi grain store triples every week. After 6 weeks, the population is 3⁶. Use logarithms to evaluate 3⁶ to the nearest whole number.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Total: 30 marks. After 30 minutes, teacher collects all papers.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ensures silence by standing at the front for the first 2 minutes, then circulating along the perimeter — never down the aisles during writing, to avoid disrupting flow. Teacher carries a clipboard noting any learner who appears completely stuck for more than 5 minutes (these learners will receive targeted follow-up). At the 15-minute mark, teacher quietly announces: 'Fifteen minutes remaining — make sure you have attempted every section.' At the 25-minute mark: 'Five minutes — if you haven't completed a section, write your method even if you can't finish the calculation.' At 30 minutes: 'Pens down. Turn your paper face-down. Pass papers to the end of your row.' Teacher collects all papers row by row, stacking them in order. Teacher says: 'Well done. You have just demonstrated everything this unit set out to build. Now we are going to close the loop on our Maize Doubling Puzzle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Authentic Embedded Assessment — The assessment is intentionally designed so that every question is traceable back to the anchoring phenomenon (maize seeds, Kitale farmer, Kenyan professional contexts). This is not merely a motivational choice: it signals to learners that mathematical tools are always in service of real explanatory goals, reinforcing the epistemological stance of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92" w:author="Claude (AI) - proposed" w:date="2026-10-18T00:30:44Z">
              <w:r>
                <w:rPr>
                  <w:rFonts w:ascii="Arial" w:cs="Arial" w:eastAsia="Arial" w:hAnsi="Arial"/>
                  <w:b w:val="false"/>
                  <w:bCs w:val="false"/>
                  <w:i w:val="false"/>
                  <w:iCs w:val="false"/>
                  <w:color w:val="000000"/>
                  <w:sz w:val="18"/>
                  <w:szCs w:val="18"/>
                </w:rPr>
                <w:t xml:space="preserve">Marking key (30 marks, 2 per part unless shown): (1) 2⁵ and 2⁸; (2) 10⁵ and 10⁻³; (3) 2⁸ (Product Law); (4) 3⁸ (= 6,561); (5) 4x⁶; (6) 2³ = 8; (7) log₂ 1,048,576 = 20; (8) 10³ = 1000; (9a) 2.5403; (9b) 2̄.7226 (= −1.2774); (9c) about 448; (10) 4 marks: log 4680 = 3.6702, log 327 = 2.5145, sum 6.1847, antilog about 1,530,000 (calculator: 1,530,360); (11) 4 marks: 6 × log 3 = 6 × 0.4771 = 2.8626, antilog 729. </w:t>
              </w:r>
            </w:ins>
            <w:r>
              <w:rPr>
                <w:rFonts w:ascii="Arial" w:cs="Arial" w:eastAsia="Arial" w:hAnsi="Arial"/>
                <w:b w:val="false"/>
                <w:bCs w:val="false"/>
                <w:i w:val="false"/>
                <w:iCs w:val="false"/>
                <w:color w:val="000000"/>
                <w:sz w:val="18"/>
                <w:szCs w:val="18"/>
              </w:rPr>
              <w:t xml:space="preserve">Observable indicator (post-collection): Teacher scans Section C (log conversion) and Section D (log table reading) answers while learners begin Phase 3. These two sections are the highest-leverage diagnostic — errors here reveal whether the conceptual bridge between index and logarithm notation was successfully built. Teacher mentally flags any patterns (e.g., 'most learners reversed the log conversion' or 'antilog step consistently missing') to address in the DQB review in Phase 4.</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cjcv2xqkclhmrdalwh7o">
              <w:r>
                <w:rPr>
                  <w:rFonts w:ascii="Arial" w:cs="Arial" w:eastAsia="Arial" w:hAnsi="Arial"/>
                  <w:color w:val="2E75B6"/>
                  <w:sz w:val="16"/>
                  <w:szCs w:val="16"/>
                  <w:u w:val="single" w:color="2E75B6"/>
                </w:rPr>
                <w:t xml:space="preserve">Solving exponential equations using logarithms: base-10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kvblyj91jzulrk5my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hwhzcj62r5en7dk92owa">
              <w:r>
                <w:rPr>
                  <w:rFonts w:ascii="Arial" w:cs="Arial" w:eastAsia="Arial" w:hAnsi="Arial"/>
                  <w:color w:val="2E75B6"/>
                  <w:sz w:val="16"/>
                  <w:szCs w:val="16"/>
                  <w:u w:val="single" w:color="2E75B6"/>
                </w:rPr>
                <w:t xml:space="preserve">Exponent Laws Practice</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vt61jkm8fnsjeb7b-d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double page. The teacher reveals the Final Explanation Prompt on the board (see Summary Table Prompt). Learners write a structured, paragraph-form final explanation (minimum 150 words) that must: (1) answer the driving question directly; (2) name and explain at least two laws of indices with an example; (3) explain how index notation connects to logarithms using a specific number from the Kitale scenario; (4) give one real-world application from EACH of the following Kenyan contexts — farming, finance, engineering, and science. Learners may use their exercise books from previous lessons as reference but may not use the just-completed assessment paper. </w:t>
            </w:r>
            <w:ins w:id="9193" w:author="Claude (AI) - proposed" w:date="2026-10-18T00:30:44Z">
              <w:r>
                <w:rPr>
                  <w:rFonts w:ascii="Arial" w:cs="Arial" w:eastAsia="Arial" w:hAnsi="Arial"/>
                  <w:b w:val="false"/>
                  <w:bCs w:val="false"/>
                  <w:i w:val="false"/>
                  <w:iCs w:val="false"/>
                  <w:color w:val="000000"/>
                  <w:sz w:val="18"/>
                  <w:szCs w:val="18"/>
                </w:rPr>
                <w:t xml:space="preserve">Learners who find extended writing hard may instead present the explanation as an annotated concept map or explain it aloud to the teacher or a partner, in English, Kiswahili or a mix. </w:t>
              </w:r>
            </w:ins>
            <w:r>
              <w:rPr>
                <w:rFonts w:ascii="Arial" w:cs="Arial" w:eastAsia="Arial" w:hAnsi="Arial"/>
                <w:b w:val="false"/>
                <w:bCs w:val="false"/>
                <w:i w:val="false"/>
                <w:iCs w:val="false"/>
                <w:color w:val="000000"/>
                <w:sz w:val="18"/>
                <w:szCs w:val="18"/>
              </w:rPr>
              <w:t xml:space="preserve">After 15 minutes of individual writing, learners share their explanation with a shoulder partner for 3 minutes, giving one piece of feedback using the stem: 'I think you explained ___ very clearly. You could strengthen ___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reveals the driving question banner at the front of the room: 'HOW CAN WRITING NUMBERS AS POWERS AND LOGARITHMS HELP US MAKE SENSE OF — AND CALCULATE WITH — THE ENORMOUS AND TINY QUANTITIES THAT APPEAR IN KENYAN FARMING, FINANCE, ENGINEERING, AND SCIENCE?' Teacher says: 'You have 15 minutes to write your final explanation. This is your chance to tell the full story — from the Kitale farmer's first seed to logarithms. Use your notes. Write in full sentences. I will cold-call three people to share after the partner discussion.' Teacher sets a timer for 15 minutes. Teacher circulates, pausing at three or four learners to prompt with specific questions: 'Which law did you use most often? Can you name it?' / 'Can you link 2²⁰ to a log statement?' / 'Have you mentioned all four Kenyan contexts?' After 15 minutes, teacher says: 'Now share with your shoulder partner. Use this stem' — teacher writes on the board: 'I think you explained ___ very clearly. You could strengthen ___ by adding ___.' After 3 minutes of partner share: 'Let's hear from three of you. I'm going to cold-call.' Teacher cold-calls three learners from different parts of the room, asking each to read one paragraph of their explanation. After each reading, teacher responds: 'Notice how [learner name] connected [specific idea] — that is exactly what this unit has been building toward.'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Generative Writing / Explanation-as-Evidence — Writing a final explanation is a high-order sensemaking task that requires learners to synthesise, sequence, and evaluate their own understanding rather than merely recall it. The four-context constraint (farming, finance, engineering, science) ensures the explanation is genuinely cross-domain rather than superficial. Partner feedback introduces a peer-review layer that surfaces gaps before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collects or photographs three or four exercise books during circulation. A satisfactory final explanation includes: (a) a direct answer to the driving question; (b) at least two laws of indices named and exemplified; (c) a correct index-to-logarithm conversion using a number from the unit; (d) at least four distinct Kenyan real-world applications. Learners who write fewer than two laws or omit the log-index connection are flagged for a brief one-on-one clarification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tnuber63afufqofovhoa">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z6ao9spzspuli5oj72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15x-ulos047qpupgynwa">
              <w:r>
                <w:rPr>
                  <w:rFonts w:ascii="Arial" w:cs="Arial" w:eastAsia="Arial" w:hAnsi="Arial"/>
                  <w:color w:val="2E75B6"/>
                  <w:sz w:val="16"/>
                  <w:szCs w:val="16"/>
                  <w:u w:val="single" w:color="2E75B6"/>
                </w:rPr>
                <w:t xml:space="preserve">Exponent Laws Questions Q1</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cvgtjw-e64l0kfgxjbk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built and added to across all eight lessons — is displayed at the front of the room. Learners remain seated. The teacher reads each question card on the DQB aloud. For each question, learners signal (thumbs up) if they believe the class can now answer it. The class nominates a brief answer (one sentence), and the teacher crosses off the question with a large marker, writing the one-sentence answer beside it. Questions that were added to the DQB by learners and are now answered are celebrated with a class clap. Any question that remains unresolved is flagged as a 'bridge to future learning' and linked to Sub-Strand 1.3 or later mathematics. The ceremony ends with the teacher reading the original driving question aloud and asking for a chorus response: 'Can we answer this now?' The class responds together with a one-sentence choral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beside the DQB and says: 'This board has been with us since Lesson 1, when you first wondered about the Kitale farmer's exploding seeds. Let's see how far we've come.' Teacher reads the first question card, pauses for 10 seconds of WAIT TIME, then calls for a thumbs-up signal. Teacher calls on one learner to state the one-sentence answer, confirms or refines it, then crosses off the question with a large red marker and writes the answer in green beside it. Teacher repeats for all questions (approximately 8–12 cards), moving at a pace of approximately 45 seconds per card. Teacher acknowledges student-generated questions specifically: 'This question was added by [learner's name] in Lesson 3 — and today we can answer it.' Teacher ends by saying: 'Now — the question that started everything. I'll read it: How can writing numbers as powers and logarithms help us make sense of and calculate with the enormous and tiny quantities in Kenyan farming, finance, engineering, and science? On the count of three, give me one sentence together. One… two… three.' Teacher listens to the choral response and says: 'The Maize Doubling Puzzle is solved. Congratulations.'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 Collective Sense-of-Completion — The DQB closure ritual is a research-backed sensemaking strategy (from the NGSS storyline framework) that makes visible the cumulative, collaborative nature of scientific knowledge-building. Crossing off questions physically enacts the resolution of cognitive dissonance and gives learners a concrete sense of explanatory progress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or nearly all learners give a thumbs-up for each DQB question as it is crossed off, and at least six different learners are able to provide one-sentence answers without teacher prompting. The choral response to the driving question is coherent and references both indices and logarithms. Teacher notes any question that receives widespread confusion (few thumbs) — this becomes a remediation priority in the next instructional period.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dwh627tvufuo_zvkoacw">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yfpvl8wzepdycwoyp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d3ebdxvulrs8syxumq_b">
              <w:r>
                <w:rPr>
                  <w:rFonts w:ascii="Arial" w:cs="Arial" w:eastAsia="Arial" w:hAnsi="Arial"/>
                  <w:color w:val="2E75B6"/>
                  <w:sz w:val="16"/>
                  <w:szCs w:val="16"/>
                  <w:u w:val="single" w:color="2E75B6"/>
                </w:rPr>
                <w:t xml:space="preserve">Exponent Laws Questions Q2</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r-bcoueosdxzrj0wkms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w:t>
            </w:r>
            <w:del w:id="9194" w:author="Claude (AI) - proposed" w:date="2026-10-18T00:30:44Z">
              <w:r>
                <w:rPr>
                  <w:rFonts w:ascii="Arial" w:cs="Arial" w:eastAsia="Arial" w:hAnsi="Arial"/>
                  <w:b w:val="false"/>
                  <w:bCs w:val="false"/>
                  <w:i w:val="false"/>
                  <w:iCs w:val="false"/>
                  <w:color w:val="000000"/>
                  <w:sz w:val="18"/>
                  <w:szCs w:val="18"/>
                </w:rPr>
                <w:delText xml:space="preserve">conceptual model they drew</w:delText>
              </w:r>
            </w:del>
            <w:ins w:id="9195" w:author="Claude (AI) - proposed" w:date="2026-10-18T00:30:44Z">
              <w:r>
                <w:rPr>
                  <w:rFonts w:ascii="Arial" w:cs="Arial" w:eastAsia="Arial" w:hAnsi="Arial"/>
                  <w:b w:val="false"/>
                  <w:bCs w:val="false"/>
                  <w:i w:val="false"/>
                  <w:iCs w:val="false"/>
                  <w:color w:val="000000"/>
                  <w:sz w:val="18"/>
                  <w:szCs w:val="18"/>
                </w:rPr>
                <w:t xml:space="preserve">Season-Seed Power Model page they made</w:t>
              </w:r>
            </w:ins>
            <w:r>
              <w:rPr>
                <w:rFonts w:ascii="Arial" w:cs="Arial" w:eastAsia="Arial" w:hAnsi="Arial"/>
                <w:b w:val="false"/>
                <w:bCs w:val="false"/>
                <w:i w:val="false"/>
                <w:iCs w:val="false"/>
                <w:color w:val="000000"/>
                <w:sz w:val="18"/>
                <w:szCs w:val="18"/>
              </w:rPr>
              <w:t xml:space="preserve"> in Lesson 1 (</w:t>
            </w:r>
            <w:del w:id="9196" w:author="Claude (AI) - proposed" w:date="2026-10-18T00:30:44Z">
              <w:r>
                <w:rPr>
                  <w:rFonts w:ascii="Arial" w:cs="Arial" w:eastAsia="Arial" w:hAnsi="Arial"/>
                  <w:b w:val="false"/>
                  <w:bCs w:val="false"/>
                  <w:i w:val="false"/>
                  <w:iCs w:val="false"/>
                  <w:color w:val="000000"/>
                  <w:sz w:val="18"/>
                  <w:szCs w:val="18"/>
                </w:rPr>
                <w:delText xml:space="preserve">kept in their exercise books) — a sketch representing their initial understanding</w:delText>
              </w:r>
            </w:del>
            <w:ins w:id="9197" w:author="Claude (AI) - proposed" w:date="2026-10-18T00:30:44Z">
              <w:r>
                <w:rPr>
                  <w:rFonts w:ascii="Arial" w:cs="Arial" w:eastAsia="Arial" w:hAnsi="Arial"/>
                  <w:b w:val="false"/>
                  <w:bCs w:val="false"/>
                  <w:i w:val="false"/>
                  <w:iCs w:val="false"/>
                  <w:color w:val="000000"/>
                  <w:sz w:val="18"/>
                  <w:szCs w:val="18"/>
                </w:rPr>
                <w:t xml:space="preserve">the first page of their unit model journal) — their starting picture</w:t>
              </w:r>
            </w:ins>
            <w:r>
              <w:rPr>
                <w:rFonts w:ascii="Arial" w:cs="Arial" w:eastAsia="Arial" w:hAnsi="Arial"/>
                <w:b w:val="false"/>
                <w:bCs w:val="false"/>
                <w:i w:val="false"/>
                <w:iCs w:val="false"/>
                <w:color w:val="000000"/>
                <w:sz w:val="18"/>
                <w:szCs w:val="18"/>
              </w:rPr>
              <w:t xml:space="preserve"> of how large numbers of maize seeds </w:t>
            </w:r>
            <w:del w:id="9198" w:author="Claude (AI) - proposed" w:date="2026-10-18T00:30:44Z">
              <w:r>
                <w:rPr>
                  <w:rFonts w:ascii="Arial" w:cs="Arial" w:eastAsia="Arial" w:hAnsi="Arial"/>
                  <w:b w:val="false"/>
                  <w:bCs w:val="false"/>
                  <w:i w:val="false"/>
                  <w:iCs w:val="false"/>
                  <w:color w:val="000000"/>
                  <w:sz w:val="18"/>
                  <w:szCs w:val="18"/>
                </w:rPr>
                <w:delText xml:space="preserve">could</w:delText>
              </w:r>
            </w:del>
            <w:ins w:id="9199" w:author="Claude (AI) - proposed" w:date="2026-10-18T00:30:44Z">
              <w:r>
                <w:rPr>
                  <w:rFonts w:ascii="Arial" w:cs="Arial" w:eastAsia="Arial" w:hAnsi="Arial"/>
                  <w:b w:val="false"/>
                  <w:bCs w:val="false"/>
                  <w:i w:val="false"/>
                  <w:iCs w:val="false"/>
                  <w:color w:val="000000"/>
                  <w:sz w:val="18"/>
                  <w:szCs w:val="18"/>
                </w:rPr>
                <w:t xml:space="preserve">can</w:t>
              </w:r>
            </w:ins>
            <w:r>
              <w:rPr>
                <w:rFonts w:ascii="Arial" w:cs="Arial" w:eastAsia="Arial" w:hAnsi="Arial"/>
                <w:b w:val="false"/>
                <w:bCs w:val="false"/>
                <w:i w:val="false"/>
                <w:iCs w:val="false"/>
                <w:color w:val="000000"/>
                <w:sz w:val="18"/>
                <w:szCs w:val="18"/>
              </w:rPr>
              <w:t xml:space="preserve"> be written, compared, and calculated with. On the adjacent page, learners draw their FINAL MODEL: a labelled diagram showing the full conceptual chain — Index Notation → Laws of Indices → Logarithm Notation → Log Tables → Computation. Each arrow in the final model must be labelled with a specific example from the unit (e.g., '2⁸ × 2⁴ = 2¹² [Product Law]' or 'log₁₀(2²⁰) ≈ 6.02 [Log Table]'). Below both models, learners write two sentences: (1) 'In Lesson 1 I thought…' and (2) 'Now I understand that…' Learners share their model comparison with a shoulder partner for 2 minutes. Three pairs are cold-called to share their 'In Lesson 1 / Now I understand' sentences with the class. Teacher closes with a forward bridge to Sub-Strand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'Go back to the very first page of your exercise book where you drew your Lesson 1 model. If you can't find it, check the inside cover.' Teacher gives 1 minute for retrieval. Teacher then says: 'On the next blank page, draw your FINAL MODEL of the full chain from index notation to logarithmic computation. Label every arrow with a specific example from our lessons. You have 8 minutes.' Teacher sets a timer. Teacher circulates and prompts: 'Is your chain complete? Where do log tables fit?' / 'Can you write a specific example on that arrow?' / 'What does the antilog arrow represent?' After 8 minutes: 'Now write your two sentences below both models: In Lesson 1 I thought… and Now I understand that…' After 2 minutes of writing: 'Share with your shoulder partner for 2 minutes — show them both models, not just the final one.' After partner share: 'I'm going to cold-call three pairs. Tell us your two sentences — Lesson 1 thought, and now understanding.' Teacher cold-calls three pairs, listens, and affirms each with: 'That growth in understanding is exactly what this unit was designed to produce.' Teacher then says: 'In Sub-Strand 1.3 we will meet Quadratic Expressions and Equations — and some of the index laws you now own will reappear in a new form. The tools you built here travel with you.' Teacher formally closes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Before-and-After Model Comparison / Metacognitive Reflection — Comparing the Lesson 1 naïve model with the Lesson 8 expert model is a powerful metacognitive sensemaking strategy. It makes learning visible, reinforces the idea that understanding is constructed and revised over time (not delivered in a single moment), and gives learners an artefact they can reference during revision and future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final model contains a complete chain of at least four labelled nodes (Index Notation → Laws of Indices → Logarithm Notation → Log Tables / Computation), with at least three arrows labelled with specific mathematical examples. The 'In Lesson 1 / Now I understand' sentences show a detectable conceptual shift (e.g., Lesson 1: 'I thought big numbers just got harder to write'; Final: 'Now I understand that logarithms compress multiplication into addition using base-10 index logic'). Any learner whose final model is missing a node or whose sentences show no conceptual shift receives a written teacher comment in their exercise book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marking the summative assessments: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EVIDENCE: Which sections of the summative assessment showed the strongest performance across the class? Which sections (likely Section D — log table reading, or Section E — multi-step log computation) showed the most errors? What does this pattern reveal about which instructional phases in Lessons 5–7 need to be strengthened in future iterations of this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QUALITY: Were there any questions on the Driving Question Board that the class could NOT answer by Lesson 8? If so, which concepts were under-developed? Consider whether additional lesson time (the KICD note allows flexibility in lesson count per sub-strand) should be allocated to logarithm application in future years.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FINAL EXPLANATION DEPTH: Did learners' final explanations demonstrate genuine cross-domain transfer (farming, finance, engineering, science), or did most learners default to a single context (usually farming)? If transfer was weak, plan explicit cross-domain connection activities earlier in the unit next time — for example, a dedicated Lesson 6 station rotation across all four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MODEL COMPARISON GROWTH: Review five or six exercise books. Is there a detectable, articulable conceptual shift between the Lesson 1 model and the Lesson 8 final model? If Lesson 1 models and Lesson 8 models look nearly identical, the unit's model-revision scaffolding was insufficiently explicit — consider adding a dedicated model-revision prompt after every two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INDIVIDUAL LEARNER TRACKING: Use your clipboard notes from the assessment phase to identify learners who were stuck for more than 5 minutes. Before returning marked papers, schedule a brief 10-minute small-group follow-up session targeting the specific law of indices or log table step that caused the blockage.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CELEBRATION AND COMMUNITY: Did the DQB closure ceremony feel meaningful to the class? Research on motivation and belonging shows that ritual celebration of collective knowledge-building significantly strengthens learners' identification with mathematics. If the ceremony felt rushed, protect more time for it in future unit plans — it is not decorative; it is instructional.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Kitale farmer's maize seed count doubles every season, producing the sequence 1, 2, 4, 8, …, 256 </w:t>
            </w:r>
            <w:del w:id="9200" w:author="Claude (AI) - proposed" w:date="2026-10-18T00:30:44Z">
              <w:r>
                <w:rPr>
                  <w:rFonts w:ascii="Arial" w:cs="Arial" w:eastAsia="Arial" w:hAnsi="Arial"/>
                  <w:b w:val="false"/>
                  <w:bCs w:val="false"/>
                  <w:i w:val="false"/>
                  <w:iCs w:val="false"/>
                  <w:color w:val="000000"/>
                  <w:sz w:val="18"/>
                  <w:szCs w:val="18"/>
                </w:rPr>
                <w:delText xml:space="preserve">over 8 seasons</w:delText>
              </w:r>
            </w:del>
            <w:ins w:id="9201" w:author="Claude (AI) - proposed" w:date="2026-10-18T00:30:44Z">
              <w:r>
                <w:rPr>
                  <w:rFonts w:ascii="Arial" w:cs="Arial" w:eastAsia="Arial" w:hAnsi="Arial"/>
                  <w:b w:val="false"/>
                  <w:bCs w:val="false"/>
                  <w:i w:val="false"/>
                  <w:iCs w:val="false"/>
                  <w:color w:val="000000"/>
                  <w:sz w:val="18"/>
                  <w:szCs w:val="18"/>
                </w:rPr>
                <w:t xml:space="preserve">from Season 0 to Season 8</w:t>
              </w:r>
            </w:ins>
            <w:r>
              <w:rPr>
                <w:rFonts w:ascii="Arial" w:cs="Arial" w:eastAsia="Arial" w:hAnsi="Arial"/>
                <w:b w:val="false"/>
                <w:bCs w:val="false"/>
                <w:i w:val="false"/>
                <w:iCs w:val="false"/>
                <w:color w:val="000000"/>
                <w:sz w:val="18"/>
                <w:szCs w:val="18"/>
              </w:rPr>
              <w:t xml:space="preserve">, and exceeding 1,000,000 by Season 20. We observed that writing 256 as 2⁸ is more compact than the full number, and that multiplying 2⁸ × 2⁴ can be done by simply adding the exponents to get 2¹². We also observed that log tables allow us to turn multiplication of large numbers (like KES 4,680 × 327) into addition of logarithms, and that the answer can be recovered using the antilog.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number can be expressed in index form using a base and an exponent. We learned the five laws of indices (Product, Quotient, Power of a Power, Zero Index, and Negative Index) and how to apply them to simplify and evaluate expressions. We learned that logarithm notation is simply another way of writing index notation — if 10³ = 1000, then log₁₀(1000) = 3. We learned how to read common logarithms and antilogs from mathematical tables, and how to use these to perform multiplication, division, powers, and roots of numbers without a calculator.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Indices and logarithms exist because quantities in the real world — maize seed populations, compound interest in a Nairobi bank, electrical power in a Kenya Power grid, and microscopic organisms in a Nairobi laboratory — grow or shrink at rates that make ordinary arithmetic impractical. Writing numbers as powers of a base compresses enormous quantities into short, comparable expressions and transforms multiplication into addition (via the Product Law and its logarithmic equivalent). This is why scientists, engineers, and bankers use these tools: they make sense of and calculate with quantities that would otherwise overflow a notebook, a calculator screen, or a human working memory. The Maize Doubling Puzzle is solved — and the tools that solved it extend to every domain of Kenyan life where quantities grow beyond ordinary scale.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rznrtulsjykigv9cv4t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ipz9gndbfusp9w4tj_f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i9el3rom2axu4mgnycnd" Type="http://schemas.openxmlformats.org/officeDocument/2006/relationships/hyperlink" Target="https://creativecommons.org/licenses/by-nc/4.0/" TargetMode="External"/><Relationship Id="rIdhrpvtoc4tc5cqehvdmo_r" Type="http://schemas.openxmlformats.org/officeDocument/2006/relationships/hyperlink" Target="https://creativecommons.org/licenses/by-nc/4.0/" TargetMode="External"/><Relationship Id="rIdw9v-kdfu-vhfnh5amslfe" Type="http://schemas.openxmlformats.org/officeDocument/2006/relationships/hyperlink" Target="https://creativecommons.org/licenses/by-nc/4.0/" TargetMode="External"/><Relationship Id="rIdlyybwrn8thavi28peh_b9" Type="http://schemas.openxmlformats.org/officeDocument/2006/relationships/hyperlink" Target="http://ares.local:8069/en/learn/#/topics/c/4f6dc73451fa5583b1565512570af0b3" TargetMode="External"/><Relationship Id="rIdqoecvkstwdemxn_ad3wpn"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2dvfttcrghnsixwugur" Type="http://schemas.openxmlformats.org/officeDocument/2006/relationships/hyperlink" Target="http://ares.local:8069/en/learn/#/topics/c/8c9902d722385b56aea587be647626e3" TargetMode="External"/><Relationship Id="rIdt4zei-zjc0mfdcl3rc6-1"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3fvp5iyg4cri8_xnkig" Type="http://schemas.openxmlformats.org/officeDocument/2006/relationships/hyperlink" Target="http://ares.local:8069/en/learn/#/topics/c/4f6dc73451fa5583b1565512570af0b3" TargetMode="External"/><Relationship Id="rIdu9vg04q7wztq9ejn8m6iw"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5jupmm8th4sb-mwmtu4" Type="http://schemas.openxmlformats.org/officeDocument/2006/relationships/hyperlink" Target="http://ares.local:8069/en/learn/#/topics/c/8c9902d722385b56aea587be647626e3" TargetMode="External"/><Relationship Id="rIdcrcykf-smc0-qn4j2v37z"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icco12chhfj36cldwcp" Type="http://schemas.openxmlformats.org/officeDocument/2006/relationships/hyperlink" Target="http://ares.local:8069/en/learn/#/topics/c/a85bdf6486515985bccba28df030cb6a" TargetMode="External"/><Relationship Id="rIdy1jo5hva7ncqim2xgqstt"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gp_rbokj0oawme8vxig" Type="http://schemas.openxmlformats.org/officeDocument/2006/relationships/hyperlink" Target="http://ares.local:8069/en/learn/#/topics/c/8c21782dfdbf5283a5a2c25dd65a44f2" TargetMode="External"/><Relationship Id="rIdymypi6x-uysgnyrb84er2"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9fn7td8xtgfwsyfmzf" Type="http://schemas.openxmlformats.org/officeDocument/2006/relationships/hyperlink" Target="http://ares.local:8069/en/learn/#/topics/c/adce913c87995c789ba820b7e7f10de9" TargetMode="External"/><Relationship Id="rIdoi3xsxdpnfllhiz945idv"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h4vkeuassekghozhupr" Type="http://schemas.openxmlformats.org/officeDocument/2006/relationships/hyperlink" Target="http://ares.local:8069/en/learn/#/topics/c/80afa7c1eebb5981a54f434fd123f4df" TargetMode="External"/><Relationship Id="rIdb3r6iuuq3fuskzn8seyjy"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_dnvevlurarorpkmhlz" Type="http://schemas.openxmlformats.org/officeDocument/2006/relationships/hyperlink" Target="http://ares.local:8069/en/learn/#/topics/c/0e8f3c3292785db69d60d3dc2686f7a8" TargetMode="External"/><Relationship Id="rIdpgx-pf5azjlxz7yzukqdi"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19euder2ti2etrjwi2g" Type="http://schemas.openxmlformats.org/officeDocument/2006/relationships/hyperlink" Target="http://ares.local:8069/en/learn/#/topics/c/53d17ad0435f5fba8f0b7546c0a0109d" TargetMode="External"/><Relationship Id="rIdf2iopdttkbyj7wo7cxtv5"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qs1pd055gvkl2xmdcy" Type="http://schemas.openxmlformats.org/officeDocument/2006/relationships/hyperlink" Target="https://creativecommons.org/licenses/by-nc/4.0/" TargetMode="External"/><Relationship Id="rId77xkjfzcglhfgxem07dc3" Type="http://schemas.openxmlformats.org/officeDocument/2006/relationships/hyperlink" Target="https://creativecommons.org/licenses/by-nc/4.0/" TargetMode="External"/><Relationship Id="rIdhf2byjdyywmu-zrtjivxc" Type="http://schemas.openxmlformats.org/officeDocument/2006/relationships/hyperlink" Target="http://ares.local:8069/en/learn/#/topics/c/d9719b8b53745ca8bbb75c52c74d7a12" TargetMode="External"/><Relationship Id="rId1sdgbu433ckrjtzj6ihmo"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eyrytmimwblglelkm_8" Type="http://schemas.openxmlformats.org/officeDocument/2006/relationships/hyperlink" Target="http://ares.local:8069/en/learn/#/topics/c/8a2e6ab5a1545561b7a1a50ca0513853" TargetMode="External"/><Relationship Id="rIdfbxdpr_c0ot-33y0zf7yh"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pq7odpuiskacvvflixn" Type="http://schemas.openxmlformats.org/officeDocument/2006/relationships/hyperlink" Target="http://ares.local:8069/en/learn/#/topics/c/c84516626448569da74eab5e94301aaf" TargetMode="External"/><Relationship Id="rId88salqyvvry0u5pjdczm-"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agtu4yzwwlsszye8-h6" Type="http://schemas.openxmlformats.org/officeDocument/2006/relationships/hyperlink" Target="http://ares.local:8069/en/learn/#/topics/c/f574c9d662025a058643c0690ad33f0e" TargetMode="External"/><Relationship Id="rIdlmbiavpdf7ivgizvrofkz"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xhiprwo1vyzu8cbej__" Type="http://schemas.openxmlformats.org/officeDocument/2006/relationships/hyperlink" Target="http://ares.local:8069/en/learn/#/topics/c/d9719b8b53745ca8bbb75c52c74d7a12" TargetMode="External"/><Relationship Id="rIdegbzhwprwuvvku8dpj8hc"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7qmds1blvqfumqodrmj" Type="http://schemas.openxmlformats.org/officeDocument/2006/relationships/hyperlink" Target="http://ares.local:8069/en/learn/#/topics/c/90f0a4f9b6915f8f9b4b9d23c1e0faf0" TargetMode="External"/><Relationship Id="rIdbqi4r-d3kjgcbmiisd2li"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phfzsmgnzlomvum4fjf" Type="http://schemas.openxmlformats.org/officeDocument/2006/relationships/hyperlink" Target="http://ares.local:8069/en/learn/#/topics/c/c84516626448569da74eab5e94301aaf" TargetMode="External"/><Relationship Id="rId62bjlgzriixquucdtiypo"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sebgg8lna-kacp6lbeh" Type="http://schemas.openxmlformats.org/officeDocument/2006/relationships/hyperlink" Target="http://ares.local:8069/en/learn/#/topics/c/8a2e6ab5a1545561b7a1a50ca0513853" TargetMode="External"/><Relationship Id="rIdxcnhx2cpn5l7xjckjuv0w"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7pz4vddz5w8zneptgkj" Type="http://schemas.openxmlformats.org/officeDocument/2006/relationships/hyperlink" Target="http://ares.local:8069/en/learn/#/topics/c/7b56efa46c0256c784f401bcbda76fef" TargetMode="External"/><Relationship Id="rIdawdoznev15dxwjep3g-ph"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rhvuizzqaht8axpx9do" Type="http://schemas.openxmlformats.org/officeDocument/2006/relationships/hyperlink" Target="http://ares.local:8069/en/learn/#/topics/c/f574c9d662025a058643c0690ad33f0e" TargetMode="External"/><Relationship Id="rId0mdjzihcyf_kdm4y1cii8"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nfnlnqwnmns_rwh_2no" Type="http://schemas.openxmlformats.org/officeDocument/2006/relationships/hyperlink" Target="https://creativecommons.org/licenses/by-nc/4.0/" TargetMode="External"/><Relationship Id="rId1daednp8bdz2ro0j30mc0" Type="http://schemas.openxmlformats.org/officeDocument/2006/relationships/hyperlink" Target="https://creativecommons.org/licenses/by-nc/4.0/" TargetMode="External"/><Relationship Id="rIdkpwxd-gyzt8og1g-juwaz" Type="http://schemas.openxmlformats.org/officeDocument/2006/relationships/hyperlink" Target="http://ares.local:8069/en/learn/#/topics/c/7b56efa46c0256c784f401bcbda76fef" TargetMode="External"/><Relationship Id="rIdxxtj6cspapinxf-h1mnl3"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7sdtuxy28poozm6uumo" Type="http://schemas.openxmlformats.org/officeDocument/2006/relationships/hyperlink" Target="http://ares.local:8069/en/learn/#/topics/c/7aa9a57d67b45538a529452ab968cdb1" TargetMode="External"/><Relationship Id="rIdzj7fapgh91fij1xuf4cip"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p12xqgozdi-bsg23-a7" Type="http://schemas.openxmlformats.org/officeDocument/2006/relationships/hyperlink" Target="http://ares.local:8069/en/learn/#/topics/c/0d10bac9c9a45e4da698dc3d9efb95cc" TargetMode="External"/><Relationship Id="rIdhxuykjp2tx8hdu34c4f4g"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kbg011ydbzxnhepxif" Type="http://schemas.openxmlformats.org/officeDocument/2006/relationships/hyperlink" Target="http://ares.local:8069/en/learn/#/topics/c/8c21782dfdbf5283a5a2c25dd65a44f2" TargetMode="External"/><Relationship Id="rIdyxrdpgpt7w7w9roziva7w"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dxltrkfhynxvxz5fhml" Type="http://schemas.openxmlformats.org/officeDocument/2006/relationships/hyperlink" Target="http://ares.local:8069/en/learn/#/topics/c/6ade7670343b5c1cb624cd189e9ad786" TargetMode="External"/><Relationship Id="rIdhspzi54nxfs4uda5z08sk"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h9dfn3of3rvqgv-rkfu" Type="http://schemas.openxmlformats.org/officeDocument/2006/relationships/hyperlink" Target="http://ares.local:8069/en/learn/#/topics/c/4ba8a556f40a52d8b60ffcbdf6372a0f" TargetMode="External"/><Relationship Id="rIdpoxuxgibvmsedxxt8hxsc"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h9cpoqpep3c7r7v_iqa" Type="http://schemas.openxmlformats.org/officeDocument/2006/relationships/hyperlink" Target="http://ares.local:8069/en/learn/#/topics/c/7b56efa46c0256c784f401bcbda76fef" TargetMode="External"/><Relationship Id="rId6l7mlthimu2zongflwded"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c16e-sy_sjbw9zogl3w" Type="http://schemas.openxmlformats.org/officeDocument/2006/relationships/hyperlink" Target="http://ares.local:8069/en/learn/#/topics/c/7aa9a57d67b45538a529452ab968cdb1" TargetMode="External"/><Relationship Id="rIdvsulwus4puyrqb9bze625"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c_tu-_pleiu14gxbqe0" Type="http://schemas.openxmlformats.org/officeDocument/2006/relationships/hyperlink" Target="http://ares.local:8069/en/learn/#/topics/c/0d10bac9c9a45e4da698dc3d9efb95cc" TargetMode="External"/><Relationship Id="rIdtota6aw14xomsxklqap9v"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g45af59zlwl7qpeqkl2" Type="http://schemas.openxmlformats.org/officeDocument/2006/relationships/hyperlink" Target="http://ares.local:8069/en/learn/#/topics/c/8c21782dfdbf5283a5a2c25dd65a44f2" TargetMode="External"/><Relationship Id="rIdossxnft1we3saddxqhfsz"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bpd1x1hlmh21n4njyr0" Type="http://schemas.openxmlformats.org/officeDocument/2006/relationships/hyperlink" Target="https://creativecommons.org/licenses/by-nc/4.0/" TargetMode="External"/><Relationship Id="rIdw77o8_ni3hgyholqryp0e" Type="http://schemas.openxmlformats.org/officeDocument/2006/relationships/hyperlink" Target="https://creativecommons.org/licenses/by-nc/4.0/" TargetMode="External"/><Relationship Id="rIdyrnytgyrhiyolxokjeqq4" Type="http://schemas.openxmlformats.org/officeDocument/2006/relationships/hyperlink" Target="http://ares.local:8069/en/learn/#/topics/c/0a260f0f787a567da3b245e107242db5" TargetMode="External"/><Relationship Id="rIdbpt3wkgrs_oexnh_pz0g0"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dv8jx1klkb75ntpk9hv" Type="http://schemas.openxmlformats.org/officeDocument/2006/relationships/hyperlink" Target="http://ares.local:8069/en/learn/#/topics/c/8a2e6ab5a1545561b7a1a50ca0513853" TargetMode="External"/><Relationship Id="rIdikzslfe9hv9e5wcdfdr5n"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v_xvcflxrc1xw5gor2x" Type="http://schemas.openxmlformats.org/officeDocument/2006/relationships/hyperlink" Target="http://ares.local:8069/en/learn/#/topics/c/7b97b4f8a7055bd4bb51b2d8acae9dfd" TargetMode="External"/><Relationship Id="rIdwnjs4hcgvankd5fsfc1of"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bfflk8s2rkqlshrwqwr" Type="http://schemas.openxmlformats.org/officeDocument/2006/relationships/hyperlink" Target="http://ares.local:8069/en/learn/#/topics/c/7aa9a57d67b45538a529452ab968cdb1" TargetMode="External"/><Relationship Id="rIdlrc3bmhqvsbqsaxm0iira"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uxycsolg_ld-zeygtdc" Type="http://schemas.openxmlformats.org/officeDocument/2006/relationships/hyperlink" Target="http://ares.local:8069/en/learn/#/topics/c/7b56efa46c0256c784f401bcbda76fef" TargetMode="External"/><Relationship Id="rIdzgzmi56syzn8nmeucgqse"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xc8kxdvozlqvdx12qty" Type="http://schemas.openxmlformats.org/officeDocument/2006/relationships/hyperlink" Target="http://ares.local:8069/en/learn/#/topics/c/4ba8a556f40a52d8b60ffcbdf6372a0f" TargetMode="External"/><Relationship Id="rIdqmwfl-ndmaqx1mhqpejer"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h2isz4d6lrkgzge6xm" Type="http://schemas.openxmlformats.org/officeDocument/2006/relationships/hyperlink" Target="http://ares.local:8069/en/learn/#/topics/c/c84516626448569da74eab5e94301aaf" TargetMode="External"/><Relationship Id="rIdvf3flsnlsf7ijebwkn9w_"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7darr5n-v_ecqbjmcfs" Type="http://schemas.openxmlformats.org/officeDocument/2006/relationships/hyperlink" Target="http://ares.local:8069/en/learn/#/topics/c/3193c8e921c058f0bd54668fac37fa82" TargetMode="External"/><Relationship Id="rIdpbxyc_lwiechonoy-jwkd"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hbb0eyym1jkpuhg1py3" Type="http://schemas.openxmlformats.org/officeDocument/2006/relationships/hyperlink" Target="http://ares.local:8069/en/learn/#/topics/c/6ade7670343b5c1cb624cd189e9ad786" TargetMode="External"/><Relationship Id="rIdao-rgqxbt57kpumk-0qhr"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3guv6nn7i9brckegjvz" Type="http://schemas.openxmlformats.org/officeDocument/2006/relationships/hyperlink" Target="http://ares.local:8069/en/learn/#/topics/c/8a2e6ab5a1545561b7a1a50ca0513853" TargetMode="External"/><Relationship Id="rIddx05awofown3ejsis6agq"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sxkx30ctgemt0v-ct8u" Type="http://schemas.openxmlformats.org/officeDocument/2006/relationships/hyperlink" Target="https://creativecommons.org/licenses/by-nc/4.0/" TargetMode="External"/><Relationship Id="rIdoag9dik9rf53dfuaakvih" Type="http://schemas.openxmlformats.org/officeDocument/2006/relationships/hyperlink" Target="https://creativecommons.org/licenses/by-nc/4.0/" TargetMode="External"/><Relationship Id="rIdh9c0p9wgjdicrkwmomksy" Type="http://schemas.openxmlformats.org/officeDocument/2006/relationships/hyperlink" Target="http://ares.local:8069/en/learn/#/topics/c/082e464eff6557df9f23cbe357a79e04" TargetMode="External"/><Relationship Id="rId-itgb3kpljybxamw5rykg"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hbzle7mpzighf2wh37g" Type="http://schemas.openxmlformats.org/officeDocument/2006/relationships/hyperlink" Target="http://ares.local:8069/en/learn/#/topics/c/d0774692b801508f85c1f8d40cbc1699" TargetMode="External"/><Relationship Id="rId4_yyogznimmk9maw24r58"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gckiwvhma0c2y2cjmdf" Type="http://schemas.openxmlformats.org/officeDocument/2006/relationships/hyperlink" Target="http://ares.local:8069/en/learn/#/topics/c/06fed0c9648e546d90f578a95b716c04" TargetMode="External"/><Relationship Id="rIdowp3vac7boimfkvahtfy4"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yk3tfxr2kldvqyalo" Type="http://schemas.openxmlformats.org/officeDocument/2006/relationships/hyperlink" Target="http://ares.local:8069/en/learn/#/topics/c/44555df03d955a85b18bddb5b26b6b02" TargetMode="External"/><Relationship Id="rIdrz1chnyezgcvvhf5qhuk_"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wlhxe57ut3sobplvwg7" Type="http://schemas.openxmlformats.org/officeDocument/2006/relationships/hyperlink" Target="http://ares.local:8069/en/learn/#/topics/c/082e464eff6557df9f23cbe357a79e04" TargetMode="External"/><Relationship Id="rIdovlbqxhz_gjcgqngi0aiv"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tkue5wwwutredwdfsx_" Type="http://schemas.openxmlformats.org/officeDocument/2006/relationships/hyperlink" Target="http://ares.local:8069/en/learn/#/topics/c/d0774692b801508f85c1f8d40cbc1699" TargetMode="External"/><Relationship Id="rIdlmrhecokxexa4dxj3lxdc"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r-zh6taajf9orndanik" Type="http://schemas.openxmlformats.org/officeDocument/2006/relationships/hyperlink" Target="http://ares.local:8069/en/learn/#/topics/c/06fed0c9648e546d90f578a95b716c04" TargetMode="External"/><Relationship Id="rIdon37rxrd5fcwnznh1xzyx"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fyjqq8jbmelf5wbz93j" Type="http://schemas.openxmlformats.org/officeDocument/2006/relationships/hyperlink" Target="http://ares.local:8069/en/learn/#/topics/c/44555df03d955a85b18bddb5b26b6b02" TargetMode="External"/><Relationship Id="rIdobjutkw1njzs3zkjtpgnx"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2utgoodfqxg4g8xibzf" Type="http://schemas.openxmlformats.org/officeDocument/2006/relationships/hyperlink" Target="http://ares.local:8069/en/learn/#/topics/c/4e3284e2e0ee52fc8b47a0b369bb5f47" TargetMode="External"/><Relationship Id="rIdfpcrpoms8eoaudpgj3j2a"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zluhzak0tpv2fxn2rst" Type="http://schemas.openxmlformats.org/officeDocument/2006/relationships/hyperlink" Target="http://ares.local:8069/en/learn/#/topics/c/ff3538cae49c508bab7175120ebd2569" TargetMode="External"/><Relationship Id="rIdosemrwe9eewm66ts1ewcx"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3oo4xe3ru0ljoh5tled" Type="http://schemas.openxmlformats.org/officeDocument/2006/relationships/hyperlink" Target="https://creativecommons.org/licenses/by-nc/4.0/" TargetMode="External"/><Relationship Id="rIddltyok17y9qa-frkzixiy" Type="http://schemas.openxmlformats.org/officeDocument/2006/relationships/hyperlink" Target="https://creativecommons.org/licenses/by-nc/4.0/" TargetMode="External"/><Relationship Id="rIdjzaspc4tmpasdwy5uf3lj" Type="http://schemas.openxmlformats.org/officeDocument/2006/relationships/hyperlink" Target="http://ares.local:8069/en/learn/#/topics/c/06fed0c9648e546d90f578a95b716c04" TargetMode="External"/><Relationship Id="rIdwlntgwfa9tlsnnqp8br0z"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azphbt8gnxs6warmgku" Type="http://schemas.openxmlformats.org/officeDocument/2006/relationships/hyperlink" Target="http://ares.local:8069/en/learn/#/topics/c/a92021aad4065cd3a86a6f76d355c8e3" TargetMode="External"/><Relationship Id="rIdatg28xojsax5hrmjux0oe"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n_4gwqlnkdhd_an_rnq" Type="http://schemas.openxmlformats.org/officeDocument/2006/relationships/hyperlink" Target="http://ares.local:8069/en/learn/#/topics/c/4e3284e2e0ee52fc8b47a0b369bb5f47" TargetMode="External"/><Relationship Id="rIdbciuur8qepmzursc-y6fu"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m2mwesyoeanw_f1yor_" Type="http://schemas.openxmlformats.org/officeDocument/2006/relationships/hyperlink" Target="http://ares.local:8069/en/learn/#/topics/c/618fbafec7475208b22e44288d3c5729" TargetMode="External"/><Relationship Id="rIdojmvgxi8jbzug-0cpvta6"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dohg74ol3zopppzjscd" Type="http://schemas.openxmlformats.org/officeDocument/2006/relationships/hyperlink" Target="http://ares.local:8069/en/learn/#/topics/c/06fed0c9648e546d90f578a95b716c04" TargetMode="External"/><Relationship Id="rIdz_lkmzqinun__mzuhbsvk"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cmc5tuca8lkarwquhrf" Type="http://schemas.openxmlformats.org/officeDocument/2006/relationships/hyperlink" Target="http://ares.local:8069/en/learn/#/topics/c/a92021aad4065cd3a86a6f76d355c8e3" TargetMode="External"/><Relationship Id="rIdk2fjhyl5nhpoymswfe429"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sypldipwx-ydc_cqzta" Type="http://schemas.openxmlformats.org/officeDocument/2006/relationships/hyperlink" Target="http://ares.local:8069/en/learn/#/topics/c/4e3284e2e0ee52fc8b47a0b369bb5f47" TargetMode="External"/><Relationship Id="rIdosgfzjycxu0arfpvnvdhv"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9deq4jazo0jsxuh3i5g" Type="http://schemas.openxmlformats.org/officeDocument/2006/relationships/hyperlink" Target="http://ares.local:8069/en/learn/#/topics/c/618fbafec7475208b22e44288d3c5729" TargetMode="External"/><Relationship Id="rIdkvtxndfs8pggpoxek1ui_"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ei7aaruivu923sriwzq" Type="http://schemas.openxmlformats.org/officeDocument/2006/relationships/hyperlink" Target="http://ares.local:8069/en/learn/#/topics/c/06fed0c9648e546d90f578a95b716c04" TargetMode="External"/><Relationship Id="rIds-7psepdt_02v-usplu-m"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ssh7wqrbfox5n56yepi" Type="http://schemas.openxmlformats.org/officeDocument/2006/relationships/hyperlink" Target="http://ares.local:8069/en/learn/#/topics/c/3f7166cae99c5930b543a62b1c4b0b97" TargetMode="External"/><Relationship Id="rIdrxfnzqtxsrlblbzk9xqco"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cpq3qdyjlv9zf1km_7a" Type="http://schemas.openxmlformats.org/officeDocument/2006/relationships/hyperlink" Target="https://creativecommons.org/licenses/by-nc/4.0/" TargetMode="External"/><Relationship Id="rIds1hycipbebbdfdwznlyqg" Type="http://schemas.openxmlformats.org/officeDocument/2006/relationships/hyperlink" Target="https://creativecommons.org/licenses/by-nc/4.0/" TargetMode="External"/><Relationship Id="rIde0demuiz0vbkpscvp4fk5" Type="http://schemas.openxmlformats.org/officeDocument/2006/relationships/hyperlink" Target="http://ares.local:8069/en/learn/#/topics/c/fee77e73a485566bbf238a38827daf92" TargetMode="External"/><Relationship Id="rIdkshn1zqwwflvp6dxtjys9"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goe13cab9nmonfzbfka" Type="http://schemas.openxmlformats.org/officeDocument/2006/relationships/hyperlink" Target="http://ares.local:8069/en/learn/#/topics/c/77b4c1f1499b5bf595f5ee39f915ead0" TargetMode="External"/><Relationship Id="rIdvm23dqbqftvwgsu79s-bo"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or1obd_wtedolekozz" Type="http://schemas.openxmlformats.org/officeDocument/2006/relationships/hyperlink" Target="http://ares.local:8069/en/learn/#/topics/c/38c3c2cf05955f71ab587158b1c15810" TargetMode="External"/><Relationship Id="rIdur_ge8qb-tvgz1tpqbroj"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v-nzqcoibfaly1f2kb-" Type="http://schemas.openxmlformats.org/officeDocument/2006/relationships/hyperlink" Target="http://ares.local:8069/en/learn/#/topics/c/fd24ae82fbab561380f228b0eaf04f9c" TargetMode="External"/><Relationship Id="rIdkbgfw5q1j79kafdplisr1"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rd4yezvhbgcmdmaatms" Type="http://schemas.openxmlformats.org/officeDocument/2006/relationships/hyperlink" Target="http://ares.local:8069/en/learn/#/topics/c/c1aa3593a61c55a880b2d2338b8415cb" TargetMode="External"/><Relationship Id="rIdldzsg6sn-bgbsjcwc8kyb"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tf0pgi0r_oekrff5b3f" Type="http://schemas.openxmlformats.org/officeDocument/2006/relationships/hyperlink" Target="http://ares.local:8069/en/learn/#/topics/c/77b4c1f1499b5bf595f5ee39f915ead0" TargetMode="External"/><Relationship Id="rIdacfoo9bkov2gfmt9yi42j"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g9bl_lppgzood3zs1sf" Type="http://schemas.openxmlformats.org/officeDocument/2006/relationships/hyperlink" Target="http://ares.local:8069/en/learn/#/topics/c/fee77e73a485566bbf238a38827daf92" TargetMode="External"/><Relationship Id="rIdt5emnqewo7mymjpivk_3u"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latgltwxzp2hvvuz0uc" Type="http://schemas.openxmlformats.org/officeDocument/2006/relationships/hyperlink" Target="http://ares.local:8069/en/learn/#/topics/c/fd24ae82fbab561380f228b0eaf04f9c" TargetMode="External"/><Relationship Id="rIdkdgcu_nspsx6eyxojigjo"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2bdtcdnwqfqkqll38ed" Type="http://schemas.openxmlformats.org/officeDocument/2006/relationships/hyperlink" Target="http://ares.local:8069/en/learn/#/topics/c/38c3c2cf05955f71ab587158b1c15810" TargetMode="External"/><Relationship Id="rIduq50tvgnfvcnuwqiaw6yi"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hazl3khes63_yxb95wb" Type="http://schemas.openxmlformats.org/officeDocument/2006/relationships/hyperlink" Target="http://ares.local:8069/en/learn/#/topics/c/8a2e6ab5a1545561b7a1a50ca0513853" TargetMode="External"/><Relationship Id="rIdb2-hhqvqnmwcqa7i1-_1r"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3hgkk-k5h2goldem_ts" Type="http://schemas.openxmlformats.org/officeDocument/2006/relationships/hyperlink" Target="https://creativecommons.org/licenses/by-nc/4.0/" TargetMode="External"/><Relationship Id="rIdkv_auayqkpcbtuuusyh5h" Type="http://schemas.openxmlformats.org/officeDocument/2006/relationships/hyperlink" Target="https://creativecommons.org/licenses/by-nc/4.0/" TargetMode="External"/><Relationship Id="rIdvc_076irbhbfnhshfm-pd" Type="http://schemas.openxmlformats.org/officeDocument/2006/relationships/hyperlink" Target="http://ares.local:8069/en/learn/#/topics/c/bcf88f5ad10a55539b176641cf20f8b1" TargetMode="External"/><Relationship Id="rIdfynrnyulrazbgyjhycliq"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8cp6dqzsomxku44vcpf" Type="http://schemas.openxmlformats.org/officeDocument/2006/relationships/hyperlink" Target="http://ares.local/modules/math_expression/exponent-laws.html" TargetMode="External"/><Relationship Id="rIddeofhs8i9evteq6igki51"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ra69_in2m4ptjxbz6el" Type="http://schemas.openxmlformats.org/officeDocument/2006/relationships/hyperlink" Target="http://ares.local:8069/en/learn/#/topics/c/082e464eff6557df9f23cbe357a79e04" TargetMode="External"/><Relationship Id="rIdlfbbli3liqkiezb5smpdy"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hg7xtjkjtr1e3tvk8ar" Type="http://schemas.openxmlformats.org/officeDocument/2006/relationships/hyperlink" Target="http://ares.local/modules/math_expression/exponent-laws-examples.html" TargetMode="External"/><Relationship Id="rId9nravmbpmth0_5yahjimv"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jcv2xqkclhmrdalwh7o" Type="http://schemas.openxmlformats.org/officeDocument/2006/relationships/hyperlink" Target="http://ares.local:8069/en/learn/#/topics/c/a5ab3f0369d95896881a10d39a2207eb" TargetMode="External"/><Relationship Id="rIdtkkvblyj91jzulrk5myq_"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whzcj62r5en7dk92owa" Type="http://schemas.openxmlformats.org/officeDocument/2006/relationships/hyperlink" Target="http://ares.local/modules/math_expression/exponent-laws-practice.html" TargetMode="External"/><Relationship Id="rId-vt61jkm8fnsjeb7b-dja"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nuber63afufqofovhoa" Type="http://schemas.openxmlformats.org/officeDocument/2006/relationships/hyperlink" Target="http://ares.local:8069/en/learn/#/topics/c/c1aa3593a61c55a880b2d2338b8415cb" TargetMode="External"/><Relationship Id="rIdrrz6ao9spzspuli5oj72n"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5x-ulos047qpupgynwa" Type="http://schemas.openxmlformats.org/officeDocument/2006/relationships/hyperlink" Target="http://ares.local/modules/math_expression/exponent-laws-questions-q1.html" TargetMode="External"/><Relationship Id="rIdcvgtjw-e64l0kfgxjbkf6"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wh627tvufuo_zvkoacw" Type="http://schemas.openxmlformats.org/officeDocument/2006/relationships/hyperlink" Target="http://ares.local:8069/en/learn/#/topics/c/bcf88f5ad10a55539b176641cf20f8b1" TargetMode="External"/><Relationship Id="rId3m-yfpvl8wzepdycwoypt"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3ebdxvulrs8syxumq_b" Type="http://schemas.openxmlformats.org/officeDocument/2006/relationships/hyperlink" Target="http://ares.local/modules/math_expression/exponent-laws-questions-q2.html" TargetMode="External"/><Relationship Id="rIdr-bcoueosdxzrj0wkmsiq"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znrtulsjykigv9cv4tk" Type="http://schemas.openxmlformats.org/officeDocument/2006/relationships/hyperlink" Target="https://creativecommons.org/licenses/by-nc/4.0/" TargetMode="External"/><Relationship Id="rIdoipz9gndbfusp9w4tj_fq"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2026-10-18T00:30:44.381Z</dcterms:created>
  <dcterms:modified xsi:type="dcterms:W3CDTF">2026-10-18T00:30:44.381Z</dcterms:modified>
</cp:coreProperties>
</file>

<file path=docProps/custom.xml><?xml version="1.0" encoding="utf-8"?>
<Properties xmlns="http://schemas.openxmlformats.org/officeDocument/2006/custom-properties" xmlns:vt="http://schemas.openxmlformats.org/officeDocument/2006/docPropsVTypes"/>
</file>