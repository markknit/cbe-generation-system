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w:t>
            </w:r>
            <w:ins w:id="9001" w:author="Claude (AI) - proposed" w:date="2026-10-18T00:30:45Z">
              <w:r>
                <w:rPr>
                  <w:rFonts w:ascii="Arial" w:cs="Arial" w:eastAsia="Arial" w:hAnsi="Arial"/>
                  <w:b w:val="false"/>
                  <w:bCs w:val="false"/>
                  <w:i w:val="false"/>
                  <w:iCs w:val="false"/>
                  <w:color w:val="000000"/>
                  <w:sz w:val="18"/>
                  <w:szCs w:val="18"/>
                </w:rPr>
                <w:t xml:space="preserve">, your Summary Table</w:t>
              </w:r>
            </w:ins>
            <w:r>
              <w:rPr>
                <w:rFonts w:ascii="Arial" w:cs="Arial" w:eastAsia="Arial" w:hAnsi="Arial"/>
                <w:b w:val="false"/>
                <w:bCs w:val="false"/>
                <w:i w:val="false"/>
                <w:iCs w:val="false"/>
                <w:color w:val="000000"/>
                <w:sz w:val="18"/>
                <w:szCs w:val="18"/>
              </w:rPr>
              <w:t xml:space="preserve">,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season the total is the previous total multiplied by 2, so 256 comes from multiplying 2 by itself eight times: 2 × 2 × 2 × 2 × 2 × 2 × 2 × 2 = 2⁸. The base, 2, is the number being multiplied repeatedly. The index, 8, tells us how many times the base is used as a factor. (b) By Season 20 the count is 2²⁰ = 1,048,576, which is over one million. Writing that out digit by digit, or as twenty 2s multiplied together, is slow and easy to get wrong, and it would barely fit in the farmer's notebook. Index notation compresses the repeated multiplication into a short expression, 2²⁰, that still shows its structure: what is being multiplied and how many times. This makes it easy to compare seasons (2⁸ is clearly smaller than 2²⁰) and to work with the numbers. This is why scientists, engineers and bankers use powers for very large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 × 2⁴ = (2 × 2 × 2) × (2 × 2 × 2 × 2). When we multiply, all the factors of 2 are put together, and we count 3 + 4 = 7 factors in total, so the answer is 2⁷. We add the indices because we are combining two groups of repeated multiplication into one bigger group. (b) 2⁵ ÷ 2² = (2 × 2 × 2 × 2 × 2) ÷ (2 × 2). Two factors of 2 cancel from the top and bottom, leaving 2 × 2 × 2 = 2³. The number of factors left is 5 − 2 = 3, so we subtract the indices. (c) Any non-zero number divided by itself is 1. By the Quotient Law, a³ ÷ a³ = a³⁻³ = a⁰. Both expressions are equal to the same thing, so a⁰ = 1. This matches the maize table: Season 0 has 2⁰ = 1 seed. To extend further, 2⁰ ÷ 2³ = 1/8 by division, and by the Quotient Law it is 2⁰⁻³ = 2⁻³. So 2⁻³ = 1/2³ = 1/8, and in general a⁻ⁿ = 1/aⁿ. (d) (2³)² means 2³ × 2³ = 2⁶, so the indices multiply: (aᵐ)ⁿ = aᵐⁿ. Also 2⁸ × 2⁴ = 2⁸⁺⁴ = 2¹² (which equals 256 × 16 = 4,096). These laws turn operations on huge numbers into simple arithmetic on small indices, which is exactly what the maize farmer's notebook needed. They also hold when the index reaches zero or goes negative, because the pattern of multiplying and dividing is unbroken.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already know 2⁸ = 256, so the number of doublings is the index 8. The question 'which index of 2 gives 256?' is exactly what a logarithm answers: log₂ 256 = 8. A logarithm of N to base a is the index x such that aˣ = N, so index form and log form are two ways of writing the same relationship. (b) log₁₀ 1000 = 3. (c) To solve an index equation with the laws, we write both sides as powers of the same base and then match the indices. 500,000 is not a whole-number power of 2, so we cannot do this. We can only trap x between whole numbers: 2¹⁸ = 262,144 is less than 500,000 and 2¹⁹ = 524,288 is more, so x is between 18 and 19. Finding x exactly needs a new tool, logarithms. (d) The Richter number 5.9 is an index (a logarithm) attached to a power of 10, so each </w:t>
            </w:r>
            <w:ins w:id="9002" w:author="Claude (AI) - proposed" w:date="2026-10-18T00:30:45Z">
              <w:r>
                <w:rPr>
                  <w:rFonts w:ascii="Arial" w:cs="Arial" w:eastAsia="Arial" w:hAnsi="Arial"/>
                  <w:b w:val="false"/>
                  <w:bCs w:val="false"/>
                  <w:i w:val="false"/>
                  <w:iCs w:val="false"/>
                  <w:color w:val="000000"/>
                  <w:sz w:val="18"/>
                  <w:szCs w:val="18"/>
                </w:rPr>
                <w:t xml:space="preserve">whole </w:t>
              </w:r>
            </w:ins>
            <w:r>
              <w:rPr>
                <w:rFonts w:ascii="Arial" w:cs="Arial" w:eastAsia="Arial" w:hAnsi="Arial"/>
                <w:b w:val="false"/>
                <w:bCs w:val="false"/>
                <w:i w:val="false"/>
                <w:iCs w:val="false"/>
                <w:color w:val="000000"/>
                <w:sz w:val="18"/>
                <w:szCs w:val="18"/>
              </w:rPr>
              <w:t xml:space="preserve">step up the scale means the </w:t>
            </w:r>
            <w:del w:id="9003" w:author="Claude (AI) - proposed" w:date="2026-10-18T00:30:45Z">
              <w:r>
                <w:rPr>
                  <w:rFonts w:ascii="Arial" w:cs="Arial" w:eastAsia="Arial" w:hAnsi="Arial"/>
                  <w:b w:val="false"/>
                  <w:bCs w:val="false"/>
                  <w:i w:val="false"/>
                  <w:iCs w:val="false"/>
                  <w:color w:val="000000"/>
                  <w:sz w:val="18"/>
                  <w:szCs w:val="18"/>
                </w:rPr>
                <w:delText xml:space="preserve">shaking</w:delText>
              </w:r>
            </w:del>
            <w:ins w:id="9004" w:author="Claude (AI) - proposed" w:date="2026-10-18T00:30:45Z">
              <w:r>
                <w:rPr>
                  <w:rFonts w:ascii="Arial" w:cs="Arial" w:eastAsia="Arial" w:hAnsi="Arial"/>
                  <w:b w:val="false"/>
                  <w:bCs w:val="false"/>
                  <w:i w:val="false"/>
                  <w:iCs w:val="false"/>
                  <w:color w:val="000000"/>
                  <w:sz w:val="18"/>
                  <w:szCs w:val="18"/>
                </w:rPr>
                <w:t xml:space="preserve">recorded ground movement</w:t>
              </w:r>
            </w:ins>
            <w:r>
              <w:rPr>
                <w:rFonts w:ascii="Arial" w:cs="Arial" w:eastAsia="Arial" w:hAnsi="Arial"/>
                <w:b w:val="false"/>
                <w:bCs w:val="false"/>
                <w:i w:val="false"/>
                <w:iCs w:val="false"/>
                <w:color w:val="000000"/>
                <w:sz w:val="18"/>
                <w:szCs w:val="18"/>
              </w:rPr>
              <w:t xml:space="preserve"> is multiplied by </w:t>
            </w:r>
            <w:del w:id="9005" w:author="Claude (AI) - proposed" w:date="2026-10-18T00:30:45Z">
              <w:r>
                <w:rPr>
                  <w:rFonts w:ascii="Arial" w:cs="Arial" w:eastAsia="Arial" w:hAnsi="Arial"/>
                  <w:b w:val="false"/>
                  <w:bCs w:val="false"/>
                  <w:i w:val="false"/>
                  <w:iCs w:val="false"/>
                  <w:color w:val="000000"/>
                  <w:sz w:val="18"/>
                  <w:szCs w:val="18"/>
                </w:rPr>
                <w:delText xml:space="preserve">a power of 10</w:delText>
              </w:r>
            </w:del>
            <w:ins w:id="9006" w:author="Claude (AI) - proposed" w:date="2026-10-18T00:30:45Z">
              <w:r>
                <w:rPr>
                  <w:rFonts w:ascii="Arial" w:cs="Arial" w:eastAsia="Arial" w:hAnsi="Arial"/>
                  <w:b w:val="false"/>
                  <w:bCs w:val="false"/>
                  <w:i w:val="false"/>
                  <w:iCs w:val="false"/>
                  <w:color w:val="000000"/>
                  <w:sz w:val="18"/>
                  <w:szCs w:val="18"/>
                </w:rPr>
                <w:t xml:space="preserve">10 (and the energy by about 32)</w:t>
              </w:r>
            </w:ins>
            <w:r>
              <w:rPr>
                <w:rFonts w:ascii="Arial" w:cs="Arial" w:eastAsia="Arial" w:hAnsi="Arial"/>
                <w:b w:val="false"/>
                <w:bCs w:val="false"/>
                <w:i w:val="false"/>
                <w:iCs w:val="false"/>
                <w:color w:val="000000"/>
                <w:sz w:val="18"/>
                <w:szCs w:val="18"/>
              </w:rPr>
              <w:t xml:space="preserve"> rather than just added</w:t>
            </w:r>
            <w:ins w:id="9007" w:author="Claude (AI) - proposed" w:date="2026-10-18T00:30:45Z">
              <w:r>
                <w:rPr>
                  <w:rFonts w:ascii="Arial" w:cs="Arial" w:eastAsia="Arial" w:hAnsi="Arial"/>
                  <w:b w:val="false"/>
                  <w:bCs w:val="false"/>
                  <w:i w:val="false"/>
                  <w:iCs w:val="false"/>
                  <w:color w:val="000000"/>
                  <w:sz w:val="18"/>
                  <w:szCs w:val="18"/>
                </w:rPr>
                <w:t xml:space="preserve"> to</w:t>
              </w:r>
            </w:ins>
            <w:r>
              <w:rPr>
                <w:rFonts w:ascii="Arial" w:cs="Arial" w:eastAsia="Arial" w:hAnsi="Arial"/>
                <w:b w:val="false"/>
                <w:bCs w:val="false"/>
                <w:i w:val="false"/>
                <w:iCs w:val="false"/>
                <w:color w:val="000000"/>
                <w:sz w:val="18"/>
                <w:szCs w:val="18"/>
              </w:rPr>
              <w:t xml:space="preserve">. Scientists write the small, manageable number 5.9 instead of writing out the huge number 10 to the power 5.9. This is the same idea as the maize puzzle: work with the index, which is a short number, instead of the enormous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write each number's logarithm, add the two logarithms (using the law log MN = log M + log N), and then find the antilog of the sum to recover the answer. (b) 4680 is between 1000 and 10000, so the characteristic is 3. From the tables, the mantissa is 0.6702, so log 4680 = 3.6702. 327 has characteristic 2 and mantissa 0.5145, so log 327 = 2.5145. Adding: 3.6702 + 2.5145 = 6.1847. The antilog of the decimal part 0.1847 is about 1.53, and the characteristic 6 shows the order of magnitude, so the answer is 1.53 × 10⁶ = 1,530,000 (3 s.f.). A calculator check gives 1,530,360, which agrees. (c) Long multiplication of two big numbers involves many partial products where slips are easy. With logarithms, multiplication becomes one addition of two short decimals, plus two table look-ups. The method works because logarithms are indices, and multiplying numbers corresponds to adding indices, just like the Product Law aᵐ × aⁿ = aᵐ⁺ⁿ. The characteristic tells us the size (order of magnitude) and the mantissa holds the significant digits.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numbers as powers makes enormous and tiny quantities short, readable and comparable. In Kitale, the maize seeds double each season, giving 1, 2, 4, ..., 256 = 2⁸, and by Season 20 the count is 2²⁰ = 1,048,576, over a million. A power keeps the structure: the base shows what is multiplied and the index shows how many times. The laws of indices then let us calculate with these numbers by working with the small indices. When we multiply, indices add (2⁸ × 2⁴ = 2¹²); when we divide, they subtract; (2³)² = 2⁶; a⁰ = 1; and a⁻ⁿ = 1/aⁿ, which lets us extend the doubling pattern back before Season 0. The same ideas helped with the E. coli bacteria in a Nairobi laboratory, which double every 20 minutes and reach about 2³⁰ ≈ 10⁹ after 30 doublings, and with engineering and energy quantities written as powers of 10. But the index laws have a boundary: they cannot find x in 2ˣ = 500,000, because x is not a whole number (it lies between 18 and 19). Logarithms fill this gap. The logarithm is the index asked backwards: log₂ 256 = 8, and log₁₀ 1000 = 3. Because logarithms are indices, their laws mirror the index laws: log MN = log M + log N, log M/N = log M − log N, and log Mⁿ = n log M. That is why 4680 × 327 can be done by adding 3.6702 and 2.5145 to get 6.1847 and then taking the antilog to get about 1,530,000. The Richter scale reading of 5.9 for the 2016 Baringo earthquake shows the same compression: scientists quote the short index rather than the huge number. So scientists, engineers and bankers compress huge and tiny quantities into powers and logarithms because this turns slow multiplication into simple addition and keeps numbers manageable. At the start I thought of the maize numbers as just 'big numbers' I could only write out; now I see them as powers I can compare and compute with, and I understand why the Day-1 puzzle is 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0: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30: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0:4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30: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0:4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30: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0:4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4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0:4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30:4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phfy5qthgqdkdsyu83y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wsqdjkwqzv4dmwrm1id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y2etnaa0szvhbwudpul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phfy5qthgqdkdsyu83yx" Type="http://schemas.openxmlformats.org/officeDocument/2006/relationships/hyperlink" Target="https://creativecommons.org/licenses/by-nc/4.0/" TargetMode="External"/><Relationship Id="rId4wsqdjkwqzv4dmwrm1ids" Type="http://schemas.openxmlformats.org/officeDocument/2006/relationships/hyperlink" Target="https://creativecommons.org/licenses/by-nc/4.0/" TargetMode="External"/><Relationship Id="rIdiy2etnaa0szvhbwudpul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2026-10-18T00:30:44.539Z</dcterms:created>
  <dcterms:modified xsi:type="dcterms:W3CDTF">2026-10-18T00:30:44.539Z</dcterms:modified>
</cp:coreProperties>
</file>

<file path=docProps/custom.xml><?xml version="1.0" encoding="utf-8"?>
<Properties xmlns="http://schemas.openxmlformats.org/officeDocument/2006/custom-properties" xmlns:vt="http://schemas.openxmlformats.org/officeDocument/2006/docPropsVTypes"/>
</file>