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INDICES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w:t>
            </w:r>
            <w:ins w:id="9001" w:author="Claude (AI) - proposed" w:date="2026-10-18T00:28:22Z">
              <w:r>
                <w:rPr>
                  <w:rFonts w:ascii="Arial" w:cs="Arial" w:eastAsia="Arial" w:hAnsi="Arial"/>
                  <w:b w:val="false"/>
                  <w:bCs w:val="false"/>
                  <w:i w:val="false"/>
                  <w:iCs w:val="false"/>
                  <w:color w:val="000000"/>
                  <w:sz w:val="18"/>
                  <w:szCs w:val="18"/>
                </w:rPr>
                <w:t xml:space="preserve">: 3 single periods</w:t>
              </w:r>
            </w:ins>
            <w:r>
              <w:rPr>
                <w:rFonts w:ascii="Arial" w:cs="Arial" w:eastAsia="Arial" w:hAnsi="Arial"/>
                <w:b w:val="false"/>
                <w:bCs w:val="false"/>
                <w:i w:val="false"/>
                <w:iCs w:val="false"/>
                <w:color w:val="000000"/>
                <w:sz w:val="18"/>
                <w:szCs w:val="18"/>
              </w:rPr>
              <w:t xml:space="preserve"> × 40 minutes </w:t>
            </w:r>
            <w:del w:id="9002" w:author="Claude (AI) - proposed" w:date="2026-10-18T00:28:22Z">
              <w:r>
                <w:rPr>
                  <w:rFonts w:ascii="Arial" w:cs="Arial" w:eastAsia="Arial" w:hAnsi="Arial"/>
                  <w:b w:val="false"/>
                  <w:bCs w:val="false"/>
                  <w:i w:val="false"/>
                  <w:iCs w:val="false"/>
                  <w:color w:val="000000"/>
                  <w:sz w:val="18"/>
                  <w:szCs w:val="18"/>
                </w:rPr>
                <w:delText xml:space="preserve">= 320</w:delText>
              </w:r>
            </w:del>
            <w:ins w:id="9003" w:author="Claude (AI) - proposed" w:date="2026-10-18T00:28:22Z">
              <w:r>
                <w:rPr>
                  <w:rFonts w:ascii="Arial" w:cs="Arial" w:eastAsia="Arial" w:hAnsi="Arial"/>
                  <w:b w:val="false"/>
                  <w:bCs w:val="false"/>
                  <w:i w:val="false"/>
                  <w:iCs w:val="false"/>
                  <w:color w:val="000000"/>
                  <w:sz w:val="18"/>
                  <w:szCs w:val="18"/>
                </w:rPr>
                <w:t xml:space="preserve">+ 5 double periods × 80 minutes = 520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Indices (powers and bases) — reading, writing and interpreting numbers in index form</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Product law — aᵐ × aⁿ = aᵐ⁺ⁿ</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Quotient law — aᵐ ÷ aⁿ = aᵐ⁻ⁿ</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Power of a power law — (aᵐ)ⁿ = aᵐⁿ</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Zero index law — a⁰ = 1 (where m and n are whole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Expressing numbers in expanded form from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Deducing the four laws of indices from patterns in powers with the same base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indices in numerical computations (e.g. expressing large populations, distances, masses)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digital and print resources to explore real-life applications of indices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express numbers in index form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deduce the four laws of indices from powers and bases,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laws of indices in numerical computations,</w:t>
            </w:r>
          </w:p>
          <w:p>
            <w:pPr>
              <w:keepNext w:val="false"/>
              <w:spacing w:after="40" w:before="0"/>
              <w:jc w:val="left"/>
            </w:pPr>
            <w:r>
              <w:rPr>
                <w:rFonts w:ascii="Arial" w:cs="Arial" w:eastAsia="Arial" w:hAnsi="Arial"/>
                <w:b w:val="false"/>
                <w:bCs w:val="false"/>
                <w:i w:val="false"/>
                <w:iCs w:val="false"/>
                <w:color w:val="000000"/>
                <w:sz w:val="18"/>
                <w:szCs w:val="18"/>
              </w:rPr>
              <w:t xml:space="preserve">d) recognise the use of indices in computations.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shares learnt knowledge as they discuss with peers and use the laws of indices to work out mathematical computations, building habits of collaborative sense-making and self-directed inquiry.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develops the skills of connecting and interacting with digital technology when using digital resources to search for the laws of indices and their real-life applications (e.g. Kenya Education Cloud, online mathematical tables).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develops fairness and team spirit as they carry out given mathematical tasks involving the laws of indices, ensuring every group member contributes equitably.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develops leadership and guidance while discussing with peers as they work on group tasks, taking ownership of accuracy and supporting classmates.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very large or very small numbers (e.g. Kenya's population, size of a maize grain) are hard to work with in standard form, motivating the need for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extract bases and exponents from real data sets (e.g. population figures from KNBS census tables), organise them in tables, and identify patterns that lead to the four laws.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patterns observed in expanded index expressions to derive and justify each law of indices, then communicate their reasoning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laws of indices to simplify and evaluate numerical expressions, connecting mathematical structure to real-world quantities such as storage capacity (bytes, kilobytes, megabytes) used in Kenyan schools' ICT labs.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with peers harmoniously to carry out given mathematical tasks involving laws of indices, practising respectful turn-taking and inclusive group participation.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Data Scientist / Statistician: Indices underpin scientific notation used to handle large datasets (e.g. KNBS population data, M-Pesa transaction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ICT Technician / Software Developer: Storage and processing units (bytes, kilobytes, megabytes, gigabytes — powers of 2 and 10) rely directly on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Exponential growth models for crop yields, pest populations or fertiliser dilution ratios in Rift Valley farms use index laws.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Journalist / Media Professional: Expressing large figures (national budget in billions, KSh) concisely and correctly requires understanding of index form.</w:t>
            </w:r>
          </w:p>
          <w:p>
            <w:pPr>
              <w:spacing w:after="30" w:before="0"/>
              <w:ind w:left="360" w:hanging="180"/>
              <w:jc w:val="left"/>
              <w:rPr>
                <w:ins w:id="9005" w:author="Claude (AI) - proposed" w:date="2026-10-18T00:28:22Z"/>
              </w:rPr>
            </w:pPr>
            <w:ins w:id="9004" w:author="Claude (AI) - proposed" w:date="2026-10-18T00:28:22Z">
              <w:r>
                <w:rPr>
                  <w:rFonts w:ascii="Arial" w:cs="Arial" w:eastAsia="Arial" w:hAnsi="Arial"/>
                  <w:b w:val="false"/>
                  <w:bCs w:val="false"/>
                  <w:i w:val="false"/>
                  <w:iCs w:val="false"/>
                  <w:color w:val="000000"/>
                  <w:sz w:val="18"/>
                  <w:szCs w:val="18"/>
                </w:rPr>
                <w:t xml:space="preserve">–  Sports Scientist / Coach: Training loads (distance per session × sessions × athletes) are totalled with the product law, for example at the Eldoret and Iten training camps.</w:t>
              </w:r>
            </w:ins>
          </w:p>
          <w:p>
            <w:pPr>
              <w:spacing w:after="30" w:before="0"/>
              <w:ind w:left="360" w:hanging="180"/>
              <w:jc w:val="left"/>
              <w:rPr>
                <w:del w:id="9007" w:author="Claude (AI) - proposed" w:date="2026-10-18T00:28:22Z"/>
              </w:rPr>
            </w:pPr>
            <w:del w:id="9006" w:author="Claude (AI) - proposed" w:date="2026-10-18T00:28:22Z">
              <w:r>
                <w:rPr>
                  <w:rFonts w:ascii="Arial" w:cs="Arial" w:eastAsia="Arial" w:hAnsi="Arial"/>
                  <w:b w:val="false"/>
                  <w:bCs w:val="false"/>
                  <w:i w:val="false"/>
                  <w:iCs w:val="false"/>
                  <w:color w:val="000000"/>
                  <w:sz w:val="18"/>
                  <w:szCs w:val="18"/>
                </w:rPr>
                <w:delText xml:space="preserve">–  Sports Scientist / Coach: Performance metrics involving exponential scaling (e.g. altitude-adjusted oxygen levels at Eldoret training camps) use index-based computation.</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learners to index notation as a powerful tool for expressing, comparing and computing with very large and very small numbers encountered in everyday Kenyan life — from national census figures to mobile-data storage. Using a collaborative, inquiry-based approach, learners move from reading numbers in expanded form to deducing the four laws of indices through structured pattern-finding activities. Throughout the eight lessons, real Kenyan contexts (population data, maize harvest tonnage, M-Pesa transactions, </w:t>
            </w:r>
            <w:del w:id="9008" w:author="Claude (AI) - proposed" w:date="2026-10-18T00:28:22Z">
              <w:r>
                <w:rPr>
                  <w:rFonts w:ascii="Arial" w:cs="Arial" w:eastAsia="Arial" w:hAnsi="Arial"/>
                  <w:b w:val="false"/>
                  <w:bCs w:val="false"/>
                  <w:i w:val="false"/>
                  <w:iCs w:val="false"/>
                  <w:color w:val="000000"/>
                  <w:sz w:val="18"/>
                  <w:szCs w:val="18"/>
                </w:rPr>
                <w:delText xml:space="preserve">altitude records in Eldoret</w:delText>
              </w:r>
            </w:del>
            <w:ins w:id="9009" w:author="Claude (AI) - proposed" w:date="2026-10-18T00:28:22Z">
              <w:r>
                <w:rPr>
                  <w:rFonts w:ascii="Arial" w:cs="Arial" w:eastAsia="Arial" w:hAnsi="Arial"/>
                  <w:b w:val="false"/>
                  <w:bCs w:val="false"/>
                  <w:i w:val="false"/>
                  <w:iCs w:val="false"/>
                  <w:color w:val="000000"/>
                  <w:sz w:val="18"/>
                  <w:szCs w:val="18"/>
                </w:rPr>
                <w:t xml:space="preserve">training distances of Eldoret athletes</w:t>
              </w:r>
            </w:ins>
            <w:r>
              <w:rPr>
                <w:rFonts w:ascii="Arial" w:cs="Arial" w:eastAsia="Arial" w:hAnsi="Arial"/>
                <w:b w:val="false"/>
                <w:bCs w:val="false"/>
                <w:i w:val="false"/>
                <w:iCs w:val="false"/>
                <w:color w:val="000000"/>
                <w:sz w:val="18"/>
                <w:szCs w:val="18"/>
              </w:rPr>
              <w:t xml:space="preserve">) anchor abstract index rules to meaningful problems, ensuring learners both understand and can apply the laws of indices in numerical computations.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scientists, economists and farmers use "small superscript numbers" to write huge or tiny quantities — and what rules make those compact symbols so powerful for computation?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are indices important?</w:t>
            </w:r>
          </w:p>
          <w:p>
            <w:pPr>
              <w:keepNext w:val="false"/>
              <w:spacing w:after="40" w:before="0"/>
              <w:jc w:val="left"/>
            </w:pPr>
            <w:r>
              <w:rPr>
                <w:rFonts w:ascii="Arial" w:cs="Arial" w:eastAsia="Arial" w:hAnsi="Arial"/>
                <w:b w:val="false"/>
                <w:bCs w:val="false"/>
                <w:i w:val="false"/>
                <w:iCs w:val="false"/>
                <w:color w:val="000000"/>
                <w:sz w:val="18"/>
                <w:szCs w:val="18"/>
              </w:rPr>
              <w:t xml:space="preserve">2. How are the laws of indices applied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Kenya's 2019 National Population and Housing Census recorded a total population of 47,564,296 people. When learners first encounter this figure written out in full, it is unwieldy — hard to compare, hard to compute with, and easy to misread. Yet a scientist, journalist or government planner working with such data every day needs a compact, unambiguous way to write it. Learners are shown two cards side by side: one card shows 47,564,296 written in full; the other shows the approximation 4.8 × 10⁷. The puzzling observation is that the second card — using a small "7" written high up — somehow captures almost the same information in far fewer symbols, and that this tiny superscript "7" can be used in arithmetic in ways that follow surprisingly neat rules. Why does multiplying two such expressions just mean adding those small superscript numbers? Why does dividing them mean subtracting? How can any number raised to the power zero equal exactly 1? These questions are genuinely surprising to learners and cannot be answered by guessing — they require systematic investigation of the structure of repeated multiplication.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the Problem (Anchoring Phenomenon): Learners are shown Kenya's 2019 census figure (47,564,296) alongside 4.8 × 10⁷ and asked to predict which is easier to use in calculations and why. They brainstorm how height, weight and population figures can be rewritten in terms of prime factor bases and powers, generating their first index expressions. The Driving Question is posed and the class Driving Question Board (DQB) is opened.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Building Index Language (Predict &amp; Observe): Learners estimate and record the population of their county (e.g. Nairobi ≈ 4.4 × 10⁶, Kisumu ≈ 1.2 × 10⁶), express each to the nearest million in index form, and then expand index expressions (e.g. 2⁵ = 2×2×2×2×2 = 32) to confirm the notation. They distinguish bases from exponents and practise reading and writing numbers — including maize harvest tonnage from KNBS data — in index form.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Discovering the Product Law (Observe &amp; Explain): Learners systematically expand and multiply pairs of powers with the same base (e.g. 2³ × 2⁴; 10² × 10³) using a structured table, observe that the exponents add, and deduce aᵐ × aⁿ = aᵐ⁺ⁿ. The Kericho tea-farmer dilution scenario is used to test and apply the product law. Learners update the DQB with their first confirmed law.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Discovering the Quotient Law (Observe &amp; Explain): Learners divide pairs of same-base powers in expanded form (e.g. 2⁵ ÷ 2², 10⁶ ÷ 10⁴), observe cancellation leading to subtraction of exponents, and deduce aᵐ ÷ aⁿ = aᵐ⁻ⁿ. The maize-grain harvest scenario is used as a worked application. Learners also explore what happens when m = n, leading naturally to the zero-index law (a⁰ = 1), which is recorded on the DQB as a new question: "Can any number to the power zero really equal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Discovering the Power-of-a-Power Law (Observe &amp; Explain): Learners expand (2³)² and similar expressions step by step, tabulate results, and deduce (aᵐ)ⁿ = aᵐⁿ. They connect this to the smartphone-storage context: (2¹⁰)³ = 2³⁰ (1 GB ≈ 2³⁰ bytes). Peer groups create their own real-life examples from Kenyan contexts (e.g. M-Pesa transaction volumes) and present to the class. The DQB is updated with all four laws now confirmed.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Consolidating and Applying All Four Laws (Explain &amp; Model Building): Learners tackle multi-step numerical computations that require selecting and combining the four laws (e.g. simplifying (3² × 3⁵) ÷ 3⁴; expressing answers in index form). Digital resources (Kenya Education Cloud, mathematical tables) are used in pairs to verify answers and explore additional applications. Learners revise their initial DQB predictions and annotate which questions have been answered.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Real-Life Applications and Problem Solving (Explain &amp; DQB Refinement): Learners work in groups on contextualised problems: expressing Kenya's national budget (≈ KSh </w:t>
            </w:r>
            <w:del w:id="9010" w:author="Claude (AI) - proposed" w:date="2026-10-18T00:28:22Z">
              <w:r>
                <w:rPr>
                  <w:rFonts w:ascii="Arial" w:cs="Arial" w:eastAsia="Arial" w:hAnsi="Arial"/>
                  <w:b w:val="false"/>
                  <w:bCs w:val="false"/>
                  <w:i w:val="false"/>
                  <w:iCs w:val="false"/>
                  <w:color w:val="000000"/>
                  <w:sz w:val="18"/>
                  <w:szCs w:val="18"/>
                </w:rPr>
                <w:delText xml:space="preserve">4</w:delText>
              </w:r>
            </w:del>
            <w:ins w:id="9011" w:author="Claude (AI) - proposed" w:date="2026-10-18T00:28:22Z">
              <w:r>
                <w:rPr>
                  <w:rFonts w:ascii="Arial" w:cs="Arial" w:eastAsia="Arial" w:hAnsi="Arial"/>
                  <w:b w:val="false"/>
                  <w:bCs w:val="false"/>
                  <w:i w:val="false"/>
                  <w:iCs w:val="false"/>
                  <w:color w:val="000000"/>
                  <w:sz w:val="18"/>
                  <w:szCs w:val="18"/>
                </w:rPr>
                <w:t xml:space="preserve">3.7</w:t>
              </w:r>
            </w:ins>
            <w:r>
              <w:rPr>
                <w:rFonts w:ascii="Arial" w:cs="Arial" w:eastAsia="Arial" w:hAnsi="Arial"/>
                <w:b w:val="false"/>
                <w:bCs w:val="false"/>
                <w:i w:val="false"/>
                <w:iCs w:val="false"/>
                <w:color w:val="000000"/>
                <w:sz w:val="18"/>
                <w:szCs w:val="18"/>
              </w:rPr>
              <w:t xml:space="preserve"> × 10¹² in </w:t>
            </w:r>
            <w:del w:id="9012" w:author="Claude (AI) - proposed" w:date="2026-10-18T00:28:22Z">
              <w:r>
                <w:rPr>
                  <w:rFonts w:ascii="Arial" w:cs="Arial" w:eastAsia="Arial" w:hAnsi="Arial"/>
                  <w:b w:val="false"/>
                  <w:bCs w:val="false"/>
                  <w:i w:val="false"/>
                  <w:iCs w:val="false"/>
                  <w:color w:val="000000"/>
                  <w:sz w:val="18"/>
                  <w:szCs w:val="18"/>
                </w:rPr>
                <w:delText xml:space="preserve">a recent year</w:delText>
              </w:r>
            </w:del>
            <w:ins w:id="9013" w:author="Claude (AI) - proposed" w:date="2026-10-18T00:28:22Z">
              <w:r>
                <w:rPr>
                  <w:rFonts w:ascii="Arial" w:cs="Arial" w:eastAsia="Arial" w:hAnsi="Arial"/>
                  <w:b w:val="false"/>
                  <w:bCs w:val="false"/>
                  <w:i w:val="false"/>
                  <w:iCs w:val="false"/>
                  <w:color w:val="000000"/>
                  <w:sz w:val="18"/>
                  <w:szCs w:val="18"/>
                </w:rPr>
                <w:t xml:space="preserve">2023/24</w:t>
              </w:r>
            </w:ins>
            <w:r>
              <w:rPr>
                <w:rFonts w:ascii="Arial" w:cs="Arial" w:eastAsia="Arial" w:hAnsi="Arial"/>
                <w:b w:val="false"/>
                <w:bCs w:val="false"/>
                <w:i w:val="false"/>
                <w:iCs w:val="false"/>
                <w:color w:val="000000"/>
                <w:sz w:val="18"/>
                <w:szCs w:val="18"/>
              </w:rPr>
              <w:t xml:space="preserve">) in index form; calculating data storage for a school ICT lab; </w:t>
            </w:r>
            <w:del w:id="9014" w:author="Claude (AI) - proposed" w:date="2026-10-18T00:28:22Z">
              <w:r>
                <w:rPr>
                  <w:rFonts w:ascii="Arial" w:cs="Arial" w:eastAsia="Arial" w:hAnsi="Arial"/>
                  <w:b w:val="false"/>
                  <w:bCs w:val="false"/>
                  <w:i w:val="false"/>
                  <w:iCs w:val="false"/>
                  <w:color w:val="000000"/>
                  <w:sz w:val="18"/>
                  <w:szCs w:val="18"/>
                </w:rPr>
                <w:delText xml:space="preserve">scaling altitude-adjusted performance figures for</w:delText>
              </w:r>
            </w:del>
            <w:ins w:id="9015" w:author="Claude (AI) - proposed" w:date="2026-10-18T00:28:22Z">
              <w:r>
                <w:rPr>
                  <w:rFonts w:ascii="Arial" w:cs="Arial" w:eastAsia="Arial" w:hAnsi="Arial"/>
                  <w:b w:val="false"/>
                  <w:bCs w:val="false"/>
                  <w:i w:val="false"/>
                  <w:iCs w:val="false"/>
                  <w:color w:val="000000"/>
                  <w:sz w:val="18"/>
                  <w:szCs w:val="18"/>
                </w:rPr>
                <w:t xml:space="preserve">totalling the training distances of</w:t>
              </w:r>
            </w:ins>
            <w:r>
              <w:rPr>
                <w:rFonts w:ascii="Arial" w:cs="Arial" w:eastAsia="Arial" w:hAnsi="Arial"/>
                <w:b w:val="false"/>
                <w:bCs w:val="false"/>
                <w:i w:val="false"/>
                <w:iCs w:val="false"/>
                <w:color w:val="000000"/>
                <w:sz w:val="18"/>
                <w:szCs w:val="18"/>
              </w:rPr>
              <w:t xml:space="preserve"> Eldoret athletes. Groups present solutions and justify their use of index laws. Remaining DQB questions are addressed collaboratively, and learners articulate how the Driving Question has been answered.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Synthesis and Assessment: Learners produce a cumulative "Index Laws Map" — a visual model showing each law, its algebraic rule, a Kenyan numerical example, and a real-life application. Class written task (class activity + portfolio piece) assesses all four specific learning outcomes. Learners complete a self-reflection linking back to the anchoring phenomenon: why that superscript "7" in 4.8 × 10⁷ is not just a shortcut but a gateway to a consistent, powerful system of computation rules.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smartphone's internal storage is advertised as 64 GB (= 2³⁰ × ~64 bytes). Learners see that the number 1,073,741,824 written in full fits on a whole line, while 2³⁰ fits in three characters — prompting the question: what rules govern how we combine these compact expressions when we copy files (add storage) or split a drive (divide)?</w:t>
            </w:r>
          </w:p>
          <w:p>
            <w:pPr>
              <w:spacing w:after="30" w:before="0"/>
              <w:ind w:left="360" w:hanging="180"/>
              <w:jc w:val="left"/>
            </w:pPr>
            <w:r>
              <w:rPr>
                <w:rFonts w:ascii="Arial" w:cs="Arial" w:eastAsia="Arial" w:hAnsi="Arial"/>
                <w:b w:val="false"/>
                <w:bCs w:val="false"/>
                <w:i w:val="false"/>
                <w:iCs w:val="false"/>
                <w:color w:val="000000"/>
                <w:sz w:val="18"/>
                <w:szCs w:val="18"/>
              </w:rPr>
              <w:t xml:space="preserve">–  A Kericho tea farmer dilutes a pesticide: 1 part chemical to 10³ parts water. If she dilutes the resulting mixture again by 10², what is the final concentration? Learners discover that multiplying dilution factors follows a pattern identical to adding the exponents — a real-life instance of the product law.</w:t>
            </w:r>
          </w:p>
          <w:p>
            <w:pPr>
              <w:spacing w:after="30" w:before="0"/>
              <w:ind w:left="360" w:hanging="180"/>
              <w:jc w:val="left"/>
              <w:rPr>
                <w:ins w:id="9017" w:author="Claude (AI) - proposed" w:date="2026-10-18T00:28:22Z"/>
              </w:rPr>
            </w:pPr>
            <w:ins w:id="9016" w:author="Claude (AI) - proposed" w:date="2026-10-18T00:28:22Z">
              <w:r>
                <w:rPr>
                  <w:rFonts w:ascii="Arial" w:cs="Arial" w:eastAsia="Arial" w:hAnsi="Arial"/>
                  <w:b w:val="false"/>
                  <w:bCs w:val="false"/>
                  <w:i w:val="false"/>
                  <w:iCs w:val="false"/>
                  <w:color w:val="000000"/>
                  <w:sz w:val="18"/>
                  <w:szCs w:val="18"/>
                </w:rPr>
                <w:t xml:space="preserve">–  Rift Valley long-distance athletes train at Eldoret and Iten, about 2,100 to 2,400 m above sea level, where air pressure is roughly three-quarters of the sea-level value. Learners total a training camp's work with the index laws: 2⁶ athletes each running (2²)² km in a training block cover 2⁶ × 2⁴ = 2¹⁰ = 1,024 km altogether.</w:t>
              </w:r>
            </w:ins>
          </w:p>
          <w:p>
            <w:pPr>
              <w:spacing w:after="30" w:before="0"/>
              <w:ind w:left="360" w:hanging="180"/>
              <w:jc w:val="left"/>
              <w:rPr>
                <w:del w:id="9019" w:author="Claude (AI) - proposed" w:date="2026-10-18T00:28:22Z"/>
              </w:rPr>
            </w:pPr>
            <w:del w:id="9018" w:author="Claude (AI) - proposed" w:date="2026-10-18T00:28:22Z">
              <w:r>
                <w:rPr>
                  <w:rFonts w:ascii="Arial" w:cs="Arial" w:eastAsia="Arial" w:hAnsi="Arial"/>
                  <w:b w:val="false"/>
                  <w:bCs w:val="false"/>
                  <w:i w:val="false"/>
                  <w:iCs w:val="false"/>
                  <w:color w:val="000000"/>
                  <w:sz w:val="18"/>
                  <w:szCs w:val="18"/>
                </w:rPr>
                <w:delText xml:space="preserve">–  Rift Valley long-distance athletes train at altitudes where air pressure is approximately 10^(−0.15 × altitude_in_km) atmospheres. Learners observe that a runner's "altitude exponent" at 2.4 km (Eldoret) is a decimal power, bridging their understanding of whole-number indices toward later work on rational exponents.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 grain of maize has a mass of approximately 0.3 g = 3 × 10⁻¹ g. A 90-kg sack of maize contains roughly 3 × 10⁵ grains. Learners are asked: if each grain produces a plant with 2 cobs, each cob with 10² grains, how many grains are in the next harvest from one sack — and can they express it using the laws of indices without expanding everything?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qjzfzuujctwljfc6rsu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huw0a4cckbe4podnevz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1dx7myzoeus3swxa4_o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Noticing the Problem — Anchoring the Phenomenon of Indices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the central phenomenon — that scientists, economists, journalists and government planners use compact index notation to write and compute with very large or very small numbers — and to open the Driving Question Board by generating learners' first genuine questions about why those small superscript numbers behave the way they do.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number can be expressed as a product of repeated prime factors, and that this repeated-multiplication structure is the foundation of index (power) notation, where a base and an exponent (index) together replace a long string of multiplications.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read a large number such as 47,564,296 and round it to </w:t>
            </w:r>
            <w:del w:id="9020" w:author="Claude (AI) - proposed" w:date="2026-10-18T00:28:22Z">
              <w:r>
                <w:rPr>
                  <w:rFonts w:ascii="Arial" w:cs="Arial" w:eastAsia="Arial" w:hAnsi="Arial"/>
                  <w:b w:val="false"/>
                  <w:bCs w:val="false"/>
                  <w:i w:val="false"/>
                  <w:iCs w:val="false"/>
                  <w:color w:val="000000"/>
                  <w:sz w:val="18"/>
                  <w:szCs w:val="18"/>
                </w:rPr>
                <w:delText xml:space="preserve">one significant figure</w:delText>
              </w:r>
            </w:del>
            <w:ins w:id="9021" w:author="Claude (AI) - proposed" w:date="2026-10-18T00:28:22Z">
              <w:r>
                <w:rPr>
                  <w:rFonts w:ascii="Arial" w:cs="Arial" w:eastAsia="Arial" w:hAnsi="Arial"/>
                  <w:b w:val="false"/>
                  <w:bCs w:val="false"/>
                  <w:i w:val="false"/>
                  <w:iCs w:val="false"/>
                  <w:color w:val="000000"/>
                  <w:sz w:val="18"/>
                  <w:szCs w:val="18"/>
                </w:rPr>
                <w:t xml:space="preserve">two significant figures (4.8 × 10⁷)</w:t>
              </w:r>
            </w:ins>
            <w:r>
              <w:rPr>
                <w:rFonts w:ascii="Arial" w:cs="Arial" w:eastAsia="Arial" w:hAnsi="Arial"/>
                <w:b w:val="false"/>
                <w:bCs w:val="false"/>
                <w:i w:val="false"/>
                <w:iCs w:val="false"/>
                <w:color w:val="000000"/>
                <w:sz w:val="18"/>
                <w:szCs w:val="18"/>
              </w:rPr>
              <w:t xml:space="preserve">; (b) express a whole number as a product of its prime factors using a factor tree; (c) rewrite that prime factorisation using index notation (base and power); (d) record an authentic prediction and revise it in light of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notation is a tool invented to solve real human problems — specifically the problem faced daily by Kenya's planners, journalists and scientists when communicating huge quantities — and will demonstrate curiosity and intellectual humility by publicly recording predictions that may later turn out to be wrong.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indices important? / How are the laws of indices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Indices sub-strand. It serves as the anchoring lesson: learners encounter the phenomenon (Kenya's 2019 census figure written two ways), make their first predictions about which representation is more powerful, decompose familiar numbers into prime-factor bases to generate their first index expressions, and open the class Driving Question Board. Every subsequent lesson will return to this anchor and add explanatory power to the compact notation introduced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personal digital devices to search census data, remind them to observe online safety: use only approved school platforms or the Kenya Education Cloud, do not share personal information, and report any inappropriate content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side-by-side cards: Card A displays Kenya's 2019 National Census figure 47,564,296 written in full; Card B displays the approximation 4.8 × 10⁷. After an initial whole-class prediction discussion, learners work in pairs to decompose familiar Kenyan numbers (64, the </w:t>
            </w:r>
            <w:del w:id="9022" w:author="Claude (AI) - proposed" w:date="2026-10-18T00:28:22Z">
              <w:r>
                <w:rPr>
                  <w:rFonts w:ascii="Arial" w:cs="Arial" w:eastAsia="Arial" w:hAnsi="Arial"/>
                  <w:b w:val="false"/>
                  <w:bCs w:val="false"/>
                  <w:i w:val="false"/>
                  <w:iCs w:val="false"/>
                  <w:color w:val="000000"/>
                  <w:sz w:val="18"/>
                  <w:szCs w:val="18"/>
                </w:rPr>
                <w:delText xml:space="preserve">number of counties originally planned</w:delText>
              </w:r>
            </w:del>
            <w:ins w:id="9023" w:author="Claude (AI) - proposed" w:date="2026-10-18T00:28:22Z">
              <w:r>
                <w:rPr>
                  <w:rFonts w:ascii="Arial" w:cs="Arial" w:eastAsia="Arial" w:hAnsi="Arial"/>
                  <w:b w:val="false"/>
                  <w:bCs w:val="false"/>
                  <w:i w:val="false"/>
                  <w:iCs w:val="false"/>
                  <w:color w:val="000000"/>
                  <w:sz w:val="18"/>
                  <w:szCs w:val="18"/>
                </w:rPr>
                <w:t xml:space="preserve">squares on a chess or draughts board</w:t>
              </w:r>
            </w:ins>
            <w:r>
              <w:rPr>
                <w:rFonts w:ascii="Arial" w:cs="Arial" w:eastAsia="Arial" w:hAnsi="Arial"/>
                <w:b w:val="false"/>
                <w:bCs w:val="false"/>
                <w:i w:val="false"/>
                <w:iCs w:val="false"/>
                <w:color w:val="000000"/>
                <w:sz w:val="18"/>
                <w:szCs w:val="18"/>
              </w:rPr>
              <w:t xml:space="preserve">; 729, the </w:t>
            </w:r>
            <w:del w:id="9024" w:author="Claude (AI) - proposed" w:date="2026-10-18T00:28:22Z">
              <w:r>
                <w:rPr>
                  <w:rFonts w:ascii="Arial" w:cs="Arial" w:eastAsia="Arial" w:hAnsi="Arial"/>
                  <w:b w:val="false"/>
                  <w:bCs w:val="false"/>
                  <w:i w:val="false"/>
                  <w:iCs w:val="false"/>
                  <w:color w:val="000000"/>
                  <w:sz w:val="18"/>
                  <w:szCs w:val="18"/>
                </w:rPr>
                <w:delText xml:space="preserve">calories in a plate of ugali and sukuma wiki</w:delText>
              </w:r>
            </w:del>
            <w:ins w:id="9025" w:author="Claude (AI) - proposed" w:date="2026-10-18T00:28:22Z">
              <w:r>
                <w:rPr>
                  <w:rFonts w:ascii="Arial" w:cs="Arial" w:eastAsia="Arial" w:hAnsi="Arial"/>
                  <w:b w:val="false"/>
                  <w:bCs w:val="false"/>
                  <w:i w:val="false"/>
                  <w:iCs w:val="false"/>
                  <w:color w:val="000000"/>
                  <w:sz w:val="18"/>
                  <w:szCs w:val="18"/>
                </w:rPr>
                <w:t xml:space="preserve">seedling pots in a 27 × 27 tree-nursery grid</w:t>
              </w:r>
            </w:ins>
            <w:r>
              <w:rPr>
                <w:rFonts w:ascii="Arial" w:cs="Arial" w:eastAsia="Arial" w:hAnsi="Arial"/>
                <w:b w:val="false"/>
                <w:bCs w:val="false"/>
                <w:i w:val="false"/>
                <w:iCs w:val="false"/>
                <w:color w:val="000000"/>
                <w:sz w:val="18"/>
                <w:szCs w:val="18"/>
              </w:rPr>
              <w:t xml:space="preserve">; 100,000, </w:t>
            </w:r>
            <w:del w:id="9026" w:author="Claude (AI) - proposed" w:date="2026-10-18T00:28:22Z">
              <w:r>
                <w:rPr>
                  <w:rFonts w:ascii="Arial" w:cs="Arial" w:eastAsia="Arial" w:hAnsi="Arial"/>
                  <w:b w:val="false"/>
                  <w:bCs w:val="false"/>
                  <w:i w:val="false"/>
                  <w:iCs w:val="false"/>
                  <w:color w:val="000000"/>
                  <w:sz w:val="18"/>
                  <w:szCs w:val="18"/>
                </w:rPr>
                <w:delText xml:space="preserve">the approximate population of Kericho town) into prime</w:delText>
              </w:r>
            </w:del>
            <w:ins w:id="9027" w:author="Claude (AI) - proposed" w:date="2026-10-18T00:28:22Z">
              <w:r>
                <w:rPr>
                  <w:rFonts w:ascii="Arial" w:cs="Arial" w:eastAsia="Arial" w:hAnsi="Arial"/>
                  <w:b w:val="false"/>
                  <w:bCs w:val="false"/>
                  <w:i w:val="false"/>
                  <w:iCs w:val="false"/>
                  <w:color w:val="000000"/>
                  <w:sz w:val="18"/>
                  <w:szCs w:val="18"/>
                </w:rPr>
                <w:t xml:space="preserve">an amount of KSh 100,000) into</w:t>
              </w:r>
            </w:ins>
            <w:r>
              <w:rPr>
                <w:rFonts w:ascii="Arial" w:cs="Arial" w:eastAsia="Arial" w:hAnsi="Arial"/>
                <w:b w:val="false"/>
                <w:bCs w:val="false"/>
                <w:i w:val="false"/>
                <w:iCs w:val="false"/>
                <w:color w:val="000000"/>
                <w:sz w:val="18"/>
                <w:szCs w:val="18"/>
              </w:rPr>
              <w:t xml:space="preserve"> factor trees and rewrite the results using index notation. The lesson closes by posing the unit Driving Question and opening the class Driving Question Board with learners' own unresolved questions.</w:t>
            </w:r>
            <w:ins w:id="9028" w:author="Claude (AI) - proposed" w:date="2026-10-18T00:28:22Z">
              <w:r>
                <w:rPr>
                  <w:rFonts w:ascii="Arial" w:cs="Arial" w:eastAsia="Arial" w:hAnsi="Arial"/>
                  <w:b w:val="false"/>
                  <w:bCs w:val="false"/>
                  <w:i w:val="false"/>
                  <w:iCs w:val="false"/>
                  <w:color w:val="000000"/>
                  <w:sz w:val="18"/>
                  <w:szCs w:val="18"/>
                </w:rPr>
                <w:t xml:space="preserve"> PACING GUIDE (40 min; this overrides longer times in the phases): Predict 6, Observe 10 (8 on the table + 2 sharing; cold-call 2 pairs only), Explain 12 (model 64 on the board; learners build the factor tree for 729 only; show 100,000 in 1 minute; do the reverse task with 5³ and keep 4⁴ for fast finishers), Driving Question Board 6, Model Building 6 (4 minutes writing + 2 closing).</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pxr6eh_cxofwccv6-26g">
              <w:r>
                <w:rPr>
                  <w:rFonts w:ascii="Arial" w:cs="Arial" w:eastAsia="Arial" w:hAnsi="Arial"/>
                  <w:color w:val="2E75B6"/>
                  <w:sz w:val="16"/>
                  <w:szCs w:val="16"/>
                  <w:u w:val="single" w:color="2E75B6"/>
                </w:rPr>
                <w:t xml:space="preserve">Introduction to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t7a0bpt1wtc9lglnfks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2ugnd-xuwhunkybl6y-8">
              <w:r>
                <w:rPr>
                  <w:rFonts w:ascii="Arial" w:cs="Arial" w:eastAsia="Arial" w:hAnsi="Arial"/>
                  <w:color w:val="2E75B6"/>
                  <w:sz w:val="16"/>
                  <w:szCs w:val="16"/>
                  <w:u w:val="single" w:color="2E75B6"/>
                </w:rPr>
                <w:t xml:space="preserve">Powers of whole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v307hf0rdnd_xltgqf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is given a sticky note. The teacher displays Card A (47,564,296) and Card B (4.8 × 10⁷) on the board — large enough for all to read. Learners silently read both cards for 60 seconds, then individually write on their sticky note: (1) Which card is easier to use in a calculation, and why? (2) What does the small '7' written high up actually mean? Learners do NOT discuss yet. They stick their notes on a designated 'Before' section of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Hold up both cards and say: 'A journalist at the Daily Nation, a planner at the Kenya National Bureau of Statistics, and a </w:t>
            </w:r>
            <w:del w:id="9029" w:author="Claude (AI) - proposed" w:date="2026-10-18T00:28:22Z">
              <w:r>
                <w:rPr>
                  <w:rFonts w:ascii="Arial" w:cs="Arial" w:eastAsia="Arial" w:hAnsi="Arial"/>
                  <w:b w:val="false"/>
                  <w:bCs w:val="false"/>
                  <w:i w:val="false"/>
                  <w:iCs w:val="false"/>
                  <w:color w:val="000000"/>
                  <w:sz w:val="18"/>
                  <w:szCs w:val="18"/>
                </w:rPr>
                <w:delText xml:space="preserve">Form 4</w:delText>
              </w:r>
            </w:del>
            <w:ins w:id="9030" w:author="Claude (AI) - proposed" w:date="2026-10-18T00:28:22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all looked at these two cards this morning. I want to know what YOU think before we investigate anything.' </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sticky notes. Say: 'Write your prediction silently — no talking, no checking a neighbour's work. You have 60 seconds.' Set a visible timer. </w:t>
            </w:r>
          </w:p>
          <w:p>
            <w:pPr>
              <w:keepNext w:val="false"/>
              <w:spacing w:after="40" w:before="0"/>
              <w:jc w:val="left"/>
            </w:pPr>
            <w:r>
              <w:rPr>
                <w:rFonts w:ascii="Arial" w:cs="Arial" w:eastAsia="Arial" w:hAnsi="Arial"/>
                <w:b w:val="false"/>
                <w:bCs w:val="false"/>
                <w:i w:val="false"/>
                <w:iCs w:val="false"/>
                <w:color w:val="000000"/>
                <w:sz w:val="18"/>
                <w:szCs w:val="18"/>
              </w:rPr>
              <w:t xml:space="preserve">3. After 60 seconds, cold-call 3 learners at random to read their predictions aloud (do not correct — affirm all contributions: 'Thank you — we will test that idea today'). </w:t>
            </w:r>
          </w:p>
          <w:p>
            <w:pPr>
              <w:keepNext w:val="false"/>
              <w:spacing w:after="40" w:before="0"/>
              <w:jc w:val="left"/>
            </w:pPr>
            <w:r>
              <w:rPr>
                <w:rFonts w:ascii="Arial" w:cs="Arial" w:eastAsia="Arial" w:hAnsi="Arial"/>
                <w:b w:val="false"/>
                <w:bCs w:val="false"/>
                <w:i w:val="false"/>
                <w:iCs w:val="false"/>
                <w:color w:val="000000"/>
                <w:sz w:val="18"/>
                <w:szCs w:val="18"/>
              </w:rPr>
              <w:t xml:space="preserve">4. Say: 'Hold on to your thinking. By the end of this lesson you will have evidence to decide whether your prediction was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(Predict-First Protocol): by requiring a written, individual prediction before any instruction, the teacher activates prior knowledge, surfaces misconceptions about exponent notation, and creates a personal stake in the investigation. The 'Before' wall of sticky notes becomes a reference point for revision in the Model 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sticky note on the 'Before' wall within 2 minutes. Teacher scans notes during the cold-call to identify the 3 most common misconception types (e.g., 'the 7 means multiply by 7', 'it is just a shortcut with no mathematical meaning', 'they are equal so it doesn't matter'). Teacher mentally flags those 3 misconceptions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fe5uebsz7-rtxferwc5f">
              <w:r>
                <w:rPr>
                  <w:rFonts w:ascii="Arial" w:cs="Arial" w:eastAsia="Arial" w:hAnsi="Arial"/>
                  <w:color w:val="2E75B6"/>
                  <w:sz w:val="16"/>
                  <w:szCs w:val="16"/>
                  <w:u w:val="single" w:color="2E75B6"/>
                </w:rPr>
                <w:t xml:space="preserve">Using exponents with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wn-bzoog4ldas3vexe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h-ezmguhhy3jj6oolld2">
              <w:r>
                <w:rPr>
                  <w:rFonts w:ascii="Arial" w:cs="Arial" w:eastAsia="Arial" w:hAnsi="Arial"/>
                  <w:color w:val="2E75B6"/>
                  <w:sz w:val="16"/>
                  <w:szCs w:val="16"/>
                  <w:u w:val="single" w:color="2E75B6"/>
                </w:rPr>
                <w:t xml:space="preserve">Powers of whole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tjhfsnj59dfyuvnffjr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a printed 'Evidence Card' (or projects it) showing three real Kenyan data points: (A) Kenya 2019 Census total population — 47,564,296 persons; (B) Approximate mass of one grain of maize — 0.000 3 kg; (C) Distance from Nairobi to Kisumu by road — 348,000 metres. Learners work in pairs for 8 minutes to complete a structured observation table with three columns: 'Number in full', 'Rounded to </w:t>
            </w:r>
            <w:del w:id="9031" w:author="Claude (AI) - proposed" w:date="2026-10-18T00:28:22Z">
              <w:r>
                <w:rPr>
                  <w:rFonts w:ascii="Arial" w:cs="Arial" w:eastAsia="Arial" w:hAnsi="Arial"/>
                  <w:b w:val="false"/>
                  <w:bCs w:val="false"/>
                  <w:i w:val="false"/>
                  <w:iCs w:val="false"/>
                  <w:color w:val="000000"/>
                  <w:sz w:val="18"/>
                  <w:szCs w:val="18"/>
                </w:rPr>
                <w:delText xml:space="preserve">1</w:delText>
              </w:r>
            </w:del>
            <w:ins w:id="9032" w:author="Claude (AI) - proposed" w:date="2026-10-18T00:28:2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s.f.', 'How many times must I multiply 10 by itself to get close to this number?'. Pairs share their column-3 answers with the pair beside them (think-pair-share).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Evidence Card (or display it clearly). Say: 'Your job is a detective job — look for a pattern. Fill in this table with your partner. You have 8 minutes. I will be coming round — be ready to explain your column-3 reasoning.'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At the 4-minute mark, pause the class and cold-call one pair: 'Tell me — for 47,564,296, how many times did you multiply 10?' Wait 10–15 seconds for response before prompting. </w:t>
            </w:r>
          </w:p>
          <w:p>
            <w:pPr>
              <w:keepNext w:val="false"/>
              <w:spacing w:after="40" w:before="0"/>
              <w:jc w:val="left"/>
            </w:pPr>
            <w:r>
              <w:rPr>
                <w:rFonts w:ascii="Arial" w:cs="Arial" w:eastAsia="Arial" w:hAnsi="Arial"/>
                <w:b w:val="false"/>
                <w:bCs w:val="false"/>
                <w:i w:val="false"/>
                <w:iCs w:val="false"/>
                <w:color w:val="000000"/>
                <w:sz w:val="18"/>
                <w:szCs w:val="18"/>
              </w:rPr>
              <w:t xml:space="preserve">3. After 8 minutes, ask each pair to share column-3 with the adjacent pair and agree or disagree. </w:t>
            </w:r>
          </w:p>
          <w:p>
            <w:pPr>
              <w:keepNext w:val="false"/>
              <w:spacing w:after="40" w:before="0"/>
              <w:jc w:val="left"/>
            </w:pPr>
            <w:r>
              <w:rPr>
                <w:rFonts w:ascii="Arial" w:cs="Arial" w:eastAsia="Arial" w:hAnsi="Arial"/>
                <w:b w:val="false"/>
                <w:bCs w:val="false"/>
                <w:i w:val="false"/>
                <w:iCs w:val="false"/>
                <w:color w:val="000000"/>
                <w:sz w:val="18"/>
                <w:szCs w:val="18"/>
              </w:rPr>
              <w:t xml:space="preserve">4. Whole-class share-out: cold-call 3 different pairs (not the same learners as Phase 1). Record their column-3 answers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5. Ask: 'What do you notice about the number you wrote in column 3 and the small number on Card B?' Wait 15 seconds. Accept all responses without confirming or denying — say: 'Keep that observation in your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Pattern Noticing: the three-column table scaffolds learners from raw data → rounded approximation → repeated-multiplication count. This mirrors the actual cognitive process by which index notation was invented historically, making the 'why' of the notation visible before the formal definition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pairs correctly identify that 10 must be multiplied by itself 7 times to approximate 47,564,296 (i.e., 10⁷ ≈ 10,000,000), </w:t>
            </w:r>
            <w:del w:id="9033" w:author="Claude (AI) - proposed" w:date="2026-10-18T00:28:22Z">
              <w:r>
                <w:rPr>
                  <w:rFonts w:ascii="Arial" w:cs="Arial" w:eastAsia="Arial" w:hAnsi="Arial"/>
                  <w:b w:val="false"/>
                  <w:bCs w:val="false"/>
                  <w:i w:val="false"/>
                  <w:iCs w:val="false"/>
                  <w:color w:val="000000"/>
                  <w:sz w:val="18"/>
                  <w:szCs w:val="18"/>
                </w:rPr>
                <w:delText xml:space="preserve">4</w:delText>
              </w:r>
            </w:del>
            <w:ins w:id="9034" w:author="Claude (AI) - proposed" w:date="2026-10-18T00:28: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times for 348,000 (10⁵ </w:t>
            </w:r>
            <w:del w:id="9035" w:author="Claude (AI) - proposed" w:date="2026-10-18T00:28:22Z">
              <w:r>
                <w:rPr>
                  <w:rFonts w:ascii="Arial" w:cs="Arial" w:eastAsia="Arial" w:hAnsi="Arial"/>
                  <w:b w:val="false"/>
                  <w:bCs w:val="false"/>
                  <w:i w:val="false"/>
                  <w:iCs w:val="false"/>
                  <w:color w:val="000000"/>
                  <w:sz w:val="18"/>
                  <w:szCs w:val="18"/>
                </w:rPr>
                <w:delText xml:space="preserve">≈</w:delText>
              </w:r>
            </w:del>
            <w:ins w:id="9036" w:author="Claude (AI) - proposed" w:date="2026-10-18T00:28:2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100,000 </w:t>
            </w:r>
            <w:del w:id="9037" w:author="Claude (AI) - proposed" w:date="2026-10-18T00:28:22Z">
              <w:r>
                <w:rPr>
                  <w:rFonts w:ascii="Arial" w:cs="Arial" w:eastAsia="Arial" w:hAnsi="Arial"/>
                  <w:b w:val="false"/>
                  <w:bCs w:val="false"/>
                  <w:i w:val="false"/>
                  <w:iCs w:val="false"/>
                  <w:color w:val="000000"/>
                  <w:sz w:val="18"/>
                  <w:szCs w:val="18"/>
                </w:rPr>
                <w:delText xml:space="preserve">— accept 5 with explanation</w:delText>
              </w:r>
            </w:del>
            <w:ins w:id="9038" w:author="Claude (AI) - proposed" w:date="2026-10-18T00:28:22Z">
              <w:r>
                <w:rPr>
                  <w:rFonts w:ascii="Arial" w:cs="Arial" w:eastAsia="Arial" w:hAnsi="Arial"/>
                  <w:b w:val="false"/>
                  <w:bCs w:val="false"/>
                  <w:i w:val="false"/>
                  <w:iCs w:val="false"/>
                  <w:color w:val="000000"/>
                  <w:sz w:val="18"/>
                  <w:szCs w:val="18"/>
                </w:rPr>
                <w:t xml:space="preserve">is the power of 10 nearest its size; accept 6 with a reason, since 348,000 is also within a factor of 3 of 10⁶</w:t>
              </w:r>
            </w:ins>
            <w:r>
              <w:rPr>
                <w:rFonts w:ascii="Arial" w:cs="Arial" w:eastAsia="Arial" w:hAnsi="Arial"/>
                <w:b w:val="false"/>
                <w:bCs w:val="false"/>
                <w:i w:val="false"/>
                <w:iCs w:val="false"/>
                <w:color w:val="000000"/>
                <w:sz w:val="18"/>
                <w:szCs w:val="18"/>
              </w:rPr>
              <w:t xml:space="preserve">), and that the grain of maize involves a negative-direction count (teacher notes this for a future lesson; do NOT introduce negative indices yet). If fewer than half the pairs reach column 3 correctly, teacher does one worked example on the board for 348,000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7znzplksxzmi7syrplst">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8colwrhlfxky-mptp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blxicbdq8kpwn7elvy9-">
              <w:r>
                <w:rPr>
                  <w:rFonts w:ascii="Arial" w:cs="Arial" w:eastAsia="Arial" w:hAnsi="Arial"/>
                  <w:color w:val="2E75B6"/>
                  <w:sz w:val="16"/>
                  <w:szCs w:val="16"/>
                  <w:u w:val="single" w:color="2E75B6"/>
                </w:rPr>
                <w:t xml:space="preserve">Exponents with integer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rqzouex6eapw6yd2mu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vocabulary: base, index (power/exponent), index form, expanded form. Learners are guided to build factor trees for three numbers chosen from Kenyan life: (1) 64 — the number of </w:t>
            </w:r>
            <w:del w:id="9039" w:author="Claude (AI) - proposed" w:date="2026-10-18T00:28:22Z">
              <w:r>
                <w:rPr>
                  <w:rFonts w:ascii="Arial" w:cs="Arial" w:eastAsia="Arial" w:hAnsi="Arial"/>
                  <w:b w:val="false"/>
                  <w:bCs w:val="false"/>
                  <w:i w:val="false"/>
                  <w:iCs w:val="false"/>
                  <w:color w:val="000000"/>
                  <w:sz w:val="18"/>
                  <w:szCs w:val="18"/>
                </w:rPr>
                <w:delText xml:space="preserve">counties Kenya was originally planned to have before settling on 47</w:delText>
              </w:r>
            </w:del>
            <w:ins w:id="9040" w:author="Claude (AI) - proposed" w:date="2026-10-18T00:28:22Z">
              <w:r>
                <w:rPr>
                  <w:rFonts w:ascii="Arial" w:cs="Arial" w:eastAsia="Arial" w:hAnsi="Arial"/>
                  <w:b w:val="false"/>
                  <w:bCs w:val="false"/>
                  <w:i w:val="false"/>
                  <w:iCs w:val="false"/>
                  <w:color w:val="000000"/>
                  <w:sz w:val="18"/>
                  <w:szCs w:val="18"/>
                </w:rPr>
                <w:t xml:space="preserve">squares on a chess or draughts board</w:t>
              </w:r>
            </w:ins>
            <w:r>
              <w:rPr>
                <w:rFonts w:ascii="Arial" w:cs="Arial" w:eastAsia="Arial" w:hAnsi="Arial"/>
                <w:b w:val="false"/>
                <w:bCs w:val="false"/>
                <w:i w:val="false"/>
                <w:iCs w:val="false"/>
                <w:color w:val="000000"/>
                <w:sz w:val="18"/>
                <w:szCs w:val="18"/>
              </w:rPr>
              <w:t xml:space="preserve"> (64 = 2⁶); (2) 729 — the </w:t>
            </w:r>
            <w:del w:id="9041" w:author="Claude (AI) - proposed" w:date="2026-10-18T00:28:22Z">
              <w:r>
                <w:rPr>
                  <w:rFonts w:ascii="Arial" w:cs="Arial" w:eastAsia="Arial" w:hAnsi="Arial"/>
                  <w:b w:val="false"/>
                  <w:bCs w:val="false"/>
                  <w:i w:val="false"/>
                  <w:iCs w:val="false"/>
                  <w:color w:val="000000"/>
                  <w:sz w:val="18"/>
                  <w:szCs w:val="18"/>
                </w:rPr>
                <w:delText xml:space="preserve">approximate number of calories in a plate of ugali and sukuma wiki</w:delText>
              </w:r>
            </w:del>
            <w:ins w:id="9042" w:author="Claude (AI) - proposed" w:date="2026-10-18T00:28:22Z">
              <w:r>
                <w:rPr>
                  <w:rFonts w:ascii="Arial" w:cs="Arial" w:eastAsia="Arial" w:hAnsi="Arial"/>
                  <w:b w:val="false"/>
                  <w:bCs w:val="false"/>
                  <w:i w:val="false"/>
                  <w:iCs w:val="false"/>
                  <w:color w:val="000000"/>
                  <w:sz w:val="18"/>
                  <w:szCs w:val="18"/>
                </w:rPr>
                <w:t xml:space="preserve">number of seedling pots in a 27 × 27 tree-nursery grid</w:t>
              </w:r>
            </w:ins>
            <w:r>
              <w:rPr>
                <w:rFonts w:ascii="Arial" w:cs="Arial" w:eastAsia="Arial" w:hAnsi="Arial"/>
                <w:b w:val="false"/>
                <w:bCs w:val="false"/>
                <w:i w:val="false"/>
                <w:iCs w:val="false"/>
                <w:color w:val="000000"/>
                <w:sz w:val="18"/>
                <w:szCs w:val="18"/>
              </w:rPr>
              <w:t xml:space="preserve"> (729 = 3⁶); (3) </w:t>
            </w:r>
            <w:ins w:id="9043" w:author="Claude (AI) - proposed" w:date="2026-10-18T00:28:22Z">
              <w:r>
                <w:rPr>
                  <w:rFonts w:ascii="Arial" w:cs="Arial" w:eastAsia="Arial" w:hAnsi="Arial"/>
                  <w:b w:val="false"/>
                  <w:bCs w:val="false"/>
                  <w:i w:val="false"/>
                  <w:iCs w:val="false"/>
                  <w:color w:val="000000"/>
                  <w:sz w:val="18"/>
                  <w:szCs w:val="18"/>
                </w:rPr>
                <w:t xml:space="preserve">KSh </w:t>
              </w:r>
            </w:ins>
            <w:r>
              <w:rPr>
                <w:rFonts w:ascii="Arial" w:cs="Arial" w:eastAsia="Arial" w:hAnsi="Arial"/>
                <w:b w:val="false"/>
                <w:bCs w:val="false"/>
                <w:i w:val="false"/>
                <w:iCs w:val="false"/>
                <w:color w:val="000000"/>
                <w:sz w:val="18"/>
                <w:szCs w:val="18"/>
              </w:rPr>
              <w:t xml:space="preserve">100,000 — </w:t>
            </w:r>
            <w:del w:id="9044" w:author="Claude (AI) - proposed" w:date="2026-10-18T00:28:22Z">
              <w:r>
                <w:rPr>
                  <w:rFonts w:ascii="Arial" w:cs="Arial" w:eastAsia="Arial" w:hAnsi="Arial"/>
                  <w:b w:val="false"/>
                  <w:bCs w:val="false"/>
                  <w:i w:val="false"/>
                  <w:iCs w:val="false"/>
                  <w:color w:val="000000"/>
                  <w:sz w:val="18"/>
                  <w:szCs w:val="18"/>
                </w:rPr>
                <w:delText xml:space="preserve">approximate population of Kericho town</w:delText>
              </w:r>
            </w:del>
            <w:ins w:id="9045" w:author="Claude (AI) - proposed" w:date="2026-10-18T00:28:22Z">
              <w:r>
                <w:rPr>
                  <w:rFonts w:ascii="Arial" w:cs="Arial" w:eastAsia="Arial" w:hAnsi="Arial"/>
                  <w:b w:val="false"/>
                  <w:bCs w:val="false"/>
                  <w:i w:val="false"/>
                  <w:iCs w:val="false"/>
                  <w:color w:val="000000"/>
                  <w:sz w:val="18"/>
                  <w:szCs w:val="18"/>
                </w:rPr>
                <w:t xml:space="preserve">an amount of money</w:t>
              </w:r>
            </w:ins>
            <w:r>
              <w:rPr>
                <w:rFonts w:ascii="Arial" w:cs="Arial" w:eastAsia="Arial" w:hAnsi="Arial"/>
                <w:b w:val="false"/>
                <w:bCs w:val="false"/>
                <w:i w:val="false"/>
                <w:iCs w:val="false"/>
                <w:color w:val="000000"/>
                <w:sz w:val="18"/>
                <w:szCs w:val="18"/>
              </w:rPr>
              <w:t xml:space="preserve"> (100,000 = 10⁵</w:t>
            </w:r>
            <w:ins w:id="9046" w:author="Claude (AI) - proposed" w:date="2026-10-18T00:28:22Z">
              <w:r>
                <w:rPr>
                  <w:rFonts w:ascii="Arial" w:cs="Arial" w:eastAsia="Arial" w:hAnsi="Arial"/>
                  <w:b w:val="false"/>
                  <w:bCs w:val="false"/>
                  <w:i w:val="false"/>
                  <w:iCs w:val="false"/>
                  <w:color w:val="000000"/>
                  <w:sz w:val="18"/>
                  <w:szCs w:val="18"/>
                </w:rPr>
                <w:t xml:space="preserve">; here the base is 10, which is not prime, and the prime form 2⁵ × 5⁵ is for fast finishers</w:t>
              </w:r>
            </w:ins>
            <w:r>
              <w:rPr>
                <w:rFonts w:ascii="Arial" w:cs="Arial" w:eastAsia="Arial" w:hAnsi="Arial"/>
                <w:b w:val="false"/>
                <w:bCs w:val="false"/>
                <w:i w:val="false"/>
                <w:iCs w:val="false"/>
                <w:color w:val="000000"/>
                <w:sz w:val="18"/>
                <w:szCs w:val="18"/>
              </w:rPr>
              <w:t xml:space="preserve">). Learners individually write each number in full expanded form (e.g., 2 × 2 × 2 × 2 × 2 × 2) and then in index form (2⁶). They then reverse the process: given 5³ and 4⁴, learners write the expanded form and calculate the value. Class discussion: 'Which form is easier to write? Which is easier to compute with? Why did the journalist choose Card 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on the board: 2 × 2 × 2 × 2 × 2 × 2. Say: 'Count the 2s with me.' (Learners count aloud: six.) Say: 'Mathematicians got tired of writing this. They invented a shortcut.' Write 2⁶. Point: 'This bottom number — 2 — is called the BASE. This top number — 6 — is called the INDEX or POWER or EXPONENT. Say those words after me.' (Choral response.) </w:t>
            </w:r>
          </w:p>
          <w:p>
            <w:pPr>
              <w:keepNext w:val="false"/>
              <w:spacing w:after="40" w:before="0"/>
              <w:jc w:val="left"/>
            </w:pPr>
            <w:r>
              <w:rPr>
                <w:rFonts w:ascii="Arial" w:cs="Arial" w:eastAsia="Arial" w:hAnsi="Arial"/>
                <w:b w:val="false"/>
                <w:bCs w:val="false"/>
                <w:i w:val="false"/>
                <w:iCs w:val="false"/>
                <w:color w:val="000000"/>
                <w:sz w:val="18"/>
                <w:szCs w:val="18"/>
              </w:rPr>
              <w:t xml:space="preserve">2. Model the factor tree for 64 on the board, thinking aloud. Then say: 'Your turn — build the factor tree for 729. You have 3 minutes. Work individually first.' Set timer. </w:t>
            </w:r>
          </w:p>
          <w:p>
            <w:pPr>
              <w:keepNext w:val="false"/>
              <w:spacing w:after="40" w:before="0"/>
              <w:jc w:val="left"/>
            </w:pPr>
            <w:r>
              <w:rPr>
                <w:rFonts w:ascii="Arial" w:cs="Arial" w:eastAsia="Arial" w:hAnsi="Arial"/>
                <w:b w:val="false"/>
                <w:bCs w:val="false"/>
                <w:i w:val="false"/>
                <w:iCs w:val="false"/>
                <w:color w:val="000000"/>
                <w:sz w:val="18"/>
                <w:szCs w:val="18"/>
              </w:rPr>
              <w:t xml:space="preserve">3. After 3 minutes, cold-call one learner to draw their tree on the board. Ask the class: 'Do you agree? Show thumbs up, thumbs sideways, thumbs down.' Address any thumbs-sideways or thumbs-down with: 'Tell me where you see a difference.' Wait 10 seconds. </w:t>
            </w:r>
          </w:p>
          <w:p>
            <w:pPr>
              <w:keepNext w:val="false"/>
              <w:spacing w:after="40" w:before="0"/>
              <w:jc w:val="left"/>
            </w:pPr>
            <w:r>
              <w:rPr>
                <w:rFonts w:ascii="Arial" w:cs="Arial" w:eastAsia="Arial" w:hAnsi="Arial"/>
                <w:b w:val="false"/>
                <w:bCs w:val="false"/>
                <w:i w:val="false"/>
                <w:iCs w:val="false"/>
                <w:color w:val="000000"/>
                <w:sz w:val="18"/>
                <w:szCs w:val="18"/>
              </w:rPr>
              <w:t xml:space="preserve">4. Repeat for 100,000 (= 10⁵). Cold-call a learner who had NOT yet been called. </w:t>
            </w:r>
          </w:p>
          <w:p>
            <w:pPr>
              <w:keepNext w:val="false"/>
              <w:spacing w:after="40" w:before="0"/>
              <w:jc w:val="left"/>
            </w:pPr>
            <w:r>
              <w:rPr>
                <w:rFonts w:ascii="Arial" w:cs="Arial" w:eastAsia="Arial" w:hAnsi="Arial"/>
                <w:b w:val="false"/>
                <w:bCs w:val="false"/>
                <w:i w:val="false"/>
                <w:iCs w:val="false"/>
                <w:color w:val="000000"/>
                <w:sz w:val="18"/>
                <w:szCs w:val="18"/>
              </w:rPr>
              <w:t xml:space="preserve">5. Pose the reverse task (5³ and 4⁴). After 2 minutes, cold-call two learners — one for each. </w:t>
            </w:r>
          </w:p>
          <w:p>
            <w:pPr>
              <w:keepNext w:val="false"/>
              <w:spacing w:after="40" w:before="0"/>
              <w:jc w:val="left"/>
            </w:pPr>
            <w:r>
              <w:rPr>
                <w:rFonts w:ascii="Arial" w:cs="Arial" w:eastAsia="Arial" w:hAnsi="Arial"/>
                <w:b w:val="false"/>
                <w:bCs w:val="false"/>
                <w:i w:val="false"/>
                <w:iCs w:val="false"/>
                <w:color w:val="000000"/>
                <w:sz w:val="18"/>
                <w:szCs w:val="18"/>
              </w:rPr>
              <w:t xml:space="preserve">6. Return to the phenomenon: 'Now look back at Card B. The journalist wrote 4.8 × 10⁷. The 10⁷ means 10 multiplied by itself how many times?' Wait 15 seconds. Cold-call one learner. Say: 'That is exactly the structure you just practised. The journalist used index form because — ?' Wait 10 seconds. Accept 2–3 learner completions of the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Concept-Invention through Concrete Generalisation: learners first count repeated factors manually (concrete), then see the shortcut notation (representational), then apply it to new numbers (abstract). Returning to the phenomenon at the end of the Explain phase anchors the abstract concept back to the real-world puzzle, completing the concrete-representational-abstract (CRA) cycle within a single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write 729 = 3 × 3 × 3 × 3 × 3 × 3 = 3⁶ and 100,000 = 10 × 10 × 10 × 10 × 10 = 10⁵ without prompting. Teacher checks by circulating during individual work. Red flag: any learner who writes the index as a multiplier (e.g., 2⁶ = 2 × 6 = 12) — teacher addresses this privately during circulation and plans a targeted misconception-busting opener for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oxoli7zueydaaa_xtlxm">
              <w:r>
                <w:rPr>
                  <w:rFonts w:ascii="Arial" w:cs="Arial" w:eastAsia="Arial" w:hAnsi="Arial"/>
                  <w:color w:val="2E75B6"/>
                  <w:sz w:val="16"/>
                  <w:szCs w:val="16"/>
                  <w:u w:val="single" w:color="2E75B6"/>
                </w:rPr>
                <w:t xml:space="preserve">Introduction to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ttrawapcbwdqohtgs9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dlzaofkq0qg_e2hcfhmw">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oldapqmpccxldabvp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is given a fresh sticky note (a different colour from Phase 1). They write one genuine question they now have about the small superscript numbers — something they are curious about or confused by. Examples might include: 'What happens when you multiply 2³ × 2⁴ — do the powers add up?', 'Can the index be zero or negative?', 'Why does 10⁰ = 1?', 'Is there a rule for dividing powers?' Learners post their questions on the class Driving Question Board under the heading: 'What do we still need to figure out?' The teacher reads 5–6 questions aloud and groups similar ones together in front of the class, labelling clusters (e.g., 'Questions about multiplying powers', 'Questions about zero and negative powers').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Reveal a large blank display area (or a section of the whiteboard) labelled 'Our Driving Question Board — Indices'. Write the unit Driving Question at the top in large text: 'Why do scientists, economists and farmers use small superscript numbers to write huge or tiny quantities — and what rules make those compact symbols so powerful for computation?' </w:t>
            </w:r>
          </w:p>
          <w:p>
            <w:pPr>
              <w:keepNext w:val="false"/>
              <w:spacing w:after="40" w:before="0"/>
              <w:jc w:val="left"/>
            </w:pPr>
            <w:r>
              <w:rPr>
                <w:rFonts w:ascii="Arial" w:cs="Arial" w:eastAsia="Arial" w:hAnsi="Arial"/>
                <w:b w:val="false"/>
                <w:bCs w:val="false"/>
                <w:i w:val="false"/>
                <w:iCs w:val="false"/>
                <w:color w:val="000000"/>
                <w:sz w:val="18"/>
                <w:szCs w:val="18"/>
              </w:rPr>
              <w:t xml:space="preserve">2. Say: 'You have just done some real mathematical detective work. Now write one question you still have — something that genuinely puzzles you. It might start with: What happens when…? Why does…? Is there a rule for…? Can the index ever…? You have 2 minutes.' </w:t>
            </w:r>
          </w:p>
          <w:p>
            <w:pPr>
              <w:keepNext w:val="false"/>
              <w:spacing w:after="40" w:before="0"/>
              <w:jc w:val="left"/>
            </w:pPr>
            <w:r>
              <w:rPr>
                <w:rFonts w:ascii="Arial" w:cs="Arial" w:eastAsia="Arial" w:hAnsi="Arial"/>
                <w:b w:val="false"/>
                <w:bCs w:val="false"/>
                <w:i w:val="false"/>
                <w:iCs w:val="false"/>
                <w:color w:val="000000"/>
                <w:sz w:val="18"/>
                <w:szCs w:val="18"/>
              </w:rPr>
              <w:t xml:space="preserve">3. Invite learners to post notes. Read 5–6 aloud, pausing after each: 'Does anyone else have a question like this one?' (Show of hands.) Group similar questions physically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4. Say: 'Every one of these questions is answerable — not by guessing, but by investigating the structure of repeated multiplication. We will answer them one by one over the next lessons. Do NOT take your note down — it stays here until we can answer it with evidence.' </w:t>
            </w:r>
          </w:p>
          <w:p>
            <w:pPr>
              <w:keepNext w:val="false"/>
              <w:spacing w:after="40" w:before="0"/>
              <w:jc w:val="left"/>
            </w:pPr>
            <w:r>
              <w:rPr>
                <w:rFonts w:ascii="Arial" w:cs="Arial" w:eastAsia="Arial" w:hAnsi="Arial"/>
                <w:b w:val="false"/>
                <w:bCs w:val="false"/>
                <w:i w:val="false"/>
                <w:iCs w:val="false"/>
                <w:color w:val="000000"/>
                <w:sz w:val="18"/>
                <w:szCs w:val="18"/>
              </w:rPr>
              <w:t xml:space="preserve">5. Point back to Card B: 'That little 7 on Card B is the beginning of all of this. By the time we finish this sub-strand, you will understand exactly why it works and why it is more powerful than writing the full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the DQB makes learner thinking visible and creates a shared public record of the sub-strand's inquiry arc. By physically grouping questions into clusters, the teacher reveals the architecture of the laws of indices before formally teaching them, giving learners a cognitive map of where the unit is going. The DQB also provides accountability — questions remain posted until answered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posts a question within 2 minutes. Teacher quality-checks by scanning: if more than a third of questions are purely procedural ('How do I calculate 2⁶?') rather than structural or conceptual, teacher prompts: 'Can anyone write a question about a RULE — about what happens when you combine two index expressions?' This distinguishes surface curiosity from the deeper structural inquiry the unit demands.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hb7edrt3r9narqb5yetq">
              <w:r>
                <w:rPr>
                  <w:rFonts w:ascii="Arial" w:cs="Arial" w:eastAsia="Arial" w:hAnsi="Arial"/>
                  <w:color w:val="2E75B6"/>
                  <w:sz w:val="16"/>
                  <w:szCs w:val="16"/>
                  <w:u w:val="single" w:color="2E75B6"/>
                </w:rPr>
                <w:t xml:space="preserve">Using exponents with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6c2sxmaaqrtxozm-q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p-iajbyk-5z16ors-jg">
              <w:r>
                <w:rPr>
                  <w:rFonts w:ascii="Arial" w:cs="Arial" w:eastAsia="Arial" w:hAnsi="Arial"/>
                  <w:color w:val="2E75B6"/>
                  <w:sz w:val="16"/>
                  <w:szCs w:val="16"/>
                  <w:u w:val="single" w:color="2E75B6"/>
                </w:rPr>
                <w:t xml:space="preserve">Negative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30qb4yql0kyyhtay8y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dedicated 'My Growing Model' page. At this first stage, they draw a simple two-column table headed: 'What I can represent' | 'What I still cannot explain'. In the left column, they record what they now know: a base, an index, and the link to repeated multiplication (e.g., 3⁵ = 3 × 3 × 3 × 3 × 3 = 243). In the right column, they record at least two things they cannot yet explain (e.g., 'I don't know what happens when I multiply 3⁵ × 3²', 'I don't know why any number to the power zero equals 1'). The teacher explains that this model page will be updated at the end of every lesson in the sub-strand — it is a record of growing understanding, not a test.</w:t>
            </w:r>
            <w:ins w:id="9047" w:author="Claude (AI) - proposed" w:date="2026-10-18T00:28:22Z">
              <w:r>
                <w:rPr>
                  <w:rFonts w:ascii="Arial" w:cs="Arial" w:eastAsia="Arial" w:hAnsi="Arial"/>
                  <w:b w:val="false"/>
                  <w:bCs w:val="false"/>
                  <w:i w:val="false"/>
                  <w:iCs w:val="false"/>
                  <w:color w:val="000000"/>
                  <w:sz w:val="18"/>
                  <w:szCs w:val="18"/>
                </w:rPr>
                <w:t xml:space="preserve"> Keep this one page for the whole sub-strand: later lessons call it the Running Model, Index Laws Model or Compact Notation Model, but it is always this same page.</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and mathematicians keep a model — a picture or diagram of their current best explanation. Yours starts today. Open your book to a clean page and title it: My Growing Model of Indices — Lesson 1.' </w:t>
            </w:r>
          </w:p>
          <w:p>
            <w:pPr>
              <w:keepNext w:val="false"/>
              <w:spacing w:after="40" w:before="0"/>
              <w:jc w:val="left"/>
            </w:pPr>
            <w:r>
              <w:rPr>
                <w:rFonts w:ascii="Arial" w:cs="Arial" w:eastAsia="Arial" w:hAnsi="Arial"/>
                <w:b w:val="false"/>
                <w:bCs w:val="false"/>
                <w:i w:val="false"/>
                <w:iCs w:val="false"/>
                <w:color w:val="000000"/>
                <w:sz w:val="18"/>
                <w:szCs w:val="18"/>
              </w:rPr>
              <w:t xml:space="preserve">2. Draw the two-column table on the board. Say: 'In the LEFT column, write everything you can now represent using index notation — include at least one example from today's Kenyan data. In the RIGHT column, write at least two things you cannot yet explain. Be honest — a blank right column means you are not thinking hard enough.' </w:t>
            </w:r>
          </w:p>
          <w:p>
            <w:pPr>
              <w:keepNext w:val="false"/>
              <w:spacing w:after="40" w:before="0"/>
              <w:jc w:val="left"/>
            </w:pPr>
            <w:r>
              <w:rPr>
                <w:rFonts w:ascii="Arial" w:cs="Arial" w:eastAsia="Arial" w:hAnsi="Arial"/>
                <w:b w:val="false"/>
                <w:bCs w:val="false"/>
                <w:i w:val="false"/>
                <w:iCs w:val="false"/>
                <w:color w:val="000000"/>
                <w:sz w:val="18"/>
                <w:szCs w:val="18"/>
              </w:rPr>
              <w:t xml:space="preserve">3. Allow 4 minutes for individual writing. Circulate and check that left columns contain at least one correctly written index expression. </w:t>
            </w:r>
          </w:p>
          <w:p>
            <w:pPr>
              <w:keepNext w:val="false"/>
              <w:spacing w:after="40" w:before="0"/>
              <w:jc w:val="left"/>
            </w:pPr>
            <w:r>
              <w:rPr>
                <w:rFonts w:ascii="Arial" w:cs="Arial" w:eastAsia="Arial" w:hAnsi="Arial"/>
                <w:b w:val="false"/>
                <w:bCs w:val="false"/>
                <w:i w:val="false"/>
                <w:iCs w:val="false"/>
                <w:color w:val="000000"/>
                <w:sz w:val="18"/>
                <w:szCs w:val="18"/>
              </w:rPr>
              <w:t xml:space="preserve">4. Cold-call one learner to share a left-column entry and one different learner to share a right-column entry. Affirm both: 'Excellent — your left column is growing. Your right column means you are ready to investigate.' </w:t>
            </w:r>
          </w:p>
          <w:p>
            <w:pPr>
              <w:keepNext w:val="false"/>
              <w:spacing w:after="40" w:before="0"/>
              <w:jc w:val="left"/>
            </w:pPr>
            <w:r>
              <w:rPr>
                <w:rFonts w:ascii="Arial" w:cs="Arial" w:eastAsia="Arial" w:hAnsi="Arial"/>
                <w:b w:val="false"/>
                <w:bCs w:val="false"/>
                <w:i w:val="false"/>
                <w:iCs w:val="false"/>
                <w:color w:val="000000"/>
                <w:sz w:val="18"/>
                <w:szCs w:val="18"/>
              </w:rPr>
              <w:t xml:space="preserve">5. Close the lesson: 'Take one last look at Card B — 4.8 × 10⁷. Next lesson, we will begin to discover the rules that make computations with expressions like this one surprisingly elegant. Your questions on the DQB are your investigation agenda.'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(CMR): the 'Growing Model' page functions as a personal, living explanation that learners revise with each lesson. Starting with a deliberately incomplete model (right column intentionally blank-worthy) normalises productive uncertainty and mirrors scientific modelling practice. The physical act of writing 'what I cannot yet explain' primes learners for the next lesson's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left column contains at least one correctly written index expression with a Kenyan-context number (e.g., '47,564,296 ≈ 4.8 × 10⁷; the 7 means 10 is multiplied by itself 7 times'); right column contains at least two genuine structural questions. Teacher collects exercise books of 5 randomly selected learners at the end of the lesson to read model entries and adjust the opening of Lesson 2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\n1. PREDICTION QUALITY: Did learners' Phase 1 sticky notes reveal genuine prior knowledge about repeated multiplication, or were most notes blank/vague? If blank, Lesson 2 must build more scaffolding around the concept of multiplication before introducing formal laws. \n2. FACTOR TREE FLUENCY: Were learners able to decompose 729 = 3⁶ independently, or did most need the model from 64 first? If fewer than 60% succeeded independently, plan a 5-minute factor-tree warm-up at the start of Lesson 2. \n3. DQB QUESTION QUALITY: Did learners generate structural questions (about rules for combining powers) or only procedural questions (about calculating specific values)? If mostly procedural, the Lesson 2 Predict phase should include a more explicit prompt toward structural thinking. \n4. PHENOMENON CONNECTION: Did learners make an explicit link between 10⁷ in Card B and their column-3 table entry for the census figure? If not, begin Lesson 2 by revisiting Card B before moving to new content. \n5. EQUITY CHECK: Which learners were NOT cold-called today? Ensure every learner is called on at least once across Lessons 1–3. Note names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cards side by side: Card A shows Kenya's 2019 Census figure 47,564,296 written in full; Card B shows the approximation 4.8 × 10⁷. Learners also observed that numbers like 64 (</w:t>
            </w:r>
            <w:del w:id="9048" w:author="Claude (AI) - proposed" w:date="2026-10-18T00:28:22Z">
              <w:r>
                <w:rPr>
                  <w:rFonts w:ascii="Arial" w:cs="Arial" w:eastAsia="Arial" w:hAnsi="Arial"/>
                  <w:b w:val="false"/>
                  <w:bCs w:val="false"/>
                  <w:i w:val="false"/>
                  <w:iCs w:val="false"/>
                  <w:color w:val="000000"/>
                  <w:sz w:val="18"/>
                  <w:szCs w:val="18"/>
                </w:rPr>
                <w:delText xml:space="preserve">counties originally planned</w:delText>
              </w:r>
            </w:del>
            <w:ins w:id="9049" w:author="Claude (AI) - proposed" w:date="2026-10-18T00:28:22Z">
              <w:r>
                <w:rPr>
                  <w:rFonts w:ascii="Arial" w:cs="Arial" w:eastAsia="Arial" w:hAnsi="Arial"/>
                  <w:b w:val="false"/>
                  <w:bCs w:val="false"/>
                  <w:i w:val="false"/>
                  <w:iCs w:val="false"/>
                  <w:color w:val="000000"/>
                  <w:sz w:val="18"/>
                  <w:szCs w:val="18"/>
                </w:rPr>
                <w:t xml:space="preserve">squares on a chess board</w:t>
              </w:r>
            </w:ins>
            <w:r>
              <w:rPr>
                <w:rFonts w:ascii="Arial" w:cs="Arial" w:eastAsia="Arial" w:hAnsi="Arial"/>
                <w:b w:val="false"/>
                <w:bCs w:val="false"/>
                <w:i w:val="false"/>
                <w:iCs w:val="false"/>
                <w:color w:val="000000"/>
                <w:sz w:val="18"/>
                <w:szCs w:val="18"/>
              </w:rPr>
              <w:t xml:space="preserve">), 729 (</w:t>
            </w:r>
            <w:del w:id="9050" w:author="Claude (AI) - proposed" w:date="2026-10-18T00:28:22Z">
              <w:r>
                <w:rPr>
                  <w:rFonts w:ascii="Arial" w:cs="Arial" w:eastAsia="Arial" w:hAnsi="Arial"/>
                  <w:b w:val="false"/>
                  <w:bCs w:val="false"/>
                  <w:i w:val="false"/>
                  <w:iCs w:val="false"/>
                  <w:color w:val="000000"/>
                  <w:sz w:val="18"/>
                  <w:szCs w:val="18"/>
                </w:rPr>
                <w:delText xml:space="preserve">calories in ugali and sukuma wiki</w:delText>
              </w:r>
            </w:del>
            <w:ins w:id="9051" w:author="Claude (AI) - proposed" w:date="2026-10-18T00:28:22Z">
              <w:r>
                <w:rPr>
                  <w:rFonts w:ascii="Arial" w:cs="Arial" w:eastAsia="Arial" w:hAnsi="Arial"/>
                  <w:b w:val="false"/>
                  <w:bCs w:val="false"/>
                  <w:i w:val="false"/>
                  <w:iCs w:val="false"/>
                  <w:color w:val="000000"/>
                  <w:sz w:val="18"/>
                  <w:szCs w:val="18"/>
                </w:rPr>
                <w:t xml:space="preserve">pots in a 27 × 27 nursery grid</w:t>
              </w:r>
            </w:ins>
            <w:r>
              <w:rPr>
                <w:rFonts w:ascii="Arial" w:cs="Arial" w:eastAsia="Arial" w:hAnsi="Arial"/>
                <w:b w:val="false"/>
                <w:bCs w:val="false"/>
                <w:i w:val="false"/>
                <w:iCs w:val="false"/>
                <w:color w:val="000000"/>
                <w:sz w:val="18"/>
                <w:szCs w:val="18"/>
              </w:rPr>
              <w:t xml:space="preserve">) and 100,000 (</w:t>
            </w:r>
            <w:del w:id="9052" w:author="Claude (AI) - proposed" w:date="2026-10-18T00:28:22Z">
              <w:r>
                <w:rPr>
                  <w:rFonts w:ascii="Arial" w:cs="Arial" w:eastAsia="Arial" w:hAnsi="Arial"/>
                  <w:b w:val="false"/>
                  <w:bCs w:val="false"/>
                  <w:i w:val="false"/>
                  <w:iCs w:val="false"/>
                  <w:color w:val="000000"/>
                  <w:sz w:val="18"/>
                  <w:szCs w:val="18"/>
                </w:rPr>
                <w:delText xml:space="preserve">approximate population of Kericho</w:delText>
              </w:r>
            </w:del>
            <w:ins w:id="9053" w:author="Claude (AI) - proposed" w:date="2026-10-18T00:28:22Z">
              <w:r>
                <w:rPr>
                  <w:rFonts w:ascii="Arial" w:cs="Arial" w:eastAsia="Arial" w:hAnsi="Arial"/>
                  <w:b w:val="false"/>
                  <w:bCs w:val="false"/>
                  <w:i w:val="false"/>
                  <w:iCs w:val="false"/>
                  <w:color w:val="000000"/>
                  <w:sz w:val="18"/>
                  <w:szCs w:val="18"/>
                </w:rPr>
                <w:t xml:space="preserve">an amount in shillings</w:t>
              </w:r>
            </w:ins>
            <w:r>
              <w:rPr>
                <w:rFonts w:ascii="Arial" w:cs="Arial" w:eastAsia="Arial" w:hAnsi="Arial"/>
                <w:b w:val="false"/>
                <w:bCs w:val="false"/>
                <w:i w:val="false"/>
                <w:iCs w:val="false"/>
                <w:color w:val="000000"/>
                <w:sz w:val="18"/>
                <w:szCs w:val="18"/>
              </w:rPr>
              <w:t xml:space="preserve">) can each be written as a short chain of repeated </w:t>
            </w:r>
            <w:del w:id="9054" w:author="Claude (AI) - proposed" w:date="2026-10-18T00:28:22Z">
              <w:r>
                <w:rPr>
                  <w:rFonts w:ascii="Arial" w:cs="Arial" w:eastAsia="Arial" w:hAnsi="Arial"/>
                  <w:b w:val="false"/>
                  <w:bCs w:val="false"/>
                  <w:i w:val="false"/>
                  <w:iCs w:val="false"/>
                  <w:color w:val="000000"/>
                  <w:sz w:val="18"/>
                  <w:szCs w:val="18"/>
                </w:rPr>
                <w:delText xml:space="preserve">prime-factor multiplications</w:delText>
              </w:r>
            </w:del>
            <w:ins w:id="9055" w:author="Claude (AI) - proposed" w:date="2026-10-18T00:28:22Z">
              <w:r>
                <w:rPr>
                  <w:rFonts w:ascii="Arial" w:cs="Arial" w:eastAsia="Arial" w:hAnsi="Arial"/>
                  <w:b w:val="false"/>
                  <w:bCs w:val="false"/>
                  <w:i w:val="false"/>
                  <w:iCs w:val="false"/>
                  <w:color w:val="000000"/>
                  <w:sz w:val="18"/>
                  <w:szCs w:val="18"/>
                </w:rPr>
                <w:t xml:space="preserve">multiplication of the same factor</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number written in index form has two parts: a BASE (the number being repeatedly multiplied) and an INDEX or POWER (the count of how many times the base is multiplied by itself). Index notation is a compact, unambiguous shorthand for repeated multiplication — the same shorthand that journalists, census planners and scientists use when working with Kenya's large national data.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why Card B is more compact than Card A: the index 7 in 10⁷ tells us exactly how many times 10 is multiplied by itself, replacing seven individual multiplication symbols. We cannot yet explain what happens when two index expressions are multiplied or divided, why any number to the power zero equals 1, or how to use index notation for very small numbers like the mass of a maize grain — those questions are now posted on our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4osv1kr5fhu5d3atval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qdtpamnm63zf1bbdfnk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Building Index Language: Bases, Exponents and Expanded Form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fluency in reading and writing numbers in index (exponential) form by expanding index expressions into repeated multiplication, identifying bases and exponents, and expressing real Kenyan data — county populations and maize harvest tonnage from KNBS — in index form. This directly advances the driving question by giving learners the precise language and notation needed to interrogate WHY the laws of indices work.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an index expression aⁿ means the base a multiplied by itself n times (e.g. 2⁵ = 2×2×2×2×2 = 32); (b) the BASE is the number being repeatedly multiplied and the EXPONENT (index/power) is the count of multiplications; (c) large and small real-world quantities (e.g. Nairobi population ≈ 4.4 × 10⁶, national maize harvest ≈ 3.5 × 10⁶ tonnes) can be approximated and written compactly in index form.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 express a given whole number in index form using its prime factors or as a power of 10; (b) expand an index expression into its full repeated-multiplication string and evaluate it; (c) correctly identify the base and exponent in any index expression; (d) approximate a large number to </w:t>
            </w:r>
            <w:del w:id="9056" w:author="Claude (AI) - proposed" w:date="2026-10-18T00:28:22Z">
              <w:r>
                <w:rPr>
                  <w:rFonts w:ascii="Arial" w:cs="Arial" w:eastAsia="Arial" w:hAnsi="Arial"/>
                  <w:b w:val="false"/>
                  <w:bCs w:val="false"/>
                  <w:i w:val="false"/>
                  <w:iCs w:val="false"/>
                  <w:color w:val="000000"/>
                  <w:sz w:val="18"/>
                  <w:szCs w:val="18"/>
                </w:rPr>
                <w:delText xml:space="preserve">1 significant figure</w:delText>
              </w:r>
            </w:del>
            <w:ins w:id="9057" w:author="Claude (AI) - proposed" w:date="2026-10-18T00:28:22Z">
              <w:r>
                <w:rPr>
                  <w:rFonts w:ascii="Arial" w:cs="Arial" w:eastAsia="Arial" w:hAnsi="Arial"/>
                  <w:b w:val="false"/>
                  <w:bCs w:val="false"/>
                  <w:i w:val="false"/>
                  <w:iCs w:val="false"/>
                  <w:color w:val="000000"/>
                  <w:sz w:val="18"/>
                  <w:szCs w:val="18"/>
                </w:rPr>
                <w:t xml:space="preserve">2 significant figures</w:t>
              </w:r>
            </w:ins>
            <w:r>
              <w:rPr>
                <w:rFonts w:ascii="Arial" w:cs="Arial" w:eastAsia="Arial" w:hAnsi="Arial"/>
                <w:b w:val="false"/>
                <w:bCs w:val="false"/>
                <w:i w:val="false"/>
                <w:iCs w:val="false"/>
                <w:color w:val="000000"/>
                <w:sz w:val="18"/>
                <w:szCs w:val="18"/>
              </w:rPr>
              <w:t xml:space="preserve"> and write it as a product with a power of 10.</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index notation is not an arbitrary mathematical trick but a deliberate tool chosen by scientists, journalists and government planners — including those who compiled Kenya's 2019 Census — because it makes enormous numbers manageable, comparable and computation-ready. Learners value precision and clarity in mathematical communication.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are indices important? 2. How are the laws of indices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confronted learners with the phenomenon: Kenya's census figure 47,564,296 written beside 4.8 × 10⁷ — two representations of almost the same quantity, one compact and one sprawling. Lesson 2 zooms in on the compact form: what does that small superscript '7' actually mean, and how do we build such expressions from scratch? By the end of this lesson learners can construct index expressions for real county populations and KNBS harvest data, and can reverse the process — expanding 2⁵ or 10⁶ back into repeated multiplication — giving them the experiential foundation on which the laws of indices (Lessons 3–5) will be formally derived.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learners use mobile phones or tablets to access KNBS data, remind them to observe online safety: do not share personal information, use only trusted government or educational websites (knbs.or.ke, Kenya Education Cloud), and work within the school's ICT acceptable-use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predicting — in writing — how they would compress their county's population into a shorter expression, then observe two structured data sets (county populations and KNBS maize harvest tonnage) presented on cards. Through a guided expansion activity, pairs convert index expressions into repeated-multiplication strings and evaluate them, then reverse the process to write raw numbers in index form. The lesson closes with learners updating the class Driving Question Board and constructing or revising an annotated diagram showing the anatomy of an index expression. Throughout, the teacher uses cold-calling, targeted wait time, and mini-whiteboards (or exercise books held up) as formative checkpoints. All examples are drawn from Kenyan census and agricultural data to maintain the phenomenon thread.</w:t>
            </w:r>
            <w:ins w:id="9058" w:author="Claude (AI) - proposed" w:date="2026-10-18T00:28:22Z">
              <w:r>
                <w:rPr>
                  <w:rFonts w:ascii="Arial" w:cs="Arial" w:eastAsia="Arial" w:hAnsi="Arial"/>
                  <w:b w:val="false"/>
                  <w:bCs w:val="false"/>
                  <w:i w:val="false"/>
                  <w:iCs w:val="false"/>
                  <w:color w:val="000000"/>
                  <w:sz w:val="18"/>
                  <w:szCs w:val="18"/>
                </w:rPr>
                <w:t xml:space="preserve"> PACING GUIDE (40 min; this overrides longer times in the phases): Predict 6, Observe 11 (Task 1 expand 5 + Task 3 maize 4 + 2 cold-calls; skip Task 2, because the anatomy diagram is drawn again in Model Building), Explain 10, Driving Question Board 5, Model Building 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c-simnk-h5lft-cyuspg">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szf7wtj5l-1yjtyg9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rzvfzo-foqlkvlme-ahs">
              <w:r>
                <w:rPr>
                  <w:rFonts w:ascii="Arial" w:cs="Arial" w:eastAsia="Arial" w:hAnsi="Arial"/>
                  <w:color w:val="2E75B6"/>
                  <w:sz w:val="16"/>
                  <w:szCs w:val="16"/>
                  <w:u w:val="single" w:color="2E75B6"/>
                </w:rPr>
                <w:t xml:space="preserve">Exponents with integer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s5dwgjgypl6fdxiuo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'County Population Card' showing four rows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Nairobi County — 4,397,073</w:t>
            </w:r>
          </w:p>
          <w:p>
            <w:pPr>
              <w:spacing w:after="30" w:before="0"/>
              <w:ind w:left="360" w:hanging="180"/>
              <w:jc w:val="left"/>
            </w:pPr>
            <w:r>
              <w:rPr>
                <w:rFonts w:ascii="Arial" w:cs="Arial" w:eastAsia="Arial" w:hAnsi="Arial"/>
                <w:b w:val="false"/>
                <w:bCs w:val="false"/>
                <w:i w:val="false"/>
                <w:iCs w:val="false"/>
                <w:color w:val="000000"/>
                <w:sz w:val="18"/>
                <w:szCs w:val="18"/>
              </w:rPr>
              <w:t xml:space="preserve">–  Kisumu County — 1,155,574</w:t>
            </w:r>
          </w:p>
          <w:p>
            <w:pPr>
              <w:spacing w:after="30" w:before="0"/>
              <w:ind w:left="360" w:hanging="180"/>
              <w:jc w:val="left"/>
            </w:pPr>
            <w:r>
              <w:rPr>
                <w:rFonts w:ascii="Arial" w:cs="Arial" w:eastAsia="Arial" w:hAnsi="Arial"/>
                <w:b w:val="false"/>
                <w:bCs w:val="false"/>
                <w:i w:val="false"/>
                <w:iCs w:val="false"/>
                <w:color w:val="000000"/>
                <w:sz w:val="18"/>
                <w:szCs w:val="18"/>
              </w:rPr>
              <w:t xml:space="preserve">–  Mombasa County — 1,208,333</w:t>
            </w:r>
          </w:p>
          <w:p>
            <w:pPr>
              <w:spacing w:after="30" w:before="0"/>
              <w:ind w:left="360" w:hanging="180"/>
              <w:jc w:val="left"/>
            </w:pPr>
            <w:r>
              <w:rPr>
                <w:rFonts w:ascii="Arial" w:cs="Arial" w:eastAsia="Arial" w:hAnsi="Arial"/>
                <w:b w:val="false"/>
                <w:bCs w:val="false"/>
                <w:i w:val="false"/>
                <w:iCs w:val="false"/>
                <w:color w:val="000000"/>
                <w:sz w:val="18"/>
                <w:szCs w:val="18"/>
              </w:rPr>
              <w:t xml:space="preserve">–  Turkana County — 926,976</w:t>
            </w:r>
          </w:p>
          <w:p>
            <w:pPr>
              <w:keepNext w:val="false"/>
              <w:spacing w:after="40" w:before="0"/>
              <w:jc w:val="left"/>
            </w:pPr>
            <w:r>
              <w:rPr>
                <w:rFonts w:ascii="Arial" w:cs="Arial" w:eastAsia="Arial" w:hAnsi="Arial"/>
                <w:b w:val="false"/>
                <w:bCs w:val="false"/>
                <w:i w:val="false"/>
                <w:iCs w:val="false"/>
                <w:color w:val="000000"/>
                <w:sz w:val="18"/>
                <w:szCs w:val="18"/>
              </w:rPr>
              <w:t xml:space="preserve">(Source: KNBS 2019 Census)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(3 minutes, silent writing) to answer the prompt written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'Without using a calculator, write each population as a single multiplication of a number and a power of 10. Show your working in your exercise book. Be ready to explain your choice of exponent.'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then share predictions with a seat-partner for 1 minute before the teacher cold-calls.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County Population Cards face-down. Say: 'Do NOT turn over yet.'</w:t>
            </w:r>
          </w:p>
          <w:p>
            <w:pPr>
              <w:keepNext w:val="false"/>
              <w:spacing w:after="40" w:before="0"/>
              <w:jc w:val="left"/>
            </w:pPr>
            <w:r>
              <w:rPr>
                <w:rFonts w:ascii="Arial" w:cs="Arial" w:eastAsia="Arial" w:hAnsi="Arial"/>
                <w:b w:val="false"/>
                <w:bCs w:val="false"/>
                <w:i w:val="false"/>
                <w:iCs w:val="false"/>
                <w:color w:val="000000"/>
                <w:sz w:val="18"/>
                <w:szCs w:val="18"/>
              </w:rPr>
              <w:t xml:space="preserve">2. Write the prediction prompt on the board. Say: 'In Lesson 1 we saw that 47,564,296 can be written as approximately 4.8 × 10⁷. Today your job is to do the same for your county. Turn over your card — you have 3 minutes, work alone, no talking.'</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and SCAN exercise books. Look for: (a) learners who write 4.4 × 10⁶ correctly for Nairobi, (b) learners who write 4.4 × 10⁷ — a common off-by-one exponent error — and (c) learners who write the number out fully without index form.</w:t>
            </w:r>
          </w:p>
          <w:p>
            <w:pPr>
              <w:keepNext w:val="false"/>
              <w:spacing w:after="40" w:before="0"/>
              <w:jc w:val="left"/>
            </w:pPr>
            <w:r>
              <w:rPr>
                <w:rFonts w:ascii="Arial" w:cs="Arial" w:eastAsia="Arial" w:hAnsi="Arial"/>
                <w:b w:val="false"/>
                <w:bCs w:val="false"/>
                <w:i w:val="false"/>
                <w:iCs w:val="false"/>
                <w:color w:val="000000"/>
                <w:sz w:val="18"/>
                <w:szCs w:val="18"/>
              </w:rPr>
              <w:t xml:space="preserve">4. After 3 minutes: 'Turn to your neighbour. Compare your Nairobi entry. Do you agree on the exponent? You have 1 minute.'</w:t>
            </w:r>
          </w:p>
          <w:p>
            <w:pPr>
              <w:keepNext w:val="false"/>
              <w:spacing w:after="40" w:before="0"/>
              <w:jc w:val="left"/>
            </w:pPr>
            <w:r>
              <w:rPr>
                <w:rFonts w:ascii="Arial" w:cs="Arial" w:eastAsia="Arial" w:hAnsi="Arial"/>
                <w:b w:val="false"/>
                <w:bCs w:val="false"/>
                <w:i w:val="false"/>
                <w:iCs w:val="false"/>
                <w:color w:val="000000"/>
                <w:sz w:val="18"/>
                <w:szCs w:val="18"/>
              </w:rPr>
              <w:t xml:space="preserve">5. WAIT 10 seconds after calling 'Time', then cold-call 3 learners (aim for one strong predictor, one with the off-by-one error, one uncertain): 'Amina, what exponent did you choose for Nairobi — and WHY that number specifically?'</w:t>
            </w:r>
          </w:p>
          <w:p>
            <w:pPr>
              <w:keepNext w:val="false"/>
              <w:spacing w:after="40" w:before="0"/>
              <w:jc w:val="left"/>
            </w:pPr>
            <w:r>
              <w:rPr>
                <w:rFonts w:ascii="Arial" w:cs="Arial" w:eastAsia="Arial" w:hAnsi="Arial"/>
                <w:b w:val="false"/>
                <w:bCs w:val="false"/>
                <w:i w:val="false"/>
                <w:iCs w:val="false"/>
                <w:color w:val="000000"/>
                <w:sz w:val="18"/>
                <w:szCs w:val="18"/>
              </w:rPr>
              <w:t xml:space="preserve">6. Do NOT correct errors yet. Record 2–3 different predictions on the board under the heading 'Our Predictions'. Say: 'We will come back to these predictions at the end of the lesson and decide which are correct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Predict-then-Compare (individual → pair). This activates prior knowledge from Lesson 1 (the phenomenon card showing 4.8 × 10⁷) and surfaces the key misconception — confusing the number of digits with the exponent value — before instruction begins, so the teacher can target it explicitly in Phase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circulating, the teacher notes on a class list which learners write a correct power-of-10 form (even if the leading digit is slightly off) versus those who leave the number in full. This split determines the pacing of Phase 2: if more than one-third of learners have not attempted index form at all, the teacher inserts a 2-minute worked example before the observation cards are issued.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_wa5urgp_srmmxx0bbxj">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mcsk04zwsjtef8f5cr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ad7h6jlaqq5ersmdbp8e">
              <w:r>
                <w:rPr>
                  <w:rFonts w:ascii="Arial" w:cs="Arial" w:eastAsia="Arial" w:hAnsi="Arial"/>
                  <w:color w:val="2E75B6"/>
                  <w:sz w:val="16"/>
                  <w:szCs w:val="16"/>
                  <w:u w:val="single" w:color="2E75B6"/>
                </w:rPr>
                <w:t xml:space="preserve">Exponents with integer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lp6xyijws0aqpbqlo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receive an 'Observe Set' of 6 laminated index cards (or a printed A5 sheet if laminated cards are unavailable). Each card shows one index expression on the front and nothing on the back:</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A: 10³</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B: 2⁵</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C: 3⁴</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D: 5³</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E: 10⁶</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F: 10⁷</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1 — Expand (5 min): For each card, pairs write the full repeated-multiplication string and the evaluated answer. E.g. 10³ = 10 × 10 × 10 = 1,000.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2 — Label Anatomy (3 min): On a blank template labelled 'Index Expression Anatomy', pairs annotate ONE expression (their choice) with arrows pointing to 'BASE', 'EXPONENT/INDEX/POWER', and 'VALUE'.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3 — Connect to Phenomenon (4 min): Pairs examine the KNBS Maize Harvest data strip at the bottom of their sheet:</w:t>
            </w:r>
          </w:p>
          <w:p>
            <w:pPr>
              <w:keepNext w:val="false"/>
              <w:spacing w:after="40" w:before="0"/>
              <w:jc w:val="left"/>
            </w:pPr>
            <w:r>
              <w:rPr>
                <w:rFonts w:ascii="Arial" w:cs="Arial" w:eastAsia="Arial" w:hAnsi="Arial"/>
                <w:b w:val="false"/>
                <w:bCs w:val="false"/>
                <w:i w:val="false"/>
                <w:iCs w:val="false"/>
                <w:color w:val="000000"/>
                <w:sz w:val="18"/>
                <w:szCs w:val="18"/>
              </w:rPr>
              <w:t xml:space="preserve">'Kenya maize harvest 2022 ≈ 3,500,000 tonnes (KNBS Economic Survey 2023)'</w:t>
            </w:r>
          </w:p>
          <w:p>
            <w:pPr>
              <w:keepNext w:val="false"/>
              <w:spacing w:after="40" w:before="0"/>
              <w:jc w:val="left"/>
            </w:pPr>
            <w:r>
              <w:rPr>
                <w:rFonts w:ascii="Arial" w:cs="Arial" w:eastAsia="Arial" w:hAnsi="Arial"/>
                <w:b w:val="false"/>
                <w:bCs w:val="false"/>
                <w:i w:val="false"/>
                <w:iCs w:val="false"/>
                <w:color w:val="000000"/>
                <w:sz w:val="18"/>
                <w:szCs w:val="18"/>
              </w:rPr>
              <w:t xml:space="preserve">They write this in index form using a power of 10, connecting it to Card E (10⁶).</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Observe Sets. Say: 'These six expressions are the building blocks of everything we will do this term with indices. Your first job — 5 minutes — is to expand each one: write out every multiplication, then work out the answer. No calculators yet.'</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At the 2-minute mark, pause the class: 'Hold up your exercise book — show me Card B, 2⁵. I am looking for FIVE 2s multiplied together.' Visually scan — if a learner has written 2 × 5 = 10 (the classic confusion of repeated multiplication with multiplication), crouch beside them and say quietly: 'Read the card aloud. The small 5 tells you HOW MANY times you multiply 2 by itself — count your 2s.'</w:t>
            </w:r>
          </w:p>
          <w:p>
            <w:pPr>
              <w:keepNext w:val="false"/>
              <w:spacing w:after="40" w:before="0"/>
              <w:jc w:val="left"/>
            </w:pPr>
            <w:r>
              <w:rPr>
                <w:rFonts w:ascii="Arial" w:cs="Arial" w:eastAsia="Arial" w:hAnsi="Arial"/>
                <w:b w:val="false"/>
                <w:bCs w:val="false"/>
                <w:i w:val="false"/>
                <w:iCs w:val="false"/>
                <w:color w:val="000000"/>
                <w:sz w:val="18"/>
                <w:szCs w:val="18"/>
              </w:rPr>
              <w:t xml:space="preserve">3. After Task 1, cold-call 2 pairs to read their expansion for Card C (3⁴) and Card F (10⁷) aloud. WAIT 10 seconds between asking and calling. Ask: 'Kimani, how many 3s did you write for 3⁴?' Then: 'Class, hands up if you agree with Kimani — check your own work.'</w:t>
            </w:r>
          </w:p>
          <w:p>
            <w:pPr>
              <w:keepNext w:val="false"/>
              <w:spacing w:after="40" w:before="0"/>
              <w:jc w:val="left"/>
            </w:pPr>
            <w:r>
              <w:rPr>
                <w:rFonts w:ascii="Arial" w:cs="Arial" w:eastAsia="Arial" w:hAnsi="Arial"/>
                <w:b w:val="false"/>
                <w:bCs w:val="false"/>
                <w:i w:val="false"/>
                <w:iCs w:val="false"/>
                <w:color w:val="000000"/>
                <w:sz w:val="18"/>
                <w:szCs w:val="18"/>
              </w:rPr>
              <w:t xml:space="preserve">4. For Task 2, say: 'Choose any ONE expression from the six cards. Draw a large version of it on your page — leave space for arrows. Label three things: BASE, EXPONENT, VALUE. You have 3 minutes.'</w:t>
            </w:r>
          </w:p>
          <w:p>
            <w:pPr>
              <w:keepNext w:val="false"/>
              <w:spacing w:after="40" w:before="0"/>
              <w:jc w:val="left"/>
            </w:pPr>
            <w:r>
              <w:rPr>
                <w:rFonts w:ascii="Arial" w:cs="Arial" w:eastAsia="Arial" w:hAnsi="Arial"/>
                <w:b w:val="false"/>
                <w:bCs w:val="false"/>
                <w:i w:val="false"/>
                <w:iCs w:val="false"/>
                <w:color w:val="000000"/>
                <w:sz w:val="18"/>
                <w:szCs w:val="18"/>
              </w:rPr>
              <w:t xml:space="preserve">5. Task 3 — read the maize harvest fact aloud with the class. Ask: 'Which of your six cards is closest in size to 3,500,000? Turn and tell your partner — you have 30 seconds.' Cold-call: 'Zawadi, which card — and how do you know?' Expected answer: Card E (10⁶ = 1,000,000). Bridge: 'So 3,500,000 is about 3.5 × 10⁶ — 3.5 lots of one million. That tiny superscript 6 is doing a LOT of work for the maize farmer and the economist reading this report.'</w:t>
            </w:r>
            <w:ins w:id="9059" w:author="Claude (AI) - proposed" w:date="2026-10-18T00:28:22Z">
              <w:r>
                <w:rPr>
                  <w:rFonts w:ascii="Arial" w:cs="Arial" w:eastAsia="Arial" w:hAnsi="Arial"/>
                  <w:b w:val="false"/>
                  <w:bCs w:val="false"/>
                  <w:i w:val="false"/>
                  <w:iCs w:val="false"/>
                  <w:color w:val="000000"/>
                  <w:sz w:val="18"/>
                  <w:szCs w:val="18"/>
                </w:rPr>
                <w:t xml:space="preserve"> Language support: write sentence frames on the board ('The base is __ and the index is __.' and '__ is multiplied by itself __ times.') with the Kiswahili terms msingi (base) and kipeo (index, power); let learners say their answer in the language they think in first, and accept a drawing or a spoken answer instead of a written sentence.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sequencing. Learners begin with concrete evaluation (repeated multiplication → a plain number), move to representational labelling (annotated anatomy diagram), and then apply abstract index form to a real Kenyan data context. This sequence ensures the symbol 'aⁿ' is anchored to a physical counting action (counting multiplications) before it is used abstractly.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pair's expansion of 2⁵ must show exactly five 2s — the teacher checks this during the hold-up scan. (b) The anatomy label must distinguish BASE from EXPONENT — a pair that labels the exponent as 'power' is acceptable (correct synonym); a pair that reverses base and exponent is flagged for targeted questioning in Phase 3. (c) Task 3 answer: the maize harvest written as 3.5 × 10⁶ — a learner who writes 35 × 10⁵ has the right value but non-standard form; note for Phase 3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tvbsydm7ytnokpsvnmaf">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sur9z2dc-xlvmskz0b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qnde9ewr2emu1pqtez6u">
              <w:r>
                <w:rPr>
                  <w:rFonts w:ascii="Arial" w:cs="Arial" w:eastAsia="Arial" w:hAnsi="Arial"/>
                  <w:color w:val="2E75B6"/>
                  <w:sz w:val="16"/>
                  <w:szCs w:val="16"/>
                  <w:u w:val="single" w:color="2E75B6"/>
                </w:rPr>
                <w:t xml:space="preserve">Scientific Notation: Richter Scale Exponents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rwfl8tlaydvphpwc7a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guided sensemaking. The teacher projects (or writes on the board) the following table, left column filled in, right columns blank: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(table below)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table individually (3 minutes), then the class fills it in together through cold-calling. The teacher then poses the 'Explain' question: 'Return to our predictions from Phase 1. Were you right about the exponent for Nairobi? What rule tells you WHICH exponent to use when you write a number as a power of 10?'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a one-sentence 'Rule in my own words'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Project/write the table. Say: 'You have 3 minutes — working alone — to fill in every blank cell. Use your expand work from Phase 2.'</w:t>
            </w:r>
          </w:p>
          <w:p>
            <w:pPr>
              <w:keepNext w:val="false"/>
              <w:spacing w:after="40" w:before="0"/>
              <w:jc w:val="left"/>
            </w:pPr>
            <w:r>
              <w:rPr>
                <w:rFonts w:ascii="Arial" w:cs="Arial" w:eastAsia="Arial" w:hAnsi="Arial"/>
                <w:b w:val="false"/>
                <w:bCs w:val="false"/>
                <w:i w:val="false"/>
                <w:iCs w:val="false"/>
                <w:color w:val="000000"/>
                <w:sz w:val="18"/>
                <w:szCs w:val="18"/>
              </w:rPr>
              <w:t xml:space="preserve">2. After 3 minutes, cold-call for each blank row — always WAIT 10 seconds. For the Kisumu row: 'Opiyo, what index form did you write for 1.2 million? Read the whole expression.' Probe: 'Why 10⁶ and not 10⁵ — convince me.'</w:t>
            </w:r>
          </w:p>
          <w:p>
            <w:pPr>
              <w:keepNext w:val="false"/>
              <w:spacing w:after="40" w:before="0"/>
              <w:jc w:val="left"/>
            </w:pPr>
            <w:r>
              <w:rPr>
                <w:rFonts w:ascii="Arial" w:cs="Arial" w:eastAsia="Arial" w:hAnsi="Arial"/>
                <w:b w:val="false"/>
                <w:bCs w:val="false"/>
                <w:i w:val="false"/>
                <w:iCs w:val="false"/>
                <w:color w:val="000000"/>
                <w:sz w:val="18"/>
                <w:szCs w:val="18"/>
              </w:rPr>
              <w:t xml:space="preserve">3. For the maize row, invite the pair from Phase 2 who wrote 35 × 10⁵: 'Fatuma, both 3.5 × 10⁶ and 35 × 10⁵ equal 3,500,000 — are they both correct index form? Discuss with your partner for 20 seconds.' After pairs discuss, clarify: 'Both are mathematically equal. Scientists and the Kenya Meteorological Department use a convention: the leading number should be at least 1 but less than 10. We call this standard form. Today we are building that habit.'</w:t>
            </w:r>
          </w:p>
          <w:p>
            <w:pPr>
              <w:keepNext w:val="false"/>
              <w:spacing w:after="40" w:before="0"/>
              <w:jc w:val="left"/>
            </w:pPr>
            <w:r>
              <w:rPr>
                <w:rFonts w:ascii="Arial" w:cs="Arial" w:eastAsia="Arial" w:hAnsi="Arial"/>
                <w:b w:val="false"/>
                <w:bCs w:val="false"/>
                <w:i w:val="false"/>
                <w:iCs w:val="false"/>
                <w:color w:val="000000"/>
                <w:sz w:val="18"/>
                <w:szCs w:val="18"/>
              </w:rPr>
              <w:t xml:space="preserve">4. Return to Phase 1 predictions on the board. Circle the off-by-one errors. Ask: 'Who changed their prediction? Tell me what you now know that you did not know 20 minutes ago.' Cold-call 2 learners.</w:t>
            </w:r>
          </w:p>
          <w:p>
            <w:pPr>
              <w:keepNext w:val="false"/>
              <w:spacing w:after="40" w:before="0"/>
              <w:jc w:val="left"/>
            </w:pPr>
            <w:r>
              <w:rPr>
                <w:rFonts w:ascii="Arial" w:cs="Arial" w:eastAsia="Arial" w:hAnsi="Arial"/>
                <w:b w:val="false"/>
                <w:bCs w:val="false"/>
                <w:i w:val="false"/>
                <w:iCs w:val="false"/>
                <w:color w:val="000000"/>
                <w:sz w:val="18"/>
                <w:szCs w:val="18"/>
              </w:rPr>
              <w:t xml:space="preserve">5. Say: 'Write ONE sentence — your rule — that connects the exponent to the number of zeros. Do it now, 1 minute.' After writing, cold-call: 'Njeri, read your rule.' If incomplete, say: 'Good start — can anyone add to Njeri's rule?' Build the class consensus rule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6. Bridge to driving question: 'We can now READ and WRITE index expressions. But look at 10⁶ × 10⁷ — </w:t>
            </w:r>
            <w:del w:id="9060" w:author="Claude (AI) - proposed" w:date="2026-10-18T00:28:22Z">
              <w:r>
                <w:rPr>
                  <w:rFonts w:ascii="Arial" w:cs="Arial" w:eastAsia="Arial" w:hAnsi="Arial"/>
                  <w:b w:val="false"/>
                  <w:bCs w:val="false"/>
                  <w:i w:val="false"/>
                  <w:iCs w:val="false"/>
                  <w:color w:val="000000"/>
                  <w:sz w:val="18"/>
                  <w:szCs w:val="18"/>
                </w:rPr>
                <w:delText xml:space="preserve">if the KNBS wanted to multiply Kisumu's population in millions by the national population in tens of millions, </w:delText>
              </w:r>
            </w:del>
            <w:r>
              <w:rPr>
                <w:rFonts w:ascii="Arial" w:cs="Arial" w:eastAsia="Arial" w:hAnsi="Arial"/>
                <w:b w:val="false"/>
                <w:bCs w:val="false"/>
                <w:i w:val="false"/>
                <w:iCs w:val="false"/>
                <w:color w:val="000000"/>
                <w:sz w:val="18"/>
                <w:szCs w:val="18"/>
              </w:rPr>
              <w:t xml:space="preserve">what would the answer look like in index form?</w:t>
            </w:r>
            <w:ins w:id="9061" w:author="Claude (AI) - proposed" w:date="2026-10-18T00:28:22Z">
              <w:r>
                <w:rPr>
                  <w:rFonts w:ascii="Arial" w:cs="Arial" w:eastAsia="Arial" w:hAnsi="Arial"/>
                  <w:b w:val="false"/>
                  <w:bCs w:val="false"/>
                  <w:i w:val="false"/>
                  <w:iCs w:val="false"/>
                  <w:color w:val="000000"/>
                  <w:sz w:val="18"/>
                  <w:szCs w:val="18"/>
                </w:rPr>
                <w:t xml:space="preserve"> (Think of 10⁶ files that each take up 10⁷ bytes of memory.)</w:t>
              </w:r>
            </w:ins>
            <w:r>
              <w:rPr>
                <w:rFonts w:ascii="Arial" w:cs="Arial" w:eastAsia="Arial" w:hAnsi="Arial"/>
                <w:b w:val="false"/>
                <w:bCs w:val="false"/>
                <w:i w:val="false"/>
                <w:iCs w:val="false"/>
                <w:color w:val="000000"/>
                <w:sz w:val="18"/>
                <w:szCs w:val="18"/>
              </w:rPr>
              <w:t xml:space="preserve"> PREDICT silently — write it down. We will investigate that rule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Completion with Peer Argumentation. The structured table constrains the cognitive load so learners focus on the relationship between the written number, the base, and the exponent — not on arithmetic. Requiring learners to write a rule 'in their own words' is a metacognitive consolidation move (self-explanation effect) that forces elaboration beyond procedural imitation.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learner's table row for Kisumu should read '1.2 × 10⁶, base = 10, exponent = 6, value = 1,000,000'. (b) The one-sentence rule should contain both the word 'exponent' (or 'power') and a reference to counting (digits, zeros, or multiplications). Vague rules such as 'the small number means big' are flagged — the teacher writes them on the board and asks the class to make them more precise before moving on.</w:t>
            </w:r>
          </w:p>
        </w:tc>
      </w:tr>
      <w:tr>
        <w:tc>
          <w:tcPr>
            <w:tcW w:type="dxa" w:w="13680"/>
            <w:gridSpan w:val="5"/>
            <w:shd w:fill="FFFFFF" w:color="auto" w:val="clear"/>
            <w:tcMar>
              <w:top w:type="dxa" w:w="60"/>
              <w:left w:type="dxa" w:w="120"/>
              <w:bottom w:type="dxa" w:w="60"/>
              <w:right w:type="dxa" w:w="120"/>
            </w:tcMar>
            <w:vAlign w:val="top"/>
          </w:tcPr>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Written in full</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index form</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Base</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Exponent</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Value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4,397,073 ≈ 4,400,000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4.4 × 10⁶</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1,000,000</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1,155,574 ≈ 1,200,000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3,500,000 (maize, KNBS)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2×2×2×2×2</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3×3×3×3</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cewyxk6f8f7jkpfmrb4v">
              <w:r>
                <w:rPr>
                  <w:rFonts w:ascii="Arial" w:cs="Arial" w:eastAsia="Arial" w:hAnsi="Arial"/>
                  <w:color w:val="2E75B6"/>
                  <w:sz w:val="16"/>
                  <w:szCs w:val="16"/>
                  <w:u w:val="single" w:color="2E75B6"/>
                </w:rPr>
                <w:t xml:space="preserve">Using exponents with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kqphbymxjexqk_l8cv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nqoheqseafivscfvfh47">
              <w:r>
                <w:rPr>
                  <w:rFonts w:ascii="Arial" w:cs="Arial" w:eastAsia="Arial" w:hAnsi="Arial"/>
                  <w:color w:val="2E75B6"/>
                  <w:sz w:val="16"/>
                  <w:szCs w:val="16"/>
                  <w:u w:val="single" w:color="2E75B6"/>
                </w:rPr>
                <w:t xml:space="preserve">Representing Numbers in Expanded Form I: Base Ten Blocks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vfb2o9skslshnhdgkvk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section of the board or a large poster reserved across all 8 lessons) has two columns: 'What we now know' and 'What we still wonder'. Each learner receives one sticky note (or tears a small page from their exercise book if sticky notes are unavailable). They write:</w:t>
            </w:r>
          </w:p>
          <w:p>
            <w:pPr>
              <w:spacing w:after="30" w:before="0"/>
              <w:ind w:left="360" w:hanging="180"/>
              <w:jc w:val="left"/>
            </w:pPr>
            <w:r>
              <w:rPr>
                <w:rFonts w:ascii="Arial" w:cs="Arial" w:eastAsia="Arial" w:hAnsi="Arial"/>
                <w:b w:val="false"/>
                <w:bCs w:val="false"/>
                <w:i w:val="false"/>
                <w:iCs w:val="false"/>
                <w:color w:val="000000"/>
                <w:sz w:val="18"/>
                <w:szCs w:val="18"/>
              </w:rPr>
              <w:t xml:space="preserve">–  One thing they NOW KNOW about index notation that they did not know at the start of the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One question they STILL HAVE — especially questions generated by the bridge prompt at the end of Phase 3 ('What happens when we multiply 10⁶ × 10⁷?').</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post their notes on the DQB. The teacher reads 3–4 aloud, clusters related questions, and labels the cluster: 'Multiplying index expressions — we will answer this in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'The DQB is our class record of our growing understanding of the driving question. Every lesson we add to it. Take your sticky note — or tear a small square from your book.'</w:t>
            </w:r>
          </w:p>
          <w:p>
            <w:pPr>
              <w:keepNext w:val="false"/>
              <w:spacing w:after="40" w:before="0"/>
              <w:jc w:val="left"/>
            </w:pPr>
            <w:r>
              <w:rPr>
                <w:rFonts w:ascii="Arial" w:cs="Arial" w:eastAsia="Arial" w:hAnsi="Arial"/>
                <w:b w:val="false"/>
                <w:bCs w:val="false"/>
                <w:i w:val="false"/>
                <w:iCs w:val="false"/>
                <w:color w:val="000000"/>
                <w:sz w:val="18"/>
                <w:szCs w:val="18"/>
              </w:rPr>
              <w:t xml:space="preserve">2. Give 2 minutes for writing. Prompt quietly if stuck: 'What surprised you today? What do you still not understand about the 4.8 × 10⁷ card from Lesson 1?'</w:t>
            </w:r>
          </w:p>
          <w:p>
            <w:pPr>
              <w:keepNext w:val="false"/>
              <w:spacing w:after="40" w:before="0"/>
              <w:jc w:val="left"/>
            </w:pPr>
            <w:r>
              <w:rPr>
                <w:rFonts w:ascii="Arial" w:cs="Arial" w:eastAsia="Arial" w:hAnsi="Arial"/>
                <w:b w:val="false"/>
                <w:bCs w:val="false"/>
                <w:i w:val="false"/>
                <w:iCs w:val="false"/>
                <w:color w:val="000000"/>
                <w:sz w:val="18"/>
                <w:szCs w:val="18"/>
              </w:rPr>
              <w:t xml:space="preserve">3. Ask learners to walk to the board and post their notes — 'know' side and 'wonder' side. Allow 1 minute for posting.</w:t>
            </w:r>
          </w:p>
          <w:p>
            <w:pPr>
              <w:keepNext w:val="false"/>
              <w:spacing w:after="40" w:before="0"/>
              <w:jc w:val="left"/>
            </w:pPr>
            <w:r>
              <w:rPr>
                <w:rFonts w:ascii="Arial" w:cs="Arial" w:eastAsia="Arial" w:hAnsi="Arial"/>
                <w:b w:val="false"/>
                <w:bCs w:val="false"/>
                <w:i w:val="false"/>
                <w:iCs w:val="false"/>
                <w:color w:val="000000"/>
                <w:sz w:val="18"/>
                <w:szCs w:val="18"/>
              </w:rPr>
              <w:t xml:space="preserve">4. Read 3–4 'wonder' notes aloud. Group them visibly. Say: 'I see three of you are asking about multiplying two index expressions. That is exactly where we are going in Lesson 3. I am keeping this question here so we can answer it together.'</w:t>
            </w:r>
          </w:p>
          <w:p>
            <w:pPr>
              <w:keepNext w:val="false"/>
              <w:spacing w:after="40" w:before="0"/>
              <w:jc w:val="left"/>
            </w:pPr>
            <w:r>
              <w:rPr>
                <w:rFonts w:ascii="Arial" w:cs="Arial" w:eastAsia="Arial" w:hAnsi="Arial"/>
                <w:b w:val="false"/>
                <w:bCs w:val="false"/>
                <w:i w:val="false"/>
                <w:iCs w:val="false"/>
                <w:color w:val="000000"/>
                <w:sz w:val="18"/>
                <w:szCs w:val="18"/>
              </w:rPr>
              <w:t xml:space="preserve">5. Point to the original phenomenon cards (Lesson 1): '47,564,296 and 4.8 × 10⁷. After today — which card would a KNBS statistician prefer to work with, and why? Tell the person next to you.' WAIT 15 seconds. Cold-call 1 learner for a 20-second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a NGSS Science and Engineering Practice analogue adapted for mathematics. The DQB makes the class's epistemic progress visible and persistent across all 8 lessons, turning individual confusion into a shared public research agenda. Posting 'wonders' about multiplying index expressions plants the cognitive hook for Lesson 3's product law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'Know' notes should reference bases, exponents, or repeated multiplication — generic statements ('I learned about maths') are not acceptable; the teacher circulates during writing and prompts specificity. (b) 'Wonder' notes that reference the product or quotient of index expressions signal readiness for Lesson 3 and are publicly celebrated: 'This is exactly the mathematician's question.' (c) Absence of any 'wonder' note (blank or 'I have no questions') flags a learner who may be disengaged or over-confident — the teacher makes a private note to probe in Phase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vf5x8ekqkhxosto2olse">
              <w:r>
                <w:rPr>
                  <w:rFonts w:ascii="Arial" w:cs="Arial" w:eastAsia="Arial" w:hAnsi="Arial"/>
                  <w:color w:val="2E75B6"/>
                  <w:sz w:val="16"/>
                  <w:szCs w:val="16"/>
                  <w:u w:val="single" w:color="2E75B6"/>
                </w:rPr>
                <w:t xml:space="preserve">Exponents of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lcj6ds5qpr_dvm4vdzz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n3olrwspis5wr-xiiy3m">
              <w:r>
                <w:rPr>
                  <w:rFonts w:ascii="Arial" w:cs="Arial" w:eastAsia="Arial" w:hAnsi="Arial"/>
                  <w:color w:val="2E75B6"/>
                  <w:sz w:val="16"/>
                  <w:szCs w:val="16"/>
                  <w:u w:val="single" w:color="2E75B6"/>
                </w:rPr>
                <w:t xml:space="preserve">Multiply powers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aycuacmkw2a0cgdsw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'Running Model' page — a dedicated page in their exercise book that is updated every lesson. In Lesson 1, this page held </w:t>
            </w:r>
            <w:del w:id="9062" w:author="Claude (AI) - proposed" w:date="2026-10-18T00:28:22Z">
              <w:r>
                <w:rPr>
                  <w:rFonts w:ascii="Arial" w:cs="Arial" w:eastAsia="Arial" w:hAnsi="Arial"/>
                  <w:b w:val="false"/>
                  <w:bCs w:val="false"/>
                  <w:i w:val="false"/>
                  <w:iCs w:val="false"/>
                  <w:color w:val="000000"/>
                  <w:sz w:val="18"/>
                  <w:szCs w:val="18"/>
                </w:rPr>
                <w:delText xml:space="preserve">only</w:delText>
              </w:r>
            </w:del>
            <w:ins w:id="9063" w:author="Claude (AI) - proposed" w:date="2026-10-18T00:28:22Z">
              <w:r>
                <w:rPr>
                  <w:rFonts w:ascii="Arial" w:cs="Arial" w:eastAsia="Arial" w:hAnsi="Arial"/>
                  <w:b w:val="false"/>
                  <w:bCs w:val="false"/>
                  <w:i w:val="false"/>
                  <w:iCs w:val="false"/>
                  <w:color w:val="000000"/>
                  <w:sz w:val="18"/>
                  <w:szCs w:val="18"/>
                </w:rPr>
                <w:t xml:space="preserve">the two-column table 'What I can represent | What I still cannot explain'. Today, each learner first copies</w:t>
              </w:r>
            </w:ins>
            <w:r>
              <w:rPr>
                <w:rFonts w:ascii="Arial" w:cs="Arial" w:eastAsia="Arial" w:hAnsi="Arial"/>
                <w:b w:val="false"/>
                <w:bCs w:val="false"/>
                <w:i w:val="false"/>
                <w:iCs w:val="false"/>
                <w:color w:val="000000"/>
                <w:sz w:val="18"/>
                <w:szCs w:val="18"/>
              </w:rPr>
              <w:t xml:space="preserve"> the two phenomenon cards (47,564,296 and 4.8 × 10⁷)</w:t>
            </w:r>
            <w:ins w:id="9064" w:author="Claude (AI) - proposed" w:date="2026-10-18T00:28:2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a question mark between them</w:t>
            </w:r>
            <w:del w:id="9065" w:author="Claude (AI) - proposed" w:date="2026-10-18T00:28:22Z">
              <w:r>
                <w:rPr>
                  <w:rFonts w:ascii="Arial" w:cs="Arial" w:eastAsia="Arial" w:hAnsi="Arial"/>
                  <w:b w:val="false"/>
                  <w:bCs w:val="false"/>
                  <w:i w:val="false"/>
                  <w:iCs w:val="false"/>
                  <w:color w:val="000000"/>
                  <w:sz w:val="18"/>
                  <w:szCs w:val="18"/>
                </w:rPr>
                <w:delText xml:space="preserve">. Today, each learner</w:delText>
              </w:r>
            </w:del>
            <w:ins w:id="9066" w:author="Claude (AI) - proposed" w:date="2026-10-18T00:28:22Z">
              <w:r>
                <w:rPr>
                  <w:rFonts w:ascii="Arial" w:cs="Arial" w:eastAsia="Arial" w:hAnsi="Arial"/>
                  <w:b w:val="false"/>
                  <w:bCs w:val="false"/>
                  <w:i w:val="false"/>
                  <w:iCs w:val="false"/>
                  <w:color w:val="000000"/>
                  <w:sz w:val="18"/>
                  <w:szCs w:val="18"/>
                </w:rPr>
                <w:t xml:space="preserve">, at the top of the page and then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(a) Adds a fully annotated 'Index Expression Anatomy' diagram: a large rendering of 2⁵ = 32 with arrows labelling BASE (2), EXPONENT (5), and VALUE (32), plus the full expansion 2 × 2 × 2 × 2 × 2.</w:t>
            </w:r>
          </w:p>
          <w:p>
            <w:pPr>
              <w:keepNext w:val="false"/>
              <w:spacing w:after="40" w:before="0"/>
              <w:jc w:val="left"/>
            </w:pPr>
            <w:r>
              <w:rPr>
                <w:rFonts w:ascii="Arial" w:cs="Arial" w:eastAsia="Arial" w:hAnsi="Arial"/>
                <w:b w:val="false"/>
                <w:bCs w:val="false"/>
                <w:i w:val="false"/>
                <w:iCs w:val="false"/>
                <w:color w:val="000000"/>
                <w:sz w:val="18"/>
                <w:szCs w:val="18"/>
              </w:rPr>
              <w:t xml:space="preserve">(b) Writes the generalisation: 'aⁿ = a × a × a × … (n times)' with a box around it.</w:t>
            </w:r>
          </w:p>
          <w:p>
            <w:pPr>
              <w:keepNext w:val="false"/>
              <w:spacing w:after="40" w:before="0"/>
              <w:jc w:val="left"/>
            </w:pPr>
            <w:r>
              <w:rPr>
                <w:rFonts w:ascii="Arial" w:cs="Arial" w:eastAsia="Arial" w:hAnsi="Arial"/>
                <w:b w:val="false"/>
                <w:bCs w:val="false"/>
                <w:i w:val="false"/>
                <w:iCs w:val="false"/>
                <w:color w:val="000000"/>
                <w:sz w:val="18"/>
                <w:szCs w:val="18"/>
              </w:rPr>
              <w:t xml:space="preserve">(c) Adds two Kenyan data examples from today: Kisumu population (1.2 × 10⁶) and KNBS maize harvest (3.5 × 10⁶), each with the base and exponent labelled.</w:t>
            </w:r>
          </w:p>
          <w:p>
            <w:pPr>
              <w:keepNext w:val="false"/>
              <w:spacing w:after="40" w:before="0"/>
              <w:jc w:val="left"/>
            </w:pPr>
            <w:r>
              <w:rPr>
                <w:rFonts w:ascii="Arial" w:cs="Arial" w:eastAsia="Arial" w:hAnsi="Arial"/>
                <w:b w:val="false"/>
                <w:bCs w:val="false"/>
                <w:i w:val="false"/>
                <w:iCs w:val="false"/>
                <w:color w:val="000000"/>
                <w:sz w:val="18"/>
                <w:szCs w:val="18"/>
              </w:rPr>
              <w:t xml:space="preserve">(d) Draws an arrow from the generalisation box to the phenomenon card (4.8 × 10⁷) and writes: 'This means 4.8 × (10 multiplied by itself 7 times) = </w:t>
            </w:r>
            <w:del w:id="9067" w:author="Claude (AI) - proposed" w:date="2026-10-18T00:28:22Z">
              <w:r>
                <w:rPr>
                  <w:rFonts w:ascii="Arial" w:cs="Arial" w:eastAsia="Arial" w:hAnsi="Arial"/>
                  <w:b w:val="false"/>
                  <w:bCs w:val="false"/>
                  <w:i w:val="false"/>
                  <w:iCs w:val="false"/>
                  <w:color w:val="000000"/>
                  <w:sz w:val="18"/>
                  <w:szCs w:val="18"/>
                </w:rPr>
                <w:delText xml:space="preserve">480</w:delText>
              </w:r>
            </w:del>
            <w:ins w:id="9068" w:author="Claude (AI) - proposed" w:date="2026-10-18T00:28:22Z">
              <w:r>
                <w:rPr>
                  <w:rFonts w:ascii="Arial" w:cs="Arial" w:eastAsia="Arial" w:hAnsi="Arial"/>
                  <w:b w:val="false"/>
                  <w:bCs w:val="false"/>
                  <w:i w:val="false"/>
                  <w:iCs w:val="false"/>
                  <w:color w:val="000000"/>
                  <w:sz w:val="18"/>
                  <w:szCs w:val="18"/>
                </w:rPr>
                <w:t xml:space="preserve">48</w:t>
              </w:r>
            </w:ins>
            <w:r>
              <w:rPr>
                <w:rFonts w:ascii="Arial" w:cs="Arial" w:eastAsia="Arial" w:hAnsi="Arial"/>
                <w:b w:val="false"/>
                <w:bCs w:val="false"/>
                <w:i w:val="false"/>
                <w:iCs w:val="false"/>
                <w:color w:val="000000"/>
                <w:sz w:val="18"/>
                <w:szCs w:val="18"/>
              </w:rPr>
              <w:t xml:space="preserve">,000,000 ≈ Kenya national population.'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final 2 minutes, 2 volunteers share their Running Model page under the document camera or read it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'Turn to your Running Model page. Today we add the language and the anatomy of index expressions. You have 5 minutes — this is individual, silent work.'</w:t>
            </w:r>
          </w:p>
          <w:p>
            <w:pPr>
              <w:keepNext w:val="false"/>
              <w:spacing w:after="40" w:before="0"/>
              <w:jc w:val="left"/>
            </w:pPr>
            <w:r>
              <w:rPr>
                <w:rFonts w:ascii="Arial" w:cs="Arial" w:eastAsia="Arial" w:hAnsi="Arial"/>
                <w:b w:val="false"/>
                <w:bCs w:val="false"/>
                <w:i w:val="false"/>
                <w:iCs w:val="false"/>
                <w:color w:val="000000"/>
                <w:sz w:val="18"/>
                <w:szCs w:val="18"/>
              </w:rPr>
              <w:t xml:space="preserve">2. Write the four sub-tasks (a–d) on the board so learners can self-pace.</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and check: (i) that the anatomy diagram has all three labels; (ii) that the generalisation uses 'a' and 'n' as variables, not specific numbers; (iii) that both Kenyan data examples are present.</w:t>
            </w:r>
          </w:p>
          <w:p>
            <w:pPr>
              <w:keepNext w:val="false"/>
              <w:spacing w:after="40" w:before="0"/>
              <w:jc w:val="left"/>
            </w:pPr>
            <w:r>
              <w:rPr>
                <w:rFonts w:ascii="Arial" w:cs="Arial" w:eastAsia="Arial" w:hAnsi="Arial"/>
                <w:b w:val="false"/>
                <w:bCs w:val="false"/>
                <w:i w:val="false"/>
                <w:iCs w:val="false"/>
                <w:color w:val="000000"/>
                <w:sz w:val="18"/>
                <w:szCs w:val="18"/>
              </w:rPr>
              <w:t xml:space="preserve">4. If a learner finishes early, pose an extension quietly: 'Can you add a FOURTH example using a Rift Valley maize farm that harvested 2⁸ bags? What is 2⁸ in full?'</w:t>
            </w:r>
          </w:p>
          <w:p>
            <w:pPr>
              <w:keepNext w:val="false"/>
              <w:spacing w:after="40" w:before="0"/>
              <w:jc w:val="left"/>
            </w:pPr>
            <w:r>
              <w:rPr>
                <w:rFonts w:ascii="Arial" w:cs="Arial" w:eastAsia="Arial" w:hAnsi="Arial"/>
                <w:b w:val="false"/>
                <w:bCs w:val="false"/>
                <w:i w:val="false"/>
                <w:iCs w:val="false"/>
                <w:color w:val="000000"/>
                <w:sz w:val="18"/>
                <w:szCs w:val="18"/>
              </w:rPr>
              <w:t xml:space="preserve">5. At 5 minutes, ask for 2 volunteers to share. After each sharing, ask the class: 'What is one thing this model shows clearly, and one thing it could add?' Collect 1 response each — keep it brief.</w:t>
            </w:r>
          </w:p>
          <w:p>
            <w:pPr>
              <w:keepNext w:val="false"/>
              <w:spacing w:after="40" w:before="0"/>
              <w:jc w:val="left"/>
            </w:pPr>
            <w:r>
              <w:rPr>
                <w:rFonts w:ascii="Arial" w:cs="Arial" w:eastAsia="Arial" w:hAnsi="Arial"/>
                <w:b w:val="false"/>
                <w:bCs w:val="false"/>
                <w:i w:val="false"/>
                <w:iCs w:val="false"/>
                <w:color w:val="000000"/>
                <w:sz w:val="18"/>
                <w:szCs w:val="18"/>
              </w:rPr>
              <w:t xml:space="preserve">6. Close the lesson: 'Your Running Model now has the anatomy of an index expression and two real Kenyan examples. Next lesson we will ask: what happens to the model when we MULTIPLY two index expressions — like 10³ × 10⁴? Does the model need to change? Keep that question in your head.'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The Running Model page serves as a longitudinal artefact — learners can see their own conceptual growth across all 8 lessons. Requiring the connection arrow from 'aⁿ = a × a × … (n times)' back to the phenomenon card (4.8 × 10⁷) ensures the model is explanatory, not merely decorative. Sharing under the document camera introduces peer accountability and exposes diverse model representations.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anatomy diagram must have all three labels (base, exponent, value) — a missing 'value' label suggests the learner has not connected the notation to a concrete number. (b) The generalisation 'aⁿ = a × a × … (n times)' must use variables a and n, not specific numbers — specificity here flags procedural-only understanding. (c) The connection arrow to the phenomenon card (4.8 × 10⁷) must be present and annotated — absence suggests the learner has not yet linked the new notation to the motivating context. The teacher photographs 3–4 Running Model pages (with permission) to use as anchor examples in Lesson 3's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EXPONENT vs. DIGIT COUNT MISCONCEPTION: How many learners wrote 4.4 × 10⁷ (wrong) instead of 4.4 × 10⁶ for Nairobi's population in Phase 1? What was the source of their confusion — did they count the digits in 4,397,073 (7 digits → 10⁷) rather than the zeros in 1,000,000 (6 zeros → 10⁶)? What additional bridging example would you use at the start of Lesson 3 to address this?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LANGUAGE PRECISION: When learners wrote their 'Rule in my own words' (Phase 3), did the rule distinguish between BASE and EXPONENT clearly? Note the 2–3 most common phrasings. Can you build these exact phrases into the vocabulary wall for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the 'wonder' notes on the DQB mathematically substantive (e.g. 'What happens when you multiply 10³ × 10⁴?') or superficial (e.g. 'I wonder if indices are used in sports')? If mostly superficial, plan a 2-minute structured prompt at the start of Lesson 3 to sharpen mathematical wondering.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RUNNING MODEL DEPTH: Did learners draw the connection arrow back to the phenomenon card (4.8 × 10⁷), or did they treat the Running Model as a standalone diagram? If the connection was missing for most learners, plan to display a model exemplar at the start of Lesson 3 and ask: 'What is the one thing this model explains about our Lesson 1 puzzle?'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PACING: Was 40 minutes sufficient? Which phase ran long? If Phase 2 (Observe) ran over, consider pre-printing the expansion table so pairs record directly rather than copying from cards.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County Population Cards (Nairobi ≈ 4.4 × 10⁶, Kisumu ≈ 1.2 × 10⁶, Mombasa ≈ 1.2 × 10⁶, Turkana ≈ 9.3 × 10⁵) from the KNBS 2019 Census and a KNBS maize harvest figure (≈ 3.5 × 10⁶ tonnes). They also observed six index expression cards (10³, 2⁵, 3⁴, 5³, 10⁶, 10⁷) and expanded each into repeated multiplication strings.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 index expression aⁿ means the base a multiplied by itself n times (e.g. 2⁵ = 2×2×2×2×2 = 32). They learned to identify the BASE (number being multiplied) and the EXPONENT or INDEX or POWER (count of multiplications), and to write large real-world quantities — county populations and agricultural tonnage — in the compact form a × 10ⁿ (standard index form).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2019 Census figure for Kenya's national population (≈ 4.8 × 10⁷) uses a superscript 7: because 10⁷ = 10,000,000 (ten million), and the population is approximately 4.8 ten-millions. They connected the exponent directly to the number of times 10 is multiplied by itself, and articulated a rule linking the exponent to the magnitude of the number — building the conceptual foundation for the product and quotient laws of indices in Lessons 3 and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hsuwunq8xs_ermlvevj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gx17xvvgblaoz--rkap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Discovering the Product Law of Indices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systematically investigate repeated multiplication of powers with the same base to deduce the Product Law (aᵐ × aⁿ = aᵐ⁺ⁿ), apply it to a Kericho tea-farm dilution scenario, and record their first confirmed law on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when multiplying two powers with the same base, the exponents are added: aᵐ × aⁿ = aᵐ⁺ⁿ, and that this rule holds for any whole-number exponents and any non-zero base.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expand powers in index form into repeated-multiplication notation; (b) complete a structured evidence table for pairs of same-base powers; (c) generalise the pattern into the symbolic Product Law; (d) apply the Product Law to simplify numerical and contextual expressions without full expansion.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laws are not handed down arbitrarily — they are discovered by observing patterns, and that this same habit of disciplined observation is what scientists, economists and Kenyan government planners use every day when working with large or tiny quantities.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does multiplying two powers with the same base simply mean adding their exponents — and how does this rule make computation with very large numbers (like Kenya's census population) faster and more reliable?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established what index notation means and why it is useful for representing Kenya's census figure 4.8 × 10⁷. In Lesson 3 they move from description to discovery: through structured expansion of same-base products, they uncover the first law of indices (Product Law) and immediately test it on a practical Kericho tea-farmer dilution problem. This confirmed law becomes the first entry on the Driving Question Board, anchoring all subsequent law-discovery lessons in the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personal digital devices to access the ARES simulation or a calculator, remind them to follow the school's digital-use policy and to keep devices flat on the desk when not in use to prevent damage.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census phenomenon (47,564,296 ≈ 4.8 × 10⁷) and recalling from Lesson 2 how repeated multiplication produces index notation. They predict what happens when two powers with the same base are multiplied. They then gather evidence by completing a structured Expansion Table (Observe phase) in pairs, expanding products such as 2³ × 2⁴ and 10² × 10³ step by step and recording the result in index form. In the Explain phase, learners interrogate the table to articulate and prove the Product Law, then apply it to a Kericho tea-farm pesticide-dilution scenario involving powers of 10. The Driving Question Board is updated with the confirmed law, and learners revise their cumulative index-notation model to incorporate the Product Law arrow.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ozyj4guat5gmmip9m_vb">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t0pbpiz8exyemz5tru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sp4hwm0xtf-h9fl0rl4q">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1jcx9a0dnyysdxyu_ja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cards on the board side by side: Card A shows 2³ × 2⁴ written in full repeated-multiplication form (2×2×2) × (2×2×2×2); Card B shows a blank '2?' with a question mark as the exponent. Working individually for 2 minutes, each learner writes a prediction for the missing exponent on a sticky note and places it on the class prediction wall under one of three columns labelled '6', '7', or '12'. The class observes the distribution of predictions silently. The teacher then poses the anchoring link: 'In </w:t>
            </w:r>
            <w:del w:id="9069" w:author="Claude (AI) - proposed" w:date="2026-10-18T00:28:22Z">
              <w:r>
                <w:rPr>
                  <w:rFonts w:ascii="Arial" w:cs="Arial" w:eastAsia="Arial" w:hAnsi="Arial"/>
                  <w:b w:val="false"/>
                  <w:bCs w:val="false"/>
                  <w:i w:val="false"/>
                  <w:iCs w:val="false"/>
                  <w:color w:val="000000"/>
                  <w:sz w:val="18"/>
                  <w:szCs w:val="18"/>
                </w:rPr>
                <w:delText xml:space="preserve">Lesson 2 we agreed that</w:delText>
              </w:r>
            </w:del>
            <w:ins w:id="9070" w:author="Claude (AI) - proposed" w:date="2026-10-18T00:28:22Z">
              <w:r>
                <w:rPr>
                  <w:rFonts w:ascii="Arial" w:cs="Arial" w:eastAsia="Arial" w:hAnsi="Arial"/>
                  <w:b w:val="false"/>
                  <w:bCs w:val="false"/>
                  <w:i w:val="false"/>
                  <w:iCs w:val="false"/>
                  <w:color w:val="000000"/>
                  <w:sz w:val="18"/>
                  <w:szCs w:val="18"/>
                </w:rPr>
                <w:t xml:space="preserve">Lessons 1 and 2 we wrote</w:t>
              </w:r>
            </w:ins>
            <w:r>
              <w:rPr>
                <w:rFonts w:ascii="Arial" w:cs="Arial" w:eastAsia="Arial" w:hAnsi="Arial"/>
                <w:b w:val="false"/>
                <w:bCs w:val="false"/>
                <w:i w:val="false"/>
                <w:iCs w:val="false"/>
                <w:color w:val="000000"/>
                <w:sz w:val="18"/>
                <w:szCs w:val="18"/>
              </w:rPr>
              <w:t xml:space="preserve"> Kenya's population of about 47 million </w:t>
            </w:r>
            <w:del w:id="9071" w:author="Claude (AI) - proposed" w:date="2026-10-18T00:28:22Z">
              <w:r>
                <w:rPr>
                  <w:rFonts w:ascii="Arial" w:cs="Arial" w:eastAsia="Arial" w:hAnsi="Arial"/>
                  <w:b w:val="false"/>
                  <w:bCs w:val="false"/>
                  <w:i w:val="false"/>
                  <w:iCs w:val="false"/>
                  <w:color w:val="000000"/>
                  <w:sz w:val="18"/>
                  <w:szCs w:val="18"/>
                </w:rPr>
                <w:delText xml:space="preserve">is written </w:delText>
              </w:r>
            </w:del>
            <w:r>
              <w:rPr>
                <w:rFonts w:ascii="Arial" w:cs="Arial" w:eastAsia="Arial" w:hAnsi="Arial"/>
                <w:b w:val="false"/>
                <w:bCs w:val="false"/>
                <w:i w:val="false"/>
                <w:iCs w:val="false"/>
                <w:color w:val="000000"/>
                <w:sz w:val="18"/>
                <w:szCs w:val="18"/>
              </w:rPr>
              <w:t xml:space="preserve">as 4.8 × 10⁷. </w:t>
            </w:r>
            <w:del w:id="9072" w:author="Claude (AI) - proposed" w:date="2026-10-18T00:28:22Z">
              <w:r>
                <w:rPr>
                  <w:rFonts w:ascii="Arial" w:cs="Arial" w:eastAsia="Arial" w:hAnsi="Arial"/>
                  <w:b w:val="false"/>
                  <w:bCs w:val="false"/>
                  <w:i w:val="false"/>
                  <w:iCs w:val="false"/>
                  <w:color w:val="000000"/>
                  <w:sz w:val="18"/>
                  <w:szCs w:val="18"/>
                </w:rPr>
                <w:delText xml:space="preserve">If a Kenyan data analyst multiplied two such figures — say the population of Nairobi County times the population of Mombasa County — both written as powers of 10 — what would the exponent of the answer be</w:delText>
              </w:r>
            </w:del>
            <w:ins w:id="9073" w:author="Claude (AI) - proposed" w:date="2026-10-18T00:28:22Z">
              <w:r>
                <w:rPr>
                  <w:rFonts w:ascii="Arial" w:cs="Arial" w:eastAsia="Arial" w:hAnsi="Arial"/>
                  <w:b w:val="false"/>
                  <w:bCs w:val="false"/>
                  <w:i w:val="false"/>
                  <w:iCs w:val="false"/>
                  <w:color w:val="000000"/>
                  <w:sz w:val="18"/>
                  <w:szCs w:val="18"/>
                </w:rPr>
                <w:t xml:space="preserve">A data analyst stores 10³ census forms, and each form takes up 10⁴ bytes of memory. The total memory is 10³ × 10⁴ bytes. What power of 10 do you think the total is</w:t>
              </w:r>
            </w:ins>
            <w:r>
              <w:rPr>
                <w:rFonts w:ascii="Arial" w:cs="Arial" w:eastAsia="Arial" w:hAnsi="Arial"/>
                <w:b w:val="false"/>
                <w:bCs w:val="false"/>
                <w:i w:val="false"/>
                <w:iCs w:val="false"/>
                <w:color w:val="000000"/>
                <w:sz w:val="18"/>
                <w:szCs w:val="18"/>
              </w:rPr>
              <w:t xml:space="preserve">? Write your best guess in your notebook before we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both cards using the projector or write clearly on the board. Say verbatim: 'Look carefully at Card A. Do not calculate yet — just predict: what single power of 2 equals (2×2×2) × (2×2×2×2)? Write your answer on your sticky note. You have 90 seconds — go.' [Wait 90 seconds in silence.] 2. After learners post notes, say: 'I can see most predictions fall in two camps. We are not going to debate them now — the evidence table will settle it. Keep your prediction visible; we will return to it.' 3. Pose the census link question verbatim as above. Allow 10 seconds of think time before moving on. Do NOT confirm or deny any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Wall (Structured Prediction): Learners commit to a claim before evidence is seen, creating cognitive dissonance that drives motivation to complete the Observe phase. The three-column wall makes the class's collective prior thinking visible, giving the teacher immediate formative information about whether learners are conflating multiplication of exponents (predicting '12') with addition (predicting '7') or guessing randomly.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 learner who predicts '12' is likely multiplying exponents rather than adding — flag these learners for targeted questioning during the Observe phase. A learner who predicts '7' is likely reasoning correctly but may not yet be able to justify why. Record the column tallies (6 / 7 / 12) in the teacher's register — if more than 40% predict '12', extend the expansion step in Phase 2 with an additional worked example.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5i8hczwikvluo3bwvojw">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f3hskajweijlwmnqiy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2j4axo5wrqmv7-0cbesu">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up3vhdz1wibvplra8e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complete the ARES Expansion Table (printed worksheet or on-screen). The table has six rows. Each row provides: (i) the product expression e.g. 2³ × 2⁴; (ii) a column for 'Expand Left Power'; (iii) a column for 'Expand Right Power'; (iv) a column for 'Combined expansion (all factors written out)'; (v) a column for 'Count total factors'; (vi) a column for 'Write as single power'. The six products are: Row 1: 2³ × 2⁴; Row 2: 3² × 3³; Row 3: 10² × 10³; Row 4: 5¹ × 5⁴; Row 5: a² × a³ (using letter a as an abstract base); Row 6: 10³ × 10⁴ (the '</w:t>
            </w:r>
            <w:del w:id="9074" w:author="Claude (AI) - proposed" w:date="2026-10-18T00:28:22Z">
              <w:r>
                <w:rPr>
                  <w:rFonts w:ascii="Arial" w:cs="Arial" w:eastAsia="Arial" w:hAnsi="Arial"/>
                  <w:b w:val="false"/>
                  <w:bCs w:val="false"/>
                  <w:i w:val="false"/>
                  <w:iCs w:val="false"/>
                  <w:color w:val="000000"/>
                  <w:sz w:val="18"/>
                  <w:szCs w:val="18"/>
                </w:rPr>
                <w:delText xml:space="preserve">Nairobi × Mombasa populations' framing</w:delText>
              </w:r>
            </w:del>
            <w:ins w:id="9075" w:author="Claude (AI) - proposed" w:date="2026-10-18T00:28:22Z">
              <w:r>
                <w:rPr>
                  <w:rFonts w:ascii="Arial" w:cs="Arial" w:eastAsia="Arial" w:hAnsi="Arial"/>
                  <w:b w:val="false"/>
                  <w:bCs w:val="false"/>
                  <w:i w:val="false"/>
                  <w:iCs w:val="false"/>
                  <w:color w:val="000000"/>
                  <w:sz w:val="18"/>
                  <w:szCs w:val="18"/>
                </w:rPr>
                <w:t xml:space="preserve">census forms × bytes per form' question</w:t>
              </w:r>
            </w:ins>
            <w:r>
              <w:rPr>
                <w:rFonts w:ascii="Arial" w:cs="Arial" w:eastAsia="Arial" w:hAnsi="Arial"/>
                <w:b w:val="false"/>
                <w:bCs w:val="false"/>
                <w:i w:val="false"/>
                <w:iCs w:val="false"/>
                <w:color w:val="000000"/>
                <w:sz w:val="18"/>
                <w:szCs w:val="18"/>
              </w:rPr>
              <w:t xml:space="preserve"> from the Predict phase). After completing the table, each pair writes one sentence beginning: 'We notice that every time we multiply two powers with the same base, the exponent of the answer equals…' Pairs share sentences with the pair behind them (pair-square) and agree on a single wording.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 display the Expansion Table. Say: 'You have 15 minutes to complete all six rows with your partner. Use expansion — write out every single factor — do not skip steps or use any shortcut yet. The shortcut is what you are looking for.' [Set a visible 15-minute timer.] 2. Circulate. At the 5-minute mark, cold-call one pair on Row 1: 'Amina and Brian — read me your combined expansion for Row 1.' [Wait 5 seconds.] If correct, say: 'Good — now count the factors carefully.' If incorrect expansion is given, say: 'Let us count together — how many times does 2 appear on the left side of the multiplication sign?' [Wait 10 seconds.] 3. At the 10-minute mark, cold-call a different pair on Row 5 (the abstract row): 'Fatuma and Otieno — the base here is the letter a, not a number. Were you still able to count the factors? What did you find?' [Wait 10 seconds.] 4. At the 15-minute mark, call time. Say: 'Now write your observation sentence. You have 2 minutes.' [Timer.] 5. Pair-square share: 'Turn to the pair behind you. Compare sentences. Agree on one sentence — you have 90 seconds.' 6. Cold-call three pair-squares to read their agreed sentences. Write key phrases on the board verbatim as learners say them. Do not yet confirm or refine — say: 'Hold these sentences. We will sharpen them together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(Systematic Pattern Observation): By requiring full expansion before any shortcut, the table forces learners to see the Product Law as a counting consequence rather than a memory rule. Including an abstract row (Row 5: a² × a³) bridges numerical pattern to algebraic generalisation, directly supporting the KICD outcome 'deduce the four laws of indices'. The pair-square share is a structured academic controversy lite — it requires negotiation of precise mathematical language before the whole-class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Correct table completion — all six 'single power' entries match base^(sum of exponents). (b) Observation sentence uses the word 'add' or 'sum' in relation to the exponents. (c) Row 5 abstract entry reads a⁵ — if a pair writes a⁶ (multiplied exponents) or cannot complete Row 5, this pair requires targeted support in Phase 3. Teacher records names of pairs who struggled with Row 5 for differentiated questioning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tyvayxzkdn46cnobirlz">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egsah8ldmryfhjeexcv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xsjufncczphn0uo2j3n">
              <w:r>
                <w:rPr>
                  <w:rFonts w:ascii="Arial" w:cs="Arial" w:eastAsia="Arial" w:hAnsi="Arial"/>
                  <w:color w:val="2E75B6"/>
                  <w:sz w:val="16"/>
                  <w:szCs w:val="16"/>
                  <w:u w:val="single" w:color="2E75B6"/>
                </w:rPr>
                <w:t xml:space="preserve">Exponents with integer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77-wjjvcle6b96kmdws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Deducing the Law (10 min): The class constructs the formal Product Law together. The teacher writes the class's best observation sentence on the board and guides learners to refine it into symbolic form: aᵐ × aⁿ = aᵐ⁺ⁿ. Learners copy the law into their notebooks under the heading 'LAW 1 — CONFIRMED' and write a one-line justification in their own words. Part B — Kericho Tea-Farm Application (15 min): Learners read a printed scenario card: 'A tea farmer in Kericho, Mr. Kipchoge, mixes a pesticide solution. He first dilutes it by a factor of 10² (one hundred times) and then dilutes the already-diluted solution by a factor of 10³ (one thousand times). Using the Product Law, write the total dilution factor as a single power of 10, then calculate its ordinary number value.' Working individually for 5 minutes, learners solve and write their answer. They then compare with a neighbour (think-pair) and resolve any disagreement. The teacher leads a whole-class share-out. Extension prompt for fast finishers: '</w:t>
            </w:r>
            <w:del w:id="9076" w:author="Claude (AI) - proposed" w:date="2026-10-18T00:28:22Z">
              <w:r>
                <w:rPr>
                  <w:rFonts w:ascii="Arial" w:cs="Arial" w:eastAsia="Arial" w:hAnsi="Arial"/>
                  <w:b w:val="false"/>
                  <w:bCs w:val="false"/>
                  <w:i w:val="false"/>
                  <w:iCs w:val="false"/>
                  <w:color w:val="000000"/>
                  <w:sz w:val="18"/>
                  <w:szCs w:val="18"/>
                </w:rPr>
                <w:delText xml:space="preserve">Kenya's National Treasury reported that the national debt</w:delText>
              </w:r>
            </w:del>
            <w:ins w:id="9077" w:author="Claude (AI) - proposed" w:date="2026-10-18T00:28:22Z">
              <w:r>
                <w:rPr>
                  <w:rFonts w:ascii="Arial" w:cs="Arial" w:eastAsia="Arial" w:hAnsi="Arial"/>
                  <w:b w:val="false"/>
                  <w:bCs w:val="false"/>
                  <w:i w:val="false"/>
                  <w:iCs w:val="false"/>
                  <w:color w:val="000000"/>
                  <w:sz w:val="18"/>
                  <w:szCs w:val="18"/>
                </w:rPr>
                <w:t xml:space="preserve">Imagine a mobile-money app whose number of users</w:t>
              </w:r>
            </w:ins>
            <w:r>
              <w:rPr>
                <w:rFonts w:ascii="Arial" w:cs="Arial" w:eastAsia="Arial" w:hAnsi="Arial"/>
                <w:b w:val="false"/>
                <w:bCs w:val="false"/>
                <w:i w:val="false"/>
                <w:iCs w:val="false"/>
                <w:color w:val="000000"/>
                <w:sz w:val="18"/>
                <w:szCs w:val="18"/>
              </w:rPr>
              <w:t xml:space="preserve"> grew by a factor of 10² </w:t>
            </w:r>
            <w:del w:id="9078" w:author="Claude (AI) - proposed" w:date="2026-10-18T00:28:22Z">
              <w:r>
                <w:rPr>
                  <w:rFonts w:ascii="Arial" w:cs="Arial" w:eastAsia="Arial" w:hAnsi="Arial"/>
                  <w:b w:val="false"/>
                  <w:bCs w:val="false"/>
                  <w:i w:val="false"/>
                  <w:iCs w:val="false"/>
                  <w:color w:val="000000"/>
                  <w:sz w:val="18"/>
                  <w:szCs w:val="18"/>
                </w:rPr>
                <w:delText xml:space="preserve">between 2003 and 2013,</w:delText>
              </w:r>
            </w:del>
            <w:ins w:id="9079" w:author="Claude (AI) - proposed" w:date="2026-10-18T00:28:22Z">
              <w:r>
                <w:rPr>
                  <w:rFonts w:ascii="Arial" w:cs="Arial" w:eastAsia="Arial" w:hAnsi="Arial"/>
                  <w:b w:val="false"/>
                  <w:bCs w:val="false"/>
                  <w:i w:val="false"/>
                  <w:iCs w:val="false"/>
                  <w:color w:val="000000"/>
                  <w:sz w:val="18"/>
                  <w:szCs w:val="18"/>
                </w:rPr>
                <w:t xml:space="preserve">in its first year</w:t>
              </w:r>
            </w:ins>
            <w:r>
              <w:rPr>
                <w:rFonts w:ascii="Arial" w:cs="Arial" w:eastAsia="Arial" w:hAnsi="Arial"/>
                <w:b w:val="false"/>
                <w:bCs w:val="false"/>
                <w:i w:val="false"/>
                <w:iCs w:val="false"/>
                <w:color w:val="000000"/>
                <w:sz w:val="18"/>
                <w:szCs w:val="18"/>
              </w:rPr>
              <w:t xml:space="preserve"> and by a further factor of 10² </w:t>
            </w:r>
            <w:del w:id="9080" w:author="Claude (AI) - proposed" w:date="2026-10-18T00:28:22Z">
              <w:r>
                <w:rPr>
                  <w:rFonts w:ascii="Arial" w:cs="Arial" w:eastAsia="Arial" w:hAnsi="Arial"/>
                  <w:b w:val="false"/>
                  <w:bCs w:val="false"/>
                  <w:i w:val="false"/>
                  <w:iCs w:val="false"/>
                  <w:color w:val="000000"/>
                  <w:sz w:val="18"/>
                  <w:szCs w:val="18"/>
                </w:rPr>
                <w:delText xml:space="preserve">between 2013 and 2023</w:delText>
              </w:r>
            </w:del>
            <w:ins w:id="9081" w:author="Claude (AI) - proposed" w:date="2026-10-18T00:28:22Z">
              <w:r>
                <w:rPr>
                  <w:rFonts w:ascii="Arial" w:cs="Arial" w:eastAsia="Arial" w:hAnsi="Arial"/>
                  <w:b w:val="false"/>
                  <w:bCs w:val="false"/>
                  <w:i w:val="false"/>
                  <w:iCs w:val="false"/>
                  <w:color w:val="000000"/>
                  <w:sz w:val="18"/>
                  <w:szCs w:val="18"/>
                </w:rPr>
                <w:t xml:space="preserve">in its second year (these are made-up numbers for practice)</w:t>
              </w:r>
            </w:ins>
            <w:r>
              <w:rPr>
                <w:rFonts w:ascii="Arial" w:cs="Arial" w:eastAsia="Arial" w:hAnsi="Arial"/>
                <w:b w:val="false"/>
                <w:bCs w:val="false"/>
                <w:i w:val="false"/>
                <w:iCs w:val="false"/>
                <w:color w:val="000000"/>
                <w:sz w:val="18"/>
                <w:szCs w:val="18"/>
              </w:rPr>
              <w:t xml:space="preserve">. Use the Product Law to find the total growth factor as a single power of 10. What does this tell a journalist writing a story about the </w:t>
            </w:r>
            <w:del w:id="9082" w:author="Claude (AI) - proposed" w:date="2026-10-18T00:28:22Z">
              <w:r>
                <w:rPr>
                  <w:rFonts w:ascii="Arial" w:cs="Arial" w:eastAsia="Arial" w:hAnsi="Arial"/>
                  <w:b w:val="false"/>
                  <w:bCs w:val="false"/>
                  <w:i w:val="false"/>
                  <w:iCs w:val="false"/>
                  <w:color w:val="000000"/>
                  <w:sz w:val="18"/>
                  <w:szCs w:val="18"/>
                </w:rPr>
                <w:delText xml:space="preserve">debt</w:delText>
              </w:r>
            </w:del>
            <w:ins w:id="9083" w:author="Claude (AI) - proposed" w:date="2026-10-18T00:28:22Z">
              <w:r>
                <w:rPr>
                  <w:rFonts w:ascii="Arial" w:cs="Arial" w:eastAsia="Arial" w:hAnsi="Arial"/>
                  <w:b w:val="false"/>
                  <w:bCs w:val="false"/>
                  <w:i w:val="false"/>
                  <w:iCs w:val="false"/>
                  <w:color w:val="000000"/>
                  <w:sz w:val="18"/>
                  <w:szCs w:val="18"/>
                </w:rPr>
                <w:t xml:space="preserve">app</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Part A: Point to the three board sentences from Phase 2. Say: 'All three sentences are trying to say the same thing. Let us find the most precise version.' Cold-call one learner: 'Wanjiku — read your sentence.' [Wait 5 seconds.] Ask the class: 'Does everyone agree? What word could make this more precise?' [Wait 10 seconds.] Guide with: 'What are we doing to the exponents — multiplying them, adding them, or something else?' [Wait 10 seconds.] Write the refined sentence, then write the symbolic form aᵐ × aⁿ = aᵐ⁺ⁿ. Say: 'Write this in your notebook. Add the heading LAW 1 — CONFIRMED. Write one sentence below it that explains WHY this is true — not just that it is true.' [3 minutes writing time.] Cold-call two learners to read justifications. 2. Part B: Read the Kericho scenario aloud. Say: 'Work alone for 5 minutes — use Law 1. Show every step.' [Timer. Circulate. Observe written work. Do not confirm answers during individual time.] At 5 minutes: 'Compare with your neighbour. If you disagree, use the expansion method from Phase 2 to check.' [90 seconds.] Cold-call one pair: 'Achieng and Mwangi — what is the total dilution factor?' [Wait 10 seconds.] 'How did Law 1 make this faster than expanding?' [Wait 10 seconds.] 3. Connect back to phenomenon: 'Mr. Kipchoge's total dilution is 10⁵ — that is 100,000. </w:t>
            </w:r>
            <w:del w:id="9084" w:author="Claude (AI) - proposed" w:date="2026-10-18T00:28:22Z">
              <w:r>
                <w:rPr>
                  <w:rFonts w:ascii="Arial" w:cs="Arial" w:eastAsia="Arial" w:hAnsi="Arial"/>
                  <w:b w:val="false"/>
                  <w:bCs w:val="false"/>
                  <w:i w:val="false"/>
                  <w:iCs w:val="false"/>
                  <w:color w:val="000000"/>
                  <w:sz w:val="18"/>
                  <w:szCs w:val="18"/>
                </w:rPr>
                <w:delText xml:space="preserve">In Lesson 1 we saw that Kenya's population is about 10⁷. If you multiply these two quantities using Law 1, what single power of 10 do you get? What might that number represent in a real agricultural or health planning context?'</w:delText>
              </w:r>
            </w:del>
            <w:ins w:id="9085" w:author="Claude (AI) - proposed" w:date="2026-10-18T00:28:22Z">
              <w:r>
                <w:rPr>
                  <w:rFonts w:ascii="Arial" w:cs="Arial" w:eastAsia="Arial" w:hAnsi="Arial"/>
                  <w:b w:val="false"/>
                  <w:bCs w:val="false"/>
                  <w:i w:val="false"/>
                  <w:iCs w:val="false"/>
                  <w:color w:val="000000"/>
                  <w:sz w:val="18"/>
                  <w:szCs w:val="18"/>
                </w:rPr>
                <w:t xml:space="preserve">If he starts with 10 mL (10¹ mL) of concentrate, how much diluted solution does he finish with? Use Law 1: 10¹ × 10⁵ = ? How many litres is that?' [Expected: 10⁶ mL = 1,000 litres.] Remind learners this is a calculation exercise only: real pesticide mixing follows the product label, with gloves and protective clothing.</w:t>
              </w:r>
            </w:ins>
            <w:r>
              <w:rPr>
                <w:rFonts w:ascii="Arial" w:cs="Arial" w:eastAsia="Arial" w:hAnsi="Arial"/>
                <w:b w:val="false"/>
                <w:bCs w:val="false"/>
                <w:i w:val="false"/>
                <w:iCs w:val="false"/>
                <w:color w:val="000000"/>
                <w:sz w:val="18"/>
                <w:szCs w:val="18"/>
              </w:rPr>
              <w:t xml:space="preserve"> [Think-pair-share, 2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are explicitly asked not just to state the law (claim) but to justify it using the expansion evidence from the table (evidence) and connect it to the counting logic (reasoning). This is the NGSS Science and Engineering Practice of Constructing Explanations. The Kericho tea-farm scenario is a transfer task — it tests whether the law has been understood as a tool rather than memorised as a slogan, and it keeps every explanation tethered to a real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justification in notebook uses language like 'because the total number of factors is the sum of the two separate counts' — not just 'because the rule says so'. (b) Kericho answer: 10² × 10³ = 10²⁺³ = 10⁵ = 100,000 — mark both the index form and the ordinary number. (c) If a learner writes 10⁶ (multiplied exponents) or 10⁵ but cannot explain the step, they have not yet constructed the CER link — note for exit-ticket follow-up. (d) Extension: </w:t>
            </w:r>
            <w:del w:id="9086" w:author="Claude (AI) - proposed" w:date="2026-10-18T00:28:22Z">
              <w:r>
                <w:rPr>
                  <w:rFonts w:ascii="Arial" w:cs="Arial" w:eastAsia="Arial" w:hAnsi="Arial"/>
                  <w:b w:val="false"/>
                  <w:bCs w:val="false"/>
                  <w:i w:val="false"/>
                  <w:iCs w:val="false"/>
                  <w:color w:val="000000"/>
                  <w:sz w:val="18"/>
                  <w:szCs w:val="18"/>
                </w:rPr>
                <w:delText xml:space="preserve">national debt answer</w:delText>
              </w:r>
            </w:del>
            <w:ins w:id="9087" w:author="Claude (AI) - proposed" w:date="2026-10-18T00:28:22Z">
              <w:r>
                <w:rPr>
                  <w:rFonts w:ascii="Arial" w:cs="Arial" w:eastAsia="Arial" w:hAnsi="Arial"/>
                  <w:b w:val="false"/>
                  <w:bCs w:val="false"/>
                  <w:i w:val="false"/>
                  <w:iCs w:val="false"/>
                  <w:color w:val="000000"/>
                  <w:sz w:val="18"/>
                  <w:szCs w:val="18"/>
                </w:rPr>
                <w:t xml:space="preserve">app-user growth</w:t>
              </w:r>
            </w:ins>
            <w:r>
              <w:rPr>
                <w:rFonts w:ascii="Arial" w:cs="Arial" w:eastAsia="Arial" w:hAnsi="Arial"/>
                <w:b w:val="false"/>
                <w:bCs w:val="false"/>
                <w:i w:val="false"/>
                <w:iCs w:val="false"/>
                <w:color w:val="000000"/>
                <w:sz w:val="18"/>
                <w:szCs w:val="18"/>
              </w:rPr>
              <w:t xml:space="preserve"> is 10² × 10² = 10⁴ = 10,000 times</w:t>
            </w:r>
            <w:del w:id="9088" w:author="Claude (AI) - proposed" w:date="2026-10-18T00:28:22Z">
              <w:r>
                <w:rPr>
                  <w:rFonts w:ascii="Arial" w:cs="Arial" w:eastAsia="Arial" w:hAnsi="Arial"/>
                  <w:b w:val="false"/>
                  <w:bCs w:val="false"/>
                  <w:i w:val="false"/>
                  <w:iCs w:val="false"/>
                  <w:color w:val="000000"/>
                  <w:sz w:val="18"/>
                  <w:szCs w:val="18"/>
                </w:rPr>
                <w:delText xml:space="preserve"> growth factor</w:delText>
              </w:r>
            </w:del>
            <w:r>
              <w:rPr>
                <w:rFonts w:ascii="Arial" w:cs="Arial" w:eastAsia="Arial" w:hAnsi="Arial"/>
                <w:b w:val="false"/>
                <w:bCs w:val="false"/>
                <w:i w:val="false"/>
                <w:iCs w:val="false"/>
                <w:color w:val="000000"/>
                <w:sz w:val="18"/>
                <w:szCs w:val="18"/>
              </w:rPr>
              <w:t xml:space="preserv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zcmph1jaasuj20lryfal">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yobhu50xqk-dx6p4vr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m6axp7s77nyrbnbca8sx">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rhhwvxhc7-audaymup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On the GREEN note, they write one thing they are now confident about regarding the Product Law. On the ORANGE note, they write one question that has arisen for them — something the Product Law cannot yet answer (e.g. 'What happens when you divide two powers?' or 'What if the bases are different?'). Learners post both notes on the class DQB. The teacher reads selected orange notes aloud and places them in the 'Still Investigating' column. The class reviews the DQB structure: the board now has a 'Confirmed Laws' column with the first entry — aᵐ × aⁿ = aᵐ⁺ⁿ — written prominently. The teacher draws a red arrow on the census phenomenon card pointing to: 'Confirmed: multiplying same-base powers → add exponents.'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'Green note: what can you now do with confidence that you could not do at the start of Lesson 1? Be specific — write a mathematical statement, not just a feeling.' [2 minutes.] 'Orange note: what does Law 1 NOT yet explain? What new question has it sparked?' [2 minutes.] 2. Collect notes. Read 3–4 orange notes aloud without naming the authors. Say: 'These are excellent — notice that several of you are already wondering about division of powers. That is exactly where Lesson 4 will take us.' 3. Update the DQB: write 'LAW 1: aᵐ × aⁿ = aᵐ⁺ⁿ ✓ CONFIRMED (Lesson 3)' in the Confirmed Laws column. Draw the red arrow on the phenomenon card. Say: 'Every lesson in this sequence will add one more confirmed entry to this board. By Lesson 8, we will be able to answer the driving question completely — including why that tiny superscript 7 in 4.8 × 10⁷ follows such neat arithmetic rules.' 4. Cold-call one learner: 'Kamau — looking at the orange notes on the board, which question do YOU most want answered next?' [Wait 10 seconds.] Record the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Claim Anchoring and Question Generation: The DQB serves two simultaneous sensemaking functions. First, it externalises and publicly commits the class to the confirmed law, reducing the risk of misconception regression. Second, it captures genuine learner questions that emerge from understanding — these questions (especially about division and zero exponents) are cognitively 'owned' by learners and will be reactivated at the start of Lessons 4–6, creating an anticipatory learning arc across the entire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Green notes contain a specific mathematical statement (e.g. '2⁵ × 2³ = 2⁸') rather than vague praise. (b) Orange notes reveal productive forward-facing questions about division, subtraction of exponents, or zero/negative exponents — this confirms the lesson has built genuine curiosity rather than false closure. (c) If orange notes mostly say 'I have no more questions', this indicates surface-level engagement — probe these learners verbally with: 'What would happen if you tried to multiply 2³ × 3⁴ using Law 1? Does it work?'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lfhyy6o7garzavc8vfpv">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q8z4kzmft-tbeaeevo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fe6hpt6yos-ddijig6me">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8b4rxo5ac2tyi7gvee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Index Notation Model begun in Lesson 1. The model is a hand-drawn diagram (or ARES digital card) that represents their growing understanding of index notation, anchored to the census phenomenon. In this lesson, each learner adds a new 'Law 1' node to their model: they draw an arrow between two index expressions (e.g. 10⁴ and 10³) labelled '× same base' and annotate the arrow with '→ add exponents → 10⁷'. They connect this node back to the census card in the centre of their model with a dotted line labelled 'explains why multiplying </w:t>
            </w:r>
            <w:del w:id="9089" w:author="Claude (AI) - proposed" w:date="2026-10-18T00:28:22Z">
              <w:r>
                <w:rPr>
                  <w:rFonts w:ascii="Arial" w:cs="Arial" w:eastAsia="Arial" w:hAnsi="Arial"/>
                  <w:b w:val="false"/>
                  <w:bCs w:val="false"/>
                  <w:i w:val="false"/>
                  <w:iCs w:val="false"/>
                  <w:color w:val="000000"/>
                  <w:sz w:val="18"/>
                  <w:szCs w:val="18"/>
                </w:rPr>
                <w:delText xml:space="preserve">population figures</w:delText>
              </w:r>
            </w:del>
            <w:ins w:id="9090" w:author="Claude (AI) - proposed" w:date="2026-10-18T00:28:22Z">
              <w:r>
                <w:rPr>
                  <w:rFonts w:ascii="Arial" w:cs="Arial" w:eastAsia="Arial" w:hAnsi="Arial"/>
                  <w:b w:val="false"/>
                  <w:bCs w:val="false"/>
                  <w:i w:val="false"/>
                  <w:iCs w:val="false"/>
                  <w:color w:val="000000"/>
                  <w:sz w:val="18"/>
                  <w:szCs w:val="18"/>
                </w:rPr>
                <w:t xml:space="preserve">powers of 10</w:t>
              </w:r>
            </w:ins>
            <w:r>
              <w:rPr>
                <w:rFonts w:ascii="Arial" w:cs="Arial" w:eastAsia="Arial" w:hAnsi="Arial"/>
                <w:b w:val="false"/>
                <w:bCs w:val="false"/>
                <w:i w:val="false"/>
                <w:iCs w:val="false"/>
                <w:color w:val="000000"/>
                <w:sz w:val="18"/>
                <w:szCs w:val="18"/>
              </w:rPr>
              <w:t xml:space="preserve"> is fast'. Pairs briefly compare models and note one similarity and one difference in how they chose to represent the law.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cumulative model from Lesson 1. Today you add Law 1. Draw a new node — it should show two powers being multiplied AND the result as a single power. Label the arrow between them with the law.' [5 minutes building time. Circulate and observe — do not correct artistic choices, only mathematical accuracy.] 2. At 5 minutes: 'Show your model to your partner. Tell them: how did you connect Law 1 back to the census phenomenon at the centre of your model?' [2 minutes pair discussion.] 3. Cold-call one learner: 'Njeri — describe your model arrow for the class. What does it show?' [Wait 10 seconds.] 4. Close the lesson by pointing to the DQB and saying: 'Our model is growing. In Lesson 4 we will investigate what happens when we divide two powers — and your model will grow again. Keep your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serves as a running, student-owned representation of the entire conceptual sequence. By requiring learners to connect each new law back to the phenomenon at the model's centre, the strategy prevents isolated rule-memorisation and builds a coherent web of understanding. The comparison step ('one similarity, one difference') activates metacognitive awareness about representational choices — a key scientific practice aligned to NGSS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new node correctly shows aᵐ × aⁿ = aᵐ⁺ⁿ with a specific numerical example. (b) The dotted connection line back to the census card is present and labelled with a meaningful phrase (not just 'connected'). (c) If a learner's model shows no connection to the phenomenon card, this learner has not yet integrated the law into the storyline — assign the exit task: 'Write one sentence explaining how Law 1 would help a Kenyan statistician multiply two census figures written as powers of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WALL DATA: What percentage of learners predicted the exponent '12' (multiplication error) vs '7' (correct addition)? If more than one-third predicted '12', consider opening Lesson 4 with a brief revisit of the expansion table before introducing the Quotient Law — this misconception (confusing law of products with power-of-a-power) will resurface in Lesson 5 (aᵐⁿ = aᵐˣⁿ).</w:t>
            </w:r>
          </w:p>
          <w:p>
            <w:pPr>
              <w:keepNext w:val="false"/>
              <w:spacing w:after="40" w:before="0"/>
              <w:jc w:val="left"/>
            </w:pPr>
            <w:r>
              <w:rPr>
                <w:rFonts w:ascii="Arial" w:cs="Arial" w:eastAsia="Arial" w:hAnsi="Arial"/>
                <w:b w:val="false"/>
                <w:bCs w:val="false"/>
                <w:i w:val="false"/>
                <w:iCs w:val="false"/>
                <w:color w:val="000000"/>
                <w:sz w:val="18"/>
                <w:szCs w:val="18"/>
              </w:rPr>
              <w:t xml:space="preserve">2. ABSTRACT ROW: Did learners successfully complete Row 5 (a² × a³) with a letter base, or did they stall? If the abstract generalisation step was a barrier for more than 25% of the class, Lesson 4 should include an additional bridge step where learners replace the letter with a specific number, verify, and then re-substitute the letter.</w:t>
            </w:r>
          </w:p>
          <w:p>
            <w:pPr>
              <w:keepNext w:val="false"/>
              <w:spacing w:after="40" w:before="0"/>
              <w:jc w:val="left"/>
            </w:pPr>
            <w:r>
              <w:rPr>
                <w:rFonts w:ascii="Arial" w:cs="Arial" w:eastAsia="Arial" w:hAnsi="Arial"/>
                <w:b w:val="false"/>
                <w:bCs w:val="false"/>
                <w:i w:val="false"/>
                <w:iCs w:val="false"/>
                <w:color w:val="000000"/>
                <w:sz w:val="18"/>
                <w:szCs w:val="18"/>
              </w:rPr>
              <w:t xml:space="preserve">3. KERICHO TRANSFER: Did learners apply the Product Law correctly to the tea-farm scenario without reverting to full expansion? If learners defaulted to expansion even after confirming the law, this signals that the law has been understood procedurally but not as a reasoning tool — plan an additional 'convince me without expanding' challenge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Do the orange sticky notes show genuine forward-facing questions (about division, zero exponents, different bases)? Or are they vague? Genuine questions indicate productive struggle and readiness for Lesson 4's Quotient Law investigation. Vague notes indicate the lesson moved too fast — consider a 5-minute consolidation starter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5. MODEL COHERENCE: When learners connected Law 1 back to the phenomenon, did they use the census figures (powers of 10) as their example, or did they use generic numbers? Learners who anchor models to the phenomenon are developing the storyline narrative — celebrate these publicly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products of same-base powers (e.g. 2³ × 2⁴; 10² × 10³) step by step in a structured Expansion Table, counting all factors and recording results in index form across six rows including an abstract base row.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powers with the same base are multiplied, the exponent of the result equals the sum of the two exponents: aᵐ × aⁿ = aᵐ⁺ⁿ. This was confirmed numerically, algebraically, and through a Kericho tea-farm dilution scenario involving powers of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Product Law works because multiplying aᵐ by aⁿ places m copies of the base and n copies of the base into one continuous product — a total of m + n identical factors — which by definition equals aᵐ⁺ⁿ. This is why multiplying two large numbers written as powers of 10 (such as Kenyan census figures) only requires adding two small exponents rather than performing full multi-digit multiplication.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dcq-c5hp7b6gwtusoa8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bwaerdgxh7otxov3zmq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Discovering the Quotient Law of Indices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deduce the Quotient Law of Indices (aᵐ ÷ aⁿ = aᵐ⁻ⁿ) through systematic cancellation of expanded powers, apply it to a maize-harvest context, and encounter the Zero-Index Law (a⁰ = 1) as a natural consequence of dividing equal powers — recording this as a new wonder on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dividing two powers with the same base is equivalent to subtracting the exponents (aᵐ ÷ aⁿ = aᵐ⁻ⁿ, where m &gt; n, m, n are whole numbers); (ii) when m = n, the subtraction rule yields a⁰, and any non-zero number divided by itself equals 1, therefore a⁰ = 1; (iii) the Quotient Law is a compression of the cancellation pattern seen in repeated multiplication.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expand powers in full and cancel common factors to simplify quotients; (ii) apply the Quotient Law to simplify expressions involving indices; (iii) use the Zero-Index Law to evaluate expressions of the form a⁰; (iv) apply the Quotient Law to real-life numerical problems, including population and harvest data expressed in index form.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mathematical rules are not arbitrary but emerge from the structure of repeated multiplication; (ii) develop confidence in deductive reasoning — seeing themselves as discoverers of a law, not merely receivers of it; (iii) demonstrate unity and responsibility when working in peer groups to derive and verify the Quotient Law.</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laws of indices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index notation and deduced the Product Law (aᵐ × aⁿ = aᵐ⁺ⁿ). Lesson 4 asks: what happens when we divide? Using expanded-form cancellation, learners discover that division reverses the exponent-addition of the Product Law — exponents subtract. The lesson closes by pushing m = n to the edge, generating a⁰ = 1 as a genuinely surprising result that cannot yet be fully explained, seeding the next lesson and a new Driving Question Board entry. This directly advances the overarching driving question: the 'small superscript number' is powerful not only in multiplication but also in division, and its rules are internally consistent.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use personal digital devices to access the ARES platform or calculators, remind them of responsible screen use and online safety guidelines (KICD PCI: Online Safety).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reconnecting to the phenomenon — the Kenya 2019 Census figure 4.8 × 10⁷ — and pose the question: 'If we can multiply two such compact numbers by adding exponents, what rule governs division?' Working in groups of four, learners expand pairs of same-base powers (e.g. 2⁵ ÷ 2², 10⁶ ÷ 10⁴, 3⁴ ÷ 3¹) in full, cancel numerator and denominator factors, and record the result both in expanded and index form. From three examples they induce the Quotient Law. The teacher then introduces a maize-harvest scenario from a Rift Valley farm to ground the law in a Kenyan agricultural context. Learners apply the law to simplify and evaluate harvest ratios. In the Explain phase, groups formalise their deduction and present it to the class. The lesson's climax is the edge case m = n: learners evaluate 2³ ÷ 2³ both by the Quotient Law (= 2⁰) and by arithmetic (= 1), discovering a⁰ = 1. This unresolved wonder — 'Can any number to the power zero really equal 1?' — is posted to the Driving Question Board. The lesson closes with model revision, adding a 'Division Arrow' to the cumulative class model of index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mdefnpryobp0qthp4lrq">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5ewo3um3l9zmsfndqm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mozohdl-s592rqukkswf">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k4ji-nu-vvigvgux1x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two census cards displayed at the front (47,564,296 written in full vs 4.8 × 10⁷). The teacher asks them to think silently about a new question written on the board: 'Kenya's planners want to compare the 2019 population (≈ 10⁷) with the number of maize grains in a 90 kg sack (</w:t>
            </w:r>
            <w:del w:id="9091" w:author="Claude (AI) - proposed" w:date="2026-10-18T00:28:22Z">
              <w:r>
                <w:rPr>
                  <w:rFonts w:ascii="Arial" w:cs="Arial" w:eastAsia="Arial" w:hAnsi="Arial"/>
                  <w:b w:val="false"/>
                  <w:bCs w:val="false"/>
                  <w:i w:val="false"/>
                  <w:iCs w:val="false"/>
                  <w:color w:val="000000"/>
                  <w:sz w:val="18"/>
                  <w:szCs w:val="18"/>
                </w:rPr>
                <w:delText xml:space="preserve">≈ 10⁹</w:delText>
              </w:r>
            </w:del>
            <w:ins w:id="9092" w:author="Claude (AI) - proposed" w:date="2026-10-18T00:28:22Z">
              <w:r>
                <w:rPr>
                  <w:rFonts w:ascii="Arial" w:cs="Arial" w:eastAsia="Arial" w:hAnsi="Arial"/>
                  <w:b w:val="false"/>
                  <w:bCs w:val="false"/>
                  <w:i w:val="false"/>
                  <w:iCs w:val="false"/>
                  <w:color w:val="000000"/>
                  <w:sz w:val="18"/>
                  <w:szCs w:val="18"/>
                </w:rPr>
                <w:t xml:space="preserve">about 3 × 10⁵, so roughly 10⁵ to the nearest power of 10</w:t>
              </w:r>
            </w:ins>
            <w:r>
              <w:rPr>
                <w:rFonts w:ascii="Arial" w:cs="Arial" w:eastAsia="Arial" w:hAnsi="Arial"/>
                <w:b w:val="false"/>
                <w:bCs w:val="false"/>
                <w:i w:val="false"/>
                <w:iCs w:val="false"/>
                <w:color w:val="000000"/>
                <w:sz w:val="18"/>
                <w:szCs w:val="18"/>
              </w:rPr>
              <w:t xml:space="preserve">). If they divide </w:t>
            </w:r>
            <w:del w:id="9093" w:author="Claude (AI) - proposed" w:date="2026-10-18T00:28:22Z">
              <w:r>
                <w:rPr>
                  <w:rFonts w:ascii="Arial" w:cs="Arial" w:eastAsia="Arial" w:hAnsi="Arial"/>
                  <w:b w:val="false"/>
                  <w:bCs w:val="false"/>
                  <w:i w:val="false"/>
                  <w:iCs w:val="false"/>
                  <w:color w:val="000000"/>
                  <w:sz w:val="18"/>
                  <w:szCs w:val="18"/>
                </w:rPr>
                <w:delText xml:space="preserve">10⁹ by 10⁷</w:delText>
              </w:r>
            </w:del>
            <w:ins w:id="9094" w:author="Claude (AI) - proposed" w:date="2026-10-18T00:28:22Z">
              <w:r>
                <w:rPr>
                  <w:rFonts w:ascii="Arial" w:cs="Arial" w:eastAsia="Arial" w:hAnsi="Arial"/>
                  <w:b w:val="false"/>
                  <w:bCs w:val="false"/>
                  <w:i w:val="false"/>
                  <w:iCs w:val="false"/>
                  <w:color w:val="000000"/>
                  <w:sz w:val="18"/>
                  <w:szCs w:val="18"/>
                </w:rPr>
                <w:t xml:space="preserve">10⁷ by 10⁵</w:t>
              </w:r>
            </w:ins>
            <w:r>
              <w:rPr>
                <w:rFonts w:ascii="Arial" w:cs="Arial" w:eastAsia="Arial" w:hAnsi="Arial"/>
                <w:b w:val="false"/>
                <w:bCs w:val="false"/>
                <w:i w:val="false"/>
                <w:iCs w:val="false"/>
                <w:color w:val="000000"/>
                <w:sz w:val="18"/>
                <w:szCs w:val="18"/>
              </w:rPr>
              <w:t xml:space="preserve">, what do you think the answer will be in index form? Write your prediction in your exercise book — show your reasoning, not just a guess.' Learners write individual predictions (2 minutes), then share with a shoulder partner (2 minutes). The teacher cold-calls 4 pairs to share predictions, recording each on the board without evaluation. Learners also revisit the Product Law card from Lesson 3 on the DQB and are asked: 'If multiplication gave us addition of exponents, what operation do you think division will give 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census cards and the new division prompt. Say verbatim: 'Look at the board. You have seen that multiplying 10⁴ × 10³ gives 10⁷. Now I want you to PREDICT — before we test anything — what </w:t>
            </w:r>
            <w:del w:id="9095" w:author="Claude (AI) - proposed" w:date="2026-10-18T00:28:22Z">
              <w:r>
                <w:rPr>
                  <w:rFonts w:ascii="Arial" w:cs="Arial" w:eastAsia="Arial" w:hAnsi="Arial"/>
                  <w:b w:val="false"/>
                  <w:bCs w:val="false"/>
                  <w:i w:val="false"/>
                  <w:iCs w:val="false"/>
                  <w:color w:val="000000"/>
                  <w:sz w:val="18"/>
                  <w:szCs w:val="18"/>
                </w:rPr>
                <w:delText xml:space="preserve">10⁹ ÷ 10⁷</w:delText>
              </w:r>
            </w:del>
            <w:ins w:id="9096" w:author="Claude (AI) - proposed" w:date="2026-10-18T00:28:22Z">
              <w:r>
                <w:rPr>
                  <w:rFonts w:ascii="Arial" w:cs="Arial" w:eastAsia="Arial" w:hAnsi="Arial"/>
                  <w:b w:val="false"/>
                  <w:bCs w:val="false"/>
                  <w:i w:val="false"/>
                  <w:iCs w:val="false"/>
                  <w:color w:val="000000"/>
                  <w:sz w:val="18"/>
                  <w:szCs w:val="18"/>
                </w:rPr>
                <w:t xml:space="preserve">10⁷ ÷ 10⁵</w:t>
              </w:r>
            </w:ins>
            <w:r>
              <w:rPr>
                <w:rFonts w:ascii="Arial" w:cs="Arial" w:eastAsia="Arial" w:hAnsi="Arial"/>
                <w:b w:val="false"/>
                <w:bCs w:val="false"/>
                <w:i w:val="false"/>
                <w:iCs w:val="false"/>
                <w:color w:val="000000"/>
                <w:sz w:val="18"/>
                <w:szCs w:val="18"/>
              </w:rPr>
              <w:t xml:space="preserve"> might give in index form. Write it down. You have two minutes of silence.' Start a visible 2-minute timer. After writing time, say: 'Turn to your shoulder partner. Compare predictions. Do you agree or disagree? Why?' Allow 2 minutes of paired talk. Cold-call exactly 4 pairs using a name-stick draw. Record each prediction verbatim on the board under the heading 'Our Predictions'. Do NOT confirm or deny any prediction. Say: 'We will test every one of these predictions today. Keep your own prediction written down — you will revise it by end of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(anchored analogy): By explicitly linking the new question (division) to the already-established Product Law (multiplication → addition), learners activate prior knowledge and create cognitive dissonance. The unconfirmed predictions on the board create a public commitment that motivates the Observe phase. This strategy directly supports NGSS Science &amp; Engineering Practice 6 (Constructing Explanations) by asking learners to generate a preliminary explanation before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reasoning in their exercise book before partner talk begins. Teacher circulates during silent writing — look for two categories: (a) learners who correctly anticipate subtraction of exponents (building on the Product Law analogy); (b) learners who guess multiplication or addition of exponents (common misconception — note names for targeted questioning in Phase 3). Collect a quick show of hands: 'How many predicted subtraction? Addition? Something else?' — tally on board for reference.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rykdqmmezqdjpy66li4e">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yzjw558aeyzzzhhmk2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w4p3t0tfotpnyrfg5vz">
              <w:r>
                <w:rPr>
                  <w:rFonts w:ascii="Arial" w:cs="Arial" w:eastAsia="Arial" w:hAnsi="Arial"/>
                  <w:color w:val="2E75B6"/>
                  <w:sz w:val="16"/>
                  <w:szCs w:val="16"/>
                  <w:u w:val="single" w:color="2E75B6"/>
                </w:rPr>
                <w:t xml:space="preserve">Multiplication and division with powers of ten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8jubg3zjpchjtelps8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groups of four. Each group receives a 'Discovery Card' (printed or displayed on ARES) containing three division tasks laid out in a structured table with four columns: (A) Division problem in index form, (B) Expand numerator fully, (C) Expand denominator fully, (D) Cancel common factors and write result. The three tasks are: (i) 2⁵ ÷ 2² ; (ii) 10⁶ ÷ 10⁴ ; (iii) 3⁴ ÷ 3¹. Groups complete the table, then answer two inference questions: 'What pattern do you notice between the original exponents and the exponent in the answer?' and 'Write the pattern as a general rule using the letters a, m, n.' Learners record all working in their exercise books. One group member is the scribe, one is the timekeeper, one is the presenter, one is the checker (roles rotate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Discovery Cards. Say: 'In your groups, each person must write the full expansion in their own exercise book — not just copy the scribe's work. The scribe writes on the group's shared sheet. You have 10 minutes.' Set a visible 10-minute timer. Circulate to every group. Targeted prompts for groups who are stuck: 'What does 2⁵ mean? Write it out — how many 2s multiplied together?' For groups who finish early, pose an extension: 'Try 10⁸ ÷ 10³. Does your rule still hold?' After 10 minutes, say: 'Pause. Checkers — look at your group's table. Does the pattern in column D match for all three rows? Discuss for two minutes.' After 2-minute check, cold-call the presenter from 2 different groups to share their pattern sentence. Write both versions on the board. Say: 'These two groups found the same pattern in different words. Let us write the mathematical rule together.' Guide class to write aᵐ ÷ aⁿ = aᵐ⁻ⁿ on the board. Wait 10 seconds in silence after writing the rule. Then say: 'Copy this rule into your exercise books and underline it. This is the Quotient Law of Indices.'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Guided Induction (NGSS Practice 4 — Analysing and Interpreting Data): The four-column table scaffolds the observation so learners see the cancellation mechanism explicitly before they see the shortcut. By completing three rows and then writing a generalisation, learners experience the inductive reasoning process that mathematicians use — moving from specific cases to a general law. The peer-checker role embeds immediate self-correction.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(1) All four columns are filled for each of the three rows — any group with blank columns in B or C has not expanded correctly; re-prompt immediately. (2) The general rule written by groups should contain the words 'subtract' or 'minus' and the variables m and n. If a group writes 'divide the exponents' (a common error), pause the group and ask: 'Check row (i): 5 divided by 2 is 2.5 — but your answer is 2³. Is 3 the result of dividing?' Allow 10 seconds wait time before guiding. (3) Exit check: before moving to Phase 3, ask every learner to evaluate 5⁶ ÷ 5² on a mini-whiteboard or scrap paper — scan answers; correct answer is 5⁴.</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ekpjsomtfmo5p6e1w_cg">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6y4b4s-ebfz00dij4r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6e7gpmnjo7xtft7khacg">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p1ofsq3mpywquekesll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Worked Application (10 min): The teacher introduces the Rift Valley Maize Harvest scenario: 'A maize farmer in Uasin Gishu County harvested approximately 3⁸ </w:t>
            </w:r>
            <w:del w:id="9097" w:author="Claude (AI) - proposed" w:date="2026-10-18T00:28:22Z">
              <w:r>
                <w:rPr>
                  <w:rFonts w:ascii="Arial" w:cs="Arial" w:eastAsia="Arial" w:hAnsi="Arial"/>
                  <w:b w:val="false"/>
                  <w:bCs w:val="false"/>
                  <w:i w:val="false"/>
                  <w:iCs w:val="false"/>
                  <w:color w:val="000000"/>
                  <w:sz w:val="18"/>
                  <w:szCs w:val="18"/>
                </w:rPr>
                <w:delText xml:space="preserve">grains</w:delText>
              </w:r>
            </w:del>
            <w:ins w:id="9098" w:author="Claude (AI) - proposed" w:date="2026-10-18T00:28:22Z">
              <w:r>
                <w:rPr>
                  <w:rFonts w:ascii="Arial" w:cs="Arial" w:eastAsia="Arial" w:hAnsi="Arial"/>
                  <w:b w:val="false"/>
                  <w:bCs w:val="false"/>
                  <w:i w:val="false"/>
                  <w:iCs w:val="false"/>
                  <w:color w:val="000000"/>
                  <w:sz w:val="18"/>
                  <w:szCs w:val="18"/>
                </w:rPr>
                <w:t xml:space="preserve">kg of maize (6,561 kg)</w:t>
              </w:r>
            </w:ins>
            <w:r>
              <w:rPr>
                <w:rFonts w:ascii="Arial" w:cs="Arial" w:eastAsia="Arial" w:hAnsi="Arial"/>
                <w:b w:val="false"/>
                <w:bCs w:val="false"/>
                <w:i w:val="false"/>
                <w:iCs w:val="false"/>
                <w:color w:val="000000"/>
                <w:sz w:val="18"/>
                <w:szCs w:val="18"/>
              </w:rPr>
              <w:t xml:space="preserve"> across her entire farm in a bumper season. She stored 3⁵ </w:t>
            </w:r>
            <w:del w:id="9099" w:author="Claude (AI) - proposed" w:date="2026-10-18T00:28:22Z">
              <w:r>
                <w:rPr>
                  <w:rFonts w:ascii="Arial" w:cs="Arial" w:eastAsia="Arial" w:hAnsi="Arial"/>
                  <w:b w:val="false"/>
                  <w:bCs w:val="false"/>
                  <w:i w:val="false"/>
                  <w:iCs w:val="false"/>
                  <w:color w:val="000000"/>
                  <w:sz w:val="18"/>
                  <w:szCs w:val="18"/>
                </w:rPr>
                <w:delText xml:space="preserve">grains</w:delText>
              </w:r>
            </w:del>
            <w:ins w:id="9100" w:author="Claude (AI) - proposed" w:date="2026-10-18T00:28:22Z">
              <w:r>
                <w:rPr>
                  <w:rFonts w:ascii="Arial" w:cs="Arial" w:eastAsia="Arial" w:hAnsi="Arial"/>
                  <w:b w:val="false"/>
                  <w:bCs w:val="false"/>
                  <w:i w:val="false"/>
                  <w:iCs w:val="false"/>
                  <w:color w:val="000000"/>
                  <w:sz w:val="18"/>
                  <w:szCs w:val="18"/>
                </w:rPr>
                <w:t xml:space="preserve">kg (243 kg)</w:t>
              </w:r>
            </w:ins>
            <w:r>
              <w:rPr>
                <w:rFonts w:ascii="Arial" w:cs="Arial" w:eastAsia="Arial" w:hAnsi="Arial"/>
                <w:b w:val="false"/>
                <w:bCs w:val="false"/>
                <w:i w:val="false"/>
                <w:iCs w:val="false"/>
                <w:color w:val="000000"/>
                <w:sz w:val="18"/>
                <w:szCs w:val="18"/>
              </w:rPr>
              <w:t xml:space="preserve"> in her main granary in Eldoret town. Using the Quotient Law, how many times more grain did she harvest than she stored?' Learners work individually for 3 minutes, then compare with a partner. The teacher works through the solution on the board using two methods: (i) Quotient Law directly (3⁸ ÷ 3⁵ = 3³ = 27); (ii) expanded form cancellation as verification. Part B — The Edge Case: Zero Index (10 min): Teacher says: 'Now a surprising question. What if the farmer harvested exactly as much as she stored? That is, 3⁵ ÷ 3⁵. Let us use our Quotient Law.' Learners apply the rule: 3⁵ ÷ 3⁵ = 3⁵⁻⁵ = 3⁰. Teacher asks: 'But what is 3⁵ ÷ 3⁵ by ordinary arithmetic?' (Pause 12 seconds.) Cold-call 3 learners. Class agrees: any number divided by itself = 1. Teacher writes: 3⁰ = 1. Learners verify with two more examples: 10⁰ and 7⁰. Part C — Group Presentations (5 min): Two groups present their Discovery Card work and their written general rule. Class gives feedback using a 'Glow and Grow' format (one thing done well, one suggestion).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the Uasin Gishu scenario on the board. Say verbatim: 'Read the problem. Work alone for three minutes — no talking. Show every step.' Set a 3-minute timer. After individual work: 'Compare your answer with your partner. If you disagree, do not erase — put a question mark and we will resolve it together.' Work through the solution on the board, pausing after each step to ask: 'Who got this step?' For Part B, write '3⁵ ÷ 3⁵' on the board. Say: 'Apply our new Quotient Law to this. Write the result in your book.' Wait 10 seconds. Cold-call 3 learners by name-stick. After revealing 3⁰, say: 'Now close your books. Without any law — just common sense — what is 3⁵ ÷ 3⁵?' Wait 12 seconds. Cold-call 3 different learners. After the class agrees on 1, say: 'So our law tells us 3⁰ — common sense tells us 1 — they must be equal. Write in your book: a⁰ = 1 for any non-zero a.' </w:t>
            </w:r>
            <w:ins w:id="9101" w:author="Claude (AI) - proposed" w:date="2026-10-18T00:28:22Z">
              <w:r>
                <w:rPr>
                  <w:rFonts w:ascii="Arial" w:cs="Arial" w:eastAsia="Arial" w:hAnsi="Arial"/>
                  <w:b w:val="false"/>
                  <w:bCs w:val="false"/>
                  <w:i w:val="false"/>
                  <w:iCs w:val="false"/>
                  <w:color w:val="000000"/>
                  <w:sz w:val="18"/>
                  <w:szCs w:val="18"/>
                </w:rPr>
                <w:t xml:space="preserve">Say: 'Careful: "zero copies of a" sounds like 0, but the picture of counting copies stops working at zero. We choose a⁰ so that the Quotient Law still works, and that gives 1, not 0.' </w:t>
              </w:r>
            </w:ins>
            <w:r>
              <w:rPr>
                <w:rFonts w:ascii="Arial" w:cs="Arial" w:eastAsia="Arial" w:hAnsi="Arial"/>
                <w:b w:val="false"/>
                <w:bCs w:val="false"/>
                <w:i w:val="false"/>
                <w:iCs w:val="false"/>
                <w:color w:val="000000"/>
                <w:sz w:val="18"/>
                <w:szCs w:val="18"/>
              </w:rPr>
              <w:t xml:space="preserve">Pause 15 seconds of silence to let the result register. Say: 'Does this surprise you? Turn to your partner and say: this surprises me because… OR this makes sense to me because…' Allow 2 minutes. For Part C, use a timer and keep each group presentation to 2.5 minutes. Record 'Glow' and 'Grow' comments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Cognitive Conflict Resolution (NGSS Practice 6 — Constructing Explanations): The Zero-Index edge case is deliberately presented as a collision between two methods (algebraic law vs arithmetic common sense) that produce the same answer. This productive surprise is a classic sense-making moment — learners are not told a⁰ = 1; they derive it from their own Quotient Law. The 'surprises me because / makes sense because' turn-and-talk forces learners to articulate the conceptual resolution, deepening retention. The Uasin Gishu harvest scenario maintains the Kenya-context thread and shows the law's utility in a real agricultural computation.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individual work on the harvest problem, circulate and look for learners who write 3⁸ ÷ 3⁵ = 3⁸/³ (dividing exponents — the most common error from Predict phase). Intervene: 'Go back to the Discovery Card row (i). What happened to 5 and 2? Subtraction or division?' (2) After the Zero-Index derivation, ask all learners to evaluate 100⁰ on mini-whiteboards — every board should show 1. Any learner showing 0 or 100 needs immediate re-teaching using the expanded cancellation method. (3) During Glow-and-Grow, listen for whether peer feedback correctly identifies the subtraction rule — this reveals class-level consolidation before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ejgz5udedhrhkv1icoch">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b6gywhd2-i_bved5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5gmkooq-b924cxscxhve">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yhhzv_k8knw192_wblf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display where questions and discoveries from all lessons are posted. In Lessons 1–3, the board already has: the census phenomenon cards, the definition of index form, and the Product Law card. Today, learners add: (i) a new 'Law Card' — the Quotient Law (aᵐ ÷ aⁿ = aᵐ⁻ⁿ) with the Uasin Gishu harvest example written on it; (ii) a new 'Wonder Card' — a bright-coloured sticky note reading: 'Can any number to the power zero REALLY equal 1? Why?' Each learner writes their own Wonder Card in their exercise book, then one learner from each group posts their group's card on the DQB. The teacher asks: 'Look at the DQB. We now have two laws — Product and Quotient. Where do these two laws sit relative to the driving question about compact powerful notation?' Learners discuss in pairs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'Scribes — write today's Law Card now. It must include: the rule in symbols, one worked example, and the word QUOTIENT LAW in large letters. You have 3 minutes.' After 3 minutes, select one group's Law Card to be posted (rotate which group posts each lesson). Then distribute bright sticky notes. Say: 'Write our Wonder from today — the zero-index surprise — as a question. Start with: CAN…? or WHY…? or HOW CAN…? You have 1 minute.' Cold-call 3 learners to read their wonder aloud before posting. Say: 'This question will be answered in a future lesson. For now, we hold it here on the board so we do not forget it.' Point to the driving question banner above the DQB and ask: 'How does today's Quotient Law help scientists and economists write huge or tiny quantities compactly? Tell your partner.' Allow 2 minutes. Cold-call 2 pairs to respond.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Tracking (NGSS Practice 8 — Obtaining, Evaluating and Communicating Information): The DQB makes the class's growing understanding visible and cumulative. By physically adding the Quotient Law card next to the Product Law card, learners see the emerging system of index laws as a connected whole rather than isolated rules. The Wonder Card institutionalises productive uncertainty — modelling scientific practice where new findings generate new questions rather than closing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Law Card contains the symbolic rule, an example, and the label 'Quotient Law' — check during circulation. (2) Wonder Cards must be phrased as genuine questions about a⁰ = 1, not restatements of the rule — a card that says 'a⁰ = 1' (a statement, not a question) indicates the learner has not registered the cognitive conflict; prompt: 'What is surprising or puzzling about this result for you?' (3) Paired discussion responses to 'How does the Quotient Law help with compact notation?' should reference the census phenomenon or the harvest scenario — generic answers ('it makes maths easier') indicate surface-level connection; probe with: 'Give me a specific number from today's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zcxrrozxz4jlu_ohxoxz">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v4hlmvwambo4hsnprgy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zbwvmnoxhp4rme59hmhl">
              <w:r>
                <w:rPr>
                  <w:rFonts w:ascii="Arial" w:cs="Arial" w:eastAsia="Arial" w:hAnsi="Arial"/>
                  <w:color w:val="2E75B6"/>
                  <w:sz w:val="16"/>
                  <w:szCs w:val="16"/>
                  <w:u w:val="single" w:color="2E75B6"/>
                </w:rPr>
                <w:t xml:space="preserve">Exponent Laws Examples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xwa7aoabjidzg8dwkep_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Individual Index-Law Model — a diagram they have been building since Lesson 1 showing how index notation works. In previous lessons they added: (L1) the </w:t>
            </w:r>
            <w:ins w:id="9102" w:author="Claude (AI) - proposed" w:date="2026-10-18T00:28:22Z">
              <w:r>
                <w:rPr>
                  <w:rFonts w:ascii="Arial" w:cs="Arial" w:eastAsia="Arial" w:hAnsi="Arial"/>
                  <w:b w:val="false"/>
                  <w:bCs w:val="false"/>
                  <w:i w:val="false"/>
                  <w:iCs w:val="false"/>
                  <w:color w:val="000000"/>
                  <w:sz w:val="18"/>
                  <w:szCs w:val="18"/>
                </w:rPr>
                <w:t xml:space="preserve">two-column table with a </w:t>
              </w:r>
            </w:ins>
            <w:r>
              <w:rPr>
                <w:rFonts w:ascii="Arial" w:cs="Arial" w:eastAsia="Arial" w:hAnsi="Arial"/>
                <w:b w:val="false"/>
                <w:bCs w:val="false"/>
                <w:i w:val="false"/>
                <w:iCs w:val="false"/>
                <w:color w:val="000000"/>
                <w:sz w:val="18"/>
                <w:szCs w:val="18"/>
              </w:rPr>
              <w:t xml:space="preserve">base-and-exponent </w:t>
            </w:r>
            <w:del w:id="9103" w:author="Claude (AI) - proposed" w:date="2026-10-18T00:28:22Z">
              <w:r>
                <w:rPr>
                  <w:rFonts w:ascii="Arial" w:cs="Arial" w:eastAsia="Arial" w:hAnsi="Arial"/>
                  <w:b w:val="false"/>
                  <w:bCs w:val="false"/>
                  <w:i w:val="false"/>
                  <w:iCs w:val="false"/>
                  <w:color w:val="000000"/>
                  <w:sz w:val="18"/>
                  <w:szCs w:val="18"/>
                </w:rPr>
                <w:delText xml:space="preserve">definition box with the census phenomenon</w:delText>
              </w:r>
            </w:del>
            <w:ins w:id="9104" w:author="Claude (AI) - proposed" w:date="2026-10-18T00:28:22Z">
              <w:r>
                <w:rPr>
                  <w:rFonts w:ascii="Arial" w:cs="Arial" w:eastAsia="Arial" w:hAnsi="Arial"/>
                  <w:b w:val="false"/>
                  <w:bCs w:val="false"/>
                  <w:i w:val="false"/>
                  <w:iCs w:val="false"/>
                  <w:color w:val="000000"/>
                  <w:sz w:val="18"/>
                  <w:szCs w:val="18"/>
                </w:rPr>
                <w:t xml:space="preserve">example</w:t>
              </w:r>
            </w:ins>
            <w:r>
              <w:rPr>
                <w:rFonts w:ascii="Arial" w:cs="Arial" w:eastAsia="Arial" w:hAnsi="Arial"/>
                <w:b w:val="false"/>
                <w:bCs w:val="false"/>
                <w:i w:val="false"/>
                <w:iCs w:val="false"/>
                <w:color w:val="000000"/>
                <w:sz w:val="18"/>
                <w:szCs w:val="18"/>
              </w:rPr>
              <w:t xml:space="preserve">; (L2) the </w:t>
            </w:r>
            <w:del w:id="9105" w:author="Claude (AI) - proposed" w:date="2026-10-18T00:28:22Z">
              <w:r>
                <w:rPr>
                  <w:rFonts w:ascii="Arial" w:cs="Arial" w:eastAsia="Arial" w:hAnsi="Arial"/>
                  <w:b w:val="false"/>
                  <w:bCs w:val="false"/>
                  <w:i w:val="false"/>
                  <w:iCs w:val="false"/>
                  <w:color w:val="000000"/>
                  <w:sz w:val="18"/>
                  <w:szCs w:val="18"/>
                </w:rPr>
                <w:delText xml:space="preserve">expanded-form arrow showing what the notation means</w:delText>
              </w:r>
            </w:del>
            <w:ins w:id="9106" w:author="Claude (AI) - proposed" w:date="2026-10-18T00:28:22Z">
              <w:r>
                <w:rPr>
                  <w:rFonts w:ascii="Arial" w:cs="Arial" w:eastAsia="Arial" w:hAnsi="Arial"/>
                  <w:b w:val="false"/>
                  <w:bCs w:val="false"/>
                  <w:i w:val="false"/>
                  <w:iCs w:val="false"/>
                  <w:color w:val="000000"/>
                  <w:sz w:val="18"/>
                  <w:szCs w:val="18"/>
                </w:rPr>
                <w:t xml:space="preserve">anatomy diagram, the generalisation aⁿ = a × a × … and the census cards</w:t>
              </w:r>
            </w:ins>
            <w:r>
              <w:rPr>
                <w:rFonts w:ascii="Arial" w:cs="Arial" w:eastAsia="Arial" w:hAnsi="Arial"/>
                <w:b w:val="false"/>
                <w:bCs w:val="false"/>
                <w:i w:val="false"/>
                <w:iCs w:val="false"/>
                <w:color w:val="000000"/>
                <w:sz w:val="18"/>
                <w:szCs w:val="18"/>
              </w:rPr>
              <w:t xml:space="preserve">; (L3) the Product Law arrow (aᵐ × aⁿ = aᵐ⁺ⁿ) labelled 'MULTIPLY → ADD exponents'. Today each learner adds: (i) a 'Division Arrow' connecting two index expressions, labelled 'DIVIDE → SUBTRACT exponents (Quotient Law: aᵐ ÷ aⁿ = aᵐ⁻ⁿ)'; (ii) a special node for a⁰ = 1, shown as the point where the Division Arrow loops back on itself (m = n edge case), with a '?' symbol indicating it is not yet fully explained; (iii) a brief annotation: 'Uasin Gishu harvest: 3⁸ ÷ 3⁵ = 3³ = 27'. Groups briefly share models with each other and identify one improvement a peer can make. The lesson closes with the teacher pointing to the model and connecting it back to the phenomenon: 'When a government economist divides Kenya's 2019 population (≈ 4.8 × 10⁷) by the 2009 population (≈ 3.</w:t>
            </w:r>
            <w:del w:id="9107" w:author="Claude (AI) - proposed" w:date="2026-10-18T00:28:22Z">
              <w:r>
                <w:rPr>
                  <w:rFonts w:ascii="Arial" w:cs="Arial" w:eastAsia="Arial" w:hAnsi="Arial"/>
                  <w:b w:val="false"/>
                  <w:bCs w:val="false"/>
                  <w:i w:val="false"/>
                  <w:iCs w:val="false"/>
                  <w:color w:val="000000"/>
                  <w:sz w:val="18"/>
                  <w:szCs w:val="18"/>
                </w:rPr>
                <w:delText xml:space="preserve">8</w:delText>
              </w:r>
            </w:del>
            <w:ins w:id="9108" w:author="Claude (AI) - proposed" w:date="2026-10-18T00:28:22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 10⁷) to find the growth ratio, the Quotient Law </w:t>
            </w:r>
            <w:del w:id="9109" w:author="Claude (AI) - proposed" w:date="2026-10-18T00:28:22Z">
              <w:r>
                <w:rPr>
                  <w:rFonts w:ascii="Arial" w:cs="Arial" w:eastAsia="Arial" w:hAnsi="Arial"/>
                  <w:b w:val="false"/>
                  <w:bCs w:val="false"/>
                  <w:i w:val="false"/>
                  <w:iCs w:val="false"/>
                  <w:color w:val="000000"/>
                  <w:sz w:val="18"/>
                  <w:szCs w:val="18"/>
                </w:rPr>
                <w:delText xml:space="preserve">is the tool that makes that compact notation usable</w:delText>
              </w:r>
            </w:del>
            <w:ins w:id="9110" w:author="Claude (AI) - proposed" w:date="2026-10-18T00:28:22Z">
              <w:r>
                <w:rPr>
                  <w:rFonts w:ascii="Arial" w:cs="Arial" w:eastAsia="Arial" w:hAnsi="Arial"/>
                  <w:b w:val="false"/>
                  <w:bCs w:val="false"/>
                  <w:i w:val="false"/>
                  <w:iCs w:val="false"/>
                  <w:color w:val="000000"/>
                  <w:sz w:val="18"/>
                  <w:szCs w:val="18"/>
                </w:rPr>
                <w:t xml:space="preserve">divides the powers of ten (10⁷ ÷ 10⁷ = 10⁰ = 1) and what is left is 4.8 ÷ 3.9 ≈ 1.2, so the population grew by roughly a fifth</w:t>
              </w:r>
            </w:ins>
            <w:r>
              <w:rPr>
                <w:rFonts w:ascii="Arial" w:cs="Arial" w:eastAsia="Arial" w:hAnsi="Arial"/>
                <w:b w:val="false"/>
                <w:bCs w:val="false"/>
                <w:i w:val="false"/>
                <w:iCs w:val="false"/>
                <w:color w:val="000000"/>
                <w:sz w:val="18"/>
                <w:szCs w:val="18"/>
              </w:rPr>
              <w:t xml:space="preserve">. Next lesson we will push the model further.'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Individual Index-Law Model from your portfolio. You are going to add two things today.' Display a teacher model (drawn large on the board or projected via TDD) showing where the Division Arrow and a⁰ node should be added. Say: 'Draw the Division Arrow connecting two index-form boxes. Label it exactly as on the board. Then draw the a⁰ node as a loop — and put a question mark on it because we do not yet have a deep explanation. You have 5 minutes.' Circulate and check that: (a) the arrow is labelled with the law in symbolic form; (b) the a⁰ node is present and carries a '?' marker. After 5 minutes: 'Exchange models with your partner. Your partner must check: (1) Is the Division Arrow labelled correctly? (2) Is there an a⁰ node? Give one suggestion for improvement. You have 2 minutes.' After peer review: 'Update your model based on feedback.' Close by pointing to the phenomenon cards on the DQB. Say verbatim: 'The small superscript 7 in 4.8 × 10⁷ is not just a shorthand for writing. It participates in rules — multiplication adds it, division subtracts it. Our model is showing us why that tiny number is so powerful. Next lesson, we will discover what happens when we raise a power to another power.' Allow learners 1 minute to write a one-sentence exit reflection: 'Today I discovered that… because…'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The individual model is the lesson-by-lesson artefact that makes conceptual growth visible to both learner and teacher. Adding the Division Arrow adjacent to the existing Multiplication Arrow allows learners to see the symmetry between the two operations — a key structural insight. The '?' on the a⁰ node is a deliberate pedagogical move: it models scientific practice by distinguishing 'what we know' from 'what we still need to explain', preventing premature closure and motivating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one-sentence exit reflection 'Today I discovered that… because…' is the lesson's summative formative check — scan all books before learners leave (or photograph with TDD camera). Acceptable responses reference the Quotient Law and/or the a⁰ surprise with a because-clause that shows causal reasoning (e.g. 'because when you divide same-base powers the equal factors cancel and only the extra ones remain'). Incomplete because-clauses (e.g. 'because that is the rule') indicate rote acceptance without understanding — flag these learners for the opening review in Lesson 5. (2) Peer model review: circulate and note models missing the a⁰ '?' node — these learners may have resolved the cognitive conflict too quickly and need probing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CONCEPTUAL DEPTH — Did the majority of learners articulate why cancellation of factors leads to subtraction of exponents (not division)? Review exit reflections. How many used the word 'cancel' or drew a cancellation diagram in their reasoning?</w:t>
            </w:r>
          </w:p>
          <w:p>
            <w:pPr>
              <w:keepNext w:val="false"/>
              <w:spacing w:after="40" w:before="0"/>
              <w:jc w:val="left"/>
            </w:pPr>
            <w:r>
              <w:rPr>
                <w:rFonts w:ascii="Arial" w:cs="Arial" w:eastAsia="Arial" w:hAnsi="Arial"/>
                <w:b w:val="false"/>
                <w:bCs w:val="false"/>
                <w:i w:val="false"/>
                <w:iCs w:val="false"/>
                <w:color w:val="000000"/>
                <w:sz w:val="18"/>
                <w:szCs w:val="18"/>
              </w:rPr>
              <w:t xml:space="preserve">2. EDGE CASE IMPACT — How did learners respond to the a⁰ = 1 revelation? Were they genuinely surprised, or did some already know the rule from prior exposure? How will you build on either response in Lesson 5?</w:t>
            </w:r>
          </w:p>
          <w:p>
            <w:pPr>
              <w:keepNext w:val="false"/>
              <w:spacing w:after="40" w:before="0"/>
              <w:jc w:val="left"/>
            </w:pPr>
            <w:r>
              <w:rPr>
                <w:rFonts w:ascii="Arial" w:cs="Arial" w:eastAsia="Arial" w:hAnsi="Arial"/>
                <w:b w:val="false"/>
                <w:bCs w:val="false"/>
                <w:i w:val="false"/>
                <w:iCs w:val="false"/>
                <w:color w:val="000000"/>
                <w:sz w:val="18"/>
                <w:szCs w:val="18"/>
              </w:rPr>
              <w:t xml:space="preserve">3. KENYA CONTEXT EFFECTIVENESS — Did the Uasin Gishu maize-harvest scenario feel authentic to learners, or did it feel contrived? Consider whether learners from farming communities engaged more readily — and how to leverage that knowledge.</w:t>
            </w:r>
          </w:p>
          <w:p>
            <w:pPr>
              <w:keepNext w:val="false"/>
              <w:spacing w:after="40" w:before="0"/>
              <w:jc w:val="left"/>
            </w:pPr>
            <w:r>
              <w:rPr>
                <w:rFonts w:ascii="Arial" w:cs="Arial" w:eastAsia="Arial" w:hAnsi="Arial"/>
                <w:b w:val="false"/>
                <w:bCs w:val="false"/>
                <w:i w:val="false"/>
                <w:iCs w:val="false"/>
                <w:color w:val="000000"/>
                <w:sz w:val="18"/>
                <w:szCs w:val="18"/>
              </w:rPr>
              <w:t xml:space="preserve">4. GROUP DYNAMICS — Did the role rotation (scribe, timekeeper, presenter, checker) distribute participation equitably? Note any groups where one learner dominated. Adjust groupings if necessary for Lesson 5.</w:t>
            </w:r>
          </w:p>
          <w:p>
            <w:pPr>
              <w:keepNext w:val="false"/>
              <w:spacing w:after="40" w:before="0"/>
              <w:jc w:val="left"/>
            </w:pPr>
            <w:r>
              <w:rPr>
                <w:rFonts w:ascii="Arial" w:cs="Arial" w:eastAsia="Arial" w:hAnsi="Arial"/>
                <w:b w:val="false"/>
                <w:bCs w:val="false"/>
                <w:i w:val="false"/>
                <w:iCs w:val="false"/>
                <w:color w:val="000000"/>
                <w:sz w:val="18"/>
                <w:szCs w:val="18"/>
              </w:rPr>
              <w:t xml:space="preserve">5. FORMATIVE DATA — How many learners showed 3⁸ ÷ 3⁵ = 3⁸/³ (the division-of-exponents error) during Phase 3? Plan a brief 3-minute re-teach routine for the start of Lesson 5 using expanded-form cancellation if more than 25% of learners showed this error.</w:t>
            </w:r>
          </w:p>
          <w:p>
            <w:pPr>
              <w:keepNext w:val="false"/>
              <w:spacing w:after="40" w:before="0"/>
              <w:jc w:val="left"/>
            </w:pPr>
            <w:r>
              <w:rPr>
                <w:rFonts w:ascii="Arial" w:cs="Arial" w:eastAsia="Arial" w:hAnsi="Arial"/>
                <w:b w:val="false"/>
                <w:bCs w:val="false"/>
                <w:i w:val="false"/>
                <w:iCs w:val="false"/>
                <w:color w:val="000000"/>
                <w:sz w:val="18"/>
                <w:szCs w:val="18"/>
              </w:rPr>
              <w:t xml:space="preserve">6. DQB WONDER CARDS — Read all Wonder Cards posted. Are learners asking about a⁰ specifically, or are they raising broader questions (e.g. 'What about negative exponents?')? Both are valuable — note unexpected directions the class inquiry is taking and consider how to honour them within the remaining lessons.</w:t>
            </w:r>
          </w:p>
          <w:p>
            <w:pPr>
              <w:keepNext w:val="false"/>
              <w:spacing w:after="40" w:before="0"/>
              <w:jc w:val="left"/>
            </w:pPr>
            <w:r>
              <w:rPr>
                <w:rFonts w:ascii="Arial" w:cs="Arial" w:eastAsia="Arial" w:hAnsi="Arial"/>
                <w:b w:val="false"/>
                <w:bCs w:val="false"/>
                <w:i w:val="false"/>
                <w:iCs w:val="false"/>
                <w:color w:val="000000"/>
                <w:sz w:val="18"/>
                <w:szCs w:val="18"/>
              </w:rPr>
              <w:t xml:space="preserve">7. PACING — If Phase 3 ran long (common in first exposure to the edge case), which phase was compressed? Adjust the Lesson 5 opening to revisit any phase that was under-resourced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same-base division problems (e.g. 2⁵ ÷ 2², 10⁶ ÷ 10⁴, 3⁴ ÷ 3¹) in full and cancelled common factors in the numerator and denominator, recording the pattern in a structured four-column Discovery Card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deduced the Quotient Law of Indices (aᵐ ÷ aⁿ = aᵐ⁻ⁿ) from the cancellation pattern, applied it to a Uasin Gishu maize-harvest scenario, and discovered the Zero-Index Law (a⁰ = 1) as the edge case when m = n — deriving it from both the Quotient Law and ordinary arithmetic.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formalised the Quotient Law in symbolic form, presented their deductions to peers, added the law and the a⁰ wonder to the Driving Question Board, and updated their cumulative Individual Index-Law Models with a Division Arrow and an a⁰ node marked with a question mark to signal ongoing inquiry.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atnd5b2b1x1a9cj5vp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n9zqa8qpfnp95x1ld5q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Discovering the Power-of-a-Power Law: (aᵐ)ⁿ = aᵐⁿ</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deduce and apply the power-of-a-power law (aᵐ)ⁿ = aᵐⁿ by expanding expressions step by step, tabulating results, and connecting the law to real-life Kenyan digital-storage and transaction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raising a power to another power is equivalent to multiplying the two exponents, expressed as (aᵐ)ⁿ = aᵐⁿ, and that this law is a direct consequence of repeated multiplication.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expand expressions of the form (aᵐ)ⁿ by repeated application of the definition of indices; (ii) tabulate results and identify the pattern; (iii) apply the power-of-a-power law to simplify numerical and algebraic expressions; (iv) construct real-life examples from Kenyan contexts and present findings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all four laws of indices — including the power-of-a-power law — are not arbitrary rules but emerge inevitably from the structure of repeated multiplication, making compact notation genuinely powerful for computation.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does raising a power to another power simply mean multiplying the two exponents — and how does this rule help scientists, engineers, and M-Pesa economists handle astronomically large numbers efficiently?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the product, quotient, and zero-index laws using the Kenya census figure (47,564,296 ≈ 4.8 × 10⁷) as the anchoring phenomenon. Lesson 5 now confronts a new puzzle: what happens when the compact notation is itself raised to a power? The smartphone-storage context — 1 GB = (2¹⁰)³ = 2³⁰ bytes, so 1 TB = (2¹⁰)⁴ = 2⁴⁰ bytes — makes (aᵐ)ⁿ = aᵐⁿ both surprising and immediately useful. By the end of this lesson all four confirmed laws are displayed on the Driving Question Board and learners have created Kenyan peer examples (M-Pesa volumes, Safaricom network capacity) ready for Lesson 6 consolidation.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physical hazards. If learners use personal mobile devices to research M-Pesa or Safaricom statistics, remind them to observe online safety: use school-approved sites only, do not share personal data, and return devices to the teacher after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fifth lesson in the 8-lesson evidence-gathering sequence on Indices (Sub-Strand 1.2). Building on the product law (aᵐ × aⁿ = aᵐ⁺ⁿ), quotient law (aᵐ ÷ aⁿ = aᵐ⁻ⁿ), and zero-index law (a⁰ = 1) established in Lessons 3–4, learners now investigate what happens when an indexed expression is itself raised to a power. The lesson opens by reconnecting to the anchoring phenomenon — Kenya's census figure 4.8 × 10⁷ — and then shifts to a digital-storage context: a smartphone stores data in binary, and 1 GB = (2¹⁰)³ = 2³⁰ bytes, so 1 TB = (2¹⁰)⁴ = 2⁴⁰ bytes. Learners predict the value of (2³)², expand it step by step, tabulate a set of similar expressions, and deduce the pattern (aᵐ)ⁿ = aᵐⁿ. They then apply the law to simplify expressions and, working in peer groups, generate original Kenyan examples — M-Pesa daily transaction volumes, Safaricom subscriber counts, maize-grain counts per hectare — which they present to the class. The lesson closes with a Driving Question Board update confirming all four laws, and a Model-Building revision connecting the new law to the running compact-notation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zhz9pmu11po19my7aoks">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heijngzink9idpemdo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yue73o8rjeagzsffuma6">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gzorjwcst4ucakcswt__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two-column card. Column A shows the Kenya census card from Lesson 1: '47,564,296 people ≈ 4.8 × 10⁷'. Column B shows a new card: 'A smartphone memory chip is designed so that 1 kilobyte = 2¹⁰ bytes, 1 megabyte = (2¹⁰)², 1 gigabyte = (2¹⁰)³. How many bytes is 1 GB? Write your answer in index form AND as a full number.' Learners write a silent individual prediction in their exercise books (3 minutes), then share with a shoulder partner (2 minutes). No calculators yet — estimation and reasoning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cards on the board. Say: 'We spent four lessons learning how the small superscript numbers on this first card — our Kenya census card — follow neat rules. Today a new puzzle: what happens when the superscript number is ITSELF raised to a power? Look at Column B. In your books, predict: how many bytes is 1 GB, written as a power of 2? You have 3 minutes — silent individual work.' [Set 3-minute timer. Circulate, reading predictions without comment.] After timer: 'Turn to your shoulder partner. Compare predictions. Do you agree? You have 2 minutes.' [After 2 minutes, cold-call 4 learners — select at least one who predicted 2³⁰ and one who predicted 2⁶ or another common misconception.] Ask: 'Akinyi, what did you predict and why?' [WAIT 12 seconds.] 'Kamau, you predicted something different — walk us through your reasoning.' [WAIT 10 seconds.] Record both predictions on the board under the heading: PREDICTION BOARD. Do NOT confirm or correct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(Predict-first protocol): by committing to a written prediction before any instruction, learners activate prior knowledge of the product law and create cognitive dissonance when their predictions diverge — making the subsequent observation phase more memorable and motivating.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 is in index form (any power of 2) with a written reason referencing repeated multiplication or a previously learned law. Listen for: (a) correct reasoning toward 2³⁰; (b) the misconception (2¹⁰)³ = 2¹⁰⁺³ = 2¹³ (adding instead of multiplying exponents); (c) the misconception (2¹⁰)³ = 2¹⁰×³ stated without justification. Flag misconception (b) for targeted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8x35qynvcpkkttmdlgs5">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6oxmbojv9i15-shjt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cemcjlr54gg3wf_bhyjv">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m1_uc7bmvr1qaoamzffg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printed 'Expansion Table' worksheet with five rows:</w:t>
            </w:r>
          </w:p>
          <w:p>
            <w:pPr>
              <w:spacing w:after="30" w:before="0"/>
              <w:ind w:left="360" w:hanging="180"/>
              <w:jc w:val="left"/>
            </w:pPr>
            <w:r>
              <w:rPr>
                <w:rFonts w:ascii="Arial" w:cs="Arial" w:eastAsia="Arial" w:hAnsi="Arial"/>
                <w:b w:val="false"/>
                <w:bCs w:val="false"/>
                <w:i w:val="false"/>
                <w:iCs w:val="false"/>
                <w:color w:val="000000"/>
                <w:sz w:val="18"/>
                <w:szCs w:val="18"/>
              </w:rPr>
              <w:t xml:space="preserve">–  Row 1: (2²)³ — expand and simplify</w:t>
            </w:r>
          </w:p>
          <w:p>
            <w:pPr>
              <w:spacing w:after="30" w:before="0"/>
              <w:ind w:left="360" w:hanging="180"/>
              <w:jc w:val="left"/>
            </w:pPr>
            <w:r>
              <w:rPr>
                <w:rFonts w:ascii="Arial" w:cs="Arial" w:eastAsia="Arial" w:hAnsi="Arial"/>
                <w:b w:val="false"/>
                <w:bCs w:val="false"/>
                <w:i w:val="false"/>
                <w:iCs w:val="false"/>
                <w:color w:val="000000"/>
                <w:sz w:val="18"/>
                <w:szCs w:val="18"/>
              </w:rPr>
              <w:t xml:space="preserve">–  Row 2: (3²)⁴ — expand and simplify</w:t>
            </w:r>
          </w:p>
          <w:p>
            <w:pPr>
              <w:spacing w:after="30" w:before="0"/>
              <w:ind w:left="360" w:hanging="180"/>
              <w:jc w:val="left"/>
            </w:pPr>
            <w:r>
              <w:rPr>
                <w:rFonts w:ascii="Arial" w:cs="Arial" w:eastAsia="Arial" w:hAnsi="Arial"/>
                <w:b w:val="false"/>
                <w:bCs w:val="false"/>
                <w:i w:val="false"/>
                <w:iCs w:val="false"/>
                <w:color w:val="000000"/>
                <w:sz w:val="18"/>
                <w:szCs w:val="18"/>
              </w:rPr>
              <w:t xml:space="preserve">–  Row 3: (5³)² — expand and simplify</w:t>
            </w:r>
          </w:p>
          <w:p>
            <w:pPr>
              <w:spacing w:after="30" w:before="0"/>
              <w:ind w:left="360" w:hanging="180"/>
              <w:jc w:val="left"/>
            </w:pPr>
            <w:r>
              <w:rPr>
                <w:rFonts w:ascii="Arial" w:cs="Arial" w:eastAsia="Arial" w:hAnsi="Arial"/>
                <w:b w:val="false"/>
                <w:bCs w:val="false"/>
                <w:i w:val="false"/>
                <w:iCs w:val="false"/>
                <w:color w:val="000000"/>
                <w:sz w:val="18"/>
                <w:szCs w:val="18"/>
              </w:rPr>
              <w:t xml:space="preserve">–  Row 4: (10²)³ — expand and simplify (connects back to census powers of 10)</w:t>
            </w:r>
          </w:p>
          <w:p>
            <w:pPr>
              <w:spacing w:after="30" w:before="0"/>
              <w:ind w:left="360" w:hanging="180"/>
              <w:jc w:val="left"/>
            </w:pPr>
            <w:r>
              <w:rPr>
                <w:rFonts w:ascii="Arial" w:cs="Arial" w:eastAsia="Arial" w:hAnsi="Arial"/>
                <w:b w:val="false"/>
                <w:bCs w:val="false"/>
                <w:i w:val="false"/>
                <w:iCs w:val="false"/>
                <w:color w:val="000000"/>
                <w:sz w:val="18"/>
                <w:szCs w:val="18"/>
              </w:rPr>
              <w:t xml:space="preserve">–  Row 5: (2¹⁰)³ — expand and simplify (the GB question from Phase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each row learners must: (i) write out the full repeated-multiplication expansion; (ii) count the total number of factors; (iii) write the result as a single power; (iv) record the original exponents and the result exponent in a summary column. Groups also read a short printed data card: '</w:t>
            </w:r>
            <w:del w:id="9111" w:author="Claude (AI) - proposed" w:date="2026-10-18T00:28:22Z">
              <w:r>
                <w:rPr>
                  <w:rFonts w:ascii="Arial" w:cs="Arial" w:eastAsia="Arial" w:hAnsi="Arial"/>
                  <w:b w:val="false"/>
                  <w:bCs w:val="false"/>
                  <w:i w:val="false"/>
                  <w:iCs w:val="false"/>
                  <w:color w:val="000000"/>
                  <w:sz w:val="18"/>
                  <w:szCs w:val="18"/>
                </w:rPr>
                <w:delText xml:space="preserve">Safaricom reported approximately</w:delText>
              </w:r>
            </w:del>
            <w:ins w:id="9112" w:author="Claude (AI) - proposed" w:date="2026-10-18T00:28:22Z">
              <w:r>
                <w:rPr>
                  <w:rFonts w:ascii="Arial" w:cs="Arial" w:eastAsia="Arial" w:hAnsi="Arial"/>
                  <w:b w:val="false"/>
                  <w:bCs w:val="false"/>
                  <w:i w:val="false"/>
                  <w:iCs w:val="false"/>
                  <w:color w:val="000000"/>
                  <w:sz w:val="18"/>
                  <w:szCs w:val="18"/>
                </w:rPr>
                <w:t xml:space="preserve">Imagine a mobile-money service handles</w:t>
              </w:r>
            </w:ins>
            <w:r>
              <w:rPr>
                <w:rFonts w:ascii="Arial" w:cs="Arial" w:eastAsia="Arial" w:hAnsi="Arial"/>
                <w:b w:val="false"/>
                <w:bCs w:val="false"/>
                <w:i w:val="false"/>
                <w:iCs w:val="false"/>
                <w:color w:val="000000"/>
                <w:sz w:val="18"/>
                <w:szCs w:val="18"/>
              </w:rPr>
              <w:t xml:space="preserve"> (10³)² </w:t>
            </w:r>
            <w:del w:id="9113" w:author="Claude (AI) - proposed" w:date="2026-10-18T00:28:22Z">
              <w:r>
                <w:rPr>
                  <w:rFonts w:ascii="Arial" w:cs="Arial" w:eastAsia="Arial" w:hAnsi="Arial"/>
                  <w:b w:val="false"/>
                  <w:bCs w:val="false"/>
                  <w:i w:val="false"/>
                  <w:iCs w:val="false"/>
                  <w:color w:val="000000"/>
                  <w:sz w:val="18"/>
                  <w:szCs w:val="18"/>
                </w:rPr>
                <w:delText xml:space="preserve">M-Pesa transactions in a single peak hour during the 2022 FIFA World Cup final</w:delText>
              </w:r>
            </w:del>
            <w:ins w:id="9114" w:author="Claude (AI) - proposed" w:date="2026-10-18T00:28:22Z">
              <w:r>
                <w:rPr>
                  <w:rFonts w:ascii="Arial" w:cs="Arial" w:eastAsia="Arial" w:hAnsi="Arial"/>
                  <w:b w:val="false"/>
                  <w:bCs w:val="false"/>
                  <w:i w:val="false"/>
                  <w:iCs w:val="false"/>
                  <w:color w:val="000000"/>
                  <w:sz w:val="18"/>
                  <w:szCs w:val="18"/>
                </w:rPr>
                <w:t xml:space="preserve">transactions in one busy hour (a practice number, not a real statistic)</w:t>
              </w:r>
            </w:ins>
            <w:r>
              <w:rPr>
                <w:rFonts w:ascii="Arial" w:cs="Arial" w:eastAsia="Arial" w:hAnsi="Arial"/>
                <w:b w:val="false"/>
                <w:bCs w:val="false"/>
                <w:i w:val="false"/>
                <w:iCs w:val="false"/>
                <w:color w:val="000000"/>
                <w:sz w:val="18"/>
                <w:szCs w:val="18"/>
              </w:rPr>
              <w:t xml:space="preserve">. Express this as a single power of 10</w:t>
            </w:r>
            <w:del w:id="9115" w:author="Claude (AI) - proposed" w:date="2026-10-18T00:28:22Z">
              <w:r>
                <w:rPr>
                  <w:rFonts w:ascii="Arial" w:cs="Arial" w:eastAsia="Arial" w:hAnsi="Arial"/>
                  <w:b w:val="false"/>
                  <w:bCs w:val="false"/>
                  <w:i w:val="false"/>
                  <w:iCs w:val="false"/>
                  <w:color w:val="000000"/>
                  <w:sz w:val="18"/>
                  <w:szCs w:val="18"/>
                </w:rPr>
                <w:delText xml:space="preserve">, then estimate the actual number</w:delText>
              </w:r>
            </w:del>
            <w:ins w:id="9116" w:author="Claude (AI) - proposed" w:date="2026-10-18T00:28:22Z">
              <w:r>
                <w:rPr>
                  <w:rFonts w:ascii="Arial" w:cs="Arial" w:eastAsia="Arial" w:hAnsi="Arial"/>
                  <w:b w:val="false"/>
                  <w:bCs w:val="false"/>
                  <w:i w:val="false"/>
                  <w:iCs w:val="false"/>
                  <w:color w:val="000000"/>
                  <w:sz w:val="18"/>
                  <w:szCs w:val="18"/>
                </w:rPr>
                <w:t xml:space="preserve"> and write its value in ordinary form</w:t>
              </w:r>
            </w:ins>
            <w:r>
              <w:rPr>
                <w:rFonts w:ascii="Arial" w:cs="Arial" w:eastAsia="Arial" w:hAnsi="Arial"/>
                <w:b w:val="false"/>
                <w:bCs w:val="false"/>
                <w:i w:val="false"/>
                <w:iCs w:val="false"/>
                <w:color w:val="000000"/>
                <w:sz w:val="18"/>
                <w:szCs w:val="18"/>
              </w:rPr>
              <w:t xml:space="preserve">.' (25 minutes total for the table + data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Say: 'Your job is to be mathematical detectives. Expand each expression the long way — write out every single factor. Do NOT use a shortcut yet — we are trying to DISCOVER the shortcut. Row 1 is done together as a class.' Write on board: '(2²)³ means (2²) × (2²) × (2²). Now expand each bracket: (2×2) × (2×2) × (2×2). How many 2s altogether?' [Cold-call 1 learner. WAIT 10 seconds.] 'Correct — six 2s, so 2⁶. Record that.' [Release groups to complete Rows 2–5. Circulate actively.] After 10 minutes, pause whole class: 'I can see some groups are on Row 4. Before you continue — look at your summary column. Without finishing the table, can anyone see a pattern forming? Mwenda, what do you notice?' [WAIT 12 seconds.] 'Hold that thought — finish the table and see if the pattern holds.' [Continue circulating. Target groups showing misconception 2¹³: ask — 'Show me the expansion. Count the 2s carefully. Is it 13 twos or 30 twos?'] After 25 minutes: groups share Row 5 answer — (2¹⁰)³ = 2³⁰. Display on board next to Prediction Board.</w:t>
            </w:r>
            <w:ins w:id="9117" w:author="Claude (AI) - proposed" w:date="2026-10-18T00:28:22Z">
              <w:r>
                <w:rPr>
                  <w:rFonts w:ascii="Arial" w:cs="Arial" w:eastAsia="Arial" w:hAnsi="Arial"/>
                  <w:b w:val="false"/>
                  <w:bCs w:val="false"/>
                  <w:i w:val="false"/>
                  <w:iCs w:val="false"/>
                  <w:color w:val="000000"/>
                  <w:sz w:val="18"/>
                  <w:szCs w:val="18"/>
                </w:rPr>
                <w:t xml:space="preserve"> Tell learners that this 2³⁰ = 1,073,741,824 bytes is the binary meaning used for computer memory; storage makers often use 1 GB = 10⁹ bytes, so 2³⁰ is only close to the advertised GB.</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Tabulation with Pattern Detection: the worksheet forces learners to make the abstract rule concrete by counting individual factors across five carefully chosen examples. The progression from small bases (2², 3²) to the astronomically meaningful (2¹⁰)³ anchors the pattern in the phenomenon. The deliberate inclusion of (10²)³ reconnects to the census powers-of-10 context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each row, the expansion column shows the correct number of individual base factors — e.g. Row 3: 5×5×5×5×5×5 (six factors). (2) The summary column correctly records exponent pairs and result — e.g. (5³)² → exponents 3 and 2 → result 6. (3) The Safaricom data card is answered as 10⁶ = 1,000,000 transactions. Circulate and stamp or tick worksheets at the 10-minute pause point to gauge pace. Any group with fewer than 2 rows correctly expanded receives an immediate peer-support pairing.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zqa2vt2_dt6kbicpfyi3">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yvujpejwv8jigx9zgu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_usxblfqj02ai9xlidhj">
              <w:r>
                <w:rPr>
                  <w:rFonts w:ascii="Arial" w:cs="Arial" w:eastAsia="Arial" w:hAnsi="Arial"/>
                  <w:color w:val="2E75B6"/>
                  <w:sz w:val="16"/>
                  <w:szCs w:val="16"/>
                  <w:u w:val="single" w:color="2E75B6"/>
                </w:rPr>
                <w:t xml:space="preserve">Exponents with integer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ho-x3ehu3a6d1ycii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first: groups report their summary columns and the teacher scribes a master table on the board. Learners then articulate the pattern in words before seeing the algebraic statement. Next, each group is assigned a Kenyan real-life context and must: (i) write an expression of the form (aᵐ)ⁿ arising from that context; (ii) simplify using the new law; (iii) state the actual quantity. Contexts assigned</w:t>
            </w:r>
            <w:ins w:id="9118" w:author="Claude (AI) - proposed" w:date="2026-10-18T00:28:22Z">
              <w:r>
                <w:rPr>
                  <w:rFonts w:ascii="Arial" w:cs="Arial" w:eastAsia="Arial" w:hAnsi="Arial"/>
                  <w:b w:val="false"/>
                  <w:bCs w:val="false"/>
                  <w:i w:val="false"/>
                  <w:iCs w:val="false"/>
                  <w:color w:val="000000"/>
                  <w:sz w:val="18"/>
                  <w:szCs w:val="18"/>
                </w:rPr>
                <w:t xml:space="preserve"> (all numbers are practice numbers, not real statistics)</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A: M-Pesa — '</w:t>
            </w:r>
            <w:del w:id="9119" w:author="Claude (AI) - proposed" w:date="2026-10-18T00:28:22Z">
              <w:r>
                <w:rPr>
                  <w:rFonts w:ascii="Arial" w:cs="Arial" w:eastAsia="Arial" w:hAnsi="Arial"/>
                  <w:b w:val="false"/>
                  <w:bCs w:val="false"/>
                  <w:i w:val="false"/>
                  <w:iCs w:val="false"/>
                  <w:color w:val="000000"/>
                  <w:sz w:val="18"/>
                  <w:szCs w:val="18"/>
                </w:rPr>
                <w:delText xml:space="preserve">Daily</w:delText>
              </w:r>
            </w:del>
            <w:ins w:id="9120" w:author="Claude (AI) - proposed" w:date="2026-10-18T00:28:22Z">
              <w:r>
                <w:rPr>
                  <w:rFonts w:ascii="Arial" w:cs="Arial" w:eastAsia="Arial" w:hAnsi="Arial"/>
                  <w:b w:val="false"/>
                  <w:bCs w:val="false"/>
                  <w:i w:val="false"/>
                  <w:iCs w:val="false"/>
                  <w:color w:val="000000"/>
                  <w:sz w:val="18"/>
                  <w:szCs w:val="18"/>
                </w:rPr>
                <w:t xml:space="preserve">Imagine daily</w:t>
              </w:r>
            </w:ins>
            <w:r>
              <w:rPr>
                <w:rFonts w:ascii="Arial" w:cs="Arial" w:eastAsia="Arial" w:hAnsi="Arial"/>
                <w:b w:val="false"/>
                <w:bCs w:val="false"/>
                <w:i w:val="false"/>
                <w:iCs w:val="false"/>
                <w:color w:val="000000"/>
                <w:sz w:val="18"/>
                <w:szCs w:val="18"/>
              </w:rPr>
              <w:t xml:space="preserve"> transactions ≈ (10²)⁴. How many transactions?'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B: </w:t>
            </w:r>
            <w:del w:id="9121" w:author="Claude (AI) - proposed" w:date="2026-10-18T00:28:22Z">
              <w:r>
                <w:rPr>
                  <w:rFonts w:ascii="Arial" w:cs="Arial" w:eastAsia="Arial" w:hAnsi="Arial"/>
                  <w:b w:val="false"/>
                  <w:bCs w:val="false"/>
                  <w:i w:val="false"/>
                  <w:iCs w:val="false"/>
                  <w:color w:val="000000"/>
                  <w:sz w:val="18"/>
                  <w:szCs w:val="18"/>
                </w:rPr>
                <w:delText xml:space="preserve">Safaricom towers — 'Each</w:delText>
              </w:r>
            </w:del>
            <w:ins w:id="9122" w:author="Claude (AI) - proposed" w:date="2026-10-18T00:28:22Z">
              <w:r>
                <w:rPr>
                  <w:rFonts w:ascii="Arial" w:cs="Arial" w:eastAsia="Arial" w:hAnsi="Arial"/>
                  <w:b w:val="false"/>
                  <w:bCs w:val="false"/>
                  <w:i w:val="false"/>
                  <w:iCs w:val="false"/>
                  <w:color w:val="000000"/>
                  <w:sz w:val="18"/>
                  <w:szCs w:val="18"/>
                </w:rPr>
                <w:t xml:space="preserve">Mobile network — 'A</w:t>
              </w:r>
            </w:ins>
            <w:r>
              <w:rPr>
                <w:rFonts w:ascii="Arial" w:cs="Arial" w:eastAsia="Arial" w:hAnsi="Arial"/>
                <w:b w:val="false"/>
                <w:bCs w:val="false"/>
                <w:i w:val="false"/>
                <w:iCs w:val="false"/>
                <w:color w:val="000000"/>
                <w:sz w:val="18"/>
                <w:szCs w:val="18"/>
              </w:rPr>
              <w:t xml:space="preserve"> tower covers (</w:t>
            </w:r>
            <w:del w:id="9123" w:author="Claude (AI) - proposed" w:date="2026-10-18T00:28:22Z">
              <w:r>
                <w:rPr>
                  <w:rFonts w:ascii="Arial" w:cs="Arial" w:eastAsia="Arial" w:hAnsi="Arial"/>
                  <w:b w:val="false"/>
                  <w:bCs w:val="false"/>
                  <w:i w:val="false"/>
                  <w:iCs w:val="false"/>
                  <w:color w:val="000000"/>
                  <w:sz w:val="18"/>
                  <w:szCs w:val="18"/>
                </w:rPr>
                <w:delText xml:space="preserve">3²)³</w:delText>
              </w:r>
            </w:del>
            <w:ins w:id="9124" w:author="Claude (AI) - proposed" w:date="2026-10-18T00:28:22Z">
              <w:r>
                <w:rPr>
                  <w:rFonts w:ascii="Arial" w:cs="Arial" w:eastAsia="Arial" w:hAnsi="Arial"/>
                  <w:b w:val="false"/>
                  <w:bCs w:val="false"/>
                  <w:i w:val="false"/>
                  <w:iCs w:val="false"/>
                  <w:color w:val="000000"/>
                  <w:sz w:val="18"/>
                  <w:szCs w:val="18"/>
                </w:rPr>
                <w:t xml:space="preserve">10³)²</w:t>
              </w:r>
            </w:ins>
            <w:r>
              <w:rPr>
                <w:rFonts w:ascii="Arial" w:cs="Arial" w:eastAsia="Arial" w:hAnsi="Arial"/>
                <w:b w:val="false"/>
                <w:bCs w:val="false"/>
                <w:i w:val="false"/>
                <w:iCs w:val="false"/>
                <w:color w:val="000000"/>
                <w:sz w:val="18"/>
                <w:szCs w:val="18"/>
              </w:rPr>
              <w:t xml:space="preserve"> square metres. Simplify</w:t>
            </w:r>
            <w:del w:id="9125" w:author="Claude (AI) - proposed" w:date="2026-10-18T00:28:22Z">
              <w:r>
                <w:rPr>
                  <w:rFonts w:ascii="Arial" w:cs="Arial" w:eastAsia="Arial" w:hAnsi="Arial"/>
                  <w:b w:val="false"/>
                  <w:bCs w:val="false"/>
                  <w:i w:val="false"/>
                  <w:iCs w:val="false"/>
                  <w:color w:val="000000"/>
                  <w:sz w:val="18"/>
                  <w:szCs w:val="18"/>
                </w:rPr>
                <w:delText xml:space="preserve"> and estimate coverage</w:delText>
              </w:r>
            </w:del>
            <w:ins w:id="9126" w:author="Claude (AI) - proposed" w:date="2026-10-18T00:28:22Z">
              <w:r>
                <w:rPr>
                  <w:rFonts w:ascii="Arial" w:cs="Arial" w:eastAsia="Arial" w:hAnsi="Arial"/>
                  <w:b w:val="false"/>
                  <w:bCs w:val="false"/>
                  <w:i w:val="false"/>
                  <w:iCs w:val="false"/>
                  <w:color w:val="000000"/>
                  <w:sz w:val="18"/>
                  <w:szCs w:val="18"/>
                </w:rPr>
                <w:t xml:space="preserve">, and say how many square kilometres that is (1 km² = 10⁶ m²)</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C: Maize farming — 'A Rift Valley farm plants (2³)⁴ maize seeds per plot. How many seeds?'</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D: </w:t>
            </w:r>
            <w:del w:id="9127" w:author="Claude (AI) - proposed" w:date="2026-10-18T00:28:22Z">
              <w:r>
                <w:rPr>
                  <w:rFonts w:ascii="Arial" w:cs="Arial" w:eastAsia="Arial" w:hAnsi="Arial"/>
                  <w:b w:val="false"/>
                  <w:bCs w:val="false"/>
                  <w:i w:val="false"/>
                  <w:iCs w:val="false"/>
                  <w:color w:val="000000"/>
                  <w:sz w:val="18"/>
                  <w:szCs w:val="18"/>
                </w:rPr>
                <w:delText xml:space="preserve">Nairobi Water</w:delText>
              </w:r>
            </w:del>
            <w:ins w:id="9128" w:author="Claude (AI) - proposed" w:date="2026-10-18T00:28:22Z">
              <w:r>
                <w:rPr>
                  <w:rFonts w:ascii="Arial" w:cs="Arial" w:eastAsia="Arial" w:hAnsi="Arial"/>
                  <w:b w:val="false"/>
                  <w:bCs w:val="false"/>
                  <w:i w:val="false"/>
                  <w:iCs w:val="false"/>
                  <w:color w:val="000000"/>
                  <w:sz w:val="18"/>
                  <w:szCs w:val="18"/>
                </w:rPr>
                <w:t xml:space="preserve">Rainwater harvesting</w:t>
              </w:r>
            </w:ins>
            <w:r>
              <w:rPr>
                <w:rFonts w:ascii="Arial" w:cs="Arial" w:eastAsia="Arial" w:hAnsi="Arial"/>
                <w:b w:val="false"/>
                <w:bCs w:val="false"/>
                <w:i w:val="false"/>
                <w:iCs w:val="false"/>
                <w:color w:val="000000"/>
                <w:sz w:val="18"/>
                <w:szCs w:val="18"/>
              </w:rPr>
              <w:t xml:space="preserve"> — 'A </w:t>
            </w:r>
            <w:del w:id="9129" w:author="Claude (AI) - proposed" w:date="2026-10-18T00:28:22Z">
              <w:r>
                <w:rPr>
                  <w:rFonts w:ascii="Arial" w:cs="Arial" w:eastAsia="Arial" w:hAnsi="Arial"/>
                  <w:b w:val="false"/>
                  <w:bCs w:val="false"/>
                  <w:i w:val="false"/>
                  <w:iCs w:val="false"/>
                  <w:color w:val="000000"/>
                  <w:sz w:val="18"/>
                  <w:szCs w:val="18"/>
                </w:rPr>
                <w:delText xml:space="preserve">reservoir</w:delText>
              </w:r>
            </w:del>
            <w:ins w:id="9130" w:author="Claude (AI) - proposed" w:date="2026-10-18T00:28:22Z">
              <w:r>
                <w:rPr>
                  <w:rFonts w:ascii="Arial" w:cs="Arial" w:eastAsia="Arial" w:hAnsi="Arial"/>
                  <w:b w:val="false"/>
                  <w:bCs w:val="false"/>
                  <w:i w:val="false"/>
                  <w:iCs w:val="false"/>
                  <w:color w:val="000000"/>
                  <w:sz w:val="18"/>
                  <w:szCs w:val="18"/>
                </w:rPr>
                <w:t xml:space="preserve">school water tank</w:t>
              </w:r>
            </w:ins>
            <w:r>
              <w:rPr>
                <w:rFonts w:ascii="Arial" w:cs="Arial" w:eastAsia="Arial" w:hAnsi="Arial"/>
                <w:b w:val="false"/>
                <w:bCs w:val="false"/>
                <w:i w:val="false"/>
                <w:iCs w:val="false"/>
                <w:color w:val="000000"/>
                <w:sz w:val="18"/>
                <w:szCs w:val="18"/>
              </w:rPr>
              <w:t xml:space="preserve"> holds (5²)³ litres. Simplify.'</w:t>
            </w:r>
          </w:p>
          <w:p>
            <w:pPr>
              <w:spacing w:after="30" w:before="0"/>
              <w:ind w:left="360" w:hanging="180"/>
              <w:jc w:val="left"/>
              <w:rPr>
                <w:ins w:id="9132" w:author="Claude (AI) - proposed" w:date="2026-10-18T00:28:22Z"/>
              </w:rPr>
            </w:pPr>
            <w:ins w:id="9131" w:author="Claude (AI) - proposed" w:date="2026-10-18T00:28:22Z">
              <w:r>
                <w:rPr>
                  <w:rFonts w:ascii="Arial" w:cs="Arial" w:eastAsia="Arial" w:hAnsi="Arial"/>
                  <w:b w:val="false"/>
                  <w:bCs w:val="false"/>
                  <w:i w:val="false"/>
                  <w:iCs w:val="false"/>
                  <w:color w:val="000000"/>
                  <w:sz w:val="18"/>
                  <w:szCs w:val="18"/>
                </w:rPr>
                <w:t xml:space="preserve">–  Group E: Messages — 'Each person forwards a message to 2⁴ people, and this repeats for 5 rounds, so the number of recipients is multiplied by (2⁴)⁵. Simplify.'</w:t>
              </w:r>
            </w:ins>
          </w:p>
          <w:p>
            <w:pPr>
              <w:spacing w:after="30" w:before="0"/>
              <w:ind w:left="360" w:hanging="180"/>
              <w:jc w:val="left"/>
              <w:rPr>
                <w:del w:id="9134" w:author="Claude (AI) - proposed" w:date="2026-10-18T00:28:22Z"/>
              </w:rPr>
            </w:pPr>
            <w:del w:id="9133" w:author="Claude (AI) - proposed" w:date="2026-10-18T00:28:22Z">
              <w:r>
                <w:rPr>
                  <w:rFonts w:ascii="Arial" w:cs="Arial" w:eastAsia="Arial" w:hAnsi="Arial"/>
                  <w:b w:val="false"/>
                  <w:bCs w:val="false"/>
                  <w:i w:val="false"/>
                  <w:iCs w:val="false"/>
                  <w:color w:val="000000"/>
                  <w:sz w:val="18"/>
                  <w:szCs w:val="18"/>
                </w:rPr>
                <w:delText xml:space="preserve">–  Group E: Kenya population growth — 'A model predicts population doubling: start with (2⁴)⁵ families. Simplify.'</w:delText>
              </w:r>
            </w:del>
          </w:p>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context (2 minutes each). After all presentations, the teacher leads a whole-class address of the key misconception: (aᵐ)ⁿ ≠ aᵐ⁺ⁿ, using the expansion proof as refutation.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Scribe master table on board from group reports. Ask: 'Look at the pattern in the summary column. In your own words, what is the rule? Write one sentence in your book.' [2 minutes silent writing. WAIT.] Cold-call 3 learners: 'Otieno, read your sentence.' [WAIT 12 seconds.] 'Wanjiru, does your sentence agree or differ?' [WAIT 10 seconds.] Shape responses toward: 'When a power is raised to another power, we MULTIPLY the exponents.' Write the algebraic form: (aᵐ)ⁿ = aᵐⁿ. Say: 'This is the Power-of-a-Power Law — Law </w:t>
            </w:r>
            <w:del w:id="9135" w:author="Claude (AI) - proposed" w:date="2026-10-18T00:28:22Z">
              <w:r>
                <w:rPr>
                  <w:rFonts w:ascii="Arial" w:cs="Arial" w:eastAsia="Arial" w:hAnsi="Arial"/>
                  <w:b w:val="false"/>
                  <w:bCs w:val="false"/>
                  <w:i w:val="false"/>
                  <w:iCs w:val="false"/>
                  <w:color w:val="000000"/>
                  <w:sz w:val="18"/>
                  <w:szCs w:val="18"/>
                </w:rPr>
                <w:delText xml:space="preserve">3</w:delText>
              </w:r>
            </w:del>
            <w:ins w:id="9136" w:author="Claude (AI) - proposed" w:date="2026-10-18T00:28:2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in our set of four.' [Add to class Laws of Indices poster.] Assign context cards to groups. After presentations, deliberately address misconception: 'Some of us predicted (2¹⁰)³ = 2¹³. Let us refute that together. If I expand (2¹⁰)³, how many groups of 2¹⁰ do I have? [WAIT 10 seconds.] Three groups. Each group has 10 twos. So total twos = 10 + 10 + 10 = ___? [Cold-call. WAIT 10 seconds.] Thirty. NOT thirteen. Adding exponents would mean we were multiplying 2¹⁰ by 2³ — but we are not multiplying by 2³, we are writing 2¹⁰ three times. The OPERATION on the exponents mirrors the OPERATION on the expression.'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Misconception Refutation: learners first state the rule (Claim) in their own words, then point to the master table as Evidence, then construct the Reasoning via the expansion argument. The deliberate refutation of 2¹³ uses the same expansion method that produced the correct answer — making the cognitive conflict visible and resolvable within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written sentence in the explain phase contains the word 'multiply' (not 'add') and references both exponents. (2) Group context cards show correct simplification — e.g. Group A: (10²)⁴ = 10⁸ = 100,000,000 transactions. (3) During cold-call, learners who previously held the 2¹³ misconception can now articulate why the correct answer is 2³⁰. Teacher ticks a class list against these three indicators during circulations.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dyow9ywcpsreeuup8_uf">
              <w:r>
                <w:rPr>
                  <w:rFonts w:ascii="Arial" w:cs="Arial" w:eastAsia="Arial" w:hAnsi="Arial"/>
                  <w:color w:val="2E75B6"/>
                  <w:sz w:val="16"/>
                  <w:szCs w:val="16"/>
                  <w:u w:val="single" w:color="2E75B6"/>
                </w:rPr>
                <w:t xml:space="preserve">Using exponents with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mskyewfs-8mhcd3zpxd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4h2umhrjsu4jjm4md_om">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v4fw2becna6o-mthbu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revisit the class Driving Question Board displayed at the front. Each pair receives two sticky notes. On Note 1 (green): write one thing confirmed by today's lesson that answers part of the driving question ('Why do scientists use small superscript numbers?'). On Note 2 (orange): write any remaining question or wonderings. Pairs place notes on the DQB in the correct zones: CONFIRMED LAWS | REMAINING QUESTIONS. The teacher then publicly reads aloud the four confirmed-law cards now on the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Law 1: aᵐ × aⁿ = aᵐ⁺ⁿ (Lesson 3)</w:t>
            </w:r>
          </w:p>
          <w:p>
            <w:pPr>
              <w:spacing w:after="30" w:before="0"/>
              <w:ind w:left="360" w:hanging="180"/>
              <w:jc w:val="left"/>
            </w:pPr>
            <w:r>
              <w:rPr>
                <w:rFonts w:ascii="Arial" w:cs="Arial" w:eastAsia="Arial" w:hAnsi="Arial"/>
                <w:b w:val="false"/>
                <w:bCs w:val="false"/>
                <w:i w:val="false"/>
                <w:iCs w:val="false"/>
                <w:color w:val="000000"/>
                <w:sz w:val="18"/>
                <w:szCs w:val="18"/>
              </w:rPr>
              <w:t xml:space="preserve">–  Law 2: aᵐ ÷ aⁿ = aᵐ⁻ⁿ (Lesson 4)</w:t>
            </w:r>
          </w:p>
          <w:p>
            <w:pPr>
              <w:spacing w:after="30" w:before="0"/>
              <w:ind w:left="360" w:hanging="180"/>
              <w:jc w:val="left"/>
            </w:pPr>
            <w:r>
              <w:rPr>
                <w:rFonts w:ascii="Arial" w:cs="Arial" w:eastAsia="Arial" w:hAnsi="Arial"/>
                <w:b w:val="false"/>
                <w:bCs w:val="false"/>
                <w:i w:val="false"/>
                <w:iCs w:val="false"/>
                <w:color w:val="000000"/>
                <w:sz w:val="18"/>
                <w:szCs w:val="18"/>
              </w:rPr>
              <w:t xml:space="preserve">–  Law 3: a⁰ = 1 (Lesson 4)</w:t>
            </w:r>
          </w:p>
          <w:p>
            <w:pPr>
              <w:spacing w:after="30" w:before="0"/>
              <w:ind w:left="360" w:hanging="180"/>
              <w:jc w:val="left"/>
            </w:pPr>
            <w:r>
              <w:rPr>
                <w:rFonts w:ascii="Arial" w:cs="Arial" w:eastAsia="Arial" w:hAnsi="Arial"/>
                <w:b w:val="false"/>
                <w:bCs w:val="false"/>
                <w:i w:val="false"/>
                <w:iCs w:val="false"/>
                <w:color w:val="000000"/>
                <w:sz w:val="18"/>
                <w:szCs w:val="18"/>
              </w:rPr>
              <w:t xml:space="preserve">–  Law 4: (aᵐ)ⁿ = aᵐⁿ (Lesson 5 — TODAY)</w:t>
            </w:r>
          </w:p>
          <w:p>
            <w:pPr>
              <w:keepNext w:val="false"/>
              <w:spacing w:after="40" w:before="0"/>
              <w:jc w:val="left"/>
            </w:pPr>
            <w:r>
              <w:rPr>
                <w:rFonts w:ascii="Arial" w:cs="Arial" w:eastAsia="Arial" w:hAnsi="Arial"/>
                <w:b w:val="false"/>
                <w:bCs w:val="false"/>
                <w:i w:val="false"/>
                <w:iCs w:val="false"/>
                <w:color w:val="000000"/>
                <w:sz w:val="18"/>
                <w:szCs w:val="18"/>
              </w:rPr>
              <w:t xml:space="preserve">Class celebrates the milestone: all four core laws are now confirmed.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'We have now confirmed FOUR laws. Our driving question asks why those tiny superscript numbers are so powerful for computation. On your GREEN note, write one specific reason — referencing today's law — that answers that question for a scientist, a journalist, or a Safaricom engineer.' [WAIT 3 minutes for silent writing.] 'On your ORANGE note, write what you are still wondering about. Maybe: what happens when the exponent is a fraction? Or what about negative exponents?' [WAIT 2 minutes.] Invite 3 pairs to read their green notes before placing them. Read all four confirmed law cards aloud in sequence. Say: 'Four lessons ago, you looked at the card showing 47,564,296 and asked: why would anyone write 4.8 × 10⁷ instead? Today you can answer that question much more completely. The tiny 7 obeys four laws — all of which we have now proved from scratch using nothing but repeated multiplication.' [Pause for effect. WAIT 5 seconds.] 'What remains? Your orange notes will guide Lessons 6,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DQB Documentation: the colour-coded sticky-note protocol makes the cumulative growth of understanding physically visible on the board. The deliberate chronological reading of all four law cards creates a narrative arc that connects today's law back to the anchoring phenomenon, reinforcing that each lesson is a step in answering one driving question rather than isolated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notes reference the power-of-a-power law by name or symbol and connect it to a real-life context (e.g. 'Safaricom can write (2¹⁰)³ = 2³⁰ instead of 1,073,741,824'). (2) Orange notes show genuine mathematical curiosity — fractional or negative exponents </w:t>
            </w:r>
            <w:del w:id="9137" w:author="Claude (AI) - proposed" w:date="2026-10-18T00:28:22Z">
              <w:r>
                <w:rPr>
                  <w:rFonts w:ascii="Arial" w:cs="Arial" w:eastAsia="Arial" w:hAnsi="Arial"/>
                  <w:b w:val="false"/>
                  <w:bCs w:val="false"/>
                  <w:i w:val="false"/>
                  <w:iCs w:val="false"/>
                  <w:color w:val="000000"/>
                  <w:sz w:val="18"/>
                  <w:szCs w:val="18"/>
                </w:rPr>
                <w:delText xml:space="preserve">are a positive sign of readiness for</w:delText>
              </w:r>
            </w:del>
            <w:ins w:id="9138" w:author="Claude (AI) - proposed" w:date="2026-10-18T00:28:22Z">
              <w:r>
                <w:rPr>
                  <w:rFonts w:ascii="Arial" w:cs="Arial" w:eastAsia="Arial" w:hAnsi="Arial"/>
                  <w:b w:val="false"/>
                  <w:bCs w:val="false"/>
                  <w:i w:val="false"/>
                  <w:iCs w:val="false"/>
                  <w:color w:val="000000"/>
                  <w:sz w:val="18"/>
                  <w:szCs w:val="18"/>
                </w:rPr>
                <w:t xml:space="preserve">show curiosity; write them up as 'for later study' (they are not taught in</w:t>
              </w:r>
            </w:ins>
            <w:r>
              <w:rPr>
                <w:rFonts w:ascii="Arial" w:cs="Arial" w:eastAsia="Arial" w:hAnsi="Arial"/>
                <w:b w:val="false"/>
                <w:bCs w:val="false"/>
                <w:i w:val="false"/>
                <w:iCs w:val="false"/>
                <w:color w:val="000000"/>
                <w:sz w:val="18"/>
                <w:szCs w:val="18"/>
              </w:rPr>
              <w:t xml:space="preserve"> Lessons 7–8</w:t>
            </w:r>
            <w:ins w:id="9139" w:author="Claude (AI) - proposed" w:date="2026-10-18T00:28:2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(3) No green note contains an incorrect statement of the law (spot-check 6–8 notes as they are placed).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em_pdhvkwhscwiatonnv">
              <w:r>
                <w:rPr>
                  <w:rFonts w:ascii="Arial" w:cs="Arial" w:eastAsia="Arial" w:hAnsi="Arial"/>
                  <w:color w:val="2E75B6"/>
                  <w:sz w:val="16"/>
                  <w:szCs w:val="16"/>
                  <w:u w:val="single" w:color="2E75B6"/>
                </w:rPr>
                <w:t xml:space="preserve">Intro to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06slj2hsuh_ocb9y0r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n2v4nisaiwa81xtfd5ss">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5hn_k8mocrnjf8hpwr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running 'Compact Notation Model' — a diagram or annotated number line started in Lesson 1 that has been revised each lesson. Today they add a new layer: alongside the original census cards (47,564,296 ↔ 4.8 × 10⁷), they now annotate an arrow showing (10³)² = 10⁶ and (2¹⁰)³ = 2³⁰, labelling these with the power-of-a-power law. They also add a 'Laws Box' that now lists all four confirmed laws with a brief real-life Kenyan example next to each. Finally, each learner writes a two-sentence 'Model Revision Statement' at the bottom of their diagram: 'My model used to say ___. Now it also explains ___.' (10 minutes individual work, then 2-minute share with a different partner from Phase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running model from Lesson 1. Every lesson you have added a new layer — like adding floors to a building. Today you add the fourth and final law. Draw an arrow from (2¹⁰)³ to 2³⁰ and label it: Power-of-a-Power Law — (aᵐ)ⁿ = aᵐⁿ. Then fill in your Laws Box with all four laws and one Kenyan example for each.' [Circulate for 7 minutes. Look specifically for: correct symbolic notation, a meaningful Kenyan example for Law 4, and the model revision statement.] After 7 minutes: 'You have 1 minute to write your two-sentence Model Revision Statement.' [WAIT 1 minute.] 'Share with a NEW partner — someone you have not worked with today. Read your revision statement aloud.' [2 minutes.] Close the lesson: 'Next lesson we consolidate all four laws and </w:t>
            </w:r>
            <w:del w:id="9140" w:author="Claude (AI) - proposed" w:date="2026-10-18T00:28:22Z">
              <w:r>
                <w:rPr>
                  <w:rFonts w:ascii="Arial" w:cs="Arial" w:eastAsia="Arial" w:hAnsi="Arial"/>
                  <w:b w:val="false"/>
                  <w:bCs w:val="false"/>
                  <w:i w:val="false"/>
                  <w:iCs w:val="false"/>
                  <w:color w:val="000000"/>
                  <w:sz w:val="18"/>
                  <w:szCs w:val="18"/>
                </w:rPr>
                <w:delText xml:space="preserve">begin exploring what happens when exponents are not whole numbers. Your orange sticky notes are already asking those questions — excellent mathematical instinct</w:delText>
              </w:r>
            </w:del>
            <w:ins w:id="9141" w:author="Claude (AI) - proposed" w:date="2026-10-18T00:28:22Z">
              <w:r>
                <w:rPr>
                  <w:rFonts w:ascii="Arial" w:cs="Arial" w:eastAsia="Arial" w:hAnsi="Arial"/>
                  <w:b w:val="false"/>
                  <w:bCs w:val="false"/>
                  <w:i w:val="false"/>
                  <w:iCs w:val="false"/>
                  <w:color w:val="000000"/>
                  <w:sz w:val="18"/>
                  <w:szCs w:val="18"/>
                </w:rPr>
                <w:t xml:space="preserve">use them together in multi-step problems. Questions about fractional or negative exponents are good ones; we will keep them on the board as questions for later study</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'Before/After' Metacognitive Statement: the physical act of annotating a model that has grown across five lessons externalises conceptual growth. The two-sentence revision statement ('My model used to say… Now it also explains…') is a metacognitive tool that forces learners to articulate the specific conceptual change produced by today's evidence — directly supporting KICD's 'Learning to Learn'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Laws Box in the model lists all four laws correctly in symbolic form. (2) The Kenyan example for Law 4 is mathematically correct — e.g. '(10³)² = 10⁶ — M-Pesa transactions per day'. (3) The revision statement names a specific new explanatory power (not just 'I learned a new rule') — e.g. 'My model used to only explain why 4.8 × 10⁷ has a 7. Now it also explains why (2¹⁰)³ = 2³⁰ without multiplying out 1 billion bytes.' Collect 5 models at random to review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MISCONCEPTION TRACKING — Did the expansion table in Phase 2 successfully surface and resolve the 'add the exponents' misconception [(aᵐ)ⁿ = aᵐ⁺ⁿ]? Which groups still showed this error in Phase 3 context cards? Note names for targeted follow-up in Lesson 6 warm-up.</w:t>
            </w:r>
          </w:p>
          <w:p>
            <w:pPr>
              <w:keepNext w:val="false"/>
              <w:spacing w:after="40" w:before="0"/>
              <w:jc w:val="left"/>
            </w:pPr>
            <w:r>
              <w:rPr>
                <w:rFonts w:ascii="Arial" w:cs="Arial" w:eastAsia="Arial" w:hAnsi="Arial"/>
                <w:b w:val="false"/>
                <w:bCs w:val="false"/>
                <w:i w:val="false"/>
                <w:iCs w:val="false"/>
                <w:color w:val="000000"/>
                <w:sz w:val="18"/>
                <w:szCs w:val="18"/>
              </w:rPr>
              <w:t xml:space="preserve">2. KENYAN CONTEXT QUALITY — Were the group context cards (M-Pesa, Safaricom, Rift Valley maize, Nairobi Water) sufficiently real and motivating, or did learners treat them as artificial? If groups struggled to connect (10²)⁴ to actual M-Pesa data, source a printed Safaricom annual report page for Lesson 6.</w:t>
            </w:r>
          </w:p>
          <w:p>
            <w:pPr>
              <w:keepNext w:val="false"/>
              <w:spacing w:after="40" w:before="0"/>
              <w:jc w:val="left"/>
            </w:pPr>
            <w:r>
              <w:rPr>
                <w:rFonts w:ascii="Arial" w:cs="Arial" w:eastAsia="Arial" w:hAnsi="Arial"/>
                <w:b w:val="false"/>
                <w:bCs w:val="false"/>
                <w:i w:val="false"/>
                <w:iCs w:val="false"/>
                <w:color w:val="000000"/>
                <w:sz w:val="18"/>
                <w:szCs w:val="18"/>
              </w:rPr>
              <w:t xml:space="preserve">3. DQB ORANGE NOTES — What questions appeared on the orange sticky notes? Count how many mention fractions, negatives, or roots. </w:t>
            </w:r>
            <w:del w:id="9142" w:author="Claude (AI) - proposed" w:date="2026-10-18T00:28:22Z">
              <w:r>
                <w:rPr>
                  <w:rFonts w:ascii="Arial" w:cs="Arial" w:eastAsia="Arial" w:hAnsi="Arial"/>
                  <w:b w:val="false"/>
                  <w:bCs w:val="false"/>
                  <w:i w:val="false"/>
                  <w:iCs w:val="false"/>
                  <w:color w:val="000000"/>
                  <w:sz w:val="18"/>
                  <w:szCs w:val="18"/>
                </w:rPr>
                <w:delText xml:space="preserve">This directly informs pacing decisions for Lessons 7–8 on</w:delText>
              </w:r>
            </w:del>
            <w:ins w:id="9143" w:author="Claude (AI) - proposed" w:date="2026-10-18T00:28:22Z">
              <w:r>
                <w:rPr>
                  <w:rFonts w:ascii="Arial" w:cs="Arial" w:eastAsia="Arial" w:hAnsi="Arial"/>
                  <w:b w:val="false"/>
                  <w:bCs w:val="false"/>
                  <w:i w:val="false"/>
                  <w:iCs w:val="false"/>
                  <w:color w:val="000000"/>
                  <w:sz w:val="18"/>
                  <w:szCs w:val="18"/>
                </w:rPr>
                <w:t xml:space="preserve">These are questions to park for later study:</w:t>
              </w:r>
            </w:ins>
            <w:r>
              <w:rPr>
                <w:rFonts w:ascii="Arial" w:cs="Arial" w:eastAsia="Arial" w:hAnsi="Arial"/>
                <w:b w:val="false"/>
                <w:bCs w:val="false"/>
                <w:i w:val="false"/>
                <w:iCs w:val="false"/>
                <w:color w:val="000000"/>
                <w:sz w:val="18"/>
                <w:szCs w:val="18"/>
              </w:rPr>
              <w:t xml:space="preserve"> fractional and negative indices</w:t>
            </w:r>
            <w:ins w:id="9144" w:author="Claude (AI) - proposed" w:date="2026-10-18T00:28:22Z">
              <w:r>
                <w:rPr>
                  <w:rFonts w:ascii="Arial" w:cs="Arial" w:eastAsia="Arial" w:hAnsi="Arial"/>
                  <w:b w:val="false"/>
                  <w:bCs w:val="false"/>
                  <w:i w:val="false"/>
                  <w:iCs w:val="false"/>
                  <w:color w:val="000000"/>
                  <w:sz w:val="18"/>
                  <w:szCs w:val="18"/>
                </w:rPr>
                <w:t xml:space="preserve"> are not taught in this sub-strand</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4. WAIT TIME — Did you hold the full 10–12 seconds of wait time on cold-calls, especially in Phase 3 after the misconception refutation? Insufficient wait time is the most common barrier to equitable participation; if cold-calls in Phase 3 were dominated by 3–4 learners, use randomised name-cards in Lesson 6.</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STATEMENTS — From the 5 randomly collected models, how many revision statements named a specific new explanatory power rather than a generic 'I learned a rule'? If fewer than 3 of 5 did so, open Lesson 6 with a modelled example of a strong vs. weak revision statement before asking learners to revise theirs.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expressions such as (2³)², (5³)², and (2¹⁰)³ by writing out every individual factor, then counted the total number of factors to express the result as a single power. They also read a Safaricom data card stating that peak M-Pesa transactions could be expressed as (10³)² and simplified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power is raised to another power, the two exponents are multiplied: (aᵐ)ⁿ = aᵐⁿ. This is because writing aᵐ a total of n times produces m × n individual base factors. This law means (2¹⁰)³ = 2³⁰ — so 1 GB ≈ 2³⁰ bytes — without ever multiplying out the full number. All four core laws of indices (product, quotient, zero-index, power-of-a-power) are now confirmed and arise from the single idea of repeated multiplication.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power-of-a-power law explains why scientists, economists, and Kenyan government planners can manipulate huge quantities — like census figures, smartphone storage sizes, or M-Pesa transaction volumes — using only small superscript numbers and simple arithmetic on those exponents. It also explains the compact notation on the anchoring phenomenon card: the superscript 7 in 4.8 × 10⁷ is not arbitrary — it belongs to a system of four interlocking laws, all provable from first principles, that make computation with very large (and very small) numbers both exact and efficient.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3nlr5nyxp45jbfohyie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ruenqciduuuyarqopgk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Consolidating and Applying All Four Laws of Indices — Multi-Step Computations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all four laws of indices by selecting and combining them to solve multi-step numerical computations, verifying answers using digital resources, and revising their Driving Question Board to track how much of the original phenomenon they can now explain.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four laws of indices are: Product Law (aᵐ × aⁿ = aᵐ⁺ⁿ), Quotient Law (aᵐ ÷ aⁿ = aᵐ⁻ⁿ), Zero-Index Law (a⁰ = 1), and Power-of-a-Power Law ((aᵐ)ⁿ = aᵐⁿ).</w:t>
            </w:r>
          </w:p>
          <w:p>
            <w:pPr>
              <w:spacing w:after="30" w:before="0"/>
              <w:ind w:left="360" w:hanging="180"/>
              <w:jc w:val="left"/>
            </w:pPr>
            <w:r>
              <w:rPr>
                <w:rFonts w:ascii="Arial" w:cs="Arial" w:eastAsia="Arial" w:hAnsi="Arial"/>
                <w:b w:val="false"/>
                <w:bCs w:val="false"/>
                <w:i w:val="false"/>
                <w:iCs w:val="false"/>
                <w:color w:val="000000"/>
                <w:sz w:val="18"/>
                <w:szCs w:val="18"/>
              </w:rPr>
              <w:t xml:space="preserve">–  Multi-step index problems require selecting the correct law at each step and applying the laws in a logical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tools such as the Kenya Education Cloud and mathematical tables can be used to verify index computations and explore further applications.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Select and apply the appropriate law of indices at each step of a multi-step computation, expressing answers in index form.</w:t>
            </w:r>
          </w:p>
          <w:p>
            <w:pPr>
              <w:spacing w:after="30" w:before="0"/>
              <w:ind w:left="360" w:hanging="180"/>
              <w:jc w:val="left"/>
            </w:pPr>
            <w:r>
              <w:rPr>
                <w:rFonts w:ascii="Arial" w:cs="Arial" w:eastAsia="Arial" w:hAnsi="Arial"/>
                <w:b w:val="false"/>
                <w:bCs w:val="false"/>
                <w:i w:val="false"/>
                <w:iCs w:val="false"/>
                <w:color w:val="000000"/>
                <w:sz w:val="18"/>
                <w:szCs w:val="18"/>
              </w:rPr>
              <w:t xml:space="preserve">–  Use digital resources (Kenya Education Cloud, mathematical tables) in pairs to verify computed answers and identify errors in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persistence and collaboration when tackling multi-step index problems that require combining more than one law.</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four laws of indices are a coherent, interconnected system rooted in repeated multiplication — the same system scientists, economists and government planners in Kenya rely on for working with large quantities.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laws of indices applied in real life — and how do you choose which law to use when more than one is needed?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discovered each of the four laws individually in Lessons 3–5, learners now wield them together as a toolkit, directly addressing the driving question: the power of index notation lies not just in writing compact symbols but in being able to compute with them efficiently using these four rules. This lesson bridges isolated law-discovery to fluent, flexible application.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learners are using shared digital devices (tablets, phones), remind them to observe online safety: do not share personal information and access only the Kenya Education Cloud or teacher-approved mathematics sites.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consolidation engine of the eight-lesson indices sequence. Over Lessons 3–5, learners deduced each law from first principles — the Product Law from Kericho tea-farm dilution scenarios, the Quotient Law and Zero-Index Law from Uasin Gishu maize-harvest data, and the Power-of-a-Power Law from digital storage contexts. In this lesson, those four laws come together: learners encounter multi-step computations — for example, simplifying (3² × 3⁵) ÷ 3⁴ or ((2³)² × 2⁴) ÷ 2⁶ — that cannot be solved by applying a single rule in isolation. Selecting the right law at each step, writing clear working, and expressing answers in clean index form are the central mathematical practices of the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a pair-based Evidence Activity in which learners first predict the answer to a multi-step problem before computing, then work through a set of six graded problems in pairs, recording each law they invoke and at which step. Pairs then use available digital resources — the Kenya Education Cloud mathematics modules or printed mathematical tables — to check their index arithmetic and explore one additional real-world application (such as how the Kenya National Bureau of Statistics expresses census projections). This digital verification step embeds the KICD-mandated digital literacy competency and mirrors how a government planner or journalist actually cross-checks their index computations.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a focused Driving Question Board revision: learners physically annotate or re-colour their DQB sticky notes to mark which questions from Lesson 1 they can now answer confidently with the four laws. The Model Building phase asks each pair to produce a one-page annotated "Laws Toolkit" — a structured summary diagram connecting all four laws back to the single big idea of repeated multiplication, anchored to the original census phenomenon card (47,564,296 ≈ 4.8 × 10⁷). This toolkit becomes a revision artefact and feeds directly into Lesson 7's assessment preparation.</w:t>
            </w:r>
            <w:ins w:id="9145" w:author="Claude (AI) - proposed" w:date="2026-10-18T00:28:22Z">
              <w:r>
                <w:rPr>
                  <w:rFonts w:ascii="Arial" w:cs="Arial" w:eastAsia="Arial" w:hAnsi="Arial"/>
                  <w:b w:val="false"/>
                  <w:bCs w:val="false"/>
                  <w:i w:val="false"/>
                  <w:iCs w:val="false"/>
                  <w:color w:val="000000"/>
                  <w:sz w:val="18"/>
                  <w:szCs w:val="18"/>
                </w:rPr>
                <w:t xml:space="preserve"> PACING GUIDE (40 min; this overrides longer times in the phases): Predict 5, Observe 14 (10 minutes of pair work on P1 to P6 + 4 minutes of digital checking), Explain 9 (only P4 and P6 are presented; P1 is checked by thumbs only; the three-sentence write-up is about P4 only), Driving Question Board 6 (3 minutes of dots, 2 sharing, 1 linking back to Card B), Model Building 6 (5 minutes on the toolkit + 1 closing).</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_k06wqriiho9pfnl_jlp">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5ihfic6htpezllzk2zr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rzerbbouzvrylmsmhozc">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419lgww7zk-8zr9oou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exercise book and, working individually for 3 minutes, writes a prediction for the following problem displayed on the board: 'Without expanding fully, what do you think (3² × 3⁵) ÷ 3⁴ simplifies to in index form? Write your prediction AND write which law or laws you think you will need.' Learners write freely — incorrect or partial predictions are equally valued. After writing, learners hold up their books open to show their prediction (not called on yet), giving the teacher a rapid visual scan of prior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problem card on the board alongside the original phenomenon card: '47,564,296 ≈ 4.8 × 10⁷'. Say: 'We have spent five lessons discovering four powerful rules about indices. Today we find out whether we can use them together — the way a real government statistician in Nairobi would when computing with census data. Before we compute, I want your prediction. You have 3 minutes — work alone, write it down.' Set a visible 3-minute timer. After time is up, say: 'Hold your book open so I can see.' Walk the rows quickly — look for: (a) correct identification of both laws needed (product then quotient), (b) learners who apply only one law, (c) learners who try to expand fully. Do NOT correct yet. Cold-call 3 learners with contrasting predictions: 'Amina, read me your prediction and tell me which law you chose.' [WAIT TIME: 12 seconds after each name before prompting.] After all three have shared, say: 'Interesting — we have at least two different predictions. Let us gather evidence to find out who is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(PBI): By committing a prediction to paper before computing, learners activate prior knowledge of each individual law and surface misconceptions — such as believing you must always expand to simplify, or confusing which law applies when both multiplication and division are present. This creates a cognitive 'need to know' that sharpens attention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books during the hold-up for three indicators: (1) Does the learner identify that TWO laws are needed (not one)? (2) Does the learner write the laws by name or symbol? (3) Does the learner attempt to expand 3⁷ fully (revealing a gap in understanding the purpose of index form)? Teacher makes a mental note of 2–3 learners showing each pattern to target during cold-calls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i3o5sdpue0nehowfaesy">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z3nbfhbendmnjz_ay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wysd2ps0iqqiawsqzntk">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s7m7u0foacvgo6uz2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printed or board-copied Problem Set of six graded multi-step index problems (see below). For each problem, pairs must: (a) identify which law(s) they will use before computing, (b) show each step labelled with the law applied, and (c) write the final answer in index form. After completing all six problems (approximately 12 minutes of pair work), each pair opens a digital device to the Kenya Education Cloud mathematics section or uses printed mathematical tables to verify their final answers. Pairs record one additional real-world example of indices they find on the resource. Problem Set: P1: (3² × 3⁵) ÷ 3⁴; P2: (2⁴ × 2³) ÷ 2⁵; P3: (5³)² ÷ 5⁴; P4: ((2³)² × 2⁴) ÷ 2⁶; P5: (10³ × 10⁴) ÷ 10⁰; P6: </w:t>
            </w:r>
            <w:del w:id="9146" w:author="Claude (AI) - proposed" w:date="2026-10-18T00:28:22Z">
              <w:r>
                <w:rPr>
                  <w:rFonts w:ascii="Arial" w:cs="Arial" w:eastAsia="Arial" w:hAnsi="Arial"/>
                  <w:b w:val="false"/>
                  <w:bCs w:val="false"/>
                  <w:i w:val="false"/>
                  <w:iCs w:val="false"/>
                  <w:color w:val="000000"/>
                  <w:sz w:val="18"/>
                  <w:szCs w:val="18"/>
                </w:rPr>
                <w:delText xml:space="preserve">Express</w:delText>
              </w:r>
            </w:del>
            <w:ins w:id="9147" w:author="Claude (AI) - proposed" w:date="2026-10-18T00:28:22Z">
              <w:r>
                <w:rPr>
                  <w:rFonts w:ascii="Arial" w:cs="Arial" w:eastAsia="Arial" w:hAnsi="Arial"/>
                  <w:b w:val="false"/>
                  <w:bCs w:val="false"/>
                  <w:i w:val="false"/>
                  <w:iCs w:val="false"/>
                  <w:color w:val="000000"/>
                  <w:sz w:val="18"/>
                  <w:szCs w:val="18"/>
                </w:rPr>
                <w:t xml:space="preserve">If each of</w:t>
              </w:r>
            </w:ins>
            <w:r>
              <w:rPr>
                <w:rFonts w:ascii="Arial" w:cs="Arial" w:eastAsia="Arial" w:hAnsi="Arial"/>
                <w:b w:val="false"/>
                <w:bCs w:val="false"/>
                <w:i w:val="false"/>
                <w:iCs w:val="false"/>
                <w:color w:val="000000"/>
                <w:sz w:val="18"/>
                <w:szCs w:val="18"/>
              </w:rPr>
              <w:t xml:space="preserve"> Kenya's</w:t>
            </w:r>
            <w:del w:id="9148" w:author="Claude (AI) - proposed" w:date="2026-10-18T00:28:22Z">
              <w:r>
                <w:rPr>
                  <w:rFonts w:ascii="Arial" w:cs="Arial" w:eastAsia="Arial" w:hAnsi="Arial"/>
                  <w:b w:val="false"/>
                  <w:bCs w:val="false"/>
                  <w:i w:val="false"/>
                  <w:iCs w:val="false"/>
                  <w:color w:val="000000"/>
                  <w:sz w:val="18"/>
                  <w:szCs w:val="18"/>
                </w:rPr>
                <w:delText xml:space="preserve"> 2019 census population</w:delText>
              </w:r>
            </w:del>
            <w:r>
              <w:rPr>
                <w:rFonts w:ascii="Arial" w:cs="Arial" w:eastAsia="Arial" w:hAnsi="Arial"/>
                <w:b w:val="false"/>
                <w:bCs w:val="false"/>
                <w:i w:val="false"/>
                <w:iCs w:val="false"/>
                <w:color w:val="000000"/>
                <w:sz w:val="18"/>
                <w:szCs w:val="18"/>
              </w:rPr>
              <w:t xml:space="preserve"> 4.8 × 10⁷ </w:t>
            </w:r>
            <w:del w:id="9149" w:author="Claude (AI) - proposed" w:date="2026-10-18T00:28:22Z">
              <w:r>
                <w:rPr>
                  <w:rFonts w:ascii="Arial" w:cs="Arial" w:eastAsia="Arial" w:hAnsi="Arial"/>
                  <w:b w:val="false"/>
                  <w:bCs w:val="false"/>
                  <w:i w:val="false"/>
                  <w:iCs w:val="false"/>
                  <w:color w:val="000000"/>
                  <w:sz w:val="18"/>
                  <w:szCs w:val="18"/>
                </w:rPr>
                <w:delText xml:space="preserve">multiplied by a growth factor of 10²</w:delText>
              </w:r>
            </w:del>
            <w:ins w:id="9150" w:author="Claude (AI) - proposed" w:date="2026-10-18T00:28:22Z">
              <w:r>
                <w:rPr>
                  <w:rFonts w:ascii="Arial" w:cs="Arial" w:eastAsia="Arial" w:hAnsi="Arial"/>
                  <w:b w:val="false"/>
                  <w:bCs w:val="false"/>
                  <w:i w:val="false"/>
                  <w:iCs w:val="false"/>
                  <w:color w:val="000000"/>
                  <w:sz w:val="18"/>
                  <w:szCs w:val="18"/>
                </w:rPr>
                <w:t xml:space="preserve">people (2019 census) used 10² litres of water in one day, write the total litres used in one day</w:t>
              </w:r>
            </w:ins>
            <w:r>
              <w:rPr>
                <w:rFonts w:ascii="Arial" w:cs="Arial" w:eastAsia="Arial" w:hAnsi="Arial"/>
                <w:b w:val="false"/>
                <w:bCs w:val="false"/>
                <w:i w:val="false"/>
                <w:iCs w:val="false"/>
                <w:color w:val="000000"/>
                <w:sz w:val="18"/>
                <w:szCs w:val="18"/>
              </w:rPr>
              <w:t xml:space="preserve"> in simplest index form.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Problem Set. Say: 'For every problem, before you compute, write the name of the law you will use at each step — Product Law, Quotient Law, Zero-Index Law, or Power-of-a-Power Law. Labelling the law is not optional: it is how a mathematician shows their reasoning.' Circulate continuously. At approximately 4 minutes, crouch beside a pair that is struggling with P3 and ask: 'What does the bracket mean here — what law do we use when a power is raised to another power?' [WAIT TIME: 10 seconds.] At approximately 8 minutes, find a pair that has finished early and ask: 'In P5, you divided by 10⁰. What is 10⁰? How does that change your working?' [WAIT TIME: 12 seconds.] At approximately 12 minutes, signal: 'Pause your computing. Open the Kenya Education Cloud or your mathematical tables and check your answers for P1 to P4. Mark any answer you need to revisit with a question mark.' Give 4 minutes for digital verification. Circulate and note pairs whose P6 reveals confusion between multiplying the coefficient (4.8 × 10²) and applying the product law to the powers of 10 alone.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Law-Labelled Worked Examples (Structured Inquiry): Requiring learners to name the law at each step transforms computation from a procedural exercise into a sensemaking activity. It forces metacognitive monitoring — 'which rule am I using here and why?' — and produces a written record that makes reasoning visible to both the teacher and the learner's partner. The graded sequence (single-law problems first, then multi-law, then a real-world application) scaffolds complexity.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In P3–P4, do pairs apply Power-of-a-Power BEFORE Product/Quotient (correct order of operations), or do they apply the laws in the wrong sequence? (2) In P5, do pairs correctly evaluate 10⁰ = 1 and then simplify 10⁷ ÷ 1 = 10⁷? (3) In P6 (census problem), do pairs recognise that only the powers of 10 combine under the Product Law while the coefficient 4.8 remains unchanged? These three indicators distinguish 'Meets Expectations' from 'Exceeds Expectations' in the KICD rubric.</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hxpgv9vtscufiwuhxiyx">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6ozc9vy507_gxecwcdu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lfyqefpdcaqpmkfeqcp0">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twdjubsarie_txw-22hp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sharing of solutions. Three pairs are cold-called to present their working for P1, P4, and P6 respectively — one pair per problem. Each presenting pair writes their step-by-step working on the board, labelling each law. The class acts as a 'checking panel': all other learners follow along and raise a hand silently if they disagree at any step. After each presentation, the teacher facilitates a brief structured discussion using the 'Which law? Why here?' protocol. Learners then individually write a three-sentence explanation in their exercise books: 'In P4, I first used the ___ Law because ___. Then I used the ___ Law because ___. The final answer in index form is ___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Observe phase, say: 'Three pairs will now present — one problem each. I am choosing pairs who showed the most detailed law-labelling in their working.' Cold-call Pair A for P1, Pair B for P4, Pair C for P6. For P1 presentation, after the pair writes their answer (3²⁺⁵⁻⁴ = 3³), ask the class: 'Thumbs up if you agree with every step.' [WAIT TIME: 8 seconds.] Then cold-call one learner who has their thumb sideways: 'Kiplangat, what step are you unsure about?' [WAIT TIME: 12 seconds.] For P4 — ((2³)² × 2⁴) ÷ 2⁶ — after the pair presents, ask: 'Why did this pair use the Power-of-a-Power Law FIRST, before the Product Law? Could they have done it the other way? Discuss with your partner for 45 seconds, then I will ask two people.' [WAIT TIME: 45 seconds partner talk, then cold-call 2 learners.] For P6 (census problem), after the pair presents 4.8 × 10⁹, ask: 'How does this answer connect back to what we saw on Day 1 — the card showing 47,564,296 ≈ 4.8 × 10⁷? What does multiplying by 10² represent </w:t>
            </w:r>
            <w:del w:id="9151" w:author="Claude (AI) - proposed" w:date="2026-10-18T00:28:22Z">
              <w:r>
                <w:rPr>
                  <w:rFonts w:ascii="Arial" w:cs="Arial" w:eastAsia="Arial" w:hAnsi="Arial"/>
                  <w:b w:val="false"/>
                  <w:bCs w:val="false"/>
                  <w:i w:val="false"/>
                  <w:iCs w:val="false"/>
                  <w:color w:val="000000"/>
                  <w:sz w:val="18"/>
                  <w:szCs w:val="18"/>
                </w:rPr>
                <w:delText xml:space="preserve">in the context of a census projection</w:delText>
              </w:r>
            </w:del>
            <w:ins w:id="9152" w:author="Claude (AI) - proposed" w:date="2026-10-18T00:28:22Z">
              <w:r>
                <w:rPr>
                  <w:rFonts w:ascii="Arial" w:cs="Arial" w:eastAsia="Arial" w:hAnsi="Arial"/>
                  <w:b w:val="false"/>
                  <w:bCs w:val="false"/>
                  <w:i w:val="false"/>
                  <w:iCs w:val="false"/>
                  <w:color w:val="000000"/>
                  <w:sz w:val="18"/>
                  <w:szCs w:val="18"/>
                </w:rPr>
                <w:t xml:space="preserve">here, and what quantity is 4.8 × 10⁹</w:t>
              </w:r>
            </w:ins>
            <w:r>
              <w:rPr>
                <w:rFonts w:ascii="Arial" w:cs="Arial" w:eastAsia="Arial" w:hAnsi="Arial"/>
                <w:b w:val="false"/>
                <w:bCs w:val="false"/>
                <w:i w:val="false"/>
                <w:iCs w:val="false"/>
                <w:color w:val="000000"/>
                <w:sz w:val="18"/>
                <w:szCs w:val="18"/>
              </w:rPr>
              <w:t xml:space="preserve">?' [WAIT TIME: 15 seconds.] Accept 2–3 responses. Summarise on the board: 'All four laws are tools for the same job: they let us work with repeated multiplication without writing out every factor. That is why the journalist, the farmer and the government planner prefer index form.'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Press-and-Connect Discussion Protocol: After each pair presents, the teacher 'presses' for reasoning ('Why this law here?') and 'connects' the mathematics back to the phenomenon ('How does this answer relate to the census card?'). This prevents the Explain phase from becoming a rote answer-checking exercise and instead makes the laws feel purposeful and interconnected. The individual three-sentence write-up immediately after consolidates verbal explanation into written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(1) Can learners articulate WHY a particular law applies at a particular step — not just what the law says? (2) In the P4 discussion, do learners recognise that the Power-of-a-Power Law must be resolved first because it is nested inside the bracket (order of operations)? (3) In the three-sentence individual write-up, do learners use the correct law names and write a complete index-form answer? Collect 5–6 books from different rows to scan write-ups as an exit indicator.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hkkncwgddbl_vv2un76r">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bjmmnq4oitalq6v1akp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kdv8_8ruzwxjm_zqsyl">
              <w:r>
                <w:rPr>
                  <w:rFonts w:ascii="Arial" w:cs="Arial" w:eastAsia="Arial" w:hAnsi="Arial"/>
                  <w:color w:val="2E75B6"/>
                  <w:sz w:val="16"/>
                  <w:szCs w:val="16"/>
                  <w:u w:val="single" w:color="2E75B6"/>
                </w:rPr>
                <w:t xml:space="preserve">Exponent Laws Questions Q1</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dtskcsgid3uahuhsn4es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collection of questions and predictions generated in Lesson 1. Working in their pairs, they receive three small sticky dots (or use a pen to annotate a printed DQB copy): a green dot means 'We can now answer this question confidently using the four laws', an orange dot means 'We have a partial answer', and a red dot means 'Still unanswered — we need more lessons'. Pairs spend 4 minutes reading the DQB questions aloud to each other and placing their dots. Key DQB questions likely to receive green dots at this stage include: 'Why does multiplying two index expressions mean adding the exponents?', 'Why does dividing mean subtracting?', 'Why does any number to the power zero equal 1?', and 'How do you combine more than one law in one calculation?' The question 'How does index notation help with very large AND very small numbers?' may still carry an orange dot</w:t>
            </w:r>
            <w:del w:id="9153" w:author="Claude (AI) - proposed" w:date="2026-10-18T00:28:22Z">
              <w:r>
                <w:rPr>
                  <w:rFonts w:ascii="Arial" w:cs="Arial" w:eastAsia="Arial" w:hAnsi="Arial"/>
                  <w:b w:val="false"/>
                  <w:bCs w:val="false"/>
                  <w:i w:val="false"/>
                  <w:iCs w:val="false"/>
                  <w:color w:val="000000"/>
                  <w:sz w:val="18"/>
                  <w:szCs w:val="18"/>
                </w:rPr>
                <w:delText xml:space="preserve">, pointing forward to Lesson 7</w:delText>
              </w:r>
            </w:del>
            <w:ins w:id="9154" w:author="Claude (AI) - proposed" w:date="2026-10-18T00:28:22Z">
              <w:r>
                <w:rPr>
                  <w:rFonts w:ascii="Arial" w:cs="Arial" w:eastAsia="Arial" w:hAnsi="Arial"/>
                  <w:b w:val="false"/>
                  <w:bCs w:val="false"/>
                  <w:i w:val="false"/>
                  <w:iCs w:val="false"/>
                  <w:color w:val="000000"/>
                  <w:sz w:val="18"/>
                  <w:szCs w:val="18"/>
                </w:rPr>
                <w:t xml:space="preserve">: this sub-strand deals with very large numbers, and negative indices for very small numbers are left for later study</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display. Say: 'In Lesson 1, you asked questions about why those small superscript numbers are so powerful. </w:t>
            </w:r>
            <w:del w:id="9155" w:author="Claude (AI) - proposed" w:date="2026-10-18T00:28:22Z">
              <w:r>
                <w:rPr>
                  <w:rFonts w:ascii="Arial" w:cs="Arial" w:eastAsia="Arial" w:hAnsi="Arial"/>
                  <w:b w:val="false"/>
                  <w:bCs w:val="false"/>
                  <w:i w:val="false"/>
                  <w:iCs w:val="false"/>
                  <w:color w:val="000000"/>
                  <w:sz w:val="18"/>
                  <w:szCs w:val="18"/>
                </w:rPr>
                <w:delText xml:space="preserve">Six</w:delText>
              </w:r>
            </w:del>
            <w:ins w:id="9156" w:author="Claude (AI) - proposed" w:date="2026-10-18T00:28:22Z">
              <w:r>
                <w:rPr>
                  <w:rFonts w:ascii="Arial" w:cs="Arial" w:eastAsia="Arial" w:hAnsi="Arial"/>
                  <w:b w:val="false"/>
                  <w:bCs w:val="false"/>
                  <w:i w:val="false"/>
                  <w:iCs w:val="false"/>
                  <w:color w:val="000000"/>
                  <w:sz w:val="18"/>
                  <w:szCs w:val="18"/>
                </w:rPr>
                <w:t xml:space="preserve">Five</w:t>
              </w:r>
            </w:ins>
            <w:r>
              <w:rPr>
                <w:rFonts w:ascii="Arial" w:cs="Arial" w:eastAsia="Arial" w:hAnsi="Arial"/>
                <w:b w:val="false"/>
                <w:bCs w:val="false"/>
                <w:i w:val="false"/>
                <w:iCs w:val="false"/>
                <w:color w:val="000000"/>
                <w:sz w:val="18"/>
                <w:szCs w:val="18"/>
              </w:rPr>
              <w:t xml:space="preserve"> lessons later, let us see how many of those questions you can now answer. You have 4 minutes in pairs — read each question, talk it over, and dot it: green for answered, orange for partial, red for still open.' Circulate. After 4 minutes, facilitate a 2-minute whole-class share: 'Which question got the most green dots? Call it out.' [WAIT TIME: 8 seconds. Accept 2 responses.] Then point to any question still carrying red dots and say: 'This one is still red for many of us — keep it in mind. Our next lesson will take us further.' Explicitly link back to the phenomenon: 'Look at the original two cards — 47,564,296 and 4.8 × 10⁷. Could you now explain to a younger </w:t>
            </w:r>
            <w:del w:id="9157" w:author="Claude (AI) - proposed" w:date="2026-10-18T00:28:22Z">
              <w:r>
                <w:rPr>
                  <w:rFonts w:ascii="Arial" w:cs="Arial" w:eastAsia="Arial" w:hAnsi="Arial"/>
                  <w:b w:val="false"/>
                  <w:bCs w:val="false"/>
                  <w:i w:val="false"/>
                  <w:iCs w:val="false"/>
                  <w:color w:val="000000"/>
                  <w:sz w:val="18"/>
                  <w:szCs w:val="18"/>
                </w:rPr>
                <w:delText xml:space="preserve">student in Form 1</w:delText>
              </w:r>
            </w:del>
            <w:ins w:id="9158" w:author="Claude (AI) - proposed" w:date="2026-10-18T00:28:22Z">
              <w:r>
                <w:rPr>
                  <w:rFonts w:ascii="Arial" w:cs="Arial" w:eastAsia="Arial" w:hAnsi="Arial"/>
                  <w:b w:val="false"/>
                  <w:bCs w:val="false"/>
                  <w:i w:val="false"/>
                  <w:iCs w:val="false"/>
                  <w:color w:val="000000"/>
                  <w:sz w:val="18"/>
                  <w:szCs w:val="18"/>
                </w:rPr>
                <w:t xml:space="preserve">Grade 8 learner</w:t>
              </w:r>
            </w:ins>
            <w:r>
              <w:rPr>
                <w:rFonts w:ascii="Arial" w:cs="Arial" w:eastAsia="Arial" w:hAnsi="Arial"/>
                <w:b w:val="false"/>
                <w:bCs w:val="false"/>
                <w:i w:val="false"/>
                <w:iCs w:val="false"/>
                <w:color w:val="000000"/>
                <w:sz w:val="18"/>
                <w:szCs w:val="18"/>
              </w:rPr>
              <w:t xml:space="preserve"> why the second card is more useful for computation? Yes or no — hands up.' Count hands. If fewer than 70% raise hands, note this as a teaching target for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Traffic-Light DQB Annotation: Using three-colour dot coding transforms the DQB from a passive display into a live, learner-owned progress tracker. The act of reading each question aloud to a partner and deciding together on the dot colour is a metacognitive sensemaking move — it requires learners to self-assess the depth of their understanding rather than assuming they know because they completed the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DQB after dotting for two indicators: (1) Are there questions about the Zero-Index Law or the combining of laws that still carry red or orange dots — suggesting those explanations did not fully land in earlier lessons? (2) Do any pairs place a green dot on a question they cannot actually articulate an answer to when probed? ('You dotted this green — tell me the answer in one sentence.') These indicators inform the opening recap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xfev1_49ok7iwgf-y8bz">
              <w:r>
                <w:rPr>
                  <w:rFonts w:ascii="Arial" w:cs="Arial" w:eastAsia="Arial" w:hAnsi="Arial"/>
                  <w:color w:val="2E75B6"/>
                  <w:sz w:val="16"/>
                  <w:szCs w:val="16"/>
                  <w:u w:val="single" w:color="2E75B6"/>
                </w:rPr>
                <w:t xml:space="preserve">Exponent rules intro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6lbqkgno_wm5yh59vv_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ezjay2nqky9v-0vyt9k_">
              <w:r>
                <w:rPr>
                  <w:rFonts w:ascii="Arial" w:cs="Arial" w:eastAsia="Arial" w:hAnsi="Arial"/>
                  <w:color w:val="2E75B6"/>
                  <w:sz w:val="16"/>
                  <w:szCs w:val="16"/>
                  <w:u w:val="single" w:color="2E75B6"/>
                </w:rPr>
                <w:t xml:space="preserve">Exponent Laws Examples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c1tub-csrsghouh87lj9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produces a 'Laws Toolkit' diagram in their exercise books — a structured one-page summary that connects all four laws back to the single anchor idea of repeated multiplication. The diagram must include: (a) a central box containing the phrase 'repeated multiplication'; (b) four branches, one for each law, each showing the symbolic rule, a numerical example using bases from the lesson (powers of 2, 3, 5, or 10), and a one-phrase real-world anchor (e.g. Product Law → 'combining census data across counties', Quotient Law → 'comparing maize harvest ratios in Uasin Gishu', Zero-Index Law → 'equal populations cancel to 1', Power-of-a-Power Law → 'digital storage in Kenya's 2G/3G/4G towers'); and (c) an arrow from the toolkit to a mini version of the phenomenon card showing how 4.8 × 10⁷ × 10² = 4.8 × 10⁹ is computed using the toolkit. Pairs have 5 minutes to build this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every lesson since Lesson 3, you have added one new law to your understanding. Today, build me one diagram that shows all four laws living together — like a toolkit a Nairobi statistician would keep on their desk. The toolkit must connect back to our original phenomenon: the two census cards from Lesson 1. You have 5 minutes.' Circulate, looking specifically at: (a) whether the 'repeated multiplication' central idea is present and correctly articulated, (b) whether real-world anchors are Kenyan and meaningful (not just copied from the board). At 3 minutes, say: 'Make sure you have drawn the arrow showing how the toolkit was used in Problem 6 — the </w:t>
            </w:r>
            <w:del w:id="9159" w:author="Claude (AI) - proposed" w:date="2026-10-18T00:28:22Z">
              <w:r>
                <w:rPr>
                  <w:rFonts w:ascii="Arial" w:cs="Arial" w:eastAsia="Arial" w:hAnsi="Arial"/>
                  <w:b w:val="false"/>
                  <w:bCs w:val="false"/>
                  <w:i w:val="false"/>
                  <w:iCs w:val="false"/>
                  <w:color w:val="000000"/>
                  <w:sz w:val="18"/>
                  <w:szCs w:val="18"/>
                </w:rPr>
                <w:delText xml:space="preserve">census growth</w:delText>
              </w:r>
            </w:del>
            <w:ins w:id="9160" w:author="Claude (AI) - proposed" w:date="2026-10-18T00:28:22Z">
              <w:r>
                <w:rPr>
                  <w:rFonts w:ascii="Arial" w:cs="Arial" w:eastAsia="Arial" w:hAnsi="Arial"/>
                  <w:b w:val="false"/>
                  <w:bCs w:val="false"/>
                  <w:i w:val="false"/>
                  <w:iCs w:val="false"/>
                  <w:color w:val="000000"/>
                  <w:sz w:val="18"/>
                  <w:szCs w:val="18"/>
                </w:rPr>
                <w:t xml:space="preserve">population-and-water</w:t>
              </w:r>
            </w:ins>
            <w:r>
              <w:rPr>
                <w:rFonts w:ascii="Arial" w:cs="Arial" w:eastAsia="Arial" w:hAnsi="Arial"/>
                <w:b w:val="false"/>
                <w:bCs w:val="false"/>
                <w:i w:val="false"/>
                <w:iCs w:val="false"/>
                <w:color w:val="000000"/>
                <w:sz w:val="18"/>
                <w:szCs w:val="18"/>
              </w:rPr>
              <w:t xml:space="preserve"> calculation.' At 5 minutes, cold-call one pair to read their toolkit aloud. Ask the class: 'What would you add or change?' [WAIT TIME: 10 seconds.] Close with: 'This toolkit is yours. In Lesson 7, you will use it under timed conditions — keep it accurate and keep it in your 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Real-World Anchoring: The Laws Toolkit is not a new model built from scratch — it is a revision and integration of the partial models built in Lessons 3, 4, and 5. By requiring Kenyan real-world anchors on each branch, the activity prevents the model from becoming an abstract symbol list and keeps it tethered to the phenomenon. The arrow connecting the toolkit to the census growth calculation demonstrates that the model is functional — it produces correct outputs for real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completed toolkit diagrams for three quality indicators: (1) Is the central 'repeated multiplication' idea present and correctly linked to all four laws? (2) Is the Power-of-a-Power Law correctly distinguished from the Product Law (a common confusion at this stage)? (3) Does the </w:t>
            </w:r>
            <w:del w:id="9161" w:author="Claude (AI) - proposed" w:date="2026-10-18T00:28:22Z">
              <w:r>
                <w:rPr>
                  <w:rFonts w:ascii="Arial" w:cs="Arial" w:eastAsia="Arial" w:hAnsi="Arial"/>
                  <w:b w:val="false"/>
                  <w:bCs w:val="false"/>
                  <w:i w:val="false"/>
                  <w:iCs w:val="false"/>
                  <w:color w:val="000000"/>
                  <w:sz w:val="18"/>
                  <w:szCs w:val="18"/>
                </w:rPr>
                <w:delText xml:space="preserve">census growth</w:delText>
              </w:r>
            </w:del>
            <w:ins w:id="9162" w:author="Claude (AI) - proposed" w:date="2026-10-18T00:28:22Z">
              <w:r>
                <w:rPr>
                  <w:rFonts w:ascii="Arial" w:cs="Arial" w:eastAsia="Arial" w:hAnsi="Arial"/>
                  <w:b w:val="false"/>
                  <w:bCs w:val="false"/>
                  <w:i w:val="false"/>
                  <w:iCs w:val="false"/>
                  <w:color w:val="000000"/>
                  <w:sz w:val="18"/>
                  <w:szCs w:val="18"/>
                </w:rPr>
                <w:t xml:space="preserve">population-and-water</w:t>
              </w:r>
            </w:ins>
            <w:r>
              <w:rPr>
                <w:rFonts w:ascii="Arial" w:cs="Arial" w:eastAsia="Arial" w:hAnsi="Arial"/>
                <w:b w:val="false"/>
                <w:bCs w:val="false"/>
                <w:i w:val="false"/>
                <w:iCs w:val="false"/>
                <w:color w:val="000000"/>
                <w:sz w:val="18"/>
                <w:szCs w:val="18"/>
              </w:rPr>
              <w:t xml:space="preserve"> calculation (P6) appear correctly on the diagram with the right law labelled? Pairs whose diagrams show all three indicators are at 'Meets Expectations'; pairs who additionally include a second real-world numerical example on two or more branches are at 'Exceeds Expectations'.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which specific problems (P1–P6) caused the most hesitation or errors — and what does this reveal about which law is least consolidated? Plan a 5-minute targeted recap at the start of Lesson 7 if P3–P4 (Power-of-a-Power combined with other laws) caused widespread difficulty.</w:t>
            </w:r>
          </w:p>
          <w:p>
            <w:pPr>
              <w:keepNext w:val="false"/>
              <w:spacing w:after="40" w:before="0"/>
              <w:jc w:val="left"/>
            </w:pPr>
            <w:r>
              <w:rPr>
                <w:rFonts w:ascii="Arial" w:cs="Arial" w:eastAsia="Arial" w:hAnsi="Arial"/>
                <w:b w:val="false"/>
                <w:bCs w:val="false"/>
                <w:i w:val="false"/>
                <w:iCs w:val="false"/>
                <w:color w:val="000000"/>
                <w:sz w:val="18"/>
                <w:szCs w:val="18"/>
              </w:rPr>
              <w:t xml:space="preserve">2. In the Explain phase press-and-connect discussion for P4, were learners able to articulate WHY the Power-of-a-Power Law must be resolved before the Product Law — or did they simply follow a procedural rule? If the 'why' was absent, how will you build that reasoning explicitly into Lesson 7's review?</w:t>
            </w:r>
          </w:p>
          <w:p>
            <w:pPr>
              <w:keepNext w:val="false"/>
              <w:spacing w:after="40" w:before="0"/>
              <w:jc w:val="left"/>
            </w:pPr>
            <w:r>
              <w:rPr>
                <w:rFonts w:ascii="Arial" w:cs="Arial" w:eastAsia="Arial" w:hAnsi="Arial"/>
                <w:b w:val="false"/>
                <w:bCs w:val="false"/>
                <w:i w:val="false"/>
                <w:iCs w:val="false"/>
                <w:color w:val="000000"/>
                <w:sz w:val="18"/>
                <w:szCs w:val="18"/>
              </w:rPr>
              <w:t xml:space="preserve">3. Looking at the DQB after the traffic-light annotation: what proportion of learners placed green dots on the Zero-Index Law question, and could they defend that dot when probed? If fewer than two-thirds could, the Zero-Index explanation from Lesson 4 needs revisiting.</w:t>
            </w:r>
          </w:p>
          <w:p>
            <w:pPr>
              <w:keepNext w:val="false"/>
              <w:spacing w:after="40" w:before="0"/>
              <w:jc w:val="left"/>
            </w:pPr>
            <w:r>
              <w:rPr>
                <w:rFonts w:ascii="Arial" w:cs="Arial" w:eastAsia="Arial" w:hAnsi="Arial"/>
                <w:b w:val="false"/>
                <w:bCs w:val="false"/>
                <w:i w:val="false"/>
                <w:iCs w:val="false"/>
                <w:color w:val="000000"/>
                <w:sz w:val="18"/>
                <w:szCs w:val="18"/>
              </w:rPr>
              <w:t xml:space="preserve">4. Were the Kenyan real-world anchors in the Laws Toolkit diagrams meaningful to learners — did pairs spontaneously add their own examples (e.g. from agriculture, mobile data, or population statistics), or did they copy only the teacher's examples from the board? Spontaneous examples indicate deeper ownership of the concept.</w:t>
            </w:r>
          </w:p>
          <w:p>
            <w:pPr>
              <w:keepNext w:val="false"/>
              <w:spacing w:after="40" w:before="0"/>
              <w:jc w:val="left"/>
            </w:pPr>
            <w:r>
              <w:rPr>
                <w:rFonts w:ascii="Arial" w:cs="Arial" w:eastAsia="Arial" w:hAnsi="Arial"/>
                <w:b w:val="false"/>
                <w:bCs w:val="false"/>
                <w:i w:val="false"/>
                <w:iCs w:val="false"/>
                <w:color w:val="000000"/>
                <w:sz w:val="18"/>
                <w:szCs w:val="18"/>
              </w:rPr>
              <w:t xml:space="preserve">5. Did the digital verification step (Kenya Education Cloud / mathematical tables) function effectively as a checking tool, or did it become a distraction or a source of confusion? What adjustments to the digital resource guidance are needed for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multi-step index computations — such as (3² × 3⁵) ÷ 3⁴ and ((2³)² × 2⁴) ÷ 2⁶ — require selecting and combining more than one law in a deliberate sequence, and that digital tools on the Kenya Education Cloud confirm the same answers produced by applying the laws by hand. They also observed that Kenya's 2019 census population (4.8 × 10⁷) can be </w:t>
            </w:r>
            <w:del w:id="9163" w:author="Claude (AI) - proposed" w:date="2026-10-18T00:28:22Z">
              <w:r>
                <w:rPr>
                  <w:rFonts w:ascii="Arial" w:cs="Arial" w:eastAsia="Arial" w:hAnsi="Arial"/>
                  <w:b w:val="false"/>
                  <w:bCs w:val="false"/>
                  <w:i w:val="false"/>
                  <w:iCs w:val="false"/>
                  <w:color w:val="000000"/>
                  <w:sz w:val="18"/>
                  <w:szCs w:val="18"/>
                </w:rPr>
                <w:delText xml:space="preserve">projected forward by multiplying index expressions</w:delText>
              </w:r>
            </w:del>
            <w:ins w:id="9164" w:author="Claude (AI) - proposed" w:date="2026-10-18T00:28:22Z">
              <w:r>
                <w:rPr>
                  <w:rFonts w:ascii="Arial" w:cs="Arial" w:eastAsia="Arial" w:hAnsi="Arial"/>
                  <w:b w:val="false"/>
                  <w:bCs w:val="false"/>
                  <w:i w:val="false"/>
                  <w:iCs w:val="false"/>
                  <w:color w:val="000000"/>
                  <w:sz w:val="18"/>
                  <w:szCs w:val="18"/>
                </w:rPr>
                <w:t xml:space="preserve">multiplied by 10² (for example 10² litres of water per person)</w:t>
              </w:r>
            </w:ins>
            <w:r>
              <w:rPr>
                <w:rFonts w:ascii="Arial" w:cs="Arial" w:eastAsia="Arial" w:hAnsi="Arial"/>
                <w:b w:val="false"/>
                <w:bCs w:val="false"/>
                <w:i w:val="false"/>
                <w:iCs w:val="false"/>
                <w:color w:val="000000"/>
                <w:sz w:val="18"/>
                <w:szCs w:val="18"/>
              </w:rPr>
              <w:t xml:space="preserve"> using the Product Law </w:t>
            </w:r>
            <w:del w:id="9165" w:author="Claude (AI) - proposed" w:date="2026-10-18T00:28:22Z">
              <w:r>
                <w:rPr>
                  <w:rFonts w:ascii="Arial" w:cs="Arial" w:eastAsia="Arial" w:hAnsi="Arial"/>
                  <w:b w:val="false"/>
                  <w:bCs w:val="false"/>
                  <w:i w:val="false"/>
                  <w:iCs w:val="false"/>
                  <w:color w:val="000000"/>
                  <w:sz w:val="18"/>
                  <w:szCs w:val="18"/>
                </w:rPr>
                <w:delText xml:space="preserve">alone.</w:delText>
              </w:r>
            </w:del>
            <w:ins w:id="9166" w:author="Claude (AI) - proposed" w:date="2026-10-18T00:28:22Z">
              <w:r>
                <w:rPr>
                  <w:rFonts w:ascii="Arial" w:cs="Arial" w:eastAsia="Arial" w:hAnsi="Arial"/>
                  <w:b w:val="false"/>
                  <w:bCs w:val="false"/>
                  <w:i w:val="false"/>
                  <w:iCs w:val="false"/>
                  <w:color w:val="000000"/>
                  <w:sz w:val="18"/>
                  <w:szCs w:val="18"/>
                </w:rPr>
                <w:t xml:space="preserve">on the powers of 10, with the coefficient 4.8 unchanged.</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laws of indices — Product (aᵐ × aⁿ = aᵐ⁺ⁿ), Quotient (aᵐ ÷ aⁿ = aᵐ⁻ⁿ), Zero-Index (a⁰ = 1), and Power-of-a-Power ((aᵐ)ⁿ = aᵐⁿ) — form a coherent toolkit that can be combined in sequence to simplify any multi-step index expression. </w:t>
            </w:r>
            <w:del w:id="9167" w:author="Claude (AI) - proposed" w:date="2026-10-18T00:28:22Z">
              <w:r>
                <w:rPr>
                  <w:rFonts w:ascii="Arial" w:cs="Arial" w:eastAsia="Arial" w:hAnsi="Arial"/>
                  <w:b w:val="false"/>
                  <w:bCs w:val="false"/>
                  <w:i w:val="false"/>
                  <w:iCs w:val="false"/>
                  <w:color w:val="000000"/>
                  <w:sz w:val="18"/>
                  <w:szCs w:val="18"/>
                </w:rPr>
                <w:delText xml:space="preserve">The Power</w:delText>
              </w:r>
            </w:del>
            <w:ins w:id="9168" w:author="Claude (AI) - proposed" w:date="2026-10-18T00:28:22Z">
              <w:r>
                <w:rPr>
                  <w:rFonts w:ascii="Arial" w:cs="Arial" w:eastAsia="Arial" w:hAnsi="Arial"/>
                  <w:b w:val="false"/>
                  <w:bCs w:val="false"/>
                  <w:i w:val="false"/>
                  <w:iCs w:val="false"/>
                  <w:color w:val="000000"/>
                  <w:sz w:val="18"/>
                  <w:szCs w:val="18"/>
                </w:rPr>
                <w:t xml:space="preserve">Work from the inside of the brackets outwards: in P3 and P4 the power</w:t>
              </w:r>
            </w:ins>
            <w:r>
              <w:rPr>
                <w:rFonts w:ascii="Arial" w:cs="Arial" w:eastAsia="Arial" w:hAnsi="Arial"/>
                <w:b w:val="false"/>
                <w:bCs w:val="false"/>
                <w:i w:val="false"/>
                <w:iCs w:val="false"/>
                <w:color w:val="000000"/>
                <w:sz w:val="18"/>
                <w:szCs w:val="18"/>
              </w:rPr>
              <w:t xml:space="preserve">-of-a-</w:t>
            </w:r>
            <w:del w:id="9169" w:author="Claude (AI) - proposed" w:date="2026-10-18T00:28:22Z">
              <w:r>
                <w:rPr>
                  <w:rFonts w:ascii="Arial" w:cs="Arial" w:eastAsia="Arial" w:hAnsi="Arial"/>
                  <w:b w:val="false"/>
                  <w:bCs w:val="false"/>
                  <w:i w:val="false"/>
                  <w:iCs w:val="false"/>
                  <w:color w:val="000000"/>
                  <w:sz w:val="18"/>
                  <w:szCs w:val="18"/>
                </w:rPr>
                <w:delText xml:space="preserve">Power Law must be resolved before the Product or Quotient Law when it appears inside brackets</w:delText>
              </w:r>
            </w:del>
            <w:ins w:id="9170" w:author="Claude (AI) - proposed" w:date="2026-10-18T00:28:22Z">
              <w:r>
                <w:rPr>
                  <w:rFonts w:ascii="Arial" w:cs="Arial" w:eastAsia="Arial" w:hAnsi="Arial"/>
                  <w:b w:val="false"/>
                  <w:bCs w:val="false"/>
                  <w:i w:val="false"/>
                  <w:iCs w:val="false"/>
                  <w:color w:val="000000"/>
                  <w:sz w:val="18"/>
                  <w:szCs w:val="18"/>
                </w:rPr>
                <w:t xml:space="preserve">power sits inside the brackets, so it is simplified first</w:t>
              </w:r>
            </w:ins>
            <w:r>
              <w:rPr>
                <w:rFonts w:ascii="Arial" w:cs="Arial" w:eastAsia="Arial" w:hAnsi="Arial"/>
                <w:b w:val="false"/>
                <w:bCs w:val="false"/>
                <w:i w:val="false"/>
                <w:iCs w:val="false"/>
                <w:color w:val="000000"/>
                <w:sz w:val="18"/>
                <w:szCs w:val="18"/>
              </w:rPr>
              <w:t xml:space="preserve">. Expressing answers in index form keeps computations compact and comparable, exactly as scientists, journalists and government planners in Kenya require.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original phenomenon asked why a small superscript number like '7' in 4.8 × 10⁷ is so powerful for computation. This lesson demonstrates the full answer: the four laws make it possible not just to write large numbers compactly but to multiply, divide, and raise them to powers without ever expanding the full number. When </w:t>
            </w:r>
            <w:ins w:id="9171" w:author="Claude (AI) - proposed" w:date="2026-10-18T00:28:22Z">
              <w:r>
                <w:rPr>
                  <w:rFonts w:ascii="Arial" w:cs="Arial" w:eastAsia="Arial" w:hAnsi="Arial"/>
                  <w:b w:val="false"/>
                  <w:bCs w:val="false"/>
                  <w:i w:val="false"/>
                  <w:iCs w:val="false"/>
                  <w:color w:val="000000"/>
                  <w:sz w:val="18"/>
                  <w:szCs w:val="18"/>
                </w:rPr>
                <w:t xml:space="preserve">each of </w:t>
              </w:r>
            </w:ins>
            <w:r>
              <w:rPr>
                <w:rFonts w:ascii="Arial" w:cs="Arial" w:eastAsia="Arial" w:hAnsi="Arial"/>
                <w:b w:val="false"/>
                <w:bCs w:val="false"/>
                <w:i w:val="false"/>
                <w:iCs w:val="false"/>
                <w:color w:val="000000"/>
                <w:sz w:val="18"/>
                <w:szCs w:val="18"/>
              </w:rPr>
              <w:t xml:space="preserve">Kenya's </w:t>
            </w:r>
            <w:del w:id="9172" w:author="Claude (AI) - proposed" w:date="2026-10-18T00:28:22Z">
              <w:r>
                <w:rPr>
                  <w:rFonts w:ascii="Arial" w:cs="Arial" w:eastAsia="Arial" w:hAnsi="Arial"/>
                  <w:b w:val="false"/>
                  <w:bCs w:val="false"/>
                  <w:i w:val="false"/>
                  <w:iCs w:val="false"/>
                  <w:color w:val="000000"/>
                  <w:sz w:val="18"/>
                  <w:szCs w:val="18"/>
                </w:rPr>
                <w:delText xml:space="preserve">population is projected to grow by a factor of 10², the answer</w:delText>
              </w:r>
            </w:del>
            <w:ins w:id="9173" w:author="Claude (AI) - proposed" w:date="2026-10-18T00:28:22Z">
              <w:r>
                <w:rPr>
                  <w:rFonts w:ascii="Arial" w:cs="Arial" w:eastAsia="Arial" w:hAnsi="Arial"/>
                  <w:b w:val="false"/>
                  <w:bCs w:val="false"/>
                  <w:i w:val="false"/>
                  <w:iCs w:val="false"/>
                  <w:color w:val="000000"/>
                  <w:sz w:val="18"/>
                  <w:szCs w:val="18"/>
                </w:rPr>
                <w:t xml:space="preserve">4.8 × 10⁷ people is assumed to use 10² litres of water, the total of</w:t>
              </w:r>
            </w:ins>
            <w:r>
              <w:rPr>
                <w:rFonts w:ascii="Arial" w:cs="Arial" w:eastAsia="Arial" w:hAnsi="Arial"/>
                <w:b w:val="false"/>
                <w:bCs w:val="false"/>
                <w:i w:val="false"/>
                <w:iCs w:val="false"/>
                <w:color w:val="000000"/>
                <w:sz w:val="18"/>
                <w:szCs w:val="18"/>
              </w:rPr>
              <w:t xml:space="preserve"> 4.8 × 10⁹</w:t>
            </w:r>
            <w:ins w:id="9174" w:author="Claude (AI) - proposed" w:date="2026-10-18T00:28:22Z">
              <w:r>
                <w:rPr>
                  <w:rFonts w:ascii="Arial" w:cs="Arial" w:eastAsia="Arial" w:hAnsi="Arial"/>
                  <w:b w:val="false"/>
                  <w:bCs w:val="false"/>
                  <w:i w:val="false"/>
                  <w:iCs w:val="false"/>
                  <w:color w:val="000000"/>
                  <w:sz w:val="18"/>
                  <w:szCs w:val="18"/>
                </w:rPr>
                <w:t xml:space="preserve"> litres</w:t>
              </w:r>
            </w:ins>
            <w:r>
              <w:rPr>
                <w:rFonts w:ascii="Arial" w:cs="Arial" w:eastAsia="Arial" w:hAnsi="Arial"/>
                <w:b w:val="false"/>
                <w:bCs w:val="false"/>
                <w:i w:val="false"/>
                <w:iCs w:val="false"/>
                <w:color w:val="000000"/>
                <w:sz w:val="18"/>
                <w:szCs w:val="18"/>
              </w:rPr>
              <w:t xml:space="preserve"> is reached in one step using the Product Law — exactly the kind of efficient, unambiguous computation that makes index notation indispensable for anyone working with national-scale data.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p8hjkd2ryscszuug1nv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fy2b9o_t5qrbvizucxv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Real-Life Applications and Problem Solving — Explain &amp; DQB Refinement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all four laws of indices by applying them to authentic Kenyan contexts — national budget figures, ICT data storage, and Eldoret </w:t>
            </w:r>
            <w:del w:id="9175" w:author="Claude (AI) - proposed" w:date="2026-10-18T00:28:22Z">
              <w:r>
                <w:rPr>
                  <w:rFonts w:ascii="Arial" w:cs="Arial" w:eastAsia="Arial" w:hAnsi="Arial"/>
                  <w:b w:val="false"/>
                  <w:bCs w:val="false"/>
                  <w:i w:val="false"/>
                  <w:iCs w:val="false"/>
                  <w:color w:val="000000"/>
                  <w:sz w:val="18"/>
                  <w:szCs w:val="18"/>
                </w:rPr>
                <w:delText xml:space="preserve">altitude-adjusted athletics performance</w:delText>
              </w:r>
            </w:del>
            <w:ins w:id="9176" w:author="Claude (AI) - proposed" w:date="2026-10-18T00:28:22Z">
              <w:r>
                <w:rPr>
                  <w:rFonts w:ascii="Arial" w:cs="Arial" w:eastAsia="Arial" w:hAnsi="Arial"/>
                  <w:b w:val="false"/>
                  <w:bCs w:val="false"/>
                  <w:i w:val="false"/>
                  <w:iCs w:val="false"/>
                  <w:color w:val="000000"/>
                  <w:sz w:val="18"/>
                  <w:szCs w:val="18"/>
                </w:rPr>
                <w:t xml:space="preserve">athletes' training distances</w:t>
              </w:r>
            </w:ins>
            <w:r>
              <w:rPr>
                <w:rFonts w:ascii="Arial" w:cs="Arial" w:eastAsia="Arial" w:hAnsi="Arial"/>
                <w:b w:val="false"/>
                <w:bCs w:val="false"/>
                <w:i w:val="false"/>
                <w:iCs w:val="false"/>
                <w:color w:val="000000"/>
                <w:sz w:val="18"/>
                <w:szCs w:val="18"/>
              </w:rPr>
              <w:t xml:space="preserve"> — and articulate how index notation answers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how to: (a) express large and small real-world quantities in index/standard form; (b) apply the four laws of indices (product, quotient, power of a power, zero index) to simplify and compute with expressions in index form; (c) relate index notation to the anchoring phenomenon (Kenya's 2019 census figure 4.8 × 10⁷) and to new contextualised quantities.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apply the laws of indices in numerical computations set in Kenyan contexts; (b) convert between ordinary notation and index/standard form fluently; (c) justify solution steps using correct mathematical language; (d) present group solutions clearly and respond to peer questions; (e) revise and refine their Driving Question Board entries collaboratively.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utility and elegance of index notation for managing the large and small numbers that scientists, economists, government planners and journalists encounter every day in Kenya. They demonstrate unity and team spirit (a KICD value) while working on group tasks, and responsibility while leading and guiding peers through solution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laws of indices applied in real life? (KICD Key Inquiry Question 2) / Why are indices important? (KICD Key Inquiry Question 1)</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seventh lesson in the eight-lesson evidence-gathering sequence. Learners have previously predicted, observed patterns in repeated multiplication, deduced and practised all four laws of</w:t>
            </w:r>
            <w:del w:id="9177" w:author="Claude (AI) - proposed" w:date="2026-10-18T00:28:22Z">
              <w:r>
                <w:rPr>
                  <w:rFonts w:ascii="Arial" w:cs="Arial" w:eastAsia="Arial" w:hAnsi="Arial"/>
                  <w:b w:val="false"/>
                  <w:bCs w:val="false"/>
                  <w:i w:val="false"/>
                  <w:iCs w:val="false"/>
                  <w:color w:val="000000"/>
                  <w:sz w:val="18"/>
                  <w:szCs w:val="18"/>
                </w:rPr>
                <w:delText xml:space="preserve"> indices, and explored negative and fractional</w:delText>
              </w:r>
            </w:del>
            <w:r>
              <w:rPr>
                <w:rFonts w:ascii="Arial" w:cs="Arial" w:eastAsia="Arial" w:hAnsi="Arial"/>
                <w:b w:val="false"/>
                <w:bCs w:val="false"/>
                <w:i w:val="false"/>
                <w:iCs w:val="false"/>
                <w:color w:val="000000"/>
                <w:sz w:val="18"/>
                <w:szCs w:val="18"/>
              </w:rPr>
              <w:t xml:space="preserve"> indices. Lesson 7 is the Explain &amp; DQB Refinement lesson: learners transfer their accumulated understanding to three rich contextualised problems (national budget, ICT storage, athletics performance), present solutions publicly, address remaining DQB questions collaboratively, and produce a group consensus statement answering the driving question. Lesson 8 will complete the Model Building phase.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respectful discourse during group presentations; remind learners that mathematical errors are learning opportunities, not causes for ridicule. If digital devices are used to access the Kenya Education Cloud or currency/budget data, observe online safety guidelines as specified in the KICD curriculum design (Appendix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structured groups of four on three contextualised index-law problem sets drawn from Kenyan public data: (1) expressing Kenya's national budget (≈ KSh </w:t>
            </w:r>
            <w:del w:id="9178" w:author="Claude (AI) - proposed" w:date="2026-10-18T00:28:22Z">
              <w:r>
                <w:rPr>
                  <w:rFonts w:ascii="Arial" w:cs="Arial" w:eastAsia="Arial" w:hAnsi="Arial"/>
                  <w:b w:val="false"/>
                  <w:bCs w:val="false"/>
                  <w:i w:val="false"/>
                  <w:iCs w:val="false"/>
                  <w:color w:val="000000"/>
                  <w:sz w:val="18"/>
                  <w:szCs w:val="18"/>
                </w:rPr>
                <w:delText xml:space="preserve">4</w:delText>
              </w:r>
            </w:del>
            <w:ins w:id="9179" w:author="Claude (AI) - proposed" w:date="2026-10-18T00:28:22Z">
              <w:r>
                <w:rPr>
                  <w:rFonts w:ascii="Arial" w:cs="Arial" w:eastAsia="Arial" w:hAnsi="Arial"/>
                  <w:b w:val="false"/>
                  <w:bCs w:val="false"/>
                  <w:i w:val="false"/>
                  <w:iCs w:val="false"/>
                  <w:color w:val="000000"/>
                  <w:sz w:val="18"/>
                  <w:szCs w:val="18"/>
                </w:rPr>
                <w:t xml:space="preserve">3.7</w:t>
              </w:r>
            </w:ins>
            <w:r>
              <w:rPr>
                <w:rFonts w:ascii="Arial" w:cs="Arial" w:eastAsia="Arial" w:hAnsi="Arial"/>
                <w:b w:val="false"/>
                <w:bCs w:val="false"/>
                <w:i w:val="false"/>
                <w:iCs w:val="false"/>
                <w:color w:val="000000"/>
                <w:sz w:val="18"/>
                <w:szCs w:val="18"/>
              </w:rPr>
              <w:t xml:space="preserve"> × 10¹²) in index form and performing budget-ratio computations; (2) calculating total data storage for a school ICT lab using index multiplication and division laws; (3) </w:t>
            </w:r>
            <w:del w:id="9180" w:author="Claude (AI) - proposed" w:date="2026-10-18T00:28:22Z">
              <w:r>
                <w:rPr>
                  <w:rFonts w:ascii="Arial" w:cs="Arial" w:eastAsia="Arial" w:hAnsi="Arial"/>
                  <w:b w:val="false"/>
                  <w:bCs w:val="false"/>
                  <w:i w:val="false"/>
                  <w:iCs w:val="false"/>
                  <w:color w:val="000000"/>
                  <w:sz w:val="18"/>
                  <w:szCs w:val="18"/>
                </w:rPr>
                <w:delText xml:space="preserve">scaling altitude-adjusted performance figures for</w:delText>
              </w:r>
            </w:del>
            <w:ins w:id="9181" w:author="Claude (AI) - proposed" w:date="2026-10-18T00:28:22Z">
              <w:r>
                <w:rPr>
                  <w:rFonts w:ascii="Arial" w:cs="Arial" w:eastAsia="Arial" w:hAnsi="Arial"/>
                  <w:b w:val="false"/>
                  <w:bCs w:val="false"/>
                  <w:i w:val="false"/>
                  <w:iCs w:val="false"/>
                  <w:color w:val="000000"/>
                  <w:sz w:val="18"/>
                  <w:szCs w:val="18"/>
                </w:rPr>
                <w:t xml:space="preserve">totalling and comparing the training distances of</w:t>
              </w:r>
            </w:ins>
            <w:r>
              <w:rPr>
                <w:rFonts w:ascii="Arial" w:cs="Arial" w:eastAsia="Arial" w:hAnsi="Arial"/>
                <w:b w:val="false"/>
                <w:bCs w:val="false"/>
                <w:i w:val="false"/>
                <w:iCs w:val="false"/>
                <w:color w:val="000000"/>
                <w:sz w:val="18"/>
                <w:szCs w:val="18"/>
              </w:rPr>
              <w:t xml:space="preserve"> Eldoret athletes using the </w:t>
            </w:r>
            <w:ins w:id="9182" w:author="Claude (AI) - proposed" w:date="2026-10-18T00:28:22Z">
              <w:r>
                <w:rPr>
                  <w:rFonts w:ascii="Arial" w:cs="Arial" w:eastAsia="Arial" w:hAnsi="Arial"/>
                  <w:b w:val="false"/>
                  <w:bCs w:val="false"/>
                  <w:i w:val="false"/>
                  <w:iCs w:val="false"/>
                  <w:color w:val="000000"/>
                  <w:sz w:val="18"/>
                  <w:szCs w:val="18"/>
                </w:rPr>
                <w:t xml:space="preserve">product, </w:t>
              </w:r>
            </w:ins>
            <w:r>
              <w:rPr>
                <w:rFonts w:ascii="Arial" w:cs="Arial" w:eastAsia="Arial" w:hAnsi="Arial"/>
                <w:b w:val="false"/>
                <w:bCs w:val="false"/>
                <w:i w:val="false"/>
                <w:iCs w:val="false"/>
                <w:color w:val="000000"/>
                <w:sz w:val="18"/>
                <w:szCs w:val="18"/>
              </w:rPr>
              <w:t xml:space="preserve">power-of-a-power</w:t>
            </w:r>
            <w:ins w:id="9183" w:author="Claude (AI) - proposed" w:date="2026-10-18T00:28:22Z">
              <w:r>
                <w:rPr>
                  <w:rFonts w:ascii="Arial" w:cs="Arial" w:eastAsia="Arial" w:hAnsi="Arial"/>
                  <w:b w:val="false"/>
                  <w:bCs w:val="false"/>
                  <w:i w:val="false"/>
                  <w:iCs w:val="false"/>
                  <w:color w:val="000000"/>
                  <w:sz w:val="18"/>
                  <w:szCs w:val="18"/>
                </w:rPr>
                <w:t xml:space="preserve">, quotient</w:t>
              </w:r>
            </w:ins>
            <w:r>
              <w:rPr>
                <w:rFonts w:ascii="Arial" w:cs="Arial" w:eastAsia="Arial" w:hAnsi="Arial"/>
                <w:b w:val="false"/>
                <w:bCs w:val="false"/>
                <w:i w:val="false"/>
                <w:iCs w:val="false"/>
                <w:color w:val="000000"/>
                <w:sz w:val="18"/>
                <w:szCs w:val="18"/>
              </w:rPr>
              <w:t xml:space="preserve"> and zero-index rules. Each group presents one problem set to the class, justifying every index-law step. The lesson closes with a whole-class DQB refinement session in which remaining sticky-note questions are answered collaboratively and learners co-author a consensus answer to the driving question. Throughout, the teacher uses cold-calling, targeted questioning, and a gallery-walk formative check to surface and address residual misconceptions before the final Model Building lesson.</w:t>
            </w:r>
            <w:ins w:id="9184" w:author="Claude (AI) - proposed" w:date="2026-10-18T00:28:22Z">
              <w:r>
                <w:rPr>
                  <w:rFonts w:ascii="Arial" w:cs="Arial" w:eastAsia="Arial" w:hAnsi="Arial"/>
                  <w:b w:val="false"/>
                  <w:bCs w:val="false"/>
                  <w:i w:val="false"/>
                  <w:iCs w:val="false"/>
                  <w:color w:val="000000"/>
                  <w:sz w:val="18"/>
                  <w:szCs w:val="18"/>
                </w:rPr>
                <w:t xml:space="preserve"> PACING GUIDE (80 min; this overrides longer times in the phases): Predict 6, Observe 22 (20 minutes of group work + 2 to set up), Explain 22 (three presentations of 4 minutes each with a 2-minute discussion after each = 18, plus 4 for the prediction vote), Driving Question Board 15 (3 minutes of individual answers, about 6 minutes to discuss at most four 'Still not sure' notes, 4 minutes for the personal statement, 2 to move around), Model Building 15 (8 minutes on the model + 5 on the Exit Card + 2 closing).</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5d9rh2gtcidkuzd8_gyl">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s1xq9b6oyc3nhkqoh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tc8my0q28pkfe4tr3fwc">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4dx84ohmresa4fvnwc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a projected side-by-side display: on the left, Kenya's 2019 census figure written in full (47,564,296) beside Kenya's 2023/24 national budget written in full (KSh 3,682,000,000,000). On the right, the same two numbers written as 4.8 × 10⁷ and ≈ 3.7 × 10¹². Learners individually write answers to two prompt questions in their exercise books: (a) 'Without calculating, predict — if the government allocates roughly one-quarter of the budget to education, what will that allocation look like in index form?' and (b) 'A journalist wants to find how many </w:t>
            </w:r>
            <w:del w:id="9185" w:author="Claude (AI) - proposed" w:date="2026-10-18T00:28:22Z">
              <w:r>
                <w:rPr>
                  <w:rFonts w:ascii="Arial" w:cs="Arial" w:eastAsia="Arial" w:hAnsi="Arial"/>
                  <w:b w:val="false"/>
                  <w:bCs w:val="false"/>
                  <w:i w:val="false"/>
                  <w:iCs w:val="false"/>
                  <w:color w:val="000000"/>
                  <w:sz w:val="18"/>
                  <w:szCs w:val="18"/>
                </w:rPr>
                <w:delText xml:space="preserve">times larger the budget is than the total population</w:delText>
              </w:r>
            </w:del>
            <w:ins w:id="9186" w:author="Claude (AI) - proposed" w:date="2026-10-18T00:28:22Z">
              <w:r>
                <w:rPr>
                  <w:rFonts w:ascii="Arial" w:cs="Arial" w:eastAsia="Arial" w:hAnsi="Arial"/>
                  <w:b w:val="false"/>
                  <w:bCs w:val="false"/>
                  <w:i w:val="false"/>
                  <w:iCs w:val="false"/>
                  <w:color w:val="000000"/>
                  <w:sz w:val="18"/>
                  <w:szCs w:val="18"/>
                </w:rPr>
                <w:t xml:space="preserve">shillings of the budget there are for each person</w:t>
              </w:r>
            </w:ins>
            <w:r>
              <w:rPr>
                <w:rFonts w:ascii="Arial" w:cs="Arial" w:eastAsia="Arial" w:hAnsi="Arial"/>
                <w:b w:val="false"/>
                <w:bCs w:val="false"/>
                <w:i w:val="false"/>
                <w:iCs w:val="false"/>
                <w:color w:val="000000"/>
                <w:sz w:val="18"/>
                <w:szCs w:val="18"/>
              </w:rPr>
              <w:t xml:space="preserve"> counted in the census</w:t>
            </w:r>
            <w:ins w:id="9187" w:author="Claude (AI) - proposed" w:date="2026-10-18T00:28:22Z">
              <w:r>
                <w:rPr>
                  <w:rFonts w:ascii="Arial" w:cs="Arial" w:eastAsia="Arial" w:hAnsi="Arial"/>
                  <w:b w:val="false"/>
                  <w:bCs w:val="false"/>
                  <w:i w:val="false"/>
                  <w:iCs w:val="false"/>
                  <w:color w:val="000000"/>
                  <w:sz w:val="18"/>
                  <w:szCs w:val="18"/>
                </w:rPr>
                <w:t xml:space="preserve"> (budget ÷ population)</w:t>
              </w:r>
            </w:ins>
            <w:r>
              <w:rPr>
                <w:rFonts w:ascii="Arial" w:cs="Arial" w:eastAsia="Arial" w:hAnsi="Arial"/>
                <w:b w:val="false"/>
                <w:bCs w:val="false"/>
                <w:i w:val="false"/>
                <w:iCs w:val="false"/>
                <w:color w:val="000000"/>
                <w:sz w:val="18"/>
                <w:szCs w:val="18"/>
              </w:rPr>
              <w:t xml:space="preserve">. Predict: will the exponent</w:t>
            </w:r>
            <w:ins w:id="9188" w:author="Claude (AI) - proposed" w:date="2026-10-18T00:28:22Z">
              <w:r>
                <w:rPr>
                  <w:rFonts w:ascii="Arial" w:cs="Arial" w:eastAsia="Arial" w:hAnsi="Arial"/>
                  <w:b w:val="false"/>
                  <w:bCs w:val="false"/>
                  <w:i w:val="false"/>
                  <w:iCs w:val="false"/>
                  <w:color w:val="000000"/>
                  <w:sz w:val="18"/>
                  <w:szCs w:val="18"/>
                </w:rPr>
                <w:t xml:space="preserve"> of 10</w:t>
              </w:r>
            </w:ins>
            <w:r>
              <w:rPr>
                <w:rFonts w:ascii="Arial" w:cs="Arial" w:eastAsia="Arial" w:hAnsi="Arial"/>
                <w:b w:val="false"/>
                <w:bCs w:val="false"/>
                <w:i w:val="false"/>
                <w:iCs w:val="false"/>
                <w:color w:val="000000"/>
                <w:sz w:val="18"/>
                <w:szCs w:val="18"/>
              </w:rPr>
              <w:t xml:space="preserve"> in the answer be positive, negative, or zero? Why?' After 3 minutes of individual thinking, learners share predictions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two-card phenomenon visual (same visual first shown in Lesson 1) using the projector or a large printed poster. Say verbatim: 'We have been investigating why scientists, economists and government planners use these small superscript numbers. Today you will use every law you have discovered to tackle real Kenyan data. Before we compute anything — predict.' Distribute the prediction slip (or direct learners to open Exercise Books to a fresh page). Allow 3 minutes of silent individual writing — enforce silence with a visible countdown timer. After 3 minutes, say: 'Turn to your shoulder partner. You have 90 seconds — compare predictions and note one agreement and one disagreement.' Call on THREE cold-call pairs (use the class register, pick rows 1, 3, and 5) to share one disagreement each. Record key prediction words — 'positive exponent', 'negative exponent', 'subtract the powers' — on the board in a 'Predictions' column. Do NOT confirm or correct yet. Say: 'Hold those predictions — the problems you work on today will tell you whether you were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by requiring learners to commit to a written prediction before instruction, the teacher activates prior knowledge of index laws and creates cognitive dissonance that motivates engagement with the application tasks. Recording predictions publicly on the board means learners can revisit and self-correct during the Explain phase, deepening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(2 full laps of the room). Observable indicator of readiness: learner has written a prediction that references at least one index law by name (e.g., 'quotient law — subtract exponents'). Flag any learner whose prediction slip is blank or shows only a number with no reasoning — provide a one-to-one prompt: 'What law did we discover that tells us what happens when we divide two powers with the same base?'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pm4bxnudg2d2rg33zmg5">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fazqntk6i-kfcevyl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cfkfxtivf3ii-tcvkv8z">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ciugqtns_yru6o_opp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 pre-assigned groups of four (Groups A–F for a class of 24; adjust proportionally). Each group receives a laminated Problem Card and a large sheet of manila paper for their solution poster. All three problem sets are distributed so that at least two groups tackle each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SET 1 — National Budget (Groups A &amp; B): Kenya's 2023/24 national budget was approximately KSh 3.7 × 10¹². The education sector received approximately KSh 5.9 × 10¹¹. (i) </w:t>
            </w:r>
            <w:del w:id="9189" w:author="Claude (AI) - proposed" w:date="2026-10-18T00:28:22Z">
              <w:r>
                <w:rPr>
                  <w:rFonts w:ascii="Arial" w:cs="Arial" w:eastAsia="Arial" w:hAnsi="Arial"/>
                  <w:b w:val="false"/>
                  <w:bCs w:val="false"/>
                  <w:i w:val="false"/>
                  <w:iCs w:val="false"/>
                  <w:color w:val="000000"/>
                  <w:sz w:val="18"/>
                  <w:szCs w:val="18"/>
                </w:rPr>
                <w:delText xml:space="preserve">Express the total budget and the education allocation each as a single</w:delText>
              </w:r>
            </w:del>
            <w:ins w:id="9190" w:author="Claude (AI) - proposed" w:date="2026-10-18T00:28:22Z">
              <w:r>
                <w:rPr>
                  <w:rFonts w:ascii="Arial" w:cs="Arial" w:eastAsia="Arial" w:hAnsi="Arial"/>
                  <w:b w:val="false"/>
                  <w:bCs w:val="false"/>
                  <w:i w:val="false"/>
                  <w:iCs w:val="false"/>
                  <w:color w:val="000000"/>
                  <w:sz w:val="18"/>
                  <w:szCs w:val="18"/>
                </w:rPr>
                <w:t xml:space="preserve">Write down the</w:t>
              </w:r>
            </w:ins>
            <w:r>
              <w:rPr>
                <w:rFonts w:ascii="Arial" w:cs="Arial" w:eastAsia="Arial" w:hAnsi="Arial"/>
                <w:b w:val="false"/>
                <w:bCs w:val="false"/>
                <w:i w:val="false"/>
                <w:iCs w:val="false"/>
                <w:color w:val="000000"/>
                <w:sz w:val="18"/>
                <w:szCs w:val="18"/>
              </w:rPr>
              <w:t xml:space="preserve"> power of 10 </w:t>
            </w:r>
            <w:del w:id="9191" w:author="Claude (AI) - proposed" w:date="2026-10-18T00:28:22Z">
              <w:r>
                <w:rPr>
                  <w:rFonts w:ascii="Arial" w:cs="Arial" w:eastAsia="Arial" w:hAnsi="Arial"/>
                  <w:b w:val="false"/>
                  <w:bCs w:val="false"/>
                  <w:i w:val="false"/>
                  <w:iCs w:val="false"/>
                  <w:color w:val="000000"/>
                  <w:sz w:val="18"/>
                  <w:szCs w:val="18"/>
                </w:rPr>
                <w:delText xml:space="preserve">(round to nearest power)</w:delText>
              </w:r>
            </w:del>
            <w:ins w:id="9192" w:author="Claude (AI) - proposed" w:date="2026-10-18T00:28:22Z">
              <w:r>
                <w:rPr>
                  <w:rFonts w:ascii="Arial" w:cs="Arial" w:eastAsia="Arial" w:hAnsi="Arial"/>
                  <w:b w:val="false"/>
                  <w:bCs w:val="false"/>
                  <w:i w:val="false"/>
                  <w:iCs w:val="false"/>
                  <w:color w:val="000000"/>
                  <w:sz w:val="18"/>
                  <w:szCs w:val="18"/>
                </w:rPr>
                <w:t xml:space="preserve">in each figure</w:t>
              </w:r>
            </w:ins>
            <w:r>
              <w:rPr>
                <w:rFonts w:ascii="Arial" w:cs="Arial" w:eastAsia="Arial" w:hAnsi="Arial"/>
                <w:b w:val="false"/>
                <w:bCs w:val="false"/>
                <w:i w:val="false"/>
                <w:iCs w:val="false"/>
                <w:color w:val="000000"/>
                <w:sz w:val="18"/>
                <w:szCs w:val="18"/>
              </w:rPr>
              <w:t xml:space="preserve">. (ii) </w:t>
            </w:r>
            <w:del w:id="9193" w:author="Claude (AI) - proposed" w:date="2026-10-18T00:28:22Z">
              <w:r>
                <w:rPr>
                  <w:rFonts w:ascii="Arial" w:cs="Arial" w:eastAsia="Arial" w:hAnsi="Arial"/>
                  <w:b w:val="false"/>
                  <w:bCs w:val="false"/>
                  <w:i w:val="false"/>
                  <w:iCs w:val="false"/>
                  <w:color w:val="000000"/>
                  <w:sz w:val="18"/>
                  <w:szCs w:val="18"/>
                </w:rPr>
                <w:delText xml:space="preserve">Using</w:delText>
              </w:r>
            </w:del>
            <w:ins w:id="9194" w:author="Claude (AI) - proposed" w:date="2026-10-18T00:28:22Z">
              <w:r>
                <w:rPr>
                  <w:rFonts w:ascii="Arial" w:cs="Arial" w:eastAsia="Arial" w:hAnsi="Arial"/>
                  <w:b w:val="false"/>
                  <w:bCs w:val="false"/>
                  <w:i w:val="false"/>
                  <w:iCs w:val="false"/>
                  <w:color w:val="000000"/>
                  <w:sz w:val="18"/>
                  <w:szCs w:val="18"/>
                </w:rPr>
                <w:t xml:space="preserve">Use</w:t>
              </w:r>
            </w:ins>
            <w:r>
              <w:rPr>
                <w:rFonts w:ascii="Arial" w:cs="Arial" w:eastAsia="Arial" w:hAnsi="Arial"/>
                <w:b w:val="false"/>
                <w:bCs w:val="false"/>
                <w:i w:val="false"/>
                <w:iCs w:val="false"/>
                <w:color w:val="000000"/>
                <w:sz w:val="18"/>
                <w:szCs w:val="18"/>
              </w:rPr>
              <w:t xml:space="preserve"> the quotient law</w:t>
            </w:r>
            <w:del w:id="9195" w:author="Claude (AI) - proposed" w:date="2026-10-18T00:28:22Z">
              <w:r>
                <w:rPr>
                  <w:rFonts w:ascii="Arial" w:cs="Arial" w:eastAsia="Arial" w:hAnsi="Arial"/>
                  <w:b w:val="false"/>
                  <w:bCs w:val="false"/>
                  <w:i w:val="false"/>
                  <w:iCs w:val="false"/>
                  <w:color w:val="000000"/>
                  <w:sz w:val="18"/>
                  <w:szCs w:val="18"/>
                </w:rPr>
                <w:delText xml:space="preserve">, calculate the ratio of the total budget to</w:delText>
              </w:r>
            </w:del>
            <w:ins w:id="9196" w:author="Claude (AI) - proposed" w:date="2026-10-18T00:28:22Z">
              <w:r>
                <w:rPr>
                  <w:rFonts w:ascii="Arial" w:cs="Arial" w:eastAsia="Arial" w:hAnsi="Arial"/>
                  <w:b w:val="false"/>
                  <w:bCs w:val="false"/>
                  <w:i w:val="false"/>
                  <w:iCs w:val="false"/>
                  <w:color w:val="000000"/>
                  <w:sz w:val="18"/>
                  <w:szCs w:val="18"/>
                </w:rPr>
                <w:t xml:space="preserve"> on the powers of 10 to work out 10¹² ÷ 10¹¹, then divide the coefficients (3.7 ÷ 5.9, to 2 decimal places) and combine them to find roughly how many times larger the budget is than</w:t>
              </w:r>
            </w:ins>
            <w:r>
              <w:rPr>
                <w:rFonts w:ascii="Arial" w:cs="Arial" w:eastAsia="Arial" w:hAnsi="Arial"/>
                <w:b w:val="false"/>
                <w:bCs w:val="false"/>
                <w:i w:val="false"/>
                <w:iCs w:val="false"/>
                <w:color w:val="000000"/>
                <w:sz w:val="18"/>
                <w:szCs w:val="18"/>
              </w:rPr>
              <w:t xml:space="preserve"> the education allocation. </w:t>
            </w:r>
            <w:del w:id="9197" w:author="Claude (AI) - proposed" w:date="2026-10-18T00:28:22Z">
              <w:r>
                <w:rPr>
                  <w:rFonts w:ascii="Arial" w:cs="Arial" w:eastAsia="Arial" w:hAnsi="Arial"/>
                  <w:b w:val="false"/>
                  <w:bCs w:val="false"/>
                  <w:i w:val="false"/>
                  <w:iCs w:val="false"/>
                  <w:color w:val="000000"/>
                  <w:sz w:val="18"/>
                  <w:szCs w:val="18"/>
                </w:rPr>
                <w:delText xml:space="preserve">Express your answer in index form and as an ordinary number. </w:delText>
              </w:r>
            </w:del>
            <w:r>
              <w:rPr>
                <w:rFonts w:ascii="Arial" w:cs="Arial" w:eastAsia="Arial" w:hAnsi="Arial"/>
                <w:b w:val="false"/>
                <w:bCs w:val="false"/>
                <w:i w:val="false"/>
                <w:iCs w:val="false"/>
                <w:color w:val="000000"/>
                <w:sz w:val="18"/>
                <w:szCs w:val="18"/>
              </w:rPr>
              <w:t xml:space="preserve">(iii) </w:t>
            </w:r>
            <w:del w:id="9198" w:author="Claude (AI) - proposed" w:date="2026-10-18T00:28:22Z">
              <w:r>
                <w:rPr>
                  <w:rFonts w:ascii="Arial" w:cs="Arial" w:eastAsia="Arial" w:hAnsi="Arial"/>
                  <w:b w:val="false"/>
                  <w:bCs w:val="false"/>
                  <w:i w:val="false"/>
                  <w:iCs w:val="false"/>
                  <w:color w:val="000000"/>
                  <w:sz w:val="18"/>
                  <w:szCs w:val="18"/>
                </w:rPr>
                <w:delText xml:space="preserve">If next year's budget grows by a factor of 10², what will the new budget be</w:delText>
              </w:r>
            </w:del>
            <w:ins w:id="9199" w:author="Claude (AI) - proposed" w:date="2026-10-18T00:28:22Z">
              <w:r>
                <w:rPr>
                  <w:rFonts w:ascii="Arial" w:cs="Arial" w:eastAsia="Arial" w:hAnsi="Arial"/>
                  <w:b w:val="false"/>
                  <w:bCs w:val="false"/>
                  <w:i w:val="false"/>
                  <w:iCs w:val="false"/>
                  <w:color w:val="000000"/>
                  <w:sz w:val="18"/>
                  <w:szCs w:val="18"/>
                </w:rPr>
                <w:t xml:space="preserve">Suppose the education allocation is shared equally among 10⁴ schools. Use the quotient law to find each school's share</w:t>
              </w:r>
            </w:ins>
            <w:r>
              <w:rPr>
                <w:rFonts w:ascii="Arial" w:cs="Arial" w:eastAsia="Arial" w:hAnsi="Arial"/>
                <w:b w:val="false"/>
                <w:bCs w:val="false"/>
                <w:i w:val="false"/>
                <w:iCs w:val="false"/>
                <w:color w:val="000000"/>
                <w:sz w:val="18"/>
                <w:szCs w:val="18"/>
              </w:rPr>
              <w:t xml:space="preserve"> in standard form</w:t>
            </w:r>
            <w:del w:id="9200" w:author="Claude (AI) - proposed" w:date="2026-10-18T00:28:22Z">
              <w:r>
                <w:rPr>
                  <w:rFonts w:ascii="Arial" w:cs="Arial" w:eastAsia="Arial" w:hAnsi="Arial"/>
                  <w:b w:val="false"/>
                  <w:bCs w:val="false"/>
                  <w:i w:val="false"/>
                  <w:iCs w:val="false"/>
                  <w:color w:val="000000"/>
                  <w:sz w:val="18"/>
                  <w:szCs w:val="18"/>
                </w:rPr>
                <w:delText xml:space="preserve">?</w:delText>
              </w:r>
            </w:del>
            <w:ins w:id="9201" w:author="Claude (AI) - proposed" w:date="2026-10-18T00:28:22Z">
              <w:r>
                <w:rPr>
                  <w:rFonts w:ascii="Arial" w:cs="Arial" w:eastAsia="Arial" w:hAnsi="Arial"/>
                  <w:b w:val="false"/>
                  <w:bCs w:val="false"/>
                  <w:i w:val="false"/>
                  <w:iCs w:val="false"/>
                  <w:color w:val="000000"/>
                  <w:sz w:val="18"/>
                  <w:szCs w:val="18"/>
                </w:rPr>
                <w:t xml:space="preserve">.</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SET 2 — ICT Lab Data Storage (Groups C &amp; D): Mwangi Secondary School, Nairobi, is equipping an ICT lab. Each of the </w:t>
            </w:r>
            <w:del w:id="9202" w:author="Claude (AI) - proposed" w:date="2026-10-18T00:28:22Z">
              <w:r>
                <w:rPr>
                  <w:rFonts w:ascii="Arial" w:cs="Arial" w:eastAsia="Arial" w:hAnsi="Arial"/>
                  <w:b w:val="false"/>
                  <w:bCs w:val="false"/>
                  <w:i w:val="false"/>
                  <w:iCs w:val="false"/>
                  <w:color w:val="000000"/>
                  <w:sz w:val="18"/>
                  <w:szCs w:val="18"/>
                </w:rPr>
                <w:delText xml:space="preserve">3²</w:delText>
              </w:r>
            </w:del>
            <w:ins w:id="9203" w:author="Claude (AI) - proposed" w:date="2026-10-18T00:28:22Z">
              <w:r>
                <w:rPr>
                  <w:rFonts w:ascii="Arial" w:cs="Arial" w:eastAsia="Arial" w:hAnsi="Arial"/>
                  <w:b w:val="false"/>
                  <w:bCs w:val="false"/>
                  <w:i w:val="false"/>
                  <w:iCs w:val="false"/>
                  <w:color w:val="000000"/>
                  <w:sz w:val="18"/>
                  <w:szCs w:val="18"/>
                </w:rPr>
                <w:t xml:space="preserve">2⁴</w:t>
              </w:r>
            </w:ins>
            <w:r>
              <w:rPr>
                <w:rFonts w:ascii="Arial" w:cs="Arial" w:eastAsia="Arial" w:hAnsi="Arial"/>
                <w:b w:val="false"/>
                <w:bCs w:val="false"/>
                <w:i w:val="false"/>
                <w:iCs w:val="false"/>
                <w:color w:val="000000"/>
                <w:sz w:val="18"/>
                <w:szCs w:val="18"/>
              </w:rPr>
              <w:t xml:space="preserve"> computers has a hard drive of 2¹⁰ gigabytes. (i) Use the product law to find the total storage in the lab. Express your answer as a single index expression and in ordinary form. (ii) The school server holds 2¹⁵ GB. Using the quotient law, find how many times larger the server is than one computer's hard drive. (iii) A </w:t>
            </w:r>
            <w:del w:id="9204" w:author="Claude (AI) - proposed" w:date="2026-10-18T00:28:22Z">
              <w:r>
                <w:rPr>
                  <w:rFonts w:ascii="Arial" w:cs="Arial" w:eastAsia="Arial" w:hAnsi="Arial"/>
                  <w:b w:val="false"/>
                  <w:bCs w:val="false"/>
                  <w:i w:val="false"/>
                  <w:iCs w:val="false"/>
                  <w:color w:val="000000"/>
                  <w:sz w:val="18"/>
                  <w:szCs w:val="18"/>
                </w:rPr>
                <w:delText xml:space="preserve">USB stick holds 2⁷ GB</w:delText>
              </w:r>
            </w:del>
            <w:ins w:id="9205" w:author="Claude (AI) - proposed" w:date="2026-10-18T00:28:22Z">
              <w:r>
                <w:rPr>
                  <w:rFonts w:ascii="Arial" w:cs="Arial" w:eastAsia="Arial" w:hAnsi="Arial"/>
                  <w:b w:val="false"/>
                  <w:bCs w:val="false"/>
                  <w:i w:val="false"/>
                  <w:iCs w:val="false"/>
                  <w:color w:val="000000"/>
                  <w:sz w:val="18"/>
                  <w:szCs w:val="18"/>
                </w:rPr>
                <w:t xml:space="preserve">shop stocks (2³)² USB sticks of 2⁷ GB each</w:t>
              </w:r>
            </w:ins>
            <w:r>
              <w:rPr>
                <w:rFonts w:ascii="Arial" w:cs="Arial" w:eastAsia="Arial" w:hAnsi="Arial"/>
                <w:b w:val="false"/>
                <w:bCs w:val="false"/>
                <w:i w:val="false"/>
                <w:iCs w:val="false"/>
                <w:color w:val="000000"/>
                <w:sz w:val="18"/>
                <w:szCs w:val="18"/>
              </w:rPr>
              <w:t xml:space="preserve">. Using the power-of-a-power law</w:t>
            </w:r>
            <w:del w:id="9206" w:author="Claude (AI) - proposed" w:date="2026-10-18T00:28:22Z">
              <w:r>
                <w:rPr>
                  <w:rFonts w:ascii="Arial" w:cs="Arial" w:eastAsia="Arial" w:hAnsi="Arial"/>
                  <w:b w:val="false"/>
                  <w:bCs w:val="false"/>
                  <w:i w:val="false"/>
                  <w:iCs w:val="false"/>
                  <w:color w:val="000000"/>
                  <w:sz w:val="18"/>
                  <w:szCs w:val="18"/>
                </w:rPr>
                <w:delText xml:space="preserve">, find the capacity (in GB) of a stack of (2⁷)² such sticks</w:delText>
              </w:r>
            </w:del>
            <w:ins w:id="9207" w:author="Claude (AI) - proposed" w:date="2026-10-18T00:28:22Z">
              <w:r>
                <w:rPr>
                  <w:rFonts w:ascii="Arial" w:cs="Arial" w:eastAsia="Arial" w:hAnsi="Arial"/>
                  <w:b w:val="false"/>
                  <w:bCs w:val="false"/>
                  <w:i w:val="false"/>
                  <w:iCs w:val="false"/>
                  <w:color w:val="000000"/>
                  <w:sz w:val="18"/>
                  <w:szCs w:val="18"/>
                </w:rPr>
                <w:t xml:space="preserve"> and then the product law, find their total capacity in GB</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rPr>
                <w:ins w:id="9209" w:author="Claude (AI) - proposed" w:date="2026-10-18T00:28:22Z"/>
              </w:rPr>
            </w:pPr>
            <w:ins w:id="9208" w:author="Claude (AI) - proposed" w:date="2026-10-18T00:28:22Z">
              <w:r>
                <w:rPr>
                  <w:rFonts w:ascii="Arial" w:cs="Arial" w:eastAsia="Arial" w:hAnsi="Arial"/>
                  <w:b w:val="false"/>
                  <w:bCs w:val="false"/>
                  <w:i w:val="false"/>
                  <w:iCs w:val="false"/>
                  <w:color w:val="000000"/>
                  <w:sz w:val="18"/>
                  <w:szCs w:val="18"/>
                </w:rPr>
                <w:t xml:space="preserve">–  PROBLEM SET 3 — Eldoret Athletics Training (Groups E &amp; F): A training camp near Eldoret records the work of its distance runners. (i) A runner covers 10⁴ m in one session and completes 10² sessions in a season. Use the product law to find the season's distance in metres as a single power of 10, then use the quotient law to change it to kilometres (10⁶ ÷ 10³). (ii) The camp has 2⁶ athletes and in one training block each runs (2²)² km. Use the power-of-a-power law and then the product law to find the camp's total distance in km as a single power of 2, and evaluate it. (iii) Two runners each log 10³ km in a season. Use the quotient law to write the ratio of their distances, 10³ ÷ 10³, as a power of 10, and explain in words what the answer means.</w:t>
              </w:r>
            </w:ins>
          </w:p>
          <w:p>
            <w:pPr>
              <w:spacing w:after="30" w:before="0"/>
              <w:ind w:left="360" w:hanging="180"/>
              <w:jc w:val="left"/>
              <w:rPr>
                <w:del w:id="9211" w:author="Claude (AI) - proposed" w:date="2026-10-18T00:28:22Z"/>
              </w:rPr>
            </w:pPr>
            <w:del w:id="9210" w:author="Claude (AI) - proposed" w:date="2026-10-18T00:28:22Z">
              <w:r>
                <w:rPr>
                  <w:rFonts w:ascii="Arial" w:cs="Arial" w:eastAsia="Arial" w:hAnsi="Arial"/>
                  <w:b w:val="false"/>
                  <w:bCs w:val="false"/>
                  <w:i w:val="false"/>
                  <w:iCs w:val="false"/>
                  <w:color w:val="000000"/>
                  <w:sz w:val="18"/>
                  <w:szCs w:val="18"/>
                </w:rPr>
                <w:delText xml:space="preserve">–  PROBLEM SET 3 — Eldoret Athletics Performance (Groups E &amp; F): A sports scientist in Eldoret records a baseline VO₂ max score for a runner as 6.4 × 10¹ mL/kg/min. At altitude, performance data is scaled by a factor of (10¹)⁰. (i) Apply the zero-index rule to simplify the scaling factor and explain in words what it means for the measurement. (ii) The scientist compares three runners whose scores are 6.4 × 10¹, 3.2 × 10¹, and 1.6 × 10¹. Express the ratio of the fastest to the slowest score using the quotient law. (iii) If the scientist wants to express her data in units of 10³ mL/kg/min (i.e., per litre per kg per min), rewrite 6.4 × 10¹ accordingly and state the new coefficient.</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Each group prepares a solution poster showing: all working in index form, the law used at each step labelled by name, and a one-sentence 'So What?' connecting their result back to the driving question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and distribute problem cards and manila paper. Say: 'You have 20 minutes. Every step of your working must name the index law you are using — write the law name in the margin beside each step, exactly as we recorded them on our Laws Wall. Your poster must end with a sentence beginning: "This shows that the small superscript number is powerful because…"' Set a visible 20-minute countdown.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using the following targeted move sequence:</w:t>
            </w:r>
          </w:p>
          <w:p>
            <w:pPr>
              <w:keepNext w:val="false"/>
              <w:spacing w:after="40" w:before="0"/>
              <w:jc w:val="left"/>
            </w:pPr>
            <w:r>
              <w:rPr>
                <w:rFonts w:ascii="Arial" w:cs="Arial" w:eastAsia="Arial" w:hAnsi="Arial"/>
                <w:b w:val="false"/>
                <w:bCs w:val="false"/>
                <w:i w:val="false"/>
                <w:iCs w:val="false"/>
                <w:color w:val="000000"/>
                <w:sz w:val="18"/>
                <w:szCs w:val="18"/>
              </w:rPr>
              <w:t xml:space="preserve">— Minutes 0–5: visit every group once; check that learners have correctly identified the base and exponent in their given quantities. If a group is stuck on Problem Set 1(i), prompt: 'What does the definition of standard form tell us about the coefficient?' (WAIT 10 seconds before elaborating.)</w:t>
            </w:r>
          </w:p>
          <w:p>
            <w:pPr>
              <w:keepNext w:val="false"/>
              <w:spacing w:after="40" w:before="0"/>
              <w:jc w:val="left"/>
            </w:pPr>
            <w:r>
              <w:rPr>
                <w:rFonts w:ascii="Arial" w:cs="Arial" w:eastAsia="Arial" w:hAnsi="Arial"/>
                <w:b w:val="false"/>
                <w:bCs w:val="false"/>
                <w:i w:val="false"/>
                <w:iCs w:val="false"/>
                <w:color w:val="000000"/>
                <w:sz w:val="18"/>
                <w:szCs w:val="18"/>
              </w:rPr>
              <w:t xml:space="preserve">— Minutes 5–15: focus on groups showing misconceptions. Anticipated misconception A (</w:t>
            </w:r>
            <w:del w:id="9212" w:author="Claude (AI) - proposed" w:date="2026-10-18T00:28:22Z">
              <w:r>
                <w:rPr>
                  <w:rFonts w:ascii="Arial" w:cs="Arial" w:eastAsia="Arial" w:hAnsi="Arial"/>
                  <w:b w:val="false"/>
                  <w:bCs w:val="false"/>
                  <w:i w:val="false"/>
                  <w:iCs w:val="false"/>
                  <w:color w:val="000000"/>
                  <w:sz w:val="18"/>
                  <w:szCs w:val="18"/>
                </w:rPr>
                <w:delText xml:space="preserve">Product</w:delText>
              </w:r>
            </w:del>
            <w:ins w:id="9213" w:author="Claude (AI) - proposed" w:date="2026-10-18T00:28:22Z">
              <w:r>
                <w:rPr>
                  <w:rFonts w:ascii="Arial" w:cs="Arial" w:eastAsia="Arial" w:hAnsi="Arial"/>
                  <w:b w:val="false"/>
                  <w:bCs w:val="false"/>
                  <w:i w:val="false"/>
                  <w:iCs w:val="false"/>
                  <w:color w:val="000000"/>
                  <w:sz w:val="18"/>
                  <w:szCs w:val="18"/>
                </w:rPr>
                <w:t xml:space="preserve">Problem</w:t>
              </w:r>
            </w:ins>
            <w:r>
              <w:rPr>
                <w:rFonts w:ascii="Arial" w:cs="Arial" w:eastAsia="Arial" w:hAnsi="Arial"/>
                <w:b w:val="false"/>
                <w:bCs w:val="false"/>
                <w:i w:val="false"/>
                <w:iCs w:val="false"/>
                <w:color w:val="000000"/>
                <w:sz w:val="18"/>
                <w:szCs w:val="18"/>
              </w:rPr>
              <w:t xml:space="preserve"> Set 2): learners </w:t>
            </w:r>
            <w:del w:id="9214" w:author="Claude (AI) - proposed" w:date="2026-10-18T00:28:22Z">
              <w:r>
                <w:rPr>
                  <w:rFonts w:ascii="Arial" w:cs="Arial" w:eastAsia="Arial" w:hAnsi="Arial"/>
                  <w:b w:val="false"/>
                  <w:bCs w:val="false"/>
                  <w:i w:val="false"/>
                  <w:iCs w:val="false"/>
                  <w:color w:val="000000"/>
                  <w:sz w:val="18"/>
                  <w:szCs w:val="18"/>
                </w:rPr>
                <w:delText xml:space="preserve">multiply 3² × 2¹⁰ by adding exponents despite different bases</w:delText>
              </w:r>
            </w:del>
            <w:ins w:id="9215" w:author="Claude (AI) - proposed" w:date="2026-10-18T00:28:22Z">
              <w:r>
                <w:rPr>
                  <w:rFonts w:ascii="Arial" w:cs="Arial" w:eastAsia="Arial" w:hAnsi="Arial"/>
                  <w:b w:val="false"/>
                  <w:bCs w:val="false"/>
                  <w:i w:val="false"/>
                  <w:iCs w:val="false"/>
                  <w:color w:val="000000"/>
                  <w:sz w:val="18"/>
                  <w:szCs w:val="18"/>
                </w:rPr>
                <w:t xml:space="preserve">write 2⁴ × 2¹⁰ = 4¹⁴ (they multiply the bases as well as adding the indices)</w:t>
              </w:r>
            </w:ins>
            <w:r>
              <w:rPr>
                <w:rFonts w:ascii="Arial" w:cs="Arial" w:eastAsia="Arial" w:hAnsi="Arial"/>
                <w:b w:val="false"/>
                <w:bCs w:val="false"/>
                <w:i w:val="false"/>
                <w:iCs w:val="false"/>
                <w:color w:val="000000"/>
                <w:sz w:val="18"/>
                <w:szCs w:val="18"/>
              </w:rPr>
              <w:t xml:space="preserve">. Say: 'Pause — </w:t>
            </w:r>
            <w:del w:id="9216" w:author="Claude (AI) - proposed" w:date="2026-10-18T00:28:22Z">
              <w:r>
                <w:rPr>
                  <w:rFonts w:ascii="Arial" w:cs="Arial" w:eastAsia="Arial" w:hAnsi="Arial"/>
                  <w:b w:val="false"/>
                  <w:bCs w:val="false"/>
                  <w:i w:val="false"/>
                  <w:iCs w:val="false"/>
                  <w:color w:val="000000"/>
                  <w:sz w:val="18"/>
                  <w:szCs w:val="18"/>
                </w:rPr>
                <w:delText xml:space="preserve">which law allows you to add exponents? Does that law require the bases to be the same or different? Look back at your notes.'</w:delText>
              </w:r>
            </w:del>
            <w:ins w:id="9217" w:author="Claude (AI) - proposed" w:date="2026-10-18T00:28:22Z">
              <w:r>
                <w:rPr>
                  <w:rFonts w:ascii="Arial" w:cs="Arial" w:eastAsia="Arial" w:hAnsi="Arial"/>
                  <w:b w:val="false"/>
                  <w:bCs w:val="false"/>
                  <w:i w:val="false"/>
                  <w:iCs w:val="false"/>
                  <w:color w:val="000000"/>
                  <w:sz w:val="18"/>
                  <w:szCs w:val="18"/>
                </w:rPr>
                <w:t xml:space="preserve">expand 2² × 2³ to check. How many 2s are there altogether? Does the base change when we multiply powers with the same base?' (A useful contrast: 3² × 2¹⁰ cannot be combined, because the bases differ.)</w:t>
              </w:r>
            </w:ins>
            <w:r>
              <w:rPr>
                <w:rFonts w:ascii="Arial" w:cs="Arial" w:eastAsia="Arial" w:hAnsi="Arial"/>
                <w:b w:val="false"/>
                <w:bCs w:val="false"/>
                <w:i w:val="false"/>
                <w:iCs w:val="false"/>
                <w:color w:val="000000"/>
                <w:sz w:val="18"/>
                <w:szCs w:val="18"/>
              </w:rPr>
              <w:t xml:space="preserve"> (WAIT 12 seconds.) Anticipated misconception B (Set 3 </w:t>
            </w:r>
            <w:del w:id="9218" w:author="Claude (AI) - proposed" w:date="2026-10-18T00:28:22Z">
              <w:r>
                <w:rPr>
                  <w:rFonts w:ascii="Arial" w:cs="Arial" w:eastAsia="Arial" w:hAnsi="Arial"/>
                  <w:b w:val="false"/>
                  <w:bCs w:val="false"/>
                  <w:i w:val="false"/>
                  <w:iCs w:val="false"/>
                  <w:color w:val="000000"/>
                  <w:sz w:val="18"/>
                  <w:szCs w:val="18"/>
                </w:rPr>
                <w:delText xml:space="preserve">zero index</w:delText>
              </w:r>
            </w:del>
            <w:ins w:id="9219" w:author="Claude (AI) - proposed" w:date="2026-10-18T00:28:22Z">
              <w:r>
                <w:rPr>
                  <w:rFonts w:ascii="Arial" w:cs="Arial" w:eastAsia="Arial" w:hAnsi="Arial"/>
                  <w:b w:val="false"/>
                  <w:bCs w:val="false"/>
                  <w:i w:val="false"/>
                  <w:iCs w:val="false"/>
                  <w:color w:val="000000"/>
                  <w:sz w:val="18"/>
                  <w:szCs w:val="18"/>
                </w:rPr>
                <w:t xml:space="preserve">part iii</w:t>
              </w:r>
            </w:ins>
            <w:r>
              <w:rPr>
                <w:rFonts w:ascii="Arial" w:cs="Arial" w:eastAsia="Arial" w:hAnsi="Arial"/>
                <w:b w:val="false"/>
                <w:bCs w:val="false"/>
                <w:i w:val="false"/>
                <w:iCs w:val="false"/>
                <w:color w:val="000000"/>
                <w:sz w:val="18"/>
                <w:szCs w:val="18"/>
              </w:rPr>
              <w:t xml:space="preserve">): learners write </w:t>
            </w:r>
            <w:del w:id="9220" w:author="Claude (AI) - proposed" w:date="2026-10-18T00:28:22Z">
              <w:r>
                <w:rPr>
                  <w:rFonts w:ascii="Arial" w:cs="Arial" w:eastAsia="Arial" w:hAnsi="Arial"/>
                  <w:b w:val="false"/>
                  <w:bCs w:val="false"/>
                  <w:i w:val="false"/>
                  <w:iCs w:val="false"/>
                  <w:color w:val="000000"/>
                  <w:sz w:val="18"/>
                  <w:szCs w:val="18"/>
                </w:rPr>
                <w:delText xml:space="preserve">(10¹)⁰</w:delText>
              </w:r>
            </w:del>
            <w:ins w:id="9221" w:author="Claude (AI) - proposed" w:date="2026-10-18T00:28:22Z">
              <w:r>
                <w:rPr>
                  <w:rFonts w:ascii="Arial" w:cs="Arial" w:eastAsia="Arial" w:hAnsi="Arial"/>
                  <w:b w:val="false"/>
                  <w:bCs w:val="false"/>
                  <w:i w:val="false"/>
                  <w:iCs w:val="false"/>
                  <w:color w:val="000000"/>
                  <w:sz w:val="18"/>
                  <w:szCs w:val="18"/>
                </w:rPr>
                <w:t xml:space="preserve">10³ ÷ 10³ = 10⁰</w:t>
              </w:r>
            </w:ins>
            <w:r>
              <w:rPr>
                <w:rFonts w:ascii="Arial" w:cs="Arial" w:eastAsia="Arial" w:hAnsi="Arial"/>
                <w:b w:val="false"/>
                <w:bCs w:val="false"/>
                <w:i w:val="false"/>
                <w:iCs w:val="false"/>
                <w:color w:val="000000"/>
                <w:sz w:val="18"/>
                <w:szCs w:val="18"/>
              </w:rPr>
              <w:t xml:space="preserve"> = 0 instead of 1. Say: 'What did our investigation in Lesson 4 show us happens when any non-zero number is raised to the power zero? </w:t>
            </w:r>
            <w:del w:id="9222" w:author="Claude (AI) - proposed" w:date="2026-10-18T00:28:22Z">
              <w:r>
                <w:rPr>
                  <w:rFonts w:ascii="Arial" w:cs="Arial" w:eastAsia="Arial" w:hAnsi="Arial"/>
                  <w:b w:val="false"/>
                  <w:bCs w:val="false"/>
                  <w:i w:val="false"/>
                  <w:iCs w:val="false"/>
                  <w:color w:val="000000"/>
                  <w:sz w:val="18"/>
                  <w:szCs w:val="18"/>
                </w:rPr>
                <w:delText xml:space="preserve">Can you re</w:delText>
              </w:r>
            </w:del>
            <w:ins w:id="9223" w:author="Claude (AI) - proposed" w:date="2026-10-18T00:28:22Z">
              <w:r>
                <w:rPr>
                  <w:rFonts w:ascii="Arial" w:cs="Arial" w:eastAsia="Arial" w:hAnsi="Arial"/>
                  <w:b w:val="false"/>
                  <w:bCs w:val="false"/>
                  <w:i w:val="false"/>
                  <w:iCs w:val="false"/>
                  <w:color w:val="000000"/>
                  <w:sz w:val="18"/>
                  <w:szCs w:val="18"/>
                </w:rPr>
                <w:t xml:space="preserve">Two runners cover the same distance, so how many times bigger is one than the other? Re</w:t>
              </w:r>
            </w:ins>
            <w:r>
              <w:rPr>
                <w:rFonts w:ascii="Arial" w:cs="Arial" w:eastAsia="Arial" w:hAnsi="Arial"/>
                <w:b w:val="false"/>
                <w:bCs w:val="false"/>
                <w:i w:val="false"/>
                <w:iCs w:val="false"/>
                <w:color w:val="000000"/>
                <w:sz w:val="18"/>
                <w:szCs w:val="18"/>
              </w:rPr>
              <w:t xml:space="preserve">-derive it using </w:t>
            </w:r>
            <w:del w:id="9224" w:author="Claude (AI) - proposed" w:date="2026-10-18T00:28:22Z">
              <w:r>
                <w:rPr>
                  <w:rFonts w:ascii="Arial" w:cs="Arial" w:eastAsia="Arial" w:hAnsi="Arial"/>
                  <w:b w:val="false"/>
                  <w:bCs w:val="false"/>
                  <w:i w:val="false"/>
                  <w:iCs w:val="false"/>
                  <w:color w:val="000000"/>
                  <w:sz w:val="18"/>
                  <w:szCs w:val="18"/>
                </w:rPr>
                <w:delText xml:space="preserve">the quotient law right now, using 10¹ ÷ 10¹?</w:delText>
              </w:r>
            </w:del>
            <w:ins w:id="9225" w:author="Claude (AI) - proposed" w:date="2026-10-18T00:28:22Z">
              <w:r>
                <w:rPr>
                  <w:rFonts w:ascii="Arial" w:cs="Arial" w:eastAsia="Arial" w:hAnsi="Arial"/>
                  <w:b w:val="false"/>
                  <w:bCs w:val="false"/>
                  <w:i w:val="false"/>
                  <w:iCs w:val="false"/>
                  <w:color w:val="000000"/>
                  <w:sz w:val="18"/>
                  <w:szCs w:val="18"/>
                </w:rPr>
                <w:t xml:space="preserve">10³ ÷ 10³.</w:t>
              </w:r>
            </w:ins>
            <w:r>
              <w:rPr>
                <w:rFonts w:ascii="Arial" w:cs="Arial" w:eastAsia="Arial" w:hAnsi="Arial"/>
                <w:b w:val="false"/>
                <w:bCs w:val="false"/>
                <w:i w:val="false"/>
                <w:iCs w:val="false"/>
                <w:color w:val="000000"/>
                <w:sz w:val="18"/>
                <w:szCs w:val="18"/>
              </w:rPr>
              <w:t xml:space="preserve">' (WAIT 15 seconds.)</w:t>
            </w:r>
          </w:p>
          <w:p>
            <w:pPr>
              <w:keepNext w:val="false"/>
              <w:spacing w:after="40" w:before="0"/>
              <w:jc w:val="left"/>
            </w:pPr>
            <w:r>
              <w:rPr>
                <w:rFonts w:ascii="Arial" w:cs="Arial" w:eastAsia="Arial" w:hAnsi="Arial"/>
                <w:b w:val="false"/>
                <w:bCs w:val="false"/>
                <w:i w:val="false"/>
                <w:iCs w:val="false"/>
                <w:color w:val="000000"/>
                <w:sz w:val="18"/>
                <w:szCs w:val="18"/>
              </w:rPr>
              <w:t xml:space="preserve">— Minutes 15–20: prompt each group to rehearse their 'So What?' sentence. Cold-call ONE member per group (rotate so the quieter members are called): 'Amina — read your group's So What sentence.' Adjust language if the sentence does not explicitly mention the driving question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Context-Embedded Law Application (NGSS Science &amp; Engineering Practice 5 — Using Mathematics and Computational Thinking): by embedding every index-law operation inside a real Kenyan dataset (census, budget, ICT, athletics), learners experience the laws not as abstract algebraic rules but as tools that compress and manipulate genuine information. The mandatory 'name the law' annotation makes the underlying structure visible and reinforces precise mathematical communication.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 a 'poster scan' at the 15-minute mark: walk the room and look for three observable indicators on each poster — (1) at least one index law is named in the margin, (2) units are carried through the computation, (3) the 'So What?' sentence is present and references the phenomenon. Groups missing two or more indicators receive a sticky-note prompt: 'Missing: [name the indicator]. You have 5 minutes — fix it.' Do NOT write the correction for them.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snapbkmeftcbtrqsbded">
              <w:r>
                <w:rPr>
                  <w:rFonts w:ascii="Arial" w:cs="Arial" w:eastAsia="Arial" w:hAnsi="Arial"/>
                  <w:color w:val="2E75B6"/>
                  <w:sz w:val="16"/>
                  <w:szCs w:val="16"/>
                  <w:u w:val="single" w:color="2E75B6"/>
                </w:rPr>
                <w:t xml:space="preserve">Using exponents with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x2w3aueigeareezbrx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ehlarlyljzzctvfmnesa">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87s87on8c0faj6p4mc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groups (one from each problem set — selected by the teacher) present their solution posters to the class (5 minutes per group, 15 minutes total). The presenting group tapes their poster to the board, and one spokesperson walks through each step while the rest of the class follows in their exercise books and prepares one warm feedback comment and one probing question on a sticky note. After each presentation, the teacher facilitates a 3-minute class discussion using the sticky-note questions. Non-presenting groups with the same problem set indicate agreement or respectful disagreement by show of hands. After all three presentations, the teacher projects the original 'Predictions' column from Phase 1 and asks the class to vote (thumbs up/sideways/down) on each prediction: confirmed, partially confirmed, or overturned.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protocol: 'Each group has exactly 5 minutes. The spokesperson must state: the context, the law used at each step by name, and the final answer with units and in ordinary form. Listeners: write one warm comment — something mathematically correct — and one probing question on your sticky note.' Time each presentation strictly with a visible timer.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each presentation, collect 2–3 sticky-note questions from the audience. Read them aloud and direct them back to the presenting group: 'Fatuma asks: why did you use the quotient law here and not the product law? Group B — who wants to respond?' (WAIT 12 seconds before intervening.) If the group cannot respond, open to the class: 'Does anyone want to help Group B?' Cold-call TWO learners from non-presenting groups.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all three presentations, project the Predictions column. Say: 'We made these predictions at the start of the lesson. Now we have evidence. Vote with me — thumbs up if confirmed, sideways if partial, thumbs down if overturned.' Tally votes for each prediction on the board. For any overturned prediction, ask: 'What did the index law actually tell us? Who can say it in one precise sentence?' Cold-call THREE learners. Record the corrected statement on the board in a 'What the Evidence Shows' column beside the original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Presentation Protocol (NGSS Practice 6 — Constructing Explanations): each group's poster is structured as a claim (the computed result), evidence (the </w:t>
            </w:r>
            <w:ins w:id="9226" w:author="Claude (AI) - proposed" w:date="2026-10-18T00:28:22Z">
              <w:r>
                <w:rPr>
                  <w:rFonts w:ascii="Arial" w:cs="Arial" w:eastAsia="Arial" w:hAnsi="Arial"/>
                  <w:b w:val="false"/>
                  <w:bCs w:val="false"/>
                  <w:i w:val="false"/>
                  <w:iCs w:val="false"/>
                  <w:color w:val="000000"/>
                  <w:sz w:val="18"/>
                  <w:szCs w:val="18"/>
                </w:rPr>
                <w:t xml:space="preserve">numbers and </w:t>
              </w:r>
            </w:ins>
            <w:r>
              <w:rPr>
                <w:rFonts w:ascii="Arial" w:cs="Arial" w:eastAsia="Arial" w:hAnsi="Arial"/>
                <w:b w:val="false"/>
                <w:bCs w:val="false"/>
                <w:i w:val="false"/>
                <w:iCs w:val="false"/>
                <w:color w:val="000000"/>
                <w:sz w:val="18"/>
                <w:szCs w:val="18"/>
              </w:rPr>
              <w:t xml:space="preserve">step-by-step </w:t>
            </w:r>
            <w:del w:id="9227" w:author="Claude (AI) - proposed" w:date="2026-10-18T00:28:22Z">
              <w:r>
                <w:rPr>
                  <w:rFonts w:ascii="Arial" w:cs="Arial" w:eastAsia="Arial" w:hAnsi="Arial"/>
                  <w:b w:val="false"/>
                  <w:bCs w:val="false"/>
                  <w:i w:val="false"/>
                  <w:iCs w:val="false"/>
                  <w:color w:val="000000"/>
                  <w:sz w:val="18"/>
                  <w:szCs w:val="18"/>
                </w:rPr>
                <w:delText xml:space="preserve">index-law working</w:delText>
              </w:r>
            </w:del>
            <w:ins w:id="9228" w:author="Claude (AI) - proposed" w:date="2026-10-18T00:28:22Z">
              <w:r>
                <w:rPr>
                  <w:rFonts w:ascii="Arial" w:cs="Arial" w:eastAsia="Arial" w:hAnsi="Arial"/>
                  <w:b w:val="false"/>
                  <w:bCs w:val="false"/>
                  <w:i w:val="false"/>
                  <w:iCs w:val="false"/>
                  <w:color w:val="000000"/>
                  <w:sz w:val="18"/>
                  <w:szCs w:val="18"/>
                </w:rPr>
                <w:t xml:space="preserve">working from the data</w:t>
              </w:r>
            </w:ins>
            <w:r>
              <w:rPr>
                <w:rFonts w:ascii="Arial" w:cs="Arial" w:eastAsia="Arial" w:hAnsi="Arial"/>
                <w:b w:val="false"/>
                <w:bCs w:val="false"/>
                <w:i w:val="false"/>
                <w:iCs w:val="false"/>
                <w:color w:val="000000"/>
                <w:sz w:val="18"/>
                <w:szCs w:val="18"/>
              </w:rPr>
              <w:t xml:space="preserve">), and reasoning (the </w:t>
            </w:r>
            <w:ins w:id="9229" w:author="Claude (AI) - proposed" w:date="2026-10-18T00:28:22Z">
              <w:r>
                <w:rPr>
                  <w:rFonts w:ascii="Arial" w:cs="Arial" w:eastAsia="Arial" w:hAnsi="Arial"/>
                  <w:b w:val="false"/>
                  <w:bCs w:val="false"/>
                  <w:i w:val="false"/>
                  <w:iCs w:val="false"/>
                  <w:color w:val="000000"/>
                  <w:sz w:val="18"/>
                  <w:szCs w:val="18"/>
                </w:rPr>
                <w:t xml:space="preserve">index law named in the margin, which explains why each step is allowed); the </w:t>
              </w:r>
            </w:ins>
            <w:r>
              <w:rPr>
                <w:rFonts w:ascii="Arial" w:cs="Arial" w:eastAsia="Arial" w:hAnsi="Arial"/>
                <w:b w:val="false"/>
                <w:bCs w:val="false"/>
                <w:i w:val="false"/>
                <w:iCs w:val="false"/>
                <w:color w:val="000000"/>
                <w:sz w:val="18"/>
                <w:szCs w:val="18"/>
              </w:rPr>
              <w:t xml:space="preserve">'So What?' sentence</w:t>
            </w:r>
            <w:del w:id="9230" w:author="Claude (AI) - proposed" w:date="2026-10-18T00:28:22Z">
              <w:r>
                <w:rPr>
                  <w:rFonts w:ascii="Arial" w:cs="Arial" w:eastAsia="Arial" w:hAnsi="Arial"/>
                  <w:b w:val="false"/>
                  <w:bCs w:val="false"/>
                  <w:i w:val="false"/>
                  <w:iCs w:val="false"/>
                  <w:color w:val="000000"/>
                  <w:sz w:val="18"/>
                  <w:szCs w:val="18"/>
                </w:rPr>
                <w:delText xml:space="preserve">)</w:delText>
              </w:r>
            </w:del>
            <w:ins w:id="9231" w:author="Claude (AI) - proposed" w:date="2026-10-18T00:28:22Z">
              <w:r>
                <w:rPr>
                  <w:rFonts w:ascii="Arial" w:cs="Arial" w:eastAsia="Arial" w:hAnsi="Arial"/>
                  <w:b w:val="false"/>
                  <w:bCs w:val="false"/>
                  <w:i w:val="false"/>
                  <w:iCs w:val="false"/>
                  <w:color w:val="000000"/>
                  <w:sz w:val="18"/>
                  <w:szCs w:val="18"/>
                </w:rPr>
                <w:t xml:space="preserve"> then links the result back to the driving question</w:t>
              </w:r>
            </w:ins>
            <w:r>
              <w:rPr>
                <w:rFonts w:ascii="Arial" w:cs="Arial" w:eastAsia="Arial" w:hAnsi="Arial"/>
                <w:b w:val="false"/>
                <w:bCs w:val="false"/>
                <w:i w:val="false"/>
                <w:iCs w:val="false"/>
                <w:color w:val="000000"/>
                <w:sz w:val="18"/>
                <w:szCs w:val="18"/>
              </w:rPr>
              <w:t xml:space="preserve">. The prediction-revisit vote makes the epistemic move explicit: learners publicly revise prior thinking in light of mathematical evidence, modelling how scientists and economists update their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sticky notes after presentations. Observable indicator of understanding: the probing question refers to a specific index law by name or asks about a specific step in the working (not a vague 'I don't understand'). Questions that are vague identify learners needing targeted follow-up in the DQB phase. Additionally, the teacher notes (on the class register) the names of the five cold-called learners who gave the corrected 'What the Evidence Shows' statements — these learners demonstrated secure understanding and can act as peer-support partners in Lesson 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8gqmtaiojk4vpishtxlj">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i0hyrj6gpbdht8lxt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eqt1xbry0o8x3hhviixq">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f7-lghcj3a8cdluelh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sheet of chart paper or a section of the board headed 'Why do scientists, economists and farmers use small superscript numbers?') has been built over Lessons 1–6. It currently holds sticky-note questions organised under three column headers: 'What we wondered', 'What we now know', and 'Still not sure'. Learners individually read the remaining 'Still not sure' sticky notes (approximately 4–6 notes typical at this stage) and, in their exercise books, write one sentence answering as many as they can based on today's evidence. The class then discusses each remaining note: the teacher reads it aloud, learners share their written answers, and the class votes whether the note can be moved to 'What we now know'. Notes that cannot yet be answered are flagged for Lesson 8. Finally, each learner writes a personal consensus statement (3–4 sentences) in their exercise book: 'I can now answer the driving question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'In Lessons 1 to 6 we built this board together. Look at the sticky notes still in the "Still not sure" column. In your exercise books, spend 3 minutes writing answers to as many of these as you can — use the evidence from today's problem sets.' Enforce 3 minutes of individual silent writing.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Then read each 'Still not sure' note aloud one at a time. Say: 'Who wrote an answer to this one? Raise your hand.' Cold-call TWO learners per note (do not always call volunteers — use the register). After each answer, ask the class: 'Do we have enough evidence to move this note to "What we now know"? Thumbs up if yes.' If consensus is thumbs up, physically move the note. If split, say: 'We will revisit this in Lesson 8 when we build our final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the personal consensus statement, say verbatim: 'Now close your eyes for 10 seconds and think: how would you explain to a maize farmer in Kericho or a journalist in Nairobi why these tiny superscript numbers are so powerful?' (Wait 10 seconds — enforce silence.) 'Open your eyes. Write 3 to 4 sentences beginning: "I can now answer the driving question because…" You have 4 minutes.' Circulate and read over shoulders — look for sentences that name at least two index laws and reference a real-world quantity.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Iterative Refinement (NGSS Practice 6 — Constructing Explanations and Practice 8 — Obtaining, Evaluating and Communicating Information): the physical movement of sticky notes from 'Still not sure' to 'What we now know' gives learners a concrete, visible record of growing understanding. The personal consensus statement requires each learner to synthesise across all seven lessons, consolidating declarative and procedural knowledge into a coherent explanatory narrative.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exercise books (or photograph the consensus-statement pages if books cannot be collected). Observable indicators of a meeting-expectations response: the statement names at least two index laws correctly, uses at least one Kenyan context (budget, census, ICT, Eldoret), and explains — not just restates — why the compact notation is powerful. Statements that only restate the phenomenon without explanation identify learners who need additional support in Lesson 8's model-building activity.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k3huenii6mpjevuoicjf">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2emb2lbeq7fdwwsswj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6xissxa2fdrepxlgzgjp">
              <w:r>
                <w:rPr>
                  <w:rFonts w:ascii="Arial" w:cs="Arial" w:eastAsia="Arial" w:hAnsi="Arial"/>
                  <w:color w:val="2E75B6"/>
                  <w:sz w:val="16"/>
                  <w:szCs w:val="16"/>
                  <w:u w:val="single" w:color="2E75B6"/>
                </w:rPr>
                <w:t xml:space="preserve">Exponents with negative fractional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2ewtwhzmv8sakkrrdd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running Index Laws Model — a structured diagram they have been building since Lesson 1, showing: a base-and-exponent illustration connected by arrows to the four laws, connected by further arrows to real-world application examples. In today's model revision, each learner adds a new 'Applications' layer to their diagram: they sketch three new nodes (Budget / ICT Storage / Athletics), write the relevant index expression used in today's problems inside each node, and draw an arrow from each node to the law it invoked, labelling the arrow with the law name. Learners also annotate the zero-index node with a brief verbal proof derived from the quotient law (a^m ÷ a^m = a^(m−m) = a^0 = 1), which was a common DQB question across previous lessons. The lesson closes with a whole-class 'Exit Card' (half-sheet): learners write (a) the index form of KSh </w:t>
            </w:r>
            <w:del w:id="9232" w:author="Claude (AI) - proposed" w:date="2026-10-18T00:28:22Z">
              <w:r>
                <w:rPr>
                  <w:rFonts w:ascii="Arial" w:cs="Arial" w:eastAsia="Arial" w:hAnsi="Arial"/>
                  <w:b w:val="false"/>
                  <w:bCs w:val="false"/>
                  <w:i w:val="false"/>
                  <w:iCs w:val="false"/>
                  <w:color w:val="000000"/>
                  <w:sz w:val="18"/>
                  <w:szCs w:val="18"/>
                </w:rPr>
                <w:delText xml:space="preserve">4</w:delText>
              </w:r>
            </w:del>
            <w:ins w:id="9233" w:author="Claude (AI) - proposed" w:date="2026-10-18T00:28:22Z">
              <w:r>
                <w:rPr>
                  <w:rFonts w:ascii="Arial" w:cs="Arial" w:eastAsia="Arial" w:hAnsi="Arial"/>
                  <w:b w:val="false"/>
                  <w:bCs w:val="false"/>
                  <w:i w:val="false"/>
                  <w:iCs w:val="false"/>
                  <w:color w:val="000000"/>
                  <w:sz w:val="18"/>
                  <w:szCs w:val="18"/>
                </w:rPr>
                <w:t xml:space="preserve">3.7</w:t>
              </w:r>
            </w:ins>
            <w:r>
              <w:rPr>
                <w:rFonts w:ascii="Arial" w:cs="Arial" w:eastAsia="Arial" w:hAnsi="Arial"/>
                <w:b w:val="false"/>
                <w:bCs w:val="false"/>
                <w:i w:val="false"/>
                <w:iCs w:val="false"/>
                <w:color w:val="000000"/>
                <w:sz w:val="18"/>
                <w:szCs w:val="18"/>
              </w:rPr>
              <w:t xml:space="preserve"> × 10¹² ÷ 4.8 × 10⁷ (budget per person, approximately), showing the quotient-law step, and (b) one sentence connecting this calculation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Index Laws Model diagram. You are going to add the real-world evidence from today. You have 8 minutes.' Circulate and look specifically for: correct arrow direction (from application node to the law it uses, not the reverse), correct law name on the arrow, and the zero-index verbal proof written in the learner's own words.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6-minute mark, project a worked example of the zero-index verbal proof on the board: '10³ ÷ 10³ = 10^(3−3) = 10⁰. But 10³ ÷ 10³ = 1. Therefore 10⁰ = 1.' Say: 'If your annotation does not include this reasoning chain, add it now — you have 2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Distribute Exit Cards. Say: 'Last task. On your exit card, (a) use the quotient law to calculate KSh </w:t>
            </w:r>
            <w:del w:id="9234" w:author="Claude (AI) - proposed" w:date="2026-10-18T00:28:22Z">
              <w:r>
                <w:rPr>
                  <w:rFonts w:ascii="Arial" w:cs="Arial" w:eastAsia="Arial" w:hAnsi="Arial"/>
                  <w:b w:val="false"/>
                  <w:bCs w:val="false"/>
                  <w:i w:val="false"/>
                  <w:iCs w:val="false"/>
                  <w:color w:val="000000"/>
                  <w:sz w:val="18"/>
                  <w:szCs w:val="18"/>
                </w:rPr>
                <w:delText xml:space="preserve">4</w:delText>
              </w:r>
            </w:del>
            <w:ins w:id="9235" w:author="Claude (AI) - proposed" w:date="2026-10-18T00:28:22Z">
              <w:r>
                <w:rPr>
                  <w:rFonts w:ascii="Arial" w:cs="Arial" w:eastAsia="Arial" w:hAnsi="Arial"/>
                  <w:b w:val="false"/>
                  <w:bCs w:val="false"/>
                  <w:i w:val="false"/>
                  <w:iCs w:val="false"/>
                  <w:color w:val="000000"/>
                  <w:sz w:val="18"/>
                  <w:szCs w:val="18"/>
                </w:rPr>
                <w:t xml:space="preserve">3.7</w:t>
              </w:r>
            </w:ins>
            <w:r>
              <w:rPr>
                <w:rFonts w:ascii="Arial" w:cs="Arial" w:eastAsia="Arial" w:hAnsi="Arial"/>
                <w:b w:val="false"/>
                <w:bCs w:val="false"/>
                <w:i w:val="false"/>
                <w:iCs w:val="false"/>
                <w:color w:val="000000"/>
                <w:sz w:val="18"/>
                <w:szCs w:val="18"/>
              </w:rPr>
              <w:t xml:space="preserve"> × 10¹² divided by 4.8 × 10⁷ — show every step and name the law; (b) write one sentence connecting your answer to the two cards we saw at the very start of this lesson — the full number and the compact index form. You have 5 minutes. Work in silence.' Collect all exit cards at the door as learners leave.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by saying: 'Today you used the laws we discovered together to answer real questions about Kenya — our budget, our schools, our athletes. In Lesson 8, you will use everything — all four laws, all three contexts — to build your final model and present your complete answer to the driving question.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adding new application nodes to an existing diagram forces learners to integrate new knowledge with prior learning rather than treating each lesson as isolated. The visible growth of the model over eight lessons externalises the development of understanding, making the learning progression tangible and reviewable. The Exit Card provides an immediate low-stakes individual assessment of the lesson's core computational goal.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Card scoring (teacher reviews before Lesson 8): Meeting expectations — quotient law correctly applied (exponents subtracted: 10¹² ÷ 10⁷ = 10⁵</w:t>
            </w:r>
            <w:del w:id="9236" w:author="Claude (AI) - proposed" w:date="2026-10-18T00:28:22Z">
              <w:r>
                <w:rPr>
                  <w:rFonts w:ascii="Arial" w:cs="Arial" w:eastAsia="Arial" w:hAnsi="Arial"/>
                  <w:b w:val="false"/>
                  <w:bCs w:val="false"/>
                  <w:i w:val="false"/>
                  <w:iCs w:val="false"/>
                  <w:color w:val="000000"/>
                  <w:sz w:val="18"/>
                  <w:szCs w:val="18"/>
                </w:rPr>
                <w:delText xml:space="preserve">, giving ≈ KSh 8.3 × 10⁴</w:delText>
              </w:r>
            </w:del>
            <w:ins w:id="9237" w:author="Claude (AI) - proposed" w:date="2026-10-18T00:28:22Z">
              <w:r>
                <w:rPr>
                  <w:rFonts w:ascii="Arial" w:cs="Arial" w:eastAsia="Arial" w:hAnsi="Arial"/>
                  <w:b w:val="false"/>
                  <w:bCs w:val="false"/>
                  <w:i w:val="false"/>
                  <w:iCs w:val="false"/>
                  <w:color w:val="000000"/>
                  <w:sz w:val="18"/>
                  <w:szCs w:val="18"/>
                </w:rPr>
                <w:t xml:space="preserve">; coefficients 3.7 ÷ 4.8 ≈ 0.77, so 0.77 × 10⁵ = 7.7 × 10⁴, about KSh 77,000</w:t>
              </w:r>
            </w:ins>
            <w:r>
              <w:rPr>
                <w:rFonts w:ascii="Arial" w:cs="Arial" w:eastAsia="Arial" w:hAnsi="Arial"/>
                <w:b w:val="false"/>
                <w:bCs w:val="false"/>
                <w:i w:val="false"/>
                <w:iCs w:val="false"/>
                <w:color w:val="000000"/>
                <w:sz w:val="18"/>
                <w:szCs w:val="18"/>
              </w:rPr>
              <w:t xml:space="preserve"> per person), units and law name stated, phenomenon connection sentence present. Approaching expectations — correct numerical answer but law not named OR phenomenon sentence absent. Below expectations — exponents added instead of subtracted OR result not expressed in index form. Learners scoring 'below expectations' are grouped together at the start of Lesson 8 for a 5-minute targeted re-teach using a concrete repeated-multiplication derivation before the whole-class model-building activity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journal:\n\n1. PHENOMENON CONNECTION: Did learners' 'So What?' sentences on their posters explicitly connect their computed result to the anchoring phenomenon (the two-card display of 47,564,296 vs 4.8 × 10⁷)? If fewer than 70% of groups made this connection independently (without a teacher prompt), plan a brief whole-class phenomenon re-anchor at the opening of Lesson 8.\n\n2. DQB PROGRESS: How many sticky notes were successfully moved from 'Still not sure' to 'What we now know' during Phase 4? If more than two notes remain unanswered, identify the specific conceptual gaps they represent (e.g., negative exponents, fractional indices, meaning of the coefficient in standard form) and plan targeted model-building tasks in Lesson 8 to address them.\n\n3. MISCONCEPTIONS ENCOUNTERED: Was the 'different bases' misconception (adding exponents of different bases) still present in Lesson 7 despite being addressed in earlier lessons? If so, note the names of the learners involved and design a worked example in Lesson 8 that explicitly contrasts 3² × 2¹⁰ (cannot combine) with 2⁵ × 2¹⁰ (can combine using product law).\n\n4. EXIT CARD DATA: What percentage of exit cards scored 'meeting expectations' or above? Target: ≥ 75%. If below target, consider whether the 20-minute group problem-solving window was sufficient, or whether a partially worked example scaffold should be provided at the start of the group task in future iterations of this lesson.\n\n5. EQUITY OF VOICE: Review the cold-call register. Were the same learners called on repeatedly? Were girls and boys called on in roughly equal numbers? Were learners from rural-origin counties (e.g., those who have moved to Nairobi from Kericho or Kisumu) included in public sharing moments? Adjust the cold-call strategy for Lesson 8 accordingly.\n\n6. KICD COMPETENCIES: Did learners demonstrate 'Learning to Learn' (sharing knowledge with peers during presentations) and 'Digital Literacy' (if devices were used to access budget or census data)? Note one specific observable example of each competency for your portfolio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real Kenyan data pairs projected side by side: (1) Kenya's 2019 census population written in full (47,564,296) next to its index approximation (4.8 × 10⁷), and (2) Kenya's 2023/24 national budget written in full (KSh 3,682,000,000,000) next to its index form (≈ 3.7 × 10¹²). Learners also observed group solution posters showing step-by-step index-law computations applied to the budget, ICT storage, and athletics contexts, and noted which laws were invoked at each step.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four laws of indices (product, quotient, power of a power, zero index) are not abstract rules but practical tools used by Kenyan government planners, ICT technicians, and sports scientists to compress, compare and compute with very large and very small numbers efficiently. Specifically: the quotient law (subtract exponents) allows a journalist to calculate budget-per-person directly from standard-form figures; the product law (add exponents) allows an ICT manager to total hard-drive capacities without expanding to ordinary form; the zero-index rule (a⁰ = 1 for any a ≠ 0) means </w:t>
            </w:r>
            <w:del w:id="9238" w:author="Claude (AI) - proposed" w:date="2026-10-18T00:28:22Z">
              <w:r>
                <w:rPr>
                  <w:rFonts w:ascii="Arial" w:cs="Arial" w:eastAsia="Arial" w:hAnsi="Arial"/>
                  <w:b w:val="false"/>
                  <w:bCs w:val="false"/>
                  <w:i w:val="false"/>
                  <w:iCs w:val="false"/>
                  <w:color w:val="000000"/>
                  <w:sz w:val="18"/>
                  <w:szCs w:val="18"/>
                </w:rPr>
                <w:delText xml:space="preserve">a scaling factor of 1 — no change — is captured elegantly as (10¹)⁰</w:delText>
              </w:r>
            </w:del>
            <w:ins w:id="9239" w:author="Claude (AI) - proposed" w:date="2026-10-18T00:28:22Z">
              <w:r>
                <w:rPr>
                  <w:rFonts w:ascii="Arial" w:cs="Arial" w:eastAsia="Arial" w:hAnsi="Arial"/>
                  <w:b w:val="false"/>
                  <w:bCs w:val="false"/>
                  <w:i w:val="false"/>
                  <w:iCs w:val="false"/>
                  <w:color w:val="000000"/>
                  <w:sz w:val="18"/>
                  <w:szCs w:val="18"/>
                </w:rPr>
                <w:t xml:space="preserve">that the ratio of two equal distances, 10³ ÷ 10³, is 10⁰ = 1</w:t>
              </w:r>
            </w:ins>
            <w:r>
              <w:rPr>
                <w:rFonts w:ascii="Arial" w:cs="Arial" w:eastAsia="Arial" w:hAnsi="Arial"/>
                <w:b w:val="false"/>
                <w:bCs w:val="false"/>
                <w:i w:val="false"/>
                <w:iCs w:val="false"/>
                <w:color w:val="000000"/>
                <w:sz w:val="18"/>
                <w:szCs w:val="18"/>
              </w:rPr>
              <w:t xml:space="preserve">. Learners also refined their Driving Question Board by moving remaining 'Still not sure' questions to 'What we now know' and authored personal consensus statements explaining why the tiny superscript number is so powerful.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scientists, economists and farmers use index (standard) form because it compresses unwieldy numbers into a compact base-and-exponent structure that follows four surprisingly neat rules — the laws of indices. These laws mean that multiplying two index expressions (same base) requires only adding two small integers, dividing requires only subtracting them, raising a power to a power requires multiplying them, and any base raised to zero always equals exactly 1. The anchoring phenomenon — the census figure 4.8 × 10⁷ — is powerful not just because it is shorter to write, but because the exponent 7 participates directly and predictably in arithmetic through these laws, making complex computations (such as finding Kenya's budget allocation per citizen) rapid, unambiguous and easy to verify.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tozyiw0suxysevao4pc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now8zpnjwiqvcj8ho7d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Index Laws Map: Synthesis, Final Explanation and Portfolio Assessment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four laws of indices into a cumulative visual 'Index Laws Map', complete a class written assessment task, and articulate a final explanation of why the compact notation 4.8 × 10⁷ — the superscript '7' at the heart of our anchoring phenomenon — is not merely a shorthand but the gateway to a consistent, powerful system of computation rules.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understanding of: (a) expressing numbers in index form in different situations; (b) the four laws of indices (aᵐ × aⁿ = aᵐ⁺ⁿ; aᵐ ÷ aⁿ = aᵐ⁻ⁿ; (aᵐ)ⁿ = aᵐⁿ; a⁰ = 1) including why each law follows from the structure of repeated multiplication; (c) the application of the laws of indices in numerical computations; and (d) how scientists, economists and government planners use index notation to handle Kenya's census figures, national </w:t>
            </w:r>
            <w:del w:id="9240" w:author="Claude (AI) - proposed" w:date="2026-10-18T00:28:22Z">
              <w:r>
                <w:rPr>
                  <w:rFonts w:ascii="Arial" w:cs="Arial" w:eastAsia="Arial" w:hAnsi="Arial"/>
                  <w:b w:val="false"/>
                  <w:bCs w:val="false"/>
                  <w:i w:val="false"/>
                  <w:iCs w:val="false"/>
                  <w:color w:val="000000"/>
                  <w:sz w:val="18"/>
                  <w:szCs w:val="18"/>
                </w:rPr>
                <w:delText xml:space="preserve">debt, cell dimensions</w:delText>
              </w:r>
            </w:del>
            <w:ins w:id="9241" w:author="Claude (AI) - proposed" w:date="2026-10-18T00:28:22Z">
              <w:r>
                <w:rPr>
                  <w:rFonts w:ascii="Arial" w:cs="Arial" w:eastAsia="Arial" w:hAnsi="Arial"/>
                  <w:b w:val="false"/>
                  <w:bCs w:val="false"/>
                  <w:i w:val="false"/>
                  <w:iCs w:val="false"/>
                  <w:color w:val="000000"/>
                  <w:sz w:val="18"/>
                  <w:szCs w:val="18"/>
                </w:rPr>
                <w:t xml:space="preserve">budget, data storage</w:t>
              </w:r>
            </w:ins>
            <w:r>
              <w:rPr>
                <w:rFonts w:ascii="Arial" w:cs="Arial" w:eastAsia="Arial" w:hAnsi="Arial"/>
                <w:b w:val="false"/>
                <w:bCs w:val="false"/>
                <w:i w:val="false"/>
                <w:iCs w:val="false"/>
                <w:color w:val="000000"/>
                <w:sz w:val="18"/>
                <w:szCs w:val="18"/>
              </w:rPr>
              <w:t xml:space="preserve"> and other real-life quantities.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ability to: express numbers in index form; deduce and state each of the four laws; apply the laws to simplify numerical and algebraic expressions; construct a coherent annotated visual model (Index Laws Map); evaluate their own earlier predictions against final evidence; and communicate mathematical reasoning in writing.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coherence, utility and aesthetic elegance of the index-law system; display unity and team spirit while peer-reviewing maps; take responsibility for accuracy in their portfolio pieces; and demonstrate intellectual honesty in their self-reflections by honestly comparing their Lesson 1 predictions with their final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scientists, economists and farmers use 'small superscript numbers' to write huge or tiny quantities — and what rules make those compact symbols so powerful for computation?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Indices storyline. Learners have, across Lessons 1–7, gathered evidence about each law through repeated-multiplication expansions, Kenyan census data, tea-</w:t>
            </w:r>
            <w:del w:id="9242" w:author="Claude (AI) - proposed" w:date="2026-10-18T00:28:22Z">
              <w:r>
                <w:rPr>
                  <w:rFonts w:ascii="Arial" w:cs="Arial" w:eastAsia="Arial" w:hAnsi="Arial"/>
                  <w:b w:val="false"/>
                  <w:bCs w:val="false"/>
                  <w:i w:val="false"/>
                  <w:iCs w:val="false"/>
                  <w:color w:val="000000"/>
                  <w:sz w:val="18"/>
                  <w:szCs w:val="18"/>
                </w:rPr>
                <w:delText xml:space="preserve">estate yield calculations, cell-biology measurements,</w:delText>
              </w:r>
            </w:del>
            <w:ins w:id="9243" w:author="Claude (AI) - proposed" w:date="2026-10-18T00:28:22Z">
              <w:r>
                <w:rPr>
                  <w:rFonts w:ascii="Arial" w:cs="Arial" w:eastAsia="Arial" w:hAnsi="Arial"/>
                  <w:b w:val="false"/>
                  <w:bCs w:val="false"/>
                  <w:i w:val="false"/>
                  <w:iCs w:val="false"/>
                  <w:color w:val="000000"/>
                  <w:sz w:val="18"/>
                  <w:szCs w:val="18"/>
                </w:rPr>
                <w:t xml:space="preserve">farm dilution, maize-harvest ratios, digital-storage sizes</w:t>
              </w:r>
            </w:ins>
            <w:r>
              <w:rPr>
                <w:rFonts w:ascii="Arial" w:cs="Arial" w:eastAsia="Arial" w:hAnsi="Arial"/>
                <w:b w:val="false"/>
                <w:bCs w:val="false"/>
                <w:i w:val="false"/>
                <w:iCs w:val="false"/>
                <w:color w:val="000000"/>
                <w:sz w:val="18"/>
                <w:szCs w:val="18"/>
              </w:rPr>
              <w:t xml:space="preserve"> and national-</w:t>
            </w:r>
            <w:del w:id="9244" w:author="Claude (AI) - proposed" w:date="2026-10-18T00:28:22Z">
              <w:r>
                <w:rPr>
                  <w:rFonts w:ascii="Arial" w:cs="Arial" w:eastAsia="Arial" w:hAnsi="Arial"/>
                  <w:b w:val="false"/>
                  <w:bCs w:val="false"/>
                  <w:i w:val="false"/>
                  <w:iCs w:val="false"/>
                  <w:color w:val="000000"/>
                  <w:sz w:val="18"/>
                  <w:szCs w:val="18"/>
                </w:rPr>
                <w:delText xml:space="preserve">debt figures</w:delText>
              </w:r>
            </w:del>
            <w:ins w:id="9245" w:author="Claude (AI) - proposed" w:date="2026-10-18T00:28:22Z">
              <w:r>
                <w:rPr>
                  <w:rFonts w:ascii="Arial" w:cs="Arial" w:eastAsia="Arial" w:hAnsi="Arial"/>
                  <w:b w:val="false"/>
                  <w:bCs w:val="false"/>
                  <w:i w:val="false"/>
                  <w:iCs w:val="false"/>
                  <w:color w:val="000000"/>
                  <w:sz w:val="18"/>
                  <w:szCs w:val="18"/>
                </w:rPr>
                <w:t xml:space="preserve">budget problems</w:t>
              </w:r>
            </w:ins>
            <w:r>
              <w:rPr>
                <w:rFonts w:ascii="Arial" w:cs="Arial" w:eastAsia="Arial" w:hAnsi="Arial"/>
                <w:b w:val="false"/>
                <w:bCs w:val="false"/>
                <w:i w:val="false"/>
                <w:iCs w:val="false"/>
                <w:color w:val="000000"/>
                <w:sz w:val="18"/>
                <w:szCs w:val="18"/>
              </w:rPr>
              <w:t xml:space="preserve">. In Lesson 8 they assemble all evidence into a single Index Laws Map, complete the class written task that serves as the KICD-mandated portfolio piece, and write a final self-reflection that closes the loop on the anchoring phenomenon: the card showing 4.8 × 10⁷ is now fully explained — the '7' is not arbitrary but encodes exactly how many times 10 must be multiplied by itself, and all four laws flow inevitably from that single insight about repeated multiplication.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Remind learners to respect peers' work during gallery walk — handle maps carefully, do not write on others' work. If digital devices are used to display maps, follow school ICT acceptable-use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 synthesis lesson of the Indices sub-strand. Learners open by revisiting the two cards from Lesson 1 (47,564,296 written in full vs. 4.8 × 10⁷) and are challenged to now give a complete, evidence-based explanation of every feature of that second card. Working individually then in pairs, they construct an 'Index Laws Map' — a structured A3 poster or digital equivalent — that displays all four laws algebraically, with a Kenyan numerical example and a real-life Kenyan application for each law. A structured gallery walk with peer-feedback tokens drives collaborative review. The lesson closes with a timed class written task (KICD portfolio piece) assessing all four Specific Learning Outcomes, followed by a structured self-reflection journal entry comparing Lesson 1 predictions with final understanding and completing the Driving Question Board.</w:t>
            </w:r>
            <w:ins w:id="9246" w:author="Claude (AI) - proposed" w:date="2026-10-18T00:28:22Z">
              <w:r>
                <w:rPr>
                  <w:rFonts w:ascii="Arial" w:cs="Arial" w:eastAsia="Arial" w:hAnsi="Arial"/>
                  <w:b w:val="false"/>
                  <w:bCs w:val="false"/>
                  <w:i w:val="false"/>
                  <w:iCs w:val="false"/>
                  <w:color w:val="000000"/>
                  <w:sz w:val="18"/>
                  <w:szCs w:val="18"/>
                </w:rPr>
                <w:t xml:space="preserve"> PACING GUIDE (80 min; this overrides longer times in the phases): Predict 8, Observe 12 (10-minute gallery walk + 2 minutes sharing; cold-call 2 learners, not 4), Explain 22 (14 minutes individual map work, 4 minutes peer review, 4 minutes to finalise; move the checkpoint to the 7-minute mark), Driving Question Board 8, Model Building 30 (25-minute written task + 5-minute reflection).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jlwkeamajcgfpyn-wnlh">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ilnkfqzedkglusjtjid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caafxoiocsclidu_hk3k">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ddyj4w8uadb65h4pa8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same two cards from Lesson 1 side by side on the board: Card A shows '47,564,296' written in full; Card B shows '4.8 × 10⁷'. The teacher asks learners to open their exercise books to the prediction they wrote in Lesson 1 and re-read it silently. Learners then individually write a 'Now I Know' statement — 3–5 sentences explaining, with precise mathematical language, every feature of Card B: what the base is, what the exponent means, which index law would apply if you multiplied two such expressions, which would apply if you divided them, and what 10⁰ equals. Learners are told this is not yet assessed — it is a self-check before the map-building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cards on the board. Say verbatim: 'Seven lessons ago you wrote your best guess about why that small raised 7 was useful. Read what you wrote — do not change it yet. Now, on a fresh page, write what you know NOW. You have 5 minutes. I am looking for precision: name the base, name the exponent, name the law you would use if you multiplied 4.8 × 10⁷ by 3.2 × 10³.' Circulate silently for 3 minutes, noting 2–3 strong responses and 1–2 persistent misconceptions (e.g. confusing the exponent with a multiplier). After 5 minutes, use cold-call on 3 learners: 'Amina — read your Now I Know statement.' Apply 12-second WAIT TIME before each learner responds. Annotate the board with key phrases from learner responses without correcting yet — save corrections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Revisit / Belief Revision Prompt'. By placing the original prediction and the new statement side by side, learners activate metacognitive awareness of conceptual change — they can literally see the distance travelled across the unit. This primes them to identify remaining gaps before the Map-building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'Now I Know' statement correctly names (a) base = 10, (b) exponent = 7 means 10 × 10 × 10 × 10 × 10 × 10 × 10, (c) multiplication law = add exponents, (d) division law = subtract exponents, (e) 10⁰ = 1. Teacher notes on clipboard which learners still conflate the exponent with a coefficient (writing '4.8 × 70' instead of '4.8 × 10⁷') — these learners are targeted for support during map-building.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ja8mztdg5-tly8ajy9wr">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rasih3pqyouyhjqehp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elvjcl4ogfyxj7puzora">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37jxsibulnisi5cqle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Around the classroom walls the teacher has pre-posted seven 'Evidence Cards' — one from each previous lesson — each showing the key numerical example used to discover or apply an index law. Examples include: (L1) the census card 47,564,296 ≈ 4.8 × 10⁷; (L2) the </w:t>
            </w:r>
            <w:del w:id="9247" w:author="Claude (AI) - proposed" w:date="2026-10-18T00:28:22Z">
              <w:r>
                <w:rPr>
                  <w:rFonts w:ascii="Arial" w:cs="Arial" w:eastAsia="Arial" w:hAnsi="Arial"/>
                  <w:b w:val="false"/>
                  <w:bCs w:val="false"/>
                  <w:i w:val="false"/>
                  <w:iCs w:val="false"/>
                  <w:color w:val="000000"/>
                  <w:sz w:val="18"/>
                  <w:szCs w:val="18"/>
                </w:rPr>
                <w:delText xml:space="preserve">maize-grain expansion 2³ × 2⁴ = 2 × 2 × 2 × 2 × 2 × 2 × 2 = 2⁷</w:delText>
              </w:r>
            </w:del>
            <w:ins w:id="9248" w:author="Claude (AI) - proposed" w:date="2026-10-18T00:28:22Z">
              <w:r>
                <w:rPr>
                  <w:rFonts w:ascii="Arial" w:cs="Arial" w:eastAsia="Arial" w:hAnsi="Arial"/>
                  <w:b w:val="false"/>
                  <w:bCs w:val="false"/>
                  <w:i w:val="false"/>
                  <w:iCs w:val="false"/>
                  <w:color w:val="000000"/>
                  <w:sz w:val="18"/>
                  <w:szCs w:val="18"/>
                </w:rPr>
                <w:t xml:space="preserve">county-population table, e.g. Nairobi 4,397,073 ≈ 4.4 × 10⁶</w:t>
              </w:r>
            </w:ins>
            <w:r>
              <w:rPr>
                <w:rFonts w:ascii="Arial" w:cs="Arial" w:eastAsia="Arial" w:hAnsi="Arial"/>
                <w:b w:val="false"/>
                <w:bCs w:val="false"/>
                <w:i w:val="false"/>
                <w:iCs w:val="false"/>
                <w:color w:val="000000"/>
                <w:sz w:val="18"/>
                <w:szCs w:val="18"/>
              </w:rPr>
              <w:t xml:space="preserve">; (L3) the Kericho tea-farm </w:t>
            </w:r>
            <w:del w:id="9249" w:author="Claude (AI) - proposed" w:date="2026-10-18T00:28:22Z">
              <w:r>
                <w:rPr>
                  <w:rFonts w:ascii="Arial" w:cs="Arial" w:eastAsia="Arial" w:hAnsi="Arial"/>
                  <w:b w:val="false"/>
                  <w:bCs w:val="false"/>
                  <w:i w:val="false"/>
                  <w:iCs w:val="false"/>
                  <w:color w:val="000000"/>
                  <w:sz w:val="18"/>
                  <w:szCs w:val="18"/>
                </w:rPr>
                <w:delText xml:space="preserve">product-law example</w:delText>
              </w:r>
            </w:del>
            <w:ins w:id="9250" w:author="Claude (AI) - proposed" w:date="2026-10-18T00:28:22Z">
              <w:r>
                <w:rPr>
                  <w:rFonts w:ascii="Arial" w:cs="Arial" w:eastAsia="Arial" w:hAnsi="Arial"/>
                  <w:b w:val="false"/>
                  <w:bCs w:val="false"/>
                  <w:i w:val="false"/>
                  <w:iCs w:val="false"/>
                  <w:color w:val="000000"/>
                  <w:sz w:val="18"/>
                  <w:szCs w:val="18"/>
                </w:rPr>
                <w:t xml:space="preserve">example 10² × 10³ = 10⁵ and the expansion 2³ × 2⁴ = 2⁷</w:t>
              </w:r>
            </w:ins>
            <w:r>
              <w:rPr>
                <w:rFonts w:ascii="Arial" w:cs="Arial" w:eastAsia="Arial" w:hAnsi="Arial"/>
                <w:b w:val="false"/>
                <w:bCs w:val="false"/>
                <w:i w:val="false"/>
                <w:iCs w:val="false"/>
                <w:color w:val="000000"/>
                <w:sz w:val="18"/>
                <w:szCs w:val="18"/>
              </w:rPr>
              <w:t xml:space="preserve">; (L4) the </w:t>
            </w:r>
            <w:del w:id="9251" w:author="Claude (AI) - proposed" w:date="2026-10-18T00:28:22Z">
              <w:r>
                <w:rPr>
                  <w:rFonts w:ascii="Arial" w:cs="Arial" w:eastAsia="Arial" w:hAnsi="Arial"/>
                  <w:b w:val="false"/>
                  <w:bCs w:val="false"/>
                  <w:i w:val="false"/>
                  <w:iCs w:val="false"/>
                  <w:color w:val="000000"/>
                  <w:sz w:val="18"/>
                  <w:szCs w:val="18"/>
                </w:rPr>
                <w:delText xml:space="preserve">yield ratio 3⁵ ÷ 3²</w:delText>
              </w:r>
            </w:del>
            <w:ins w:id="9252" w:author="Claude (AI) - proposed" w:date="2026-10-18T00:28:22Z">
              <w:r>
                <w:rPr>
                  <w:rFonts w:ascii="Arial" w:cs="Arial" w:eastAsia="Arial" w:hAnsi="Arial"/>
                  <w:b w:val="false"/>
                  <w:bCs w:val="false"/>
                  <w:i w:val="false"/>
                  <w:iCs w:val="false"/>
                  <w:color w:val="000000"/>
                  <w:sz w:val="18"/>
                  <w:szCs w:val="18"/>
                </w:rPr>
                <w:t xml:space="preserve">maize-harvest ratio 3⁸ ÷ 3⁵</w:t>
              </w:r>
            </w:ins>
            <w:r>
              <w:rPr>
                <w:rFonts w:ascii="Arial" w:cs="Arial" w:eastAsia="Arial" w:hAnsi="Arial"/>
                <w:b w:val="false"/>
                <w:bCs w:val="false"/>
                <w:i w:val="false"/>
                <w:iCs w:val="false"/>
                <w:color w:val="000000"/>
                <w:sz w:val="18"/>
                <w:szCs w:val="18"/>
              </w:rPr>
              <w:t xml:space="preserve"> = 3³ and the zero-index result </w:t>
            </w:r>
            <w:del w:id="9253" w:author="Claude (AI) - proposed" w:date="2026-10-18T00:28:22Z">
              <w:r>
                <w:rPr>
                  <w:rFonts w:ascii="Arial" w:cs="Arial" w:eastAsia="Arial" w:hAnsi="Arial"/>
                  <w:b w:val="false"/>
                  <w:bCs w:val="false"/>
                  <w:i w:val="false"/>
                  <w:iCs w:val="false"/>
                  <w:color w:val="000000"/>
                  <w:sz w:val="18"/>
                  <w:szCs w:val="18"/>
                </w:rPr>
                <w:delText xml:space="preserve">from equal-base division 5³ ÷ 5³ = 5⁰</w:delText>
              </w:r>
            </w:del>
            <w:ins w:id="9254" w:author="Claude (AI) - proposed" w:date="2026-10-18T00:28:22Z">
              <w:r>
                <w:rPr>
                  <w:rFonts w:ascii="Arial" w:cs="Arial" w:eastAsia="Arial" w:hAnsi="Arial"/>
                  <w:b w:val="false"/>
                  <w:bCs w:val="false"/>
                  <w:i w:val="false"/>
                  <w:iCs w:val="false"/>
                  <w:color w:val="000000"/>
                  <w:sz w:val="18"/>
                  <w:szCs w:val="18"/>
                </w:rPr>
                <w:t xml:space="preserve">3⁵ ÷ 3⁵ = 3⁰</w:t>
              </w:r>
            </w:ins>
            <w:r>
              <w:rPr>
                <w:rFonts w:ascii="Arial" w:cs="Arial" w:eastAsia="Arial" w:hAnsi="Arial"/>
                <w:b w:val="false"/>
                <w:bCs w:val="false"/>
                <w:i w:val="false"/>
                <w:iCs w:val="false"/>
                <w:color w:val="000000"/>
                <w:sz w:val="18"/>
                <w:szCs w:val="18"/>
              </w:rPr>
              <w:t xml:space="preserve"> = 1; (L5) </w:t>
            </w:r>
            <w:del w:id="9255" w:author="Claude (AI) - proposed" w:date="2026-10-18T00:28:22Z">
              <w:r>
                <w:rPr>
                  <w:rFonts w:ascii="Arial" w:cs="Arial" w:eastAsia="Arial" w:hAnsi="Arial"/>
                  <w:b w:val="false"/>
                  <w:bCs w:val="false"/>
                  <w:i w:val="false"/>
                  <w:iCs w:val="false"/>
                  <w:color w:val="000000"/>
                  <w:sz w:val="18"/>
                  <w:szCs w:val="18"/>
                </w:rPr>
                <w:delText xml:space="preserve">Kenya's national debt written as (10³)² = 10⁶</w:delText>
              </w:r>
            </w:del>
            <w:ins w:id="9256" w:author="Claude (AI) - proposed" w:date="2026-10-18T00:28:22Z">
              <w:r>
                <w:rPr>
                  <w:rFonts w:ascii="Arial" w:cs="Arial" w:eastAsia="Arial" w:hAnsi="Arial"/>
                  <w:b w:val="false"/>
                  <w:bCs w:val="false"/>
                  <w:i w:val="false"/>
                  <w:iCs w:val="false"/>
                  <w:color w:val="000000"/>
                  <w:sz w:val="18"/>
                  <w:szCs w:val="18"/>
                </w:rPr>
                <w:t xml:space="preserve">the storage example (2¹⁰)³ = 2³⁰ bytes</w:t>
              </w:r>
            </w:ins>
            <w:r>
              <w:rPr>
                <w:rFonts w:ascii="Arial" w:cs="Arial" w:eastAsia="Arial" w:hAnsi="Arial"/>
                <w:b w:val="false"/>
                <w:bCs w:val="false"/>
                <w:i w:val="false"/>
                <w:iCs w:val="false"/>
                <w:color w:val="000000"/>
                <w:sz w:val="18"/>
                <w:szCs w:val="18"/>
              </w:rPr>
              <w:t xml:space="preserve">; (L6) a multi-step computation combining all four laws; (L7) a </w:t>
            </w:r>
            <w:del w:id="9257" w:author="Claude (AI) - proposed" w:date="2026-10-18T00:28:22Z">
              <w:r>
                <w:rPr>
                  <w:rFonts w:ascii="Arial" w:cs="Arial" w:eastAsia="Arial" w:hAnsi="Arial"/>
                  <w:b w:val="false"/>
                  <w:bCs w:val="false"/>
                  <w:i w:val="false"/>
                  <w:iCs w:val="false"/>
                  <w:color w:val="000000"/>
                  <w:sz w:val="18"/>
                  <w:szCs w:val="18"/>
                </w:rPr>
                <w:delText xml:space="preserve">combined-law simplification problem using Kenyan population data</w:delText>
              </w:r>
            </w:del>
            <w:ins w:id="9258" w:author="Claude (AI) - proposed" w:date="2026-10-18T00:28:22Z">
              <w:r>
                <w:rPr>
                  <w:rFonts w:ascii="Arial" w:cs="Arial" w:eastAsia="Arial" w:hAnsi="Arial"/>
                  <w:b w:val="false"/>
                  <w:bCs w:val="false"/>
                  <w:i w:val="false"/>
                  <w:iCs w:val="false"/>
                  <w:color w:val="000000"/>
                  <w:sz w:val="18"/>
                  <w:szCs w:val="18"/>
                </w:rPr>
                <w:t xml:space="preserve">budget, ICT-storage or training-distance problem solved with the laws</w:t>
              </w:r>
            </w:ins>
            <w:r>
              <w:rPr>
                <w:rFonts w:ascii="Arial" w:cs="Arial" w:eastAsia="Arial" w:hAnsi="Arial"/>
                <w:b w:val="false"/>
                <w:bCs w:val="false"/>
                <w:i w:val="false"/>
                <w:iCs w:val="false"/>
                <w:color w:val="000000"/>
                <w:sz w:val="18"/>
                <w:szCs w:val="18"/>
              </w:rPr>
              <w:t xml:space="preserve">. Learners conduct a 10-minute silent gallery walk with a 'Law Spotter' sheet — a table with four rows (one per law) where they record which Evidence Card(s) illustrate each law and copy the key equation. They tick the card they find most convincing and star the one they find most surprising.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seven Evidence Cards at eye level before learners arrive. Distribute the Law Spotter sheet. Say: 'You have 10 minutes to walk around, read each card, and fill in your Law Spotter table. For each law, find at least one card that proves it. You will need this table when you build your Index Laws Map — so be precise.' Set a visible timer. At the 5-minute mark, prompt quietly: 'If you have not yet visited the zero-index card — </w:t>
            </w:r>
            <w:del w:id="9259" w:author="Claude (AI) - proposed" w:date="2026-10-18T00:28:22Z">
              <w:r>
                <w:rPr>
                  <w:rFonts w:ascii="Arial" w:cs="Arial" w:eastAsia="Arial" w:hAnsi="Arial"/>
                  <w:b w:val="false"/>
                  <w:bCs w:val="false"/>
                  <w:i w:val="false"/>
                  <w:iCs w:val="false"/>
                  <w:color w:val="000000"/>
                  <w:sz w:val="18"/>
                  <w:szCs w:val="18"/>
                </w:rPr>
                <w:delText xml:space="preserve">Card 5</w:delText>
              </w:r>
            </w:del>
            <w:ins w:id="9260" w:author="Claude (AI) - proposed" w:date="2026-10-18T00:28:22Z">
              <w:r>
                <w:rPr>
                  <w:rFonts w:ascii="Arial" w:cs="Arial" w:eastAsia="Arial" w:hAnsi="Arial"/>
                  <w:b w:val="false"/>
                  <w:bCs w:val="false"/>
                  <w:i w:val="false"/>
                  <w:iCs w:val="false"/>
                  <w:color w:val="000000"/>
                  <w:sz w:val="18"/>
                  <w:szCs w:val="18"/>
                </w:rPr>
                <w:t xml:space="preserve">the Lesson 4 card</w:t>
              </w:r>
            </w:ins>
            <w:r>
              <w:rPr>
                <w:rFonts w:ascii="Arial" w:cs="Arial" w:eastAsia="Arial" w:hAnsi="Arial"/>
                <w:b w:val="false"/>
                <w:bCs w:val="false"/>
                <w:i w:val="false"/>
                <w:iCs w:val="false"/>
                <w:color w:val="000000"/>
                <w:sz w:val="18"/>
                <w:szCs w:val="18"/>
              </w:rPr>
              <w:t xml:space="preserve"> — make sure you do. That one surprises most learners.' At 10 minutes, ask learners to return to seats. Cold-call 4 learners — one per law — to share their most convincing card and explain why: 'Korir — which card best proves the multiplication law and why?' Apply 10-second WAIT TIME. Record responses on the board as a quick reference matrix.</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 Mapping / Cross-Lesson Synthesis'. The gallery walk forces learners to re-engage with concrete Kenyan numerical evidence from across the unit and deliberately link each piece of evidence to its corresponding abstract law. This bridges the gap between isolated lesson memories and a coherent conceptual structure — exactly the cognitive work needed before constructing the Index Laws Map.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Law Spotter sheet correctly matches all four laws to at least one Evidence Card each, with the equation written correctly (e.g. aᵐ × aⁿ = aᵐ⁺ⁿ for the multiplication law). Teacher checks 6 sheets during the walk — note any learner who lists the same card for multiple laws without justification; intervene with: 'This card shows division — which law does division connect to?'</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3ngip0s96qvadjcxamwz">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unjlg6bt1mo9jhgh6z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gjitemyoumbn5equkzcn">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13hd0ptlbzxieaiikk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an A3 template (or opens a structured digital document on a Learner Digital Device) for their Index Laws Map. The map has four equal quadrants — one per law — and a central 'anchor' space. Each quadrant requires: (1) the law written in algebraic form; (2) the law derived in one line from repeated-multiplication reasoning (e.g. 'aᵐ × aⁿ means m copies of a multiplied by n copies of a = m+n copies of a = aᵐ⁺ⁿ'); (3) a Kenyan numerical example with full working; (4) a real-life Kenyan application sentence. The central anchor space asks: 'How does this whole map explain the card showing 4.8 × 10⁷?' Learners work individually for 20 minutes, then swap maps with a partner for a 5-minute structured peer review using three tokens: a GREEN dot (this quadrant is complete and correct), an ORANGE dot (correct law but example needs checking) and a RED dot (this quadrant has an error — write a hint, not the answer). After peer review, learners have 5 minutes to act on feedback and finalise their map.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open the A3 template. Say: 'This map is your final evidence that you understand the whole index system. Every quadrant must have all four elements — algebraic rule, repeated-multiplication reasoning, a Kenyan number example, and a real-life application. You have seen all of this across our seven lessons. Now it all goes in one place.' During the 20-minute individual work period: (a) Circulate and target the 2–3 learners flagged in the Predict phase — kneel to their level and ask: 'Show me in your own words why aᵐ × aⁿ cannot equal aᵐˣⁿ.' (b) At the 10-minute mark, write on the board: 'CHECKPOINT — Does your zero-index quadrant include the REASONING, not just the rule?' (c) When peer review begins, say: 'Your job as reviewer is to find one thing your partner did brilliantly and one thing that needs sharpening. Write a hint — not the answer. A reviewer who just corrects is not helping their partner learn.' After peer review, cold-call 2 pairs: 'Wanjiku — what orange-dot hint did you give your partner, and why?' Apply 12-second WAIT TIME. Close the phase by asking: 'Everyone look at your central anchor space. Write at least two sentences there now — why does the whole map explain 4.8 × 10⁷?' Cold-call 1 learner to share.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Concept Mapping with Peer Accountability Tokens'. Requiring four distinct elements per quadrant (algebraic, reasoning, numerical, applied) prevents surface-level recall and forces integration of procedural and conceptual knowledge. The coloured-token peer review creates low-stakes formative dialogue and models the mathematical practice of constructing and critiquing arguments (NGSS SEP 6: Constructing Explanations and Designing Solutions; SEP 7: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map has all four quadrants populated with (1) correct algebraic law, (2) at least one line of repeated-multiplication reasoning, (3) a correct Kenyan numerical example with working shown, (4) a plausible real-life Kenyan application. Central anchor space contains at least two coherent sentences linking the map to 4.8 × 10⁷. Teacher photographs 3–4 maps for use in the whole-class debrief. Any quadrant receiving a RED peer-review dot must be revised before the portfolio submission.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bmv2u1bweqoomts5n2yz">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ua-kjln7cwywyc8moks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hldzfwwmudawkmg3pspf">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1afrk6rumdc6ivwtd9p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Driving Question Board — maintained since Lesson 1 — displays the original driving question and all the sub-questions generated across lessons (e.g. 'Why does multiplying mean adding exponents?', 'How can anything to the power zero be 1?', 'Where do Kenyan scientists actually use this?'). Learners receive three sticky notes each: one BLUE (an answer they can now give confidently), one YELLOW (a connection they have made to another subject or real-life context), and one PINK (a question they still have — beyond the scope of this sub-strand). Working in silence for 4 minutes, learners write on their sticky notes and place them on the DQB. The teacher reads 3–4 aloud, narrating the intellectual journey: 'At the start of Lesson 1, Adhiambo asked why the 7 in 10⁷ is not the same as multiplying by 7. Her blue note now says: because the exponent tells us how many times to use 10 as a factor — not how many 10s to add.' Pink notes are acknowledged as launching pads for future learning (logarithms, fractional indices).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the questions we put up in Lesson 1 and the ones we added along the way. Today we close the loop. Your BLUE note answers one of those questions — in your own words, fully. Your YELLOW note shows a connection: where else in your life or another subject does this idea appear? Your PINK note is honest — what do you still wonder about?' Give 4 minutes silent writing time. Then narrate 3–4 sticky notes aloud, explicitly naming the learner if they consent: 'Ochieng's yellow note says he used the multiplication law when his uncle, a maize farmer in Kisumu, was calculating the yield across 10² plots each producing 10³ kg — so total was 10⁵ kg. That is exactly the law in action.' End with: 'The DQB is not empty — it ends with pink notes, because good mathematicians always have new questions. </w:t>
            </w:r>
            <w:del w:id="9261" w:author="Claude (AI) - proposed" w:date="2026-10-18T00:28:22Z">
              <w:r>
                <w:rPr>
                  <w:rFonts w:ascii="Arial" w:cs="Arial" w:eastAsia="Arial" w:hAnsi="Arial"/>
                  <w:b w:val="false"/>
                  <w:bCs w:val="false"/>
                  <w:i w:val="false"/>
                  <w:iCs w:val="false"/>
                  <w:color w:val="000000"/>
                  <w:sz w:val="18"/>
                  <w:szCs w:val="18"/>
                </w:rPr>
                <w:delText xml:space="preserve">The pink notes about</w:delText>
              </w:r>
            </w:del>
            <w:ins w:id="9262" w:author="Claude (AI) - proposed" w:date="2026-10-18T00:28:22Z">
              <w:r>
                <w:rPr>
                  <w:rFonts w:ascii="Arial" w:cs="Arial" w:eastAsia="Arial" w:hAnsi="Arial"/>
                  <w:b w:val="false"/>
                  <w:bCs w:val="false"/>
                  <w:i w:val="false"/>
                  <w:iCs w:val="false"/>
                  <w:color w:val="000000"/>
                  <w:sz w:val="18"/>
                  <w:szCs w:val="18"/>
                </w:rPr>
                <w:t xml:space="preserve">Pink notes about negative indices (the 'tiny' half of our driving question, for example a maize grain of 0.0003 kg),</w:t>
              </w:r>
            </w:ins>
            <w:r>
              <w:rPr>
                <w:rFonts w:ascii="Arial" w:cs="Arial" w:eastAsia="Arial" w:hAnsi="Arial"/>
                <w:b w:val="false"/>
                <w:bCs w:val="false"/>
                <w:i w:val="false"/>
                <w:iCs w:val="false"/>
                <w:color w:val="000000"/>
                <w:sz w:val="18"/>
                <w:szCs w:val="18"/>
              </w:rPr>
              <w:t xml:space="preserve"> fractional indices and logarithms </w:t>
            </w:r>
            <w:del w:id="9263" w:author="Claude (AI) - proposed" w:date="2026-10-18T00:28:22Z">
              <w:r>
                <w:rPr>
                  <w:rFonts w:ascii="Arial" w:cs="Arial" w:eastAsia="Arial" w:hAnsi="Arial"/>
                  <w:b w:val="false"/>
                  <w:bCs w:val="false"/>
                  <w:i w:val="false"/>
                  <w:iCs w:val="false"/>
                  <w:color w:val="000000"/>
                  <w:sz w:val="18"/>
                  <w:szCs w:val="18"/>
                </w:rPr>
                <w:delText xml:space="preserve">— those are Grade 11 territory</w:delText>
              </w:r>
            </w:del>
            <w:ins w:id="9264" w:author="Claude (AI) - proposed" w:date="2026-10-18T00:28:22Z">
              <w:r>
                <w:rPr>
                  <w:rFonts w:ascii="Arial" w:cs="Arial" w:eastAsia="Arial" w:hAnsi="Arial"/>
                  <w:b w:val="false"/>
                  <w:bCs w:val="false"/>
                  <w:i w:val="false"/>
                  <w:iCs w:val="false"/>
                  <w:color w:val="000000"/>
                  <w:sz w:val="18"/>
                  <w:szCs w:val="18"/>
                </w:rPr>
                <w:t xml:space="preserve">are for later study. We have answered the huge-number half of our question and left the tiny-number half open, and that is honest</w:t>
              </w:r>
            </w:ins>
            <w:r>
              <w:rPr>
                <w:rFonts w:ascii="Arial" w:cs="Arial" w:eastAsia="Arial" w:hAnsi="Arial"/>
                <w:b w:val="false"/>
                <w:bCs w:val="false"/>
                <w:i w:val="false"/>
                <w:iCs w:val="false"/>
                <w:color w:val="000000"/>
                <w:sz w:val="18"/>
                <w:szCs w:val="18"/>
              </w:rPr>
              <w:t xml:space="preserve">.' Do NOT cold-call on this phase; sticky notes are voluntary and semi-private to encourage honesty.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Closure with Three-Colour Metacognitive Reflection'. The three-colour protocol distinguishes between declarative knowledge (BLUE), transferable connection-making (YELLOW), and productive uncertainty (PINK). This prevents the DQB from becoming a simple 'we answered everything' ritual and honours the open-ended nature of mathematical inquiry — consistent with NGSS SEP 1 (Asking Questions) applied in reverse as 'recognising the quality of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posts at least one BLUE note with a grammatically complete, mathematically correct answer to a DQB question. Teacher scans all BLUE notes during the portfolio task — any learner whose BLUE note contains a mathematical error (e.g. 'a⁰ = 0') receives a quiet individual correction before the end of the lesson. YELLOW notes are qualitatively assessed for depth of connection: a surface connection ('indices appear in science') is acknowledged; a specific connection ('photosynthesis rates in Biology are expressed in powers of 10 per cm²') is praised publicly.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umovncr0oy7jfzds0usz">
              <w:r>
                <w:rPr>
                  <w:rFonts w:ascii="Arial" w:cs="Arial" w:eastAsia="Arial" w:hAnsi="Arial"/>
                  <w:color w:val="2E75B6"/>
                  <w:sz w:val="16"/>
                  <w:szCs w:val="16"/>
                  <w:u w:val="single" w:color="2E75B6"/>
                </w:rPr>
                <w:t xml:space="preserve">Rewriting quotient of powers (rational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prrfepvxnzbi_v63h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we8g3buptwj25nhnuhxk">
              <w:r>
                <w:rPr>
                  <w:rFonts w:ascii="Arial" w:cs="Arial" w:eastAsia="Arial" w:hAnsi="Arial"/>
                  <w:color w:val="2E75B6"/>
                  <w:sz w:val="16"/>
                  <w:szCs w:val="16"/>
                  <w:u w:val="single" w:color="2E75B6"/>
                </w:rPr>
                <w:t xml:space="preserve">Scientific Notation: Richter Scale Exponents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om5zmfy1kxwlnhrl-w3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25-minute individual class written task — the KICD-mandated portfolio piece — that assesses all four Specific Learning Outcomes. The task has four sections: Section A (6 marks) — express three Kenyan quantities in index form and convert back (e.g. Kenya's approximate land area of 582,646 km², the </w:t>
            </w:r>
            <w:del w:id="9265" w:author="Claude (AI) - proposed" w:date="2026-10-18T00:28:22Z">
              <w:r>
                <w:rPr>
                  <w:rFonts w:ascii="Arial" w:cs="Arial" w:eastAsia="Arial" w:hAnsi="Arial"/>
                  <w:b w:val="false"/>
                  <w:bCs w:val="false"/>
                  <w:i w:val="false"/>
                  <w:iCs w:val="false"/>
                  <w:color w:val="000000"/>
                  <w:sz w:val="18"/>
                  <w:szCs w:val="18"/>
                </w:rPr>
                <w:delText xml:space="preserve">diameter of a red blood cell at 0.000008 m</w:delText>
              </w:r>
            </w:del>
            <w:ins w:id="9266" w:author="Claude (AI) - proposed" w:date="2026-10-18T00:28:22Z">
              <w:r>
                <w:rPr>
                  <w:rFonts w:ascii="Arial" w:cs="Arial" w:eastAsia="Arial" w:hAnsi="Arial"/>
                  <w:b w:val="false"/>
                  <w:bCs w:val="false"/>
                  <w:i w:val="false"/>
                  <w:iCs w:val="false"/>
                  <w:color w:val="000000"/>
                  <w:sz w:val="18"/>
                  <w:szCs w:val="18"/>
                </w:rPr>
                <w:t xml:space="preserve">2019 population of Nairobi County, 4,397,073 (to 2 significant figures)</w:t>
              </w:r>
            </w:ins>
            <w:r>
              <w:rPr>
                <w:rFonts w:ascii="Arial" w:cs="Arial" w:eastAsia="Arial" w:hAnsi="Arial"/>
                <w:b w:val="false"/>
                <w:bCs w:val="false"/>
                <w:i w:val="false"/>
                <w:iCs w:val="false"/>
                <w:color w:val="000000"/>
                <w:sz w:val="18"/>
                <w:szCs w:val="18"/>
              </w:rPr>
              <w:t xml:space="preserve">, the number of tea leaves on a Kericho estate estimated at 3,456,000,000); Section B (8 marks) — apply the four laws to simplify six expressions, showing repeated-multiplication reasoning for at least two; Section C (6 marks) — solve two applied problems (e.g. 'A Nairobi hospital laboratory </w:t>
            </w:r>
            <w:del w:id="9267" w:author="Claude (AI) - proposed" w:date="2026-10-18T00:28:22Z">
              <w:r>
                <w:rPr>
                  <w:rFonts w:ascii="Arial" w:cs="Arial" w:eastAsia="Arial" w:hAnsi="Arial"/>
                  <w:b w:val="false"/>
                  <w:bCs w:val="false"/>
                  <w:i w:val="false"/>
                  <w:iCs w:val="false"/>
                  <w:color w:val="000000"/>
                  <w:sz w:val="18"/>
                  <w:szCs w:val="18"/>
                </w:rPr>
                <w:delText xml:space="preserve">cultures bacteria that double every hour starting from</w:delText>
              </w:r>
            </w:del>
            <w:ins w:id="9268" w:author="Claude (AI) - proposed" w:date="2026-10-18T00:28:22Z">
              <w:r>
                <w:rPr>
                  <w:rFonts w:ascii="Arial" w:cs="Arial" w:eastAsia="Arial" w:hAnsi="Arial"/>
                  <w:b w:val="false"/>
                  <w:bCs w:val="false"/>
                  <w:i w:val="false"/>
                  <w:iCs w:val="false"/>
                  <w:color w:val="000000"/>
                  <w:sz w:val="18"/>
                  <w:szCs w:val="18"/>
                </w:rPr>
                <w:t xml:space="preserve">starts a bacterial culture with</w:t>
              </w:r>
            </w:ins>
            <w:r>
              <w:rPr>
                <w:rFonts w:ascii="Arial" w:cs="Arial" w:eastAsia="Arial" w:hAnsi="Arial"/>
                <w:b w:val="false"/>
                <w:bCs w:val="false"/>
                <w:i w:val="false"/>
                <w:iCs w:val="false"/>
                <w:color w:val="000000"/>
                <w:sz w:val="18"/>
                <w:szCs w:val="18"/>
              </w:rPr>
              <w:t xml:space="preserve"> 2³ cells. </w:t>
            </w:r>
            <w:del w:id="9269" w:author="Claude (AI) - proposed" w:date="2026-10-18T00:28:22Z">
              <w:r>
                <w:rPr>
                  <w:rFonts w:ascii="Arial" w:cs="Arial" w:eastAsia="Arial" w:hAnsi="Arial"/>
                  <w:b w:val="false"/>
                  <w:bCs w:val="false"/>
                  <w:i w:val="false"/>
                  <w:iCs w:val="false"/>
                  <w:color w:val="000000"/>
                  <w:sz w:val="18"/>
                  <w:szCs w:val="18"/>
                </w:rPr>
                <w:delText xml:space="preserve">After 4 hours the count</w:delText>
              </w:r>
            </w:del>
            <w:ins w:id="9270" w:author="Claude (AI) - proposed" w:date="2026-10-18T00:28:22Z">
              <w:r>
                <w:rPr>
                  <w:rFonts w:ascii="Arial" w:cs="Arial" w:eastAsia="Arial" w:hAnsi="Arial"/>
                  <w:b w:val="false"/>
                  <w:bCs w:val="false"/>
                  <w:i w:val="false"/>
                  <w:iCs w:val="false"/>
                  <w:color w:val="000000"/>
                  <w:sz w:val="18"/>
                  <w:szCs w:val="18"/>
                </w:rPr>
                <w:t xml:space="preserve">The number of cells doubles every hour for 5 hours, so it</w:t>
              </w:r>
            </w:ins>
            <w:r>
              <w:rPr>
                <w:rFonts w:ascii="Arial" w:cs="Arial" w:eastAsia="Arial" w:hAnsi="Arial"/>
                <w:b w:val="false"/>
                <w:bCs w:val="false"/>
                <w:i w:val="false"/>
                <w:iCs w:val="false"/>
                <w:color w:val="000000"/>
                <w:sz w:val="18"/>
                <w:szCs w:val="18"/>
              </w:rPr>
              <w:t xml:space="preserve"> is multiplied by</w:t>
            </w:r>
            <w:del w:id="9271" w:author="Claude (AI) - proposed" w:date="2026-10-18T00:28:22Z">
              <w:r>
                <w:rPr>
                  <w:rFonts w:ascii="Arial" w:cs="Arial" w:eastAsia="Arial" w:hAnsi="Arial"/>
                  <w:b w:val="false"/>
                  <w:bCs w:val="false"/>
                  <w:i w:val="false"/>
                  <w:iCs w:val="false"/>
                  <w:color w:val="000000"/>
                  <w:sz w:val="18"/>
                  <w:szCs w:val="18"/>
                </w:rPr>
                <w:delText xml:space="preserve"> a further</w:delText>
              </w:r>
            </w:del>
            <w:r>
              <w:rPr>
                <w:rFonts w:ascii="Arial" w:cs="Arial" w:eastAsia="Arial" w:hAnsi="Arial"/>
                <w:b w:val="false"/>
                <w:bCs w:val="false"/>
                <w:i w:val="false"/>
                <w:iCs w:val="false"/>
                <w:color w:val="000000"/>
                <w:sz w:val="18"/>
                <w:szCs w:val="18"/>
              </w:rPr>
              <w:t xml:space="preserve"> 2⁵. Write the total</w:t>
            </w:r>
            <w:ins w:id="9272" w:author="Claude (AI) - proposed" w:date="2026-10-18T00:28:22Z">
              <w:r>
                <w:rPr>
                  <w:rFonts w:ascii="Arial" w:cs="Arial" w:eastAsia="Arial" w:hAnsi="Arial"/>
                  <w:b w:val="false"/>
                  <w:bCs w:val="false"/>
                  <w:i w:val="false"/>
                  <w:iCs w:val="false"/>
                  <w:color w:val="000000"/>
                  <w:sz w:val="18"/>
                  <w:szCs w:val="18"/>
                </w:rPr>
                <w:t xml:space="preserve"> number of cells</w:t>
              </w:r>
            </w:ins>
            <w:r>
              <w:rPr>
                <w:rFonts w:ascii="Arial" w:cs="Arial" w:eastAsia="Arial" w:hAnsi="Arial"/>
                <w:b w:val="false"/>
                <w:bCs w:val="false"/>
                <w:i w:val="false"/>
                <w:iCs w:val="false"/>
                <w:color w:val="000000"/>
                <w:sz w:val="18"/>
                <w:szCs w:val="18"/>
              </w:rPr>
              <w:t xml:space="preserve"> as a single power of 2 and state its value.'); Section D (5 marks) — written explanation: 'The anchoring phenomenon card shows 4.8 × 10⁷. Write a paragraph explaining to a </w:t>
            </w:r>
            <w:del w:id="9273" w:author="Claude (AI) - proposed" w:date="2026-10-18T00:28:22Z">
              <w:r>
                <w:rPr>
                  <w:rFonts w:ascii="Arial" w:cs="Arial" w:eastAsia="Arial" w:hAnsi="Arial"/>
                  <w:b w:val="false"/>
                  <w:bCs w:val="false"/>
                  <w:i w:val="false"/>
                  <w:iCs w:val="false"/>
                  <w:color w:val="000000"/>
                  <w:sz w:val="18"/>
                  <w:szCs w:val="18"/>
                </w:rPr>
                <w:delText xml:space="preserve">Form 1 student</w:delText>
              </w:r>
            </w:del>
            <w:ins w:id="9274" w:author="Claude (AI) - proposed" w:date="2026-10-18T00:28:22Z">
              <w:r>
                <w:rPr>
                  <w:rFonts w:ascii="Arial" w:cs="Arial" w:eastAsia="Arial" w:hAnsi="Arial"/>
                  <w:b w:val="false"/>
                  <w:bCs w:val="false"/>
                  <w:i w:val="false"/>
                  <w:iCs w:val="false"/>
                  <w:color w:val="000000"/>
                  <w:sz w:val="18"/>
                  <w:szCs w:val="18"/>
                </w:rPr>
                <w:t xml:space="preserve">younger learner who has not met indices</w:t>
              </w:r>
            </w:ins>
            <w:r>
              <w:rPr>
                <w:rFonts w:ascii="Arial" w:cs="Arial" w:eastAsia="Arial" w:hAnsi="Arial"/>
                <w:b w:val="false"/>
                <w:bCs w:val="false"/>
                <w:i w:val="false"/>
                <w:iCs w:val="false"/>
                <w:color w:val="000000"/>
                <w:sz w:val="18"/>
                <w:szCs w:val="18"/>
              </w:rPr>
              <w:t xml:space="preserve"> (a) what the 10⁷ means in terms of repeated multiplication, (b) which index law you would use to multiply 4.8 × 10⁷ by 2.0 × 10³, (c) which law you would use to divide 4.8 × 10⁷ by 4.0 × 10⁴, and (d) what 10⁰ equals and why.' After the task, learners spend 5 minutes writing a personal self-reflection journal entry comparing their Lesson 1 prediction with their Section D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task paper face-down. Say: 'This is your portfolio piece — it is individual work. It assesses everything we have built across eight lessons. You have 25 minutes. Section D is worth 5 marks and connects directly back to the two cards from Lesson 1 — do not skip it.' Set a visible countdown timer. At 15 minutes, say quietly: 'You should be entering Section C now — check your pace.' At 23 minutes: 'Two minutes — make sure Section D has all four parts answered.' At 25 minutes: 'Pens down — do not add anything.' Collect task papers. Then say: 'Open your journal to a fresh page. Write the heading: My Lesson 1 Prediction vs. My Final Understanding. You have 5 minutes. Be honest — it is not graded; it is for you.' After 5 minutes, invite 2 volunteers to share one sentence from their reflection. Close with: 'At the start of this unit, most of you thought the small raised number was just a shortcut. You now know it is the foundation of a rule system — and that system is what makes it possible for a government statistician in Nairobi, a biologist in Kisumu, and a farmer in Kericho to all use the same compact, trustworthy notation. That is why indices matter.' Pause 5 seconds. 'Well done.'</w:t>
            </w:r>
            <w:ins w:id="9275" w:author="Claude (AI) - proposed" w:date="2026-10-18T00:28:22Z">
              <w:r>
                <w:rPr>
                  <w:rFonts w:ascii="Arial" w:cs="Arial" w:eastAsia="Arial" w:hAnsi="Arial"/>
                  <w:b w:val="false"/>
                  <w:bCs w:val="false"/>
                  <w:i w:val="false"/>
                  <w:iCs w:val="false"/>
                  <w:color w:val="000000"/>
                  <w:sz w:val="18"/>
                  <w:szCs w:val="18"/>
                </w:rPr>
                <w:t xml:space="preserve"> Accommodations for the task: offer large-print or read-aloud papers; let a learner with writing difficulty give Section D orally to a partner or the teacher, or as a labelled diagram; give extra time without changing the content.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'Culminating Performance Task with Phenomenon-Anchored Written Explanation (NGSS SEP 6: Constructing Explanations)'. Section D explicitly requires learners to construct a scientific/mathematical explanation of the anchoring phenomenon addressed to a novice — the highest level of Bloom's taxonomy applied to the driving question. The self-reflection journal completes the narrative arc from naïve prediction to evidence-based understanding, making the conceptual change visible and personally owned. This combination of written task + reflection constitutes the KICD-recommended 'class written test + portfolio' assessment for Sub-Strand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teacher use when marking: Section A — correct index form with accurate base and exponent (no mark for correct base with wrong exponent); Section B — law correctly named AND repeated-multiplication reasoning shown for ≥ 2 items; Section C — correct single-power answer with value stated; Section D — paragraph addresses all four sub-parts; award full marks only if the explanation of repeated multiplication is explicit (not just 'the exponent tells how many times'). Self-reflection journal: not graded but teacher reads and writes a one-sentence response to each by next lesson. Learners whose Section D omits the reasoning for a⁰ = 1 are flagged for individual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Index Laws Maps show genuine reasoning (repeated-multiplication derivations) or surface rule-copying? If many maps lacked the reasoning column, the Explain phase in earlier lessons may need more explicit modelling of 'derive, don't memorise'. (2) Did the Section D written explanations address all four sub-parts coherently? If learners explained the multiplication and division laws well but struggled with a⁰ = 1, revisit Lesson 4 evidence in any catch-up session. (3) Were the pink DQB notes rich and genuinely curious (pointing toward logarithms, fractional indices, scientific notation in Chemistry) or were they vague? Rich pink notes indicate healthy intellectual engagement; vague ones may indicate that earlier lessons did not sufficiently celebrate productive confusion. (4) Was the 25-minute task timing appropriate? If more than one-third of learners did not reach Section D, consider whether Section B had too many items, or whether earlier lessons built sufficient fluency. (5) Celebrate: note the names of learners whose self-reflections showed the most striking conceptual change from Lesson 1 — these are powerful teaching artefacts for future cohorts and for parent/guardian communication about the power of the inquiry-based approach.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revisited the two anchoring-phenomenon cards (47,564,296 vs. 4.8 × 10⁷) displayed since Lesson 1, and conducted a gallery walk of seven Evidence Cards — one per previous lesson — showing Kenyan numerical examples of each index law, including census data, </w:t>
            </w:r>
            <w:del w:id="9276" w:author="Claude (AI) - proposed" w:date="2026-10-18T00:28:22Z">
              <w:r>
                <w:rPr>
                  <w:rFonts w:ascii="Arial" w:cs="Arial" w:eastAsia="Arial" w:hAnsi="Arial"/>
                  <w:b w:val="false"/>
                  <w:bCs w:val="false"/>
                  <w:i w:val="false"/>
                  <w:iCs w:val="false"/>
                  <w:color w:val="000000"/>
                  <w:sz w:val="18"/>
                  <w:szCs w:val="18"/>
                </w:rPr>
                <w:delText xml:space="preserve">maize-yield ratios</w:delText>
              </w:r>
            </w:del>
            <w:ins w:id="9277" w:author="Claude (AI) - proposed" w:date="2026-10-18T00:28:22Z">
              <w:r>
                <w:rPr>
                  <w:rFonts w:ascii="Arial" w:cs="Arial" w:eastAsia="Arial" w:hAnsi="Arial"/>
                  <w:b w:val="false"/>
                  <w:bCs w:val="false"/>
                  <w:i w:val="false"/>
                  <w:iCs w:val="false"/>
                  <w:color w:val="000000"/>
                  <w:sz w:val="18"/>
                  <w:szCs w:val="18"/>
                </w:rPr>
                <w:t xml:space="preserve">county populations</w:t>
              </w:r>
            </w:ins>
            <w:r>
              <w:rPr>
                <w:rFonts w:ascii="Arial" w:cs="Arial" w:eastAsia="Arial" w:hAnsi="Arial"/>
                <w:b w:val="false"/>
                <w:bCs w:val="false"/>
                <w:i w:val="false"/>
                <w:iCs w:val="false"/>
                <w:color w:val="000000"/>
                <w:sz w:val="18"/>
                <w:szCs w:val="18"/>
              </w:rPr>
              <w:t xml:space="preserve">, tea-</w:t>
            </w:r>
            <w:del w:id="9278" w:author="Claude (AI) - proposed" w:date="2026-10-18T00:28:22Z">
              <w:r>
                <w:rPr>
                  <w:rFonts w:ascii="Arial" w:cs="Arial" w:eastAsia="Arial" w:hAnsi="Arial"/>
                  <w:b w:val="false"/>
                  <w:bCs w:val="false"/>
                  <w:i w:val="false"/>
                  <w:iCs w:val="false"/>
                  <w:color w:val="000000"/>
                  <w:sz w:val="18"/>
                  <w:szCs w:val="18"/>
                </w:rPr>
                <w:delText xml:space="preserve">estate calculations, national-debt figures, and cell-biology measurements</w:delText>
              </w:r>
            </w:del>
            <w:ins w:id="9279" w:author="Claude (AI) - proposed" w:date="2026-10-18T00:28:22Z">
              <w:r>
                <w:rPr>
                  <w:rFonts w:ascii="Arial" w:cs="Arial" w:eastAsia="Arial" w:hAnsi="Arial"/>
                  <w:b w:val="false"/>
                  <w:bCs w:val="false"/>
                  <w:i w:val="false"/>
                  <w:iCs w:val="false"/>
                  <w:color w:val="000000"/>
                  <w:sz w:val="18"/>
                  <w:szCs w:val="18"/>
                </w:rPr>
                <w:t xml:space="preserve">farm dilution, maize-harvest ratios and digital-storage sizes</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four laws of indices (multiplication: aᵐ × aⁿ = aᵐ⁺ⁿ; division: aᵐ ÷ aⁿ = aᵐ⁻ⁿ; power of a power: (aᵐ)ⁿ = aᵐⁿ; zero index: a⁰ = 1) and demonstrated that each law follows necessarily from the meaning of repeated multiplication — so the superscript '7' in 4.8 × 10⁷ is not an arbitrary shortcut but a precise instruction that participates in a consistent, powerful rule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individual Index Laws Map synthesising all four laws with algebraic rules, repeated-multiplication reasoning, Kenyan numerical examples, and real-life Kenyan applications; completed a class written portfolio task assessing all four Specific Learning Outcomes including a written paragraph explaining the anchoring phenomenon to a novice; and wrote a self-reflection comparing their Lesson 1 prediction with their final evidence-based understanding.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kwj-6ivrlijybm1zlc3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ke84lintycuvra6xi76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qjzfzuujctwljfc6rsut" Type="http://schemas.openxmlformats.org/officeDocument/2006/relationships/hyperlink" Target="https://creativecommons.org/licenses/by-nc/4.0/" TargetMode="External"/><Relationship Id="rId4huw0a4cckbe4podnevz5" Type="http://schemas.openxmlformats.org/officeDocument/2006/relationships/hyperlink" Target="https://creativecommons.org/licenses/by-nc/4.0/" TargetMode="External"/><Relationship Id="rId81dx7myzoeus3swxa4_oq" Type="http://schemas.openxmlformats.org/officeDocument/2006/relationships/hyperlink" Target="https://creativecommons.org/licenses/by-nc/4.0/" TargetMode="External"/><Relationship Id="rIdqpxr6eh_cxofwccv6-26g" Type="http://schemas.openxmlformats.org/officeDocument/2006/relationships/hyperlink" Target="http://ares.local:8069/en/learn/#/topics/c/a85bdf6486515985bccba28df030cb6a" TargetMode="External"/><Relationship Id="rIdjt7a0bpt1wtc9lglnfks4"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2ugnd-xuwhunkybl6y-8" Type="http://schemas.openxmlformats.org/officeDocument/2006/relationships/hyperlink" Target="http://ares.local:8069/en/learn/#/topics/c/602ad914dba25d1ea716323105171450" TargetMode="External"/><Relationship Id="rIdfv307hf0rdnd_xltgqfjy"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e5uebsz7-rtxferwc5f" Type="http://schemas.openxmlformats.org/officeDocument/2006/relationships/hyperlink" Target="http://ares.local:8069/en/learn/#/topics/c/adce913c87995c789ba820b7e7f10de9" TargetMode="External"/><Relationship Id="rIdpvwn-bzoog4ldas3vexek"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h-ezmguhhy3jj6oolld2" Type="http://schemas.openxmlformats.org/officeDocument/2006/relationships/hyperlink" Target="http://ares.local:8069/en/learn/#/topics/c/602ad914dba25d1ea716323105171450" TargetMode="External"/><Relationship Id="rIdjtjhfsnj59dfyuvnffjr5"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znzplksxzmi7syrplst" Type="http://schemas.openxmlformats.org/officeDocument/2006/relationships/hyperlink" Target="http://ares.local:8069/en/learn/#/topics/c/4f6dc73451fa5583b1565512570af0b3" TargetMode="External"/><Relationship Id="rIdg8colwrhlfxky-mptpv-e"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lxicbdq8kpwn7elvy9-" Type="http://schemas.openxmlformats.org/officeDocument/2006/relationships/hyperlink" Target="http://ares.local:8069/en/learn/#/topics/c/8c9902d722385b56aea587be647626e3" TargetMode="External"/><Relationship Id="rId7rqzouex6eapw6yd2mupm"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xoli7zueydaaa_xtlxm" Type="http://schemas.openxmlformats.org/officeDocument/2006/relationships/hyperlink" Target="http://ares.local:8069/en/learn/#/topics/c/a85bdf6486515985bccba28df030cb6a" TargetMode="External"/><Relationship Id="rIdwattrawapcbwdqohtgs9l"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lzaofkq0qg_e2hcfhmw" Type="http://schemas.openxmlformats.org/officeDocument/2006/relationships/hyperlink" Target="http://ares.local:8069/en/learn/#/topics/c/7aa9a57d67b45538a529452ab968cdb1" TargetMode="External"/><Relationship Id="rIdhioldapqmpccxldabvpxy"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b7edrt3r9narqb5yetq" Type="http://schemas.openxmlformats.org/officeDocument/2006/relationships/hyperlink" Target="http://ares.local:8069/en/learn/#/topics/c/adce913c87995c789ba820b7e7f10de9" TargetMode="External"/><Relationship Id="rIdh-6c2sxmaaqrtxozm-qyw"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p-iajbyk-5z16ors-jg" Type="http://schemas.openxmlformats.org/officeDocument/2006/relationships/hyperlink" Target="http://ares.local:8069/en/learn/#/topics/c/8c21782dfdbf5283a5a2c25dd65a44f2" TargetMode="External"/><Relationship Id="rIdf30qb4yql0kyyhtay8ytj"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4osv1kr5fhu5d3atvala" Type="http://schemas.openxmlformats.org/officeDocument/2006/relationships/hyperlink" Target="https://creativecommons.org/licenses/by-nc/4.0/" TargetMode="External"/><Relationship Id="rIdiqdtpamnm63zf1bbdfnkd" Type="http://schemas.openxmlformats.org/officeDocument/2006/relationships/hyperlink" Target="https://creativecommons.org/licenses/by-nc/4.0/" TargetMode="External"/><Relationship Id="rIdec-simnk-h5lft-cyuspg" Type="http://schemas.openxmlformats.org/officeDocument/2006/relationships/hyperlink" Target="http://ares.local:8069/en/learn/#/topics/c/4f6dc73451fa5583b1565512570af0b3" TargetMode="External"/><Relationship Id="rIdxmszf7wtj5l-1yjtyg9pu"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zvfzo-foqlkvlme-ahs" Type="http://schemas.openxmlformats.org/officeDocument/2006/relationships/hyperlink" Target="http://ares.local:8069/en/learn/#/topics/c/8c9902d722385b56aea587be647626e3" TargetMode="External"/><Relationship Id="rId0ms5dwgjgypl6fdxiuoo5"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_wa5urgp_srmmxx0bbxj" Type="http://schemas.openxmlformats.org/officeDocument/2006/relationships/hyperlink" Target="http://ares.local:8069/en/learn/#/topics/c/4f6dc73451fa5583b1565512570af0b3" TargetMode="External"/><Relationship Id="rIdocmcsk04zwsjtef8f5cro"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d7h6jlaqq5ersmdbp8e" Type="http://schemas.openxmlformats.org/officeDocument/2006/relationships/hyperlink" Target="http://ares.local:8069/en/learn/#/topics/c/8c9902d722385b56aea587be647626e3" TargetMode="External"/><Relationship Id="rIdf-rlp6xyijws0aqpbqlo7"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vbsydm7ytnokpsvnmaf" Type="http://schemas.openxmlformats.org/officeDocument/2006/relationships/hyperlink" Target="http://ares.local:8069/en/learn/#/topics/c/a85bdf6486515985bccba28df030cb6a" TargetMode="External"/><Relationship Id="rIdcmsur9z2dc-xlvmskz0b7"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nde9ewr2emu1pqtez6u" Type="http://schemas.openxmlformats.org/officeDocument/2006/relationships/hyperlink" Target="http://ares.local:8069/en/learn/#/topics/c/ff3538cae49c508bab7175120ebd2569" TargetMode="External"/><Relationship Id="rIdrrwfl8tlaydvphpwc7agn"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ewyxk6f8f7jkpfmrb4v" Type="http://schemas.openxmlformats.org/officeDocument/2006/relationships/hyperlink" Target="http://ares.local:8069/en/learn/#/topics/c/adce913c87995c789ba820b7e7f10de9" TargetMode="External"/><Relationship Id="rIdqkqphbymxjexqk_l8cvdt"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qoheqseafivscfvfh47" Type="http://schemas.openxmlformats.org/officeDocument/2006/relationships/hyperlink" Target="http://ares.local:8069/en/learn/#/topics/c/da623d8147d85b9ea91b0338092a4136" TargetMode="External"/><Relationship Id="rIdxvfb2o9skslshnhdgkvkj"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f5x8ekqkhxosto2olse" Type="http://schemas.openxmlformats.org/officeDocument/2006/relationships/hyperlink" Target="http://ares.local:8069/en/learn/#/topics/c/2415ca716483549390a4695a8b9bf614" TargetMode="External"/><Relationship Id="rIdglcj6ds5qpr_dvm4vdzzo"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3olrwspis5wr-xiiy3m" Type="http://schemas.openxmlformats.org/officeDocument/2006/relationships/hyperlink" Target="http://ares.local:8069/en/learn/#/topics/c/80afa7c1eebb5981a54f434fd123f4df" TargetMode="External"/><Relationship Id="rIddeaycuacmkw2a0cgdswro"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suwunq8xs_ermlvevja" Type="http://schemas.openxmlformats.org/officeDocument/2006/relationships/hyperlink" Target="https://creativecommons.org/licenses/by-nc/4.0/" TargetMode="External"/><Relationship Id="rIdugx17xvvgblaoz--rkapz" Type="http://schemas.openxmlformats.org/officeDocument/2006/relationships/hyperlink" Target="https://creativecommons.org/licenses/by-nc/4.0/" TargetMode="External"/><Relationship Id="rIdvozyj4guat5gmmip9m_vb" Type="http://schemas.openxmlformats.org/officeDocument/2006/relationships/hyperlink" Target="http://ares.local:8069/en/learn/#/topics/c/c84516626448569da74eab5e94301aaf" TargetMode="External"/><Relationship Id="rIdit0pbpiz8exyemz5truna"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p4hwm0xtf-h9fl0rl4q" Type="http://schemas.openxmlformats.org/officeDocument/2006/relationships/hyperlink" Target="http://ares.local:8069/en/learn/#/topics/c/8a2e6ab5a1545561b7a1a50ca0513853" TargetMode="External"/><Relationship Id="rIdw1jcx9a0dnyysdxyu_ja9"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i8hczwikvluo3bwvojw" Type="http://schemas.openxmlformats.org/officeDocument/2006/relationships/hyperlink" Target="http://ares.local:8069/en/learn/#/topics/c/d9719b8b53745ca8bbb75c52c74d7a12" TargetMode="External"/><Relationship Id="rIdtf3hskajweijlwmnqiyhe"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j4axo5wrqmv7-0cbesu" Type="http://schemas.openxmlformats.org/officeDocument/2006/relationships/hyperlink" Target="http://ares.local:8069/en/learn/#/topics/c/8a2e6ab5a1545561b7a1a50ca0513853" TargetMode="External"/><Relationship Id="rIdc0up3vhdz1wibvplra8ew"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yvayxzkdn46cnobirlz" Type="http://schemas.openxmlformats.org/officeDocument/2006/relationships/hyperlink" Target="http://ares.local:8069/en/learn/#/topics/c/c84516626448569da74eab5e94301aaf" TargetMode="External"/><Relationship Id="rId9egsah8ldmryfhjeexcvw"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sjufncczphn0uo2j3n" Type="http://schemas.openxmlformats.org/officeDocument/2006/relationships/hyperlink" Target="http://ares.local:8069/en/learn/#/topics/c/8c9902d722385b56aea587be647626e3" TargetMode="External"/><Relationship Id="rIdk77-wjjvcle6b96kmdwst"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cmph1jaasuj20lryfal" Type="http://schemas.openxmlformats.org/officeDocument/2006/relationships/hyperlink" Target="http://ares.local:8069/en/learn/#/topics/c/d9719b8b53745ca8bbb75c52c74d7a12" TargetMode="External"/><Relationship Id="rId0yobhu50xqk-dx6p4vrij"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6axp7s77nyrbnbca8sx" Type="http://schemas.openxmlformats.org/officeDocument/2006/relationships/hyperlink" Target="http://ares.local:8069/en/learn/#/topics/c/7aa9a57d67b45538a529452ab968cdb1" TargetMode="External"/><Relationship Id="rIdsrrhhwvxhc7-audaymup4"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lfhyy6o7garzavc8vfpv" Type="http://schemas.openxmlformats.org/officeDocument/2006/relationships/hyperlink" Target="http://ares.local:8069/en/learn/#/topics/c/a85bdf6486515985bccba28df030cb6a" TargetMode="External"/><Relationship Id="rIdhxq8z4kzmft-tbeaeevo7"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e6hpt6yos-ddijig6me" Type="http://schemas.openxmlformats.org/officeDocument/2006/relationships/hyperlink" Target="http://ares.local:8069/en/learn/#/topics/c/e242cbee6e17560e85ddbeb7e7035d01" TargetMode="External"/><Relationship Id="rIdx8b4rxo5ac2tyi7gveewt"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cq-c5hp7b6gwtusoa8r" Type="http://schemas.openxmlformats.org/officeDocument/2006/relationships/hyperlink" Target="https://creativecommons.org/licenses/by-nc/4.0/" TargetMode="External"/><Relationship Id="rIdybwaerdgxh7otxov3zmq4" Type="http://schemas.openxmlformats.org/officeDocument/2006/relationships/hyperlink" Target="https://creativecommons.org/licenses/by-nc/4.0/" TargetMode="External"/><Relationship Id="rIdnmdefnpryobp0qthp4lrq" Type="http://schemas.openxmlformats.org/officeDocument/2006/relationships/hyperlink" Target="http://ares.local:8069/en/learn/#/topics/c/d9719b8b53745ca8bbb75c52c74d7a12" TargetMode="External"/><Relationship Id="rIdu5ewo3um3l9zmsfndqmly"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ozohdl-s592rqukkswf" Type="http://schemas.openxmlformats.org/officeDocument/2006/relationships/hyperlink" Target="http://ares.local:8069/en/learn/#/topics/c/8a2e6ab5a1545561b7a1a50ca0513853" TargetMode="External"/><Relationship Id="rIdwtk4ji-nu-vvigvgux1x6"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ykdqmmezqdjpy66li4e" Type="http://schemas.openxmlformats.org/officeDocument/2006/relationships/hyperlink" Target="http://ares.local:8069/en/learn/#/topics/c/c84516626448569da74eab5e94301aaf" TargetMode="External"/><Relationship Id="rIdjyzjw558aeyzzzhhmk2jc"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w4p3t0tfotpnyrfg5vz" Type="http://schemas.openxmlformats.org/officeDocument/2006/relationships/hyperlink" Target="http://ares.local:8069/en/learn/#/topics/c/90f0a4f9b6915f8f9b4b9d23c1e0faf0" TargetMode="External"/><Relationship Id="rIdww8jubg3zjpchjtelps87"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kpjsomtfmo5p6e1w_cg" Type="http://schemas.openxmlformats.org/officeDocument/2006/relationships/hyperlink" Target="http://ares.local:8069/en/learn/#/topics/c/803f6cd3c77b503c9e4ddf1cbb424463" TargetMode="External"/><Relationship Id="rIdcf6y4b4s-ebfz00dij4r2"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6e7gpmnjo7xtft7khacg" Type="http://schemas.openxmlformats.org/officeDocument/2006/relationships/hyperlink" Target="http://ares.local:8069/en/learn/#/topics/c/f574c9d662025a058643c0690ad33f0e" TargetMode="External"/><Relationship Id="rId7p1ofsq3mpywquekesllc"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jgz5udedhrhkv1icoch" Type="http://schemas.openxmlformats.org/officeDocument/2006/relationships/hyperlink" Target="http://ares.local:8069/en/learn/#/topics/c/d9719b8b53745ca8bbb75c52c74d7a12" TargetMode="External"/><Relationship Id="rIdgvb6gywhd2-i_bved5gx-"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5gmkooq-b924cxscxhve" Type="http://schemas.openxmlformats.org/officeDocument/2006/relationships/hyperlink" Target="http://ares.local/modules/math_expression/exponent-laws.html" TargetMode="External"/><Relationship Id="rIdyhhzv_k8knw192_wblfge"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cxrrozxz4jlu_ohxoxz" Type="http://schemas.openxmlformats.org/officeDocument/2006/relationships/hyperlink" Target="http://ares.local:8069/en/learn/#/topics/c/c84516626448569da74eab5e94301aaf" TargetMode="External"/><Relationship Id="rIdlv4hlmvwambo4hsnprgyi"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bwvmnoxhp4rme59hmhl" Type="http://schemas.openxmlformats.org/officeDocument/2006/relationships/hyperlink" Target="http://ares.local/modules/math_expression/exponent-laws-examples.html" TargetMode="External"/><Relationship Id="rIdxwa7aoabjidzg8dwkep__"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tnd5b2b1x1a9cj5vpt-" Type="http://schemas.openxmlformats.org/officeDocument/2006/relationships/hyperlink" Target="https://creativecommons.org/licenses/by-nc/4.0/" TargetMode="External"/><Relationship Id="rId5n9zqa8qpfnp95x1ld5q_" Type="http://schemas.openxmlformats.org/officeDocument/2006/relationships/hyperlink" Target="https://creativecommons.org/licenses/by-nc/4.0/" TargetMode="External"/><Relationship Id="rIdzzhz9pmu11po19my7aoks" Type="http://schemas.openxmlformats.org/officeDocument/2006/relationships/hyperlink" Target="http://ares.local:8069/en/learn/#/topics/c/d9719b8b53745ca8bbb75c52c74d7a12" TargetMode="External"/><Relationship Id="rId8heijngzink9idpemdobm"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ue73o8rjeagzsffuma6" Type="http://schemas.openxmlformats.org/officeDocument/2006/relationships/hyperlink" Target="http://ares.local/modules/math_expression/exponent-laws.html" TargetMode="External"/><Relationship Id="rIdgzorjwcst4ucakcswt__l"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8x35qynvcpkkttmdlgs5" Type="http://schemas.openxmlformats.org/officeDocument/2006/relationships/hyperlink" Target="http://ares.local:8069/en/learn/#/topics/c/d9719b8b53745ca8bbb75c52c74d7a12" TargetMode="External"/><Relationship Id="rIdno6oxmbojv9i15-shjtbp"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emcjlr54gg3wf_bhyjv" Type="http://schemas.openxmlformats.org/officeDocument/2006/relationships/hyperlink" Target="http://ares.local/modules/math_expression/exponent-laws.html" TargetMode="External"/><Relationship Id="rIdm1_uc7bmvr1qaoamzffgc"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qa2vt2_dt6kbicpfyi3" Type="http://schemas.openxmlformats.org/officeDocument/2006/relationships/hyperlink" Target="http://ares.local:8069/en/learn/#/topics/c/a85bdf6486515985bccba28df030cb6a" TargetMode="External"/><Relationship Id="rIdgzyvujpejwv8jigx9zgub"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_usxblfqj02ai9xlidhj" Type="http://schemas.openxmlformats.org/officeDocument/2006/relationships/hyperlink" Target="http://ares.local:8069/en/learn/#/topics/c/8c9902d722385b56aea587be647626e3" TargetMode="External"/><Relationship Id="rIdwtho-x3ehu3a6d1yciiik"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yow9ywcpsreeuup8_uf" Type="http://schemas.openxmlformats.org/officeDocument/2006/relationships/hyperlink" Target="http://ares.local:8069/en/learn/#/topics/c/adce913c87995c789ba820b7e7f10de9" TargetMode="External"/><Relationship Id="rIdsmskyewfs-8mhcd3zpxds"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h2umhrjsu4jjm4md_om" Type="http://schemas.openxmlformats.org/officeDocument/2006/relationships/hyperlink" Target="http://ares.local:8069/en/learn/#/topics/c/7aa9a57d67b45538a529452ab968cdb1" TargetMode="External"/><Relationship Id="rIdvov4fw2becna6o-mthbuc"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em_pdhvkwhscwiatonnv" Type="http://schemas.openxmlformats.org/officeDocument/2006/relationships/hyperlink" Target="http://ares.local:8069/en/learn/#/topics/c/4f6dc73451fa5583b1565512570af0b3" TargetMode="External"/><Relationship Id="rId-l06slj2hsuh_ocb9y0r_"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2v4nisaiwa81xtfd5ss" Type="http://schemas.openxmlformats.org/officeDocument/2006/relationships/hyperlink" Target="http://ares.local:8069/en/learn/#/topics/c/e242cbee6e17560e85ddbeb7e7035d01" TargetMode="External"/><Relationship Id="rIda5hn_k8mocrnjf8hpwre5"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nlr5nyxp45jbfohyiem" Type="http://schemas.openxmlformats.org/officeDocument/2006/relationships/hyperlink" Target="https://creativecommons.org/licenses/by-nc/4.0/" TargetMode="External"/><Relationship Id="rIdvruenqciduuuyarqopgkl" Type="http://schemas.openxmlformats.org/officeDocument/2006/relationships/hyperlink" Target="https://creativecommons.org/licenses/by-nc/4.0/" TargetMode="External"/><Relationship Id="rIdq_k06wqriiho9pfnl_jlp" Type="http://schemas.openxmlformats.org/officeDocument/2006/relationships/hyperlink" Target="http://ares.local:8069/en/learn/#/topics/c/7b56efa46c0256c784f401bcbda76fef" TargetMode="External"/><Relationship Id="rIdk5ihfic6htpezllzk2zr0"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zerbbouzvrylmsmhozc" Type="http://schemas.openxmlformats.org/officeDocument/2006/relationships/hyperlink" Target="http://ares.local:8069/en/learn/#/topics/c/8a2e6ab5a1545561b7a1a50ca0513853" TargetMode="External"/><Relationship Id="rIdbz419lgww7zk-8zr9oouc"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3o5sdpue0nehowfaesy" Type="http://schemas.openxmlformats.org/officeDocument/2006/relationships/hyperlink" Target="http://ares.local:8069/en/learn/#/topics/c/6796c18bca485b6699d2e45b94eae1a0" TargetMode="External"/><Relationship Id="rIdb3z3nbfhbendmnjz_aymo"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ysd2ps0iqqiawsqzntk" Type="http://schemas.openxmlformats.org/officeDocument/2006/relationships/hyperlink" Target="http://ares.local:8069/en/learn/#/topics/c/7aa9a57d67b45538a529452ab968cdb1" TargetMode="External"/><Relationship Id="rIdjis7m7u0foacvgo6uz2dh"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xpgv9vtscufiwuhxiyx" Type="http://schemas.openxmlformats.org/officeDocument/2006/relationships/hyperlink" Target="http://ares.local:8069/en/learn/#/topics/c/7b56efa46c0256c784f401bcbda76fef" TargetMode="External"/><Relationship Id="rIdi6ozc9vy507_gxecwcdub"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fyqefpdcaqpmkfeqcp0" Type="http://schemas.openxmlformats.org/officeDocument/2006/relationships/hyperlink" Target="http://ares.local/modules/math_expression/exponent-laws.html" TargetMode="External"/><Relationship Id="rIdtwdjubsarie_txw-22hpg"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kkncwgddbl_vv2un76r" Type="http://schemas.openxmlformats.org/officeDocument/2006/relationships/hyperlink" Target="http://ares.local:8069/en/learn/#/topics/c/6796c18bca485b6699d2e45b94eae1a0" TargetMode="External"/><Relationship Id="rIdcbjmmnq4oitalq6v1akp1"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kdv8_8ruzwxjm_zqsyl" Type="http://schemas.openxmlformats.org/officeDocument/2006/relationships/hyperlink" Target="http://ares.local/modules/math_expression/exponent-laws-questions-q1.html" TargetMode="External"/><Relationship Id="rIddtskcsgid3uahuhsn4esi"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fev1_49ok7iwgf-y8bz" Type="http://schemas.openxmlformats.org/officeDocument/2006/relationships/hyperlink" Target="http://ares.local:8069/en/learn/#/topics/c/c84516626448569da74eab5e94301aaf" TargetMode="External"/><Relationship Id="rId6lbqkgno_wm5yh59vv_qs"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zjay2nqky9v-0vyt9k_" Type="http://schemas.openxmlformats.org/officeDocument/2006/relationships/hyperlink" Target="http://ares.local/modules/math_expression/exponent-laws-examples.html" TargetMode="External"/><Relationship Id="rIdc1tub-csrsghouh87lj92"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8hjkd2ryscszuug1nvb" Type="http://schemas.openxmlformats.org/officeDocument/2006/relationships/hyperlink" Target="https://creativecommons.org/licenses/by-nc/4.0/" TargetMode="External"/><Relationship Id="rIdafy2b9o_t5qrbvizucxvi" Type="http://schemas.openxmlformats.org/officeDocument/2006/relationships/hyperlink" Target="https://creativecommons.org/licenses/by-nc/4.0/" TargetMode="External"/><Relationship Id="rIdf5d9rh2gtcidkuzd8_gyl" Type="http://schemas.openxmlformats.org/officeDocument/2006/relationships/hyperlink" Target="http://ares.local:8069/en/learn/#/topics/c/d9719b8b53745ca8bbb75c52c74d7a12" TargetMode="External"/><Relationship Id="rIdjqs1xq9b6oyc3nhkqohwy"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c8my0q28pkfe4tr3fwc" Type="http://schemas.openxmlformats.org/officeDocument/2006/relationships/hyperlink" Target="http://ares.local:8069/en/learn/#/topics/c/7aa9a57d67b45538a529452ab968cdb1" TargetMode="External"/><Relationship Id="rIdaj4dx84ohmresa4fvnwco"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m4bxnudg2d2rg33zmg5" Type="http://schemas.openxmlformats.org/officeDocument/2006/relationships/hyperlink" Target="http://ares.local:8069/en/learn/#/topics/c/7b56efa46c0256c784f401bcbda76fef" TargetMode="External"/><Relationship Id="rIdwxfazqntk6i-kfcevyltd"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fkfxtivf3ii-tcvkv8z" Type="http://schemas.openxmlformats.org/officeDocument/2006/relationships/hyperlink" Target="http://ares.local:8069/en/learn/#/topics/c/8a2e6ab5a1545561b7a1a50ca0513853" TargetMode="External"/><Relationship Id="rIdshciugqtns_yru6o_oppb"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napbkmeftcbtrqsbded" Type="http://schemas.openxmlformats.org/officeDocument/2006/relationships/hyperlink" Target="http://ares.local:8069/en/learn/#/topics/c/adce913c87995c789ba820b7e7f10de9" TargetMode="External"/><Relationship Id="rIdgex2w3aueigeareezbrxy"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hlarlyljzzctvfmnesa" Type="http://schemas.openxmlformats.org/officeDocument/2006/relationships/hyperlink" Target="http://ares.local:8069/en/learn/#/topics/c/7aa9a57d67b45538a529452ab968cdb1" TargetMode="External"/><Relationship Id="rIdm87s87on8c0faj6p4mcg2"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gqmtaiojk4vpishtxlj" Type="http://schemas.openxmlformats.org/officeDocument/2006/relationships/hyperlink" Target="http://ares.local:8069/en/learn/#/topics/c/d9719b8b53745ca8bbb75c52c74d7a12" TargetMode="External"/><Relationship Id="rIdlmi0hyrj6gpbdht8lxtkz"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qt1xbry0o8x3hhviixq" Type="http://schemas.openxmlformats.org/officeDocument/2006/relationships/hyperlink" Target="http://ares.local:8069/en/learn/#/topics/c/8a2e6ab5a1545561b7a1a50ca0513853" TargetMode="External"/><Relationship Id="rIdsf7-lghcj3a8cdluelhai"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3huenii6mpjevuoicjf" Type="http://schemas.openxmlformats.org/officeDocument/2006/relationships/hyperlink" Target="http://ares.local:8069/en/learn/#/topics/c/7b56efa46c0256c784f401bcbda76fef" TargetMode="External"/><Relationship Id="rId22emb2lbeq7fdwwsswjza"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xissxa2fdrepxlgzgjp" Type="http://schemas.openxmlformats.org/officeDocument/2006/relationships/hyperlink" Target="http://ares.local:8069/en/learn/#/topics/c/d2e5b8e0ba255395af5d2b4dafffb629" TargetMode="External"/><Relationship Id="rIdzw2ewtwhzmv8sakkrrddi"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ozyiw0suxysevao4pca" Type="http://schemas.openxmlformats.org/officeDocument/2006/relationships/hyperlink" Target="https://creativecommons.org/licenses/by-nc/4.0/" TargetMode="External"/><Relationship Id="rId9now8zpnjwiqvcj8ho7dc" Type="http://schemas.openxmlformats.org/officeDocument/2006/relationships/hyperlink" Target="https://creativecommons.org/licenses/by-nc/4.0/" TargetMode="External"/><Relationship Id="rId_jlwkeamajcgfpyn-wnlh" Type="http://schemas.openxmlformats.org/officeDocument/2006/relationships/hyperlink" Target="http://ares.local:8069/en/learn/#/topics/c/7b56efa46c0256c784f401bcbda76fef" TargetMode="External"/><Relationship Id="rIdpilnkfqzedkglusjtjidm"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aafxoiocsclidu_hk3k" Type="http://schemas.openxmlformats.org/officeDocument/2006/relationships/hyperlink" Target="http://ares.local:8069/en/learn/#/topics/c/8a2e6ab5a1545561b7a1a50ca0513853" TargetMode="External"/><Relationship Id="rIdpddyj4w8uadb65h4pa8ps"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a8mztdg5-tly8ajy9wr" Type="http://schemas.openxmlformats.org/officeDocument/2006/relationships/hyperlink" Target="http://ares.local:8069/en/learn/#/topics/c/c84516626448569da74eab5e94301aaf" TargetMode="External"/><Relationship Id="rIdjrasih3pqyouyhjqehpiq"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lvjcl4ogfyxj7puzora" Type="http://schemas.openxmlformats.org/officeDocument/2006/relationships/hyperlink" Target="http://ares.local:8069/en/learn/#/topics/c/7aa9a57d67b45538a529452ab968cdb1" TargetMode="External"/><Relationship Id="rIdje37jxsibulnisi5cqlep"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3ngip0s96qvadjcxamwz" Type="http://schemas.openxmlformats.org/officeDocument/2006/relationships/hyperlink" Target="http://ares.local:8069/en/learn/#/topics/c/7b56efa46c0256c784f401bcbda76fef" TargetMode="External"/><Relationship Id="rId7unjlg6bt1mo9jhgh6ziq"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jitemyoumbn5equkzcn" Type="http://schemas.openxmlformats.org/officeDocument/2006/relationships/hyperlink" Target="http://ares.local:8069/en/learn/#/topics/c/8a2e6ab5a1545561b7a1a50ca0513853" TargetMode="External"/><Relationship Id="rIdyq13hd0ptlbzxieaiikkf"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bmv2u1bweqoomts5n2yz" Type="http://schemas.openxmlformats.org/officeDocument/2006/relationships/hyperlink" Target="http://ares.local:8069/en/learn/#/topics/c/c84516626448569da74eab5e94301aaf" TargetMode="External"/><Relationship Id="rIdvua-kjln7cwywyc8moks1"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ldzfwwmudawkmg3pspf" Type="http://schemas.openxmlformats.org/officeDocument/2006/relationships/hyperlink" Target="http://ares.local:8069/en/learn/#/topics/c/7aa9a57d67b45538a529452ab968cdb1" TargetMode="External"/><Relationship Id="rIdq1afrk6rumdc6ivwtd9p0"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movncr0oy7jfzds0usz" Type="http://schemas.openxmlformats.org/officeDocument/2006/relationships/hyperlink" Target="http://ares.local:8069/en/learn/#/topics/c/47f8727eb590564db369f500cd9cbcc9" TargetMode="External"/><Relationship Id="rIdowprrfepvxnzbi_v63hxo"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e8g3buptwj25nhnuhxk" Type="http://schemas.openxmlformats.org/officeDocument/2006/relationships/hyperlink" Target="http://ares.local:8069/en/learn/#/topics/c/ff3538cae49c508bab7175120ebd2569" TargetMode="External"/><Relationship Id="rIdyom5zmfy1kxwlnhrl-w3u"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wj-6ivrlijybm1zlc39" Type="http://schemas.openxmlformats.org/officeDocument/2006/relationships/hyperlink" Target="https://creativecommons.org/licenses/by-nc/4.0/" TargetMode="External"/><Relationship Id="rIdnke84lintycuvra6xi76o"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2026-10-18T00:28:22.381Z</dcterms:created>
  <dcterms:modified xsi:type="dcterms:W3CDTF">2026-10-18T00:28:22.381Z</dcterms:modified>
</cp:coreProperties>
</file>

<file path=docProps/custom.xml><?xml version="1.0" encoding="utf-8"?>
<Properties xmlns="http://schemas.openxmlformats.org/officeDocument/2006/custom-properties" xmlns:vt="http://schemas.openxmlformats.org/officeDocument/2006/docPropsVTypes"/>
</file>