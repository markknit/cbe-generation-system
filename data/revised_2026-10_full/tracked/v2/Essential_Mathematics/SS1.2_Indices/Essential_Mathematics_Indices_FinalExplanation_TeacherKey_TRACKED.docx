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SUB-STRAND 1.2 INDICES: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Why do scientists, economists and farmers use small superscript numbers? Look back at the two cards from Lesson 1: Card A shows Kenya's 2019 Census figure 47,564,296 written in full, and Card B shows 4.8 × 10⁷. Answer every section in the space under the prompt. Write in full sentences, show your working line by line, and name the law of indices you use at each step. Use the ideas from all eight lessons: repeated multiplication, the product law, the quotient law, the zero-index law and the power-of-a-power law. Where a question asks you to explain, give a reason, not just an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Reading the small superscript number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Look again at Card B: 4.8 × 10⁷. (a) Name the base and the index (power) in 10⁷, and say what each one tells you. (b) Write 10⁷ as repeated multiplication and give its value in ordinary form. (c) Explain why Card B uses a superscript 7 when Card A is the Census figure 47,564,296. Why is Card B shorter, easier to compare and less likely to be misread? (d) Write 2⁵ as repeated multiplication and evaluate 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 10⁷ the base is 10, the number being multiplied by itself. The index (power or exponent) is 7, which tells us how many times the base is multiplied by itself. (b) 10⁷ = 10 × 10 × 10 × 10 × 10 × 10 × 10 = 10,000,000 (ten million). (c) The Census figure is about 4.8 ten-millions, so we write 4.8 × 10⁷. The superscript 7 replaces seven separate multiplication signs (or the long place-value string of ten million) with one small symbol. Card A has eight digits and two commas, while Card B has a short number and one small superscript. Card B is easier to compare with other numbers, easier to compute with and less likely to be misread, because the superscript tells you the size directly and you do not have to count digits. Card B is an approximation: 47,564,296 is about 4.76 × 10⁷, and 4.8 × 10⁷ is that value rounded to 2 significant figures, so it keeps almost all of the information. (d) 2⁵ = 2 × 2 × 2 × 2 × 2 = 32.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The product law and projecting the population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Expand 10² × 10³ fully as repeated multiplication, count all the factors, and write the answer as a single power of 10. (b) Use your working to explain in words why multiplying powers with the same base means adding the indices. Write the general law using a, m and n. (c) Suppose </w:t>
            </w:r>
            <w:ins w:id="9001" w:author="Claude (AI) - proposed" w:date="2026-10-18T00:28:23Z">
              <w:r>
                <w:rPr>
                  <w:rFonts w:ascii="Arial" w:cs="Arial" w:eastAsia="Arial" w:hAnsi="Arial"/>
                  <w:b/>
                  <w:bCs/>
                  <w:i w:val="false"/>
                  <w:iCs w:val="false"/>
                  <w:color w:val="000000"/>
                  <w:sz w:val="18"/>
                  <w:szCs w:val="18"/>
                </w:rPr>
                <w:t xml:space="preserve">each of </w:t>
              </w:r>
            </w:ins>
            <w:r>
              <w:rPr>
                <w:rFonts w:ascii="Arial" w:cs="Arial" w:eastAsia="Arial" w:hAnsi="Arial"/>
                <w:b/>
                <w:bCs/>
                <w:i w:val="false"/>
                <w:iCs w:val="false"/>
                <w:color w:val="000000"/>
                <w:sz w:val="18"/>
                <w:szCs w:val="18"/>
              </w:rPr>
              <w:t xml:space="preserve">Kenya's</w:t>
            </w:r>
            <w:del w:id="9002" w:author="Claude (AI) - proposed" w:date="2026-10-18T00:28:23Z">
              <w:r>
                <w:rPr>
                  <w:rFonts w:ascii="Arial" w:cs="Arial" w:eastAsia="Arial" w:hAnsi="Arial"/>
                  <w:b/>
                  <w:bCs/>
                  <w:i w:val="false"/>
                  <w:iCs w:val="false"/>
                  <w:color w:val="000000"/>
                  <w:sz w:val="18"/>
                  <w:szCs w:val="18"/>
                </w:rPr>
                <w:delText xml:space="preserve"> population of about</w:delText>
              </w:r>
            </w:del>
            <w:r>
              <w:rPr>
                <w:rFonts w:ascii="Arial" w:cs="Arial" w:eastAsia="Arial" w:hAnsi="Arial"/>
                <w:b/>
                <w:bCs/>
                <w:i w:val="false"/>
                <w:iCs w:val="false"/>
                <w:color w:val="000000"/>
                <w:sz w:val="18"/>
                <w:szCs w:val="18"/>
              </w:rPr>
              <w:t xml:space="preserve"> 4.8 × 10⁷ </w:t>
            </w:r>
            <w:del w:id="9003" w:author="Claude (AI) - proposed" w:date="2026-10-18T00:28:23Z">
              <w:r>
                <w:rPr>
                  <w:rFonts w:ascii="Arial" w:cs="Arial" w:eastAsia="Arial" w:hAnsi="Arial"/>
                  <w:b/>
                  <w:bCs/>
                  <w:i w:val="false"/>
                  <w:iCs w:val="false"/>
                  <w:color w:val="000000"/>
                  <w:sz w:val="18"/>
                  <w:szCs w:val="18"/>
                </w:rPr>
                <w:delText xml:space="preserve">were projected to grow by a factor of 10²</w:delText>
              </w:r>
            </w:del>
            <w:ins w:id="9004" w:author="Claude (AI) - proposed" w:date="2026-10-18T00:28:23Z">
              <w:r>
                <w:rPr>
                  <w:rFonts w:ascii="Arial" w:cs="Arial" w:eastAsia="Arial" w:hAnsi="Arial"/>
                  <w:b/>
                  <w:bCs/>
                  <w:i w:val="false"/>
                  <w:iCs w:val="false"/>
                  <w:color w:val="000000"/>
                  <w:sz w:val="18"/>
                  <w:szCs w:val="18"/>
                </w:rPr>
                <w:t xml:space="preserve">people used about 10² litres of water in one day</w:t>
              </w:r>
            </w:ins>
            <w:r>
              <w:rPr>
                <w:rFonts w:ascii="Arial" w:cs="Arial" w:eastAsia="Arial" w:hAnsi="Arial"/>
                <w:b/>
                <w:bCs/>
                <w:i w:val="false"/>
                <w:iCs w:val="false"/>
                <w:color w:val="000000"/>
                <w:sz w:val="18"/>
                <w:szCs w:val="18"/>
              </w:rPr>
              <w:t xml:space="preserve">. Use the product law to write the </w:t>
            </w:r>
            <w:del w:id="9005" w:author="Claude (AI) - proposed" w:date="2026-10-18T00:28:23Z">
              <w:r>
                <w:rPr>
                  <w:rFonts w:ascii="Arial" w:cs="Arial" w:eastAsia="Arial" w:hAnsi="Arial"/>
                  <w:b/>
                  <w:bCs/>
                  <w:i w:val="false"/>
                  <w:iCs w:val="false"/>
                  <w:color w:val="000000"/>
                  <w:sz w:val="18"/>
                  <w:szCs w:val="18"/>
                </w:rPr>
                <w:delText xml:space="preserve">projected population</w:delText>
              </w:r>
            </w:del>
            <w:ins w:id="9006" w:author="Claude (AI) - proposed" w:date="2026-10-18T00:28:23Z">
              <w:r>
                <w:rPr>
                  <w:rFonts w:ascii="Arial" w:cs="Arial" w:eastAsia="Arial" w:hAnsi="Arial"/>
                  <w:b/>
                  <w:bCs/>
                  <w:i w:val="false"/>
                  <w:iCs w:val="false"/>
                  <w:color w:val="000000"/>
                  <w:sz w:val="18"/>
                  <w:szCs w:val="18"/>
                </w:rPr>
                <w:t xml:space="preserve">total litres used in one day</w:t>
              </w:r>
            </w:ins>
            <w:r>
              <w:rPr>
                <w:rFonts w:ascii="Arial" w:cs="Arial" w:eastAsia="Arial" w:hAnsi="Arial"/>
                <w:b/>
                <w:bCs/>
                <w:i w:val="false"/>
                <w:iCs w:val="false"/>
                <w:color w:val="000000"/>
                <w:sz w:val="18"/>
                <w:szCs w:val="18"/>
              </w:rPr>
              <w:t xml:space="preserve"> in the form a × 10ⁿ. Explain why this is quicker than multiplying out the full numbers.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10² × 10³ = (10 × 10) × (10 × 10 × 10) = 10 × 10 × 10 × 10 × 10, which is 5 factors of 10, so the answer is 10⁵. (b) The first power puts 2 copies of the base into the product and the second puts 3 copies. Together there are 2 + 3 = 5 identical factors, so the indices are added. In general aᵐ × aⁿ = aᵐ⁺ⁿ, because m copies and n copies of a make m + n copies. (c) 4.8 × 10⁷ × 10² = 4.8 × 10⁷⁺² = 4.8 × 10⁹. This </w:t>
            </w:r>
            <w:del w:id="9007" w:author="Claude (AI) - proposed" w:date="2026-10-18T00:28:23Z">
              <w:r>
                <w:rPr>
                  <w:rFonts w:ascii="Arial" w:cs="Arial" w:eastAsia="Arial" w:hAnsi="Arial"/>
                  <w:b w:val="false"/>
                  <w:bCs w:val="false"/>
                  <w:i w:val="false"/>
                  <w:iCs w:val="false"/>
                  <w:color w:val="000000"/>
                  <w:sz w:val="18"/>
                  <w:szCs w:val="18"/>
                </w:rPr>
                <w:delText xml:space="preserve">is the projection from the rounded figure</w:delText>
              </w:r>
            </w:del>
            <w:ins w:id="9008" w:author="Claude (AI) - proposed" w:date="2026-10-18T00:28:23Z">
              <w:r>
                <w:rPr>
                  <w:rFonts w:ascii="Arial" w:cs="Arial" w:eastAsia="Arial" w:hAnsi="Arial"/>
                  <w:b w:val="false"/>
                  <w:bCs w:val="false"/>
                  <w:i w:val="false"/>
                  <w:iCs w:val="false"/>
                  <w:color w:val="000000"/>
                  <w:sz w:val="18"/>
                  <w:szCs w:val="18"/>
                </w:rPr>
                <w:t xml:space="preserve">total is for the rounded population</w:t>
              </w:r>
            </w:ins>
            <w:r>
              <w:rPr>
                <w:rFonts w:ascii="Arial" w:cs="Arial" w:eastAsia="Arial" w:hAnsi="Arial"/>
                <w:b w:val="false"/>
                <w:bCs w:val="false"/>
                <w:i w:val="false"/>
                <w:iCs w:val="false"/>
                <w:color w:val="000000"/>
                <w:sz w:val="18"/>
                <w:szCs w:val="18"/>
              </w:rPr>
              <w:t xml:space="preserve"> 4.8 × 10⁷; the exact Census figure 47,564,296 would give 4,756,429,600</w:t>
            </w:r>
            <w:ins w:id="9009" w:author="Claude (AI) - proposed" w:date="2026-10-18T00:28:23Z">
              <w:r>
                <w:rPr>
                  <w:rFonts w:ascii="Arial" w:cs="Arial" w:eastAsia="Arial" w:hAnsi="Arial"/>
                  <w:b w:val="false"/>
                  <w:bCs w:val="false"/>
                  <w:i w:val="false"/>
                  <w:iCs w:val="false"/>
                  <w:color w:val="000000"/>
                  <w:sz w:val="18"/>
                  <w:szCs w:val="18"/>
                </w:rPr>
                <w:t xml:space="preserve"> litres</w:t>
              </w:r>
            </w:ins>
            <w:r>
              <w:rPr>
                <w:rFonts w:ascii="Arial" w:cs="Arial" w:eastAsia="Arial" w:hAnsi="Arial"/>
                <w:b w:val="false"/>
                <w:bCs w:val="false"/>
                <w:i w:val="false"/>
                <w:iCs w:val="false"/>
                <w:color w:val="000000"/>
                <w:sz w:val="18"/>
                <w:szCs w:val="18"/>
              </w:rPr>
              <w:t xml:space="preserve">, which is about 4.76 × 10⁹ and rounds to 4.8 × 10⁹ to 2 significant figures. We only added the small indices 7 and 2 instead of multiplying out a long number and writing a ten-digit answer. This is quicker, and it is less likely to produce a mistake with the zeros.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Division and the surprising power zero</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Expand 2⁵ ÷ 2² as a fraction, cancel the common factors, and write the answer as a single power. State the quotient law for aᵐ ÷ aⁿ. (b) Now work out 2³ ÷ 2³ in two ways: first by the quotient law, then by ordinary arithmetic. What do the two results tell you about 2⁰? (c) A classmate says: 'Zero copies of a number must be zero, so a⁰ = 0.' Use your results from (b) to explain whether your classmate is right.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2⁵ ÷ 2² = (2×2×2×2×2) / (2×2). Cancelling two 2s from the top and bottom leaves 2×2×2 = 2³. The quotient law is aᵐ ÷ aⁿ = aᵐ⁻ⁿ, because n of the m factors cancel and m − n remain. (b) By the quotient law, 2³ ÷ 2³ = 2³⁻³ = 2⁰. By arithmetic, 8 ÷ 8 = 1. Both are correct, so 2⁰ = 1. (c) Your classmate is not right. Our results show that 2⁰ = 1, not 0, because 2³ ÷ 2³ equals 1 by arithmetic and equals 2⁰ by the quotient law. The same works for any non-zero number: dividing it by itself gives 1, and the quotient law says the same division gives a⁰, so a⁰ = 1 for any a ≠ 0. When all the factors cancel, 1 is what remains, not 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Power of a power and multi-step problems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Expand (2³)² fully, count the factors of 2, and write the result as a single power. State the law for (aᵐ)ⁿ. (b) In computer memory, 1 GB = (2¹⁰)³ bytes and 1 TB = (2¹⁰)⁴ bytes. Use your law to write 1 TB as a single power of 2. (c) Simplify (3² × 3⁵) ÷ 3⁴ and evaluate your answer. List the law you use at each step. (d) Simplify ((2³)² × 2⁴) ÷ 2⁶ and evaluate your answer. Explain why you must deal with the bracket first.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(2³)² = 2³ × 2³ = (2×2×2) × (2×2×2), which is 6 factors of 2, so (2³)² = 2⁶. The law is (aᵐ)ⁿ = aᵐⁿ, because n copies of aᵐ give m × n copies of a. (b) 1 TB = (2¹⁰)⁴ = 2¹⁰ˣ⁴ = 2⁴⁰ by the power-of-a-power law (multiply the indices). (c) Step 1, product law: 3² × 3⁵ = 3⁷. Step 2, quotient law: 3⁷ ÷ 3⁴ = 3³. 3³ = 27. (d) Step 1, power of a power: (2³)² = 2⁶. Step 2, product law: 2⁶ × 2⁴ = 2¹⁰. Step 3, quotient law: 2¹⁰ ÷ 2⁶ = 2⁴ = 16. The bracket comes first because </w:t>
            </w:r>
            <w:del w:id="9010" w:author="Claude (AI) - proposed" w:date="2026-10-18T00:28:23Z">
              <w:r>
                <w:rPr>
                  <w:rFonts w:ascii="Arial" w:cs="Arial" w:eastAsia="Arial" w:hAnsi="Arial"/>
                  <w:b w:val="false"/>
                  <w:bCs w:val="false"/>
                  <w:i w:val="false"/>
                  <w:iCs w:val="false"/>
                  <w:color w:val="000000"/>
                  <w:sz w:val="18"/>
                  <w:szCs w:val="18"/>
                </w:rPr>
                <w:delText xml:space="preserve">the power-of-a-power law must be resolved</w:delText>
              </w:r>
            </w:del>
            <w:ins w:id="9011" w:author="Claude (AI) - proposed" w:date="2026-10-18T00:28:23Z">
              <w:r>
                <w:rPr>
                  <w:rFonts w:ascii="Arial" w:cs="Arial" w:eastAsia="Arial" w:hAnsi="Arial"/>
                  <w:b w:val="false"/>
                  <w:bCs w:val="false"/>
                  <w:i w:val="false"/>
                  <w:iCs w:val="false"/>
                  <w:color w:val="000000"/>
                  <w:sz w:val="18"/>
                  <w:szCs w:val="18"/>
                </w:rPr>
                <w:t xml:space="preserve">brackets are worked from the inside outwards: (2³)² sits inside the bracket, so it must become a single power of 2</w:t>
              </w:r>
            </w:ins>
            <w:r>
              <w:rPr>
                <w:rFonts w:ascii="Arial" w:cs="Arial" w:eastAsia="Arial" w:hAnsi="Arial"/>
                <w:b w:val="false"/>
                <w:bCs w:val="false"/>
                <w:i w:val="false"/>
                <w:iCs w:val="false"/>
                <w:color w:val="000000"/>
                <w:sz w:val="18"/>
                <w:szCs w:val="18"/>
              </w:rPr>
              <w:t xml:space="preserve"> before the product </w:t>
            </w:r>
            <w:del w:id="9012" w:author="Claude (AI) - proposed" w:date="2026-10-18T00:28:23Z">
              <w:r>
                <w:rPr>
                  <w:rFonts w:ascii="Arial" w:cs="Arial" w:eastAsia="Arial" w:hAnsi="Arial"/>
                  <w:b w:val="false"/>
                  <w:bCs w:val="false"/>
                  <w:i w:val="false"/>
                  <w:iCs w:val="false"/>
                  <w:color w:val="000000"/>
                  <w:sz w:val="18"/>
                  <w:szCs w:val="18"/>
                </w:rPr>
                <w:delText xml:space="preserve">or quotient law</w:delText>
              </w:r>
            </w:del>
            <w:ins w:id="9013" w:author="Claude (AI) - proposed" w:date="2026-10-18T00:28:23Z">
              <w:r>
                <w:rPr>
                  <w:rFonts w:ascii="Arial" w:cs="Arial" w:eastAsia="Arial" w:hAnsi="Arial"/>
                  <w:b w:val="false"/>
                  <w:bCs w:val="false"/>
                  <w:i w:val="false"/>
                  <w:iCs w:val="false"/>
                  <w:color w:val="000000"/>
                  <w:sz w:val="18"/>
                  <w:szCs w:val="18"/>
                </w:rPr>
                <w:t xml:space="preserve">and quotient laws</w:t>
              </w:r>
            </w:ins>
            <w:r>
              <w:rPr>
                <w:rFonts w:ascii="Arial" w:cs="Arial" w:eastAsia="Arial" w:hAnsi="Arial"/>
                <w:b w:val="false"/>
                <w:bCs w:val="false"/>
                <w:i w:val="false"/>
                <w:iCs w:val="false"/>
                <w:color w:val="000000"/>
                <w:sz w:val="18"/>
                <w:szCs w:val="18"/>
              </w:rPr>
              <w:t xml:space="preserve"> can combine the powers</w:t>
            </w:r>
            <w:del w:id="9014" w:author="Claude (AI) - proposed" w:date="2026-10-18T00:28:23Z">
              <w:r>
                <w:rPr>
                  <w:rFonts w:ascii="Arial" w:cs="Arial" w:eastAsia="Arial" w:hAnsi="Arial"/>
                  <w:b w:val="false"/>
                  <w:bCs w:val="false"/>
                  <w:i w:val="false"/>
                  <w:iCs w:val="false"/>
                  <w:color w:val="000000"/>
                  <w:sz w:val="18"/>
                  <w:szCs w:val="18"/>
                </w:rPr>
                <w:delText xml:space="preserve"> into a single base and index</w:delText>
              </w:r>
            </w:del>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Why do scientists, economists and farmers use small superscript numbers to write huge or tiny quantities, and what rules make those compact symbols so powerful for computation? Write a paragraph of 6 to 9 sentences to explain Card B (4.8 × 10⁷) to a younger learner who has never seen index notation. Your paragraph must (i) explain what the 7 means, (ii) name all four laws of indices and say what each does to the indices, (iii) explain the single big idea that all four laws come from, and (iv) give one real-life Kenyan application of index laws, for example from census data, the national budget, mobile data storage or M-Pesa.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small 7 in 4.8 × 10⁷ tells us that 10 is multiplied by itself 7 times, giving ten million, and the Census figure 47,564,296 is about 4.8 of those ten-millions, rounded to 2 significant figures. The index follows four neat rules: the product law adds indices (aᵐ × aⁿ = aᵐ⁺ⁿ), the quotient law subtracts them (aᵐ ÷ aⁿ = aᵐ⁻ⁿ), the power-of-a-power law multiplies them ((aᵐ)ⁿ = aᵐⁿ), and the zero-index law says a⁰ = 1 for any a ≠ 0. All four laws come from one big idea, repeated multiplication: when we count or cancel the factors we get the rules, so they are not arbitrary tricks. For example, if </w:t>
            </w:r>
            <w:ins w:id="9015" w:author="Claude (AI) - proposed" w:date="2026-10-18T00:28:23Z">
              <w:r>
                <w:rPr>
                  <w:rFonts w:ascii="Arial" w:cs="Arial" w:eastAsia="Arial" w:hAnsi="Arial"/>
                  <w:b w:val="false"/>
                  <w:bCs w:val="false"/>
                  <w:i w:val="false"/>
                  <w:iCs w:val="false"/>
                  <w:color w:val="000000"/>
                  <w:sz w:val="18"/>
                  <w:szCs w:val="18"/>
                </w:rPr>
                <w:t xml:space="preserve">each of </w:t>
              </w:r>
            </w:ins>
            <w:r>
              <w:rPr>
                <w:rFonts w:ascii="Arial" w:cs="Arial" w:eastAsia="Arial" w:hAnsi="Arial"/>
                <w:b w:val="false"/>
                <w:bCs w:val="false"/>
                <w:i w:val="false"/>
                <w:iCs w:val="false"/>
                <w:color w:val="000000"/>
                <w:sz w:val="18"/>
                <w:szCs w:val="18"/>
              </w:rPr>
              <w:t xml:space="preserve">Kenya's</w:t>
            </w:r>
            <w:del w:id="9016" w:author="Claude (AI) - proposed" w:date="2026-10-18T00:28:23Z">
              <w:r>
                <w:rPr>
                  <w:rFonts w:ascii="Arial" w:cs="Arial" w:eastAsia="Arial" w:hAnsi="Arial"/>
                  <w:b w:val="false"/>
                  <w:bCs w:val="false"/>
                  <w:i w:val="false"/>
                  <w:iCs w:val="false"/>
                  <w:color w:val="000000"/>
                  <w:sz w:val="18"/>
                  <w:szCs w:val="18"/>
                </w:rPr>
                <w:delText xml:space="preserve"> population of</w:delText>
              </w:r>
            </w:del>
            <w:r>
              <w:rPr>
                <w:rFonts w:ascii="Arial" w:cs="Arial" w:eastAsia="Arial" w:hAnsi="Arial"/>
                <w:b w:val="false"/>
                <w:bCs w:val="false"/>
                <w:i w:val="false"/>
                <w:iCs w:val="false"/>
                <w:color w:val="000000"/>
                <w:sz w:val="18"/>
                <w:szCs w:val="18"/>
              </w:rPr>
              <w:t xml:space="preserve"> 4.8 × 10⁷ </w:t>
            </w:r>
            <w:del w:id="9017" w:author="Claude (AI) - proposed" w:date="2026-10-18T00:28:23Z">
              <w:r>
                <w:rPr>
                  <w:rFonts w:ascii="Arial" w:cs="Arial" w:eastAsia="Arial" w:hAnsi="Arial"/>
                  <w:b w:val="false"/>
                  <w:bCs w:val="false"/>
                  <w:i w:val="false"/>
                  <w:iCs w:val="false"/>
                  <w:color w:val="000000"/>
                  <w:sz w:val="18"/>
                  <w:szCs w:val="18"/>
                </w:rPr>
                <w:delText xml:space="preserve">grew by a factor of 10²</w:delText>
              </w:r>
            </w:del>
            <w:ins w:id="9018" w:author="Claude (AI) - proposed" w:date="2026-10-18T00:28:23Z">
              <w:r>
                <w:rPr>
                  <w:rFonts w:ascii="Arial" w:cs="Arial" w:eastAsia="Arial" w:hAnsi="Arial"/>
                  <w:b w:val="false"/>
                  <w:bCs w:val="false"/>
                  <w:i w:val="false"/>
                  <w:iCs w:val="false"/>
                  <w:color w:val="000000"/>
                  <w:sz w:val="18"/>
                  <w:szCs w:val="18"/>
                </w:rPr>
                <w:t xml:space="preserve">people used 10² litres of water in a day</w:t>
              </w:r>
            </w:ins>
            <w:r>
              <w:rPr>
                <w:rFonts w:ascii="Arial" w:cs="Arial" w:eastAsia="Arial" w:hAnsi="Arial"/>
                <w:b w:val="false"/>
                <w:bCs w:val="false"/>
                <w:i w:val="false"/>
                <w:iCs w:val="false"/>
                <w:color w:val="000000"/>
                <w:sz w:val="18"/>
                <w:szCs w:val="18"/>
              </w:rPr>
              <w:t xml:space="preserve">, we only add 7 + 2 to get about 4.8 × 10⁹</w:t>
            </w:r>
            <w:ins w:id="9019" w:author="Claude (AI) - proposed" w:date="2026-10-18T00:28:23Z">
              <w:r>
                <w:rPr>
                  <w:rFonts w:ascii="Arial" w:cs="Arial" w:eastAsia="Arial" w:hAnsi="Arial"/>
                  <w:b w:val="false"/>
                  <w:bCs w:val="false"/>
                  <w:i w:val="false"/>
                  <w:iCs w:val="false"/>
                  <w:color w:val="000000"/>
                  <w:sz w:val="18"/>
                  <w:szCs w:val="18"/>
                </w:rPr>
                <w:t xml:space="preserve"> litres</w:t>
              </w:r>
            </w:ins>
            <w:r>
              <w:rPr>
                <w:rFonts w:ascii="Arial" w:cs="Arial" w:eastAsia="Arial" w:hAnsi="Arial"/>
                <w:b w:val="false"/>
                <w:bCs w:val="false"/>
                <w:i w:val="false"/>
                <w:iCs w:val="false"/>
                <w:color w:val="000000"/>
                <w:sz w:val="18"/>
                <w:szCs w:val="18"/>
              </w:rPr>
              <w:t xml:space="preserve">. A government planner or ICT technician can compute with huge numbers, such as the national budget of about 3.7 × 10¹² shillings or the storage of 1 TB = 2⁴⁰ bytes, without writing out every digit. Indices matter because they make working with very large </w:t>
            </w:r>
            <w:del w:id="9020" w:author="Claude (AI) - proposed" w:date="2026-10-18T00:28:23Z">
              <w:r>
                <w:rPr>
                  <w:rFonts w:ascii="Arial" w:cs="Arial" w:eastAsia="Arial" w:hAnsi="Arial"/>
                  <w:b w:val="false"/>
                  <w:bCs w:val="false"/>
                  <w:i w:val="false"/>
                  <w:iCs w:val="false"/>
                  <w:color w:val="000000"/>
                  <w:sz w:val="18"/>
                  <w:szCs w:val="18"/>
                </w:rPr>
                <w:delText xml:space="preserve">and very small </w:delText>
              </w:r>
            </w:del>
            <w:r>
              <w:rPr>
                <w:rFonts w:ascii="Arial" w:cs="Arial" w:eastAsia="Arial" w:hAnsi="Arial"/>
                <w:b w:val="false"/>
                <w:bCs w:val="false"/>
                <w:i w:val="false"/>
                <w:iCs w:val="false"/>
                <w:color w:val="000000"/>
                <w:sz w:val="18"/>
                <w:szCs w:val="18"/>
              </w:rPr>
              <w:t xml:space="preserve">quantities compact, exact and efficient</w:t>
            </w:r>
            <w:ins w:id="9021" w:author="Claude (AI) - proposed" w:date="2026-10-18T00:28:23Z">
              <w:r>
                <w:rPr>
                  <w:rFonts w:ascii="Arial" w:cs="Arial" w:eastAsia="Arial" w:hAnsi="Arial"/>
                  <w:b w:val="false"/>
                  <w:bCs w:val="false"/>
                  <w:i w:val="false"/>
                  <w:iCs w:val="false"/>
                  <w:color w:val="000000"/>
                  <w:sz w:val="18"/>
                  <w:szCs w:val="18"/>
                </w:rPr>
                <w:t xml:space="preserve"> (negative indices, which we have not studied yet, will extend this to very small quantities)</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Meaning of index notation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2" w:author="Claude (AI) - proposed" w:date="2026-10-18T00:28:2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names base and index, expands powers as repeated multiplication with correct values, and clearly explains why Card B is more compact and less error-prone than Card 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3" w:author="Claude (AI) - proposed" w:date="2026-10-18T00:28:2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Names base and index and expands correctly, with only a brief or partial explanation of why index form is compact.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4" w:author="Claude (AI) - proposed" w:date="2026-10-18T00:28:2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base and index, or expands incorrectly, or gives no explanation of the compact form.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the four laws accurately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5" w:author="Claude (AI) - proposed" w:date="2026-10-18T00:28:2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Applies the product, quotient, zero-index and power-of-a-power laws correctly in every part, including the multi-step problems, with the right order of steps and correct final values.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6" w:author="Claude (AI) - proposed" w:date="2026-10-18T00:28:2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Applies most laws correctly with minor slips in the multi-step problems or in evaluating.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7" w:author="Claude (AI) - proposed" w:date="2026-10-18T00:28:2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Applies laws incorrectly, for example multiplying indices in the product law, or cannot combine laws in a sequence.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from repeated multiplication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8" w:author="Claude (AI) - proposed" w:date="2026-10-18T00:28:2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Justifies each law by expanding and counting or cancelling factors, and explains why a⁰ = 1 using both the quotient law and arithmetic.</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9" w:author="Claude (AI) - proposed" w:date="2026-10-18T00:28:2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Justifies some laws by expansion but states others without a reason.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0" w:author="Claude (AI) - proposed" w:date="2026-10-18T00:28:2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the laws as rules to memorise with no justification, or believes a⁰ = 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1" w:author="Claude (AI) - proposed" w:date="2026-10-18T00:28:2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clearly, shows each line of working, names the law used at each step, and links the ideas accurately to the Census figure and at least one other Kenyan application.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2" w:author="Claude (AI) - proposed" w:date="2026-10-18T00:28:2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Working is mostly clear and the laws are named, with a general or partly developed Kenyan link.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3" w:author="Claude (AI) - proposed" w:date="2026-10-18T00:28:2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Working is missing or hard to follow, laws are not named, and there is no relevant Kenyan link.</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2ieitvklx_ec9as7d0lt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978mj4nlgn3anjywfucp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e2lmly9nhi6szk02no8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ieitvklx_ec9as7d0ltw" Type="http://schemas.openxmlformats.org/officeDocument/2006/relationships/hyperlink" Target="https://creativecommons.org/licenses/by-nc/4.0/" TargetMode="External"/><Relationship Id="rId978mj4nlgn3anjywfucpr" Type="http://schemas.openxmlformats.org/officeDocument/2006/relationships/hyperlink" Target="https://creativecommons.org/licenses/by-nc/4.0/" TargetMode="External"/><Relationship Id="rIdbe2lmly9nhi6szk02no8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2026-10-18T00:28:22.552Z</dcterms:created>
  <dcterms:modified xsi:type="dcterms:W3CDTF">2026-10-18T00:28:22.552Z</dcterms:modified>
</cp:coreProperties>
</file>

<file path=docProps/custom.xml><?xml version="1.0" encoding="utf-8"?>
<Properties xmlns="http://schemas.openxmlformats.org/officeDocument/2006/custom-properties" xmlns:vt="http://schemas.openxmlformats.org/officeDocument/2006/docPropsVTypes"/>
</file>