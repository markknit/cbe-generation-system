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ESSENTIAL MATHEMATICS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ESSENTIAL MATHEMATICS GRADE 10 – SUB-STRAND 1.2 INDICES: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Final Explanation: Why do scientists, economists and farmers use small superscript numbers? Look back at the two cards from Lesson 1: Card A shows Kenya's 2019 Census figure 47,564,296 written in full, and Card B shows 4.8 × 10⁷. Answer every section in the space under the prompt. Write in full sentences, show your working line by line, and name the law of indices you use at each step. Use the ideas from all eight lessons: repeated multiplication, the product law, the quotient law, the zero-index law and the power-of-a-power law. Where a question asks you to explain, give a reason, not just an answer.</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Reading the small superscript number</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Look again at Card B: 4.8 × 10⁷. (a) Name the base and the index (power) in 10⁷, and say what each one tells you. (b) Write 10⁷ as repeated multiplication and give its value in ordinary form. (c) Explain why Card B uses a superscript 7 when Card A is the Census figure 47,564,296. Why is Card B shorter, easier to compare and less likely to be misread? (d) Write 2⁵ as repeated multiplication and evaluate it.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The product law and projecting the population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Expand 10² × 10³ fully as repeated multiplication, count all the factors, and write the answer as a single power of 10. (b) Use your working to explain in words why multiplying powers with the same base means adding the indices. Write the general law using a, m and n. (c) Suppose </w:t>
            </w:r>
            <w:ins w:id="9001" w:author="Claude (AI) - proposed" w:date="2026-10-18T00:28:23Z">
              <w:r>
                <w:rPr>
                  <w:rFonts w:ascii="Arial" w:cs="Arial" w:eastAsia="Arial" w:hAnsi="Arial"/>
                  <w:b/>
                  <w:bCs/>
                  <w:i w:val="false"/>
                  <w:iCs w:val="false"/>
                  <w:color w:val="000000"/>
                  <w:sz w:val="18"/>
                  <w:szCs w:val="18"/>
                </w:rPr>
                <w:t xml:space="preserve">each of </w:t>
              </w:r>
            </w:ins>
            <w:r>
              <w:rPr>
                <w:rFonts w:ascii="Arial" w:cs="Arial" w:eastAsia="Arial" w:hAnsi="Arial"/>
                <w:b/>
                <w:bCs/>
                <w:i w:val="false"/>
                <w:iCs w:val="false"/>
                <w:color w:val="000000"/>
                <w:sz w:val="18"/>
                <w:szCs w:val="18"/>
              </w:rPr>
              <w:t xml:space="preserve">Kenya's</w:t>
            </w:r>
            <w:del w:id="9002" w:author="Claude (AI) - proposed" w:date="2026-10-18T00:28:23Z">
              <w:r>
                <w:rPr>
                  <w:rFonts w:ascii="Arial" w:cs="Arial" w:eastAsia="Arial" w:hAnsi="Arial"/>
                  <w:b/>
                  <w:bCs/>
                  <w:i w:val="false"/>
                  <w:iCs w:val="false"/>
                  <w:color w:val="000000"/>
                  <w:sz w:val="18"/>
                  <w:szCs w:val="18"/>
                </w:rPr>
                <w:delText xml:space="preserve"> population of about</w:delText>
              </w:r>
            </w:del>
            <w:r>
              <w:rPr>
                <w:rFonts w:ascii="Arial" w:cs="Arial" w:eastAsia="Arial" w:hAnsi="Arial"/>
                <w:b/>
                <w:bCs/>
                <w:i w:val="false"/>
                <w:iCs w:val="false"/>
                <w:color w:val="000000"/>
                <w:sz w:val="18"/>
                <w:szCs w:val="18"/>
              </w:rPr>
              <w:t xml:space="preserve"> 4.8 × 10⁷ </w:t>
            </w:r>
            <w:del w:id="9003" w:author="Claude (AI) - proposed" w:date="2026-10-18T00:28:23Z">
              <w:r>
                <w:rPr>
                  <w:rFonts w:ascii="Arial" w:cs="Arial" w:eastAsia="Arial" w:hAnsi="Arial"/>
                  <w:b/>
                  <w:bCs/>
                  <w:i w:val="false"/>
                  <w:iCs w:val="false"/>
                  <w:color w:val="000000"/>
                  <w:sz w:val="18"/>
                  <w:szCs w:val="18"/>
                </w:rPr>
                <w:delText xml:space="preserve">were projected to grow by a factor of 10²</w:delText>
              </w:r>
            </w:del>
            <w:ins w:id="9004" w:author="Claude (AI) - proposed" w:date="2026-10-18T00:28:23Z">
              <w:r>
                <w:rPr>
                  <w:rFonts w:ascii="Arial" w:cs="Arial" w:eastAsia="Arial" w:hAnsi="Arial"/>
                  <w:b/>
                  <w:bCs/>
                  <w:i w:val="false"/>
                  <w:iCs w:val="false"/>
                  <w:color w:val="000000"/>
                  <w:sz w:val="18"/>
                  <w:szCs w:val="18"/>
                </w:rPr>
                <w:t xml:space="preserve">people used about 10² litres of water in one day</w:t>
              </w:r>
            </w:ins>
            <w:r>
              <w:rPr>
                <w:rFonts w:ascii="Arial" w:cs="Arial" w:eastAsia="Arial" w:hAnsi="Arial"/>
                <w:b/>
                <w:bCs/>
                <w:i w:val="false"/>
                <w:iCs w:val="false"/>
                <w:color w:val="000000"/>
                <w:sz w:val="18"/>
                <w:szCs w:val="18"/>
              </w:rPr>
              <w:t xml:space="preserve">. Use the product law to write the </w:t>
            </w:r>
            <w:del w:id="9005" w:author="Claude (AI) - proposed" w:date="2026-10-18T00:28:23Z">
              <w:r>
                <w:rPr>
                  <w:rFonts w:ascii="Arial" w:cs="Arial" w:eastAsia="Arial" w:hAnsi="Arial"/>
                  <w:b/>
                  <w:bCs/>
                  <w:i w:val="false"/>
                  <w:iCs w:val="false"/>
                  <w:color w:val="000000"/>
                  <w:sz w:val="18"/>
                  <w:szCs w:val="18"/>
                </w:rPr>
                <w:delText xml:space="preserve">projected population</w:delText>
              </w:r>
            </w:del>
            <w:ins w:id="9006" w:author="Claude (AI) - proposed" w:date="2026-10-18T00:28:23Z">
              <w:r>
                <w:rPr>
                  <w:rFonts w:ascii="Arial" w:cs="Arial" w:eastAsia="Arial" w:hAnsi="Arial"/>
                  <w:b/>
                  <w:bCs/>
                  <w:i w:val="false"/>
                  <w:iCs w:val="false"/>
                  <w:color w:val="000000"/>
                  <w:sz w:val="18"/>
                  <w:szCs w:val="18"/>
                </w:rPr>
                <w:t xml:space="preserve">total litres used in one day</w:t>
              </w:r>
            </w:ins>
            <w:r>
              <w:rPr>
                <w:rFonts w:ascii="Arial" w:cs="Arial" w:eastAsia="Arial" w:hAnsi="Arial"/>
                <w:b/>
                <w:bCs/>
                <w:i w:val="false"/>
                <w:iCs w:val="false"/>
                <w:color w:val="000000"/>
                <w:sz w:val="18"/>
                <w:szCs w:val="18"/>
              </w:rPr>
              <w:t xml:space="preserve"> in the form a × 10ⁿ. Explain why this is quicker than multiplying out the full numbers.</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Division and the surprising power zero</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Expand 2⁵ ÷ 2² as a fraction, cancel the common factors, and write the answer as a single power. State the quotient law for aᵐ ÷ aⁿ. (b) Now work out 2³ ÷ 2³ in two ways: first by the quotient law, then by ordinary arithmetic. What do the two results tell you about 2⁰? (c) A classmate says: 'Zero copies of a number must be zero, so a⁰ = 0.' Use your results from (b) to explain whether your classmate is right.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Power of a power and multi-step problems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Expand (2³)² fully, count the factors of 2, and write the result as a single power. State the law for (aᵐ)ⁿ. (b) In computer memory, 1 GB = (2¹⁰)³ bytes and 1 TB = (2¹⁰)⁴ bytes. Use your law to write 1 TB as a single power of 2. (c) Simplify (3² × 3⁵) ÷ 3⁴ and evaluate your answer. List the law you use at each step. (d) Simplify ((2³)² × 2⁴) ÷ 2⁶ and evaluate your answer. Explain why you must deal with the bracket first.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Answering the Driving Question</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Driving Question: Why do scientists, economists and farmers use small superscript numbers to write huge or tiny quantities, and what rules make those compact symbols so powerful for computation? Write a paragraph of 6 to 9 sentences to explain Card B (4.8 × 10⁷) to a younger learner who has never seen index notation. Your paragraph must (i) explain what the 7 means, (ii) name all four laws of indices and say what each does to the indices, (iii) explain the single big idea that all four laws come from, and (iv) give one real-life Kenyan application of index laws, for example from census data, the national budget, mobile data storage or M-Pesa.</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Meaning of index notation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7"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Correctly names base and index, expands powers as repeated multiplication with correct values, and clearly explains why Card B is more compact and less error-prone than Card A.</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08"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Names base and index and expands correctly, with only a brief or partial explanation of why index form is compact.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09"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Confuses base and index, or expands incorrectly, or gives no explanation of the compact form.</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the four laws accurately</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0"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Applies the product, quotient, zero-index and power-of-a-power laws correctly in every part, including the multi-step problems, with the right order of steps and correct final values.</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1"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Applies most laws correctly with minor slips in the multi-step problems or in evaluating.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2"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Applies laws incorrectly, for example multiplying indices in the product law, or cannot combine laws in a sequence.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Reasoning from repeated multiplication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3"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Justifies each law by expanding and counting or cancelling factors, and explains why a⁰ = 1 using both the quotient law and arithmetic.</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4"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Justifies some laws by expansion but states others without a reason.</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5"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States the laws as rules to memorise with no justification, or believes a⁰ = 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Communication and Kenyan context</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6" w:author="Claude (AI) - proposed" w:date="2026-10-18T00:28:23Z">
              <w:r>
                <w:rPr>
                  <w:rFonts w:ascii="Arial" w:cs="Arial" w:eastAsia="Arial" w:hAnsi="Arial"/>
                  <w:b w:val="false"/>
                  <w:bCs w:val="false"/>
                  <w:i w:val="false"/>
                  <w:iCs w:val="false"/>
                  <w:color w:val="000000"/>
                  <w:sz w:val="18"/>
                  <w:szCs w:val="18"/>
                </w:rPr>
                <w:t xml:space="preserve">Exceeds Expectations: </w:t>
              </w:r>
            </w:ins>
            <w:r>
              <w:rPr>
                <w:rFonts w:ascii="Arial" w:cs="Arial" w:eastAsia="Arial" w:hAnsi="Arial"/>
                <w:b w:val="false"/>
                <w:bCs w:val="false"/>
                <w:i w:val="false"/>
                <w:iCs w:val="false"/>
                <w:color w:val="000000"/>
                <w:sz w:val="18"/>
                <w:szCs w:val="18"/>
              </w:rPr>
              <w:t xml:space="preserve">Writes clearly, shows each line of working, names the law used at each step, and links the ideas accurately to the Census figure and at least one other Kenyan application.</w:t>
            </w:r>
          </w:p>
        </w:tc>
        <w:tc>
          <w:tcPr>
            <w:tcW w:type="dxa" w:w="3560"/>
            <w:shd w:fill="F2F2F2" w:color="auto" w:val="clear"/>
            <w:tcMar>
              <w:top w:type="dxa" w:w="60"/>
              <w:left w:type="dxa" w:w="120"/>
              <w:bottom w:type="dxa" w:w="60"/>
              <w:right w:type="dxa" w:w="120"/>
            </w:tcMar>
            <w:vAlign w:val="top"/>
          </w:tcPr>
          <w:p>
            <w:pPr>
              <w:keepNext w:val="false"/>
              <w:spacing w:after="40" w:before="0"/>
              <w:jc w:val="left"/>
            </w:pPr>
            <w:ins w:id="9017" w:author="Claude (AI) - proposed" w:date="2026-10-18T00:28:23Z">
              <w:r>
                <w:rPr>
                  <w:rFonts w:ascii="Arial" w:cs="Arial" w:eastAsia="Arial" w:hAnsi="Arial"/>
                  <w:b w:val="false"/>
                  <w:bCs w:val="false"/>
                  <w:i w:val="false"/>
                  <w:iCs w:val="false"/>
                  <w:color w:val="000000"/>
                  <w:sz w:val="18"/>
                  <w:szCs w:val="18"/>
                </w:rPr>
                <w:t xml:space="preserve">Meets Expectations: </w:t>
              </w:r>
            </w:ins>
            <w:r>
              <w:rPr>
                <w:rFonts w:ascii="Arial" w:cs="Arial" w:eastAsia="Arial" w:hAnsi="Arial"/>
                <w:b w:val="false"/>
                <w:bCs w:val="false"/>
                <w:i w:val="false"/>
                <w:iCs w:val="false"/>
                <w:color w:val="000000"/>
                <w:sz w:val="18"/>
                <w:szCs w:val="18"/>
              </w:rPr>
              <w:t xml:space="preserve">Working is mostly clear and the laws are named, with a general or partly developed Kenyan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ins w:id="9018" w:author="Claude (AI) - proposed" w:date="2026-10-18T00:28:23Z">
              <w:r>
                <w:rPr>
                  <w:rFonts w:ascii="Arial" w:cs="Arial" w:eastAsia="Arial" w:hAnsi="Arial"/>
                  <w:b w:val="false"/>
                  <w:bCs w:val="false"/>
                  <w:i w:val="false"/>
                  <w:iCs w:val="false"/>
                  <w:color w:val="000000"/>
                  <w:sz w:val="18"/>
                  <w:szCs w:val="18"/>
                </w:rPr>
                <w:t xml:space="preserve">Approaches Expectations: </w:t>
              </w:r>
            </w:ins>
            <w:r>
              <w:rPr>
                <w:rFonts w:ascii="Arial" w:cs="Arial" w:eastAsia="Arial" w:hAnsi="Arial"/>
                <w:b w:val="false"/>
                <w:bCs w:val="false"/>
                <w:i w:val="false"/>
                <w:iCs w:val="false"/>
                <w:color w:val="000000"/>
                <w:sz w:val="18"/>
                <w:szCs w:val="18"/>
              </w:rPr>
              <w:t xml:space="preserve">Working is missing or hard to follow, laws are not named, and there is no relevant Kenyan link.</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mpmcxwao1gsy8oy65lqu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pcgy8vj3nlxkbxyt3her5">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ufjcvhbgfu_gxs4x0xlkw">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mpmcxwao1gsy8oy65lqur" Type="http://schemas.openxmlformats.org/officeDocument/2006/relationships/hyperlink" Target="https://creativecommons.org/licenses/by-nc/4.0/" TargetMode="External"/><Relationship Id="rIdpcgy8vj3nlxkbxyt3her5" Type="http://schemas.openxmlformats.org/officeDocument/2006/relationships/hyperlink" Target="https://creativecommons.org/licenses/by-nc/4.0/" TargetMode="External"/><Relationship Id="rIdufjcvhbgfu_gxs4x0xlkw"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2026-10-18T00:28:22.541Z</dcterms:created>
  <dcterms:modified xsi:type="dcterms:W3CDTF">2026-10-18T00:28:22.541Z</dcterms:modified>
</cp:coreProperties>
</file>

<file path=docProps/custom.xml><?xml version="1.0" encoding="utf-8"?>
<Properties xmlns="http://schemas.openxmlformats.org/officeDocument/2006/custom-properties" xmlns:vt="http://schemas.openxmlformats.org/officeDocument/2006/docPropsVTypes"/>
</file>