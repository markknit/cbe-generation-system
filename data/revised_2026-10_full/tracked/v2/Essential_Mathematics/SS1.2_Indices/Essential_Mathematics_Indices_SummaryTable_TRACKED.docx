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scientists, economists and farmers use "small superscript numbers" to write huge or tiny quantities — and what rules make those compact symbols so powerful for computation?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Problem — Anchoring the Phenomenon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cards side by side: Card A shows Kenya's 2019 Census figure 47,564,296 written in full; Card B shows the approximation 4.8 × 10⁷. Learners also observed that numbers like 64 (</w:t>
            </w:r>
            <w:del w:id="9001" w:author="Claude (AI) - proposed" w:date="2026-10-18T00:28:23Z">
              <w:r>
                <w:rPr>
                  <w:rFonts w:ascii="Arial" w:cs="Arial" w:eastAsia="Arial" w:hAnsi="Arial"/>
                  <w:b w:val="false"/>
                  <w:bCs w:val="false"/>
                  <w:i w:val="false"/>
                  <w:iCs w:val="false"/>
                  <w:color w:val="000000"/>
                  <w:sz w:val="18"/>
                  <w:szCs w:val="18"/>
                </w:rPr>
                <w:delText xml:space="preserve">counties originally planned</w:delText>
              </w:r>
            </w:del>
            <w:ins w:id="9002" w:author="Claude (AI) - proposed" w:date="2026-10-18T00:28:23Z">
              <w:r>
                <w:rPr>
                  <w:rFonts w:ascii="Arial" w:cs="Arial" w:eastAsia="Arial" w:hAnsi="Arial"/>
                  <w:b w:val="false"/>
                  <w:bCs w:val="false"/>
                  <w:i w:val="false"/>
                  <w:iCs w:val="false"/>
                  <w:color w:val="000000"/>
                  <w:sz w:val="18"/>
                  <w:szCs w:val="18"/>
                </w:rPr>
                <w:t xml:space="preserve">squares on a chess board</w:t>
              </w:r>
            </w:ins>
            <w:r>
              <w:rPr>
                <w:rFonts w:ascii="Arial" w:cs="Arial" w:eastAsia="Arial" w:hAnsi="Arial"/>
                <w:b w:val="false"/>
                <w:bCs w:val="false"/>
                <w:i w:val="false"/>
                <w:iCs w:val="false"/>
                <w:color w:val="000000"/>
                <w:sz w:val="18"/>
                <w:szCs w:val="18"/>
              </w:rPr>
              <w:t xml:space="preserve">), 729 (</w:t>
            </w:r>
            <w:del w:id="9003" w:author="Claude (AI) - proposed" w:date="2026-10-18T00:28:23Z">
              <w:r>
                <w:rPr>
                  <w:rFonts w:ascii="Arial" w:cs="Arial" w:eastAsia="Arial" w:hAnsi="Arial"/>
                  <w:b w:val="false"/>
                  <w:bCs w:val="false"/>
                  <w:i w:val="false"/>
                  <w:iCs w:val="false"/>
                  <w:color w:val="000000"/>
                  <w:sz w:val="18"/>
                  <w:szCs w:val="18"/>
                </w:rPr>
                <w:delText xml:space="preserve">calories in ugali and sukuma wiki</w:delText>
              </w:r>
            </w:del>
            <w:ins w:id="9004" w:author="Claude (AI) - proposed" w:date="2026-10-18T00:28:23Z">
              <w:r>
                <w:rPr>
                  <w:rFonts w:ascii="Arial" w:cs="Arial" w:eastAsia="Arial" w:hAnsi="Arial"/>
                  <w:b w:val="false"/>
                  <w:bCs w:val="false"/>
                  <w:i w:val="false"/>
                  <w:iCs w:val="false"/>
                  <w:color w:val="000000"/>
                  <w:sz w:val="18"/>
                  <w:szCs w:val="18"/>
                </w:rPr>
                <w:t xml:space="preserve">pots in a 27 × 27 nursery grid</w:t>
              </w:r>
            </w:ins>
            <w:r>
              <w:rPr>
                <w:rFonts w:ascii="Arial" w:cs="Arial" w:eastAsia="Arial" w:hAnsi="Arial"/>
                <w:b w:val="false"/>
                <w:bCs w:val="false"/>
                <w:i w:val="false"/>
                <w:iCs w:val="false"/>
                <w:color w:val="000000"/>
                <w:sz w:val="18"/>
                <w:szCs w:val="18"/>
              </w:rPr>
              <w:t xml:space="preserve">) and 100,000 (</w:t>
            </w:r>
            <w:del w:id="9005" w:author="Claude (AI) - proposed" w:date="2026-10-18T00:28:23Z">
              <w:r>
                <w:rPr>
                  <w:rFonts w:ascii="Arial" w:cs="Arial" w:eastAsia="Arial" w:hAnsi="Arial"/>
                  <w:b w:val="false"/>
                  <w:bCs w:val="false"/>
                  <w:i w:val="false"/>
                  <w:iCs w:val="false"/>
                  <w:color w:val="000000"/>
                  <w:sz w:val="18"/>
                  <w:szCs w:val="18"/>
                </w:rPr>
                <w:delText xml:space="preserve">approximate population of Kericho</w:delText>
              </w:r>
            </w:del>
            <w:ins w:id="9006" w:author="Claude (AI) - proposed" w:date="2026-10-18T00:28:23Z">
              <w:r>
                <w:rPr>
                  <w:rFonts w:ascii="Arial" w:cs="Arial" w:eastAsia="Arial" w:hAnsi="Arial"/>
                  <w:b w:val="false"/>
                  <w:bCs w:val="false"/>
                  <w:i w:val="false"/>
                  <w:iCs w:val="false"/>
                  <w:color w:val="000000"/>
                  <w:sz w:val="18"/>
                  <w:szCs w:val="18"/>
                </w:rPr>
                <w:t xml:space="preserve">an amount in shillings</w:t>
              </w:r>
            </w:ins>
            <w:r>
              <w:rPr>
                <w:rFonts w:ascii="Arial" w:cs="Arial" w:eastAsia="Arial" w:hAnsi="Arial"/>
                <w:b w:val="false"/>
                <w:bCs w:val="false"/>
                <w:i w:val="false"/>
                <w:iCs w:val="false"/>
                <w:color w:val="000000"/>
                <w:sz w:val="18"/>
                <w:szCs w:val="18"/>
              </w:rPr>
              <w:t xml:space="preserve">) can each be written as a short chain of repeated </w:t>
            </w:r>
            <w:del w:id="9007" w:author="Claude (AI) - proposed" w:date="2026-10-18T00:28:23Z">
              <w:r>
                <w:rPr>
                  <w:rFonts w:ascii="Arial" w:cs="Arial" w:eastAsia="Arial" w:hAnsi="Arial"/>
                  <w:b w:val="false"/>
                  <w:bCs w:val="false"/>
                  <w:i w:val="false"/>
                  <w:iCs w:val="false"/>
                  <w:color w:val="000000"/>
                  <w:sz w:val="18"/>
                  <w:szCs w:val="18"/>
                </w:rPr>
                <w:delText xml:space="preserve">prime-factor multiplications</w:delText>
              </w:r>
            </w:del>
            <w:ins w:id="9008" w:author="Claude (AI) - proposed" w:date="2026-10-18T00:28:23Z">
              <w:r>
                <w:rPr>
                  <w:rFonts w:ascii="Arial" w:cs="Arial" w:eastAsia="Arial" w:hAnsi="Arial"/>
                  <w:b w:val="false"/>
                  <w:bCs w:val="false"/>
                  <w:i w:val="false"/>
                  <w:iCs w:val="false"/>
                  <w:color w:val="000000"/>
                  <w:sz w:val="18"/>
                  <w:szCs w:val="18"/>
                </w:rPr>
                <w:t xml:space="preserve">multiplication of the same factor</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number written in index form has two parts: a BASE (the number being repeatedly multiplied) and an INDEX or POWER (the count of how many times the base is multiplied by itself). Index notation is a compact, unambiguous shorthand for repeated multiplication — the same shorthand that journalists, census planners and scientists use when working with Kenya's large national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Card B is more compact than Card A: the index 7 in 10⁷ tells us exactly how many times 10 is multiplied by itself, replacing seven individual multiplication symbols. We cannot yet explain what happens when two index expressions are multiplied or divided, why any number to the power zero equals 1, or how to use index notation for very small numbers like the mass of a maize grain — those questions are now posted on our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Building Index Language: Bases, Exponents and Expanded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County Population Cards (Nairobi ≈ 4.4 × 10⁶, Kisumu ≈ 1.2 × 10⁶, Mombasa ≈ 1.2 × 10⁶, Turkana ≈ 9.3 × 10⁵) from the KNBS 2019 Census and a KNBS maize harvest figure (≈ 3.5 × 10⁶ tonnes). They also observed six index expression cards (10³, 2⁵, 3⁴, 5³, 10⁶, 10⁷) and expanded each into repeated multiplication strings.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an index expression aⁿ means the base a multiplied by itself n times (e.g. 2⁵ = 2×2×2×2×2 = 32). They learned to identify the BASE (number being multiplied) and the EXPONENT or INDEX or POWER (count of multiplications), and to write large real-world quantities — county populations and agricultural tonnage — in the compact form a × 10ⁿ (standard index form).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2019 Census figure for Kenya's national population (≈ 4.8 × 10⁷) uses a superscript 7: because 10⁷ = 10,000,000 (ten million), and the population is approximately 4.8 ten-millions. They connected the exponent directly to the number of times 10 is multiplied by itself, and articulated a rule linking the exponent to the magnitude of the number — building the conceptual foundation for the product and quotient laws of indices in Lessons 3 and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Discovering the Product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products of same-base powers (e.g. 2³ × 2⁴; 10² × 10³) step by step in a structured Expansion Table, counting all factors and recording results in index form across six rows including an abstract base row.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powers with the same base are multiplied, the exponent of the result equals the sum of the two exponents: aᵐ × aⁿ = aᵐ⁺ⁿ. This was confirmed numerically, algebraically, and through a Kericho tea-farm dilution scenario involving powers of 10.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works because multiplying aᵐ by aⁿ places m copies of the base and n copies of the base into one continuous product — a total of m + n identical factors — which by definition equals aᵐ⁺ⁿ. This is why multiplying two large numbers written as powers of 10 (such as Kenyan census figures) only requires adding two small exponents rather than performing full multi-digit multiplication.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Discovering the Quotient Law of Indices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same-base division problems (e.g. 2⁵ ÷ 2², 10⁶ ÷ 10⁴, 3⁴ ÷ 3¹) in full and cancelled common factors in the numerator and denominator, recording the pattern in a structured four-column Discovery Card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deduced the Quotient Law of Indices (aᵐ ÷ aⁿ = aᵐ⁻ⁿ) from the cancellation pattern, applied it to a Uasin Gishu maize-harvest scenario, and discovered the Zero-Index Law (a⁰ = 1) as the edge case when m = n — deriving it from both the Quotient Law and ordinary arithmetic.</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formalised the Quotient Law in symbolic form, presented their deductions to peers, added the law and the a⁰ wonder to the Driving Question Board, and updated their cumulative Individual Index-Law Models with a Division Arrow and an a⁰ node marked with a question mark to signal ongoing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Discovering the Power-of-a-Power Law: (aᵐ)ⁿ = aᵐⁿ</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expressions such as (2³)², (5³)², and (2¹⁰)³ by writing out every individual factor, then counted the total number of factors to express the result as a single power. They also read a Safaricom data card stating that peak M-Pesa transactions could be expressed as (10³)² and simplified 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power is raised to another power, the two exponents are multiplied: (aᵐ)ⁿ = aᵐⁿ. This is because writing aᵐ a total of n times produces m × n individual base factors. This law means (2¹⁰)³ = 2³⁰ — so 1 GB ≈ 2³⁰ bytes — without ever multiplying out the full number. All four core laws of indices (product, quotient, zero-index, power-of-a-power) are now confirmed and arise from the single idea of repeated multiplication.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power-of-a-power law explains why scientists, economists, and Kenyan government planners can manipulate huge quantities — like census figures, smartphone storage sizes, or M-Pesa transaction volumes — using only small superscript numbers and simple arithmetic on those exponents. It also explains the compact notation on the anchoring phenomenon card: the superscript 7 in 4.8 × 10⁷ is not arbitrary — it belongs to a system of four interlocking laws, all provable from first principles, that make computation with very large (and very small) numbers both exact and efficient.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Consolidating and Applying All Four Laws of Indices — Multi-Step Computations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multi-step index computations — such as (3² × 3⁵) ÷ 3⁴ and ((2³)² × 2⁴) ÷ 2⁶ — require selecting and combining more than one law in a deliberate sequence, and that digital tools on the Kenya Education Cloud confirm the same answers produced by applying the laws by hand. They also observed that Kenya's 2019 census population (4.8 × 10⁷) can be </w:t>
            </w:r>
            <w:del w:id="9009" w:author="Claude (AI) - proposed" w:date="2026-10-18T00:28:23Z">
              <w:r>
                <w:rPr>
                  <w:rFonts w:ascii="Arial" w:cs="Arial" w:eastAsia="Arial" w:hAnsi="Arial"/>
                  <w:b w:val="false"/>
                  <w:bCs w:val="false"/>
                  <w:i w:val="false"/>
                  <w:iCs w:val="false"/>
                  <w:color w:val="000000"/>
                  <w:sz w:val="18"/>
                  <w:szCs w:val="18"/>
                </w:rPr>
                <w:delText xml:space="preserve">projected forward by multiplying index expressions</w:delText>
              </w:r>
            </w:del>
            <w:ins w:id="9010" w:author="Claude (AI) - proposed" w:date="2026-10-18T00:28:23Z">
              <w:r>
                <w:rPr>
                  <w:rFonts w:ascii="Arial" w:cs="Arial" w:eastAsia="Arial" w:hAnsi="Arial"/>
                  <w:b w:val="false"/>
                  <w:bCs w:val="false"/>
                  <w:i w:val="false"/>
                  <w:iCs w:val="false"/>
                  <w:color w:val="000000"/>
                  <w:sz w:val="18"/>
                  <w:szCs w:val="18"/>
                </w:rPr>
                <w:t xml:space="preserve">multiplied by 10² (for example 10² litres of water per person)</w:t>
              </w:r>
            </w:ins>
            <w:r>
              <w:rPr>
                <w:rFonts w:ascii="Arial" w:cs="Arial" w:eastAsia="Arial" w:hAnsi="Arial"/>
                <w:b w:val="false"/>
                <w:bCs w:val="false"/>
                <w:i w:val="false"/>
                <w:iCs w:val="false"/>
                <w:color w:val="000000"/>
                <w:sz w:val="18"/>
                <w:szCs w:val="18"/>
              </w:rPr>
              <w:t xml:space="preserve"> using the Product Law </w:t>
            </w:r>
            <w:del w:id="9011" w:author="Claude (AI) - proposed" w:date="2026-10-18T00:28:23Z">
              <w:r>
                <w:rPr>
                  <w:rFonts w:ascii="Arial" w:cs="Arial" w:eastAsia="Arial" w:hAnsi="Arial"/>
                  <w:b w:val="false"/>
                  <w:bCs w:val="false"/>
                  <w:i w:val="false"/>
                  <w:iCs w:val="false"/>
                  <w:color w:val="000000"/>
                  <w:sz w:val="18"/>
                  <w:szCs w:val="18"/>
                </w:rPr>
                <w:delText xml:space="preserve">alone.</w:delText>
              </w:r>
            </w:del>
            <w:ins w:id="9012" w:author="Claude (AI) - proposed" w:date="2026-10-18T00:28:23Z">
              <w:r>
                <w:rPr>
                  <w:rFonts w:ascii="Arial" w:cs="Arial" w:eastAsia="Arial" w:hAnsi="Arial"/>
                  <w:b w:val="false"/>
                  <w:bCs w:val="false"/>
                  <w:i w:val="false"/>
                  <w:iCs w:val="false"/>
                  <w:color w:val="000000"/>
                  <w:sz w:val="18"/>
                  <w:szCs w:val="18"/>
                </w:rPr>
                <w:t xml:space="preserve">on the powers of 10, with the coefficient 4.8 unchanged.</w:t>
              </w:r>
            </w:ins>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laws of indices — Product (aᵐ × aⁿ = aᵐ⁺ⁿ), Quotient (aᵐ ÷ aⁿ = aᵐ⁻ⁿ), Zero-Index (a⁰ = 1), and Power-of-a-Power ((aᵐ)ⁿ = aᵐⁿ) — form a coherent toolkit that can be combined in sequence to simplify any multi-step index expression. </w:t>
            </w:r>
            <w:del w:id="9013" w:author="Claude (AI) - proposed" w:date="2026-10-18T00:28:23Z">
              <w:r>
                <w:rPr>
                  <w:rFonts w:ascii="Arial" w:cs="Arial" w:eastAsia="Arial" w:hAnsi="Arial"/>
                  <w:b w:val="false"/>
                  <w:bCs w:val="false"/>
                  <w:i w:val="false"/>
                  <w:iCs w:val="false"/>
                  <w:color w:val="000000"/>
                  <w:sz w:val="18"/>
                  <w:szCs w:val="18"/>
                </w:rPr>
                <w:delText xml:space="preserve">The Power</w:delText>
              </w:r>
            </w:del>
            <w:ins w:id="9014" w:author="Claude (AI) - proposed" w:date="2026-10-18T00:28:23Z">
              <w:r>
                <w:rPr>
                  <w:rFonts w:ascii="Arial" w:cs="Arial" w:eastAsia="Arial" w:hAnsi="Arial"/>
                  <w:b w:val="false"/>
                  <w:bCs w:val="false"/>
                  <w:i w:val="false"/>
                  <w:iCs w:val="false"/>
                  <w:color w:val="000000"/>
                  <w:sz w:val="18"/>
                  <w:szCs w:val="18"/>
                </w:rPr>
                <w:t xml:space="preserve">Work from the inside of the brackets outwards: in P3 and P4 the power</w:t>
              </w:r>
            </w:ins>
            <w:r>
              <w:rPr>
                <w:rFonts w:ascii="Arial" w:cs="Arial" w:eastAsia="Arial" w:hAnsi="Arial"/>
                <w:b w:val="false"/>
                <w:bCs w:val="false"/>
                <w:i w:val="false"/>
                <w:iCs w:val="false"/>
                <w:color w:val="000000"/>
                <w:sz w:val="18"/>
                <w:szCs w:val="18"/>
              </w:rPr>
              <w:t xml:space="preserve">-of-a-</w:t>
            </w:r>
            <w:del w:id="9015" w:author="Claude (AI) - proposed" w:date="2026-10-18T00:28:23Z">
              <w:r>
                <w:rPr>
                  <w:rFonts w:ascii="Arial" w:cs="Arial" w:eastAsia="Arial" w:hAnsi="Arial"/>
                  <w:b w:val="false"/>
                  <w:bCs w:val="false"/>
                  <w:i w:val="false"/>
                  <w:iCs w:val="false"/>
                  <w:color w:val="000000"/>
                  <w:sz w:val="18"/>
                  <w:szCs w:val="18"/>
                </w:rPr>
                <w:delText xml:space="preserve">Power Law must be resolved before the Product or Quotient Law when it appears inside brackets</w:delText>
              </w:r>
            </w:del>
            <w:ins w:id="9016" w:author="Claude (AI) - proposed" w:date="2026-10-18T00:28:23Z">
              <w:r>
                <w:rPr>
                  <w:rFonts w:ascii="Arial" w:cs="Arial" w:eastAsia="Arial" w:hAnsi="Arial"/>
                  <w:b w:val="false"/>
                  <w:bCs w:val="false"/>
                  <w:i w:val="false"/>
                  <w:iCs w:val="false"/>
                  <w:color w:val="000000"/>
                  <w:sz w:val="18"/>
                  <w:szCs w:val="18"/>
                </w:rPr>
                <w:t xml:space="preserve">power sits inside the brackets, so it is simplified first</w:t>
              </w:r>
            </w:ins>
            <w:r>
              <w:rPr>
                <w:rFonts w:ascii="Arial" w:cs="Arial" w:eastAsia="Arial" w:hAnsi="Arial"/>
                <w:b w:val="false"/>
                <w:bCs w:val="false"/>
                <w:i w:val="false"/>
                <w:iCs w:val="false"/>
                <w:color w:val="000000"/>
                <w:sz w:val="18"/>
                <w:szCs w:val="18"/>
              </w:rPr>
              <w:t xml:space="preserve">. Expressing answers in index form keeps computations compact and comparable, exactly as scientists, journalists and government planners in Kenya require.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original phenomenon asked why a small superscript number like '7' in 4.8 × 10⁷ is so powerful for computation. This lesson demonstrates the full answer: the four laws make it possible not just to write large numbers compactly but to multiply, divide, and raise them to powers without ever expanding the full number. When </w:t>
            </w:r>
            <w:ins w:id="9017" w:author="Claude (AI) - proposed" w:date="2026-10-18T00:28:23Z">
              <w:r>
                <w:rPr>
                  <w:rFonts w:ascii="Arial" w:cs="Arial" w:eastAsia="Arial" w:hAnsi="Arial"/>
                  <w:b w:val="false"/>
                  <w:bCs w:val="false"/>
                  <w:i w:val="false"/>
                  <w:iCs w:val="false"/>
                  <w:color w:val="000000"/>
                  <w:sz w:val="18"/>
                  <w:szCs w:val="18"/>
                </w:rPr>
                <w:t xml:space="preserve">each of </w:t>
              </w:r>
            </w:ins>
            <w:r>
              <w:rPr>
                <w:rFonts w:ascii="Arial" w:cs="Arial" w:eastAsia="Arial" w:hAnsi="Arial"/>
                <w:b w:val="false"/>
                <w:bCs w:val="false"/>
                <w:i w:val="false"/>
                <w:iCs w:val="false"/>
                <w:color w:val="000000"/>
                <w:sz w:val="18"/>
                <w:szCs w:val="18"/>
              </w:rPr>
              <w:t xml:space="preserve">Kenya's </w:t>
            </w:r>
            <w:del w:id="9018" w:author="Claude (AI) - proposed" w:date="2026-10-18T00:28:23Z">
              <w:r>
                <w:rPr>
                  <w:rFonts w:ascii="Arial" w:cs="Arial" w:eastAsia="Arial" w:hAnsi="Arial"/>
                  <w:b w:val="false"/>
                  <w:bCs w:val="false"/>
                  <w:i w:val="false"/>
                  <w:iCs w:val="false"/>
                  <w:color w:val="000000"/>
                  <w:sz w:val="18"/>
                  <w:szCs w:val="18"/>
                </w:rPr>
                <w:delText xml:space="preserve">population is projected to grow by a factor of 10², the answer</w:delText>
              </w:r>
            </w:del>
            <w:ins w:id="9019" w:author="Claude (AI) - proposed" w:date="2026-10-18T00:28:23Z">
              <w:r>
                <w:rPr>
                  <w:rFonts w:ascii="Arial" w:cs="Arial" w:eastAsia="Arial" w:hAnsi="Arial"/>
                  <w:b w:val="false"/>
                  <w:bCs w:val="false"/>
                  <w:i w:val="false"/>
                  <w:iCs w:val="false"/>
                  <w:color w:val="000000"/>
                  <w:sz w:val="18"/>
                  <w:szCs w:val="18"/>
                </w:rPr>
                <w:t xml:space="preserve">4.8 × 10⁷ people is assumed to use 10² litres of water, the total of</w:t>
              </w:r>
            </w:ins>
            <w:r>
              <w:rPr>
                <w:rFonts w:ascii="Arial" w:cs="Arial" w:eastAsia="Arial" w:hAnsi="Arial"/>
                <w:b w:val="false"/>
                <w:bCs w:val="false"/>
                <w:i w:val="false"/>
                <w:iCs w:val="false"/>
                <w:color w:val="000000"/>
                <w:sz w:val="18"/>
                <w:szCs w:val="18"/>
              </w:rPr>
              <w:t xml:space="preserve"> 4.8 × 10⁹</w:t>
            </w:r>
            <w:ins w:id="9020" w:author="Claude (AI) - proposed" w:date="2026-10-18T00:28:23Z">
              <w:r>
                <w:rPr>
                  <w:rFonts w:ascii="Arial" w:cs="Arial" w:eastAsia="Arial" w:hAnsi="Arial"/>
                  <w:b w:val="false"/>
                  <w:bCs w:val="false"/>
                  <w:i w:val="false"/>
                  <w:iCs w:val="false"/>
                  <w:color w:val="000000"/>
                  <w:sz w:val="18"/>
                  <w:szCs w:val="18"/>
                </w:rPr>
                <w:t xml:space="preserve"> litres</w:t>
              </w:r>
            </w:ins>
            <w:r>
              <w:rPr>
                <w:rFonts w:ascii="Arial" w:cs="Arial" w:eastAsia="Arial" w:hAnsi="Arial"/>
                <w:b w:val="false"/>
                <w:bCs w:val="false"/>
                <w:i w:val="false"/>
                <w:iCs w:val="false"/>
                <w:color w:val="000000"/>
                <w:sz w:val="18"/>
                <w:szCs w:val="18"/>
              </w:rPr>
              <w:t xml:space="preserve"> is reached in one step using the Product Law — exactly the kind of efficient, unambiguous computation that makes index notation indispensable for anyone working with national-scale data.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Real-Life Applications and Problem Solving — Explain &amp; DQB Refinement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real Kenyan data pairs projected side by side: (1) Kenya's 2019 census population written in full (47,564,296) next to its index approximation (4.8 × 10⁷), and (2) Kenya's 2023/24 national budget written in full (KSh 3,682,000,000,000) next to its index form (≈ 3.7 × 10¹²). Learners also observed group solution posters showing step-by-step index-law computations applied to the budget, ICT storage, and athletics contexts, and noted which laws were invoked at each step.</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four laws of indices (product, quotient, power of a power, zero index) are not abstract rules but practical tools used by Kenyan government planners, ICT technicians, and sports scientists to compress, compare and compute with very large and very small numbers efficiently. Specifically: the quotient law (subtract exponents) allows a journalist to calculate budget-per-person directly from standard-form figures; the product law (add exponents) allows an ICT manager to total hard-drive capacities without expanding to ordinary form; the zero-index rule (a⁰ = 1 for any a ≠ 0) means </w:t>
            </w:r>
            <w:del w:id="9021" w:author="Claude (AI) - proposed" w:date="2026-10-18T00:28:23Z">
              <w:r>
                <w:rPr>
                  <w:rFonts w:ascii="Arial" w:cs="Arial" w:eastAsia="Arial" w:hAnsi="Arial"/>
                  <w:b w:val="false"/>
                  <w:bCs w:val="false"/>
                  <w:i w:val="false"/>
                  <w:iCs w:val="false"/>
                  <w:color w:val="000000"/>
                  <w:sz w:val="18"/>
                  <w:szCs w:val="18"/>
                </w:rPr>
                <w:delText xml:space="preserve">a scaling factor of 1 — no change — is captured elegantly as (10¹)⁰</w:delText>
              </w:r>
            </w:del>
            <w:ins w:id="9022" w:author="Claude (AI) - proposed" w:date="2026-10-18T00:28:23Z">
              <w:r>
                <w:rPr>
                  <w:rFonts w:ascii="Arial" w:cs="Arial" w:eastAsia="Arial" w:hAnsi="Arial"/>
                  <w:b w:val="false"/>
                  <w:bCs w:val="false"/>
                  <w:i w:val="false"/>
                  <w:iCs w:val="false"/>
                  <w:color w:val="000000"/>
                  <w:sz w:val="18"/>
                  <w:szCs w:val="18"/>
                </w:rPr>
                <w:t xml:space="preserve">that the ratio of two equal distances, 10³ ÷ 10³, is 10⁰ = 1</w:t>
              </w:r>
            </w:ins>
            <w:r>
              <w:rPr>
                <w:rFonts w:ascii="Arial" w:cs="Arial" w:eastAsia="Arial" w:hAnsi="Arial"/>
                <w:b w:val="false"/>
                <w:bCs w:val="false"/>
                <w:i w:val="false"/>
                <w:iCs w:val="false"/>
                <w:color w:val="000000"/>
                <w:sz w:val="18"/>
                <w:szCs w:val="18"/>
              </w:rPr>
              <w:t xml:space="preserve">. Learners also refined their Driving Question Board by moving remaining 'Still not sure' questions to 'What we now know' and authored personal consensus statements explaining why the tiny superscript number is so powerful.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scientists, economists and farmers use index (standard) form because it compresses unwieldy numbers into a compact base-and-exponent structure that follows four surprisingly neat rules — the laws of indices. These laws mean that multiplying two index expressions (same base) requires only adding two small integers, dividing requires only subtracting them, raising a power to a power requires multiplying them, and any base raised to zero always equals exactly 1. The anchoring phenomenon — the census figure 4.8 × 10⁷ — is powerful not just because it is shorter to write, but because the exponent 7 participates directly and predictably in arithmetic through these laws, making complex computations (such as finding Kenya's budget allocation per citizen) rapid, unambiguous and easy to verify.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Index Laws Map: Synthesis, Final Explanation and Portfolio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revisited the two anchoring-phenomenon cards (47,564,296 vs. 4.8 × 10⁷) displayed since Lesson 1, and conducted a gallery walk of seven Evidence Cards — one per previous lesson — showing Kenyan numerical examples of each index law, including census data, </w:t>
            </w:r>
            <w:del w:id="9023" w:author="Claude (AI) - proposed" w:date="2026-10-18T00:28:23Z">
              <w:r>
                <w:rPr>
                  <w:rFonts w:ascii="Arial" w:cs="Arial" w:eastAsia="Arial" w:hAnsi="Arial"/>
                  <w:b w:val="false"/>
                  <w:bCs w:val="false"/>
                  <w:i w:val="false"/>
                  <w:iCs w:val="false"/>
                  <w:color w:val="000000"/>
                  <w:sz w:val="18"/>
                  <w:szCs w:val="18"/>
                </w:rPr>
                <w:delText xml:space="preserve">maize-yield ratios</w:delText>
              </w:r>
            </w:del>
            <w:ins w:id="9024" w:author="Claude (AI) - proposed" w:date="2026-10-18T00:28:23Z">
              <w:r>
                <w:rPr>
                  <w:rFonts w:ascii="Arial" w:cs="Arial" w:eastAsia="Arial" w:hAnsi="Arial"/>
                  <w:b w:val="false"/>
                  <w:bCs w:val="false"/>
                  <w:i w:val="false"/>
                  <w:iCs w:val="false"/>
                  <w:color w:val="000000"/>
                  <w:sz w:val="18"/>
                  <w:szCs w:val="18"/>
                </w:rPr>
                <w:t xml:space="preserve">county populations</w:t>
              </w:r>
            </w:ins>
            <w:r>
              <w:rPr>
                <w:rFonts w:ascii="Arial" w:cs="Arial" w:eastAsia="Arial" w:hAnsi="Arial"/>
                <w:b w:val="false"/>
                <w:bCs w:val="false"/>
                <w:i w:val="false"/>
                <w:iCs w:val="false"/>
                <w:color w:val="000000"/>
                <w:sz w:val="18"/>
                <w:szCs w:val="18"/>
              </w:rPr>
              <w:t xml:space="preserve">, tea-</w:t>
            </w:r>
            <w:del w:id="9025" w:author="Claude (AI) - proposed" w:date="2026-10-18T00:28:23Z">
              <w:r>
                <w:rPr>
                  <w:rFonts w:ascii="Arial" w:cs="Arial" w:eastAsia="Arial" w:hAnsi="Arial"/>
                  <w:b w:val="false"/>
                  <w:bCs w:val="false"/>
                  <w:i w:val="false"/>
                  <w:iCs w:val="false"/>
                  <w:color w:val="000000"/>
                  <w:sz w:val="18"/>
                  <w:szCs w:val="18"/>
                </w:rPr>
                <w:delText xml:space="preserve">estate calculations, national-debt figures, and cell-biology measurements</w:delText>
              </w:r>
            </w:del>
            <w:ins w:id="9026" w:author="Claude (AI) - proposed" w:date="2026-10-18T00:28:23Z">
              <w:r>
                <w:rPr>
                  <w:rFonts w:ascii="Arial" w:cs="Arial" w:eastAsia="Arial" w:hAnsi="Arial"/>
                  <w:b w:val="false"/>
                  <w:bCs w:val="false"/>
                  <w:i w:val="false"/>
                  <w:iCs w:val="false"/>
                  <w:color w:val="000000"/>
                  <w:sz w:val="18"/>
                  <w:szCs w:val="18"/>
                </w:rPr>
                <w:t xml:space="preserve">farm dilution, maize-harvest ratios and digital-storage sizes</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four laws of indices (multiplication: aᵐ × aⁿ = aᵐ⁺ⁿ; division: aᵐ ÷ aⁿ = aᵐ⁻ⁿ; power of a power: (aᵐ)ⁿ = aᵐⁿ; zero index: a⁰ = 1) and demonstrated that each law follows necessarily from the meaning of repeated multiplication — so the superscript '7' in 4.8 × 10⁷ is not an arbitrary shortcut but a precise instruction that participates in a consistent, powerful rule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 individual Index Laws Map synthesising all four laws with algebraic rules, repeated-multiplication reasoning, Kenyan numerical examples, and real-life Kenyan applications; completed a class written portfolio task assessing all four Specific Learning Outcomes including a written paragraph explaining the anchoring phenomenon to a novice; and wrote a self-reflection comparing their Lesson 1 prediction with their final evidence-based understanding.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jdmnf2sd6atv-pdsn-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c8u-9y-szb1_o0l6jvs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aqsbrqjxnkewnhkxtss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jdmnf2sd6atv-pdsn-c" Type="http://schemas.openxmlformats.org/officeDocument/2006/relationships/hyperlink" Target="https://creativecommons.org/licenses/by-nc/4.0/" TargetMode="External"/><Relationship Id="rIdqc8u-9y-szb1_o0l6jvsl" Type="http://schemas.openxmlformats.org/officeDocument/2006/relationships/hyperlink" Target="https://creativecommons.org/licenses/by-nc/4.0/" TargetMode="External"/><Relationship Id="rIdzaqsbrqjxnkewnhkxtss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2026-10-18T00:28:22.562Z</dcterms:created>
  <dcterms:modified xsi:type="dcterms:W3CDTF">2026-10-18T00:28:22.562Z</dcterms:modified>
</cp:coreProperties>
</file>

<file path=docProps/custom.xml><?xml version="1.0" encoding="utf-8"?>
<Properties xmlns="http://schemas.openxmlformats.org/officeDocument/2006/custom-properties" xmlns:vt="http://schemas.openxmlformats.org/officeDocument/2006/docPropsVTypes"/>
</file>