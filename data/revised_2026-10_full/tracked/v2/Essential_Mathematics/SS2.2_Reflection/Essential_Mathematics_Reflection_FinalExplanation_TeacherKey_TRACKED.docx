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2.2 REFLECTION: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and where exactly does that copy live? Use everything you have learned from Lesson 1 to Lesson 8 to answer the questions below. Write your answers in the space under each question. Refer to the bedroom mirror, the matatu rear-view mirror and the letter 'A' beside a plane mirror. Use diagrams where they help, and use mathematical words such as mirror line, object distance, image distance, perpendicular, congruent and coordinates. Show your working when you calculate or use coordinates.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Aisha stands in front of her full-length bedroom mirror in Nairobi. She raises one hand and her reflection raises the opposite hand. The Kanga skirt pattern and the buttons on her shirt all look the same. In class, your teacher placed a bold letter 'A' </w:t>
            </w:r>
            <w:ins w:id="9001" w:author="Claude (AI) - proposed" w:date="2026-10-18T00:28:38Z">
              <w:r>
                <w:rPr>
                  <w:rFonts w:ascii="Arial" w:cs="Arial" w:eastAsia="Arial" w:hAnsi="Arial"/>
                  <w:b/>
                  <w:bCs/>
                  <w:i w:val="false"/>
                  <w:iCs w:val="false"/>
                  <w:color w:val="000000"/>
                  <w:sz w:val="18"/>
                  <w:szCs w:val="18"/>
                </w:rPr>
                <w:t xml:space="preserve">and a letter 'R' </w:t>
              </w:r>
            </w:ins>
            <w:r>
              <w:rPr>
                <w:rFonts w:ascii="Arial" w:cs="Arial" w:eastAsia="Arial" w:hAnsi="Arial"/>
                <w:b/>
                <w:bCs/>
                <w:i w:val="false"/>
                <w:iCs w:val="false"/>
                <w:color w:val="000000"/>
                <w:sz w:val="18"/>
                <w:szCs w:val="18"/>
              </w:rPr>
              <w:t xml:space="preserve">beside a plane mirror</w:t>
            </w:r>
            <w:del w:id="9002" w:author="Claude (AI) - proposed" w:date="2026-10-18T00:28:38Z">
              <w:r>
                <w:rPr>
                  <w:rFonts w:ascii="Arial" w:cs="Arial" w:eastAsia="Arial" w:hAnsi="Arial"/>
                  <w:b/>
                  <w:bCs/>
                  <w:i w:val="false"/>
                  <w:iCs w:val="false"/>
                  <w:color w:val="000000"/>
                  <w:sz w:val="18"/>
                  <w:szCs w:val="18"/>
                </w:rPr>
                <w:delText xml:space="preserve"> and the image</w:delText>
              </w:r>
            </w:del>
            <w:ins w:id="9003" w:author="Claude (AI) - proposed" w:date="2026-10-18T00:28:38Z">
              <w:r>
                <w:rPr>
                  <w:rFonts w:ascii="Arial" w:cs="Arial" w:eastAsia="Arial" w:hAnsi="Arial"/>
                  <w:b/>
                  <w:bCs/>
                  <w:i w:val="false"/>
                  <w:iCs w:val="false"/>
                  <w:color w:val="000000"/>
                  <w:sz w:val="18"/>
                  <w:szCs w:val="18"/>
                </w:rPr>
                <w:t xml:space="preserve">. The 'R'</w:t>
              </w:r>
            </w:ins>
            <w:r>
              <w:rPr>
                <w:rFonts w:ascii="Arial" w:cs="Arial" w:eastAsia="Arial" w:hAnsi="Arial"/>
                <w:b/>
                <w:bCs/>
                <w:i w:val="false"/>
                <w:iCs w:val="false"/>
                <w:color w:val="000000"/>
                <w:sz w:val="18"/>
                <w:szCs w:val="18"/>
              </w:rPr>
              <w:t xml:space="preserve"> looked flipped left to right</w:t>
            </w:r>
            <w:ins w:id="9004" w:author="Claude (AI) - proposed" w:date="2026-10-18T00:28:38Z">
              <w:r>
                <w:rPr>
                  <w:rFonts w:ascii="Arial" w:cs="Arial" w:eastAsia="Arial" w:hAnsi="Arial"/>
                  <w:b/>
                  <w:bCs/>
                  <w:i w:val="false"/>
                  <w:iCs w:val="false"/>
                  <w:color w:val="000000"/>
                  <w:sz w:val="18"/>
                  <w:szCs w:val="18"/>
                </w:rPr>
                <w:t xml:space="preserve">, but the 'A' looked the same</w:t>
              </w:r>
            </w:ins>
            <w:r>
              <w:rPr>
                <w:rFonts w:ascii="Arial" w:cs="Arial" w:eastAsia="Arial" w:hAnsi="Arial"/>
                <w:b/>
                <w:bCs/>
                <w:i w:val="false"/>
                <w:iCs w:val="false"/>
                <w:color w:val="000000"/>
                <w:sz w:val="18"/>
                <w:szCs w:val="18"/>
              </w:rPr>
              <w:t xml:space="preserve">.</w:t>
            </w:r>
          </w:p>
          <w:p>
            <w:pPr>
              <w:keepNext w:val="false"/>
              <w:spacing w:after="40" w:before="0"/>
              <w:jc w:val="left"/>
            </w:pPr>
            <w:r>
              <w:rPr>
                <w:rFonts w:ascii="Arial" w:cs="Arial" w:eastAsia="Arial" w:hAnsi="Arial"/>
                <w:b/>
                <w:bCs/>
                <w:i w:val="false"/>
                <w:iCs w:val="false"/>
                <w:color w:val="000000"/>
                <w:sz w:val="18"/>
                <w:szCs w:val="18"/>
              </w:rPr>
              <w:t xml:space="preserve">(a) What is a line of symmetry, and how is it connected to a mirror line?</w:t>
            </w:r>
          </w:p>
          <w:p>
            <w:pPr>
              <w:keepNext w:val="false"/>
              <w:spacing w:after="40" w:before="0"/>
              <w:jc w:val="left"/>
            </w:pPr>
            <w:r>
              <w:rPr>
                <w:rFonts w:ascii="Arial" w:cs="Arial" w:eastAsia="Arial" w:hAnsi="Arial"/>
                <w:b/>
                <w:bCs/>
                <w:i w:val="false"/>
                <w:iCs w:val="false"/>
                <w:color w:val="000000"/>
                <w:sz w:val="18"/>
                <w:szCs w:val="18"/>
              </w:rPr>
              <w:t xml:space="preserve">(b) From your Symmetry Safari, how many lines of symmetry did a circle, a square, a rectangle, an equilateral triangle and a scalene triangle have?</w:t>
            </w:r>
          </w:p>
          <w:p>
            <w:pPr>
              <w:keepNext w:val="false"/>
              <w:spacing w:after="40" w:before="0"/>
              <w:jc w:val="left"/>
            </w:pPr>
            <w:r>
              <w:rPr>
                <w:rFonts w:ascii="Arial" w:cs="Arial" w:eastAsia="Arial" w:hAnsi="Arial"/>
                <w:b/>
                <w:bCs/>
                <w:i w:val="false"/>
                <w:iCs w:val="false"/>
                <w:color w:val="000000"/>
                <w:sz w:val="18"/>
                <w:szCs w:val="18"/>
              </w:rPr>
              <w:t xml:space="preserve">(c) Explain how the fold test and the mirror test both give the same lines of symmetry.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line of symmetry divides a plane figure into two congruent halves that are exact mirror images of each other. It is also called a mirror line. A mirror line is the invisible line across which a figure is reflected, so a line of symmetry is the special case where the figure and its image are the same figure.</w:t>
            </w:r>
          </w:p>
          <w:p>
            <w:pPr>
              <w:keepNext w:val="false"/>
              <w:spacing w:after="40" w:before="0"/>
              <w:jc w:val="left"/>
            </w:pPr>
            <w:r>
              <w:rPr>
                <w:rFonts w:ascii="Arial" w:cs="Arial" w:eastAsia="Arial" w:hAnsi="Arial"/>
                <w:b w:val="false"/>
                <w:bCs w:val="false"/>
                <w:i w:val="false"/>
                <w:iCs w:val="false"/>
                <w:color w:val="000000"/>
                <w:sz w:val="18"/>
                <w:szCs w:val="18"/>
              </w:rPr>
              <w:t xml:space="preserve">(b) Circle: infinitely many. Square: 4. Rectangle: 2. Equilateral triangle: 3. Scalene triangle: 0.</w:t>
            </w:r>
          </w:p>
          <w:p>
            <w:pPr>
              <w:keepNext w:val="false"/>
              <w:spacing w:after="40" w:before="0"/>
              <w:jc w:val="left"/>
            </w:pPr>
            <w:r>
              <w:rPr>
                <w:rFonts w:ascii="Arial" w:cs="Arial" w:eastAsia="Arial" w:hAnsi="Arial"/>
                <w:b w:val="false"/>
                <w:bCs w:val="false"/>
                <w:i w:val="false"/>
                <w:iCs w:val="false"/>
                <w:color w:val="000000"/>
                <w:sz w:val="18"/>
                <w:szCs w:val="18"/>
              </w:rPr>
              <w:t xml:space="preserve">(c) When you fold a shape along a line of symmetry, the two halves fit exactly on top of each other. When you place a plane mirror on the same line, the half you see plus its reflection looks like the whole shape. Both tests give the same lines, so folding and reflecting are geometrically equivalent operations.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three properties of reflection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2 you measured the position of images in a plane mirror and constructed image points with a ruler and set square.</w:t>
            </w:r>
          </w:p>
          <w:p>
            <w:pPr>
              <w:keepNext w:val="false"/>
              <w:spacing w:after="40" w:before="0"/>
              <w:jc w:val="left"/>
            </w:pPr>
            <w:r>
              <w:rPr>
                <w:rFonts w:ascii="Arial" w:cs="Arial" w:eastAsia="Arial" w:hAnsi="Arial"/>
                <w:b/>
                <w:bCs/>
                <w:i w:val="false"/>
                <w:iCs w:val="false"/>
                <w:color w:val="000000"/>
                <w:sz w:val="18"/>
                <w:szCs w:val="18"/>
              </w:rPr>
              <w:t xml:space="preserve">(a) State the three properties of reflection on a plane surface.</w:t>
            </w:r>
          </w:p>
          <w:p>
            <w:pPr>
              <w:keepNext w:val="false"/>
              <w:spacing w:after="40" w:before="0"/>
              <w:jc w:val="left"/>
            </w:pPr>
            <w:r>
              <w:rPr>
                <w:rFonts w:ascii="Arial" w:cs="Arial" w:eastAsia="Arial" w:hAnsi="Arial"/>
                <w:b/>
                <w:bCs/>
                <w:i w:val="false"/>
                <w:iCs w:val="false"/>
                <w:color w:val="000000"/>
                <w:sz w:val="18"/>
                <w:szCs w:val="18"/>
              </w:rPr>
              <w:t xml:space="preserve">(b) Otieno stands 1.2 m in front of a plane mirror. How far is he from his image? Show your working.</w:t>
            </w:r>
          </w:p>
          <w:p>
            <w:pPr>
              <w:keepNext w:val="false"/>
              <w:spacing w:after="40" w:before="0"/>
              <w:jc w:val="left"/>
            </w:pPr>
            <w:r>
              <w:rPr>
                <w:rFonts w:ascii="Arial" w:cs="Arial" w:eastAsia="Arial" w:hAnsi="Arial"/>
                <w:b/>
                <w:bCs/>
                <w:i w:val="false"/>
                <w:iCs w:val="false"/>
                <w:color w:val="000000"/>
                <w:sz w:val="18"/>
                <w:szCs w:val="18"/>
              </w:rPr>
              <w:t xml:space="preserve">(c) Use all three properties to explain why Aisha's bedroom-mirror image looks the same size and shape as her, and appears directly across the mirror from her, even though it is laterally reversed.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 The object distance from the mirror line equals the image distance from the mirror line. (2) The line joining an object point to its image is perpendicular to the mirror line. (3) The image is congruent to the object.</w:t>
            </w:r>
          </w:p>
          <w:p>
            <w:pPr>
              <w:keepNext w:val="false"/>
              <w:spacing w:after="40" w:before="0"/>
              <w:jc w:val="left"/>
            </w:pPr>
            <w:r>
              <w:rPr>
                <w:rFonts w:ascii="Arial" w:cs="Arial" w:eastAsia="Arial" w:hAnsi="Arial"/>
                <w:b w:val="false"/>
                <w:bCs w:val="false"/>
                <w:i w:val="false"/>
                <w:iCs w:val="false"/>
                <w:color w:val="000000"/>
                <w:sz w:val="18"/>
                <w:szCs w:val="18"/>
              </w:rPr>
              <w:t xml:space="preserve">(b) The image is also 1.2 m behind the mirror, so the distance from Otieno to his image is 1.2 m + 1.2 m = 2.4 m.</w:t>
            </w:r>
          </w:p>
          <w:p>
            <w:pPr>
              <w:keepNext w:val="false"/>
              <w:spacing w:after="40" w:before="0"/>
              <w:jc w:val="left"/>
            </w:pPr>
            <w:r>
              <w:rPr>
                <w:rFonts w:ascii="Arial" w:cs="Arial" w:eastAsia="Arial" w:hAnsi="Arial"/>
                <w:b w:val="false"/>
                <w:bCs w:val="false"/>
                <w:i w:val="false"/>
                <w:iCs w:val="false"/>
                <w:color w:val="000000"/>
                <w:sz w:val="18"/>
                <w:szCs w:val="18"/>
              </w:rPr>
              <w:t xml:space="preserve">(c) Property 3 says the image is congruent to the object, so the Kanga pattern, the number of buttons and her size are all preserved. Property 1 says the image is as far behind the glass as she stands in front. Property 2 says the line from her to her image meets the mirror at a right angle, so the image appears directly across the mirror and not off to one side. The image is congruent but laterally reversed, which is why it raises the opposite hand. The matatu driver's rear-view mirror follows the same three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Reflection on the Cartesian plane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Cartesian plane, the y-axis (x = 0), the x-axis (y = 0) and the line y = x can each act as a mirror line.</w:t>
            </w:r>
          </w:p>
          <w:p>
            <w:pPr>
              <w:keepNext w:val="false"/>
              <w:spacing w:after="40" w:before="0"/>
              <w:jc w:val="left"/>
            </w:pPr>
            <w:r>
              <w:rPr>
                <w:rFonts w:ascii="Arial" w:cs="Arial" w:eastAsia="Arial" w:hAnsi="Arial"/>
                <w:b/>
                <w:bCs/>
                <w:i w:val="false"/>
                <w:iCs w:val="false"/>
                <w:color w:val="000000"/>
                <w:sz w:val="18"/>
                <w:szCs w:val="18"/>
              </w:rPr>
              <w:t xml:space="preserve">(a) Write the rule for reflecting a point (x, y) in each of these three lines.</w:t>
            </w:r>
          </w:p>
          <w:p>
            <w:pPr>
              <w:keepNext w:val="false"/>
              <w:spacing w:after="40" w:before="0"/>
              <w:jc w:val="left"/>
            </w:pPr>
            <w:r>
              <w:rPr>
                <w:rFonts w:ascii="Arial" w:cs="Arial" w:eastAsia="Arial" w:hAnsi="Arial"/>
                <w:b/>
                <w:bCs/>
                <w:i w:val="false"/>
                <w:iCs w:val="false"/>
                <w:color w:val="000000"/>
                <w:sz w:val="18"/>
                <w:szCs w:val="18"/>
              </w:rPr>
              <w:t xml:space="preserve">(b) Point A(2, 5) is reflected in each of the three mirror lines. Write the coordinates of each image.</w:t>
            </w:r>
          </w:p>
          <w:p>
            <w:pPr>
              <w:keepNext w:val="false"/>
              <w:spacing w:after="40" w:before="0"/>
              <w:jc w:val="left"/>
            </w:pPr>
            <w:r>
              <w:rPr>
                <w:rFonts w:ascii="Arial" w:cs="Arial" w:eastAsia="Arial" w:hAnsi="Arial"/>
                <w:b/>
                <w:bCs/>
                <w:i w:val="false"/>
                <w:iCs w:val="false"/>
                <w:color w:val="000000"/>
                <w:sz w:val="18"/>
                <w:szCs w:val="18"/>
              </w:rPr>
              <w:t xml:space="preserve">(c) Aisha stands at x = 3 in front of a mirror wall along the y-axis. Where is her image, and how does this explain why the image raises the opposite hand?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in x = 0 (the y-axis): (x, y) → (−x, y). Reflection in y = 0 (the x-axis): (x, y) → (x, −y). Reflection in y = x: (x, y) → (y, x), so the two coordinates swap.</w:t>
            </w:r>
          </w:p>
          <w:p>
            <w:pPr>
              <w:keepNext w:val="false"/>
              <w:spacing w:after="40" w:before="0"/>
              <w:jc w:val="left"/>
            </w:pPr>
            <w:r>
              <w:rPr>
                <w:rFonts w:ascii="Arial" w:cs="Arial" w:eastAsia="Arial" w:hAnsi="Arial"/>
                <w:b w:val="false"/>
                <w:bCs w:val="false"/>
                <w:i w:val="false"/>
                <w:iCs w:val="false"/>
                <w:color w:val="000000"/>
                <w:sz w:val="18"/>
                <w:szCs w:val="18"/>
              </w:rPr>
              <w:t xml:space="preserve">(b) In x = 0: A′(−2, 5). In y = 0: A′(2, −5). In y = x: A′(5, 2).</w:t>
            </w:r>
          </w:p>
          <w:p>
            <w:pPr>
              <w:keepNext w:val="false"/>
              <w:spacing w:after="40" w:before="0"/>
              <w:jc w:val="left"/>
            </w:pPr>
            <w:r>
              <w:rPr>
                <w:rFonts w:ascii="Arial" w:cs="Arial" w:eastAsia="Arial" w:hAnsi="Arial"/>
                <w:b w:val="false"/>
                <w:bCs w:val="false"/>
                <w:i w:val="false"/>
                <w:iCs w:val="false"/>
                <w:color w:val="000000"/>
                <w:sz w:val="18"/>
                <w:szCs w:val="18"/>
              </w:rPr>
              <w:t xml:space="preserve">(c) Her image is at x = −3, the same distance from the y-axis on the opposite side. Only the x</w:t>
            </w:r>
            <w:del w:id="9005" w:author="Claude (AI) - proposed" w:date="2026-10-18T00:28:38Z">
              <w:r>
                <w:rPr>
                  <w:rFonts w:ascii="Arial" w:cs="Arial" w:eastAsia="Arial" w:hAnsi="Arial"/>
                  <w:b w:val="false"/>
                  <w:bCs w:val="false"/>
                  <w:i w:val="false"/>
                  <w:iCs w:val="false"/>
                  <w:color w:val="000000"/>
                  <w:sz w:val="18"/>
                  <w:szCs w:val="18"/>
                </w:rPr>
                <w:delText xml:space="preserve"> (left–right) coordinate</w:delText>
              </w:r>
            </w:del>
            <w:ins w:id="9006" w:author="Claude (AI) - proposed" w:date="2026-10-18T00:28:38Z">
              <w:r>
                <w:rPr>
                  <w:rFonts w:ascii="Arial" w:cs="Arial" w:eastAsia="Arial" w:hAnsi="Arial"/>
                  <w:b w:val="false"/>
                  <w:bCs w:val="false"/>
                  <w:i w:val="false"/>
                  <w:iCs w:val="false"/>
                  <w:color w:val="000000"/>
                  <w:sz w:val="18"/>
                  <w:szCs w:val="18"/>
                </w:rPr>
                <w:t xml:space="preserve">-coordinate, the direction towards the mirror,</w:t>
              </w:r>
            </w:ins>
            <w:r>
              <w:rPr>
                <w:rFonts w:ascii="Arial" w:cs="Arial" w:eastAsia="Arial" w:hAnsi="Arial"/>
                <w:b w:val="false"/>
                <w:bCs w:val="false"/>
                <w:i w:val="false"/>
                <w:iCs w:val="false"/>
                <w:color w:val="000000"/>
                <w:sz w:val="18"/>
                <w:szCs w:val="18"/>
              </w:rPr>
              <w:t xml:space="preserve"> changes sign, while the y</w:t>
            </w:r>
            <w:del w:id="9007" w:author="Claude (AI) - proposed" w:date="2026-10-18T00:28:38Z">
              <w:r>
                <w:rPr>
                  <w:rFonts w:ascii="Arial" w:cs="Arial" w:eastAsia="Arial" w:hAnsi="Arial"/>
                  <w:b w:val="false"/>
                  <w:bCs w:val="false"/>
                  <w:i w:val="false"/>
                  <w:iCs w:val="false"/>
                  <w:color w:val="000000"/>
                  <w:sz w:val="18"/>
                  <w:szCs w:val="18"/>
                </w:rPr>
                <w:delText xml:space="preserve"> (</w:delText>
              </w:r>
            </w:del>
            <w:ins w:id="9008" w:author="Claude (AI) - proposed" w:date="2026-10-18T00:28:38Z">
              <w:r>
                <w:rPr>
                  <w:rFonts w:ascii="Arial" w:cs="Arial" w:eastAsia="Arial" w:hAnsi="Arial"/>
                  <w:b w:val="false"/>
                  <w:bCs w:val="false"/>
                  <w:i w:val="false"/>
                  <w:iCs w:val="false"/>
                  <w:color w:val="000000"/>
                  <w:sz w:val="18"/>
                  <w:szCs w:val="18"/>
                </w:rPr>
                <w:t xml:space="preserve">-coordinate (her sideways and </w:t>
              </w:r>
            </w:ins>
            <w:r>
              <w:rPr>
                <w:rFonts w:ascii="Arial" w:cs="Arial" w:eastAsia="Arial" w:hAnsi="Arial"/>
                <w:b w:val="false"/>
                <w:bCs w:val="false"/>
                <w:i w:val="false"/>
                <w:iCs w:val="false"/>
                <w:color w:val="000000"/>
                <w:sz w:val="18"/>
                <w:szCs w:val="18"/>
              </w:rPr>
              <w:t xml:space="preserve">up–down</w:t>
            </w:r>
            <w:del w:id="9009" w:author="Claude (AI) - proposed" w:date="2026-10-18T00:28:38Z">
              <w:r>
                <w:rPr>
                  <w:rFonts w:ascii="Arial" w:cs="Arial" w:eastAsia="Arial" w:hAnsi="Arial"/>
                  <w:b w:val="false"/>
                  <w:bCs w:val="false"/>
                  <w:i w:val="false"/>
                  <w:iCs w:val="false"/>
                  <w:color w:val="000000"/>
                  <w:sz w:val="18"/>
                  <w:szCs w:val="18"/>
                </w:rPr>
                <w:delText xml:space="preserve">) coordinate</w:delText>
              </w:r>
            </w:del>
            <w:ins w:id="9010" w:author="Claude (AI) - proposed" w:date="2026-10-18T00:28:38Z">
              <w:r>
                <w:rPr>
                  <w:rFonts w:ascii="Arial" w:cs="Arial" w:eastAsia="Arial" w:hAnsi="Arial"/>
                  <w:b w:val="false"/>
                  <w:bCs w:val="false"/>
                  <w:i w:val="false"/>
                  <w:iCs w:val="false"/>
                  <w:color w:val="000000"/>
                  <w:sz w:val="18"/>
                  <w:szCs w:val="18"/>
                </w:rPr>
                <w:t xml:space="preserve"> position)</w:t>
              </w:r>
            </w:ins>
            <w:r>
              <w:rPr>
                <w:rFonts w:ascii="Arial" w:cs="Arial" w:eastAsia="Arial" w:hAnsi="Arial"/>
                <w:b w:val="false"/>
                <w:bCs w:val="false"/>
                <w:i w:val="false"/>
                <w:iCs w:val="false"/>
                <w:color w:val="000000"/>
                <w:sz w:val="18"/>
                <w:szCs w:val="18"/>
              </w:rPr>
              <w:t xml:space="preserve"> stays the same. So </w:t>
            </w:r>
            <w:del w:id="9011" w:author="Claude (AI) - proposed" w:date="2026-10-18T00:28:38Z">
              <w:r>
                <w:rPr>
                  <w:rFonts w:ascii="Arial" w:cs="Arial" w:eastAsia="Arial" w:hAnsi="Arial"/>
                  <w:b w:val="false"/>
                  <w:bCs w:val="false"/>
                  <w:i w:val="false"/>
                  <w:iCs w:val="false"/>
                  <w:color w:val="000000"/>
                  <w:sz w:val="18"/>
                  <w:szCs w:val="18"/>
                </w:rPr>
                <w:delText xml:space="preserve">left and right are flipped but height is preserved, which</w:delText>
              </w:r>
            </w:del>
            <w:ins w:id="9012" w:author="Claude (AI) - proposed" w:date="2026-10-18T00:28:38Z">
              <w:r>
                <w:rPr>
                  <w:rFonts w:ascii="Arial" w:cs="Arial" w:eastAsia="Arial" w:hAnsi="Arial"/>
                  <w:b w:val="false"/>
                  <w:bCs w:val="false"/>
                  <w:i w:val="false"/>
                  <w:iCs w:val="false"/>
                  <w:color w:val="000000"/>
                  <w:sz w:val="18"/>
                  <w:szCs w:val="18"/>
                </w:rPr>
                <w:t xml:space="preserve">the image faces her, and the hand she raised, still at the same sideways position, is the image's left hand. That</w:t>
              </w:r>
            </w:ins>
            <w:r>
              <w:rPr>
                <w:rFonts w:ascii="Arial" w:cs="Arial" w:eastAsia="Arial" w:hAnsi="Arial"/>
                <w:b w:val="false"/>
                <w:bCs w:val="false"/>
                <w:i w:val="false"/>
                <w:iCs w:val="false"/>
                <w:color w:val="000000"/>
                <w:sz w:val="18"/>
                <w:szCs w:val="18"/>
              </w:rPr>
              <w:t xml:space="preserve"> is why the image </w:t>
            </w:r>
            <w:del w:id="9013" w:author="Claude (AI) - proposed" w:date="2026-10-18T00:28:38Z">
              <w:r>
                <w:rPr>
                  <w:rFonts w:ascii="Arial" w:cs="Arial" w:eastAsia="Arial" w:hAnsi="Arial"/>
                  <w:b w:val="false"/>
                  <w:bCs w:val="false"/>
                  <w:i w:val="false"/>
                  <w:iCs w:val="false"/>
                  <w:color w:val="000000"/>
                  <w:sz w:val="18"/>
                  <w:szCs w:val="18"/>
                </w:rPr>
                <w:delText xml:space="preserve">raises</w:delText>
              </w:r>
            </w:del>
            <w:ins w:id="9014" w:author="Claude (AI) - proposed" w:date="2026-10-18T00:28:38Z">
              <w:r>
                <w:rPr>
                  <w:rFonts w:ascii="Arial" w:cs="Arial" w:eastAsia="Arial" w:hAnsi="Arial"/>
                  <w:b w:val="false"/>
                  <w:bCs w:val="false"/>
                  <w:i w:val="false"/>
                  <w:iCs w:val="false"/>
                  <w:color w:val="000000"/>
                  <w:sz w:val="18"/>
                  <w:szCs w:val="18"/>
                </w:rPr>
                <w:t xml:space="preserve">seems to raise</w:t>
              </w:r>
            </w:ins>
            <w:r>
              <w:rPr>
                <w:rFonts w:ascii="Arial" w:cs="Arial" w:eastAsia="Arial" w:hAnsi="Arial"/>
                <w:b w:val="false"/>
                <w:bCs w:val="false"/>
                <w:i w:val="false"/>
                <w:iCs w:val="false"/>
                <w:color w:val="000000"/>
                <w:sz w:val="18"/>
                <w:szCs w:val="18"/>
              </w:rPr>
              <w:t xml:space="preserve"> the opposite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Finding a hidden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6 you found the mirror line when the mirror had been removed.</w:t>
            </w:r>
          </w:p>
          <w:p>
            <w:pPr>
              <w:keepNext w:val="false"/>
              <w:spacing w:after="40" w:before="0"/>
              <w:jc w:val="left"/>
            </w:pPr>
            <w:r>
              <w:rPr>
                <w:rFonts w:ascii="Arial" w:cs="Arial" w:eastAsia="Arial" w:hAnsi="Arial"/>
                <w:b/>
                <w:bCs/>
                <w:i w:val="false"/>
                <w:iCs w:val="false"/>
                <w:color w:val="000000"/>
                <w:sz w:val="18"/>
                <w:szCs w:val="18"/>
              </w:rPr>
              <w:t xml:space="preserve">(a) A point P and its image P′ are given on plain paper with no mirror shown. Describe how you construct the mirror line with a ruler and compass.</w:t>
            </w:r>
          </w:p>
          <w:p>
            <w:pPr>
              <w:keepNext w:val="false"/>
              <w:spacing w:after="40" w:before="0"/>
              <w:jc w:val="left"/>
            </w:pPr>
            <w:r>
              <w:rPr>
                <w:rFonts w:ascii="Arial" w:cs="Arial" w:eastAsia="Arial" w:hAnsi="Arial"/>
                <w:b/>
                <w:bCs/>
                <w:i w:val="false"/>
                <w:iCs w:val="false"/>
                <w:color w:val="000000"/>
                <w:sz w:val="18"/>
                <w:szCs w:val="18"/>
              </w:rPr>
              <w:t xml:space="preserve">(b) Explain why the mirror line must pass through the midpoint of PP′ AND be perpendicular to PP′. What would go wrong with any other line through the midpoint?</w:t>
            </w:r>
          </w:p>
          <w:p>
            <w:pPr>
              <w:keepNext w:val="false"/>
              <w:spacing w:after="40" w:before="0"/>
              <w:jc w:val="left"/>
            </w:pPr>
            <w:r>
              <w:rPr>
                <w:rFonts w:ascii="Arial" w:cs="Arial" w:eastAsia="Arial" w:hAnsi="Arial"/>
                <w:b/>
                <w:bCs/>
                <w:i w:val="false"/>
                <w:iCs w:val="false"/>
                <w:color w:val="000000"/>
                <w:sz w:val="18"/>
                <w:szCs w:val="18"/>
              </w:rPr>
              <w:t xml:space="preserve">(c) On the Cartesian plane, how can you find the mirror line for an object point and its image by using algebra? Include what happens when the segment joining them is horizontal or vertical.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Place the compass point on P and draw an arc that is more than half the length of PP′. With the same radius, draw an arc from P′ so that the arcs cross above and below the segment. Join the two crossing points with a ruler. This line is the mirror line.</w:t>
            </w:r>
          </w:p>
          <w:p>
            <w:pPr>
              <w:keepNext w:val="false"/>
              <w:spacing w:after="40" w:before="0"/>
              <w:jc w:val="left"/>
            </w:pPr>
            <w:r>
              <w:rPr>
                <w:rFonts w:ascii="Arial" w:cs="Arial" w:eastAsia="Arial" w:hAnsi="Arial"/>
                <w:b w:val="false"/>
                <w:bCs w:val="false"/>
                <w:i w:val="false"/>
                <w:iCs w:val="false"/>
                <w:color w:val="000000"/>
                <w:sz w:val="18"/>
                <w:szCs w:val="18"/>
              </w:rPr>
              <w:t xml:space="preserve">(b) Property 1 says the object and image are equal distances from the mirror line, measured along the perpendicular from each point to the line. Property 2 says the segment PP′ meets the mirror line at a right angle. Together these mean the mirror line cuts PP′ at its midpoint and at 90°, so it is the perpendicular bisector of PP′. </w:t>
            </w:r>
            <w:del w:id="9015" w:author="Claude (AI) - proposed" w:date="2026-10-18T00:28:38Z">
              <w:r>
                <w:rPr>
                  <w:rFonts w:ascii="Arial" w:cs="Arial" w:eastAsia="Arial" w:hAnsi="Arial"/>
                  <w:b w:val="false"/>
                  <w:bCs w:val="false"/>
                  <w:i w:val="false"/>
                  <w:iCs w:val="false"/>
                  <w:color w:val="000000"/>
                  <w:sz w:val="18"/>
                  <w:szCs w:val="18"/>
                </w:rPr>
                <w:delText xml:space="preserve">Suppose a line</w:delText>
              </w:r>
            </w:del>
            <w:ins w:id="9016" w:author="Claude (AI) - proposed" w:date="2026-10-18T00:28:38Z">
              <w:r>
                <w:rPr>
                  <w:rFonts w:ascii="Arial" w:cs="Arial" w:eastAsia="Arial" w:hAnsi="Arial"/>
                  <w:b w:val="false"/>
                  <w:bCs w:val="false"/>
                  <w:i w:val="false"/>
                  <w:iCs w:val="false"/>
                  <w:color w:val="000000"/>
                  <w:sz w:val="18"/>
                  <w:szCs w:val="18"/>
                </w:rPr>
                <w:t xml:space="preserve">Now suppose a line ℓ passes</w:t>
              </w:r>
            </w:ins>
            <w:r>
              <w:rPr>
                <w:rFonts w:ascii="Arial" w:cs="Arial" w:eastAsia="Arial" w:hAnsi="Arial"/>
                <w:b w:val="false"/>
                <w:bCs w:val="false"/>
                <w:i w:val="false"/>
                <w:iCs w:val="false"/>
                <w:color w:val="000000"/>
                <w:sz w:val="18"/>
                <w:szCs w:val="18"/>
              </w:rPr>
              <w:t xml:space="preserve"> through the midpoint</w:t>
            </w:r>
            <w:ins w:id="9017" w:author="Claude (AI) - proposed" w:date="2026-10-18T00:28:38Z">
              <w:r>
                <w:rPr>
                  <w:rFonts w:ascii="Arial" w:cs="Arial" w:eastAsia="Arial" w:hAnsi="Arial"/>
                  <w:b w:val="false"/>
                  <w:bCs w:val="false"/>
                  <w:i w:val="false"/>
                  <w:iCs w:val="false"/>
                  <w:color w:val="000000"/>
                  <w:sz w:val="18"/>
                  <w:szCs w:val="18"/>
                </w:rPr>
                <w:t xml:space="preserve"> M of PP′ but</w:t>
              </w:r>
            </w:ins>
            <w:r>
              <w:rPr>
                <w:rFonts w:ascii="Arial" w:cs="Arial" w:eastAsia="Arial" w:hAnsi="Arial"/>
                <w:b w:val="false"/>
                <w:bCs w:val="false"/>
                <w:i w:val="false"/>
                <w:iCs w:val="false"/>
                <w:color w:val="000000"/>
                <w:sz w:val="18"/>
                <w:szCs w:val="18"/>
              </w:rPr>
              <w:t xml:space="preserve"> is not perpendicular to PP′. </w:t>
            </w:r>
            <w:del w:id="9018" w:author="Claude (AI) - proposed" w:date="2026-10-18T00:28:38Z">
              <w:r>
                <w:rPr>
                  <w:rFonts w:ascii="Arial" w:cs="Arial" w:eastAsia="Arial" w:hAnsi="Arial"/>
                  <w:b w:val="false"/>
                  <w:bCs w:val="false"/>
                  <w:i w:val="false"/>
                  <w:iCs w:val="false"/>
                  <w:color w:val="000000"/>
                  <w:sz w:val="18"/>
                  <w:szCs w:val="18"/>
                </w:rPr>
                <w:delText xml:space="preserve">Then the perpendicular distances from P and P′ to that line are smaller than the distance from each point to the midpoint, and the segment PP′ is not perpendicular to the line. That line would break property 2, so reflecting P in it would give a different image from</w:delText>
              </w:r>
            </w:del>
            <w:ins w:id="9019" w:author="Claude (AI) - proposed" w:date="2026-10-18T00:28:38Z">
              <w:r>
                <w:rPr>
                  <w:rFonts w:ascii="Arial" w:cs="Arial" w:eastAsia="Arial" w:hAnsi="Arial"/>
                  <w:b w:val="false"/>
                  <w:bCs w:val="false"/>
                  <w:i w:val="false"/>
                  <w:iCs w:val="false"/>
                  <w:color w:val="000000"/>
                  <w:sz w:val="18"/>
                  <w:szCs w:val="18"/>
                </w:rPr>
                <w:t xml:space="preserve">To reflect P in ℓ, drop the perpendicular from P to ℓ and go the same distance beyond ℓ (as in Lesson 3). That perpendicular is a different line from PP′, so the image lies off the line PP′ and cannot be</w:t>
              </w:r>
            </w:ins>
            <w:r>
              <w:rPr>
                <w:rFonts w:ascii="Arial" w:cs="Arial" w:eastAsia="Arial" w:hAnsi="Arial"/>
                <w:b w:val="false"/>
                <w:bCs w:val="false"/>
                <w:i w:val="false"/>
                <w:iCs w:val="false"/>
                <w:color w:val="000000"/>
                <w:sz w:val="18"/>
                <w:szCs w:val="18"/>
              </w:rPr>
              <w:t xml:space="preserve"> P′. Only the perpendicular bisector makes P′ the true reflection of P.</w:t>
            </w:r>
            <w:ins w:id="9020" w:author="Claude (AI) - proposed" w:date="2026-10-18T00:28:38Z">
              <w:r>
                <w:rPr>
                  <w:rFonts w:ascii="Arial" w:cs="Arial" w:eastAsia="Arial" w:hAnsi="Arial"/>
                  <w:b w:val="false"/>
                  <w:bCs w:val="false"/>
                  <w:i w:val="false"/>
                  <w:iCs w:val="false"/>
                  <w:color w:val="000000"/>
                  <w:sz w:val="18"/>
                  <w:szCs w:val="18"/>
                </w:rPr>
                <w:t xml:space="preserve"> In other words, the mirror line is exactly the set of points that are the same distance from P and from P′.</w:t>
              </w:r>
            </w:ins>
          </w:p>
          <w:p>
            <w:pPr>
              <w:keepNext w:val="false"/>
              <w:spacing w:after="40" w:before="0"/>
              <w:jc w:val="left"/>
            </w:pPr>
            <w:r>
              <w:rPr>
                <w:rFonts w:ascii="Arial" w:cs="Arial" w:eastAsia="Arial" w:hAnsi="Arial"/>
                <w:b w:val="false"/>
                <w:bCs w:val="false"/>
                <w:i w:val="false"/>
                <w:iCs w:val="false"/>
                <w:color w:val="000000"/>
                <w:sz w:val="18"/>
                <w:szCs w:val="18"/>
              </w:rPr>
              <w:t xml:space="preserve">(c) Step 1: find the midpoint</w:t>
            </w:r>
            <w:ins w:id="9021" w:author="Claude (AI) - proposed" w:date="2026-10-18T00:28:38Z">
              <w:r>
                <w:rPr>
                  <w:rFonts w:ascii="Arial" w:cs="Arial" w:eastAsia="Arial" w:hAnsi="Arial"/>
                  <w:b w:val="false"/>
                  <w:bCs w:val="false"/>
                  <w:i w:val="false"/>
                  <w:iCs w:val="false"/>
                  <w:color w:val="000000"/>
                  <w:sz w:val="18"/>
                  <w:szCs w:val="18"/>
                </w:rPr>
                <w:t xml:space="preserve"> M</w:t>
              </w:r>
            </w:ins>
            <w:r>
              <w:rPr>
                <w:rFonts w:ascii="Arial" w:cs="Arial" w:eastAsia="Arial" w:hAnsi="Arial"/>
                <w:b w:val="false"/>
                <w:bCs w:val="false"/>
                <w:i w:val="false"/>
                <w:iCs w:val="false"/>
                <w:color w:val="000000"/>
                <w:sz w:val="18"/>
                <w:szCs w:val="18"/>
              </w:rPr>
              <w:t xml:space="preserve"> of P(x₁, y₁) and P′(x₂, y₂)</w:t>
            </w:r>
            <w:del w:id="9022" w:author="Claude (AI) - proposed" w:date="2026-10-18T00:28:38Z">
              <w:r>
                <w:rPr>
                  <w:rFonts w:ascii="Arial" w:cs="Arial" w:eastAsia="Arial" w:hAnsi="Arial"/>
                  <w:b w:val="false"/>
                  <w:bCs w:val="false"/>
                  <w:i w:val="false"/>
                  <w:iCs w:val="false"/>
                  <w:color w:val="000000"/>
                  <w:sz w:val="18"/>
                  <w:szCs w:val="18"/>
                </w:rPr>
                <w:delText xml:space="preserve"> as</w:delText>
              </w:r>
            </w:del>
            <w:ins w:id="9023" w:author="Claude (AI) - proposed" w:date="2026-10-18T00:28:38Z">
              <w:r>
                <w:rPr>
                  <w:rFonts w:ascii="Arial" w:cs="Arial" w:eastAsia="Arial" w:hAnsi="Arial"/>
                  <w:b w:val="false"/>
                  <w:bCs w:val="false"/>
                  <w:i w:val="false"/>
                  <w:iCs w:val="false"/>
                  <w:color w:val="000000"/>
                  <w:sz w:val="18"/>
                  <w:szCs w:val="18"/>
                </w:rPr>
                <w:t xml:space="preserve">: M = (xₘ, yₘ) =</w:t>
              </w:r>
            </w:ins>
            <w:r>
              <w:rPr>
                <w:rFonts w:ascii="Arial" w:cs="Arial" w:eastAsia="Arial" w:hAnsi="Arial"/>
                <w:b w:val="false"/>
                <w:bCs w:val="false"/>
                <w:i w:val="false"/>
                <w:iCs w:val="false"/>
                <w:color w:val="000000"/>
                <w:sz w:val="18"/>
                <w:szCs w:val="18"/>
              </w:rPr>
              <w:t xml:space="preserve"> ((x₁ + x₂)/2, (y₁ + y₂)/2).</w:t>
            </w:r>
            <w:ins w:id="9024" w:author="Claude (AI) - proposed" w:date="2026-10-18T00:28:38Z">
              <w:r>
                <w:rPr>
                  <w:rFonts w:ascii="Arial" w:cs="Arial" w:eastAsia="Arial" w:hAnsi="Arial"/>
                  <w:b w:val="false"/>
                  <w:bCs w:val="false"/>
                  <w:i w:val="false"/>
                  <w:iCs w:val="false"/>
                  <w:color w:val="000000"/>
                  <w:sz w:val="18"/>
                  <w:szCs w:val="18"/>
                </w:rPr>
                <w:t xml:space="preserve"> First check the special cases. If PP′ is horizontal (y₁ = y₂), the mirror line is vertical: x = xₘ. If PP′ is vertical (x₁ = x₂), the mirror line is horizontal: y = yₘ. Otherwise,</w:t>
              </w:r>
            </w:ins>
            <w:r>
              <w:rPr>
                <w:rFonts w:ascii="Arial" w:cs="Arial" w:eastAsia="Arial" w:hAnsi="Arial"/>
                <w:b w:val="false"/>
                <w:bCs w:val="false"/>
                <w:i w:val="false"/>
                <w:iCs w:val="false"/>
                <w:color w:val="000000"/>
                <w:sz w:val="18"/>
                <w:szCs w:val="18"/>
              </w:rPr>
              <w:t xml:space="preserve"> Step 2: find the gradient m of PP′ as (y₂ − y₁)/(x₂ − x₁). Step 3: the mirror line is perpendicular to PP′, so its gradient is the negative reciprocal, −1/m. Step 4: write the equation using y − </w:t>
            </w:r>
            <w:del w:id="9025" w:author="Claude (AI) - proposed" w:date="2026-10-18T00:28:38Z">
              <w:r>
                <w:rPr>
                  <w:rFonts w:ascii="Arial" w:cs="Arial" w:eastAsia="Arial" w:hAnsi="Arial"/>
                  <w:b w:val="false"/>
                  <w:bCs w:val="false"/>
                  <w:i w:val="false"/>
                  <w:iCs w:val="false"/>
                  <w:color w:val="000000"/>
                  <w:sz w:val="18"/>
                  <w:szCs w:val="18"/>
                </w:rPr>
                <w:delText xml:space="preserve">y₁ = m</w:delText>
              </w:r>
            </w:del>
            <w:ins w:id="9026" w:author="Claude (AI) - proposed" w:date="2026-10-18T00:28:38Z">
              <w:r>
                <w:rPr>
                  <w:rFonts w:ascii="Arial" w:cs="Arial" w:eastAsia="Arial" w:hAnsi="Arial"/>
                  <w:b w:val="false"/>
                  <w:bCs w:val="false"/>
                  <w:i w:val="false"/>
                  <w:iCs w:val="false"/>
                  <w:color w:val="000000"/>
                  <w:sz w:val="18"/>
                  <w:szCs w:val="18"/>
                </w:rPr>
                <w:t xml:space="preserve">yₘ = (−1/m)</w:t>
              </w:r>
            </w:ins>
            <w:r>
              <w:rPr>
                <w:rFonts w:ascii="Arial" w:cs="Arial" w:eastAsia="Arial" w:hAnsi="Arial"/>
                <w:b w:val="false"/>
                <w:bCs w:val="false"/>
                <w:i w:val="false"/>
                <w:iCs w:val="false"/>
                <w:color w:val="000000"/>
                <w:sz w:val="18"/>
                <w:szCs w:val="18"/>
              </w:rPr>
              <w:t xml:space="preserve">(x − </w:t>
            </w:r>
            <w:del w:id="9027" w:author="Claude (AI) - proposed" w:date="2026-10-18T00:28:38Z">
              <w:r>
                <w:rPr>
                  <w:rFonts w:ascii="Arial" w:cs="Arial" w:eastAsia="Arial" w:hAnsi="Arial"/>
                  <w:b w:val="false"/>
                  <w:bCs w:val="false"/>
                  <w:i w:val="false"/>
                  <w:iCs w:val="false"/>
                  <w:color w:val="000000"/>
                  <w:sz w:val="18"/>
                  <w:szCs w:val="18"/>
                </w:rPr>
                <w:delText xml:space="preserve">x₁), with the midpoint as the point (x₁, y₁) and −1/m as the gradient. Special cases: if PP′ is horizontal, the mirror line is vertical, x = the x-coordinate of</w:delText>
              </w:r>
            </w:del>
            <w:ins w:id="9028" w:author="Claude (AI) - proposed" w:date="2026-10-18T00:28:38Z">
              <w:r>
                <w:rPr>
                  <w:rFonts w:ascii="Arial" w:cs="Arial" w:eastAsia="Arial" w:hAnsi="Arial"/>
                  <w:b w:val="false"/>
                  <w:bCs w:val="false"/>
                  <w:i w:val="false"/>
                  <w:iCs w:val="false"/>
                  <w:color w:val="000000"/>
                  <w:sz w:val="18"/>
                  <w:szCs w:val="18"/>
                </w:rPr>
                <w:t xml:space="preserve">xₘ), which passes through</w:t>
              </w:r>
            </w:ins>
            <w:r>
              <w:rPr>
                <w:rFonts w:ascii="Arial" w:cs="Arial" w:eastAsia="Arial" w:hAnsi="Arial"/>
                <w:b w:val="false"/>
                <w:bCs w:val="false"/>
                <w:i w:val="false"/>
                <w:iCs w:val="false"/>
                <w:color w:val="000000"/>
                <w:sz w:val="18"/>
                <w:szCs w:val="18"/>
              </w:rPr>
              <w:t xml:space="preserve"> the midpoint. </w:t>
            </w:r>
            <w:del w:id="9029" w:author="Claude (AI) - proposed" w:date="2026-10-18T00:28:38Z">
              <w:r>
                <w:rPr>
                  <w:rFonts w:ascii="Arial" w:cs="Arial" w:eastAsia="Arial" w:hAnsi="Arial"/>
                  <w:b w:val="false"/>
                  <w:bCs w:val="false"/>
                  <w:i w:val="false"/>
                  <w:iCs w:val="false"/>
                  <w:color w:val="000000"/>
                  <w:sz w:val="18"/>
                  <w:szCs w:val="18"/>
                </w:rPr>
                <w:delText xml:space="preserve">If PP′ is vertical, the mirror line is horizontal, y = the y-coordinate of the midpoint</w:delText>
              </w:r>
            </w:del>
            <w:ins w:id="9030" w:author="Claude (AI) - proposed" w:date="2026-10-18T00:28:38Z">
              <w:r>
                <w:rPr>
                  <w:rFonts w:ascii="Arial" w:cs="Arial" w:eastAsia="Arial" w:hAnsi="Arial"/>
                  <w:b w:val="false"/>
                  <w:bCs w:val="false"/>
                  <w:i w:val="false"/>
                  <w:iCs w:val="false"/>
                  <w:color w:val="000000"/>
                  <w:sz w:val="18"/>
                  <w:szCs w:val="18"/>
                </w:rPr>
                <w:t xml:space="preserve">Example: P(1, 2) and P′(5, 4) give M = (3, 3) and m = 1/2, so the mirror gradient is −2 and y − 3 = −2(x − 3), that is y = −2x + 9</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Why does a mirror show a perfect copy of the world, and where exactly does that copy live?</w:t>
            </w:r>
          </w:p>
          <w:p>
            <w:pPr>
              <w:keepNext w:val="false"/>
              <w:spacing w:after="40" w:before="0"/>
              <w:jc w:val="left"/>
            </w:pPr>
            <w:r>
              <w:rPr>
                <w:rFonts w:ascii="Arial" w:cs="Arial" w:eastAsia="Arial" w:hAnsi="Arial"/>
                <w:b/>
                <w:bCs/>
                <w:i w:val="false"/>
                <w:iCs w:val="false"/>
                <w:color w:val="000000"/>
                <w:sz w:val="18"/>
                <w:szCs w:val="18"/>
              </w:rPr>
              <w:t xml:space="preserve">Write a full explanation of about 6 to 8 sentences. Use the bedroom mirror, the matatu rear-view mirror and the letter 'A'. Include the unifying idea that connects the three properties of reflection. Give one real-life Kenyan application from Lesson 7 that works for the same reason.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mirror shows a perfect copy because reflection is a congruence transformation, so the image has the same size and shape as the object, like the Kanga pattern and buttons on Aisha's skirt or the letter 'A'. The copy lives behind the mirror, exactly as far from the mirror line as the object is in front of it, because the mirror line is the perpendicular bisector of the segment joining every object point to its image. This one idea gives all three properties: equal distances, a joining line perpendicular to the mirror, and congruence. The image looks flipped because the mapping keeps distances along the mirror line the same but reverses the direction perpendicular to the mirror, </w:t>
            </w:r>
            <w:del w:id="9031" w:author="Claude (AI) - proposed" w:date="2026-10-18T00:28:38Z">
              <w:r>
                <w:rPr>
                  <w:rFonts w:ascii="Arial" w:cs="Arial" w:eastAsia="Arial" w:hAnsi="Arial"/>
                  <w:b w:val="false"/>
                  <w:bCs w:val="false"/>
                  <w:i w:val="false"/>
                  <w:iCs w:val="false"/>
                  <w:color w:val="000000"/>
                  <w:sz w:val="18"/>
                  <w:szCs w:val="18"/>
                </w:rPr>
                <w:delText xml:space="preserve">which is why the letter 'A</w:delText>
              </w:r>
            </w:del>
            <w:ins w:id="9032" w:author="Claude (AI) - proposed" w:date="2026-10-18T00:28:38Z">
              <w:r>
                <w:rPr>
                  <w:rFonts w:ascii="Arial" w:cs="Arial" w:eastAsia="Arial" w:hAnsi="Arial"/>
                  <w:b w:val="false"/>
                  <w:bCs w:val="false"/>
                  <w:i w:val="false"/>
                  <w:iCs w:val="false"/>
                  <w:color w:val="000000"/>
                  <w:sz w:val="18"/>
                  <w:szCs w:val="18"/>
                </w:rPr>
                <w:t xml:space="preserve">so the image faces the object. That is why a letter such as 'R</w:t>
              </w:r>
            </w:ins>
            <w:r>
              <w:rPr>
                <w:rFonts w:ascii="Arial" w:cs="Arial" w:eastAsia="Arial" w:hAnsi="Arial"/>
                <w:b w:val="false"/>
                <w:bCs w:val="false"/>
                <w:i w:val="false"/>
                <w:iCs w:val="false"/>
                <w:color w:val="000000"/>
                <w:sz w:val="18"/>
                <w:szCs w:val="18"/>
              </w:rPr>
              <w:t xml:space="preserve">' looks laterally reversed and Aisha's reflection appears to raise the opposite hand. The matatu driver's rear-view mirror follows the same rules, so </w:t>
            </w:r>
            <w:del w:id="9033" w:author="Claude (AI) - proposed" w:date="2026-10-18T00:28:38Z">
              <w:r>
                <w:rPr>
                  <w:rFonts w:ascii="Arial" w:cs="Arial" w:eastAsia="Arial" w:hAnsi="Arial"/>
                  <w:b w:val="false"/>
                  <w:bCs w:val="false"/>
                  <w:i w:val="false"/>
                  <w:iCs w:val="false"/>
                  <w:color w:val="000000"/>
                  <w:sz w:val="18"/>
                  <w:szCs w:val="18"/>
                </w:rPr>
                <w:delText xml:space="preserve">vehicles behind appear at a true proportional distance</w:delText>
              </w:r>
            </w:del>
            <w:ins w:id="9034" w:author="Claude (AI) - proposed" w:date="2026-10-18T00:28:38Z">
              <w:r>
                <w:rPr>
                  <w:rFonts w:ascii="Arial" w:cs="Arial" w:eastAsia="Arial" w:hAnsi="Arial"/>
                  <w:b w:val="false"/>
                  <w:bCs w:val="false"/>
                  <w:i w:val="false"/>
                  <w:iCs w:val="false"/>
                  <w:color w:val="000000"/>
                  <w:sz w:val="18"/>
                  <w:szCs w:val="18"/>
                </w:rPr>
                <w:t xml:space="preserve">with a flat mirror a vehicle behind appears as far behind the glass as it is in front of it</w:t>
              </w:r>
            </w:ins>
            <w:r>
              <w:rPr>
                <w:rFonts w:ascii="Arial" w:cs="Arial" w:eastAsia="Arial" w:hAnsi="Arial"/>
                <w:b w:val="false"/>
                <w:bCs w:val="false"/>
                <w:i w:val="false"/>
                <w:iCs w:val="false"/>
                <w:color w:val="000000"/>
                <w:sz w:val="18"/>
                <w:szCs w:val="18"/>
              </w:rPr>
              <w:t xml:space="preserve">. The same rule works in a Kanga or kitenge design, where a motif is reflected across a mirror line, and in the symmetric front of the Parliament Buildings in Nairobi. The copy lives at the point where the perpendicular from the object to the mirror line, extended an equal distance beyond the mirror,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lines of symmetry and mirror lines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8:38Z">
              <w:r>
                <w:rPr>
                  <w:rFonts w:ascii="Arial" w:cs="Arial" w:eastAsia="Arial" w:hAnsi="Arial"/>
                  <w:b w:val="false"/>
                  <w:bCs w:val="false"/>
                  <w:i w:val="false"/>
                  <w:iCs w:val="false"/>
                  <w:color w:val="000000"/>
                  <w:sz w:val="18"/>
                  <w:szCs w:val="18"/>
                </w:rPr>
                <w:delText xml:space="preserve">Defines</w:delText>
              </w:r>
            </w:del>
            <w:ins w:id="9036" w:author="Claude (AI) - proposed" w:date="2026-10-18T00:28:38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line of symmetry accurately, links it to the mirror line, gives all correct counts for the shapes and explains why the fold and mirror tests agree.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28:38Z">
              <w:r>
                <w:rPr>
                  <w:rFonts w:ascii="Arial" w:cs="Arial" w:eastAsia="Arial" w:hAnsi="Arial"/>
                  <w:b w:val="false"/>
                  <w:bCs w:val="false"/>
                  <w:i w:val="false"/>
                  <w:iCs w:val="false"/>
                  <w:color w:val="000000"/>
                  <w:sz w:val="18"/>
                  <w:szCs w:val="18"/>
                </w:rPr>
                <w:delText xml:space="preserve">Defines</w:delText>
              </w:r>
            </w:del>
            <w:ins w:id="9038" w:author="Claude (AI) - proposed" w:date="2026-10-18T00:28:38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line of symmetry and gives most counts correctly, with a partial link to the mirror line.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28:38Z">
              <w:r>
                <w:rPr>
                  <w:rFonts w:ascii="Arial" w:cs="Arial" w:eastAsia="Arial" w:hAnsi="Arial"/>
                  <w:b w:val="false"/>
                  <w:bCs w:val="false"/>
                  <w:i w:val="false"/>
                  <w:iCs w:val="false"/>
                  <w:color w:val="000000"/>
                  <w:sz w:val="18"/>
                  <w:szCs w:val="18"/>
                </w:rPr>
                <w:delText xml:space="preserve">Gives</w:delText>
              </w:r>
            </w:del>
            <w:ins w:id="9040"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incomplete definition or several incorrect counts, with no link between folding and mirroring.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reflection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28:38Z">
              <w:r>
                <w:rPr>
                  <w:rFonts w:ascii="Arial" w:cs="Arial" w:eastAsia="Arial" w:hAnsi="Arial"/>
                  <w:b w:val="false"/>
                  <w:bCs w:val="false"/>
                  <w:i w:val="false"/>
                  <w:iCs w:val="false"/>
                  <w:color w:val="000000"/>
                  <w:sz w:val="18"/>
                  <w:szCs w:val="18"/>
                </w:rPr>
                <w:delText xml:space="preserve">States</w:delText>
              </w:r>
            </w:del>
            <w:ins w:id="9042" w:author="Claude (AI) - proposed" w:date="2026-10-18T00:28:38Z">
              <w:r>
                <w:rPr>
                  <w:rFonts w:ascii="Arial" w:cs="Arial" w:eastAsia="Arial" w:hAnsi="Arial"/>
                  <w:b w:val="false"/>
                  <w:bCs w:val="false"/>
                  <w:i w:val="false"/>
                  <w:iCs w:val="false"/>
                  <w:color w:val="000000"/>
                  <w:sz w:val="18"/>
                  <w:szCs w:val="18"/>
                </w:rPr>
                <w:t xml:space="preserve">Exceeds Expectations: states</w:t>
              </w:r>
            </w:ins>
            <w:r>
              <w:rPr>
                <w:rFonts w:ascii="Arial" w:cs="Arial" w:eastAsia="Arial" w:hAnsi="Arial"/>
                <w:b w:val="false"/>
                <w:bCs w:val="false"/>
                <w:i w:val="false"/>
                <w:iCs w:val="false"/>
                <w:color w:val="000000"/>
                <w:sz w:val="18"/>
                <w:szCs w:val="18"/>
              </w:rPr>
              <w:t xml:space="preserve"> all three properties precisely</w:t>
            </w:r>
            <w:del w:id="9043" w:author="Claude (AI) - proposed" w:date="2026-10-18T00:28:38Z">
              <w:r>
                <w:rPr>
                  <w:rFonts w:ascii="Arial" w:cs="Arial" w:eastAsia="Arial" w:hAnsi="Arial"/>
                  <w:b w:val="false"/>
                  <w:bCs w:val="false"/>
                  <w:i w:val="false"/>
                  <w:iCs w:val="false"/>
                  <w:color w:val="000000"/>
                  <w:sz w:val="18"/>
                  <w:szCs w:val="18"/>
                </w:rPr>
                <w:delText xml:space="preserve"> and correctly</w:delText>
              </w:r>
            </w:del>
            <w:ins w:id="9044" w:author="Claude (AI) - proposed" w:date="2026-10-18T00:28:3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calculates 2.4 m</w:t>
            </w:r>
            <w:del w:id="9045" w:author="Claude (AI) - proposed" w:date="2026-10-18T00:28:38Z">
              <w:r>
                <w:rPr>
                  <w:rFonts w:ascii="Arial" w:cs="Arial" w:eastAsia="Arial" w:hAnsi="Arial"/>
                  <w:b w:val="false"/>
                  <w:bCs w:val="false"/>
                  <w:i w:val="false"/>
                  <w:iCs w:val="false"/>
                  <w:color w:val="000000"/>
                  <w:sz w:val="18"/>
                  <w:szCs w:val="18"/>
                </w:rPr>
                <w:delText xml:space="preserve">, using</w:delText>
              </w:r>
            </w:del>
            <w:ins w:id="9046" w:author="Claude (AI) - proposed" w:date="2026-10-18T00:28:38Z">
              <w:r>
                <w:rPr>
                  <w:rFonts w:ascii="Arial" w:cs="Arial" w:eastAsia="Arial" w:hAnsi="Arial"/>
                  <w:b w:val="false"/>
                  <w:bCs w:val="false"/>
                  <w:i w:val="false"/>
                  <w:iCs w:val="false"/>
                  <w:color w:val="000000"/>
                  <w:sz w:val="18"/>
                  <w:szCs w:val="18"/>
                </w:rPr>
                <w:t xml:space="preserve"> correctly and uses</w:t>
              </w:r>
            </w:ins>
            <w:r>
              <w:rPr>
                <w:rFonts w:ascii="Arial" w:cs="Arial" w:eastAsia="Arial" w:hAnsi="Arial"/>
                <w:b w:val="false"/>
                <w:bCs w:val="false"/>
                <w:i w:val="false"/>
                <w:iCs w:val="false"/>
                <w:color w:val="000000"/>
                <w:sz w:val="18"/>
                <w:szCs w:val="18"/>
              </w:rPr>
              <w:t xml:space="preserve"> the properties to explain the phenomenon fully</w:t>
            </w:r>
            <w:ins w:id="9047" w:author="Claude (AI) - proposed" w:date="2026-10-18T00:28:38Z">
              <w:r>
                <w:rPr>
                  <w:rFonts w:ascii="Arial" w:cs="Arial" w:eastAsia="Arial" w:hAnsi="Arial"/>
                  <w:b w:val="false"/>
                  <w:bCs w:val="false"/>
                  <w:i w:val="false"/>
                  <w:iCs w:val="false"/>
                  <w:color w:val="000000"/>
                  <w:sz w:val="18"/>
                  <w:szCs w:val="18"/>
                </w:rPr>
                <w:t xml:space="preserve">, including why the image is the same size and directly across the mirror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8" w:author="Claude (AI) - proposed" w:date="2026-10-18T00:28:38Z">
              <w:r>
                <w:rPr>
                  <w:rFonts w:ascii="Arial" w:cs="Arial" w:eastAsia="Arial" w:hAnsi="Arial"/>
                  <w:b w:val="false"/>
                  <w:bCs w:val="false"/>
                  <w:i w:val="false"/>
                  <w:iCs w:val="false"/>
                  <w:color w:val="000000"/>
                  <w:sz w:val="18"/>
                  <w:szCs w:val="18"/>
                </w:rPr>
                <w:delText xml:space="preserve">States</w:delText>
              </w:r>
            </w:del>
            <w:ins w:id="9049" w:author="Claude (AI) - proposed" w:date="2026-10-18T00:28:38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three properties and calculates the distance correctly, with a partial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8T00:28:38Z">
              <w:r>
                <w:rPr>
                  <w:rFonts w:ascii="Arial" w:cs="Arial" w:eastAsia="Arial" w:hAnsi="Arial"/>
                  <w:b w:val="false"/>
                  <w:bCs w:val="false"/>
                  <w:i w:val="false"/>
                  <w:iCs w:val="false"/>
                  <w:color w:val="000000"/>
                  <w:sz w:val="18"/>
                  <w:szCs w:val="18"/>
                </w:rPr>
                <w:delText xml:space="preserve">Names</w:delText>
              </w:r>
            </w:del>
            <w:ins w:id="9051" w:author="Claude (AI) - proposed" w:date="2026-10-18T00:28:38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fewer than three properties or makes errors in the distance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Cartesian reflection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2" w:author="Claude (AI) - proposed" w:date="2026-10-18T00:28:38Z">
              <w:r>
                <w:rPr>
                  <w:rFonts w:ascii="Arial" w:cs="Arial" w:eastAsia="Arial" w:hAnsi="Arial"/>
                  <w:b w:val="false"/>
                  <w:bCs w:val="false"/>
                  <w:i w:val="false"/>
                  <w:iCs w:val="false"/>
                  <w:color w:val="000000"/>
                  <w:sz w:val="18"/>
                  <w:szCs w:val="18"/>
                </w:rPr>
                <w:delText xml:space="preserve">Gives</w:delText>
              </w:r>
            </w:del>
            <w:ins w:id="9053" w:author="Claude (AI) - proposed" w:date="2026-10-18T00:28:3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all three rules correctly, finds all three images correctly and explains the </w:t>
            </w:r>
            <w:del w:id="9054" w:author="Claude (AI) - proposed" w:date="2026-10-18T00:28:38Z">
              <w:r>
                <w:rPr>
                  <w:rFonts w:ascii="Arial" w:cs="Arial" w:eastAsia="Arial" w:hAnsi="Arial"/>
                  <w:b w:val="false"/>
                  <w:bCs w:val="false"/>
                  <w:i w:val="false"/>
                  <w:iCs w:val="false"/>
                  <w:color w:val="000000"/>
                  <w:sz w:val="18"/>
                  <w:szCs w:val="18"/>
                </w:rPr>
                <w:delText xml:space="preserve">lateral flip through the sign change</w:delText>
              </w:r>
            </w:del>
            <w:ins w:id="9055" w:author="Claude (AI) - proposed" w:date="2026-10-18T00:28:38Z">
              <w:r>
                <w:rPr>
                  <w:rFonts w:ascii="Arial" w:cs="Arial" w:eastAsia="Arial" w:hAnsi="Arial"/>
                  <w:b w:val="false"/>
                  <w:bCs w:val="false"/>
                  <w:i w:val="false"/>
                  <w:iCs w:val="false"/>
                  <w:color w:val="000000"/>
                  <w:sz w:val="18"/>
                  <w:szCs w:val="18"/>
                </w:rPr>
                <w:t xml:space="preserve">flip correctly (only the x-coordinate, the direction towards the mirror, changes sign, so the image faces the opposite way)</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6" w:author="Claude (AI) - proposed" w:date="2026-10-18T00:28:38Z">
              <w:r>
                <w:rPr>
                  <w:rFonts w:ascii="Arial" w:cs="Arial" w:eastAsia="Arial" w:hAnsi="Arial"/>
                  <w:b w:val="false"/>
                  <w:bCs w:val="false"/>
                  <w:i w:val="false"/>
                  <w:iCs w:val="false"/>
                  <w:color w:val="000000"/>
                  <w:sz w:val="18"/>
                  <w:szCs w:val="18"/>
                </w:rPr>
                <w:delText xml:space="preserve">Gives</w:delText>
              </w:r>
            </w:del>
            <w:ins w:id="9057" w:author="Claude (AI) - proposed" w:date="2026-10-18T00:28:3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rules and most images correctly, with a limited explanation of the flip.</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8" w:author="Claude (AI) - proposed" w:date="2026-10-18T00:28:38Z">
              <w:r>
                <w:rPr>
                  <w:rFonts w:ascii="Arial" w:cs="Arial" w:eastAsia="Arial" w:hAnsi="Arial"/>
                  <w:b w:val="false"/>
                  <w:bCs w:val="false"/>
                  <w:i w:val="false"/>
                  <w:iCs w:val="false"/>
                  <w:color w:val="000000"/>
                  <w:sz w:val="18"/>
                  <w:szCs w:val="18"/>
                </w:rPr>
                <w:delText xml:space="preserve">Confuses</w:delText>
              </w:r>
            </w:del>
            <w:ins w:id="9059" w:author="Claude (AI) - proposed" w:date="2026-10-18T00:28:38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the rules or gives incorrect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the mirror line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0" w:author="Claude (AI) - proposed" w:date="2026-10-18T00:28:38Z">
              <w:r>
                <w:rPr>
                  <w:rFonts w:ascii="Arial" w:cs="Arial" w:eastAsia="Arial" w:hAnsi="Arial"/>
                  <w:b w:val="false"/>
                  <w:bCs w:val="false"/>
                  <w:i w:val="false"/>
                  <w:iCs w:val="false"/>
                  <w:color w:val="000000"/>
                  <w:sz w:val="18"/>
                  <w:szCs w:val="18"/>
                </w:rPr>
                <w:delText xml:space="preserve">Describes</w:delText>
              </w:r>
            </w:del>
            <w:ins w:id="9061" w:author="Claude (AI) - proposed" w:date="2026-10-18T00:28:38Z">
              <w:r>
                <w:rPr>
                  <w:rFonts w:ascii="Arial" w:cs="Arial" w:eastAsia="Arial" w:hAnsi="Arial"/>
                  <w:b w:val="false"/>
                  <w:bCs w:val="false"/>
                  <w:i w:val="false"/>
                  <w:iCs w:val="false"/>
                  <w:color w:val="000000"/>
                  <w:sz w:val="18"/>
                  <w:szCs w:val="18"/>
                </w:rPr>
                <w:t xml:space="preserve">Exceeds Expectations: describes</w:t>
              </w:r>
            </w:ins>
            <w:r>
              <w:rPr>
                <w:rFonts w:ascii="Arial" w:cs="Arial" w:eastAsia="Arial" w:hAnsi="Arial"/>
                <w:b w:val="false"/>
                <w:bCs w:val="false"/>
                <w:i w:val="false"/>
                <w:iCs w:val="false"/>
                <w:color w:val="000000"/>
                <w:sz w:val="18"/>
                <w:szCs w:val="18"/>
              </w:rPr>
              <w:t xml:space="preserve"> the compass construction accurately, justifies the perpendicular bisector </w:t>
            </w:r>
            <w:del w:id="9062" w:author="Claude (AI) - proposed" w:date="2026-10-18T00:28:38Z">
              <w:r>
                <w:rPr>
                  <w:rFonts w:ascii="Arial" w:cs="Arial" w:eastAsia="Arial" w:hAnsi="Arial"/>
                  <w:b w:val="false"/>
                  <w:bCs w:val="false"/>
                  <w:i w:val="false"/>
                  <w:iCs w:val="false"/>
                  <w:color w:val="000000"/>
                  <w:sz w:val="18"/>
                  <w:szCs w:val="18"/>
                </w:rPr>
                <w:delText xml:space="preserve">using equal distances and perpendicularity (showing why a non-perpendicular line fails),</w:delText>
              </w:r>
            </w:del>
            <w:ins w:id="9063" w:author="Claude (AI) - proposed" w:date="2026-10-18T00:28:38Z">
              <w:r>
                <w:rPr>
                  <w:rFonts w:ascii="Arial" w:cs="Arial" w:eastAsia="Arial" w:hAnsi="Arial"/>
                  <w:b w:val="false"/>
                  <w:bCs w:val="false"/>
                  <w:i w:val="false"/>
                  <w:iCs w:val="false"/>
                  <w:color w:val="000000"/>
                  <w:sz w:val="18"/>
                  <w:szCs w:val="18"/>
                </w:rPr>
                <w:t xml:space="preserve">(a slanted line through the midpoint puts the image off the line PP′)</w:t>
              </w:r>
            </w:ins>
            <w:r>
              <w:rPr>
                <w:rFonts w:ascii="Arial" w:cs="Arial" w:eastAsia="Arial" w:hAnsi="Arial"/>
                <w:b w:val="false"/>
                <w:bCs w:val="false"/>
                <w:i w:val="false"/>
                <w:iCs w:val="false"/>
                <w:color w:val="000000"/>
                <w:sz w:val="18"/>
                <w:szCs w:val="18"/>
              </w:rPr>
              <w:t xml:space="preserve"> and gives the full algebraic method</w:t>
            </w:r>
            <w:del w:id="9064" w:author="Claude (AI) - proposed" w:date="2026-10-18T00:28:38Z">
              <w:r>
                <w:rPr>
                  <w:rFonts w:ascii="Arial" w:cs="Arial" w:eastAsia="Arial" w:hAnsi="Arial"/>
                  <w:b w:val="false"/>
                  <w:bCs w:val="false"/>
                  <w:i w:val="false"/>
                  <w:iCs w:val="false"/>
                  <w:color w:val="000000"/>
                  <w:sz w:val="18"/>
                  <w:szCs w:val="18"/>
                </w:rPr>
                <w:delText xml:space="preserve">: midpoint, negative reciprocal gradient, y − y₁ = m(x − x₁), and</w:delText>
              </w:r>
            </w:del>
            <w:ins w:id="9065" w:author="Claude (AI) - proposed" w:date="2026-10-18T00:28:38Z">
              <w:r>
                <w:rPr>
                  <w:rFonts w:ascii="Arial" w:cs="Arial" w:eastAsia="Arial" w:hAnsi="Arial"/>
                  <w:b w:val="false"/>
                  <w:bCs w:val="false"/>
                  <w:i w:val="false"/>
                  <w:iCs w:val="false"/>
                  <w:color w:val="000000"/>
                  <w:sz w:val="18"/>
                  <w:szCs w:val="18"/>
                </w:rPr>
                <w:t xml:space="preserve"> with</w:t>
              </w:r>
            </w:ins>
            <w:r>
              <w:rPr>
                <w:rFonts w:ascii="Arial" w:cs="Arial" w:eastAsia="Arial" w:hAnsi="Arial"/>
                <w:b w:val="false"/>
                <w:bCs w:val="false"/>
                <w:i w:val="false"/>
                <w:iCs w:val="false"/>
                <w:color w:val="000000"/>
                <w:sz w:val="18"/>
                <w:szCs w:val="18"/>
              </w:rPr>
              <w:t xml:space="preserve"> the horizontal and vertical special cases.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6" w:author="Claude (AI) - proposed" w:date="2026-10-18T00:28:38Z">
              <w:r>
                <w:rPr>
                  <w:rFonts w:ascii="Arial" w:cs="Arial" w:eastAsia="Arial" w:hAnsi="Arial"/>
                  <w:b w:val="false"/>
                  <w:bCs w:val="false"/>
                  <w:i w:val="false"/>
                  <w:iCs w:val="false"/>
                  <w:color w:val="000000"/>
                  <w:sz w:val="18"/>
                  <w:szCs w:val="18"/>
                </w:rPr>
                <w:delText xml:space="preserve">Describes</w:delText>
              </w:r>
            </w:del>
            <w:ins w:id="9067" w:author="Claude (AI) - proposed" w:date="2026-10-18T00:28:38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construction and gives a partial justification or most steps of the algebraic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8" w:author="Claude (AI) - proposed" w:date="2026-10-18T00:28:38Z">
              <w:r>
                <w:rPr>
                  <w:rFonts w:ascii="Arial" w:cs="Arial" w:eastAsia="Arial" w:hAnsi="Arial"/>
                  <w:b w:val="false"/>
                  <w:bCs w:val="false"/>
                  <w:i w:val="false"/>
                  <w:iCs w:val="false"/>
                  <w:color w:val="000000"/>
                  <w:sz w:val="18"/>
                  <w:szCs w:val="18"/>
                </w:rPr>
                <w:delText xml:space="preserve">Gives</w:delText>
              </w:r>
            </w:del>
            <w:ins w:id="9069"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unclear construction and no justification, or omits the perpendicular gradient.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0" w:author="Claude (AI) - proposed" w:date="2026-10-18T00:28:38Z">
              <w:r>
                <w:rPr>
                  <w:rFonts w:ascii="Arial" w:cs="Arial" w:eastAsia="Arial" w:hAnsi="Arial"/>
                  <w:b w:val="false"/>
                  <w:bCs w:val="false"/>
                  <w:i w:val="false"/>
                  <w:iCs w:val="false"/>
                  <w:color w:val="000000"/>
                  <w:sz w:val="18"/>
                  <w:szCs w:val="18"/>
                </w:rPr>
                <w:delText xml:space="preserve">Gives</w:delText>
              </w:r>
            </w:del>
            <w:ins w:id="9071" w:author="Claude (AI) - proposed" w:date="2026-10-18T00:28:3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accurate explanation that links the perpendicular bisector to all three properties, </w:t>
            </w:r>
            <w:del w:id="9072" w:author="Claude (AI) - proposed" w:date="2026-10-18T00:28:38Z">
              <w:r>
                <w:rPr>
                  <w:rFonts w:ascii="Arial" w:cs="Arial" w:eastAsia="Arial" w:hAnsi="Arial"/>
                  <w:b w:val="false"/>
                  <w:bCs w:val="false"/>
                  <w:i w:val="false"/>
                  <w:iCs w:val="false"/>
                  <w:color w:val="000000"/>
                  <w:sz w:val="18"/>
                  <w:szCs w:val="18"/>
                </w:rPr>
                <w:delText xml:space="preserve">the lateral reversal,</w:delText>
              </w:r>
            </w:del>
            <w:ins w:id="9073" w:author="Claude (AI) - proposed" w:date="2026-10-18T00:28:38Z">
              <w:r>
                <w:rPr>
                  <w:rFonts w:ascii="Arial" w:cs="Arial" w:eastAsia="Arial" w:hAnsi="Arial"/>
                  <w:b w:val="false"/>
                  <w:bCs w:val="false"/>
                  <w:i w:val="false"/>
                  <w:iCs w:val="false"/>
                  <w:color w:val="000000"/>
                  <w:sz w:val="18"/>
                  <w:szCs w:val="18"/>
                </w:rPr>
                <w:t xml:space="preserve">explains why the image appears reversed (it faces the object), refers to</w:t>
              </w:r>
            </w:ins>
            <w:r>
              <w:rPr>
                <w:rFonts w:ascii="Arial" w:cs="Arial" w:eastAsia="Arial" w:hAnsi="Arial"/>
                <w:b w:val="false"/>
                <w:bCs w:val="false"/>
                <w:i w:val="false"/>
                <w:iCs w:val="false"/>
                <w:color w:val="000000"/>
                <w:sz w:val="18"/>
                <w:szCs w:val="18"/>
              </w:rPr>
              <w:t xml:space="preserve"> the matatu mirror and </w:t>
            </w:r>
            <w:ins w:id="9074" w:author="Claude (AI) - proposed" w:date="2026-10-18T00:28:38Z">
              <w:r>
                <w:rPr>
                  <w:rFonts w:ascii="Arial" w:cs="Arial" w:eastAsia="Arial" w:hAnsi="Arial"/>
                  <w:b w:val="false"/>
                  <w:bCs w:val="false"/>
                  <w:i w:val="false"/>
                  <w:iCs w:val="false"/>
                  <w:color w:val="000000"/>
                  <w:sz w:val="18"/>
                  <w:szCs w:val="18"/>
                </w:rPr>
                <w:t xml:space="preserve">gives </w:t>
              </w:r>
            </w:ins>
            <w:r>
              <w:rPr>
                <w:rFonts w:ascii="Arial" w:cs="Arial" w:eastAsia="Arial" w:hAnsi="Arial"/>
                <w:b w:val="false"/>
                <w:bCs w:val="false"/>
                <w:i w:val="false"/>
                <w:iCs w:val="false"/>
                <w:color w:val="000000"/>
                <w:sz w:val="18"/>
                <w:szCs w:val="18"/>
              </w:rPr>
              <w:t xml:space="preserve">a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5" w:author="Claude (AI) - proposed" w:date="2026-10-18T00:28:38Z">
              <w:r>
                <w:rPr>
                  <w:rFonts w:ascii="Arial" w:cs="Arial" w:eastAsia="Arial" w:hAnsi="Arial"/>
                  <w:b w:val="false"/>
                  <w:bCs w:val="false"/>
                  <w:i w:val="false"/>
                  <w:iCs w:val="false"/>
                  <w:color w:val="000000"/>
                  <w:sz w:val="18"/>
                  <w:szCs w:val="18"/>
                </w:rPr>
                <w:delText xml:space="preserve">Gives</w:delText>
              </w:r>
            </w:del>
            <w:ins w:id="9076" w:author="Claude (AI) - proposed" w:date="2026-10-18T00:28:3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an accurate explanation that covers most ideas with some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7" w:author="Claude (AI) - proposed" w:date="2026-10-18T00:28:38Z">
              <w:r>
                <w:rPr>
                  <w:rFonts w:ascii="Arial" w:cs="Arial" w:eastAsia="Arial" w:hAnsi="Arial"/>
                  <w:b w:val="false"/>
                  <w:bCs w:val="false"/>
                  <w:i w:val="false"/>
                  <w:iCs w:val="false"/>
                  <w:color w:val="000000"/>
                  <w:sz w:val="18"/>
                  <w:szCs w:val="18"/>
                </w:rPr>
                <w:delText xml:space="preserve">Gives</w:delText>
              </w:r>
            </w:del>
            <w:ins w:id="9078"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explanation that is incomplete or has misconceptions, with few links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cbmchc4tdxlnmaw_v2u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ac8ojtvea1_cz2fnwfn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dc9ak_vsvplcuq9f63x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bmchc4tdxlnmaw_v2un" Type="http://schemas.openxmlformats.org/officeDocument/2006/relationships/hyperlink" Target="https://creativecommons.org/licenses/by-nc/4.0/" TargetMode="External"/><Relationship Id="rIdwac8ojtvea1_cz2fnwfng" Type="http://schemas.openxmlformats.org/officeDocument/2006/relationships/hyperlink" Target="https://creativecommons.org/licenses/by-nc/4.0/" TargetMode="External"/><Relationship Id="rIdndc9ak_vsvplcuq9f63x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2026-10-18T00:28:36.576Z</dcterms:created>
  <dcterms:modified xsi:type="dcterms:W3CDTF">2026-10-18T00:28:36.576Z</dcterms:modified>
</cp:coreProperties>
</file>

<file path=docProps/custom.xml><?xml version="1.0" encoding="utf-8"?>
<Properties xmlns="http://schemas.openxmlformats.org/officeDocument/2006/custom-properties" xmlns:vt="http://schemas.openxmlformats.org/officeDocument/2006/docPropsVTypes"/>
</file>