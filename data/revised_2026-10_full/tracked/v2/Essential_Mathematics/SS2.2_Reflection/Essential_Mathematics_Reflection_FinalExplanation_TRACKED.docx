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ESSENTIAL MATHEMATICS GRADE 10 – SUB-STRAND 2.2 REFLECTION: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does a mirror show a perfect copy of the world, and where exactly does that copy live? Use everything you have learned from Lesson 1 to Lesson 8 to answer the questions below. Write your answers in the space under each question. Refer to the bedroom mirror, the matatu rear-view mirror and the letter 'A' beside a plane mirror. Use diagrams where they help, and use mathematical words such as mirror line, object distance, image distance, perpendicular, congruent and coordinates. Show your working when you calculate or use coordinates.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The puzzle and the mirror line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Aisha stands in front of her full-length bedroom mirror in Nairobi. She raises one hand and her reflection raises the opposite hand. The Kanga skirt pattern and the buttons on her shirt all look the same. In class, your teacher placed a bold letter 'A' </w:t>
            </w:r>
            <w:ins w:id="9001" w:author="Claude (AI) - proposed" w:date="2026-10-18T00:28:38Z">
              <w:r>
                <w:rPr>
                  <w:rFonts w:ascii="Arial" w:cs="Arial" w:eastAsia="Arial" w:hAnsi="Arial"/>
                  <w:b/>
                  <w:bCs/>
                  <w:i w:val="false"/>
                  <w:iCs w:val="false"/>
                  <w:color w:val="000000"/>
                  <w:sz w:val="18"/>
                  <w:szCs w:val="18"/>
                </w:rPr>
                <w:t xml:space="preserve">and a letter 'R' </w:t>
              </w:r>
            </w:ins>
            <w:r>
              <w:rPr>
                <w:rFonts w:ascii="Arial" w:cs="Arial" w:eastAsia="Arial" w:hAnsi="Arial"/>
                <w:b/>
                <w:bCs/>
                <w:i w:val="false"/>
                <w:iCs w:val="false"/>
                <w:color w:val="000000"/>
                <w:sz w:val="18"/>
                <w:szCs w:val="18"/>
              </w:rPr>
              <w:t xml:space="preserve">beside a plane mirror</w:t>
            </w:r>
            <w:del w:id="9002" w:author="Claude (AI) - proposed" w:date="2026-10-18T00:28:38Z">
              <w:r>
                <w:rPr>
                  <w:rFonts w:ascii="Arial" w:cs="Arial" w:eastAsia="Arial" w:hAnsi="Arial"/>
                  <w:b/>
                  <w:bCs/>
                  <w:i w:val="false"/>
                  <w:iCs w:val="false"/>
                  <w:color w:val="000000"/>
                  <w:sz w:val="18"/>
                  <w:szCs w:val="18"/>
                </w:rPr>
                <w:delText xml:space="preserve"> and the image</w:delText>
              </w:r>
            </w:del>
            <w:ins w:id="9003" w:author="Claude (AI) - proposed" w:date="2026-10-18T00:28:38Z">
              <w:r>
                <w:rPr>
                  <w:rFonts w:ascii="Arial" w:cs="Arial" w:eastAsia="Arial" w:hAnsi="Arial"/>
                  <w:b/>
                  <w:bCs/>
                  <w:i w:val="false"/>
                  <w:iCs w:val="false"/>
                  <w:color w:val="000000"/>
                  <w:sz w:val="18"/>
                  <w:szCs w:val="18"/>
                </w:rPr>
                <w:t xml:space="preserve">. The 'R'</w:t>
              </w:r>
            </w:ins>
            <w:r>
              <w:rPr>
                <w:rFonts w:ascii="Arial" w:cs="Arial" w:eastAsia="Arial" w:hAnsi="Arial"/>
                <w:b/>
                <w:bCs/>
                <w:i w:val="false"/>
                <w:iCs w:val="false"/>
                <w:color w:val="000000"/>
                <w:sz w:val="18"/>
                <w:szCs w:val="18"/>
              </w:rPr>
              <w:t xml:space="preserve"> looked flipped left to right</w:t>
            </w:r>
            <w:ins w:id="9004" w:author="Claude (AI) - proposed" w:date="2026-10-18T00:28:38Z">
              <w:r>
                <w:rPr>
                  <w:rFonts w:ascii="Arial" w:cs="Arial" w:eastAsia="Arial" w:hAnsi="Arial"/>
                  <w:b/>
                  <w:bCs/>
                  <w:i w:val="false"/>
                  <w:iCs w:val="false"/>
                  <w:color w:val="000000"/>
                  <w:sz w:val="18"/>
                  <w:szCs w:val="18"/>
                </w:rPr>
                <w:t xml:space="preserve">, but the 'A' looked the same</w:t>
              </w:r>
            </w:ins>
            <w:r>
              <w:rPr>
                <w:rFonts w:ascii="Arial" w:cs="Arial" w:eastAsia="Arial" w:hAnsi="Arial"/>
                <w:b/>
                <w:bCs/>
                <w:i w:val="false"/>
                <w:iCs w:val="false"/>
                <w:color w:val="000000"/>
                <w:sz w:val="18"/>
                <w:szCs w:val="18"/>
              </w:rPr>
              <w:t xml:space="preserve">.</w:t>
            </w:r>
          </w:p>
          <w:p>
            <w:pPr>
              <w:keepNext/>
              <w:spacing w:after="40" w:before="0"/>
              <w:jc w:val="left"/>
            </w:pPr>
            <w:r>
              <w:rPr>
                <w:rFonts w:ascii="Arial" w:cs="Arial" w:eastAsia="Arial" w:hAnsi="Arial"/>
                <w:b/>
                <w:bCs/>
                <w:i w:val="false"/>
                <w:iCs w:val="false"/>
                <w:color w:val="000000"/>
                <w:sz w:val="18"/>
                <w:szCs w:val="18"/>
              </w:rPr>
              <w:t xml:space="preserve">(a) What is a line of symmetry, and how is it connected to a mirror line?</w:t>
            </w:r>
          </w:p>
          <w:p>
            <w:pPr>
              <w:keepNext/>
              <w:spacing w:after="40" w:before="0"/>
              <w:jc w:val="left"/>
            </w:pPr>
            <w:r>
              <w:rPr>
                <w:rFonts w:ascii="Arial" w:cs="Arial" w:eastAsia="Arial" w:hAnsi="Arial"/>
                <w:b/>
                <w:bCs/>
                <w:i w:val="false"/>
                <w:iCs w:val="false"/>
                <w:color w:val="000000"/>
                <w:sz w:val="18"/>
                <w:szCs w:val="18"/>
              </w:rPr>
              <w:t xml:space="preserve">(b) From your Symmetry Safari, how many lines of symmetry did a circle, a square, a rectangle, an equilateral triangle and a scalene triangle have?</w:t>
            </w:r>
          </w:p>
          <w:p>
            <w:pPr>
              <w:keepNext/>
              <w:spacing w:after="40" w:before="0"/>
              <w:jc w:val="left"/>
            </w:pPr>
            <w:r>
              <w:rPr>
                <w:rFonts w:ascii="Arial" w:cs="Arial" w:eastAsia="Arial" w:hAnsi="Arial"/>
                <w:b/>
                <w:bCs/>
                <w:i w:val="false"/>
                <w:iCs w:val="false"/>
                <w:color w:val="000000"/>
                <w:sz w:val="18"/>
                <w:szCs w:val="18"/>
              </w:rPr>
              <w:t xml:space="preserve">(c) Explain how the fold test and the mirror test both give the same lines of symmetry.</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The three properties of reflection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Lesson 2 you measured the position of images in a plane mirror and constructed image points with a ruler and set square.</w:t>
            </w:r>
          </w:p>
          <w:p>
            <w:pPr>
              <w:keepNext/>
              <w:spacing w:after="40" w:before="0"/>
              <w:jc w:val="left"/>
            </w:pPr>
            <w:r>
              <w:rPr>
                <w:rFonts w:ascii="Arial" w:cs="Arial" w:eastAsia="Arial" w:hAnsi="Arial"/>
                <w:b/>
                <w:bCs/>
                <w:i w:val="false"/>
                <w:iCs w:val="false"/>
                <w:color w:val="000000"/>
                <w:sz w:val="18"/>
                <w:szCs w:val="18"/>
              </w:rPr>
              <w:t xml:space="preserve">(a) State the three properties of reflection on a plane surface.</w:t>
            </w:r>
          </w:p>
          <w:p>
            <w:pPr>
              <w:keepNext/>
              <w:spacing w:after="40" w:before="0"/>
              <w:jc w:val="left"/>
            </w:pPr>
            <w:r>
              <w:rPr>
                <w:rFonts w:ascii="Arial" w:cs="Arial" w:eastAsia="Arial" w:hAnsi="Arial"/>
                <w:b/>
                <w:bCs/>
                <w:i w:val="false"/>
                <w:iCs w:val="false"/>
                <w:color w:val="000000"/>
                <w:sz w:val="18"/>
                <w:szCs w:val="18"/>
              </w:rPr>
              <w:t xml:space="preserve">(b) Otieno stands 1.2 m in front of a plane mirror. How far is he from his image? Show your working.</w:t>
            </w:r>
          </w:p>
          <w:p>
            <w:pPr>
              <w:keepNext/>
              <w:spacing w:after="40" w:before="0"/>
              <w:jc w:val="left"/>
            </w:pPr>
            <w:r>
              <w:rPr>
                <w:rFonts w:ascii="Arial" w:cs="Arial" w:eastAsia="Arial" w:hAnsi="Arial"/>
                <w:b/>
                <w:bCs/>
                <w:i w:val="false"/>
                <w:iCs w:val="false"/>
                <w:color w:val="000000"/>
                <w:sz w:val="18"/>
                <w:szCs w:val="18"/>
              </w:rPr>
              <w:t xml:space="preserve">(c) Use all three properties to explain why Aisha's bedroom-mirror image looks the same size and shape as her, and appears directly across the mirror from her, even though it is laterally reversed.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Reflection on the Cartesian plane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On the Cartesian plane, the y-axis (x = 0), the x-axis (y = 0) and the line y = x can each act as a mirror line.</w:t>
            </w:r>
          </w:p>
          <w:p>
            <w:pPr>
              <w:keepNext/>
              <w:spacing w:after="40" w:before="0"/>
              <w:jc w:val="left"/>
            </w:pPr>
            <w:r>
              <w:rPr>
                <w:rFonts w:ascii="Arial" w:cs="Arial" w:eastAsia="Arial" w:hAnsi="Arial"/>
                <w:b/>
                <w:bCs/>
                <w:i w:val="false"/>
                <w:iCs w:val="false"/>
                <w:color w:val="000000"/>
                <w:sz w:val="18"/>
                <w:szCs w:val="18"/>
              </w:rPr>
              <w:t xml:space="preserve">(a) Write the rule for reflecting a point (x, y) in each of these three lines.</w:t>
            </w:r>
          </w:p>
          <w:p>
            <w:pPr>
              <w:keepNext/>
              <w:spacing w:after="40" w:before="0"/>
              <w:jc w:val="left"/>
            </w:pPr>
            <w:r>
              <w:rPr>
                <w:rFonts w:ascii="Arial" w:cs="Arial" w:eastAsia="Arial" w:hAnsi="Arial"/>
                <w:b/>
                <w:bCs/>
                <w:i w:val="false"/>
                <w:iCs w:val="false"/>
                <w:color w:val="000000"/>
                <w:sz w:val="18"/>
                <w:szCs w:val="18"/>
              </w:rPr>
              <w:t xml:space="preserve">(b) Point A(2, 5) is reflected in each of the three mirror lines. Write the coordinates of each image.</w:t>
            </w:r>
          </w:p>
          <w:p>
            <w:pPr>
              <w:keepNext/>
              <w:spacing w:after="40" w:before="0"/>
              <w:jc w:val="left"/>
            </w:pPr>
            <w:r>
              <w:rPr>
                <w:rFonts w:ascii="Arial" w:cs="Arial" w:eastAsia="Arial" w:hAnsi="Arial"/>
                <w:b/>
                <w:bCs/>
                <w:i w:val="false"/>
                <w:iCs w:val="false"/>
                <w:color w:val="000000"/>
                <w:sz w:val="18"/>
                <w:szCs w:val="18"/>
              </w:rPr>
              <w:t xml:space="preserve">(c) Aisha stands at x = 3 in front of a mirror wall along the y-axis. Where is her image, and how does this explain why the image raises the opposite hand?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Finding a hidden mirror line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Lesson 6 you found the mirror line when the mirror had been removed.</w:t>
            </w:r>
          </w:p>
          <w:p>
            <w:pPr>
              <w:keepNext/>
              <w:spacing w:after="40" w:before="0"/>
              <w:jc w:val="left"/>
            </w:pPr>
            <w:r>
              <w:rPr>
                <w:rFonts w:ascii="Arial" w:cs="Arial" w:eastAsia="Arial" w:hAnsi="Arial"/>
                <w:b/>
                <w:bCs/>
                <w:i w:val="false"/>
                <w:iCs w:val="false"/>
                <w:color w:val="000000"/>
                <w:sz w:val="18"/>
                <w:szCs w:val="18"/>
              </w:rPr>
              <w:t xml:space="preserve">(a) A point P and its image P′ are given on plain paper with no mirror shown. Describe how you construct the mirror line with a ruler and compass.</w:t>
            </w:r>
          </w:p>
          <w:p>
            <w:pPr>
              <w:keepNext/>
              <w:spacing w:after="40" w:before="0"/>
              <w:jc w:val="left"/>
            </w:pPr>
            <w:r>
              <w:rPr>
                <w:rFonts w:ascii="Arial" w:cs="Arial" w:eastAsia="Arial" w:hAnsi="Arial"/>
                <w:b/>
                <w:bCs/>
                <w:i w:val="false"/>
                <w:iCs w:val="false"/>
                <w:color w:val="000000"/>
                <w:sz w:val="18"/>
                <w:szCs w:val="18"/>
              </w:rPr>
              <w:t xml:space="preserve">(b) Explain why the mirror line must pass through the midpoint of PP′ AND be perpendicular to PP′. What would go wrong with any other line through the midpoint?</w:t>
            </w:r>
          </w:p>
          <w:p>
            <w:pPr>
              <w:keepNext/>
              <w:spacing w:after="40" w:before="0"/>
              <w:jc w:val="left"/>
            </w:pPr>
            <w:r>
              <w:rPr>
                <w:rFonts w:ascii="Arial" w:cs="Arial" w:eastAsia="Arial" w:hAnsi="Arial"/>
                <w:b/>
                <w:bCs/>
                <w:i w:val="false"/>
                <w:iCs w:val="false"/>
                <w:color w:val="000000"/>
                <w:sz w:val="18"/>
                <w:szCs w:val="18"/>
              </w:rPr>
              <w:t xml:space="preserve">(c) On the Cartesian plane, how can you find the mirror line for an object point and its image by using algebra? Include what happens when the segment joining them is horizontal or vertical.</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Why does a mirror show a perfect copy of the world, and where exactly does that copy live?</w:t>
            </w:r>
          </w:p>
          <w:p>
            <w:pPr>
              <w:keepNext/>
              <w:spacing w:after="40" w:before="0"/>
              <w:jc w:val="left"/>
            </w:pPr>
            <w:r>
              <w:rPr>
                <w:rFonts w:ascii="Arial" w:cs="Arial" w:eastAsia="Arial" w:hAnsi="Arial"/>
                <w:b/>
                <w:bCs/>
                <w:i w:val="false"/>
                <w:iCs w:val="false"/>
                <w:color w:val="000000"/>
                <w:sz w:val="18"/>
                <w:szCs w:val="18"/>
              </w:rPr>
              <w:t xml:space="preserve">Write a full explanation of about 6 to 8 sentences. Use the bedroom mirror, the matatu rear-view mirror and the letter 'A'. Include the unifying idea that connects the three properties of reflection. Give one real-life Kenyan application from Lesson 7 that works for the same reason.</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of lines of symmetry and mirror lines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05" w:author="Claude (AI) - proposed" w:date="2026-10-18T00:28:38Z">
              <w:r>
                <w:rPr>
                  <w:rFonts w:ascii="Arial" w:cs="Arial" w:eastAsia="Arial" w:hAnsi="Arial"/>
                  <w:b w:val="false"/>
                  <w:bCs w:val="false"/>
                  <w:i w:val="false"/>
                  <w:iCs w:val="false"/>
                  <w:color w:val="000000"/>
                  <w:sz w:val="18"/>
                  <w:szCs w:val="18"/>
                </w:rPr>
                <w:delText xml:space="preserve">Defines</w:delText>
              </w:r>
            </w:del>
            <w:ins w:id="9006" w:author="Claude (AI) - proposed" w:date="2026-10-18T00:28:38Z">
              <w:r>
                <w:rPr>
                  <w:rFonts w:ascii="Arial" w:cs="Arial" w:eastAsia="Arial" w:hAnsi="Arial"/>
                  <w:b w:val="false"/>
                  <w:bCs w:val="false"/>
                  <w:i w:val="false"/>
                  <w:iCs w:val="false"/>
                  <w:color w:val="000000"/>
                  <w:sz w:val="18"/>
                  <w:szCs w:val="18"/>
                </w:rPr>
                <w:t xml:space="preserve">Exceeds Expectations: defines</w:t>
              </w:r>
            </w:ins>
            <w:r>
              <w:rPr>
                <w:rFonts w:ascii="Arial" w:cs="Arial" w:eastAsia="Arial" w:hAnsi="Arial"/>
                <w:b w:val="false"/>
                <w:bCs w:val="false"/>
                <w:i w:val="false"/>
                <w:iCs w:val="false"/>
                <w:color w:val="000000"/>
                <w:sz w:val="18"/>
                <w:szCs w:val="18"/>
              </w:rPr>
              <w:t xml:space="preserve"> a line of symmetry accurately, links it to the mirror line, gives all correct counts for the shapes and explains why the fold and mirror tests agree.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07" w:author="Claude (AI) - proposed" w:date="2026-10-18T00:28:38Z">
              <w:r>
                <w:rPr>
                  <w:rFonts w:ascii="Arial" w:cs="Arial" w:eastAsia="Arial" w:hAnsi="Arial"/>
                  <w:b w:val="false"/>
                  <w:bCs w:val="false"/>
                  <w:i w:val="false"/>
                  <w:iCs w:val="false"/>
                  <w:color w:val="000000"/>
                  <w:sz w:val="18"/>
                  <w:szCs w:val="18"/>
                </w:rPr>
                <w:delText xml:space="preserve">Defines</w:delText>
              </w:r>
            </w:del>
            <w:ins w:id="9008" w:author="Claude (AI) - proposed" w:date="2026-10-18T00:28:38Z">
              <w:r>
                <w:rPr>
                  <w:rFonts w:ascii="Arial" w:cs="Arial" w:eastAsia="Arial" w:hAnsi="Arial"/>
                  <w:b w:val="false"/>
                  <w:bCs w:val="false"/>
                  <w:i w:val="false"/>
                  <w:iCs w:val="false"/>
                  <w:color w:val="000000"/>
                  <w:sz w:val="18"/>
                  <w:szCs w:val="18"/>
                </w:rPr>
                <w:t xml:space="preserve">Meets Expectations: defines</w:t>
              </w:r>
            </w:ins>
            <w:r>
              <w:rPr>
                <w:rFonts w:ascii="Arial" w:cs="Arial" w:eastAsia="Arial" w:hAnsi="Arial"/>
                <w:b w:val="false"/>
                <w:bCs w:val="false"/>
                <w:i w:val="false"/>
                <w:iCs w:val="false"/>
                <w:color w:val="000000"/>
                <w:sz w:val="18"/>
                <w:szCs w:val="18"/>
              </w:rPr>
              <w:t xml:space="preserve"> a line of symmetry and gives most counts correctly, with a partial link to the mirror line.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09" w:author="Claude (AI) - proposed" w:date="2026-10-18T00:28:38Z">
              <w:r>
                <w:rPr>
                  <w:rFonts w:ascii="Arial" w:cs="Arial" w:eastAsia="Arial" w:hAnsi="Arial"/>
                  <w:b w:val="false"/>
                  <w:bCs w:val="false"/>
                  <w:i w:val="false"/>
                  <w:iCs w:val="false"/>
                  <w:color w:val="000000"/>
                  <w:sz w:val="18"/>
                  <w:szCs w:val="18"/>
                </w:rPr>
                <w:delText xml:space="preserve">Gives</w:delText>
              </w:r>
            </w:del>
            <w:ins w:id="9010" w:author="Claude (AI) - proposed" w:date="2026-10-18T00:28:38Z">
              <w:r>
                <w:rPr>
                  <w:rFonts w:ascii="Arial" w:cs="Arial" w:eastAsia="Arial" w:hAnsi="Arial"/>
                  <w:b w:val="false"/>
                  <w:bCs w:val="false"/>
                  <w:i w:val="false"/>
                  <w:iCs w:val="false"/>
                  <w:color w:val="000000"/>
                  <w:sz w:val="18"/>
                  <w:szCs w:val="18"/>
                </w:rPr>
                <w:t xml:space="preserve">Approaches Expectations: gives</w:t>
              </w:r>
            </w:ins>
            <w:r>
              <w:rPr>
                <w:rFonts w:ascii="Arial" w:cs="Arial" w:eastAsia="Arial" w:hAnsi="Arial"/>
                <w:b w:val="false"/>
                <w:bCs w:val="false"/>
                <w:i w:val="false"/>
                <w:iCs w:val="false"/>
                <w:color w:val="000000"/>
                <w:sz w:val="18"/>
                <w:szCs w:val="18"/>
              </w:rPr>
              <w:t xml:space="preserve"> an incomplete definition or several incorrect counts, with no link between folding and mirroring.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Properties of reflection and calculations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1" w:author="Claude (AI) - proposed" w:date="2026-10-18T00:28:38Z">
              <w:r>
                <w:rPr>
                  <w:rFonts w:ascii="Arial" w:cs="Arial" w:eastAsia="Arial" w:hAnsi="Arial"/>
                  <w:b w:val="false"/>
                  <w:bCs w:val="false"/>
                  <w:i w:val="false"/>
                  <w:iCs w:val="false"/>
                  <w:color w:val="000000"/>
                  <w:sz w:val="18"/>
                  <w:szCs w:val="18"/>
                </w:rPr>
                <w:delText xml:space="preserve">States</w:delText>
              </w:r>
            </w:del>
            <w:ins w:id="9012" w:author="Claude (AI) - proposed" w:date="2026-10-18T00:28:38Z">
              <w:r>
                <w:rPr>
                  <w:rFonts w:ascii="Arial" w:cs="Arial" w:eastAsia="Arial" w:hAnsi="Arial"/>
                  <w:b w:val="false"/>
                  <w:bCs w:val="false"/>
                  <w:i w:val="false"/>
                  <w:iCs w:val="false"/>
                  <w:color w:val="000000"/>
                  <w:sz w:val="18"/>
                  <w:szCs w:val="18"/>
                </w:rPr>
                <w:t xml:space="preserve">Exceeds Expectations: states</w:t>
              </w:r>
            </w:ins>
            <w:r>
              <w:rPr>
                <w:rFonts w:ascii="Arial" w:cs="Arial" w:eastAsia="Arial" w:hAnsi="Arial"/>
                <w:b w:val="false"/>
                <w:bCs w:val="false"/>
                <w:i w:val="false"/>
                <w:iCs w:val="false"/>
                <w:color w:val="000000"/>
                <w:sz w:val="18"/>
                <w:szCs w:val="18"/>
              </w:rPr>
              <w:t xml:space="preserve"> all three properties precisely</w:t>
            </w:r>
            <w:del w:id="9013" w:author="Claude (AI) - proposed" w:date="2026-10-18T00:28:38Z">
              <w:r>
                <w:rPr>
                  <w:rFonts w:ascii="Arial" w:cs="Arial" w:eastAsia="Arial" w:hAnsi="Arial"/>
                  <w:b w:val="false"/>
                  <w:bCs w:val="false"/>
                  <w:i w:val="false"/>
                  <w:iCs w:val="false"/>
                  <w:color w:val="000000"/>
                  <w:sz w:val="18"/>
                  <w:szCs w:val="18"/>
                </w:rPr>
                <w:delText xml:space="preserve"> and correctly</w:delText>
              </w:r>
            </w:del>
            <w:ins w:id="9014" w:author="Claude (AI) - proposed" w:date="2026-10-18T00:28:38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calculates 2.4 m</w:t>
            </w:r>
            <w:del w:id="9015" w:author="Claude (AI) - proposed" w:date="2026-10-18T00:28:38Z">
              <w:r>
                <w:rPr>
                  <w:rFonts w:ascii="Arial" w:cs="Arial" w:eastAsia="Arial" w:hAnsi="Arial"/>
                  <w:b w:val="false"/>
                  <w:bCs w:val="false"/>
                  <w:i w:val="false"/>
                  <w:iCs w:val="false"/>
                  <w:color w:val="000000"/>
                  <w:sz w:val="18"/>
                  <w:szCs w:val="18"/>
                </w:rPr>
                <w:delText xml:space="preserve">, using</w:delText>
              </w:r>
            </w:del>
            <w:ins w:id="9016" w:author="Claude (AI) - proposed" w:date="2026-10-18T00:28:38Z">
              <w:r>
                <w:rPr>
                  <w:rFonts w:ascii="Arial" w:cs="Arial" w:eastAsia="Arial" w:hAnsi="Arial"/>
                  <w:b w:val="false"/>
                  <w:bCs w:val="false"/>
                  <w:i w:val="false"/>
                  <w:iCs w:val="false"/>
                  <w:color w:val="000000"/>
                  <w:sz w:val="18"/>
                  <w:szCs w:val="18"/>
                </w:rPr>
                <w:t xml:space="preserve"> correctly and uses</w:t>
              </w:r>
            </w:ins>
            <w:r>
              <w:rPr>
                <w:rFonts w:ascii="Arial" w:cs="Arial" w:eastAsia="Arial" w:hAnsi="Arial"/>
                <w:b w:val="false"/>
                <w:bCs w:val="false"/>
                <w:i w:val="false"/>
                <w:iCs w:val="false"/>
                <w:color w:val="000000"/>
                <w:sz w:val="18"/>
                <w:szCs w:val="18"/>
              </w:rPr>
              <w:t xml:space="preserve"> the properties to explain the phenomenon fully</w:t>
            </w:r>
            <w:ins w:id="9017" w:author="Claude (AI) - proposed" w:date="2026-10-18T00:28:38Z">
              <w:r>
                <w:rPr>
                  <w:rFonts w:ascii="Arial" w:cs="Arial" w:eastAsia="Arial" w:hAnsi="Arial"/>
                  <w:b w:val="false"/>
                  <w:bCs w:val="false"/>
                  <w:i w:val="false"/>
                  <w:iCs w:val="false"/>
                  <w:color w:val="000000"/>
                  <w:sz w:val="18"/>
                  <w:szCs w:val="18"/>
                </w:rPr>
                <w:t xml:space="preserve">, including why the image is the same size and directly across the mirror</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18" w:author="Claude (AI) - proposed" w:date="2026-10-18T00:28:38Z">
              <w:r>
                <w:rPr>
                  <w:rFonts w:ascii="Arial" w:cs="Arial" w:eastAsia="Arial" w:hAnsi="Arial"/>
                  <w:b w:val="false"/>
                  <w:bCs w:val="false"/>
                  <w:i w:val="false"/>
                  <w:iCs w:val="false"/>
                  <w:color w:val="000000"/>
                  <w:sz w:val="18"/>
                  <w:szCs w:val="18"/>
                </w:rPr>
                <w:delText xml:space="preserve">States</w:delText>
              </w:r>
            </w:del>
            <w:ins w:id="9019" w:author="Claude (AI) - proposed" w:date="2026-10-18T00:28:38Z">
              <w:r>
                <w:rPr>
                  <w:rFonts w:ascii="Arial" w:cs="Arial" w:eastAsia="Arial" w:hAnsi="Arial"/>
                  <w:b w:val="false"/>
                  <w:bCs w:val="false"/>
                  <w:i w:val="false"/>
                  <w:iCs w:val="false"/>
                  <w:color w:val="000000"/>
                  <w:sz w:val="18"/>
                  <w:szCs w:val="18"/>
                </w:rPr>
                <w:t xml:space="preserve">Meets Expectations: states</w:t>
              </w:r>
            </w:ins>
            <w:r>
              <w:rPr>
                <w:rFonts w:ascii="Arial" w:cs="Arial" w:eastAsia="Arial" w:hAnsi="Arial"/>
                <w:b w:val="false"/>
                <w:bCs w:val="false"/>
                <w:i w:val="false"/>
                <w:iCs w:val="false"/>
                <w:color w:val="000000"/>
                <w:sz w:val="18"/>
                <w:szCs w:val="18"/>
              </w:rPr>
              <w:t xml:space="preserve"> the three properties and calculates the distance correctly, with a partial explanation of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0" w:author="Claude (AI) - proposed" w:date="2026-10-18T00:28:38Z">
              <w:r>
                <w:rPr>
                  <w:rFonts w:ascii="Arial" w:cs="Arial" w:eastAsia="Arial" w:hAnsi="Arial"/>
                  <w:b w:val="false"/>
                  <w:bCs w:val="false"/>
                  <w:i w:val="false"/>
                  <w:iCs w:val="false"/>
                  <w:color w:val="000000"/>
                  <w:sz w:val="18"/>
                  <w:szCs w:val="18"/>
                </w:rPr>
                <w:delText xml:space="preserve">Names</w:delText>
              </w:r>
            </w:del>
            <w:ins w:id="9021" w:author="Claude (AI) - proposed" w:date="2026-10-18T00:28:38Z">
              <w:r>
                <w:rPr>
                  <w:rFonts w:ascii="Arial" w:cs="Arial" w:eastAsia="Arial" w:hAnsi="Arial"/>
                  <w:b w:val="false"/>
                  <w:bCs w:val="false"/>
                  <w:i w:val="false"/>
                  <w:iCs w:val="false"/>
                  <w:color w:val="000000"/>
                  <w:sz w:val="18"/>
                  <w:szCs w:val="18"/>
                </w:rPr>
                <w:t xml:space="preserve">Approaches Expectations: names</w:t>
              </w:r>
            </w:ins>
            <w:r>
              <w:rPr>
                <w:rFonts w:ascii="Arial" w:cs="Arial" w:eastAsia="Arial" w:hAnsi="Arial"/>
                <w:b w:val="false"/>
                <w:bCs w:val="false"/>
                <w:i w:val="false"/>
                <w:iCs w:val="false"/>
                <w:color w:val="000000"/>
                <w:sz w:val="18"/>
                <w:szCs w:val="18"/>
              </w:rPr>
              <w:t xml:space="preserve"> fewer than three properties or makes errors in the distance calculation.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Cartesian reflection rules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2" w:author="Claude (AI) - proposed" w:date="2026-10-18T00:28:38Z">
              <w:r>
                <w:rPr>
                  <w:rFonts w:ascii="Arial" w:cs="Arial" w:eastAsia="Arial" w:hAnsi="Arial"/>
                  <w:b w:val="false"/>
                  <w:bCs w:val="false"/>
                  <w:i w:val="false"/>
                  <w:iCs w:val="false"/>
                  <w:color w:val="000000"/>
                  <w:sz w:val="18"/>
                  <w:szCs w:val="18"/>
                </w:rPr>
                <w:delText xml:space="preserve">Gives</w:delText>
              </w:r>
            </w:del>
            <w:ins w:id="9023" w:author="Claude (AI) - proposed" w:date="2026-10-18T00:28:38Z">
              <w:r>
                <w:rPr>
                  <w:rFonts w:ascii="Arial" w:cs="Arial" w:eastAsia="Arial" w:hAnsi="Arial"/>
                  <w:b w:val="false"/>
                  <w:bCs w:val="false"/>
                  <w:i w:val="false"/>
                  <w:iCs w:val="false"/>
                  <w:color w:val="000000"/>
                  <w:sz w:val="18"/>
                  <w:szCs w:val="18"/>
                </w:rPr>
                <w:t xml:space="preserve">Exceeds Expectations: gives</w:t>
              </w:r>
            </w:ins>
            <w:r>
              <w:rPr>
                <w:rFonts w:ascii="Arial" w:cs="Arial" w:eastAsia="Arial" w:hAnsi="Arial"/>
                <w:b w:val="false"/>
                <w:bCs w:val="false"/>
                <w:i w:val="false"/>
                <w:iCs w:val="false"/>
                <w:color w:val="000000"/>
                <w:sz w:val="18"/>
                <w:szCs w:val="18"/>
              </w:rPr>
              <w:t xml:space="preserve"> all three rules correctly, finds all three images correctly and explains the </w:t>
            </w:r>
            <w:del w:id="9024" w:author="Claude (AI) - proposed" w:date="2026-10-18T00:28:38Z">
              <w:r>
                <w:rPr>
                  <w:rFonts w:ascii="Arial" w:cs="Arial" w:eastAsia="Arial" w:hAnsi="Arial"/>
                  <w:b w:val="false"/>
                  <w:bCs w:val="false"/>
                  <w:i w:val="false"/>
                  <w:iCs w:val="false"/>
                  <w:color w:val="000000"/>
                  <w:sz w:val="18"/>
                  <w:szCs w:val="18"/>
                </w:rPr>
                <w:delText xml:space="preserve">lateral flip through the sign change</w:delText>
              </w:r>
            </w:del>
            <w:ins w:id="9025" w:author="Claude (AI) - proposed" w:date="2026-10-18T00:28:38Z">
              <w:r>
                <w:rPr>
                  <w:rFonts w:ascii="Arial" w:cs="Arial" w:eastAsia="Arial" w:hAnsi="Arial"/>
                  <w:b w:val="false"/>
                  <w:bCs w:val="false"/>
                  <w:i w:val="false"/>
                  <w:iCs w:val="false"/>
                  <w:color w:val="000000"/>
                  <w:sz w:val="18"/>
                  <w:szCs w:val="18"/>
                </w:rPr>
                <w:t xml:space="preserve">flip correctly (only the x-coordinate, the direction towards the mirror, changes sign, so the image faces the opposite way)</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6" w:author="Claude (AI) - proposed" w:date="2026-10-18T00:28:38Z">
              <w:r>
                <w:rPr>
                  <w:rFonts w:ascii="Arial" w:cs="Arial" w:eastAsia="Arial" w:hAnsi="Arial"/>
                  <w:b w:val="false"/>
                  <w:bCs w:val="false"/>
                  <w:i w:val="false"/>
                  <w:iCs w:val="false"/>
                  <w:color w:val="000000"/>
                  <w:sz w:val="18"/>
                  <w:szCs w:val="18"/>
                </w:rPr>
                <w:delText xml:space="preserve">Gives</w:delText>
              </w:r>
            </w:del>
            <w:ins w:id="9027" w:author="Claude (AI) - proposed" w:date="2026-10-18T00:28:38Z">
              <w:r>
                <w:rPr>
                  <w:rFonts w:ascii="Arial" w:cs="Arial" w:eastAsia="Arial" w:hAnsi="Arial"/>
                  <w:b w:val="false"/>
                  <w:bCs w:val="false"/>
                  <w:i w:val="false"/>
                  <w:iCs w:val="false"/>
                  <w:color w:val="000000"/>
                  <w:sz w:val="18"/>
                  <w:szCs w:val="18"/>
                </w:rPr>
                <w:t xml:space="preserve">Meets Expectations: gives</w:t>
              </w:r>
            </w:ins>
            <w:r>
              <w:rPr>
                <w:rFonts w:ascii="Arial" w:cs="Arial" w:eastAsia="Arial" w:hAnsi="Arial"/>
                <w:b w:val="false"/>
                <w:bCs w:val="false"/>
                <w:i w:val="false"/>
                <w:iCs w:val="false"/>
                <w:color w:val="000000"/>
                <w:sz w:val="18"/>
                <w:szCs w:val="18"/>
              </w:rPr>
              <w:t xml:space="preserve"> the rules and most images correctly, with a limited explanation of the flip.</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8" w:author="Claude (AI) - proposed" w:date="2026-10-18T00:28:38Z">
              <w:r>
                <w:rPr>
                  <w:rFonts w:ascii="Arial" w:cs="Arial" w:eastAsia="Arial" w:hAnsi="Arial"/>
                  <w:b w:val="false"/>
                  <w:bCs w:val="false"/>
                  <w:i w:val="false"/>
                  <w:iCs w:val="false"/>
                  <w:color w:val="000000"/>
                  <w:sz w:val="18"/>
                  <w:szCs w:val="18"/>
                </w:rPr>
                <w:delText xml:space="preserve">Confuses</w:delText>
              </w:r>
            </w:del>
            <w:ins w:id="9029" w:author="Claude (AI) - proposed" w:date="2026-10-18T00:28:38Z">
              <w:r>
                <w:rPr>
                  <w:rFonts w:ascii="Arial" w:cs="Arial" w:eastAsia="Arial" w:hAnsi="Arial"/>
                  <w:b w:val="false"/>
                  <w:bCs w:val="false"/>
                  <w:i w:val="false"/>
                  <w:iCs w:val="false"/>
                  <w:color w:val="000000"/>
                  <w:sz w:val="18"/>
                  <w:szCs w:val="18"/>
                </w:rPr>
                <w:t xml:space="preserve">Approaches Expectations: confuses</w:t>
              </w:r>
            </w:ins>
            <w:r>
              <w:rPr>
                <w:rFonts w:ascii="Arial" w:cs="Arial" w:eastAsia="Arial" w:hAnsi="Arial"/>
                <w:b w:val="false"/>
                <w:bCs w:val="false"/>
                <w:i w:val="false"/>
                <w:iCs w:val="false"/>
                <w:color w:val="000000"/>
                <w:sz w:val="18"/>
                <w:szCs w:val="18"/>
              </w:rPr>
              <w:t xml:space="preserve"> the rules or gives incorrect image coordinates.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Finding the mirror line and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0" w:author="Claude (AI) - proposed" w:date="2026-10-18T00:28:38Z">
              <w:r>
                <w:rPr>
                  <w:rFonts w:ascii="Arial" w:cs="Arial" w:eastAsia="Arial" w:hAnsi="Arial"/>
                  <w:b w:val="false"/>
                  <w:bCs w:val="false"/>
                  <w:i w:val="false"/>
                  <w:iCs w:val="false"/>
                  <w:color w:val="000000"/>
                  <w:sz w:val="18"/>
                  <w:szCs w:val="18"/>
                </w:rPr>
                <w:delText xml:space="preserve">Describes</w:delText>
              </w:r>
            </w:del>
            <w:ins w:id="9031" w:author="Claude (AI) - proposed" w:date="2026-10-18T00:28:38Z">
              <w:r>
                <w:rPr>
                  <w:rFonts w:ascii="Arial" w:cs="Arial" w:eastAsia="Arial" w:hAnsi="Arial"/>
                  <w:b w:val="false"/>
                  <w:bCs w:val="false"/>
                  <w:i w:val="false"/>
                  <w:iCs w:val="false"/>
                  <w:color w:val="000000"/>
                  <w:sz w:val="18"/>
                  <w:szCs w:val="18"/>
                </w:rPr>
                <w:t xml:space="preserve">Exceeds Expectations: describes</w:t>
              </w:r>
            </w:ins>
            <w:r>
              <w:rPr>
                <w:rFonts w:ascii="Arial" w:cs="Arial" w:eastAsia="Arial" w:hAnsi="Arial"/>
                <w:b w:val="false"/>
                <w:bCs w:val="false"/>
                <w:i w:val="false"/>
                <w:iCs w:val="false"/>
                <w:color w:val="000000"/>
                <w:sz w:val="18"/>
                <w:szCs w:val="18"/>
              </w:rPr>
              <w:t xml:space="preserve"> the compass construction accurately, justifies the perpendicular bisector </w:t>
            </w:r>
            <w:del w:id="9032" w:author="Claude (AI) - proposed" w:date="2026-10-18T00:28:38Z">
              <w:r>
                <w:rPr>
                  <w:rFonts w:ascii="Arial" w:cs="Arial" w:eastAsia="Arial" w:hAnsi="Arial"/>
                  <w:b w:val="false"/>
                  <w:bCs w:val="false"/>
                  <w:i w:val="false"/>
                  <w:iCs w:val="false"/>
                  <w:color w:val="000000"/>
                  <w:sz w:val="18"/>
                  <w:szCs w:val="18"/>
                </w:rPr>
                <w:delText xml:space="preserve">using equal distances and perpendicularity (showing why a non-perpendicular line fails),</w:delText>
              </w:r>
            </w:del>
            <w:ins w:id="9033" w:author="Claude (AI) - proposed" w:date="2026-10-18T00:28:38Z">
              <w:r>
                <w:rPr>
                  <w:rFonts w:ascii="Arial" w:cs="Arial" w:eastAsia="Arial" w:hAnsi="Arial"/>
                  <w:b w:val="false"/>
                  <w:bCs w:val="false"/>
                  <w:i w:val="false"/>
                  <w:iCs w:val="false"/>
                  <w:color w:val="000000"/>
                  <w:sz w:val="18"/>
                  <w:szCs w:val="18"/>
                </w:rPr>
                <w:t xml:space="preserve">(a slanted line through the midpoint puts the image off the line PP′)</w:t>
              </w:r>
            </w:ins>
            <w:r>
              <w:rPr>
                <w:rFonts w:ascii="Arial" w:cs="Arial" w:eastAsia="Arial" w:hAnsi="Arial"/>
                <w:b w:val="false"/>
                <w:bCs w:val="false"/>
                <w:i w:val="false"/>
                <w:iCs w:val="false"/>
                <w:color w:val="000000"/>
                <w:sz w:val="18"/>
                <w:szCs w:val="18"/>
              </w:rPr>
              <w:t xml:space="preserve"> and gives the full algebraic method</w:t>
            </w:r>
            <w:del w:id="9034" w:author="Claude (AI) - proposed" w:date="2026-10-18T00:28:38Z">
              <w:r>
                <w:rPr>
                  <w:rFonts w:ascii="Arial" w:cs="Arial" w:eastAsia="Arial" w:hAnsi="Arial"/>
                  <w:b w:val="false"/>
                  <w:bCs w:val="false"/>
                  <w:i w:val="false"/>
                  <w:iCs w:val="false"/>
                  <w:color w:val="000000"/>
                  <w:sz w:val="18"/>
                  <w:szCs w:val="18"/>
                </w:rPr>
                <w:delText xml:space="preserve">: midpoint, negative reciprocal gradient, y − y₁ = m(x − x₁), and</w:delText>
              </w:r>
            </w:del>
            <w:ins w:id="9035" w:author="Claude (AI) - proposed" w:date="2026-10-18T00:28:38Z">
              <w:r>
                <w:rPr>
                  <w:rFonts w:ascii="Arial" w:cs="Arial" w:eastAsia="Arial" w:hAnsi="Arial"/>
                  <w:b w:val="false"/>
                  <w:bCs w:val="false"/>
                  <w:i w:val="false"/>
                  <w:iCs w:val="false"/>
                  <w:color w:val="000000"/>
                  <w:sz w:val="18"/>
                  <w:szCs w:val="18"/>
                </w:rPr>
                <w:t xml:space="preserve"> with</w:t>
              </w:r>
            </w:ins>
            <w:r>
              <w:rPr>
                <w:rFonts w:ascii="Arial" w:cs="Arial" w:eastAsia="Arial" w:hAnsi="Arial"/>
                <w:b w:val="false"/>
                <w:bCs w:val="false"/>
                <w:i w:val="false"/>
                <w:iCs w:val="false"/>
                <w:color w:val="000000"/>
                <w:sz w:val="18"/>
                <w:szCs w:val="18"/>
              </w:rPr>
              <w:t xml:space="preserve"> the horizontal and vertical special cases.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6" w:author="Claude (AI) - proposed" w:date="2026-10-18T00:28:38Z">
              <w:r>
                <w:rPr>
                  <w:rFonts w:ascii="Arial" w:cs="Arial" w:eastAsia="Arial" w:hAnsi="Arial"/>
                  <w:b w:val="false"/>
                  <w:bCs w:val="false"/>
                  <w:i w:val="false"/>
                  <w:iCs w:val="false"/>
                  <w:color w:val="000000"/>
                  <w:sz w:val="18"/>
                  <w:szCs w:val="18"/>
                </w:rPr>
                <w:delText xml:space="preserve">Describes</w:delText>
              </w:r>
            </w:del>
            <w:ins w:id="9037" w:author="Claude (AI) - proposed" w:date="2026-10-18T00:28:38Z">
              <w:r>
                <w:rPr>
                  <w:rFonts w:ascii="Arial" w:cs="Arial" w:eastAsia="Arial" w:hAnsi="Arial"/>
                  <w:b w:val="false"/>
                  <w:bCs w:val="false"/>
                  <w:i w:val="false"/>
                  <w:iCs w:val="false"/>
                  <w:color w:val="000000"/>
                  <w:sz w:val="18"/>
                  <w:szCs w:val="18"/>
                </w:rPr>
                <w:t xml:space="preserve">Meets Expectations: describes</w:t>
              </w:r>
            </w:ins>
            <w:r>
              <w:rPr>
                <w:rFonts w:ascii="Arial" w:cs="Arial" w:eastAsia="Arial" w:hAnsi="Arial"/>
                <w:b w:val="false"/>
                <w:bCs w:val="false"/>
                <w:i w:val="false"/>
                <w:iCs w:val="false"/>
                <w:color w:val="000000"/>
                <w:sz w:val="18"/>
                <w:szCs w:val="18"/>
              </w:rPr>
              <w:t xml:space="preserve"> the construction and gives a partial justification or most steps of the algebraic method.</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8" w:author="Claude (AI) - proposed" w:date="2026-10-18T00:28:38Z">
              <w:r>
                <w:rPr>
                  <w:rFonts w:ascii="Arial" w:cs="Arial" w:eastAsia="Arial" w:hAnsi="Arial"/>
                  <w:b w:val="false"/>
                  <w:bCs w:val="false"/>
                  <w:i w:val="false"/>
                  <w:iCs w:val="false"/>
                  <w:color w:val="000000"/>
                  <w:sz w:val="18"/>
                  <w:szCs w:val="18"/>
                </w:rPr>
                <w:delText xml:space="preserve">Gives</w:delText>
              </w:r>
            </w:del>
            <w:ins w:id="9039" w:author="Claude (AI) - proposed" w:date="2026-10-18T00:28:38Z">
              <w:r>
                <w:rPr>
                  <w:rFonts w:ascii="Arial" w:cs="Arial" w:eastAsia="Arial" w:hAnsi="Arial"/>
                  <w:b w:val="false"/>
                  <w:bCs w:val="false"/>
                  <w:i w:val="false"/>
                  <w:iCs w:val="false"/>
                  <w:color w:val="000000"/>
                  <w:sz w:val="18"/>
                  <w:szCs w:val="18"/>
                </w:rPr>
                <w:t xml:space="preserve">Approaches Expectations: gives</w:t>
              </w:r>
            </w:ins>
            <w:r>
              <w:rPr>
                <w:rFonts w:ascii="Arial" w:cs="Arial" w:eastAsia="Arial" w:hAnsi="Arial"/>
                <w:b w:val="false"/>
                <w:bCs w:val="false"/>
                <w:i w:val="false"/>
                <w:iCs w:val="false"/>
                <w:color w:val="000000"/>
                <w:sz w:val="18"/>
                <w:szCs w:val="18"/>
              </w:rPr>
              <w:t xml:space="preserve"> an unclear construction and no justification, or omits the perpendicular gradient.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using Kenyan contexts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0" w:author="Claude (AI) - proposed" w:date="2026-10-18T00:28:38Z">
              <w:r>
                <w:rPr>
                  <w:rFonts w:ascii="Arial" w:cs="Arial" w:eastAsia="Arial" w:hAnsi="Arial"/>
                  <w:b w:val="false"/>
                  <w:bCs w:val="false"/>
                  <w:i w:val="false"/>
                  <w:iCs w:val="false"/>
                  <w:color w:val="000000"/>
                  <w:sz w:val="18"/>
                  <w:szCs w:val="18"/>
                </w:rPr>
                <w:delText xml:space="preserve">Gives</w:delText>
              </w:r>
            </w:del>
            <w:ins w:id="9041" w:author="Claude (AI) - proposed" w:date="2026-10-18T00:28:38Z">
              <w:r>
                <w:rPr>
                  <w:rFonts w:ascii="Arial" w:cs="Arial" w:eastAsia="Arial" w:hAnsi="Arial"/>
                  <w:b w:val="false"/>
                  <w:bCs w:val="false"/>
                  <w:i w:val="false"/>
                  <w:iCs w:val="false"/>
                  <w:color w:val="000000"/>
                  <w:sz w:val="18"/>
                  <w:szCs w:val="18"/>
                </w:rPr>
                <w:t xml:space="preserve">Exceeds Expectations: gives</w:t>
              </w:r>
            </w:ins>
            <w:r>
              <w:rPr>
                <w:rFonts w:ascii="Arial" w:cs="Arial" w:eastAsia="Arial" w:hAnsi="Arial"/>
                <w:b w:val="false"/>
                <w:bCs w:val="false"/>
                <w:i w:val="false"/>
                <w:iCs w:val="false"/>
                <w:color w:val="000000"/>
                <w:sz w:val="18"/>
                <w:szCs w:val="18"/>
              </w:rPr>
              <w:t xml:space="preserve"> a coherent, accurate explanation that links the perpendicular bisector to all three properties, </w:t>
            </w:r>
            <w:del w:id="9042" w:author="Claude (AI) - proposed" w:date="2026-10-18T00:28:38Z">
              <w:r>
                <w:rPr>
                  <w:rFonts w:ascii="Arial" w:cs="Arial" w:eastAsia="Arial" w:hAnsi="Arial"/>
                  <w:b w:val="false"/>
                  <w:bCs w:val="false"/>
                  <w:i w:val="false"/>
                  <w:iCs w:val="false"/>
                  <w:color w:val="000000"/>
                  <w:sz w:val="18"/>
                  <w:szCs w:val="18"/>
                </w:rPr>
                <w:delText xml:space="preserve">the lateral reversal,</w:delText>
              </w:r>
            </w:del>
            <w:ins w:id="9043" w:author="Claude (AI) - proposed" w:date="2026-10-18T00:28:38Z">
              <w:r>
                <w:rPr>
                  <w:rFonts w:ascii="Arial" w:cs="Arial" w:eastAsia="Arial" w:hAnsi="Arial"/>
                  <w:b w:val="false"/>
                  <w:bCs w:val="false"/>
                  <w:i w:val="false"/>
                  <w:iCs w:val="false"/>
                  <w:color w:val="000000"/>
                  <w:sz w:val="18"/>
                  <w:szCs w:val="18"/>
                </w:rPr>
                <w:t xml:space="preserve">explains why the image appears reversed (it faces the object), refers to</w:t>
              </w:r>
            </w:ins>
            <w:r>
              <w:rPr>
                <w:rFonts w:ascii="Arial" w:cs="Arial" w:eastAsia="Arial" w:hAnsi="Arial"/>
                <w:b w:val="false"/>
                <w:bCs w:val="false"/>
                <w:i w:val="false"/>
                <w:iCs w:val="false"/>
                <w:color w:val="000000"/>
                <w:sz w:val="18"/>
                <w:szCs w:val="18"/>
              </w:rPr>
              <w:t xml:space="preserve"> the matatu mirror and </w:t>
            </w:r>
            <w:ins w:id="9044" w:author="Claude (AI) - proposed" w:date="2026-10-18T00:28:38Z">
              <w:r>
                <w:rPr>
                  <w:rFonts w:ascii="Arial" w:cs="Arial" w:eastAsia="Arial" w:hAnsi="Arial"/>
                  <w:b w:val="false"/>
                  <w:bCs w:val="false"/>
                  <w:i w:val="false"/>
                  <w:iCs w:val="false"/>
                  <w:color w:val="000000"/>
                  <w:sz w:val="18"/>
                  <w:szCs w:val="18"/>
                </w:rPr>
                <w:t xml:space="preserve">gives </w:t>
              </w:r>
            </w:ins>
            <w:r>
              <w:rPr>
                <w:rFonts w:ascii="Arial" w:cs="Arial" w:eastAsia="Arial" w:hAnsi="Arial"/>
                <w:b w:val="false"/>
                <w:bCs w:val="false"/>
                <w:i w:val="false"/>
                <w:iCs w:val="false"/>
                <w:color w:val="000000"/>
                <w:sz w:val="18"/>
                <w:szCs w:val="18"/>
              </w:rPr>
              <w:t xml:space="preserve">a Kenyan application.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45" w:author="Claude (AI) - proposed" w:date="2026-10-18T00:28:38Z">
              <w:r>
                <w:rPr>
                  <w:rFonts w:ascii="Arial" w:cs="Arial" w:eastAsia="Arial" w:hAnsi="Arial"/>
                  <w:b w:val="false"/>
                  <w:bCs w:val="false"/>
                  <w:i w:val="false"/>
                  <w:iCs w:val="false"/>
                  <w:color w:val="000000"/>
                  <w:sz w:val="18"/>
                  <w:szCs w:val="18"/>
                </w:rPr>
                <w:delText xml:space="preserve">Gives</w:delText>
              </w:r>
            </w:del>
            <w:ins w:id="9046" w:author="Claude (AI) - proposed" w:date="2026-10-18T00:28:38Z">
              <w:r>
                <w:rPr>
                  <w:rFonts w:ascii="Arial" w:cs="Arial" w:eastAsia="Arial" w:hAnsi="Arial"/>
                  <w:b w:val="false"/>
                  <w:bCs w:val="false"/>
                  <w:i w:val="false"/>
                  <w:iCs w:val="false"/>
                  <w:color w:val="000000"/>
                  <w:sz w:val="18"/>
                  <w:szCs w:val="18"/>
                </w:rPr>
                <w:t xml:space="preserve">Meets Expectations: gives</w:t>
              </w:r>
            </w:ins>
            <w:r>
              <w:rPr>
                <w:rFonts w:ascii="Arial" w:cs="Arial" w:eastAsia="Arial" w:hAnsi="Arial"/>
                <w:b w:val="false"/>
                <w:bCs w:val="false"/>
                <w:i w:val="false"/>
                <w:iCs w:val="false"/>
                <w:color w:val="000000"/>
                <w:sz w:val="18"/>
                <w:szCs w:val="18"/>
              </w:rPr>
              <w:t xml:space="preserve"> an accurate explanation that covers most ideas with some contexts.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7" w:author="Claude (AI) - proposed" w:date="2026-10-18T00:28:38Z">
              <w:r>
                <w:rPr>
                  <w:rFonts w:ascii="Arial" w:cs="Arial" w:eastAsia="Arial" w:hAnsi="Arial"/>
                  <w:b w:val="false"/>
                  <w:bCs w:val="false"/>
                  <w:i w:val="false"/>
                  <w:iCs w:val="false"/>
                  <w:color w:val="000000"/>
                  <w:sz w:val="18"/>
                  <w:szCs w:val="18"/>
                </w:rPr>
                <w:delText xml:space="preserve">Gives</w:delText>
              </w:r>
            </w:del>
            <w:ins w:id="9048" w:author="Claude (AI) - proposed" w:date="2026-10-18T00:28:38Z">
              <w:r>
                <w:rPr>
                  <w:rFonts w:ascii="Arial" w:cs="Arial" w:eastAsia="Arial" w:hAnsi="Arial"/>
                  <w:b w:val="false"/>
                  <w:bCs w:val="false"/>
                  <w:i w:val="false"/>
                  <w:iCs w:val="false"/>
                  <w:color w:val="000000"/>
                  <w:sz w:val="18"/>
                  <w:szCs w:val="18"/>
                </w:rPr>
                <w:t xml:space="preserve">Approaches Expectations: gives</w:t>
              </w:r>
            </w:ins>
            <w:r>
              <w:rPr>
                <w:rFonts w:ascii="Arial" w:cs="Arial" w:eastAsia="Arial" w:hAnsi="Arial"/>
                <w:b w:val="false"/>
                <w:bCs w:val="false"/>
                <w:i w:val="false"/>
                <w:iCs w:val="false"/>
                <w:color w:val="000000"/>
                <w:sz w:val="18"/>
                <w:szCs w:val="18"/>
              </w:rPr>
              <w:t xml:space="preserve"> an explanation that is incomplete or has misconceptions, with few links to the phenomenon.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1zh7adm4oej5l_irbidke">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dhp7iyigb4d6jr5apwwxb">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5wn0jp4ba3gn7dtueqva8">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zh7adm4oej5l_irbidke" Type="http://schemas.openxmlformats.org/officeDocument/2006/relationships/hyperlink" Target="https://creativecommons.org/licenses/by-nc/4.0/" TargetMode="External"/><Relationship Id="rIddhp7iyigb4d6jr5apwwxb" Type="http://schemas.openxmlformats.org/officeDocument/2006/relationships/hyperlink" Target="https://creativecommons.org/licenses/by-nc/4.0/" TargetMode="External"/><Relationship Id="rId5wn0jp4ba3gn7dtueqva8"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2026-10-18T00:28:36.567Z</dcterms:created>
  <dcterms:modified xsi:type="dcterms:W3CDTF">2026-10-18T00:28:36.567Z</dcterms:modified>
</cp:coreProperties>
</file>

<file path=docProps/custom.xml><?xml version="1.0" encoding="utf-8"?>
<Properties xmlns="http://schemas.openxmlformats.org/officeDocument/2006/custom-properties" xmlns:vt="http://schemas.openxmlformats.org/officeDocument/2006/docPropsVTypes"/>
</file>