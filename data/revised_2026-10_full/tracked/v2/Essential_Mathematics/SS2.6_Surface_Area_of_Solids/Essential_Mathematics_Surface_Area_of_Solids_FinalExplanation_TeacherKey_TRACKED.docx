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2.6: SURFACE AREA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the shopkeeper right? A hardware shop along Kirinyaga Road in Nairobi sells three 10-litre metal buckets: a cylindrical bucket, a frustum-shaped (tapered) bucket and a conical bucket. The shop owner says the tapered bucket is the most expensive because it uses the most metal. Use what you learned in Lessons 1 to 8 to answer the driving question: How do we calculate exactly how much material is needed to cover or construct any solid shape, and why does the shape of a container matter even when the volume stays the same? Answer every section in the space below it. Show your working, write units (cm, cm², m²) and use π = 3.142 unless told otherwise. Use diagrams or nets where they help you explain. Give reasons in full sentences, not just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cone and its net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conical paper cup like those at the water dispensers in Nairobi hospitals has base radius r = 3.5 cm and slant height l = 8 cm.</w:t>
            </w:r>
          </w:p>
          <w:p>
            <w:pPr>
              <w:keepNext w:val="false"/>
              <w:spacing w:after="40" w:before="0"/>
              <w:jc w:val="left"/>
            </w:pPr>
            <w:r>
              <w:rPr>
                <w:rFonts w:ascii="Arial" w:cs="Arial" w:eastAsia="Arial" w:hAnsi="Arial"/>
                <w:b/>
                <w:bCs/>
                <w:i w:val="false"/>
                <w:iCs w:val="false"/>
                <w:color w:val="000000"/>
                <w:sz w:val="18"/>
                <w:szCs w:val="18"/>
              </w:rPr>
              <w:t xml:space="preserve">(a) Describe what shape the curved part of the cone becomes when you unfold it, and explain how the arc length of this shape is related to the base of the cone.</w:t>
            </w:r>
          </w:p>
          <w:p>
            <w:pPr>
              <w:keepNext w:val="false"/>
              <w:spacing w:after="40" w:before="0"/>
              <w:jc w:val="left"/>
            </w:pPr>
            <w:r>
              <w:rPr>
                <w:rFonts w:ascii="Arial" w:cs="Arial" w:eastAsia="Arial" w:hAnsi="Arial"/>
                <w:b/>
                <w:bCs/>
                <w:i w:val="false"/>
                <w:iCs w:val="false"/>
                <w:color w:val="000000"/>
                <w:sz w:val="18"/>
                <w:szCs w:val="18"/>
              </w:rPr>
              <w:t xml:space="preserve">(b) Explain why the lateral (curved) area of a cone is πrl. Use the idea that the sector is a fraction of a full circle of radius l.</w:t>
            </w:r>
          </w:p>
          <w:p>
            <w:pPr>
              <w:keepNext w:val="false"/>
              <w:spacing w:after="40" w:before="0"/>
              <w:jc w:val="left"/>
            </w:pPr>
            <w:r>
              <w:rPr>
                <w:rFonts w:ascii="Arial" w:cs="Arial" w:eastAsia="Arial" w:hAnsi="Arial"/>
                <w:b/>
                <w:bCs/>
                <w:i w:val="false"/>
                <w:iCs w:val="false"/>
                <w:color w:val="000000"/>
                <w:sz w:val="18"/>
                <w:szCs w:val="18"/>
              </w:rPr>
              <w:t xml:space="preserve">(c) Calculate the total surface area of the cup.</w:t>
            </w:r>
          </w:p>
          <w:p>
            <w:pPr>
              <w:keepNext w:val="false"/>
              <w:spacing w:after="40" w:before="0"/>
              <w:jc w:val="left"/>
            </w:pPr>
            <w:r>
              <w:rPr>
                <w:rFonts w:ascii="Arial" w:cs="Arial" w:eastAsia="Arial" w:hAnsi="Arial"/>
                <w:b/>
                <w:bCs/>
                <w:i w:val="false"/>
                <w:iCs w:val="false"/>
                <w:color w:val="000000"/>
                <w:sz w:val="18"/>
                <w:szCs w:val="18"/>
              </w:rPr>
              <w:t xml:space="preserve">(d) Explain why you must use the slant height l and not the perpendicular height 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curved part unfolds into a sector of a circle whose radius is the slant height l. The arc length of the sector is equal to the circumference of the circular base of the cone, so arc = 2πr.</w:t>
            </w:r>
          </w:p>
          <w:p>
            <w:pPr>
              <w:keepNext w:val="false"/>
              <w:spacing w:after="40" w:before="0"/>
              <w:jc w:val="left"/>
            </w:pPr>
            <w:r>
              <w:rPr>
                <w:rFonts w:ascii="Arial" w:cs="Arial" w:eastAsia="Arial" w:hAnsi="Arial"/>
                <w:b w:val="false"/>
                <w:bCs w:val="false"/>
                <w:i w:val="false"/>
                <w:iCs w:val="false"/>
                <w:color w:val="000000"/>
                <w:sz w:val="18"/>
                <w:szCs w:val="18"/>
              </w:rPr>
              <w:t xml:space="preserve">(b) A full circle of radius l has circumference 2πl and area πl². The sector has arc 2πr, so it is the fraction 2πr / 2πl = r/l of the full circle. Its area is (r/l) × πl² = πrl.</w:t>
            </w:r>
          </w:p>
          <w:p>
            <w:pPr>
              <w:keepNext w:val="false"/>
              <w:spacing w:after="40" w:before="0"/>
              <w:jc w:val="left"/>
            </w:pPr>
            <w:r>
              <w:rPr>
                <w:rFonts w:ascii="Arial" w:cs="Arial" w:eastAsia="Arial" w:hAnsi="Arial"/>
                <w:b w:val="false"/>
                <w:bCs w:val="false"/>
                <w:i w:val="false"/>
                <w:iCs w:val="false"/>
                <w:color w:val="000000"/>
                <w:sz w:val="18"/>
                <w:szCs w:val="18"/>
              </w:rPr>
              <w:t xml:space="preserve">(c) TSA = πrl + πr² = π(3.5)(8) + π(3.5)² = 28π + 12.25π = 40.25π ≈ 40.25 × 3.142 ≈ 126.5 cm².</w:t>
            </w:r>
          </w:p>
          <w:p>
            <w:pPr>
              <w:keepNext w:val="false"/>
              <w:spacing w:after="40" w:before="0"/>
              <w:jc w:val="left"/>
            </w:pPr>
            <w:r>
              <w:rPr>
                <w:rFonts w:ascii="Arial" w:cs="Arial" w:eastAsia="Arial" w:hAnsi="Arial"/>
                <w:b w:val="false"/>
                <w:bCs w:val="false"/>
                <w:i w:val="false"/>
                <w:iCs w:val="false"/>
                <w:color w:val="000000"/>
                <w:sz w:val="18"/>
                <w:szCs w:val="18"/>
              </w:rPr>
              <w:t xml:space="preserve">(d) The curved surface is the sector, and the sector's radius is the slant height l, measured along the surface. The perpendicular height h goes through the inside of the cone and is not a length on the metal or paper surface, so using it would give the wrong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tapered (frustum) bucket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tapered bucket on Kirinyaga Road is open at the top. Its top radius is R = 14 cm, its base radius is r = 8 cm and its perpendicular height is h = 25.7 cm.</w:t>
            </w:r>
          </w:p>
          <w:p>
            <w:pPr>
              <w:keepNext w:val="false"/>
              <w:spacing w:after="40" w:before="0"/>
              <w:jc w:val="left"/>
            </w:pPr>
            <w:r>
              <w:rPr>
                <w:rFonts w:ascii="Arial" w:cs="Arial" w:eastAsia="Arial" w:hAnsi="Arial"/>
                <w:b/>
                <w:bCs/>
                <w:i w:val="false"/>
                <w:iCs w:val="false"/>
                <w:color w:val="000000"/>
                <w:sz w:val="18"/>
                <w:szCs w:val="18"/>
              </w:rPr>
              <w:t xml:space="preserve">(a) Describe the net of the curved surface of this bucket and explain why it looks </w:t>
            </w:r>
            <w:del w:id="9001" w:author="Claude (AI) - proposed" w:date="2026-10-18T00:28:57Z">
              <w:r>
                <w:rPr>
                  <w:rFonts w:ascii="Arial" w:cs="Arial" w:eastAsia="Arial" w:hAnsi="Arial"/>
                  <w:b/>
                  <w:bCs/>
                  <w:i w:val="false"/>
                  <w:iCs w:val="false"/>
                  <w:color w:val="000000"/>
                  <w:sz w:val="18"/>
                  <w:szCs w:val="18"/>
                </w:rPr>
                <w:delText xml:space="preserve">larger and </w:delText>
              </w:r>
            </w:del>
            <w:r>
              <w:rPr>
                <w:rFonts w:ascii="Arial" w:cs="Arial" w:eastAsia="Arial" w:hAnsi="Arial"/>
                <w:b/>
                <w:bCs/>
                <w:i w:val="false"/>
                <w:iCs w:val="false"/>
                <w:color w:val="000000"/>
                <w:sz w:val="18"/>
                <w:szCs w:val="18"/>
              </w:rPr>
              <w:t xml:space="preserve">more complex than the net of a cylinder.</w:t>
            </w:r>
          </w:p>
          <w:p>
            <w:pPr>
              <w:keepNext w:val="false"/>
              <w:spacing w:after="40" w:before="0"/>
              <w:jc w:val="left"/>
            </w:pPr>
            <w:r>
              <w:rPr>
                <w:rFonts w:ascii="Arial" w:cs="Arial" w:eastAsia="Arial" w:hAnsi="Arial"/>
                <w:b/>
                <w:bCs/>
                <w:i w:val="false"/>
                <w:iCs w:val="false"/>
                <w:color w:val="000000"/>
                <w:sz w:val="18"/>
                <w:szCs w:val="18"/>
              </w:rPr>
              <w:t xml:space="preserve">(b) Calculate the slant height l.</w:t>
            </w:r>
          </w:p>
          <w:p>
            <w:pPr>
              <w:keepNext w:val="false"/>
              <w:spacing w:after="40" w:before="0"/>
              <w:jc w:val="left"/>
            </w:pPr>
            <w:r>
              <w:rPr>
                <w:rFonts w:ascii="Arial" w:cs="Arial" w:eastAsia="Arial" w:hAnsi="Arial"/>
                <w:b/>
                <w:bCs/>
                <w:i w:val="false"/>
                <w:iCs w:val="false"/>
                <w:color w:val="000000"/>
                <w:sz w:val="18"/>
                <w:szCs w:val="18"/>
              </w:rPr>
              <w:t xml:space="preserve">(c) Calculate the amount of sheet metal needed for the open bucket (curved surface plus base only).</w:t>
            </w:r>
          </w:p>
          <w:p>
            <w:pPr>
              <w:keepNext w:val="false"/>
              <w:spacing w:after="40" w:before="0"/>
              <w:jc w:val="left"/>
            </w:pPr>
            <w:r>
              <w:rPr>
                <w:rFonts w:ascii="Arial" w:cs="Arial" w:eastAsia="Arial" w:hAnsi="Arial"/>
                <w:b/>
                <w:bCs/>
                <w:i w:val="false"/>
                <w:iCs w:val="false"/>
                <w:color w:val="000000"/>
                <w:sz w:val="18"/>
                <w:szCs w:val="18"/>
              </w:rPr>
              <w:t xml:space="preserve">(d) Explain, using the idea of a large cone with a small cone removed, why the curved surface area of a frustum is π(R + r)l.</w:t>
            </w:r>
          </w:p>
          <w:p>
            <w:pPr>
              <w:keepNext w:val="false"/>
              <w:spacing w:after="40" w:before="0"/>
              <w:jc w:val="left"/>
            </w:pPr>
            <w:r>
              <w:rPr>
                <w:rFonts w:ascii="Arial" w:cs="Arial" w:eastAsia="Arial" w:hAnsi="Arial"/>
                <w:b/>
                <w:bCs/>
                <w:i w:val="false"/>
                <w:iCs w:val="false"/>
                <w:color w:val="000000"/>
                <w:sz w:val="18"/>
                <w:szCs w:val="18"/>
              </w:rPr>
              <w:t xml:space="preserve">(e) How would your working change if the bucket had a lid?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curved surface of a frustum unfolds into an annular sector, which is the region between two concentric arcs. It is a curved ring-shaped piece, not a simple rectangle. Its area depends on both radii (R and r) and on the slant height at the same time, so the net looks </w:t>
            </w:r>
            <w:del w:id="9002" w:author="Claude (AI) - proposed" w:date="2026-10-18T00:28:57Z">
              <w:r>
                <w:rPr>
                  <w:rFonts w:ascii="Arial" w:cs="Arial" w:eastAsia="Arial" w:hAnsi="Arial"/>
                  <w:b w:val="false"/>
                  <w:bCs w:val="false"/>
                  <w:i w:val="false"/>
                  <w:iCs w:val="false"/>
                  <w:color w:val="000000"/>
                  <w:sz w:val="18"/>
                  <w:szCs w:val="18"/>
                </w:rPr>
                <w:delText xml:space="preserve">larger and </w:delText>
              </w:r>
            </w:del>
            <w:r>
              <w:rPr>
                <w:rFonts w:ascii="Arial" w:cs="Arial" w:eastAsia="Arial" w:hAnsi="Arial"/>
                <w:b w:val="false"/>
                <w:bCs w:val="false"/>
                <w:i w:val="false"/>
                <w:iCs w:val="false"/>
                <w:color w:val="000000"/>
                <w:sz w:val="18"/>
                <w:szCs w:val="18"/>
              </w:rPr>
              <w:t xml:space="preserve">more complex than the rectangle that forms the curved surface of a cylinder.</w:t>
            </w:r>
            <w:ins w:id="9003" w:author="Claude (AI) - proposed" w:date="2026-10-18T00:28:57Z">
              <w:r>
                <w:rPr>
                  <w:rFonts w:ascii="Arial" w:cs="Arial" w:eastAsia="Arial" w:hAnsi="Arial"/>
                  <w:b w:val="false"/>
                  <w:bCs w:val="false"/>
                  <w:i w:val="false"/>
                  <w:iCs w:val="false"/>
                  <w:color w:val="000000"/>
                  <w:sz w:val="18"/>
                  <w:szCs w:val="18"/>
                </w:rPr>
                <w:t xml:space="preserve"> It is a different shape, not a bigger one: its curved area (about 1,824 cm²) is slightly less than the cylindrical bucket's curved area (about 1,892 cm²).</w:t>
              </w:r>
            </w:ins>
          </w:p>
          <w:p>
            <w:pPr>
              <w:keepNext w:val="false"/>
              <w:spacing w:after="40" w:before="0"/>
              <w:jc w:val="left"/>
            </w:pPr>
            <w:r>
              <w:rPr>
                <w:rFonts w:ascii="Arial" w:cs="Arial" w:eastAsia="Arial" w:hAnsi="Arial"/>
                <w:b w:val="false"/>
                <w:bCs w:val="false"/>
                <w:i w:val="false"/>
                <w:iCs w:val="false"/>
                <w:color w:val="000000"/>
                <w:sz w:val="18"/>
                <w:szCs w:val="18"/>
              </w:rPr>
              <w:t xml:space="preserve">(b) l = √[h² + (R − r)²] = √[25.7² + (14 − 8)²] = √(660.49 + 36) = √696.49 ≈ 26.4 cm.</w:t>
            </w:r>
          </w:p>
          <w:p>
            <w:pPr>
              <w:keepNext w:val="false"/>
              <w:spacing w:after="40" w:before="0"/>
              <w:jc w:val="left"/>
            </w:pPr>
            <w:r>
              <w:rPr>
                <w:rFonts w:ascii="Arial" w:cs="Arial" w:eastAsia="Arial" w:hAnsi="Arial"/>
                <w:b w:val="false"/>
                <w:bCs w:val="false"/>
                <w:i w:val="false"/>
                <w:iCs w:val="false"/>
                <w:color w:val="000000"/>
                <w:sz w:val="18"/>
                <w:szCs w:val="18"/>
              </w:rPr>
              <w:t xml:space="preserve">(c) Open bucket SA = π(R + r)l + πr² = π(14 + 8)(26.4) + π(8²) = π(580.8) + π(64) = π(644.8) ≈ 2026 cm² (about 2025 cm² if l = 26.39 cm is used).</w:t>
            </w:r>
          </w:p>
          <w:p>
            <w:pPr>
              <w:keepNext w:val="false"/>
              <w:spacing w:after="40" w:before="0"/>
              <w:jc w:val="left"/>
            </w:pPr>
            <w:r>
              <w:rPr>
                <w:rFonts w:ascii="Arial" w:cs="Arial" w:eastAsia="Arial" w:hAnsi="Arial"/>
                <w:b w:val="false"/>
                <w:bCs w:val="false"/>
                <w:i w:val="false"/>
                <w:iCs w:val="false"/>
                <w:color w:val="000000"/>
                <w:sz w:val="18"/>
                <w:szCs w:val="18"/>
              </w:rPr>
              <w:t xml:space="preserve">(d) The frustum is a large cone (slant height L, radius R) with a small cone (slant height L − l, radius r) cut off from the top. Curved SA = πRL − πr(L − l). Because the two cones are similar, L/R = (L − l)/r, which gives rL = R(L − l) and so L = Rl/(R − r). Substituting, curved SA = πRL − πrL + πrl = π(R − r)L + πrl = πRl + πrl = πl(R + r).</w:t>
            </w:r>
          </w:p>
          <w:p>
            <w:pPr>
              <w:keepNext w:val="false"/>
              <w:spacing w:after="40" w:before="0"/>
              <w:jc w:val="left"/>
            </w:pPr>
            <w:r>
              <w:rPr>
                <w:rFonts w:ascii="Arial" w:cs="Arial" w:eastAsia="Arial" w:hAnsi="Arial"/>
                <w:b w:val="false"/>
                <w:bCs w:val="false"/>
                <w:i w:val="false"/>
                <w:iCs w:val="false"/>
                <w:color w:val="000000"/>
                <w:sz w:val="18"/>
                <w:szCs w:val="18"/>
              </w:rPr>
              <w:t xml:space="preserve">(e) A closed bucket would also need the top circle, so I would add πR² = π(14²) = 196π ≈ 616 cm² to the total, giving TSA = π(R + r)l + πR² + πr².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Pyramids, spheres and hemispheres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pyramid-shaped gift box has a square base of side l = 10 cm and a slant height s = 13 cm. Describe the faces on its net, then calculate its total surface area.</w:t>
            </w:r>
          </w:p>
          <w:p>
            <w:pPr>
              <w:keepNext w:val="false"/>
              <w:spacing w:after="40" w:before="0"/>
              <w:jc w:val="left"/>
            </w:pPr>
            <w:r>
              <w:rPr>
                <w:rFonts w:ascii="Arial" w:cs="Arial" w:eastAsia="Arial" w:hAnsi="Arial"/>
                <w:b/>
                <w:bCs/>
                <w:i w:val="false"/>
                <w:iCs w:val="false"/>
                <w:color w:val="000000"/>
                <w:sz w:val="18"/>
                <w:szCs w:val="18"/>
              </w:rPr>
              <w:t xml:space="preserve">(b) In the orange-peel activity, the peel of a sphere was pressed flat onto circles with the same radius as the orange. What did you observe, and what formula for the surface area of a sphere does this give?</w:t>
            </w:r>
          </w:p>
          <w:p>
            <w:pPr>
              <w:keepNext w:val="false"/>
              <w:spacing w:after="40" w:before="0"/>
              <w:jc w:val="left"/>
            </w:pPr>
            <w:r>
              <w:rPr>
                <w:rFonts w:ascii="Arial" w:cs="Arial" w:eastAsia="Arial" w:hAnsi="Arial"/>
                <w:b/>
                <w:bCs/>
                <w:i w:val="false"/>
                <w:iCs w:val="false"/>
                <w:color w:val="000000"/>
                <w:sz w:val="18"/>
                <w:szCs w:val="18"/>
              </w:rPr>
              <w:t xml:space="preserve">(c) Use your answer to (b) to explain how the total surface area of a closed hemisphere, such as the hemispherical tent at the Maasai Mara camp, is found.</w:t>
            </w:r>
          </w:p>
          <w:p>
            <w:pPr>
              <w:keepNext w:val="false"/>
              <w:spacing w:after="40" w:before="0"/>
              <w:jc w:val="left"/>
            </w:pPr>
            <w:r>
              <w:rPr>
                <w:rFonts w:ascii="Arial" w:cs="Arial" w:eastAsia="Arial" w:hAnsi="Arial"/>
                <w:b/>
                <w:bCs/>
                <w:i w:val="false"/>
                <w:iCs w:val="false"/>
                <w:color w:val="000000"/>
                <w:sz w:val="18"/>
                <w:szCs w:val="18"/>
              </w:rPr>
              <w:t xml:space="preserve">(d) Why is the flat circle included in a closed hemisphere's total surface area but not in its curved surface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net has one square base and four congruent triangular faces. Base area = l² = 10² = 100 cm². Each triangle has area ½ × 10 × 13 = 65 cm², so four triangles give 4 × 65 = 260 cm². TSA = l² + 2ls = 100 + 2(10)(13) = 100 + 260 = 360 cm².</w:t>
            </w:r>
          </w:p>
          <w:p>
            <w:pPr>
              <w:keepNext w:val="false"/>
              <w:spacing w:after="40" w:before="0"/>
              <w:jc w:val="left"/>
            </w:pPr>
            <w:r>
              <w:rPr>
                <w:rFonts w:ascii="Arial" w:cs="Arial" w:eastAsia="Arial" w:hAnsi="Arial"/>
                <w:b w:val="false"/>
                <w:bCs w:val="false"/>
                <w:i w:val="false"/>
                <w:iCs w:val="false"/>
                <w:color w:val="000000"/>
                <w:sz w:val="18"/>
                <w:szCs w:val="18"/>
              </w:rPr>
              <w:t xml:space="preserve">(b) The peel covered about four circles that had the same radius as the orange's great circle. So the surface area of a sphere is 4 times the area of its great circle: SA = 4πr².</w:t>
            </w:r>
          </w:p>
          <w:p>
            <w:pPr>
              <w:keepNext w:val="false"/>
              <w:spacing w:after="40" w:before="0"/>
              <w:jc w:val="left"/>
            </w:pPr>
            <w:r>
              <w:rPr>
                <w:rFonts w:ascii="Arial" w:cs="Arial" w:eastAsia="Arial" w:hAnsi="Arial"/>
                <w:b w:val="false"/>
                <w:bCs w:val="false"/>
                <w:i w:val="false"/>
                <w:iCs w:val="false"/>
                <w:color w:val="000000"/>
                <w:sz w:val="18"/>
                <w:szCs w:val="18"/>
              </w:rPr>
              <w:t xml:space="preserve">(c) Cutting the sphere in half gives two equal halves, so the curved surface area of the hemisphere is half of 4πr², which is 2πr². A closed hemisphere also has a flat circular base of area πr². Total surface area = 2πr² + πr² = 3πr².</w:t>
            </w:r>
          </w:p>
          <w:p>
            <w:pPr>
              <w:keepNext w:val="false"/>
              <w:spacing w:after="40" w:before="0"/>
              <w:jc w:val="left"/>
            </w:pPr>
            <w:r>
              <w:rPr>
                <w:rFonts w:ascii="Arial" w:cs="Arial" w:eastAsia="Arial" w:hAnsi="Arial"/>
                <w:b w:val="false"/>
                <w:bCs w:val="false"/>
                <w:i w:val="false"/>
                <w:iCs w:val="false"/>
                <w:color w:val="000000"/>
                <w:sz w:val="18"/>
                <w:szCs w:val="18"/>
              </w:rPr>
              <w:t xml:space="preserve">(d) The curved surface area is only the outer curved part. The flat circle is a separate face that exists only when the hemisphere is closed (for example, the floor or base), so it is added only when the total surface area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Settling the shopkeeper's claim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8 you calculated the surface areas of the cylindrical, conical and frustum-shaped buckets, all holding 10 litres (10 000 cm³).</w:t>
            </w:r>
          </w:p>
          <w:p>
            <w:pPr>
              <w:keepNext w:val="false"/>
              <w:spacing w:after="40" w:before="0"/>
              <w:jc w:val="left"/>
            </w:pPr>
            <w:r>
              <w:rPr>
                <w:rFonts w:ascii="Arial" w:cs="Arial" w:eastAsia="Arial" w:hAnsi="Arial"/>
                <w:b/>
                <w:bCs/>
                <w:i w:val="false"/>
                <w:iCs w:val="false"/>
                <w:color w:val="000000"/>
                <w:sz w:val="18"/>
                <w:szCs w:val="18"/>
              </w:rPr>
              <w:t xml:space="preserve">(a) The frustum bucket in Section 2 has a volume of about 10 000 cm³. Show how a bucket can hold the same volume as another bucket but still need a different amount of metal.</w:t>
            </w:r>
          </w:p>
          <w:p>
            <w:pPr>
              <w:keepNext w:val="false"/>
              <w:spacing w:after="40" w:before="0"/>
              <w:jc w:val="left"/>
            </w:pPr>
            <w:r>
              <w:rPr>
                <w:rFonts w:ascii="Arial" w:cs="Arial" w:eastAsia="Arial" w:hAnsi="Arial"/>
                <w:b/>
                <w:bCs/>
                <w:i w:val="false"/>
                <w:iCs w:val="false"/>
                <w:color w:val="000000"/>
                <w:sz w:val="18"/>
                <w:szCs w:val="18"/>
              </w:rPr>
              <w:t xml:space="preserve">(b) Using the class results from Lesson 8, is the shopkeeper's claim that the frustum bucket uses the most metal correct? </w:t>
            </w:r>
            <w:del w:id="9004" w:author="Claude (AI) - proposed" w:date="2026-10-18T00:28:57Z">
              <w:r>
                <w:rPr>
                  <w:rFonts w:ascii="Arial" w:cs="Arial" w:eastAsia="Arial" w:hAnsi="Arial"/>
                  <w:b/>
                  <w:bCs/>
                  <w:i w:val="false"/>
                  <w:iCs w:val="false"/>
                  <w:color w:val="000000"/>
                  <w:sz w:val="18"/>
                  <w:szCs w:val="18"/>
                </w:rPr>
                <w:delText xml:space="preserve">Give your reasoning</w:delText>
              </w:r>
            </w:del>
            <w:ins w:id="9005" w:author="Claude (AI) - proposed" w:date="2026-10-18T00:28:57Z">
              <w:r>
                <w:rPr>
                  <w:rFonts w:ascii="Arial" w:cs="Arial" w:eastAsia="Arial" w:hAnsi="Arial"/>
                  <w:b/>
                  <w:bCs/>
                  <w:i w:val="false"/>
                  <w:iCs w:val="false"/>
                  <w:color w:val="000000"/>
                  <w:sz w:val="18"/>
                  <w:szCs w:val="18"/>
                </w:rPr>
                <w:t xml:space="preserve">Answer as Claim (your answer), Evidence (the surface areas you calculated) and Reasoning (the geometry idea that links the evidence to your claim)</w:t>
              </w:r>
            </w:ins>
            <w:r>
              <w:rPr>
                <w:rFonts w:ascii="Arial" w:cs="Arial" w:eastAsia="Arial" w:hAnsi="Arial"/>
                <w:b/>
                <w:bCs/>
                <w:i w:val="false"/>
                <w:iCs w:val="false"/>
                <w:color w:val="000000"/>
                <w:sz w:val="18"/>
                <w:szCs w:val="18"/>
              </w:rPr>
              <w:t xml:space="preserve">.</w:t>
            </w:r>
          </w:p>
          <w:p>
            <w:pPr>
              <w:keepNext w:val="false"/>
              <w:spacing w:after="40" w:before="0"/>
              <w:jc w:val="left"/>
            </w:pPr>
            <w:r>
              <w:rPr>
                <w:rFonts w:ascii="Arial" w:cs="Arial" w:eastAsia="Arial" w:hAnsi="Arial"/>
                <w:b/>
                <w:bCs/>
                <w:i w:val="false"/>
                <w:iCs w:val="false"/>
                <w:color w:val="000000"/>
                <w:sz w:val="18"/>
                <w:szCs w:val="18"/>
              </w:rPr>
              <w:t xml:space="preserve">(c) Is the claim always true for any frustum, cone and cylinder of equal volume? Explain.</w:t>
            </w:r>
          </w:p>
          <w:p>
            <w:pPr>
              <w:keepNext w:val="false"/>
              <w:spacing w:after="40" w:before="0"/>
              <w:jc w:val="left"/>
            </w:pPr>
            <w:r>
              <w:rPr>
                <w:rFonts w:ascii="Arial" w:cs="Arial" w:eastAsia="Arial" w:hAnsi="Arial"/>
                <w:b/>
                <w:bCs/>
                <w:i w:val="false"/>
                <w:iCs w:val="false"/>
                <w:color w:val="000000"/>
                <w:sz w:val="18"/>
                <w:szCs w:val="18"/>
              </w:rPr>
              <w:t xml:space="preserve">(d) Frustum-shaped buckets are very common in Kenya. Suggest why manufacturers and customers may still choose them, and what this tells you about how mathematics is used in real life.</w:t>
            </w:r>
          </w:p>
          <w:p>
            <w:pPr>
              <w:keepNext w:val="false"/>
              <w:spacing w:after="40" w:before="0"/>
              <w:jc w:val="left"/>
            </w:pPr>
            <w:r>
              <w:rPr>
                <w:rFonts w:ascii="Arial" w:cs="Arial" w:eastAsia="Arial" w:hAnsi="Arial"/>
                <w:b/>
                <w:bCs/>
                <w:i w:val="false"/>
                <w:iCs w:val="false"/>
                <w:color w:val="000000"/>
                <w:sz w:val="18"/>
                <w:szCs w:val="18"/>
              </w:rPr>
              <w:t xml:space="preserve">(e) Name one other solid from your portfolio or from Kenyan life (for example a conical grain store, a frustum water tank or a spherical water tank in Kisumu) and say what surface area calculation would help a builder.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Volume and surface area use different formulae. For example, the frustum with R = 14 cm, r = 8 cm and h = 25.7 cm has volume ≈ 10 000 cm³ but needs about 2026 cm² of metal when open. A cone or cylinder with the same 10 000 cm³ has a different radius and height, so its curved surface and base areas come out differently. Changing the shape while keeping the volume fixed changes the surface area.</w:t>
            </w:r>
          </w:p>
          <w:p>
            <w:pPr>
              <w:keepNext w:val="false"/>
              <w:spacing w:after="40" w:before="0"/>
              <w:jc w:val="left"/>
            </w:pPr>
            <w:r>
              <w:rPr>
                <w:rFonts w:ascii="Arial" w:cs="Arial" w:eastAsia="Arial" w:hAnsi="Arial"/>
                <w:b w:val="false"/>
                <w:bCs w:val="false"/>
                <w:i w:val="false"/>
                <w:iCs w:val="false"/>
                <w:color w:val="000000"/>
                <w:sz w:val="18"/>
                <w:szCs w:val="18"/>
              </w:rPr>
              <w:t xml:space="preserve">(b)</w:t>
            </w:r>
            <w:ins w:id="9006" w:author="Claude (AI) - proposed" w:date="2026-10-18T00:28:57Z">
              <w:r>
                <w:rPr>
                  <w:rFonts w:ascii="Arial" w:cs="Arial" w:eastAsia="Arial" w:hAnsi="Arial"/>
                  <w:b w:val="false"/>
                  <w:bCs w:val="false"/>
                  <w:i w:val="false"/>
                  <w:iCs w:val="false"/>
                  <w:color w:val="000000"/>
                  <w:sz w:val="18"/>
                  <w:szCs w:val="18"/>
                </w:rPr>
                <w:t xml:space="preserve"> Claim:</w:t>
              </w:r>
            </w:ins>
            <w:r>
              <w:rPr>
                <w:rFonts w:ascii="Arial" w:cs="Arial" w:eastAsia="Arial" w:hAnsi="Arial"/>
                <w:b w:val="false"/>
                <w:bCs w:val="false"/>
                <w:i w:val="false"/>
                <w:iCs w:val="false"/>
                <w:color w:val="000000"/>
                <w:sz w:val="18"/>
                <w:szCs w:val="18"/>
              </w:rPr>
              <w:t xml:space="preserve"> No, the claim is not correct for our 10-litre buckets. </w:t>
            </w:r>
            <w:del w:id="9007" w:author="Claude (AI) - proposed" w:date="2026-10-18T00:28:57Z">
              <w:r>
                <w:rPr>
                  <w:rFonts w:ascii="Arial" w:cs="Arial" w:eastAsia="Arial" w:hAnsi="Arial"/>
                  <w:b w:val="false"/>
                  <w:bCs w:val="false"/>
                  <w:i w:val="false"/>
                  <w:iCs w:val="false"/>
                  <w:color w:val="000000"/>
                  <w:sz w:val="18"/>
                  <w:szCs w:val="18"/>
                </w:rPr>
                <w:delText xml:space="preserve">When</w:delText>
              </w:r>
            </w:del>
            <w:ins w:id="9008" w:author="Claude (AI) - proposed" w:date="2026-10-18T00:28:57Z">
              <w:r>
                <w:rPr>
                  <w:rFonts w:ascii="Arial" w:cs="Arial" w:eastAsia="Arial" w:hAnsi="Arial"/>
                  <w:b w:val="false"/>
                  <w:bCs w:val="false"/>
                  <w:i w:val="false"/>
                  <w:iCs w:val="false"/>
                  <w:color w:val="000000"/>
                  <w:sz w:val="18"/>
                  <w:szCs w:val="18"/>
                </w:rPr>
                <w:t xml:space="preserve">Evidence: when</w:t>
              </w:r>
            </w:ins>
            <w:r>
              <w:rPr>
                <w:rFonts w:ascii="Arial" w:cs="Arial" w:eastAsia="Arial" w:hAnsi="Arial"/>
                <w:b w:val="false"/>
                <w:bCs w:val="false"/>
                <w:i w:val="false"/>
                <w:iCs w:val="false"/>
                <w:color w:val="000000"/>
                <w:sz w:val="18"/>
                <w:szCs w:val="18"/>
              </w:rPr>
              <w:t xml:space="preserve"> the class calculated all three open buckets using the Bucket Data Sheet, the open cone needed </w:t>
            </w:r>
            <w:del w:id="9009" w:author="Claude (AI) - proposed" w:date="2026-10-18T00:28:57Z">
              <w:r>
                <w:rPr>
                  <w:rFonts w:ascii="Arial" w:cs="Arial" w:eastAsia="Arial" w:hAnsi="Arial"/>
                  <w:b w:val="false"/>
                  <w:bCs w:val="false"/>
                  <w:i w:val="false"/>
                  <w:iCs w:val="false"/>
                  <w:color w:val="000000"/>
                  <w:sz w:val="18"/>
                  <w:szCs w:val="18"/>
                </w:rPr>
                <w:delText xml:space="preserve">the greatest surface area of sheet metal, more than the frustum</w:delText>
              </w:r>
            </w:del>
            <w:ins w:id="9010" w:author="Claude (AI) - proposed" w:date="2026-10-18T00:28:57Z">
              <w:r>
                <w:rPr>
                  <w:rFonts w:ascii="Arial" w:cs="Arial" w:eastAsia="Arial" w:hAnsi="Arial"/>
                  <w:b w:val="false"/>
                  <w:bCs w:val="false"/>
                  <w:i w:val="false"/>
                  <w:iCs w:val="false"/>
                  <w:color w:val="000000"/>
                  <w:sz w:val="18"/>
                  <w:szCs w:val="18"/>
                </w:rPr>
                <w:t xml:space="preserve">about 2,298 cm², the cylinder about 2,244 cm² and the frustum only about 2,025 cm², so the open cone used the most metal and the frustum the least. Reasoning: surface area depends on the shape's dimensions, not on volume alone; the cone must be very tall to hold 10 litres, so its sloping surface is long</w:t>
              </w:r>
            </w:ins>
            <w:r>
              <w:rPr>
                <w:rFonts w:ascii="Arial" w:cs="Arial" w:eastAsia="Arial" w:hAnsi="Arial"/>
                <w:b w:val="false"/>
                <w:bCs w:val="false"/>
                <w:i w:val="false"/>
                <w:iCs w:val="false"/>
                <w:color w:val="000000"/>
                <w:sz w:val="18"/>
                <w:szCs w:val="18"/>
              </w:rPr>
              <w:t xml:space="preserve">. So the evidence does not support the claim that the frustum uses the most metal.</w:t>
            </w:r>
          </w:p>
          <w:p>
            <w:pPr>
              <w:keepNext w:val="false"/>
              <w:spacing w:after="40" w:before="0"/>
              <w:jc w:val="left"/>
            </w:pPr>
            <w:r>
              <w:rPr>
                <w:rFonts w:ascii="Arial" w:cs="Arial" w:eastAsia="Arial" w:hAnsi="Arial"/>
                <w:b w:val="false"/>
                <w:bCs w:val="false"/>
                <w:i w:val="false"/>
                <w:iCs w:val="false"/>
                <w:color w:val="000000"/>
                <w:sz w:val="18"/>
                <w:szCs w:val="18"/>
              </w:rPr>
              <w:t xml:space="preserve">(c) No. The surface area of each shape depends on the particular dimensions chosen, such as radius, height and slant height. The result applies to the dimensions used in our comparison and is not a universal rule, so the shopkeeper's claim must be tested by calculation for each set of buckets.</w:t>
            </w:r>
          </w:p>
          <w:p>
            <w:pPr>
              <w:keepNext w:val="false"/>
              <w:spacing w:after="40" w:before="0"/>
              <w:jc w:val="left"/>
            </w:pPr>
            <w:r>
              <w:rPr>
                <w:rFonts w:ascii="Arial" w:cs="Arial" w:eastAsia="Arial" w:hAnsi="Arial"/>
                <w:b w:val="false"/>
                <w:bCs w:val="false"/>
                <w:i w:val="false"/>
                <w:iCs w:val="false"/>
                <w:color w:val="000000"/>
                <w:sz w:val="18"/>
                <w:szCs w:val="18"/>
              </w:rPr>
              <w:t xml:space="preserve">(d) A tapered shape lets buckets nest inside each other for stacking and storage, and makes them easy to carry and pour from. Manufacturers balance material cost with strength and practical use, so the cheapest surface area is not the only factor. Mathematics helps people compare options with evidence.</w:t>
            </w:r>
          </w:p>
          <w:p>
            <w:pPr>
              <w:keepNext w:val="false"/>
              <w:spacing w:after="40" w:before="0"/>
              <w:jc w:val="left"/>
            </w:pPr>
            <w:r>
              <w:rPr>
                <w:rFonts w:ascii="Arial" w:cs="Arial" w:eastAsia="Arial" w:hAnsi="Arial"/>
                <w:b w:val="false"/>
                <w:bCs w:val="false"/>
                <w:i w:val="false"/>
                <w:iCs w:val="false"/>
                <w:color w:val="000000"/>
                <w:sz w:val="18"/>
                <w:szCs w:val="18"/>
              </w:rPr>
              <w:t xml:space="preserve">(e) For a conical grain store, a builder would calculate the curved surface area πrl (plus the base πr² if it is closed) to know how much roofing or sheet metal to buy. For a frustum silo such as the one at Eldoret (R = 1.5 m, r = 0.6 m, h = 2.4 m), l = √(2.4² + 0.9²) ≈ 2.56 m, and the curved area is π(2.1)(2.56) ≈ 16.9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surface area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28:57Z">
              <w:r>
                <w:rPr>
                  <w:rFonts w:ascii="Arial" w:cs="Arial" w:eastAsia="Arial" w:hAnsi="Arial"/>
                  <w:b w:val="false"/>
                  <w:bCs w:val="false"/>
                  <w:i w:val="false"/>
                  <w:iCs w:val="false"/>
                  <w:color w:val="000000"/>
                  <w:sz w:val="18"/>
                  <w:szCs w:val="18"/>
                </w:rPr>
                <w:delText xml:space="preserve">Chooses</w:delText>
              </w:r>
            </w:del>
            <w:ins w:id="9012" w:author="Claude (AI) - proposed" w:date="2026-10-18T00:28:57Z">
              <w:r>
                <w:rPr>
                  <w:rFonts w:ascii="Arial" w:cs="Arial" w:eastAsia="Arial" w:hAnsi="Arial"/>
                  <w:b w:val="false"/>
                  <w:bCs w:val="false"/>
                  <w:i w:val="false"/>
                  <w:iCs w:val="false"/>
                  <w:color w:val="000000"/>
                  <w:sz w:val="18"/>
                  <w:szCs w:val="18"/>
                </w:rPr>
                <w:t xml:space="preserve">Exceeds Expectations: chooses</w:t>
              </w:r>
            </w:ins>
            <w:r>
              <w:rPr>
                <w:rFonts w:ascii="Arial" w:cs="Arial" w:eastAsia="Arial" w:hAnsi="Arial"/>
                <w:b w:val="false"/>
                <w:bCs w:val="false"/>
                <w:i w:val="false"/>
                <w:iCs w:val="false"/>
                <w:color w:val="000000"/>
                <w:sz w:val="18"/>
                <w:szCs w:val="18"/>
              </w:rPr>
              <w:t xml:space="preserve"> and states the correct formula for every solid (cone, pyramid, sphere, hemisphere, </w:t>
            </w:r>
            <w:del w:id="9013" w:author="Claude (AI) - proposed" w:date="2026-10-18T00:28:57Z">
              <w:r>
                <w:rPr>
                  <w:rFonts w:ascii="Arial" w:cs="Arial" w:eastAsia="Arial" w:hAnsi="Arial"/>
                  <w:b w:val="false"/>
                  <w:bCs w:val="false"/>
                  <w:i w:val="false"/>
                  <w:iCs w:val="false"/>
                  <w:color w:val="000000"/>
                  <w:sz w:val="18"/>
                  <w:szCs w:val="18"/>
                </w:rPr>
                <w:delText xml:space="preserve">frustum</w:delText>
              </w:r>
            </w:del>
            <w:ins w:id="9014" w:author="Claude (AI) - proposed" w:date="2026-10-18T00:28:57Z">
              <w:r>
                <w:rPr>
                  <w:rFonts w:ascii="Arial" w:cs="Arial" w:eastAsia="Arial" w:hAnsi="Arial"/>
                  <w:b w:val="false"/>
                  <w:bCs w:val="false"/>
                  <w:i w:val="false"/>
                  <w:iCs w:val="false"/>
                  <w:color w:val="000000"/>
                  <w:sz w:val="18"/>
                  <w:szCs w:val="18"/>
                </w:rPr>
                <w:t xml:space="preserve">frustums of cones and pyramids</w:t>
              </w:r>
            </w:ins>
            <w:r>
              <w:rPr>
                <w:rFonts w:ascii="Arial" w:cs="Arial" w:eastAsia="Arial" w:hAnsi="Arial"/>
                <w:b w:val="false"/>
                <w:bCs w:val="false"/>
                <w:i w:val="false"/>
                <w:iCs w:val="false"/>
                <w:color w:val="000000"/>
                <w:sz w:val="18"/>
                <w:szCs w:val="18"/>
              </w:rPr>
              <w:t xml:space="preserve">), and correctly distinguishes open from closed shapes and slant height from perpendicular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28:57Z">
              <w:r>
                <w:rPr>
                  <w:rFonts w:ascii="Arial" w:cs="Arial" w:eastAsia="Arial" w:hAnsi="Arial"/>
                  <w:b w:val="false"/>
                  <w:bCs w:val="false"/>
                  <w:i w:val="false"/>
                  <w:iCs w:val="false"/>
                  <w:color w:val="000000"/>
                  <w:sz w:val="18"/>
                  <w:szCs w:val="18"/>
                </w:rPr>
                <w:delText xml:space="preserve">Uses</w:delText>
              </w:r>
            </w:del>
            <w:ins w:id="9016" w:author="Claude (AI) - proposed" w:date="2026-10-18T00:28:57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mostly correct formulae with one or two small slips, such as forgetting a base or confusing open and closed.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28:57Z">
              <w:r>
                <w:rPr>
                  <w:rFonts w:ascii="Arial" w:cs="Arial" w:eastAsia="Arial" w:hAnsi="Arial"/>
                  <w:b w:val="false"/>
                  <w:bCs w:val="false"/>
                  <w:i w:val="false"/>
                  <w:iCs w:val="false"/>
                  <w:color w:val="000000"/>
                  <w:sz w:val="18"/>
                  <w:szCs w:val="18"/>
                </w:rPr>
                <w:delText xml:space="preserve">Uses</w:delText>
              </w:r>
            </w:del>
            <w:ins w:id="9018" w:author="Claude (AI) - proposed" w:date="2026-10-18T00:28:57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wrong or missing formulae, or confuses slant height with perpendicular height.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28:57Z">
              <w:r>
                <w:rPr>
                  <w:rFonts w:ascii="Arial" w:cs="Arial" w:eastAsia="Arial" w:hAnsi="Arial"/>
                  <w:b w:val="false"/>
                  <w:bCs w:val="false"/>
                  <w:i w:val="false"/>
                  <w:iCs w:val="false"/>
                  <w:color w:val="000000"/>
                  <w:sz w:val="18"/>
                  <w:szCs w:val="18"/>
                </w:rPr>
                <w:delText xml:space="preserve">All</w:delText>
              </w:r>
            </w:del>
            <w:ins w:id="9020" w:author="Claude (AI) - proposed" w:date="2026-10-18T00:28:57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correct and clearly laid out, with correct rounding and units (cm²,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28:57Z">
              <w:r>
                <w:rPr>
                  <w:rFonts w:ascii="Arial" w:cs="Arial" w:eastAsia="Arial" w:hAnsi="Arial"/>
                  <w:b w:val="false"/>
                  <w:bCs w:val="false"/>
                  <w:i w:val="false"/>
                  <w:iCs w:val="false"/>
                  <w:color w:val="000000"/>
                  <w:sz w:val="18"/>
                  <w:szCs w:val="18"/>
                </w:rPr>
                <w:delText xml:space="preserve">Method</w:delText>
              </w:r>
            </w:del>
            <w:ins w:id="9022" w:author="Claude (AI) - proposed" w:date="2026-10-18T00:28:57Z">
              <w:r>
                <w:rPr>
                  <w:rFonts w:ascii="Arial" w:cs="Arial" w:eastAsia="Arial" w:hAnsi="Arial"/>
                  <w:b w:val="false"/>
                  <w:bCs w:val="false"/>
                  <w:i w:val="false"/>
                  <w:iCs w:val="false"/>
                  <w:color w:val="000000"/>
                  <w:sz w:val="18"/>
                  <w:szCs w:val="18"/>
                </w:rPr>
                <w:t xml:space="preserve">Meets Expectations: method</w:t>
              </w:r>
            </w:ins>
            <w:r>
              <w:rPr>
                <w:rFonts w:ascii="Arial" w:cs="Arial" w:eastAsia="Arial" w:hAnsi="Arial"/>
                <w:b w:val="false"/>
                <w:bCs w:val="false"/>
                <w:i w:val="false"/>
                <w:iCs w:val="false"/>
                <w:color w:val="000000"/>
                <w:sz w:val="18"/>
                <w:szCs w:val="18"/>
              </w:rPr>
              <w:t xml:space="preserve"> is correct but there are minor arithmetic or rounding errors, or a unit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28:57Z">
              <w:r>
                <w:rPr>
                  <w:rFonts w:ascii="Arial" w:cs="Arial" w:eastAsia="Arial" w:hAnsi="Arial"/>
                  <w:b w:val="false"/>
                  <w:bCs w:val="false"/>
                  <w:i w:val="false"/>
                  <w:iCs w:val="false"/>
                  <w:color w:val="000000"/>
                  <w:sz w:val="18"/>
                  <w:szCs w:val="18"/>
                </w:rPr>
                <w:delText xml:space="preserve">Method</w:delText>
              </w:r>
            </w:del>
            <w:ins w:id="9024" w:author="Claude (AI) - proposed" w:date="2026-10-18T00:28:57Z">
              <w:r>
                <w:rPr>
                  <w:rFonts w:ascii="Arial" w:cs="Arial" w:eastAsia="Arial" w:hAnsi="Arial"/>
                  <w:b w:val="false"/>
                  <w:bCs w:val="false"/>
                  <w:i w:val="false"/>
                  <w:iCs w:val="false"/>
                  <w:color w:val="000000"/>
                  <w:sz w:val="18"/>
                  <w:szCs w:val="18"/>
                </w:rPr>
                <w:t xml:space="preserve">Approaches Expectations: method</w:t>
              </w:r>
            </w:ins>
            <w:r>
              <w:rPr>
                <w:rFonts w:ascii="Arial" w:cs="Arial" w:eastAsia="Arial" w:hAnsi="Arial"/>
                <w:b w:val="false"/>
                <w:bCs w:val="false"/>
                <w:i w:val="false"/>
                <w:iCs w:val="false"/>
                <w:color w:val="000000"/>
                <w:sz w:val="18"/>
                <w:szCs w:val="18"/>
              </w:rPr>
              <w:t xml:space="preserve"> is unclear or contains major errors, and units are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formulae from nets and derivations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8:57Z">
              <w:r>
                <w:rPr>
                  <w:rFonts w:ascii="Arial" w:cs="Arial" w:eastAsia="Arial" w:hAnsi="Arial"/>
                  <w:b w:val="false"/>
                  <w:bCs w:val="false"/>
                  <w:i w:val="false"/>
                  <w:iCs w:val="false"/>
                  <w:color w:val="000000"/>
                  <w:sz w:val="18"/>
                  <w:szCs w:val="18"/>
                </w:rPr>
                <w:delText xml:space="preserve">Clearly</w:delText>
              </w:r>
            </w:del>
            <w:ins w:id="9026" w:author="Claude (AI) - proposed" w:date="2026-10-18T00:28:5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where πrl, π(R + r)l, 4πr² and 3πr² come from using sectors, annular sectors, cone differences or the orange-peel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28:57Z">
              <w:r>
                <w:rPr>
                  <w:rFonts w:ascii="Arial" w:cs="Arial" w:eastAsia="Arial" w:hAnsi="Arial"/>
                  <w:b w:val="false"/>
                  <w:bCs w:val="false"/>
                  <w:i w:val="false"/>
                  <w:iCs w:val="false"/>
                  <w:color w:val="000000"/>
                  <w:sz w:val="18"/>
                  <w:szCs w:val="18"/>
                </w:rPr>
                <w:delText xml:space="preserve">Gives</w:delText>
              </w:r>
            </w:del>
            <w:ins w:id="9028" w:author="Claude (AI) - proposed" w:date="2026-10-18T00:28: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partly correct explanation of the origin of the formulae, with some steps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28:57Z">
              <w:r>
                <w:rPr>
                  <w:rFonts w:ascii="Arial" w:cs="Arial" w:eastAsia="Arial" w:hAnsi="Arial"/>
                  <w:b w:val="false"/>
                  <w:bCs w:val="false"/>
                  <w:i w:val="false"/>
                  <w:iCs w:val="false"/>
                  <w:color w:val="000000"/>
                  <w:sz w:val="18"/>
                  <w:szCs w:val="18"/>
                </w:rPr>
                <w:delText xml:space="preserve">States</w:delText>
              </w:r>
            </w:del>
            <w:ins w:id="9030" w:author="Claude (AI) - proposed" w:date="2026-10-18T00:28:57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formulae without explaining where they come from.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evidence to judge the shopkeeper's claim</w:t>
            </w:r>
            <w:ins w:id="9031" w:author="Claude (AI) - proposed" w:date="2026-10-18T00:28:57Z">
              <w:r>
                <w:rPr>
                  <w:rFonts w:ascii="Arial" w:cs="Arial" w:eastAsia="Arial" w:hAnsi="Arial"/>
                  <w:b w:val="false"/>
                  <w:bCs w:val="false"/>
                  <w:i w:val="false"/>
                  <w:iCs w:val="false"/>
                  <w:color w:val="000000"/>
                  <w:sz w:val="18"/>
                  <w:szCs w:val="18"/>
                </w:rPr>
                <w:t xml:space="preserve"> (Claim, Evidence, Reasoning)</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28:57Z">
              <w:r>
                <w:rPr>
                  <w:rFonts w:ascii="Arial" w:cs="Arial" w:eastAsia="Arial" w:hAnsi="Arial"/>
                  <w:b w:val="false"/>
                  <w:bCs w:val="false"/>
                  <w:i w:val="false"/>
                  <w:iCs w:val="false"/>
                  <w:color w:val="000000"/>
                  <w:sz w:val="18"/>
                  <w:szCs w:val="18"/>
                </w:rPr>
                <w:delText xml:space="preserve">Uses the Lesson 8 comparison to conclude that equal volume does not mean equal surface area, explains that the result depends on the dimensions, and does not overgeneralise.</w:delText>
              </w:r>
            </w:del>
            <w:ins w:id="9033" w:author="Claude (AI) - proposed" w:date="2026-10-18T00:28:57Z">
              <w:r>
                <w:rPr>
                  <w:rFonts w:ascii="Arial" w:cs="Arial" w:eastAsia="Arial" w:hAnsi="Arial"/>
                  <w:b w:val="false"/>
                  <w:bCs w:val="false"/>
                  <w:i w:val="false"/>
                  <w:iCs w:val="false"/>
                  <w:color w:val="000000"/>
                  <w:sz w:val="18"/>
                  <w:szCs w:val="18"/>
                </w:rPr>
                <w:t xml:space="preserve">Exceeds Expectations: gives a clear Claim, uses the Lesson 8 numbers as Evidence, links them with Reasoning about the dimensions, and explains that equal volume does not mean equal surface area without overgeneralising.</w:t>
              </w:r>
            </w:ins>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8T00:28:57Z">
              <w:r>
                <w:rPr>
                  <w:rFonts w:ascii="Arial" w:cs="Arial" w:eastAsia="Arial" w:hAnsi="Arial"/>
                  <w:b w:val="false"/>
                  <w:bCs w:val="false"/>
                  <w:i w:val="false"/>
                  <w:iCs w:val="false"/>
                  <w:color w:val="000000"/>
                  <w:sz w:val="18"/>
                  <w:szCs w:val="18"/>
                </w:rPr>
                <w:delText xml:space="preserve">Reaches the correct conclusion</w:delText>
              </w:r>
            </w:del>
            <w:ins w:id="9035" w:author="Claude (AI) - proposed" w:date="2026-10-18T00:28:57Z">
              <w:r>
                <w:rPr>
                  <w:rFonts w:ascii="Arial" w:cs="Arial" w:eastAsia="Arial" w:hAnsi="Arial"/>
                  <w:b w:val="false"/>
                  <w:bCs w:val="false"/>
                  <w:i w:val="false"/>
                  <w:iCs w:val="false"/>
                  <w:color w:val="000000"/>
                  <w:sz w:val="18"/>
                  <w:szCs w:val="18"/>
                </w:rPr>
                <w:t xml:space="preserve">Meets Expectations: reaches the correct Claim</w:t>
              </w:r>
            </w:ins>
            <w:r>
              <w:rPr>
                <w:rFonts w:ascii="Arial" w:cs="Arial" w:eastAsia="Arial" w:hAnsi="Arial"/>
                <w:b w:val="false"/>
                <w:bCs w:val="false"/>
                <w:i w:val="false"/>
                <w:iCs w:val="false"/>
                <w:color w:val="000000"/>
                <w:sz w:val="18"/>
                <w:szCs w:val="18"/>
              </w:rPr>
              <w:t xml:space="preserve"> but gives limited </w:t>
            </w:r>
            <w:del w:id="9036" w:author="Claude (AI) - proposed" w:date="2026-10-18T00:28:57Z">
              <w:r>
                <w:rPr>
                  <w:rFonts w:ascii="Arial" w:cs="Arial" w:eastAsia="Arial" w:hAnsi="Arial"/>
                  <w:b w:val="false"/>
                  <w:bCs w:val="false"/>
                  <w:i w:val="false"/>
                  <w:iCs w:val="false"/>
                  <w:color w:val="000000"/>
                  <w:sz w:val="18"/>
                  <w:szCs w:val="18"/>
                </w:rPr>
                <w:delText xml:space="preserve">evidence</w:delText>
              </w:r>
            </w:del>
            <w:ins w:id="9037" w:author="Claude (AI) - proposed" w:date="2026-10-18T00:28:57Z">
              <w:r>
                <w:rPr>
                  <w:rFonts w:ascii="Arial" w:cs="Arial" w:eastAsia="Arial" w:hAnsi="Arial"/>
                  <w:b w:val="false"/>
                  <w:bCs w:val="false"/>
                  <w:i w:val="false"/>
                  <w:iCs w:val="false"/>
                  <w:color w:val="000000"/>
                  <w:sz w:val="18"/>
                  <w:szCs w:val="18"/>
                </w:rPr>
                <w:t xml:space="preserve">Evidence</w:t>
              </w:r>
            </w:ins>
            <w:r>
              <w:rPr>
                <w:rFonts w:ascii="Arial" w:cs="Arial" w:eastAsia="Arial" w:hAnsi="Arial"/>
                <w:b w:val="false"/>
                <w:bCs w:val="false"/>
                <w:i w:val="false"/>
                <w:iCs w:val="false"/>
                <w:color w:val="000000"/>
                <w:sz w:val="18"/>
                <w:szCs w:val="18"/>
              </w:rPr>
              <w:t xml:space="preserve"> or does not note that </w:t>
            </w:r>
            <w:del w:id="9038" w:author="Claude (AI) - proposed" w:date="2026-10-18T00:28:57Z">
              <w:r>
                <w:rPr>
                  <w:rFonts w:ascii="Arial" w:cs="Arial" w:eastAsia="Arial" w:hAnsi="Arial"/>
                  <w:b w:val="false"/>
                  <w:bCs w:val="false"/>
                  <w:i w:val="false"/>
                  <w:iCs w:val="false"/>
                  <w:color w:val="000000"/>
                  <w:sz w:val="18"/>
                  <w:szCs w:val="18"/>
                </w:rPr>
                <w:delText xml:space="preserve">it</w:delText>
              </w:r>
            </w:del>
            <w:ins w:id="9039" w:author="Claude (AI) - proposed" w:date="2026-10-18T00:28:57Z">
              <w:r>
                <w:rPr>
                  <w:rFonts w:ascii="Arial" w:cs="Arial" w:eastAsia="Arial" w:hAnsi="Arial"/>
                  <w:b w:val="false"/>
                  <w:bCs w:val="false"/>
                  <w:i w:val="false"/>
                  <w:iCs w:val="false"/>
                  <w:color w:val="000000"/>
                  <w:sz w:val="18"/>
                  <w:szCs w:val="18"/>
                </w:rPr>
                <w:t xml:space="preserve">the result</w:t>
              </w:r>
            </w:ins>
            <w:r>
              <w:rPr>
                <w:rFonts w:ascii="Arial" w:cs="Arial" w:eastAsia="Arial" w:hAnsi="Arial"/>
                <w:b w:val="false"/>
                <w:bCs w:val="false"/>
                <w:i w:val="false"/>
                <w:iCs w:val="false"/>
                <w:color w:val="000000"/>
                <w:sz w:val="18"/>
                <w:szCs w:val="18"/>
              </w:rPr>
              <w:t xml:space="preserve"> depends on the dimensions.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8:57Z">
              <w:r>
                <w:rPr>
                  <w:rFonts w:ascii="Arial" w:cs="Arial" w:eastAsia="Arial" w:hAnsi="Arial"/>
                  <w:b w:val="false"/>
                  <w:bCs w:val="false"/>
                  <w:i w:val="false"/>
                  <w:iCs w:val="false"/>
                  <w:color w:val="000000"/>
                  <w:sz w:val="18"/>
                  <w:szCs w:val="18"/>
                </w:rPr>
                <w:delText xml:space="preserve">Accepts</w:delText>
              </w:r>
            </w:del>
            <w:ins w:id="9041" w:author="Claude (AI) - proposed" w:date="2026-10-18T00:28:57Z">
              <w:r>
                <w:rPr>
                  <w:rFonts w:ascii="Arial" w:cs="Arial" w:eastAsia="Arial" w:hAnsi="Arial"/>
                  <w:b w:val="false"/>
                  <w:bCs w:val="false"/>
                  <w:i w:val="false"/>
                  <w:iCs w:val="false"/>
                  <w:color w:val="000000"/>
                  <w:sz w:val="18"/>
                  <w:szCs w:val="18"/>
                </w:rPr>
                <w:t xml:space="preserve">Approaches Expectations: accepts</w:t>
              </w:r>
            </w:ins>
            <w:r>
              <w:rPr>
                <w:rFonts w:ascii="Arial" w:cs="Arial" w:eastAsia="Arial" w:hAnsi="Arial"/>
                <w:b w:val="false"/>
                <w:bCs w:val="false"/>
                <w:i w:val="false"/>
                <w:iCs w:val="false"/>
                <w:color w:val="000000"/>
                <w:sz w:val="18"/>
                <w:szCs w:val="18"/>
              </w:rPr>
              <w:t xml:space="preserve"> or rejects the claim without evidence from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real-life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8T00:28:57Z">
              <w:r>
                <w:rPr>
                  <w:rFonts w:ascii="Arial" w:cs="Arial" w:eastAsia="Arial" w:hAnsi="Arial"/>
                  <w:b w:val="false"/>
                  <w:bCs w:val="false"/>
                  <w:i w:val="false"/>
                  <w:iCs w:val="false"/>
                  <w:color w:val="000000"/>
                  <w:sz w:val="18"/>
                  <w:szCs w:val="18"/>
                </w:rPr>
                <w:delText xml:space="preserve">Links</w:delText>
              </w:r>
            </w:del>
            <w:ins w:id="9043" w:author="Claude (AI) - proposed" w:date="2026-10-18T00:28:57Z">
              <w:r>
                <w:rPr>
                  <w:rFonts w:ascii="Arial" w:cs="Arial" w:eastAsia="Arial" w:hAnsi="Arial"/>
                  <w:b w:val="false"/>
                  <w:bCs w:val="false"/>
                  <w:i w:val="false"/>
                  <w:iCs w:val="false"/>
                  <w:color w:val="000000"/>
                  <w:sz w:val="18"/>
                  <w:szCs w:val="18"/>
                </w:rPr>
                <w:t xml:space="preserve">Exceeds Expectations: links</w:t>
              </w:r>
            </w:ins>
            <w:r>
              <w:rPr>
                <w:rFonts w:ascii="Arial" w:cs="Arial" w:eastAsia="Arial" w:hAnsi="Arial"/>
                <w:b w:val="false"/>
                <w:bCs w:val="false"/>
                <w:i w:val="false"/>
                <w:iCs w:val="false"/>
                <w:color w:val="000000"/>
                <w:sz w:val="18"/>
                <w:szCs w:val="18"/>
              </w:rPr>
              <w:t xml:space="preserve"> the mathematics to real Kenyan uses (buckets, tanks, silos, tents) and gives sensible reasons why shape choice balances cost, stacking and strength.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4" w:author="Claude (AI) - proposed" w:date="2026-10-18T00:28:57Z">
              <w:r>
                <w:rPr>
                  <w:rFonts w:ascii="Arial" w:cs="Arial" w:eastAsia="Arial" w:hAnsi="Arial"/>
                  <w:b w:val="false"/>
                  <w:bCs w:val="false"/>
                  <w:i w:val="false"/>
                  <w:iCs w:val="false"/>
                  <w:color w:val="000000"/>
                  <w:sz w:val="18"/>
                  <w:szCs w:val="18"/>
                </w:rPr>
                <w:delText xml:space="preserve">Gives</w:delText>
              </w:r>
            </w:del>
            <w:ins w:id="9045" w:author="Claude (AI) - proposed" w:date="2026-10-18T00:28: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Kenyan example with a simple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6" w:author="Claude (AI) - proposed" w:date="2026-10-18T00:28:57Z">
              <w:r>
                <w:rPr>
                  <w:rFonts w:ascii="Arial" w:cs="Arial" w:eastAsia="Arial" w:hAnsi="Arial"/>
                  <w:b w:val="false"/>
                  <w:bCs w:val="false"/>
                  <w:i w:val="false"/>
                  <w:iCs w:val="false"/>
                  <w:color w:val="000000"/>
                  <w:sz w:val="18"/>
                  <w:szCs w:val="18"/>
                </w:rPr>
                <w:delText xml:space="preserve">Gives</w:delText>
              </w:r>
            </w:del>
            <w:ins w:id="9047" w:author="Claude (AI) - proposed" w:date="2026-10-18T00:28:57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no real-life link or an irrelevant one.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19qk0-zg7f6rwbtpvhf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mii5pm1_xxfwe5ipp1j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wbenjw8lp-15xfnvatx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19qk0-zg7f6rwbtpvhfy" Type="http://schemas.openxmlformats.org/officeDocument/2006/relationships/hyperlink" Target="https://creativecommons.org/licenses/by-nc/4.0/" TargetMode="External"/><Relationship Id="rIdzmii5pm1_xxfwe5ipp1js" Type="http://schemas.openxmlformats.org/officeDocument/2006/relationships/hyperlink" Target="https://creativecommons.org/licenses/by-nc/4.0/" TargetMode="External"/><Relationship Id="rIdgwbenjw8lp-15xfnvatx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2026-10-18T00:28:56.328Z</dcterms:created>
  <dcterms:modified xsi:type="dcterms:W3CDTF">2026-10-18T00:28:56.328Z</dcterms:modified>
</cp:coreProperties>
</file>

<file path=docProps/custom.xml><?xml version="1.0" encoding="utf-8"?>
<Properties xmlns="http://schemas.openxmlformats.org/officeDocument/2006/custom-properties" xmlns:vt="http://schemas.openxmlformats.org/officeDocument/2006/docPropsVTypes"/>
</file>