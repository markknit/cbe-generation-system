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SURFACE AREA OF SOLIDS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2.6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2.6: Surface Area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w:t>
            </w:r>
            <w:del w:id="9001" w:author="Claude (AI) - proposed" w:date="2026-10-18T00:28:56Z">
              <w:r>
                <w:rPr>
                  <w:rFonts w:ascii="Arial" w:cs="Arial" w:eastAsia="Arial" w:hAnsi="Arial"/>
                  <w:b w:val="false"/>
                  <w:bCs w:val="false"/>
                  <w:i w:val="false"/>
                  <w:iCs w:val="false"/>
                  <w:color w:val="000000"/>
                  <w:sz w:val="18"/>
                  <w:szCs w:val="18"/>
                </w:rPr>
                <w:delText xml:space="preserve">40 minutes = 320 minutes total</w:delText>
              </w:r>
            </w:del>
            <w:ins w:id="9002" w:author="Claude (AI) - proposed" w:date="2026-10-18T00:28:56Z">
              <w:r>
                <w:rPr>
                  <w:rFonts w:ascii="Arial" w:cs="Arial" w:eastAsia="Arial" w:hAnsi="Arial"/>
                  <w:b w:val="false"/>
                  <w:bCs w:val="false"/>
                  <w:i w:val="false"/>
                  <w:iCs w:val="false"/>
                  <w:color w:val="000000"/>
                  <w:sz w:val="18"/>
                  <w:szCs w:val="18"/>
                </w:rPr>
                <w:t xml:space="preserve">80 minutes = 640 minutes total (10 hours 40 minutes)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cone — using the net of a cone to derive and apply the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pyramid (square or rectangular base) — using nets to derive and apply the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sphere and hemisphere — deriving and applying the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frustum of a cone — open and closed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a frustum of a pyramid (square or rectangular base) — open and closed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surface area of cones, pyramids, spheres, hemispheres and frustums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surface area of cones and pyramids from the nets,</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surface area of a sphere and a hemisphere,</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surface area of frustums of cones and pyramids,</w:t>
            </w:r>
          </w:p>
          <w:p>
            <w:pPr>
              <w:keepNext w:val="false"/>
              <w:spacing w:after="40" w:before="0"/>
              <w:jc w:val="left"/>
            </w:pPr>
            <w:r>
              <w:rPr>
                <w:rFonts w:ascii="Arial" w:cs="Arial" w:eastAsia="Arial" w:hAnsi="Arial"/>
                <w:b w:val="false"/>
                <w:bCs w:val="false"/>
                <w:i w:val="false"/>
                <w:iCs w:val="false"/>
                <w:color w:val="000000"/>
                <w:sz w:val="18"/>
                <w:szCs w:val="18"/>
              </w:rPr>
              <w:t xml:space="preserve">d) apply the surface area of cones, pyramids and frustums in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application of surface area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nets of cones and pyramids to derive surface area formulae, explores different approaches to computing the surface area of open and closed frustums, and applies the knowledge to solve real-life problems such as estimating the material needed to make a bucket or lampshade.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works with peers to model frustums of cones and pyramids (both open and closed) using locally available materials such as cardboard from Nairobi market packaging, developing connection and networking skills in the process of constructing and measuring the models.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accords equal opportunities to all group members when discussing the uses of pyramids and frustums in day-to-day life, ensuring every voice is heard during group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observes safety precautions and takes care of peers while using cutting tools and locally available materials to model frustums of cones and pyramids, and properly returns shared instruments after use.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physical nets and 3-D models of cones, pyramids, and frustums using cardboard, then use the unfolded nets to derive and verify surface area formulae — connecting the 2-D representation to the 3-D solid.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geometric formulae systematically, substitute measured dimensions into expressions for slant height, base area and lateral surface area, and check reasonableness of calculated surface areas against physical estimates of material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gather measurements from physical objects in their environment (buckets, lampshades, grain silos at Eldoret farms), evaluate which formula applies, and communicate their findings and solution strategies to peers through presentations and model displays.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collects and uses locally available materials (cardboard, old packaging, newspaper) to model frustums of cones and pyramids for use as learning resources, reinforcing the principle of resourcefulness and environmental responsibility.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Packaging Industry: knowledge of surface area of cones, pyramids and frustums is essential for calculating the amount of sheet metal or packaging material needed to produce containers such as the conical paper cups used in Nairobi hospitals or grain storage bins in Rift Valley farms.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computing surface area of pyramidal roofs and domed structures (e.g., the conical roofs of traditional Kikuyu huts or the hemispherical domes on mosques in Mombasa) is critical for estimating roofing materials and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Industry: chefs and caterers in Kenya's hotel industry use knowledge of the surface area of cones and hemispheres when designing moulded food presentations, portion sizes, and decorative cake coverings.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surface area calculations for spherical balls (soccer, basketball) are used in manufacturing, quality control, and equipment budgeting for sports clubs and school teams across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surface area of cones, pyramids, spheres, hemispheres, and frustums by first exploring the 2-D nets of each solid, then deriving and applying formulae to real-life objects found in the Kenyan environment. A hands-on, model-building approach is used throughout, anchored in the puzzling observation that everyday objects — from water buckets and grain silos in the Rift Valley to lampshades and conical paper cups — have specific shapes whose outer covering can be precisely quantified. Learners work collaboratively to construct, measure, and compute, progressively building from simple solids to composite frustums over the eight lessons.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we calculate exactly how much material is needed to cover or construct any solid shape — and why does the shape of a container matter even when the volume stays the same?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are solids used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hardware shop along Kirinyaga Road in Nairobi sells three different metal buckets: a straight-sided cylindrical bucket, a frustum-shaped (tapered) bucket wider at the top than the bottom, and a conical bucket. All three buckets hold exactly 10 litres of water. The shop owner tells the class that the tapered (frustum-shaped) bucket is the most expensive because "it uses the most metal." Students are puzzled — if all three buckets hold the same amount of water, why would the shape affect how much metal sheet is needed to make it? When learners handle physical models of the three buckets and trace their unfolded nets onto paper, they notice that the frustum's net is </w:t>
            </w:r>
            <w:del w:id="9003" w:author="Claude (AI) - proposed" w:date="2026-10-18T00:28:56Z">
              <w:r>
                <w:rPr>
                  <w:rFonts w:ascii="Arial" w:cs="Arial" w:eastAsia="Arial" w:hAnsi="Arial"/>
                  <w:b w:val="false"/>
                  <w:bCs w:val="false"/>
                  <w:i w:val="false"/>
                  <w:iCs w:val="false"/>
                  <w:color w:val="000000"/>
                  <w:sz w:val="18"/>
                  <w:szCs w:val="18"/>
                </w:rPr>
                <w:delText xml:space="preserve">unexpectedly large and complex compared to</w:delText>
              </w:r>
            </w:del>
            <w:ins w:id="9004" w:author="Claude (AI) - proposed" w:date="2026-10-18T00:28:56Z">
              <w:r>
                <w:rPr>
                  <w:rFonts w:ascii="Arial" w:cs="Arial" w:eastAsia="Arial" w:hAnsi="Arial"/>
                  <w:b w:val="false"/>
                  <w:bCs w:val="false"/>
                  <w:i w:val="false"/>
                  <w:iCs w:val="false"/>
                  <w:color w:val="000000"/>
                  <w:sz w:val="18"/>
                  <w:szCs w:val="18"/>
                </w:rPr>
                <w:t xml:space="preserve">an unexpectedly curved, ring-shaped piece, more complex than the simple rectangle of</w:t>
              </w:r>
            </w:ins>
            <w:r>
              <w:rPr>
                <w:rFonts w:ascii="Arial" w:cs="Arial" w:eastAsia="Arial" w:hAnsi="Arial"/>
                <w:b w:val="false"/>
                <w:bCs w:val="false"/>
                <w:i w:val="false"/>
                <w:iCs w:val="false"/>
                <w:color w:val="000000"/>
                <w:sz w:val="18"/>
                <w:szCs w:val="18"/>
              </w:rPr>
              <w:t xml:space="preserve"> the cylinder. This creates genuine curiosity: how do we calculate exactly how much sheet metal is needed for each shape, and is the shopkeeper correct that the frustum uses the most material? This anchoring phenomenon drives the entire unit as learners develop tools to compute the surface area of each type of solid.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Nets of Cones: Learners encounter the bucket phenomenon (cylindrical vs. frustum vs. conical buckets holding the same 10 L) and make initial predictions about which uses the most metal. They then construct and unfold the net of a cone from cardboard, identify the sector (lateral surface) and circular base, and use measurements of the net to derive the formula: Total Surface Area of a cone = πrl + πr², where l is the slant height. Learners compute the surface area of a conical paper cup similar to those used at Nairobi hospital water dispensers.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Surface Area of Pyramids (Square and Rectangular Base): Learners construct nets of square-based and rectangular-based pyramids using cardboard (resembling the pyramid-shaped gift boxes from the phenomenon). They identify the base and four triangular faces, derive the formula for total surface area, and apply it to calculate the material needed for a pyramid-shaped gift box with given dimensions. Learners compare their computed areas with physical estimates made by measuring the unfolded net.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Surface Area of a Sphere: Learners use spherical objects (soccer balls, oranges, marbles) to estimate the diameter, then explore the relationship between the surface area of a sphere and four times the area of its great circle (great circle demonstration using orange peel flattening activity). Learners derive and apply the formula SA = 4πr² and solve problems involving spherical objects such as painting a dome structure similar to those seen in Mombasa mosques.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Surface Area of a Hemisphere: Building on Lesson 3, learners slice a spherical model in half and calculate the surface area of a hemisphere (curved surface = 2πr²; total including flat circular face = 3πr²). Learners apply the formula to problems such as estimating the canvas needed to cover a hemispherical tent used at a Maasai Mara safari camp. Mid-unit formative check — learners revisit the DQB and update their initial predictions about the three buckets.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Introduction to Frustums: Nets and Vocabulary: Learners physically cut a conical model along a plane parallel to the base to produce a frustum, observing the two circular ends (radii R and r) and the slant height l. They unfold the frustum net and identify it as the difference between two sectors. Learners are introduced to the formula for the curved surface area of a frustum of a cone: π(R + r)l, and compute l from the Pythagorean relationship l = √[h² + (R − r)²].</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Total Surface Area of Frustums of Cones (Open and Closed): Learners calculate the total surface area of closed frustums (adding both circular ends: πR² + πr²) and open frustums (adding only the bottom or neither circular face), directly connecting to the tapered metal bucket in the anchoring phenomenon. Small groups measure physical frustum-shaped containers (buckets, plastic tumblers) brought from home, compute predicted surface areas, then compare with manufacturer specifications. Learners </w:t>
            </w:r>
            <w:del w:id="9005" w:author="Claude (AI) - proposed" w:date="2026-10-18T00:28:56Z">
              <w:r>
                <w:rPr>
                  <w:rFonts w:ascii="Arial" w:cs="Arial" w:eastAsia="Arial" w:hAnsi="Arial"/>
                  <w:b w:val="false"/>
                  <w:bCs w:val="false"/>
                  <w:i w:val="false"/>
                  <w:iCs w:val="false"/>
                  <w:color w:val="000000"/>
                  <w:sz w:val="18"/>
                  <w:szCs w:val="18"/>
                </w:rPr>
                <w:delText xml:space="preserve">resolve</w:delText>
              </w:r>
            </w:del>
            <w:ins w:id="9006" w:author="Claude (AI) - proposed" w:date="2026-10-18T00:28:56Z">
              <w:r>
                <w:rPr>
                  <w:rFonts w:ascii="Arial" w:cs="Arial" w:eastAsia="Arial" w:hAnsi="Arial"/>
                  <w:b w:val="false"/>
                  <w:bCs w:val="false"/>
                  <w:i w:val="false"/>
                  <w:iCs w:val="false"/>
                  <w:color w:val="000000"/>
                  <w:sz w:val="18"/>
                  <w:szCs w:val="18"/>
                </w:rPr>
                <w:t xml:space="preserve">make a first test of</w:t>
              </w:r>
            </w:ins>
            <w:r>
              <w:rPr>
                <w:rFonts w:ascii="Arial" w:cs="Arial" w:eastAsia="Arial" w:hAnsi="Arial"/>
                <w:b w:val="false"/>
                <w:bCs w:val="false"/>
                <w:i w:val="false"/>
                <w:iCs w:val="false"/>
                <w:color w:val="000000"/>
                <w:sz w:val="18"/>
                <w:szCs w:val="18"/>
              </w:rPr>
              <w:t xml:space="preserve"> the anchoring question</w:t>
            </w:r>
            <w:ins w:id="9007" w:author="Claude (AI) - proposed" w:date="2026-10-18T00:28:56Z">
              <w:r>
                <w:rPr>
                  <w:rFonts w:ascii="Arial" w:cs="Arial" w:eastAsia="Arial" w:hAnsi="Arial"/>
                  <w:b w:val="false"/>
                  <w:bCs w:val="false"/>
                  <w:i w:val="false"/>
                  <w:iCs w:val="false"/>
                  <w:color w:val="000000"/>
                  <w:sz w:val="18"/>
                  <w:szCs w:val="18"/>
                </w:rPr>
                <w:t xml:space="preserve"> using the Bucket Data Sheet (the final verdict comes in Lesson 8)</w:t>
              </w:r>
            </w:ins>
            <w:r>
              <w:rPr>
                <w:rFonts w:ascii="Arial" w:cs="Arial" w:eastAsia="Arial" w:hAnsi="Arial"/>
                <w:b w:val="false"/>
                <w:bCs w:val="false"/>
                <w:i w:val="false"/>
                <w:iCs w:val="false"/>
                <w:color w:val="000000"/>
                <w:sz w:val="18"/>
                <w:szCs w:val="18"/>
              </w:rPr>
              <w:t xml:space="preserve">: does the frustum bucket </w:t>
            </w:r>
            <w:del w:id="9008" w:author="Claude (AI) - proposed" w:date="2026-10-18T00:28:56Z">
              <w:r>
                <w:rPr>
                  <w:rFonts w:ascii="Arial" w:cs="Arial" w:eastAsia="Arial" w:hAnsi="Arial"/>
                  <w:b w:val="false"/>
                  <w:bCs w:val="false"/>
                  <w:i w:val="false"/>
                  <w:iCs w:val="false"/>
                  <w:color w:val="000000"/>
                  <w:sz w:val="18"/>
                  <w:szCs w:val="18"/>
                </w:rPr>
                <w:delText xml:space="preserve">indeed</w:delText>
              </w:r>
            </w:del>
            <w:ins w:id="9009" w:author="Claude (AI) - proposed" w:date="2026-10-18T00:28:56Z">
              <w:r>
                <w:rPr>
                  <w:rFonts w:ascii="Arial" w:cs="Arial" w:eastAsia="Arial" w:hAnsi="Arial"/>
                  <w:b w:val="false"/>
                  <w:bCs w:val="false"/>
                  <w:i w:val="false"/>
                  <w:iCs w:val="false"/>
                  <w:color w:val="000000"/>
                  <w:sz w:val="18"/>
                  <w:szCs w:val="18"/>
                </w:rPr>
                <w:t xml:space="preserve">really</w:t>
              </w:r>
            </w:ins>
            <w:r>
              <w:rPr>
                <w:rFonts w:ascii="Arial" w:cs="Arial" w:eastAsia="Arial" w:hAnsi="Arial"/>
                <w:b w:val="false"/>
                <w:bCs w:val="false"/>
                <w:i w:val="false"/>
                <w:iCs w:val="false"/>
                <w:color w:val="000000"/>
                <w:sz w:val="18"/>
                <w:szCs w:val="18"/>
              </w:rPr>
              <w:t xml:space="preserve"> use more metal than the cylinder or cone?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Surface Area of Frustums of Pyramids: Learners extend frustum concepts to pyramidal frustums (square or rectangular base), identifying the four trapezoidal lateral faces and the two rectangular/square bases. They derive the formula by summing the areas of all faces, apply it to real-life objects such as a truncated pyramid-shaped planter box or the base of a trophy stand. Learners build a physical model of a pyramidal frustum from cardboard and verify computed surface area against measurements of the unfolded net.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Applications and Model Revision: Learners revisit the anchoring phenomenon with full computational evidence, comparing the surface areas of all three bucket types (cone, frustum, cylinder) of equal volume. Groups present their solutions and models to the class, justifying the shopkeeper's claim using mathematical evidence. Learners complete a portfolio task: selecting one real-life Kenyan object (e.g., a conical grain store, a frustum water tank, a spherical water tank in Kisumu), computing its surface area, and recording the steps. The DQB is finalised, and the cumulative surface area model is updated to include all solids studied.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(Kenyan doughnut) vendor in Kisumu wraps conical paper cups with a single piece of paper — learners observe the cone being unrolled flat and wonder how the vendor cuts the paper to exactly the right size with no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A football manufacturer in Nakuru prints a pattern of hexagonal and pentagonal panels on flat leather before stitching them into a sphere — learners wonder how the total flat area of the panels relates to the surface area of the finished spherical ball.</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the Rift Valley builds a conical thatched roof over a circular granary — learners observe that the thatch material required depends on the slant height and base circumference, raising the question of how these measurements translate into a total area to be covered.</w:t>
            </w:r>
          </w:p>
          <w:p>
            <w:pPr>
              <w:spacing w:after="30" w:before="0"/>
              <w:ind w:left="360" w:hanging="180"/>
              <w:jc w:val="left"/>
            </w:pPr>
            <w:r>
              <w:rPr>
                <w:rFonts w:ascii="Arial" w:cs="Arial" w:eastAsia="Arial" w:hAnsi="Arial"/>
                <w:b w:val="false"/>
                <w:bCs w:val="false"/>
                <w:i w:val="false"/>
                <w:iCs w:val="false"/>
                <w:color w:val="000000"/>
                <w:sz w:val="18"/>
                <w:szCs w:val="18"/>
              </w:rPr>
              <w:t xml:space="preserve">–  A pyramid-shaped gift box sold in Westgate Shopping Mall in Nairobi is made from a single flat cardboard net — learners unfold the box and are surprised by the cross-shaped net, prompting questions about how the four triangular faces and square base contribute to the total surface area.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l-xrvybbijiy631fiit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5fjqyhd0zmxaegjlrma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urlqcs-cq3nv-gcpy3p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Nets of Cones: How Much Metal Makes a Bucket?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of three equal-volume metal buckets (cylindrical, frustum, and conical) sold along Kirinyaga Road, Nairobi, and to derive the total surface area formula for a cone by constructing and unfolding its net.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a cone is composed of a circular base and a curved lateral surface; (ii) when unfolded, the lateral surface of a cone forms a sector of a circle with radius equal to the slant height l; (iii) the total surface area of a cone is TSA = πrl + πr², where r is the base radius and l is the slant height; (iv) the slant height l relates to the perpendicular height h and base radius r by the Pythagorean theorem: l = √(r² + h²).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construct a physical net of a cone from cardboard and identify its component parts; (ii) measure the radius and arc length of the sector from the net to derive the lateral surface area formula; (iii) calculate the total surface area of a cone given its radius and slant height or perpendicular height; (iv) apply the TSA formula to a real-world conical object (a paper cup used at Nairobi hospital water dispensers).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 the shape of a container matters even when its volume is fixed; (ii) mathematical formulae are tools derived from physical exploration, not arbitrary rules; (iii) collaborative investigation and peer discussion enrich mathematical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every subsequent lesson in the driving question by confronting learners with a genuine puzzle — three buckets, same 10-litre volume, different amounts of metal — and begins building the mathematical tools needed to resolve it. By the end of this lesson learners can compute the surface area of the conical bucket, giving them the first data point in the unit-long comparison. The DQB opened today will grow with each lesson until learners can definitively answer whether the shopkeeper's claim is correct.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scissors and craft knives to cut cardboard nets. Remind learners to always cut away from the body and keep fingers clear of the blade path. Collect all cutting tools after the activity. Ensure desks are clear of bags and loose items before cutting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unit by encountering three physical model buckets (cylindrical, frustum-shaped, and conical) — all holding exactly 10 litres — displayed at the front of the class as props representing a hardware shop along Kirinyaga Road, Nairobi. After recording initial predictions about which bucket uses the most sheet metal, learners construct a cone net from cardboard, unfold it, and measure its sector and circular base to derive TSA = πrl + πr². They then apply the formula to compute the surface area of a conical paper cup (like those at Nairobi hospital water dispensers, r = 3.5 cm, l = 8 cm). The lesson closes with the opening of the Driving Question Board (DQB) where learners post questions and partial insights that will be resolved across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woijez7gsa154phhnix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cone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fzc23pndyzqoewwx-ffl">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wlty6clds_0dxcc44bt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three labelled model buckets placed on the teacher's desk: Bucket A (cylinder), Bucket B (frustum — wider at top), and Bucket C (cone). The teacher states: 'A hardware shopkeeper on Kirinyaga Road in Nairobi tells a customer that all three buckets hold exactly 10 litres of water — but Bucket B (the frustum) costs the most because the shopkeeper believes it uses the most metal sheet to make.' Learners individually write in their exercise books: (a) which bucket they predict uses the most metal sheet and why; (b) which uses the least metal sheet and why; (c) one question they have about how to find out. Learners then share predictions in pairs (Think-Pair-Share) before 4 cold-call volunteers share with the class. Predictions are NOT confirmed or denied at this stage — they are posted on the Prediction Wall (a section of the blackboard reserved for this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Place the three labelled bucket models prominently on the desk before learners enter. As class settles, gesture to the buckets: 'Before I say a word about maths, I want you to just look at these three buckets. What do you notice?' Allow 15 seconds of silent observation. 2. State the phenomenon clearly and slowly: 'The shopkeeper on Kirinyaga Road says Bucket B — the tapered one — is the most expensive because it uses the most metal. All three hold exactly 10 litres. Do you believe the shopkeeper?' 3. Instruct: 'Open your exercise books. You have 4 minutes. Write your prediction — which bucket uses the most metal, which uses the least, and one question you have. Work alone — no discussion yet.' Set a visible 4-minute timer. 4. After 4 minutes: 'Turn to your partner — 90 seconds — share your prediction and your question.' After 90 seconds, call TIME. 5. Cold-call 4 learners (aim for gender balance and mixed confidence levels): 'Aisha, tell me your prediction and your reason.' After each response, say 'Thank you — I'm not telling you if you are right yet. That is exactly what we are going to find out.' 6. Write each prediction on the Prediction Wall with the learner's name: e.g., 'Wanjiru: Cylinder uses most metal because it is tallest.' 7. Pose the focus question for the lesson: 'To answer this, we first need a way to calculate the surface area of each shape. We start today with the cone — Bucket C. Let us figure out where the formula comes from.'</w:t>
            </w:r>
            <w:ins w:id="9010" w:author="Claude (AI) - proposed" w:date="2026-10-18T00:28:56Z">
              <w:r>
                <w:rPr>
                  <w:rFonts w:ascii="Arial" w:cs="Arial" w:eastAsia="Arial" w:hAnsi="Arial"/>
                  <w:b w:val="false"/>
                  <w:bCs w:val="false"/>
                  <w:i w:val="false"/>
                  <w:iCs w:val="false"/>
                  <w:color w:val="000000"/>
                  <w:sz w:val="18"/>
                  <w:szCs w:val="18"/>
                </w:rPr>
                <w:t xml:space="preserve"> Language support: start a two-language word wall (English and Kiswahili) and let learners explain in Kiswahili first if they wish: surface area = eneo la uso; volume = ujazo; circumference = mzingo; diameter = kipenyo; radius = nusu kipenyo; cone = koni; sphere = tufe; cylinder = silinda; pyramid = piramidi; bucket = ndoo.</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Prediction Wall. This strategy activates prior knowledge about 3D shapes and volume/surface area, reveals misconceptions (e.g., 'more volume = more surface area'), and creates genuine cognitive dissonance — the phenomenon is puzzling enough that learners are motivated to find the answer. Posting predictions publicly means learners will return to revise them, reinforcing metacognitive growth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time and read 4–5 books. Look for: (i) whether learners attempt to use any quantitative reasoning or rely purely on visual intuition; (ii) whether learners distinguish between volume and surface area in their language. FLAG: if more than half of the class cannot write any reason (only a guess), pause and ask 'What does it mean to use more metal sheet?' to surface the concept of surface area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rbx61jtmyxebpw5xkwg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cone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tyggwjgcersnhkbwgyxc">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f8urycxukues1p_azul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3–4, learners receive a pre-scored cardboard net kit. The kit contains: (i) a pre-cut sector (the lateral face of a cone, radius = 8 cm, arc length ≈ 22 cm) and (ii) a pre-cut circle (radius = 3.5 cm, representing the base). Groups are also given a ruler, a piece of string, and a marker. Task card instructions: Step 1 — Using the string, measure the arc length of the sector and record it. Step 2 — Measure the straight edge (radius) of the sector and record it — this is the slant height l. Step 3 — Measure the radius r of the circular base. Step 4 — Roll the sector into a cone and attach the base using a small piece of tape. Observe how the arc of the sector becomes the circumference of the base circle. Step 5 — Unroll it and lay it flat again. Record: 'The arc length of the sector = the circumference of the base circle = 2πr.' Step 6 — Sketch the net in your exercise book, labelling l (slant height), r (base radius), and the sector arc. Learners record all measurements in a table drawn in their exercise books: | Part | Shape | Measurement |. A short 3-minute teacher-narrated demonstration video (pre-loaded on ARES offline) showing a cone being unrolled in slow motion is available for groups that finish early or need visual support.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net kits to groups. Say: 'You have 15 minutes. Your job is not yet to find a formula — your job is to observe carefully and record what you see. The task card will guide you step by step.' 2. Circulate to each group at least twice. At the first pass (minutes 2–5), check that learners are measuring the arc with string correctly. If a group is struggling, ask: 'What shape is this curved edge? How would you measure the length of a curve?' — wait 10 seconds for a response before hinting to use the string. 3. At the second pass (minutes 8–12), prompt groups that have rolled the cone: 'Look at where the arc meets the base circle. What do you notice about those two lengths?' Wait 10 seconds. Listen for 'they are the same' or 'the arc fits around the circle.' 4. At minute 13, give a 2-minute warning. 5. Bring class back together. Cold-call 2 groups to report their arc length measurement and base circumference: 'Group Three — Kamau, what did you measure for the arc length, and what did you get for 2πr of the base? Are they the same?' 6. Write on the board: Arc length of sector = Circumference of base = 2πr. Circle this and say: 'This is the key observation we will use in the next phase to build the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Concrete-Pictorial-Abstract (CPA) with guided observation. Learners handle the physical net before seeing any formula, so when the formula is derived in Phase 3 it is anchored to their tactile experience. The step-by-step task card ensures all groups gather the same critical data point (arc = 2πr) regardless of pace. The act of rolling and unrolling the net physically embeds the relationship between the sector and the cone in procedural and conceptual memory simultaneously.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data from circulating visits: (i) Can learners correctly identify the slant height l as the straight radius of the sector? (ii) Do learners record arc length ≈ base circumference (within ±0.5 cm measurement error)? (iii) Can learners label the sketch with correct variable names? FLAG: if learners call the sector radius 'the height of the cone', intervene with the physical model — point to the perpendicular height inside the rolled cone vs. the slant edge. This is a critical misconception to resolve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ak_bq4izxnnkfw9jbx6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cone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tbjezmdhyjutinemahlz">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yqikwf_bkjin8zet0q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guided derivation followed by individual practice. The teacher leads a step-by-step derivation of the cone TSA formula on the board, with learners completing a structured note-frame in their exercise books (pre-printed or copied): 'The lateral surface of a cone is a sector of a circle with radius = ___ (slant height l) and arc length = ___. Area of a full circle with radius l = ___. The sector is a fraction of this full circle. The fraction = (arc length) ÷ (full circumference) = 2πr ÷ 2πl = ___. Therefore, Lateral Surface Area = (r/l) × πl² = ___. Adding the base: TSA = πrl + πr².' After the derivation, the teacher connects back to the phenomenon: 'So for Bucket C — the conical bucket — we now have a tool to find the metal sheet area.' Learners then individually solve the application problem: 'A conical paper cup used at a water dispenser at Kenyatta National Hospital has base radius r = 3.5 cm and slant height l = 8 cm. Calculate the total surface area of the cup. (Use π = 22/7.)' Early finishers solve an extension: 'The perpendicular height of the conical bucket (Bucket C) is 52.9 cm and its base radius is 13.4 cm. Find the slant height </w:t>
            </w:r>
            <w:del w:id="9011" w:author="Claude (AI) - proposed" w:date="2026-10-18T00:28:56Z">
              <w:r>
                <w:rPr>
                  <w:rFonts w:ascii="Arial" w:cs="Arial" w:eastAsia="Arial" w:hAnsi="Arial"/>
                  <w:b w:val="false"/>
                  <w:bCs w:val="false"/>
                  <w:i w:val="false"/>
                  <w:iCs w:val="false"/>
                  <w:color w:val="000000"/>
                  <w:sz w:val="18"/>
                  <w:szCs w:val="18"/>
                </w:rPr>
                <w:delText xml:space="preserve">and then calculate the total surface area of the bucket</w:delText>
              </w:r>
            </w:del>
            <w:ins w:id="9012" w:author="Claude (AI) - proposed" w:date="2026-10-18T00:28:56Z">
              <w:r>
                <w:rPr>
                  <w:rFonts w:ascii="Arial" w:cs="Arial" w:eastAsia="Arial" w:hAnsi="Arial"/>
                  <w:b w:val="false"/>
                  <w:bCs w:val="false"/>
                  <w:i w:val="false"/>
                  <w:iCs w:val="false"/>
                  <w:color w:val="000000"/>
                  <w:sz w:val="18"/>
                  <w:szCs w:val="18"/>
                </w:rPr>
                <w:t xml:space="preserve">(about 54.6 cm) and then the sheet metal needed for the open conical bucket (apex at the bottom, open top, so the curved surface only: about 2,298 cm²)</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Begin at the board: 'Let us use what your groups just observed to build the formula together. Do not copy yet — just watch and think.' Draw the unrolled net (sector + circle) on the board with labels l, r, arc. 2. Step 1 — Ask: 'What fraction of a full circle is this sector?' Pause 12 seconds. Cold-call: 'Fatuma, how do we express that fraction using arc length?' Write: fraction = arc / (2πl) = 2πr / (2πl) = r/l. 3. Step 2 — Ask: 'What is the area of a full circle with radius l?' Pause 10 seconds. Cold-call: 'Otieno, what is the area?' Write: πl². 4. Step 3 — 'So the sector area = (r/l) × πl² = πrl. Say that with me — pi, r, l.' Class repeats. 5. Step 4 — 'The base is a circle with radius r. Its area is?' Cold-call: 'Mwangi?' Write πr². 6. Step 5 — 'Therefore Total Surface Area = πrl + πr². Write it in your note frame. Put a box around it.' 7. Connect to phenomenon: 'We now have the tool for Bucket C. Let us use it.' 8. Read the KNH paper cup problem aloud. Say: 'Work alone — 6 minutes. Show every step.' Set timer. 9. After 6 minutes, cold-call one learner to write their solution on the board. Class checks. Correct answer: Lateral SA = (22/7) × 3.5 × 8 = 88 cm²; Base = (22/7) × 3.5² = 38.5 cm²; TSA = 126.5 cm². 10. Pose extension to fast finishers. After whole-class check, explicitly say: 'Notice — the cone formula uses slant height l, not perpendicular height h. This is a common error. Always check which height you are given.'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Derivation with Structured Note-Frame. Rather than presenting the formula as a given fact, the teacher guides learners through each logical step, and learners fill in a partially completed frame. This strategy ensures that the formula is understood as a consequence of geometry rather than memorised. The immediate application to the KNH paper cup keeps the abstract derivation tethered to the real world and to the unit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6-minute individual work time. Specific indicators: (i) Does the learner correctly substitute r = 3.5 and l = 8 (not h)? (ii) Does the learner compute πrl and πr² separately before adding? (iii) Is the final answer 126.5 cm²? FLAG: if more than 6 learners substitute the wrong value for l, stop the class and re-display the labelled net diagram: 'Point to l on your net sketch. That is what goes into the formula — not the height inside the cone.'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srmqs4k_ky6finb5jua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cone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uvlcwez_yo6o_hugnmn">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dzvmzyyyuo9tw9my4l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torn pieces of paper if sticky notes are unavailable). On the FIRST note, learners write one thing they are NOW wondering about the bucket phenomenon — a genuine question that this lesson has not yet answered. On the SECOND note, they write one thing they now know for certain that they did not know at the start of the lesson. Learners stick or tape their notes onto a dedicated section of the blackboard (or a large sheet of manila paper) divided into two columns: 'We Are Wondering…' and 'We Now Know…'. The teacher reads 5–6 questions aloud and organises similar questions into clusters with a chalk circle. The teacher labels emerging clusters: e.g., 'Cylinder surface area', 'Frustum surface area', 'Comparing all three', 'What is slant height for the frustum?'. The teacher then says: 'Every lesson in this unit will add to the NOW KNOW column and help us answer questions in the WONDERING column. By the end of the unit, we will be able to tell the shopkeeper on Kirinyaga Road whether he is correct, using the actual dimensions of the three buckets.'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two sticky notes per learner. Say: 'Think quietly for 2 minutes. On the PINK note, write one question you still have about the buckets or about surface area. On the YELLOW note, write one thing you are now certain about that you were not certain about when you walked in.' 2. After 2 minutes, invite learners to come up row by row and place their notes on the DQB. 3. Read 5–6 questions aloud with genuine curiosity: 'Listen to this one — Akinyi asks: If the frustum is like a cone with the top cut off, do we just subtract the top cone's area? Interesting! Let us park that — we will answer it in Lesson 5.' 4. Cluster visibly: physically draw chalk circles around related notes. 5. Point to the Prediction Wall: 'Your predictions are still up there. We have not changed them yet. We have only answered one part of the puzzle — the cone. We have four more shapes to go.' 6. Close with: 'The DQB stays on the wall for the whole unit. Every lesson, we will return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a visible, cumulative record of the class's growing understanding. The DQB externalises metacognition: learners can see what they collectively know and don't know. Clustering questions previews the unit structure for learners without the teacher lecturing about it. Connecting back to the Prediction Wall creates continuity and reminds learners that their initial intuitions are part of the learning process, not errors to be hidden.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'We Now Know' notes quickly as they are posted. Indicators: (i) Do learners correctly state the cone TSA formula in their own words? (ii) Do any notes reveal persistent confusion (e.g., 'I now know that surface area is the same as volume')? FLAG: Collect and read all notes after class. Use misconceptions identified in the 'We Now Know' column to design the opening review activity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jj-13_pc51fd8j5rwai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solids cone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1pwmjgj2votualtagrrq">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c-ltylmzfxx1p0gih81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the first entry in their unit Model Journal — a dedicated page (or folded A4 sheet kept in their exercise book) titled 'My Growing Model: How Much Metal Makes a Bucket?' At this stage, learners draw and annotate only what they have confirmed so far: a diagram of the conical bucket (Bucket C) with its net beside it, labelling r, l, the sector (lateral surface), and the circular base. Beneath the diagram, they write the confirmed formula: TSA of Cone = πrl + πr² and their calculated value for the KNH paper cup (TSA = 126.5 cm²). They leave space labelled 'Pyramid (Lesson 2)', '</w:t>
            </w:r>
            <w:ins w:id="9013" w:author="Claude (AI) - proposed" w:date="2026-10-18T00:28:56Z">
              <w:r>
                <w:rPr>
                  <w:rFonts w:ascii="Arial" w:cs="Arial" w:eastAsia="Arial" w:hAnsi="Arial"/>
                  <w:b w:val="false"/>
                  <w:bCs w:val="false"/>
                  <w:i w:val="false"/>
                  <w:iCs w:val="false"/>
                  <w:color w:val="000000"/>
                  <w:sz w:val="18"/>
                  <w:szCs w:val="18"/>
                </w:rPr>
                <w:t xml:space="preserve">Cylinder recall and </w:t>
              </w:r>
            </w:ins>
            <w:r>
              <w:rPr>
                <w:rFonts w:ascii="Arial" w:cs="Arial" w:eastAsia="Arial" w:hAnsi="Arial"/>
                <w:b w:val="false"/>
                <w:bCs w:val="false"/>
                <w:i w:val="false"/>
                <w:iCs w:val="false"/>
                <w:color w:val="000000"/>
                <w:sz w:val="18"/>
                <w:szCs w:val="18"/>
              </w:rPr>
              <w:t xml:space="preserve">Sphere/Hemisphere (Lessons 3–4)', and '</w:t>
            </w:r>
            <w:del w:id="9014" w:author="Claude (AI) - proposed" w:date="2026-10-18T00:28:56Z">
              <w:r>
                <w:rPr>
                  <w:rFonts w:ascii="Arial" w:cs="Arial" w:eastAsia="Arial" w:hAnsi="Arial"/>
                  <w:b w:val="false"/>
                  <w:bCs w:val="false"/>
                  <w:i w:val="false"/>
                  <w:iCs w:val="false"/>
                  <w:color w:val="000000"/>
                  <w:sz w:val="18"/>
                  <w:szCs w:val="18"/>
                </w:rPr>
                <w:delText xml:space="preserve">Frustum (Lesson 5</w:delText>
              </w:r>
            </w:del>
            <w:ins w:id="9015" w:author="Claude (AI) - proposed" w:date="2026-10-18T00:28:56Z">
              <w:r>
                <w:rPr>
                  <w:rFonts w:ascii="Arial" w:cs="Arial" w:eastAsia="Arial" w:hAnsi="Arial"/>
                  <w:b w:val="false"/>
                  <w:bCs w:val="false"/>
                  <w:i w:val="false"/>
                  <w:iCs w:val="false"/>
                  <w:color w:val="000000"/>
                  <w:sz w:val="18"/>
                  <w:szCs w:val="18"/>
                </w:rPr>
                <w:t xml:space="preserve">Frustums (Lessons 5–7</w:t>
              </w:r>
            </w:ins>
            <w:r>
              <w:rPr>
                <w:rFonts w:ascii="Arial" w:cs="Arial" w:eastAsia="Arial" w:hAnsi="Arial"/>
                <w:b w:val="false"/>
                <w:bCs w:val="false"/>
                <w:i w:val="false"/>
                <w:iCs w:val="false"/>
                <w:color w:val="000000"/>
                <w:sz w:val="18"/>
                <w:szCs w:val="18"/>
              </w:rPr>
              <w:t xml:space="preserve">)' as placeholders for future lessons. Learners who finish early annotate their model with a note explaining WHY the arc of the sector equals 2πr,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'In the last 8 minutes, you are going to start your Model Journal for this unit. This is not a neat final answer — it is a growing record of your thinking. It will look incomplete today — that is correct and expected.' 2. Show a teacher exemplar Model Journal page (hand-drawn on the board or on a prepared A3 poster) with the cone section filled in and the other sections blank with placeholder labels. 3. Say: 'Copy the structure. Fill in what we confirmed today. Leave the rest blank — you will fill it in as we go.' 4. Circulate and check that: (i) net diagram includes both sector and base with correct labels; (ii) formula is written correctly with variables defined; (iii) placeholders for other shapes are present. 5. With 2 minutes remaining, say: 'Pause where you are. We will return to this in every lesson. By Lesson </w:t>
            </w:r>
            <w:del w:id="9016" w:author="Claude (AI) - proposed" w:date="2026-10-18T00:28:56Z">
              <w:r>
                <w:rPr>
                  <w:rFonts w:ascii="Arial" w:cs="Arial" w:eastAsia="Arial" w:hAnsi="Arial"/>
                  <w:b w:val="false"/>
                  <w:bCs w:val="false"/>
                  <w:i w:val="false"/>
                  <w:iCs w:val="false"/>
                  <w:color w:val="000000"/>
                  <w:sz w:val="18"/>
                  <w:szCs w:val="18"/>
                </w:rPr>
                <w:delText xml:space="preserve">5</w:delText>
              </w:r>
            </w:del>
            <w:ins w:id="9017" w:author="Claude (AI) - proposed" w:date="2026-10-18T00:28:56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this page will be full, and you will be able to answer the shopkeeper's question.' 6. Close the lesson by returning to the phenomenon: 'Today we confirmed the surface area of one bucket — the conical one, Bucket C. The question of whether the shopkeeper is right is still open. What do we need to find out next?' Take 2–3 verbal responses. Expected: 'We need to find the surface area of the cylinder and the frustum.'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Journal with deliberate placeholders. The incomplete model is a pedagogical tool — the blank sections create productive tension and a sense of an ongoing investigation. The physical act of drawing, labelling, and writing the formula consolidates the Phase 3 derivation in a personally authored artefact. Returning to the same page in future lessons means learners can literally see their understanding growing, reinforcing self-efficacy.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6–8 Model Journals (or photograph them) to review after class. Indicators: (i) Is the net diagram correctly labelled with r and l (not r and h)? (ii) Is the formula written as TSA = πrl + πr² (not TSA = πr² + πrh)? (iii) Are placeholders present for future shapes? Use this as the basis for targeted feedback returned at the start of Lesson 2. FLAG: Any learner who writes πrh instead of πrl needs individual follow-up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phenomenon create genuine curiosity, or did learners simply wait for the teacher to tell them the answer? If the latter, consider bringing a real 10-litre plastic container and an actual hardware price tag to Lesson 2 to deepen the authenticity of the context. (2) During the net construction activity, did all groups correctly identify the arc length as equal to 2πr? If two or more groups did not, open Lesson 2 with a 5-minute re-demonstration using the physical model before moving to the pyramid. (3) Were learners consistently confusing slant height l with perpendicular height h? If so, create a dedicated 'l vs. h' anchor chart to display permanently for the rest of the unit. (4) Review the DQB 'We Are Wondering' notes tonight — do learners' questions map onto the lessons planned? If learners have raised questions about pyramids or frustums ahead of schedule, acknowledge these on the DQB and clarify the unit sequence tomorrow. (5) Check the Model Journal samples — are learners treating this as a 'neat copy' or as a genuine thinking tool? Praise rough, annotated journals explicitly in Lesson 2 to reshape this norm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metal bucket models (cylindrical, frustum-shaped, conical) all holding 10 litres; a cardboard net of a cone (sector + circle base) which learners assembled and unrolled; the key observation that the arc length of the sector equals the circumference of the cone's base (arc = 2πr).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 πrl + πr², where r is the base radius and l is the slant height; the lateral surface of a cone unfolds into a sector of a circle with radius l; the slant height l ≠ perpendicular height h; for the KNH paper cup (r = 3.5 cm, l = 8 cm), TSA = 126.5 cm².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TSA = πrl + πr² is derived by expressing the sector as a fraction (r/l) of a full circle of radius l, giving lateral area = πrl, then adding the base area πr²; the shape of a container affects its surface area even when the volume is fixed — this is why the shopkeeper's claim about the frustum bucket needs to be tested, and we will check it fully by computing and comparing all three buckets' surface areas across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ijwevsjvhhuyz-eq6pa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8rgaztzjeq9f_pmytuv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Surface Area of Pyramids (Square and Rectangular Base)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formula for the total surface area of square-based and rectangular-based pyramids by constructing and measuring nets, connecting their calculations to the real-world question of how much sheet metal or cardboard is needed to construct a pyramid-shaped object.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names and properties of the faces of a square-based and rectangular-based pyramid (one square/rectangular base and four congruent or paired triangular faces); (b) the meaning of slant height and how it differs from the vertical height; (c) the formula for the total surface area of a square-based pyramid: TSA = l² + 2ls, where l is the base side length and s is the slant height; (d) the formula for a rectangular-based pyramid: TSA = lb + l√(h² + (b/2)²) + b√(h² + (l/2)²) (derived from summing the base and four triangular face areas); (e) how to compute the area of each triangular face using A = ½ × base × slant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an accurate net of a square-based and rectangular-based pyramid from cardboard; (b) identify and measure the base dimensions and slant height from the net; (c) calculate the area of each triangular face and the base; (d) sum component areas to determine total surface area; (e) compare computed surface area with a physical estimate obtained by measuring the unfolded net; (f) apply the formula to find the amount of material needed for a pyramid-shaped gift box with given dimensions.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real-life relevance of surface area calculations in packaging, construction, and manufacturing; (b) develop patience and precision in measurement and net construction; (c) show collaborative spirit by sharing tools and checking each other's measurements.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explored the surface area of cones. Lesson 2 extends the evidence-gathering sequence to pyramids — a second solid from the hardware-shop phenomenon. By constructing nets of pyramid-shaped gift boxes and computing their surface areas, learners add a new data point to their comparison of 'how much material each shape requires,' directly advancing the driving question. Lesson 3 will address spheres and hemispheres before the class turns to frustums in later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scissors and craft knives to cut cardboard nets. Teacher must remind learners to cut away from the body and to keep fingers clear of the blade path. Craft knives, if used, must be handled only by the teacher or under direct supervision. Rulers should not be used as cutting guides with craft knives by learners. Scrap cardboard pieces must be collected and disposed of safely to avoid tripping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physical nets of square-based and rectangular-based pyramids from cardboard, mirroring the pyramid-shaped gift boxes sold near the hardware shop on Kirinyaga Road from the anchoring phenomenon. They identify the base and four triangular faces on the net, measure the base dimensions and slant height, and derive the total surface area formula by summing component areas. They then calculate the surface area of a specific pyramid-shaped gift box, compare their formula-based result with a physical estimate made by tracing and measuring the unfolded net, and record findings on their Driving Question Board. The lesson builds directly on Lesson 1 (surface area of cones) and </w:t>
            </w:r>
            <w:del w:id="9018" w:author="Claude (AI) - proposed" w:date="2026-10-18T00:28:56Z">
              <w:r>
                <w:rPr>
                  <w:rFonts w:ascii="Arial" w:cs="Arial" w:eastAsia="Arial" w:hAnsi="Arial"/>
                  <w:b w:val="false"/>
                  <w:bCs w:val="false"/>
                  <w:i w:val="false"/>
                  <w:iCs w:val="false"/>
                  <w:color w:val="000000"/>
                  <w:sz w:val="18"/>
                  <w:szCs w:val="18"/>
                </w:rPr>
                <w:delText xml:space="preserve">sets up the forthcoming comparison of material use across the cylinder, frustum, and pyramid shapes central to the phenomenon.</w:delText>
              </w:r>
            </w:del>
            <w:ins w:id="9019" w:author="Claude (AI) - proposed" w:date="2026-10-18T00:28:56Z">
              <w:r>
                <w:rPr>
                  <w:rFonts w:ascii="Arial" w:cs="Arial" w:eastAsia="Arial" w:hAnsi="Arial"/>
                  <w:b w:val="false"/>
                  <w:bCs w:val="false"/>
                  <w:i w:val="false"/>
                  <w:iCs w:val="false"/>
                  <w:color w:val="000000"/>
                  <w:sz w:val="18"/>
                  <w:szCs w:val="18"/>
                </w:rPr>
                <w:t xml:space="preserve">adds a second solid to the class's growing evidence about how shape affects material use. The pyramid is not one of the shopkeeper's three buckets, but its nets and slant heights prepare learners for the frustum.</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y_i0z8xcn_kaqawyzebo">
              <w:r>
                <w:rPr>
                  <w:rFonts w:ascii="Arial" w:cs="Arial" w:eastAsia="Arial" w:hAnsi="Arial"/>
                  <w:color w:val="2E75B6"/>
                  <w:sz w:val="16"/>
                  <w:szCs w:val="16"/>
                  <w:u w:val="single" w:color="2E75B6"/>
                </w:rPr>
                <w:t xml:space="preserve">Surface area word problem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uz-d4we9azxysmsovd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r36ducdv_y_1pej1sq4i">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n5dmul5rc4egv-bjx-z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small pre-cut pyramid-shaped cardboard gift box (or a photograph of one, referencing the gift-box shop near Kirinyaga Road). Before unfolding or measuring anything, learners individually write a prediction in their exercise books: 'If I unfolded this pyramid completely flat, sketch what you think the net would look like. How many separate faces would you see? Which face do you think has the largest area?' Learners then share predictions with a shoulder partner (Think-Pair-Share, 2 minutes).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pyramid box (or printed photograph) per learner pair. Say: 'Before we open or measure anything, I want you to think like an engineer at a cardboard factory in Thika — you need to know how much flat cardboard sheet to order before you fold a single box. In your book, sketch what you think this pyramid looks like when fully unfolded.' Allow 3 minutes of individual silent thinking. [WAIT TIME: 15 seconds after posing the question before any learner speaks.] After Think-Pair-Share, cold-call 3 pairs: ask 'What did you sketch? How many faces did you predict?' Record diverse predictions on the chalkboard under the heading 'Our Predictions.' Do NOT correct yet. Ask: 'Do you think a pyramid-shaped gift box uses more or less cardboard than a cone-shaped box of similar size — which we studied last lesson?' [WAIT TIME: 10 seconds.] Cold-call 2 learners. Record responses next to Lesson 1 cone findings already on the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recording. This activates prior knowledge from Lesson 1 (cone nets) and creates a visible record of misconceptions (e.g., learners often predict only 4 faces, forgetting the base, or confuse slant height with vertical height). The public record creates cognitive dissonance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sketches show at least an attempt to draw a 2D unfolded shape with distinct triangular regions. Listen for misconceptions: (a) learners who draw only 4 triangles with no base — flag these learners for targeted questioning during the Observe phase; (b) learners who confuse the pyramid with a cone. Teacher circulates and notes 2–3 sketches to display anonymously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g2xy3_6fousbb1dj8fae">
              <w:r>
                <w:rPr>
                  <w:rFonts w:ascii="Arial" w:cs="Arial" w:eastAsia="Arial" w:hAnsi="Arial"/>
                  <w:color w:val="2E75B6"/>
                  <w:sz w:val="16"/>
                  <w:szCs w:val="16"/>
                  <w:u w:val="single" w:color="2E75B6"/>
                </w:rPr>
                <w:t xml:space="preserve">Surface area word problem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zp-bjh8peg3uwkmnpm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mqyrnzvtfx__evbpdtlu">
              <w:r>
                <w:rPr>
                  <w:rFonts w:ascii="Arial" w:cs="Arial" w:eastAsia="Arial" w:hAnsi="Arial"/>
                  <w:color w:val="2E75B6"/>
                  <w:sz w:val="16"/>
                  <w:szCs w:val="16"/>
                  <w:u w:val="single" w:color="2E75B6"/>
                </w:rPr>
                <w:t xml:space="preserve">Surface Area and Volume of Pyramids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xhgf7vlehpatt4eac5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learners receive a pre-scored (but not yet cut) cardboard net template of a square-based pyramid (base side = 10 cm, slant height = 13 cm) and a second template for a rectangular-based pyramid (base 8 cm × 6 cm, slant height of </w:t>
            </w:r>
            <w:del w:id="9020" w:author="Claude (AI) - proposed" w:date="2026-10-18T00:28:56Z">
              <w:r>
                <w:rPr>
                  <w:rFonts w:ascii="Arial" w:cs="Arial" w:eastAsia="Arial" w:hAnsi="Arial"/>
                  <w:b w:val="false"/>
                  <w:bCs w:val="false"/>
                  <w:i w:val="false"/>
                  <w:iCs w:val="false"/>
                  <w:color w:val="000000"/>
                  <w:sz w:val="18"/>
                  <w:szCs w:val="18"/>
                </w:rPr>
                <w:delText xml:space="preserve">longer triangular faces</w:delText>
              </w:r>
            </w:del>
            <w:ins w:id="9021" w:author="Claude (AI) - proposed" w:date="2026-10-18T00:28:56Z">
              <w:r>
                <w:rPr>
                  <w:rFonts w:ascii="Arial" w:cs="Arial" w:eastAsia="Arial" w:hAnsi="Arial"/>
                  <w:b w:val="false"/>
                  <w:bCs w:val="false"/>
                  <w:i w:val="false"/>
                  <w:iCs w:val="false"/>
                  <w:color w:val="000000"/>
                  <w:sz w:val="18"/>
                  <w:szCs w:val="18"/>
                </w:rPr>
                <w:t xml:space="preserve">the two faces on the 8 cm edges</w:t>
              </w:r>
            </w:ins>
            <w:r>
              <w:rPr>
                <w:rFonts w:ascii="Arial" w:cs="Arial" w:eastAsia="Arial" w:hAnsi="Arial"/>
                <w:b w:val="false"/>
                <w:bCs w:val="false"/>
                <w:i w:val="false"/>
                <w:iCs w:val="false"/>
                <w:color w:val="000000"/>
                <w:sz w:val="18"/>
                <w:szCs w:val="18"/>
              </w:rPr>
              <w:t xml:space="preserve"> = 12 cm, slant height of </w:t>
            </w:r>
            <w:del w:id="9022" w:author="Claude (AI) - proposed" w:date="2026-10-18T00:28:56Z">
              <w:r>
                <w:rPr>
                  <w:rFonts w:ascii="Arial" w:cs="Arial" w:eastAsia="Arial" w:hAnsi="Arial"/>
                  <w:b w:val="false"/>
                  <w:bCs w:val="false"/>
                  <w:i w:val="false"/>
                  <w:iCs w:val="false"/>
                  <w:color w:val="000000"/>
                  <w:sz w:val="18"/>
                  <w:szCs w:val="18"/>
                </w:rPr>
                <w:delText xml:space="preserve">shorter triangular faces = 12.6</w:delText>
              </w:r>
            </w:del>
            <w:ins w:id="9023" w:author="Claude (AI) - proposed" w:date="2026-10-18T00:28:56Z">
              <w:r>
                <w:rPr>
                  <w:rFonts w:ascii="Arial" w:cs="Arial" w:eastAsia="Arial" w:hAnsi="Arial"/>
                  <w:b w:val="false"/>
                  <w:bCs w:val="false"/>
                  <w:i w:val="false"/>
                  <w:iCs w:val="false"/>
                  <w:color w:val="000000"/>
                  <w:sz w:val="18"/>
                  <w:szCs w:val="18"/>
                </w:rPr>
                <w:t xml:space="preserve">the two faces on the 6 cm edges ≈ 12.3</w:t>
              </w:r>
            </w:ins>
            <w:r>
              <w:rPr>
                <w:rFonts w:ascii="Arial" w:cs="Arial" w:eastAsia="Arial" w:hAnsi="Arial"/>
                <w:b w:val="false"/>
                <w:bCs w:val="false"/>
                <w:i w:val="false"/>
                <w:iCs w:val="false"/>
                <w:color w:val="000000"/>
                <w:sz w:val="18"/>
                <w:szCs w:val="18"/>
              </w:rPr>
              <w:t xml:space="preserve"> cm). Groups: (1) carefully cut out the net; (2) label every face (Base, Face A, Face B, Face C, Face D) before folding; (3) measure and record every dimension with a ruler; (4) fold the net into the 3D pyramid and verify it closes correctly; (5) unfold again and, using a pencil, shade each triangular face a different colour to distinguish them. Groups record all measurements in a table: Face | Shape | Base of triangle (cm) | Slant height (cm) | Area (cm²). The rectangular-based pyramid step surfaces the key insight that opposite triangular faces are congruent pairs but the two pairs differ from each 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cutting begins, hold up the scored net and say: 'This flat shape is called the net of the pyramid — it is exactly what a sheet-metal worker in Kamukunji jua kali workshop would cut from a flat metal sheet before hammering it into shape. Every centimetre of this net will become part of the pyramid.' Demonstrate labelling one face: 'I am calling this triangle Face A. In your groups, label all faces before you cut — this is non-negotiable because we need to track every face when we calculate area.' [WAIT TIME: 10 seconds after each instruction to allow groups to act.] Circulate during cutting; at the 8-minute mark, pause the class: 'Hands up — how many groups have found that they have exactly FIVE faces on the net?' [Cold-call 1 group that did NOT raise their hand: 'Tell me what you have found — how many faces do you count?'] After folding, ask: 'When you folded the net, did ANY face overlap another? What does that tell us about how the net was designed?' [WAIT TIME: 12 seconds.] Cold-call 2 groups. After the rectangular-base net: 'Look at the four triangular faces of the rectangular pyramid. Are all four triangles identical? Discuss with your group for 1 minute, then I will ask three groups to report.' [WAIT TIME after 1 minute — cold-call 3 groups.]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and labelling physical nets (Concrete–Representational–Abstract progression). By physically cutting, folding, and colour-coding each face, learners build a concrete referent for every term in the formula. The measurement table provides a structured representational bridge between the physical net and the algebraic formula derived in the Explain phase. The rectangular-base net deliberately introduces asymmetry, forcing learners to see that the formula must account for two pairs of non-identical triangles.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circulation: (a) All five faces are labelled correctly before cutting — if not, redirect before cutting proceeds. (b) The measurement table is completed with correct units (cm and cm²). (c) Learners can point to 'slant height' on the net when asked — if a learner points to the vertical height of the 3D pyramid, this is a critical misconception to address whole-class before the Explain phase. Teacher uses a quick show-of-hands 'traffic light': 'Thumbs up if you can see the slant height on your unfolded net right now; thumbs sideways if unsure.' Address all thumbs-sideways learners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ifus3sp5bylkcwo0ienb">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9vz8wzj_j20wj3jkhm1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uwvrngu6xuti1t94adrx">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uqaexqw8lufinlepmr3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guided derivation. Learners use their completed measurement tables to answer: 'What is the total area of all the cardboard in your square-pyramid net?' They sum the areas: Base area + 4 × (area of one triangular face). The teacher guides them to express this algebraically as TSA = l² + 4 × (½ × l × s) = l² + 2ls. Learners then verify numerically: TSA = 10² + 2(10)(13) = 100 + 260 = 360 cm². They compare this with the physical estimate (measuring the total area of the unfolded net by counting grid squares if graph-paper backing is used, or by multiplying measured dimensions). For the rectangular pyramid, learners derive TSA = lb + 2 × (½ × l × s₁) + 2 × (½ × b × s₂) = lb + ls₁ + bs₂. Application problem: 'A gift shop on Biashara Street in Nairobi makes pyramid-shaped gift boxes with a square base of side 15 cm and a slant height of 20 cm. How many square centimetres of cardboard are needed for one box (open base — no base included)? If the shop makes 200 boxes, how many full A0 sheets of cardboard (84.1 cm × 118.9 cm) must they order, assuming 10% wastage?'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projecting (or drawing) a large net of the square pyramid on the board with the five faces clearly labelled</w:t>
            </w:r>
            <w:ins w:id="9024" w:author="Claude (AI) - proposed" w:date="2026-10-18T00:28:56Z">
              <w:r>
                <w:rPr>
                  <w:rFonts w:ascii="Arial" w:cs="Arial" w:eastAsia="Arial" w:hAnsi="Arial"/>
                  <w:b w:val="false"/>
                  <w:bCs w:val="false"/>
                  <w:i w:val="false"/>
                  <w:iCs w:val="false"/>
                  <w:color w:val="000000"/>
                  <w:sz w:val="18"/>
                  <w:szCs w:val="18"/>
                </w:rPr>
                <w:t xml:space="preserve">. Add a notation box: in this lesson l is the BASE SIDE and s is the SLANT HEIGHT; in the cone and frustum lessons l is the slant height. Say the meaning of each letter aloud every time</w:t>
              </w:r>
            </w:ins>
            <w:r>
              <w:rPr>
                <w:rFonts w:ascii="Arial" w:cs="Arial" w:eastAsia="Arial" w:hAnsi="Arial"/>
                <w:b w:val="false"/>
                <w:bCs w:val="false"/>
                <w:i w:val="false"/>
                <w:iCs w:val="false"/>
                <w:color w:val="000000"/>
                <w:sz w:val="18"/>
                <w:szCs w:val="18"/>
              </w:rPr>
              <w:t xml:space="preserve">. Say: 'Let's build the formula the same way a jua kali artisan would price a job — face by face.' Point to the base: 'What is the shape of the base? What is its area?' [WAIT TIME: 10 seconds. Cold-call 1 learner.] Write: Base = l². Point to one triangular face: 'What is the area of this triangle in terms of the base side l and the slant height s?' [WAIT TIME: 12 seconds. Cold-call 1 learner who has NOT yet spoken.] Write: One triangle = ½ × l × s. 'How many such triangles does a square pyramid have?' [WAIT TIME: 10 seconds. Cold-call 1 learner.] Build the full formula step-by-step. Then say: 'Now check your formula against the numbers you measured. Does 360 cm² match what you got by summing your table?' Allow 2 minutes for individual checking. Cold-call 2 learners to confirm or question. For the rectangular base, ask: 'Why can't we just write 4 × (½ × l × s) here? Discuss with your partner for 30 seconds.' [WAIT TIME: 30 seconds.] Cold-call 2 pairs. Guide the derivation of the two-pair formula. For the application problem, say: 'Solve this in your exercise book. You have 6 minutes. I will cold-call two learners to present their working on the board.' Circulate and note errors (common: forgetting to add the base, or using vertical height instead of slant height). After presentations, ask the class: 'If the gift box has no base because it sits on a table, which formula changes and how?' [WAIT TIME: 12 seconds. Cold-call 1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algebraic derivation anchored to the physical net (Face-by-Face Formula Building). By summing concrete measured areas before writing the generalised formula, learners see the formula as a compressed description of something they have already done physically — not an arbitrary rule to memorise. The A0-sheet extension problem connects the mathematics to real procurement decisions (how much material to order), directly mirroring the shopkeeper's claim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exercise books show the step-by-step summation (Base area + 4 triangles) before the compact formula — not just a copied formula. (b) Numerical </w:t>
            </w:r>
            <w:del w:id="9025" w:author="Claude (AI) - proposed" w:date="2026-10-18T00:28:56Z">
              <w:r>
                <w:rPr>
                  <w:rFonts w:ascii="Arial" w:cs="Arial" w:eastAsia="Arial" w:hAnsi="Arial"/>
                  <w:b w:val="false"/>
                  <w:bCs w:val="false"/>
                  <w:i w:val="false"/>
                  <w:iCs w:val="false"/>
                  <w:color w:val="000000"/>
                  <w:sz w:val="18"/>
                  <w:szCs w:val="18"/>
                </w:rPr>
                <w:delText xml:space="preserve">answer of</w:delText>
              </w:r>
            </w:del>
            <w:ins w:id="9026" w:author="Claude (AI) - proposed" w:date="2026-10-18T00:28:56Z">
              <w:r>
                <w:rPr>
                  <w:rFonts w:ascii="Arial" w:cs="Arial" w:eastAsia="Arial" w:hAnsi="Arial"/>
                  <w:b w:val="false"/>
                  <w:bCs w:val="false"/>
                  <w:i w:val="false"/>
                  <w:iCs w:val="false"/>
                  <w:color w:val="000000"/>
                  <w:sz w:val="18"/>
                  <w:szCs w:val="18"/>
                </w:rPr>
                <w:t xml:space="preserve">answers:</w:t>
              </w:r>
            </w:ins>
            <w:r>
              <w:rPr>
                <w:rFonts w:ascii="Arial" w:cs="Arial" w:eastAsia="Arial" w:hAnsi="Arial"/>
                <w:b w:val="false"/>
                <w:bCs w:val="false"/>
                <w:i w:val="false"/>
                <w:iCs w:val="false"/>
                <w:color w:val="000000"/>
                <w:sz w:val="18"/>
                <w:szCs w:val="18"/>
              </w:rPr>
              <w:t xml:space="preserve"> 360 cm² for the square pyramid</w:t>
            </w:r>
            <w:del w:id="9027" w:author="Claude (AI) - proposed" w:date="2026-10-18T00:28:56Z">
              <w:r>
                <w:rPr>
                  <w:rFonts w:ascii="Arial" w:cs="Arial" w:eastAsia="Arial" w:hAnsi="Arial"/>
                  <w:b w:val="false"/>
                  <w:bCs w:val="false"/>
                  <w:i w:val="false"/>
                  <w:iCs w:val="false"/>
                  <w:color w:val="000000"/>
                  <w:sz w:val="18"/>
                  <w:szCs w:val="18"/>
                </w:rPr>
                <w:delText xml:space="preserve"> verification</w:delText>
              </w:r>
            </w:del>
            <w:ins w:id="9028" w:author="Claude (AI) - proposed" w:date="2026-10-18T00:28:56Z">
              <w:r>
                <w:rPr>
                  <w:rFonts w:ascii="Arial" w:cs="Arial" w:eastAsia="Arial" w:hAnsi="Arial"/>
                  <w:b w:val="false"/>
                  <w:bCs w:val="false"/>
                  <w:i w:val="false"/>
                  <w:iCs w:val="false"/>
                  <w:color w:val="000000"/>
                  <w:sz w:val="18"/>
                  <w:szCs w:val="18"/>
                </w:rPr>
                <w:t xml:space="preserve">; 48 + 8(12) + 6(12.3) ≈ 217.8 cm² for the rectangular pyramid</w:t>
              </w:r>
            </w:ins>
            <w:r>
              <w:rPr>
                <w:rFonts w:ascii="Arial" w:cs="Arial" w:eastAsia="Arial" w:hAnsi="Arial"/>
                <w:b w:val="false"/>
                <w:bCs w:val="false"/>
                <w:i w:val="false"/>
                <w:iCs w:val="false"/>
                <w:color w:val="000000"/>
                <w:sz w:val="18"/>
                <w:szCs w:val="18"/>
              </w:rPr>
              <w:t xml:space="preserve">. (c) In the application problem, learners correctly use slant height (not vertical height) and correctly handle the 'open base' variation</w:t>
            </w:r>
            <w:ins w:id="9029" w:author="Claude (AI) - proposed" w:date="2026-10-18T00:28:56Z">
              <w:r>
                <w:rPr>
                  <w:rFonts w:ascii="Arial" w:cs="Arial" w:eastAsia="Arial" w:hAnsi="Arial"/>
                  <w:b w:val="false"/>
                  <w:bCs w:val="false"/>
                  <w:i w:val="false"/>
                  <w:iCs w:val="false"/>
                  <w:color w:val="000000"/>
                  <w:sz w:val="18"/>
                  <w:szCs w:val="18"/>
                </w:rPr>
                <w:t xml:space="preserve">. Expected: 4 × ½ × 15 × 20 = 600 cm² per box; 200 boxes = 120 000 cm²; with 10% wastage 132 000 cm²; one A0 sheet is about 84.1 × 118.9 ≈ 10 000 cm², so 13.2, i.e. 14 sheets (more in practice because nets do not tile perfectly)</w:t>
              </w:r>
            </w:ins>
            <w:r>
              <w:rPr>
                <w:rFonts w:ascii="Arial" w:cs="Arial" w:eastAsia="Arial" w:hAnsi="Arial"/>
                <w:b w:val="false"/>
                <w:bCs w:val="false"/>
                <w:i w:val="false"/>
                <w:iCs w:val="false"/>
                <w:color w:val="000000"/>
                <w:sz w:val="18"/>
                <w:szCs w:val="18"/>
              </w:rPr>
              <w:t xml:space="preserve">. (d) Exit check: teacher asks 2 learners at random to state in one sentence 'what slant height is and why we use it instead of the vertical height.' Correct response: 'Slant height is the height of the triangular face measured along the face from base edge to apex — it is what we physically see on the net, not the height going straight down inside the pyramid.'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hp7smwzgihrrumh2y9xt">
              <w:r>
                <w:rPr>
                  <w:rFonts w:ascii="Arial" w:cs="Arial" w:eastAsia="Arial" w:hAnsi="Arial"/>
                  <w:color w:val="2E75B6"/>
                  <w:sz w:val="16"/>
                  <w:szCs w:val="16"/>
                  <w:u w:val="single" w:color="2E75B6"/>
                </w:rPr>
                <w:t xml:space="preserve">Recognizing common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veyamzted9jbzcj72q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i-jevojfreiocireof6p">
              <w:r>
                <w:rPr>
                  <w:rFonts w:ascii="Arial" w:cs="Arial" w:eastAsia="Arial" w:hAnsi="Arial"/>
                  <w:color w:val="2E75B6"/>
                  <w:sz w:val="16"/>
                  <w:szCs w:val="16"/>
                  <w:u w:val="single" w:color="2E75B6"/>
                </w:rPr>
                <w:t xml:space="preserve">Surface Area and Volume of Pyramids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27wqk55fb6tt1l_aiy7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a designated section in their exercise book titled 'DQB Update') responding to TWO prompts: (1) 'What new evidence do I now have that helps answer: how much material is needed to make a pyramid-shaped object?' (2) 'Does today's evidence support or challenge the hardware-shop owner's claim that the frustum uses the most metal?' Groups share with the class and the teacher physically adds notes to the class DQB under the column 'Pyramid Evidence.' The class also updates a running comparison table on the DQB: Shape | Formula | TSA for our example dimensions | Compared to cone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class DQB (a section of the board or a large chart paper left up throughout the unit): 'In Lesson 1, we added cone evidence. Today we add pyramid evidence. I need two things from you on your sticky note: first, the formula you derived and a worked example number; second, whether today's lesson moves you closer to answering whether the frustum really does use the most metal.' Allow 3 minutes of individual writing. Then invite 4 learners (cold-call, different groups from Lesson 1 reporters) to read their note aloud and place it on the DQB. After all notes are placed, ask the whole class: 'Looking at our DQB so far — cones from Lesson 1, pyramids from today — what shape of question is emerging that we still cannot answer?' [WAIT TIME: 15 seconds.] Accept 2–3 responses. Prompt if needed: 'We know cone formula and pyramid formula — but do we yet know the frustum formula? Where does that appear in our sequence?' Point to 'frustum' lesson in the sequence visible on the DQB. Say: 'That question is now officially on our DQB as an open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cumulative evidence tracker. The comparison table makes the unit's progression visible and tangible — learners can literally see the gap (frustum formula not yet known) that the later lessons will fill. This sustains curiosity and shows learners that each lesson is a deliberate piece of evidence, not an isolated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DQB sticky note contains (a) a correct formula or numerical result and (b) a genuine connection to the phenomenon question (not just a restatement of the lesson topic). Teacher reviews 5–6 sticky notes as they are placed; if notes lack a connection to the phenomenon, pause and model one exemplar note aloud.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je_47jz55te7w84a_-3j">
              <w:r>
                <w:rPr>
                  <w:rFonts w:ascii="Arial" w:cs="Arial" w:eastAsia="Arial" w:hAnsi="Arial"/>
                  <w:color w:val="2E75B6"/>
                  <w:sz w:val="16"/>
                  <w:szCs w:val="16"/>
                  <w:u w:val="single" w:color="2E75B6"/>
                </w:rPr>
                <w:t xml:space="preserve">Slicing a rectangular pyramid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iv0qgj1xa6pyfko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ibjl1kzcv4bitrhuzbmd">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itzkl7tsd08knzfpvt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unit conceptual model — a diagram they began in Lesson 1 showing 'how shape affects the amount of material needed.' In Lesson 1, the model included only the cone with its net and formula. Now learners add: (a) a labelled sketch of the pyramid net showing base side l and slant height s; (b) the formula TSA = l² + 2ls (square base) written next to the net; (c) an arrow and annotation comparing the pyramid's surface area to the cone's from Lesson 1 ('For our example, pyramid TSA = ___ cm² vs. cone TSA = ___ cm² — which is larger?'); (d) a 'Still unknown' box where learners write: 'We do not yet know the frustum formula — Lessons 5–6 will add this.' Learners complete the model revision individually in 5 minutes, then briefly share with their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learners' Lesson 1 model pages (or direct them to that page in their exercise books). Say: 'Your model is like a living document — a jua kali craftsman's reference sheet that gets updated every time they learn a new shape. Today you are adding the pyramid page.' Project a blank model template on the board and add the pyramid net sketch live as a demonstration: 'I am drawing the net, labelling l and s, and writing the formula — now you do the same in your book, but also fill in the actual numbers from today's worked example.' [WAIT TIME: Allow 5 minutes of silent individual work.] Circulate and check: (a) Is the slant height labelled on the triangular face (not the vertical height)? (b) Is the comparison to the cone present? After 5 minutes, cold-call 2 learners to describe their model revision to the class: 'Tell me one thing you added and one thing you still have as an open question.' Affirm the 'Still unknown' box: 'That open-question box is exactly what drives us to Lesson 3 and beyond. A good scientist and a good engineer always know what they do NOT yet know.'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model-building). The model serves as a cognitive anchor that grows lesson by lesson, helping learners see the unit as one coherent investigation rather than disconnected formula lessons. The explicit 'Still unknown' annotation maintains productive intellectual tension and directly links to the frustum mystery at the heart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model quality: (a) Net sketch is present and labelled with correct dimension names (l = base side, s = slant height — not h). (b) Formula is written in algebraic form (not just numbers). (c) A numerical comparison to the cone from Lesson 1 is present (even if approximate). (d) 'Still unknown' box contains a specific open question about the frustum or sphere. Teacher collects 5 exercise books at random at the end of class to review model pages; findings inform the opening review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SLANT HEIGHT MISCONCEPTION: How many learners pointed to the vertical height of the 3D pyramid instead of the slant height on the net during the traffic-light check? If more than 25% of the class showed confusion, plan a 5-minute warm-up at the start of Lesson 3 using a labelled diagram and a 'spot-the-error' question where the vertical height is incorrectly substituted into the formula.</w:t>
            </w:r>
          </w:p>
          <w:p>
            <w:pPr>
              <w:keepNext w:val="false"/>
              <w:spacing w:after="40" w:before="0"/>
              <w:jc w:val="left"/>
            </w:pPr>
            <w:r>
              <w:rPr>
                <w:rFonts w:ascii="Arial" w:cs="Arial" w:eastAsia="Arial" w:hAnsi="Arial"/>
                <w:b w:val="false"/>
                <w:bCs w:val="false"/>
                <w:i w:val="false"/>
                <w:iCs w:val="false"/>
                <w:color w:val="000000"/>
                <w:sz w:val="18"/>
                <w:szCs w:val="18"/>
              </w:rPr>
              <w:t xml:space="preserve">2. NET CONSTRUCTION ACCURACY: Were learners able to construct the net accurately enough that it folded into a closed pyramid? If more than one group's net did not close, consider pre-cutting the nets for </w:t>
            </w:r>
            <w:del w:id="9030" w:author="Claude (AI) - proposed" w:date="2026-10-18T00:28:56Z">
              <w:r>
                <w:rPr>
                  <w:rFonts w:ascii="Arial" w:cs="Arial" w:eastAsia="Arial" w:hAnsi="Arial"/>
                  <w:b w:val="false"/>
                  <w:bCs w:val="false"/>
                  <w:i w:val="false"/>
                  <w:iCs w:val="false"/>
                  <w:color w:val="000000"/>
                  <w:sz w:val="18"/>
                  <w:szCs w:val="18"/>
                </w:rPr>
                <w:delText xml:space="preserve">Lesson 3 (sphere/hemisphere</w:delText>
              </w:r>
            </w:del>
            <w:ins w:id="9031" w:author="Claude (AI) - proposed" w:date="2026-10-18T00:28:56Z">
              <w:r>
                <w:rPr>
                  <w:rFonts w:ascii="Arial" w:cs="Arial" w:eastAsia="Arial" w:hAnsi="Arial"/>
                  <w:b w:val="false"/>
                  <w:bCs w:val="false"/>
                  <w:i w:val="false"/>
                  <w:iCs w:val="false"/>
                  <w:color w:val="000000"/>
                  <w:sz w:val="18"/>
                  <w:szCs w:val="18"/>
                </w:rPr>
                <w:t xml:space="preserve">the next net-building lessons (Lessons 5 and 7</w:t>
              </w:r>
            </w:ins>
            <w:r>
              <w:rPr>
                <w:rFonts w:ascii="Arial" w:cs="Arial" w:eastAsia="Arial" w:hAnsi="Arial"/>
                <w:b w:val="false"/>
                <w:bCs w:val="false"/>
                <w:i w:val="false"/>
                <w:iCs w:val="false"/>
                <w:color w:val="000000"/>
                <w:sz w:val="18"/>
                <w:szCs w:val="18"/>
              </w:rPr>
              <w:t xml:space="preserve">) and reserving the construction activity for a longer double period.</w:t>
            </w:r>
          </w:p>
          <w:p>
            <w:pPr>
              <w:keepNext w:val="false"/>
              <w:spacing w:after="40" w:before="0"/>
              <w:jc w:val="left"/>
            </w:pPr>
            <w:r>
              <w:rPr>
                <w:rFonts w:ascii="Arial" w:cs="Arial" w:eastAsia="Arial" w:hAnsi="Arial"/>
                <w:b w:val="false"/>
                <w:bCs w:val="false"/>
                <w:i w:val="false"/>
                <w:iCs w:val="false"/>
                <w:color w:val="000000"/>
                <w:sz w:val="18"/>
                <w:szCs w:val="18"/>
              </w:rPr>
              <w:t xml:space="preserve">3. FORMULA DERIVATION vs. MEMORISATION: Did learners sum face-by-face in their books before writing the compact formula, or did they copy the formula from the board directly? If the latter, the concrete-to-abstract bridge was not effective — restructure Explain phase to withhold the formula from the board until after learners have computed the numerical sum themselves.</w:t>
            </w:r>
          </w:p>
          <w:p>
            <w:pPr>
              <w:keepNext w:val="false"/>
              <w:spacing w:after="40" w:before="0"/>
              <w:jc w:val="left"/>
            </w:pPr>
            <w:r>
              <w:rPr>
                <w:rFonts w:ascii="Arial" w:cs="Arial" w:eastAsia="Arial" w:hAnsi="Arial"/>
                <w:b w:val="false"/>
                <w:bCs w:val="false"/>
                <w:i w:val="false"/>
                <w:iCs w:val="false"/>
                <w:color w:val="000000"/>
                <w:sz w:val="18"/>
                <w:szCs w:val="18"/>
              </w:rPr>
              <w:t xml:space="preserve">4. DQB ENGAGEMENT: Were learners' sticky notes genuinely connecting to the phenomenon (frustum comparison) or were they just restating the formula? Low-quality DQB notes suggest learners are treating this as an isolated topic — re-read the phenomenon aloud at the start of Lesson 3 and explicitly ask 'What does today's lesson have to do with the Kirinyaga Road hardware shop?'</w:t>
            </w:r>
          </w:p>
          <w:p>
            <w:pPr>
              <w:keepNext w:val="false"/>
              <w:spacing w:after="40" w:before="0"/>
              <w:jc w:val="left"/>
            </w:pPr>
            <w:r>
              <w:rPr>
                <w:rFonts w:ascii="Arial" w:cs="Arial" w:eastAsia="Arial" w:hAnsi="Arial"/>
                <w:b w:val="false"/>
                <w:bCs w:val="false"/>
                <w:i w:val="false"/>
                <w:iCs w:val="false"/>
                <w:color w:val="000000"/>
                <w:sz w:val="18"/>
                <w:szCs w:val="18"/>
              </w:rPr>
              <w:t xml:space="preserve">5. PACING: The 80-minute double lesson is tight. If net construction took more than 20 minutes, consider distributing pre-scored (but uncut) nets next time and using the time saved for the application problem extension (A0-sheet procurement calculation), which most strongly connects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out and folded cardboard nets of square-based and rectangular-based pyramids, labelled all five faces, and measured base dimensions and slant heights. They recorded measurements in a face-by-face area table and verified that the net folded into a closed 3D pyramid.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square-based pyramid is TSA = l² + 2ls (base area plus four triangular faces). For a rectangular-based pyramid, opposite triangular faces form congruent pairs, giving TSA = lb + ls₁ + bs₂. Slant height (measured along the triangular face) must be used — not the vertical height of the pyramid. For a square pyramid with l = 10 cm and s = 13 cm, TSA = 360 cm².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is derived by summing the area of the square (or rectangular) base and the areas of all four triangular faces — the same process a jua kali sheet-metal worker in Kamukunji uses when pricing how much flat metal sheet to cut before hammering a pyramid-shaped object. This adds a second data point (after the cone in Lesson 1) to the class comparison of material use across different solid shapes, advancing the investigation of the hardware-shop owner's claim about the frustum.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zcma2c0jwfhldq3trie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djka-hrldkvid7jqgjs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Surface Area of a Sphere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formula SA = 4πr² for the surface area of a sphere and hemisphere, connecting the concept to the anchoring phenomenon of how shape determines the amount of material needed to construct a solid.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knows and understands that the surface area of a sphere is exactly four times the area of its great circle (SA = 4πr²), and that the surface area of a hemisphere is 3πr² (curved surface πr² × 2 plus the circular base πr²).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can: (a) estimate the diameter of spherical objects using string and ruler; (b) demonstrate experimentally that the surface area of a sphere equals four great-circle areas; (c) derive and apply SA = 4πr² and SA_hemisphere = 3πr² to solve real-life problems such as painting a mosque dome.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the surprising elegance of the relationship between a sphere's surface area and its great circle, and recognises that understanding surface area has genuine economic and practical importance — as illustrated by the hardware shop phenomenon on Kirinyaga Road.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explored nets of cones; in Lesson 2 they computed surface areas of pyramids. Now in Lesson 3 they encounter the sphere — a shape with no flat net — and must discover a new experimental pathway to its surface area formula. This directly advances the driving question: the shopkeeper's three buckets all had flat or slanted faces; a spherical container would present an entirely different material-cost calculation, deepening learners' toolkit for comparing solids.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cutting oranges, learners must use care with knives/cutters. Teacher should pre-cut oranges into halves before the lesson if sharp implements are restricted. Remind learners to wash hands after handling fruit. String should be non-elastic for accurate measurement.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handling spherical objects — soccer balls, oranges, and marbles — to estimate diameter using string and ruler, then predict the surface area using only their measurements. They then carry out the 'orange-peel flattening' activity: peeling an orange and pressing the peel pieces flat to cover four circles of the same radius as the orange's great circle, discovering experimentally that SA = 4πr². After sense-making and formal derivation, learners apply the formula to calculate the amount of paint needed to coat a dome on a mosque in Mombasa, and the metal sheet needed for a spherical water tank in Kisumu. The lesson closes with model-building: learners add the sphere formula to their growing surface-area reference model and revisit whether a spherical bucket would be cheaper or more expensive than the frustum bucket in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yxt8oljda0xk3n5obqvh">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str3gcrdovkdfiflsy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r7ob0kbccpid_8k3utjx">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nvkiopw8k7mzuweqwym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4 receives one orange, one marble, and a soccer ball (or printed photograph of one with scale bar). Learners use a piece of string to measure the circumference of each object, calculate the radius, then write a personal prediction in their exercise books: 'I think the total surface area of my orange is ___ cm² because ___.' Learners also revisit the anchoring phenomenon: 'The shopkeeper has a cylindrical bucket, a frustum bucket, and a conical bucket — all holding 10 litres. If a fourth bucket were perfectly spherical, where do you think its surface area would rank — smallest, middle, or largest? Why?' Predictions are written silently for 3 minutes, then shared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before learners enter or during settling. Open with: 'Last lesson we calculated how much material goes into a pyramid, and in Lesson 1 we did the cone. Today we tackle a shape that cannot be unfolded into a flat net at all — the sphere. Before I tell you anything, I want you to measure and predict.' Circulate silently for 3 minutes while learners write predictions — do NOT answer questions about formulas. After 3 minutes, cold-call 3 learners: 'Achieng, what circumference did you measure for your orange?' [WAIT 10 seconds] 'Kamau, how did you convert that to a radius?' [WAIT 12 seconds] 'Fatuma, what surface area did you predict, and what was your reasoning?' [WAIT 15 seconds]. Record three different predictions on the board without evaluating them. Say: 'We will return to these predictions at the end of Phase 2 to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Anchoring. By committing a numerical prediction to paper before instruction, learners activate prior knowledge of circles and circumference (from earlier sub-strands) and create a cognitive 'gap' that the experiment will close. Writing the prediction before peer discussion ensures individual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numeric prediction (even if incorrect) and a written justification involving radius or circumference. Teacher scans books during circulation — if more than one-third of learners leave the justification blank, pause and prompt: 'Use C = 2πr to find r first, then think about what you already know about circles.'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r66qonjqpaf5eyjkfm89">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mjjiguait_tdomps-a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ngzldxho4rm-iyx7kt_o">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xvhcgcdvbrgcunw2vku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 The Orange-Peel Great-Circle Experiment. Each group receives: one orange (pre-halved by teacher if necessary), string, ruler, four small sheets of plain paper, a marker pen, and a plate. Step 1 — Trace the great circle: Learners place the flat cut face of the orange half on paper and trace the circular outline. This is the 'great circle.' They measure its radius and compute its area (A = πr²), recording in their books. Step 2 — Peel and flatten: Learners carefully peel the orange skin in small pieces and press them flat onto copies of the great circle drawn on paper, filling the circles with peel. They observe how many great-circle drawings are completely covered. Step 3 — Record evidence: Learners record: 'We covered ___ great circles with the peel from one orange.' Step 4 — Digital extension (if devices available): Learners watch a 90-second GeoGebra animation showing a sphere 'unrolling' onto four circles, accessible via Kenya Education Cloud. Step 5 — Learners return to their numeric predictions from Phase 1 and annotate: 'My prediction was ___ cm². The experiment suggests SA ≈ 4 × πr² = ___ cm².'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activity: 'You are going to do what mathematicians call an empirical investigation — you will use physical evidence to discover a formula. Your job is to observe carefully and record exactly what you see, not what you think should happen.' Circulate during peeling. When a group covers approximately 4 circles, ask: 'How many circles did your peel cover?' [WAIT 10 seconds]. Cold-call 4 different groups for their count — write each on the board (expected answers: approximately 4). Ask: 'Nakuru group got 3.8, Mombasa group got 4.1 — why are these not exactly 4?' [WAIT 15 seconds — accept: peel stretches, measurement error, orange is not a perfect sphere]. After all groups report, say: 'Mathematicians have proven — not just observed — that the answer is exactly 4. So SA = 4 × area of great circle = 4πr².' Write this prominently on the board. Then ask: 'Achieng, how does this compare to your prediction from Phase 1?' [WAIT 10 seconds]. Do not move on until at least 5 learners have verbally connected the experiment result to their earlier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Evidence-to-Formula Bridging via Concrete Manipulation. The orange-peel activity gives learners a tactile, observable experience of the abstract formula. Recording the number of great circles covered creates a data point that the class aggregates, mimicking scientific practice (NGSS Science &amp; Engineering Practice 3: Planning and Carrying Out Investigations; Practice 4: Analysing and Interpreting Data). The variation across groups (3.8–4.2) is deliberately used to discuss measurement error and the distinction between empirical result and mathematical proof.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exercise book shows (a) a traced great circle with radius labelled, (b) a numeric count of circles covered (should be 3.8–4.2), and (c) a revised surface area estimate using 4πr². Teacher checks 6 books (one per group). Red flag: if any group recorded fewer than 3 or more than 5 circles, check their orange was not unusually shaped and their circle tracing was from the true great circle (equatorial cross-section).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b9jkr9kf8zlmvq0qy5o3">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zhh1m36t_xdmtakmbm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3d8ynyscy_lwajr803bn">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c4vxc26xg6-kjpp7oo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Formula Derivation and Notation. Learners copy and complete a structured derivation frame in their books: 'Surface area of a sphere = ___ × area of great circle = ___ × πr² = ___.' They then derive the hemisphere formula: curved surface area = ½ × 4πr² = 2πr²; total surface area of closed hemisphere = 2πr² + πr² = 3πr². PART B — Worked Examples (Kenya Context). Example 1 (Mosque Dome, Mombasa): </w:t>
            </w:r>
            <w:del w:id="9032" w:author="Claude (AI) - proposed" w:date="2026-10-18T00:28:56Z">
              <w:r>
                <w:rPr>
                  <w:rFonts w:ascii="Arial" w:cs="Arial" w:eastAsia="Arial" w:hAnsi="Arial"/>
                  <w:b w:val="false"/>
                  <w:bCs w:val="false"/>
                  <w:i w:val="false"/>
                  <w:iCs w:val="false"/>
                  <w:color w:val="000000"/>
                  <w:sz w:val="18"/>
                  <w:szCs w:val="18"/>
                </w:rPr>
                <w:delText xml:space="preserve">The Mandhry Mosque near the Old Port</w:delText>
              </w:r>
            </w:del>
            <w:ins w:id="9033" w:author="Claude (AI) - proposed" w:date="2026-10-18T00:28:56Z">
              <w:r>
                <w:rPr>
                  <w:rFonts w:ascii="Arial" w:cs="Arial" w:eastAsia="Arial" w:hAnsi="Arial"/>
                  <w:b w:val="false"/>
                  <w:bCs w:val="false"/>
                  <w:i w:val="false"/>
                  <w:iCs w:val="false"/>
                  <w:color w:val="000000"/>
                  <w:sz w:val="18"/>
                  <w:szCs w:val="18"/>
                </w:rPr>
                <w:t xml:space="preserve">A mosque</w:t>
              </w:r>
            </w:ins>
            <w:r>
              <w:rPr>
                <w:rFonts w:ascii="Arial" w:cs="Arial" w:eastAsia="Arial" w:hAnsi="Arial"/>
                <w:b w:val="false"/>
                <w:bCs w:val="false"/>
                <w:i w:val="false"/>
                <w:iCs w:val="false"/>
                <w:color w:val="000000"/>
                <w:sz w:val="18"/>
                <w:szCs w:val="18"/>
              </w:rPr>
              <w:t xml:space="preserve"> in Mombasa has a hemispherical dome with diameter 8.4 m. A painter charges Ksh 350 per m² to paint the curved outer surface. Calculate: (i) the curved surface area of the dome; (ii) the total cost of painting it. Learners work in pairs for 5 minutes, then one pair presents on the board. Example 2 (Spherical Water Tank, Kisumu): A spherical water tank in a Kisumu estate has a radius of 1.5 m. Calculate the total surface area of sheet metal needed to construct it. </w:t>
            </w:r>
            <w:del w:id="9034" w:author="Claude (AI) - proposed" w:date="2026-10-18T00:28:56Z">
              <w:r>
                <w:rPr>
                  <w:rFonts w:ascii="Arial" w:cs="Arial" w:eastAsia="Arial" w:hAnsi="Arial"/>
                  <w:b w:val="false"/>
                  <w:bCs w:val="false"/>
                  <w:i w:val="false"/>
                  <w:iCs w:val="false"/>
                  <w:color w:val="000000"/>
                  <w:sz w:val="18"/>
                  <w:szCs w:val="18"/>
                </w:rPr>
                <w:delText xml:space="preserve">How does this compare to</w:delText>
              </w:r>
            </w:del>
            <w:ins w:id="9035" w:author="Claude (AI) - proposed" w:date="2026-10-18T00:28:56Z">
              <w:r>
                <w:rPr>
                  <w:rFonts w:ascii="Arial" w:cs="Arial" w:eastAsia="Arial" w:hAnsi="Arial"/>
                  <w:b w:val="false"/>
                  <w:bCs w:val="false"/>
                  <w:i w:val="false"/>
                  <w:iCs w:val="false"/>
                  <w:color w:val="000000"/>
                  <w:sz w:val="18"/>
                  <w:szCs w:val="18"/>
                </w:rPr>
                <w:t xml:space="preserve">Then calculate the sheet metal for</w:t>
              </w:r>
            </w:ins>
            <w:r>
              <w:rPr>
                <w:rFonts w:ascii="Arial" w:cs="Arial" w:eastAsia="Arial" w:hAnsi="Arial"/>
                <w:b w:val="false"/>
                <w:bCs w:val="false"/>
                <w:i w:val="false"/>
                <w:iCs w:val="false"/>
                <w:color w:val="000000"/>
                <w:sz w:val="18"/>
                <w:szCs w:val="18"/>
              </w:rPr>
              <w:t xml:space="preserve"> the open cylindrical bucket in our phenomenon (r = 10.6 cm, h = 28.4 cm, </w:t>
            </w:r>
            <w:del w:id="9036" w:author="Claude (AI) - proposed" w:date="2026-10-18T00:28:56Z">
              <w:r>
                <w:rPr>
                  <w:rFonts w:ascii="Arial" w:cs="Arial" w:eastAsia="Arial" w:hAnsi="Arial"/>
                  <w:b w:val="false"/>
                  <w:bCs w:val="false"/>
                  <w:i w:val="false"/>
                  <w:iCs w:val="false"/>
                  <w:color w:val="000000"/>
                  <w:sz w:val="18"/>
                  <w:szCs w:val="18"/>
                </w:rPr>
                <w:delText xml:space="preserve">same </w:delText>
              </w:r>
            </w:del>
            <w:r>
              <w:rPr>
                <w:rFonts w:ascii="Arial" w:cs="Arial" w:eastAsia="Arial" w:hAnsi="Arial"/>
                <w:b w:val="false"/>
                <w:bCs w:val="false"/>
                <w:i w:val="false"/>
                <w:iCs w:val="false"/>
                <w:color w:val="000000"/>
                <w:sz w:val="18"/>
                <w:szCs w:val="18"/>
              </w:rPr>
              <w:t xml:space="preserve">10-litre capacity)</w:t>
            </w:r>
            <w:del w:id="9037" w:author="Claude (AI) - proposed" w:date="2026-10-18T00:28:56Z">
              <w:r>
                <w:rPr>
                  <w:rFonts w:ascii="Arial" w:cs="Arial" w:eastAsia="Arial" w:hAnsi="Arial"/>
                  <w:b w:val="false"/>
                  <w:bCs w:val="false"/>
                  <w:i w:val="false"/>
                  <w:iCs w:val="false"/>
                  <w:color w:val="000000"/>
                  <w:sz w:val="18"/>
                  <w:szCs w:val="18"/>
                </w:rPr>
                <w:delText xml:space="preserve">?</w:delText>
              </w:r>
            </w:del>
            <w:ins w:id="9038" w:author="Claude (AI) - proposed" w:date="2026-10-18T00:28:56Z">
              <w:r>
                <w:rPr>
                  <w:rFonts w:ascii="Arial" w:cs="Arial" w:eastAsia="Arial" w:hAnsi="Arial"/>
                  <w:b w:val="false"/>
                  <w:bCs w:val="false"/>
                  <w:i w:val="false"/>
                  <w:iCs w:val="false"/>
                  <w:color w:val="000000"/>
                  <w:sz w:val="18"/>
                  <w:szCs w:val="18"/>
                </w:rPr>
                <w:t xml:space="preserve">, using its net: a rectangle 2πr by h plus one circle.</w:t>
              </w:r>
            </w:ins>
            <w:r>
              <w:rPr>
                <w:rFonts w:ascii="Arial" w:cs="Arial" w:eastAsia="Arial" w:hAnsi="Arial"/>
                <w:b w:val="false"/>
                <w:bCs w:val="false"/>
                <w:i w:val="false"/>
                <w:iCs w:val="false"/>
                <w:color w:val="000000"/>
                <w:sz w:val="18"/>
                <w:szCs w:val="18"/>
              </w:rPr>
              <w:t xml:space="preserve"> Learners solve individually (5 minutes). PART C — Connecting to the Phenomenon. Learners answer in their books: 'If the shopkeeper on Kirinyaga Road added a fourth bucket — a spherical one holding exactly 10 litres — how much sheet metal would it need? Is the shopkeeper correct that the frustum uses the most metal, or does the sphere challenge that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'Before I show you the formal derivation, I want YOU to write it using only what we observed — fill in the blanks.' [Allow 2 minutes silent work]. Cold-call 2 learners to read their completed derivation aloud [WAIT 10 seconds each]. For the hemisphere: 'A hemisphere is half a sphere — but is its surface area exactly half of 4πr²? Think carefully — what surface does a cut hemisphere have that a whole sphere does not?' [WAIT 15 seconds]. Cold-call 3 learners [expect: the flat circular base]. Write both formulas on the board in a coloured box. For Example 1: 'Work with your partner — you have 5 minutes. I will cold-call one pair to present every step.' Circulate and identify a pair that shows unit conversion (diameter to radius) correctly. For Example 2: 'This one is individual — 5 minutes, silent.' </w:t>
            </w:r>
            <w:ins w:id="9039" w:author="Claude (AI) - proposed" w:date="2026-10-18T00:28:56Z">
              <w:r>
                <w:rPr>
                  <w:rFonts w:ascii="Arial" w:cs="Arial" w:eastAsia="Arial" w:hAnsi="Arial"/>
                  <w:b w:val="false"/>
                  <w:bCs w:val="false"/>
                  <w:i w:val="false"/>
                  <w:iCs w:val="false"/>
                  <w:color w:val="000000"/>
                  <w:sz w:val="18"/>
                  <w:szCs w:val="18"/>
                </w:rPr>
                <w:t xml:space="preserve">Before Example 2, spend 3 minutes recalling the cylinder from earlier grades: roll a sheet of paper into an open cylinder and ask 'What shape is the curved part when unrolled? What are its sides?' (a rectangle 2πr by h), so the open bucket needs 2πrh + πr². </w:t>
              </w:r>
            </w:ins>
            <w:r>
              <w:rPr>
                <w:rFonts w:ascii="Arial" w:cs="Arial" w:eastAsia="Arial" w:hAnsi="Arial"/>
                <w:b w:val="false"/>
                <w:bCs w:val="false"/>
                <w:i w:val="false"/>
                <w:iCs w:val="false"/>
                <w:color w:val="000000"/>
                <w:sz w:val="18"/>
                <w:szCs w:val="18"/>
              </w:rPr>
              <w:t xml:space="preserve">After marking, </w:t>
            </w:r>
            <w:del w:id="9040" w:author="Claude (AI) - proposed" w:date="2026-10-18T00:28:56Z">
              <w:r>
                <w:rPr>
                  <w:rFonts w:ascii="Arial" w:cs="Arial" w:eastAsia="Arial" w:hAnsi="Arial"/>
                  <w:b w:val="false"/>
                  <w:bCs w:val="false"/>
                  <w:i w:val="false"/>
                  <w:iCs w:val="false"/>
                  <w:color w:val="000000"/>
                  <w:sz w:val="18"/>
                  <w:szCs w:val="18"/>
                </w:rPr>
                <w:delText xml:space="preserve">ask: 'Omondi, which bucket — cylinder or sphere — needs more sheet metal for 10 litres? What does that tell the shopkeeper?' [WAIT 15 seconds]. Ensure the class hears that the sphere, for a given volume, has the minimum possible surface area — a key insight for the driving question</w:delText>
              </w:r>
            </w:del>
            <w:ins w:id="9041" w:author="Claude (AI) - proposed" w:date="2026-10-18T00:28:56Z">
              <w:r>
                <w:rPr>
                  <w:rFonts w:ascii="Arial" w:cs="Arial" w:eastAsia="Arial" w:hAnsi="Arial"/>
                  <w:b w:val="false"/>
                  <w:bCs w:val="false"/>
                  <w:i w:val="false"/>
                  <w:iCs w:val="false"/>
                  <w:color w:val="000000"/>
                  <w:sz w:val="18"/>
                  <w:szCs w:val="18"/>
                </w:rPr>
                <w:t xml:space="preserve">give the answers: tank 4π(1.5)² ≈ 28.3 m²; open bucket 2π(10.6)(28.4) + π(10.6)² ≈ 2,244 cm². Do not yet say which shape is best: the fair comparison with a sphere of the same 10-litre volume is made in Model Building</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Derivation Frames + Real-World Problem Solving. The fill-in-the-blank derivation frame (NGSS Practice 6: Constructing Explanations) requires learners to articulate the logical chain rather than copy a completed proof. The Mombasa and Kisumu contexts ground the formula in Kenyan economic reality (cost of painting, cost of sheet metal), making the mathematics purposeful. Connecting the sphere to the anchoring phenomenon creates conceptual continuity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Part A: Every learner's book shows SA = 4πr² and SA_hemisphere = 3πr² written in their own derivation frame (not just copied from board). Observable indicator for Examples: Learners correctly substitute r (not d) into the formula — the most common error is using diameter directly. Teacher checks 8 books during individual work on Example 2. If more than 3 learners use d instead of r, stop the class: 'Check your substitution — what does r stand for in our formula?'</w:t>
            </w:r>
            <w:ins w:id="9042" w:author="Claude (AI) - proposed" w:date="2026-10-18T00:28:56Z">
              <w:r>
                <w:rPr>
                  <w:rFonts w:ascii="Arial" w:cs="Arial" w:eastAsia="Arial" w:hAnsi="Arial"/>
                  <w:b w:val="false"/>
                  <w:bCs w:val="false"/>
                  <w:i w:val="false"/>
                  <w:iCs w:val="false"/>
                  <w:color w:val="000000"/>
                  <w:sz w:val="18"/>
                  <w:szCs w:val="18"/>
                </w:rPr>
                <w:t xml:space="preserve"> Expected answers (π = 22/7): Example 1 r = 4.2 m, curved area 2 × 22/7 × 4.2² = 110.9 m², cost 110.9 × 350 ≈ Ksh 38,800; Example 2 tank 4 × 22/7 × 1.5² ≈ 28.3 m².</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pqneqabneuyzgphpomyr">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1c6qk1duwusjn7mlol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vyzuys4qcdz3n6uclzzo">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3sa5xp6sgphujjvd6f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sticky note (or tears a small piece of paper). They write ONE updated understanding and ONE remaining question in the following format: 'I now understand: ___' and 'I am still wondering: ___'. Examples of expected responses — Understanding: 'A sphere's surface area is 4 times its great circle, so SA = 4πr²'; Wondering: 'Why does the sphere have the smallest surface area for a given volume?' or 'How do you find the surface area of a frustum that is almost spherical?' Learners post their notes on the class Driving Question Board under two columns: WHAT WE NOW KNOW and WHAT WE STILL WONDER. The teacher reads 4–5 notes aloud and clusters them. The class votes (hands up) on the top 2 'still wondering' questions to carry into Lessons 5–6.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shopkeeper on Kirinyaga Road said the frustum uses the most metal. After today's lesson, can we confirm or challenge that? Write what you now know and what you still need to figure out.' [Allow 3 minutes silent writing]. As learners post notes, read aloud: 'Wanjiku writes: I now know SA = 4πr². She is still wondering whether a sphere could replace the frustum and cost less. What do others think?' [WAIT 12 seconds — cold-call 2 learners]. After clustering, say: 'These two questions — about frustum surface area and about comparing shapes — are exactly what Lesson 5 and the later lessons will answer. You are doing what real engineers and shopkeepers do: build understanding piece by piece.' Photograph the DQB (or have a learner sketch it) for continuity.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Metacognitive Update (NGSS Practice 8: Obtaining, Evaluating and Communicating Information). The DQB makes learning visible and cumulative. By separating 'now know' from 'still wonder', learners practise metacognition — monitoring their own understanding. The teacher's act of reading notes aloud and clustering validates all contributions and models scientific discourse.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note with both a knowledge statement and a question. Red flag: if learners write only vague statements ('I learnt about spheres'), prompt: 'Write the actual formula you can now use, and a specific number you could calculate.' Teacher photographs or collects notes to review before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u6qmuwffhm0ntok5madc">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8gd_ujmizxzz54x1x6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sds6zezplz4tdmrt2oty">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r9cks3w7pmvpt77twxj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Surface Area Reference Model — a hand-drawn or template-based table begun in Lesson 1 that records: Solid | Formula | Net/Diagram | Kenya Example. They add the sphere and hemisphere rows, completing all columns. Then, as a group challenge, they </w:t>
            </w:r>
            <w:del w:id="9043" w:author="Claude (AI) - proposed" w:date="2026-10-18T00:28:56Z">
              <w:r>
                <w:rPr>
                  <w:rFonts w:ascii="Arial" w:cs="Arial" w:eastAsia="Arial" w:hAnsi="Arial"/>
                  <w:b w:val="false"/>
                  <w:bCs w:val="false"/>
                  <w:i w:val="false"/>
                  <w:iCs w:val="false"/>
                  <w:color w:val="000000"/>
                  <w:sz w:val="18"/>
                  <w:szCs w:val="18"/>
                </w:rPr>
                <w:delText xml:space="preserve">calculate surface areas for all four 'buckets' in the phenomenon: Cylinder (open bucket), Open Cone (πrl + πr², using the Lesson 8 Bucket Data Sheet dimensions r = 13.4 cm, h = 52.9 cm), Sphere (today; </w:delText>
              </w:r>
            </w:del>
            <w:ins w:id="9044" w:author="Claude (AI) - proposed" w:date="2026-10-18T00:28:56Z">
              <w:r>
                <w:rPr>
                  <w:rFonts w:ascii="Arial" w:cs="Arial" w:eastAsia="Arial" w:hAnsi="Arial"/>
                  <w:b w:val="false"/>
                  <w:bCs w:val="false"/>
                  <w:i w:val="false"/>
                  <w:iCs w:val="false"/>
                  <w:color w:val="000000"/>
                  <w:sz w:val="18"/>
                  <w:szCs w:val="18"/>
                </w:rPr>
                <w:t xml:space="preserve">compare the sphere with the buckets of the phenomenon. They use the sphere that holds 10 litres (</w:t>
              </w:r>
            </w:ins>
            <w:r>
              <w:rPr>
                <w:rFonts w:ascii="Arial" w:cs="Arial" w:eastAsia="Arial" w:hAnsi="Arial"/>
                <w:b w:val="false"/>
                <w:bCs w:val="false"/>
                <w:i w:val="false"/>
                <w:iCs w:val="false"/>
                <w:color w:val="000000"/>
                <w:sz w:val="18"/>
                <w:szCs w:val="18"/>
              </w:rPr>
              <w:t xml:space="preserve">a hypothetical closed fourth shape, not one of the shop's three </w:t>
            </w:r>
            <w:del w:id="9045" w:author="Claude (AI) - proposed" w:date="2026-10-18T00:28:56Z">
              <w:r>
                <w:rPr>
                  <w:rFonts w:ascii="Arial" w:cs="Arial" w:eastAsia="Arial" w:hAnsi="Arial"/>
                  <w:b w:val="false"/>
                  <w:bCs w:val="false"/>
                  <w:i w:val="false"/>
                  <w:iCs w:val="false"/>
                  <w:color w:val="000000"/>
                  <w:sz w:val="18"/>
                  <w:szCs w:val="18"/>
                </w:rPr>
                <w:delText xml:space="preserve">open buckets; its radius,</w:delText>
              </w:r>
            </w:del>
            <w:ins w:id="9046" w:author="Claude (AI) - proposed" w:date="2026-10-18T00:28:56Z">
              <w:r>
                <w:rPr>
                  <w:rFonts w:ascii="Arial" w:cs="Arial" w:eastAsia="Arial" w:hAnsi="Arial"/>
                  <w:b w:val="false"/>
                  <w:bCs w:val="false"/>
                  <w:i w:val="false"/>
                  <w:iCs w:val="false"/>
                  <w:color w:val="000000"/>
                  <w:sz w:val="18"/>
                  <w:szCs w:val="18"/>
                </w:rPr>
                <w:t xml:space="preserve">buckets): radius ≈</w:t>
              </w:r>
            </w:ins>
            <w:r>
              <w:rPr>
                <w:rFonts w:ascii="Arial" w:cs="Arial" w:eastAsia="Arial" w:hAnsi="Arial"/>
                <w:b w:val="false"/>
                <w:bCs w:val="false"/>
                <w:i w:val="false"/>
                <w:iCs w:val="false"/>
                <w:color w:val="000000"/>
                <w:sz w:val="18"/>
                <w:szCs w:val="18"/>
              </w:rPr>
              <w:t xml:space="preserve"> 13.4 cm</w:t>
            </w:r>
            <w:del w:id="9047" w:author="Claude (AI) - proposed" w:date="2026-10-18T00:28:56Z">
              <w:r>
                <w:rPr>
                  <w:rFonts w:ascii="Arial" w:cs="Arial" w:eastAsia="Arial" w:hAnsi="Arial"/>
                  <w:b w:val="false"/>
                  <w:bCs w:val="false"/>
                  <w:i w:val="false"/>
                  <w:iCs w:val="false"/>
                  <w:color w:val="000000"/>
                  <w:sz w:val="18"/>
                  <w:szCs w:val="18"/>
                </w:rPr>
                <w:delText xml:space="preserve">, only coincidentally equals the cone's base radius</w:delText>
              </w:r>
            </w:del>
            <w:ins w:id="9048" w:author="Claude (AI) - proposed" w:date="2026-10-18T00:28:56Z">
              <w:r>
                <w:rPr>
                  <w:rFonts w:ascii="Arial" w:cs="Arial" w:eastAsia="Arial" w:hAnsi="Arial"/>
                  <w:b w:val="false"/>
                  <w:bCs w:val="false"/>
                  <w:i w:val="false"/>
                  <w:iCs w:val="false"/>
                  <w:color w:val="000000"/>
                  <w:sz w:val="18"/>
                  <w:szCs w:val="18"/>
                </w:rPr>
                <w:t xml:space="preserve"> and surface area ≈ 2,245 cm². They set it beside the open cylindrical bucket from Example 2 (≈ 2,244 cm²) and the open conical bucket from the Lesson 1 extension (≈ 2,298 cm², curved surface only</w:t>
              </w:r>
            </w:ins>
            <w:r>
              <w:rPr>
                <w:rFonts w:ascii="Arial" w:cs="Arial" w:eastAsia="Arial" w:hAnsi="Arial"/>
                <w:b w:val="false"/>
                <w:bCs w:val="false"/>
                <w:i w:val="false"/>
                <w:iCs w:val="false"/>
                <w:color w:val="000000"/>
                <w:sz w:val="18"/>
                <w:szCs w:val="18"/>
              </w:rPr>
              <w:t xml:space="preserve">), and leave the Frustum row blank with the label 'Coming in Lesson 5.' </w:t>
            </w:r>
            <w:del w:id="9049" w:author="Claude (AI) - proposed" w:date="2026-10-18T00:28:56Z">
              <w:r>
                <w:rPr>
                  <w:rFonts w:ascii="Arial" w:cs="Arial" w:eastAsia="Arial" w:hAnsi="Arial"/>
                  <w:b w:val="false"/>
                  <w:bCs w:val="false"/>
                  <w:i w:val="false"/>
                  <w:iCs w:val="false"/>
                  <w:color w:val="000000"/>
                  <w:sz w:val="18"/>
                  <w:szCs w:val="18"/>
                </w:rPr>
                <w:delText xml:space="preserve">Groups compare their four values</w:delText>
              </w:r>
            </w:del>
            <w:ins w:id="9050" w:author="Claude (AI) - proposed" w:date="2026-10-18T00:28:56Z">
              <w:r>
                <w:rPr>
                  <w:rFonts w:ascii="Arial" w:cs="Arial" w:eastAsia="Arial" w:hAnsi="Arial"/>
                  <w:b w:val="false"/>
                  <w:bCs w:val="false"/>
                  <w:i w:val="false"/>
                  <w:iCs w:val="false"/>
                  <w:color w:val="000000"/>
                  <w:sz w:val="18"/>
                  <w:szCs w:val="18"/>
                </w:rPr>
                <w:t xml:space="preserve">Because the sphere has no opening, they also find the cylinder with a lid (≈ 2,597 cm²)</w:t>
              </w:r>
            </w:ins>
            <w:r>
              <w:rPr>
                <w:rFonts w:ascii="Arial" w:cs="Arial" w:eastAsia="Arial" w:hAnsi="Arial"/>
                <w:b w:val="false"/>
                <w:bCs w:val="false"/>
                <w:i w:val="false"/>
                <w:iCs w:val="false"/>
                <w:color w:val="000000"/>
                <w:sz w:val="18"/>
                <w:szCs w:val="18"/>
              </w:rPr>
              <w:t xml:space="preserve"> and write a ranked list: 'From least to most sheet metal</w:t>
            </w:r>
            <w:ins w:id="9051" w:author="Claude (AI) - proposed" w:date="2026-10-18T00:28:56Z">
              <w:r>
                <w:rPr>
                  <w:rFonts w:ascii="Arial" w:cs="Arial" w:eastAsia="Arial" w:hAnsi="Arial"/>
                  <w:b w:val="false"/>
                  <w:bCs w:val="false"/>
                  <w:i w:val="false"/>
                  <w:iCs w:val="false"/>
                  <w:color w:val="000000"/>
                  <w:sz w:val="18"/>
                  <w:szCs w:val="18"/>
                </w:rPr>
                <w:t xml:space="preserve">, for closed shapes of 10 litres</w:t>
              </w:r>
            </w:ins>
            <w:r>
              <w:rPr>
                <w:rFonts w:ascii="Arial" w:cs="Arial" w:eastAsia="Arial" w:hAnsi="Arial"/>
                <w:b w:val="false"/>
                <w:bCs w:val="false"/>
                <w:i w:val="false"/>
                <w:iCs w:val="false"/>
                <w:color w:val="000000"/>
                <w:sz w:val="18"/>
                <w:szCs w:val="18"/>
              </w:rPr>
              <w:t xml:space="preserve">: ___.' Finally, each learner writes a one-sentence 'model statement': 'For a fixed volume of 10 litres, the </w:t>
            </w:r>
            <w:del w:id="9052" w:author="Claude (AI) - proposed" w:date="2026-10-18T00:28:56Z">
              <w:r>
                <w:rPr>
                  <w:rFonts w:ascii="Arial" w:cs="Arial" w:eastAsia="Arial" w:hAnsi="Arial"/>
                  <w:b w:val="false"/>
                  <w:bCs w:val="false"/>
                  <w:i w:val="false"/>
                  <w:iCs w:val="false"/>
                  <w:color w:val="000000"/>
                  <w:sz w:val="18"/>
                  <w:szCs w:val="18"/>
                </w:rPr>
                <w:delText xml:space="preserve">[shape] requires</w:delText>
              </w:r>
            </w:del>
            <w:ins w:id="9053" w:author="Claude (AI) - proposed" w:date="2026-10-18T00:28:56Z">
              <w:r>
                <w:rPr>
                  <w:rFonts w:ascii="Arial" w:cs="Arial" w:eastAsia="Arial" w:hAnsi="Arial"/>
                  <w:b w:val="false"/>
                  <w:bCs w:val="false"/>
                  <w:i w:val="false"/>
                  <w:iCs w:val="false"/>
                  <w:color w:val="000000"/>
                  <w:sz w:val="18"/>
                  <w:szCs w:val="18"/>
                </w:rPr>
                <w:t xml:space="preserve">sphere needs</w:t>
              </w:r>
            </w:ins>
            <w:r>
              <w:rPr>
                <w:rFonts w:ascii="Arial" w:cs="Arial" w:eastAsia="Arial" w:hAnsi="Arial"/>
                <w:b w:val="false"/>
                <w:bCs w:val="false"/>
                <w:i w:val="false"/>
                <w:iCs w:val="false"/>
                <w:color w:val="000000"/>
                <w:sz w:val="18"/>
                <w:szCs w:val="18"/>
              </w:rPr>
              <w:t xml:space="preserve"> the least sheet metal</w:t>
            </w:r>
            <w:ins w:id="9054" w:author="Claude (AI) - proposed" w:date="2026-10-18T00:28:56Z">
              <w:r>
                <w:rPr>
                  <w:rFonts w:ascii="Arial" w:cs="Arial" w:eastAsia="Arial" w:hAnsi="Arial"/>
                  <w:b w:val="false"/>
                  <w:bCs w:val="false"/>
                  <w:i w:val="false"/>
                  <w:iCs w:val="false"/>
                  <w:color w:val="000000"/>
                  <w:sz w:val="18"/>
                  <w:szCs w:val="18"/>
                </w:rPr>
                <w:t xml:space="preserve"> of any closed shape</w:t>
              </w:r>
            </w:ins>
            <w:r>
              <w:rPr>
                <w:rFonts w:ascii="Arial" w:cs="Arial" w:eastAsia="Arial" w:hAnsi="Arial"/>
                <w:b w:val="false"/>
                <w:bCs w:val="false"/>
                <w:i w:val="false"/>
                <w:iCs w:val="false"/>
                <w:color w:val="000000"/>
                <w:sz w:val="18"/>
                <w:szCs w:val="18"/>
              </w:rPr>
              <w:t xml:space="preserve"> because ___.' This statement will be revised as more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learners to open their cumulative model tables. Say: 'Add the sphere and hemisphere rows now — use the formulas we derived, draw the shape, and write a Kenya example.' [Allow 4 minutes]. Circulate and check that diagrams show radius labelled correctly and that hemisphere diagram shows both curved surface and flat base. After 4 minutes: 'Now</w:t>
            </w:r>
            <w:del w:id="9055" w:author="Claude (AI) - proposed" w:date="2026-10-18T00:28:56Z">
              <w:r>
                <w:rPr>
                  <w:rFonts w:ascii="Arial" w:cs="Arial" w:eastAsia="Arial" w:hAnsi="Arial"/>
                  <w:b w:val="false"/>
                  <w:bCs w:val="false"/>
                  <w:i w:val="false"/>
                  <w:iCs w:val="false"/>
                  <w:color w:val="000000"/>
                  <w:sz w:val="18"/>
                  <w:szCs w:val="18"/>
                </w:rPr>
                <w:delText xml:space="preserve">, in your groups, use the 10-litre volume to</w:delText>
              </w:r>
            </w:del>
            <w:r>
              <w:rPr>
                <w:rFonts w:ascii="Arial" w:cs="Arial" w:eastAsia="Arial" w:hAnsi="Arial"/>
                <w:b w:val="false"/>
                <w:bCs w:val="false"/>
                <w:i w:val="false"/>
                <w:iCs w:val="false"/>
                <w:color w:val="000000"/>
                <w:sz w:val="18"/>
                <w:szCs w:val="18"/>
              </w:rPr>
              <w:t xml:space="preserve"> find the radius of a sphere </w:t>
            </w:r>
            <w:del w:id="9056" w:author="Claude (AI) - proposed" w:date="2026-10-18T00:28:56Z">
              <w:r>
                <w:rPr>
                  <w:rFonts w:ascii="Arial" w:cs="Arial" w:eastAsia="Arial" w:hAnsi="Arial"/>
                  <w:b w:val="false"/>
                  <w:bCs w:val="false"/>
                  <w:i w:val="false"/>
                  <w:iCs w:val="false"/>
                  <w:color w:val="000000"/>
                  <w:sz w:val="18"/>
                  <w:szCs w:val="18"/>
                </w:rPr>
                <w:delText xml:space="preserve">holding</w:delText>
              </w:r>
            </w:del>
            <w:ins w:id="9057" w:author="Claude (AI) - proposed" w:date="2026-10-18T00:28:56Z">
              <w:r>
                <w:rPr>
                  <w:rFonts w:ascii="Arial" w:cs="Arial" w:eastAsia="Arial" w:hAnsi="Arial"/>
                  <w:b w:val="false"/>
                  <w:bCs w:val="false"/>
                  <w:i w:val="false"/>
                  <w:iCs w:val="false"/>
                  <w:color w:val="000000"/>
                  <w:sz w:val="18"/>
                  <w:szCs w:val="18"/>
                </w:rPr>
                <w:t xml:space="preserve">that holds</w:t>
              </w:r>
            </w:ins>
            <w:r>
              <w:rPr>
                <w:rFonts w:ascii="Arial" w:cs="Arial" w:eastAsia="Arial" w:hAnsi="Arial"/>
                <w:b w:val="false"/>
                <w:bCs w:val="false"/>
                <w:i w:val="false"/>
                <w:iCs w:val="false"/>
                <w:color w:val="000000"/>
                <w:sz w:val="18"/>
                <w:szCs w:val="18"/>
              </w:rPr>
              <w:t xml:space="preserve"> 10 litres.'</w:t>
            </w:r>
            <w:del w:id="9058" w:author="Claude (AI) - proposed" w:date="2026-10-18T00:28:56Z">
              <w:r>
                <w:rPr>
                  <w:rFonts w:ascii="Arial" w:cs="Arial" w:eastAsia="Arial" w:hAnsi="Arial"/>
                  <w:b w:val="false"/>
                  <w:bCs w:val="false"/>
                  <w:i w:val="false"/>
                  <w:iCs w:val="false"/>
                  <w:color w:val="000000"/>
                  <w:sz w:val="18"/>
                  <w:szCs w:val="18"/>
                </w:rPr>
                <w:delText xml:space="preserve"> [V = (4/3)πr³ → r ≈ 13.4 cm].</w:delText>
              </w:r>
            </w:del>
            <w:r>
              <w:rPr>
                <w:rFonts w:ascii="Arial" w:cs="Arial" w:eastAsia="Arial" w:hAnsi="Arial"/>
                <w:b w:val="false"/>
                <w:bCs w:val="false"/>
                <w:i w:val="false"/>
                <w:iCs w:val="false"/>
                <w:color w:val="000000"/>
                <w:sz w:val="18"/>
                <w:szCs w:val="18"/>
              </w:rPr>
              <w:t xml:space="preserve"> Write the setup on the board</w:t>
            </w:r>
            <w:del w:id="9059" w:author="Claude (AI) - proposed" w:date="2026-10-18T00:28:56Z">
              <w:r>
                <w:rPr>
                  <w:rFonts w:ascii="Arial" w:cs="Arial" w:eastAsia="Arial" w:hAnsi="Arial"/>
                  <w:b w:val="false"/>
                  <w:bCs w:val="false"/>
                  <w:i w:val="false"/>
                  <w:iCs w:val="false"/>
                  <w:color w:val="000000"/>
                  <w:sz w:val="18"/>
                  <w:szCs w:val="18"/>
                </w:rPr>
                <w:delText xml:space="preserve"> — do NOT solve it for them. Cold-call one group: 'Kisumu group — what radius did you get?' [WAIT 15 seconds]</w:delText>
              </w:r>
            </w:del>
            <w:ins w:id="9060" w:author="Claude (AI) - proposed" w:date="2026-10-18T00:28:56Z">
              <w:r>
                <w:rPr>
                  <w:rFonts w:ascii="Arial" w:cs="Arial" w:eastAsia="Arial" w:hAnsi="Arial"/>
                  <w:b w:val="false"/>
                  <w:bCs w:val="false"/>
                  <w:i w:val="false"/>
                  <w:iCs w:val="false"/>
                  <w:color w:val="000000"/>
                  <w:sz w:val="18"/>
                  <w:szCs w:val="18"/>
                </w:rPr>
                <w:t xml:space="preserve">: V = (4/3)πr³, so r³ = 3 × 10 000 ÷ 4π ≈ 2,387 and r ≈ 13.4 cm (13.37 more exactly). Do the cube root with the class (calculator or a table of cubes): it is not the focus of the lesson</w:t>
              </w:r>
            </w:ins>
            <w:r>
              <w:rPr>
                <w:rFonts w:ascii="Arial" w:cs="Arial" w:eastAsia="Arial" w:hAnsi="Arial"/>
                <w:b w:val="false"/>
                <w:bCs w:val="false"/>
                <w:i w:val="false"/>
                <w:iCs w:val="false"/>
                <w:color w:val="000000"/>
                <w:sz w:val="18"/>
                <w:szCs w:val="18"/>
              </w:rPr>
              <w:t xml:space="preserve">. Then: '</w:t>
            </w:r>
            <w:del w:id="9061" w:author="Claude (AI) - proposed" w:date="2026-10-18T00:28:56Z">
              <w:r>
                <w:rPr>
                  <w:rFonts w:ascii="Arial" w:cs="Arial" w:eastAsia="Arial" w:hAnsi="Arial"/>
                  <w:b w:val="false"/>
                  <w:bCs w:val="false"/>
                  <w:i w:val="false"/>
                  <w:iCs w:val="false"/>
                  <w:color w:val="000000"/>
                  <w:sz w:val="18"/>
                  <w:szCs w:val="18"/>
                </w:rPr>
                <w:delText xml:space="preserve">Now compute</w:delText>
              </w:r>
            </w:del>
            <w:ins w:id="9062" w:author="Claude (AI) - proposed" w:date="2026-10-18T00:28:56Z">
              <w:r>
                <w:rPr>
                  <w:rFonts w:ascii="Arial" w:cs="Arial" w:eastAsia="Arial" w:hAnsi="Arial"/>
                  <w:b w:val="false"/>
                  <w:bCs w:val="false"/>
                  <w:i w:val="false"/>
                  <w:iCs w:val="false"/>
                  <w:color w:val="000000"/>
                  <w:sz w:val="18"/>
                  <w:szCs w:val="18"/>
                </w:rPr>
                <w:t xml:space="preserve">Compute</w:t>
              </w:r>
            </w:ins>
            <w:r>
              <w:rPr>
                <w:rFonts w:ascii="Arial" w:cs="Arial" w:eastAsia="Arial" w:hAnsi="Arial"/>
                <w:b w:val="false"/>
                <w:bCs w:val="false"/>
                <w:i w:val="false"/>
                <w:iCs w:val="false"/>
                <w:color w:val="000000"/>
                <w:sz w:val="18"/>
                <w:szCs w:val="18"/>
              </w:rPr>
              <w:t xml:space="preserve"> SA = 4πr²</w:t>
            </w:r>
            <w:del w:id="9063" w:author="Claude (AI) - proposed" w:date="2026-10-18T00:28:56Z">
              <w:r>
                <w:rPr>
                  <w:rFonts w:ascii="Arial" w:cs="Arial" w:eastAsia="Arial" w:hAnsi="Arial"/>
                  <w:b w:val="false"/>
                  <w:bCs w:val="false"/>
                  <w:i w:val="false"/>
                  <w:iCs w:val="false"/>
                  <w:color w:val="000000"/>
                  <w:sz w:val="18"/>
                  <w:szCs w:val="18"/>
                </w:rPr>
                <w:delText xml:space="preserve"> for that radius</w:delText>
              </w:r>
            </w:del>
            <w:r>
              <w:rPr>
                <w:rFonts w:ascii="Arial" w:cs="Arial" w:eastAsia="Arial" w:hAnsi="Arial"/>
                <w:b w:val="false"/>
                <w:bCs w:val="false"/>
                <w:i w:val="false"/>
                <w:iCs w:val="false"/>
                <w:color w:val="000000"/>
                <w:sz w:val="18"/>
                <w:szCs w:val="18"/>
              </w:rPr>
              <w:t xml:space="preserve"> and add it to your </w:t>
            </w:r>
            <w:del w:id="9064" w:author="Claude (AI) - proposed" w:date="2026-10-18T00:28:56Z">
              <w:r>
                <w:rPr>
                  <w:rFonts w:ascii="Arial" w:cs="Arial" w:eastAsia="Arial" w:hAnsi="Arial"/>
                  <w:b w:val="false"/>
                  <w:bCs w:val="false"/>
                  <w:i w:val="false"/>
                  <w:iCs w:val="false"/>
                  <w:color w:val="000000"/>
                  <w:sz w:val="18"/>
                  <w:szCs w:val="18"/>
                </w:rPr>
                <w:delText xml:space="preserve">comparison </w:delText>
              </w:r>
            </w:del>
            <w:r>
              <w:rPr>
                <w:rFonts w:ascii="Arial" w:cs="Arial" w:eastAsia="Arial" w:hAnsi="Arial"/>
                <w:b w:val="false"/>
                <w:bCs w:val="false"/>
                <w:i w:val="false"/>
                <w:iCs w:val="false"/>
                <w:color w:val="000000"/>
                <w:sz w:val="18"/>
                <w:szCs w:val="18"/>
              </w:rPr>
              <w:t xml:space="preserve">table.'</w:t>
            </w:r>
            <w:ins w:id="9065" w:author="Claude (AI) - proposed" w:date="2026-10-18T00:28:56Z">
              <w:r>
                <w:rPr>
                  <w:rFonts w:ascii="Arial" w:cs="Arial" w:eastAsia="Arial" w:hAnsi="Arial"/>
                  <w:b w:val="false"/>
                  <w:bCs w:val="false"/>
                  <w:i w:val="false"/>
                  <w:iCs w:val="false"/>
                  <w:color w:val="000000"/>
                  <w:sz w:val="18"/>
                  <w:szCs w:val="18"/>
                </w:rPr>
                <w:t xml:space="preserve"> (Expected ≈ 2,245 cm².) Ask: 'The sphere has no hole at the top. Is it fair to compare it with an open bucket?' Lead learners to add a lid to the cylinder (≈ 2,597 cm²) and see that the sphere is then the smallest.</w:t>
              </w:r>
            </w:ins>
            <w:r>
              <w:rPr>
                <w:rFonts w:ascii="Arial" w:cs="Arial" w:eastAsia="Arial" w:hAnsi="Arial"/>
                <w:b w:val="false"/>
                <w:bCs w:val="false"/>
                <w:i w:val="false"/>
                <w:iCs w:val="false"/>
                <w:color w:val="000000"/>
                <w:sz w:val="18"/>
                <w:szCs w:val="18"/>
              </w:rPr>
              <w:t xml:space="preserve"> Close by asking: 'Based on what we know so far</w:t>
            </w:r>
            <w:del w:id="9066" w:author="Claude (AI) - proposed" w:date="2026-10-18T00:28:56Z">
              <w:r>
                <w:rPr>
                  <w:rFonts w:ascii="Arial" w:cs="Arial" w:eastAsia="Arial" w:hAnsi="Arial"/>
                  <w:b w:val="false"/>
                  <w:bCs w:val="false"/>
                  <w:i w:val="false"/>
                  <w:iCs w:val="false"/>
                  <w:color w:val="000000"/>
                  <w:sz w:val="18"/>
                  <w:szCs w:val="18"/>
                </w:rPr>
                <w:delText xml:space="preserve"> — three of the four shapes —</w:delText>
              </w:r>
            </w:del>
            <w:ins w:id="9067" w:author="Claude (AI) - proposed" w:date="2026-10-18T00:28:56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is the shopkeeper's claim about the frustum looking plausible or unlikely? Turn and tell your partner in one sentence.' [WAIT 20 seconds for partner talk]. Cold-call 3 pairs. Record their sentences on the board — these become the class's current working hypothesis to test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(NGSS Practice 2: Developing and Using Models). The reference model table functions as a living scientific model that grows with each lesson. Adding the sphere row while leaving the frustum row deliberately blank creates anticipatory tension — learners know their comparison is incomplete, motivating engagement with Lesson 4. The ranked-list activity requires learners to synthesise evidence across three lessons, building the cross-lesson coherence that is central to the phenomenon-driven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model tables contain correct formulas for sphere (4πr²) and hemisphere (3πr²), a labelled diagram, and a Kenyan example (e.g., mosque dome, water tank). The comparison table shows a numeric surface area value for the sphere holding 10 litres (expected: SA ≈ 2,</w:t>
            </w:r>
            <w:del w:id="9068" w:author="Claude (AI) - proposed" w:date="2026-10-18T00:28:56Z">
              <w:r>
                <w:rPr>
                  <w:rFonts w:ascii="Arial" w:cs="Arial" w:eastAsia="Arial" w:hAnsi="Arial"/>
                  <w:b w:val="false"/>
                  <w:bCs w:val="false"/>
                  <w:i w:val="false"/>
                  <w:iCs w:val="false"/>
                  <w:color w:val="000000"/>
                  <w:sz w:val="18"/>
                  <w:szCs w:val="18"/>
                </w:rPr>
                <w:delText xml:space="preserve">257 cm²</w:delText>
              </w:r>
            </w:del>
            <w:ins w:id="9069" w:author="Claude (AI) - proposed" w:date="2026-10-18T00:28:56Z">
              <w:r>
                <w:rPr>
                  <w:rFonts w:ascii="Arial" w:cs="Arial" w:eastAsia="Arial" w:hAnsi="Arial"/>
                  <w:b w:val="false"/>
                  <w:bCs w:val="false"/>
                  <w:i w:val="false"/>
                  <w:iCs w:val="false"/>
                  <w:color w:val="000000"/>
                  <w:sz w:val="18"/>
                  <w:szCs w:val="18"/>
                </w:rPr>
                <w:t xml:space="preserve">245 cm² using r = 13.37 cm, or about 2,256 cm² if r is rounded to 13.4 cm</w:t>
              </w:r>
            </w:ins>
            <w:r>
              <w:rPr>
                <w:rFonts w:ascii="Arial" w:cs="Arial" w:eastAsia="Arial" w:hAnsi="Arial"/>
                <w:b w:val="false"/>
                <w:bCs w:val="false"/>
                <w:i w:val="false"/>
                <w:iCs w:val="false"/>
                <w:color w:val="000000"/>
                <w:sz w:val="18"/>
                <w:szCs w:val="18"/>
              </w:rPr>
              <w:t xml:space="preserve">). Teacher collects 6 model tables (one per group) at end of lesson to check for accuracy and use as entry-point data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orange-peel activity produce counts close enough to 4 (between 3.7 and 4.3) in most groups? If not, was this due to orange shape, elastic peel, or imprecise great-circle tracing — and how will you address measurement technique in Lesson 4? (2) Were learners able to independently derive the hemisphere formula (3πr²) by reasoning about the flat base, or did most require prompting? If prompting was needed, build an explicit 'decomposing a solid into faces' scaffold into Lesson 5 for the frustum. (3) Did learners successfully calculate the radius of a sphere with V = 10 litres using cube-root reasoning, or did the unfamiliar rearrangement stall groups? Note which groups struggled — they may need a bridging question at the start of Lesson 4. (4) Review the DQB sticky notes: how many learners articulated a specific formula in their 'now know' statement versus a vague paraphrase? This ratio indicates the depth of conceptual consolidation achieved. (5) Is the class's working hypothesis about the shopkeeper's claim (frustum vs. sphere) becoming more evidence-based, or are learners still guessing? Use the model table entries to plan targeted cold-call questions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peeled an orange and pressed the peel flat to cover circles traced from the orange's great circle (equatorial cross-section), observing that the peel filled approximately 4 such circles.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surface area of a sphere equals exactly 4 times the area of its great circle: SA = 4πr². The total surface area of a closed hemisphere is 3πr² (curved surface 2πr² plus circular base πr²).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SA = 4πr² to calculate the curved surface area and painting cost of a hemispherical mosque dome in Mombasa, and computed the sheet metal needed for a spherical water tank in Kisumu. They compared the sphere</w:t>
            </w:r>
            <w:del w:id="9070" w:author="Claude (AI) - proposed" w:date="2026-10-18T00:28:56Z">
              <w:r>
                <w:rPr>
                  <w:rFonts w:ascii="Arial" w:cs="Arial" w:eastAsia="Arial" w:hAnsi="Arial"/>
                  <w:b w:val="false"/>
                  <w:bCs w:val="false"/>
                  <w:i w:val="false"/>
                  <w:iCs w:val="false"/>
                  <w:color w:val="000000"/>
                  <w:sz w:val="18"/>
                  <w:szCs w:val="18"/>
                </w:rPr>
                <w:delText xml:space="preserve">'s surface area to the open-topped cylindrical and conical buckets (open cone, Lesson 8 data) for the same 10-litre volume, treating the sphere as</w:delText>
              </w:r>
            </w:del>
            <w:ins w:id="9071" w:author="Claude (AI) - proposed" w:date="2026-10-18T00:28:56Z">
              <w:r>
                <w:rPr>
                  <w:rFonts w:ascii="Arial" w:cs="Arial" w:eastAsia="Arial" w:hAnsi="Arial"/>
                  <w:b w:val="false"/>
                  <w:bCs w:val="false"/>
                  <w:i w:val="false"/>
                  <w:iCs w:val="false"/>
                  <w:color w:val="000000"/>
                  <w:sz w:val="18"/>
                  <w:szCs w:val="18"/>
                </w:rPr>
                <w:t xml:space="preserve"> that holds 10 litres (about 2,245 cm²) with the open cylindrical bucket (about 2,244 cm²) and the open conical bucket (about 2,298 cm²), noting that the sphere is</w:t>
              </w:r>
            </w:ins>
            <w:r>
              <w:rPr>
                <w:rFonts w:ascii="Arial" w:cs="Arial" w:eastAsia="Arial" w:hAnsi="Arial"/>
                <w:b w:val="false"/>
                <w:bCs w:val="false"/>
                <w:i w:val="false"/>
                <w:iCs w:val="false"/>
                <w:color w:val="000000"/>
                <w:sz w:val="18"/>
                <w:szCs w:val="18"/>
              </w:rPr>
              <w:t xml:space="preserve"> a hypothetical closed fourth shape</w:t>
            </w:r>
            <w:del w:id="9072" w:author="Claude (AI) - proposed" w:date="2026-10-18T00:28:56Z">
              <w:r>
                <w:rPr>
                  <w:rFonts w:ascii="Arial" w:cs="Arial" w:eastAsia="Arial" w:hAnsi="Arial"/>
                  <w:b w:val="false"/>
                  <w:bCs w:val="false"/>
                  <w:i w:val="false"/>
                  <w:iCs w:val="false"/>
                  <w:color w:val="000000"/>
                  <w:sz w:val="18"/>
                  <w:szCs w:val="18"/>
                </w:rPr>
                <w:delText xml:space="preserve">, not one of the shop's three buckets, advancing the driving question about which bucket shape uses the most material</w:delText>
              </w:r>
            </w:del>
            <w:ins w:id="9073" w:author="Claude (AI) - proposed" w:date="2026-10-18T00:28:56Z">
              <w:r>
                <w:rPr>
                  <w:rFonts w:ascii="Arial" w:cs="Arial" w:eastAsia="Arial" w:hAnsi="Arial"/>
                  <w:b w:val="false"/>
                  <w:bCs w:val="false"/>
                  <w:i w:val="false"/>
                  <w:iCs w:val="false"/>
                  <w:color w:val="000000"/>
                  <w:sz w:val="18"/>
                  <w:szCs w:val="18"/>
                </w:rPr>
                <w:t xml:space="preserve"> with no opening, so a fair comparison adds a lid to the cylinder (about 2,597 cm²); among closed shapes the sphere needs the least metal</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vtyduo3wtwqsvv-floh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obz9ftvw7fgc16hzqjj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Surface Area of a Hemisphere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their understanding of curved surface area from the full sphere (Lesson 3) to the hemisphere, deriving and applying the formulas for curved surface area (2πr²) and total surface area (3πr²) in real-life Kenyan contexts such as hemispherical safari tents at the Maasai Mara.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re-derive and consolidate (introduced in Lesson 3) the curved surface area of a hemisphere as 2πr², (b) calculate the total surface area of a hemisphere as 3πr², (c) apply both formulas to real-life situations such as estimating material needed for hemispherical structures.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is able to: (a) slice a spherical model to identify the hemisphere and its two components (curved surface and flat circular face); (b) use nets and measurements to verify surface area formulas; (c) solve multi-step surface area problems connecting hemispheres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the shape of a solid — even when volume is held constant — fundamentally changes the amount of material needed to construct or cover it, reinforcing curiosity about the three buckets in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Building on Lesson 3 (full sphere surface area = 4πr²), learners slice a spherical model in half to consolidate what Lesson 3 introduced: the hemisphere has TWO surface components: a curved surface (half of 4πr² = 2πr²) and a flat circular face (πr²), giving a total of 3πr². Learners apply this to estimating canvas for a hemispherical safari tent at Maasai Mara, then return to the DQB at mid-unit to update their predictions about the three buckets — connecting hemisphere reasoning to the frustum's surface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cutting or handling physical spherical models (e.g., halved oranges or rubber balls), learners should be careful with cutting tools. Wash hands after handling fruit models. Ensure shared materials such as rulers and compasses are handled and passed safely between peers.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fourth lesson of the evidence-gathering sequence, learners build directly on their Lesson 3 knowledge of the full sphere (SA = 4πr²) by physically or visually slicing a spherical object in half to create a hemisphere. Through guided observation of a halved orange or rubber ball, learners identify the two distinct surface components of a hemisphere: the curved outer surface and the flat circular base. They re-derive, consolidating Lesson 3, the curved surface area formula (2πr²) as exactly half of the full sphere, then add the area of the circular face (πr²) to obtain the total surface area formula (3πr²). The lesson anchors these formulas in a vivid Kenyan context — estimating the canvas needed to cover a hemispherical tent at a Maasai Mara safari camp — before returning learners to the Driving Question Board (DQB) for a critical mid-unit reflection: how does this hemisphere reasoning help us test whether the frustum-shaped bucket really uses more metal than the cylinder? This is the mid-unit formative checkpoint for the 8-lesson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e8q69gkj_sfi6pd_ifwx">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8fsu5uhfn9yu0nyuyt2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oolaiavuz_umxx1u0y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orange (or rubber ball) and the teacher then holds up a knife (or pre-cut halved model) and asks: 'If I slice this sphere exactly in half, what surfaces will I see on the cut piece? How many surfaces does a hemisphere have — and how would you estimate the total area of material needed to wrap the outside of this half-sphere completely?' Learners individually sketch the hemisphere on paper, label the surfaces they predict exist, and write a numerical estimate for the total surface area if the radius is 7 cm. They record their predictions in their exercise books before any instruction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whole orange or spherical model prominently. Ask: 'Look carefully — if I cut this exactly in half, what surfaces will the cut piece have?' Allow 12 seconds of WAIT TIME. Cold-call 3 learners to share their predictions. Ask a follow-up: 'Amina says there is only one curved surface. Chebet says there are two surfaces — a curved one and a flat one. Who do you agree with, and why?' Allow 10 seconds WAIT TIME then cold-call 2 more learners. Instruct: 'Open your exercise books. Sketch a hemisphere, label all the surfaces you predict exist, and estimate the total surface area if radius = 7 cm. You have 4 minutes — work silently and independently.'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Activation: By committing a prediction to paper before instruction, learners activate their prior knowledge of sphere surface area from Lesson 3 and create a personal cognitive anchor. When the observation phase later confirms or challenges their prediction, the contrast drives deeper encoding of the hemisphere's two-component structure.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scans sketches. Observable indicators of prior understanding: (1) learner correctly draws both a curved outer surface AND a flat circular base — indicates readiness; (2) learner draws only a curved surface — indicates the flat face concept needs explicit attention in the Observe phase; (3) learner's estimate is in the range </w:t>
            </w:r>
            <w:del w:id="9074" w:author="Claude (AI) - proposed" w:date="2026-10-18T00:28:56Z">
              <w:r>
                <w:rPr>
                  <w:rFonts w:ascii="Arial" w:cs="Arial" w:eastAsia="Arial" w:hAnsi="Arial"/>
                  <w:b w:val="false"/>
                  <w:bCs w:val="false"/>
                  <w:i w:val="false"/>
                  <w:iCs w:val="false"/>
                  <w:color w:val="000000"/>
                  <w:sz w:val="18"/>
                  <w:szCs w:val="18"/>
                </w:rPr>
                <w:delText xml:space="preserve">200–350</w:delText>
              </w:r>
            </w:del>
            <w:ins w:id="9075" w:author="Claude (AI) - proposed" w:date="2026-10-18T00:28:56Z">
              <w:r>
                <w:rPr>
                  <w:rFonts w:ascii="Arial" w:cs="Arial" w:eastAsia="Arial" w:hAnsi="Arial"/>
                  <w:b w:val="false"/>
                  <w:bCs w:val="false"/>
                  <w:i w:val="false"/>
                  <w:iCs w:val="false"/>
                  <w:color w:val="000000"/>
                  <w:sz w:val="18"/>
                  <w:szCs w:val="18"/>
                </w:rPr>
                <w:t xml:space="preserve">400–520</w:t>
              </w:r>
            </w:ins>
            <w:r>
              <w:rPr>
                <w:rFonts w:ascii="Arial" w:cs="Arial" w:eastAsia="Arial" w:hAnsi="Arial"/>
                <w:b w:val="false"/>
                <w:bCs w:val="false"/>
                <w:i w:val="false"/>
                <w:iCs w:val="false"/>
                <w:color w:val="000000"/>
                <w:sz w:val="18"/>
                <w:szCs w:val="18"/>
              </w:rPr>
              <w:t xml:space="preserve"> cm² for r = 7 cm — indicates number-sense alignment with the correct answer of 3π(7²) ≈ 462 cm²</w:t>
            </w:r>
            <w:ins w:id="9076" w:author="Claude (AI) - proposed" w:date="2026-10-18T00:28:56Z">
              <w:r>
                <w:rPr>
                  <w:rFonts w:ascii="Arial" w:cs="Arial" w:eastAsia="Arial" w:hAnsi="Arial"/>
                  <w:b w:val="false"/>
                  <w:bCs w:val="false"/>
                  <w:i w:val="false"/>
                  <w:iCs w:val="false"/>
                  <w:color w:val="000000"/>
                  <w:sz w:val="18"/>
                  <w:szCs w:val="18"/>
                </w:rPr>
                <w:t xml:space="preserve"> (the curved surface alone is 2π(7²) ≈ 308 cm²)</w:t>
              </w:r>
            </w:ins>
            <w:r>
              <w:rPr>
                <w:rFonts w:ascii="Arial" w:cs="Arial" w:eastAsia="Arial" w:hAnsi="Arial"/>
                <w:b w:val="false"/>
                <w:bCs w:val="false"/>
                <w:i w:val="false"/>
                <w:iCs w:val="false"/>
                <w:color w:val="000000"/>
                <w:sz w:val="18"/>
                <w:szCs w:val="18"/>
              </w:rPr>
              <w:t xml:space="preserve">. Note which learners need targeted support.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mtadeaecjfvapnbi-7j6">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8xefz7qbrjoymamxw7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pmzlwujvdul53crbc5p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receive a halved orange (or pre-cut rubber ball model) and a printed net diagram of a hemisphere. They complete three structured observations: (A) They physically trace the flat circular face of the halved orange onto paper and measure its radius, then calculate its area (πr²). (B) They carefully peel the curved orange skin and attempt to flatten it, observing that it does not flatten perfectly — linking this to the earlier sphere peel activity in Lesson 3 and to the formula 2πr² for the curved surface. (C) They examine the printed hemisphere net (curved surface unrolled as a semicircle of appropriate dimensions alongside the circular base) and annotate which part corresponds to which formula. Learners record all measurements, sketches and observations in a structured table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halved oranges/models and printed net diagrams. Say: 'You have exactly 15 minutes for three observations — I will call time at each stage.' Stage A (5 min): 'Trace the flat face onto your paper. Measure the radius. Calculate its area using πr². Record in your table.' Circulate; prompt with: 'What shape is that flat face? What is its area formula?' Stage B (5 min): 'Now carefully peel the curved skin. Try to lay it flat. What do you notice?' Allow 10 seconds WAIT TIME after the action, then cold-call 3 pairs: 'What happened when you tried to flatten it — and what does that remind you of from Lesson 3?' Stage C (5 min): 'Look at your printed net. Point to the part that represents the curved surface. Point to the part that represents the flat face. Annotate both parts with the correct area formula.' Cold-call 2 pairs to share annotations. Pose the bridging question: 'In Lesson 3 we found the full sphere has surface area 4πr². If this hemisphere is exactly half a sphere, what do you predict the curved surface area formula 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Learners begin with a concrete physical object (halved orange), move to a semi-representational net diagram (printed template), and are guided toward the abstract formula. This three-stage progression ensures the formula 2πr² is understood as arising from the physical object, not memorised in isolation. The peeling activity directly parallels the full-sphere peeling from Lesson 3, building a powerful conceptual bridge.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pair's structured table for: (1) Correct identification of the flat face as a circle with area = πr² — a non-negotiable prerequisite for the Explain phase; (2) Recorded observation that the curved skin does not flatten perfectly, confirming they connect the curved surface to the sphere formula; (3) Correct annotation of both net components. Pairs who annotate only one component or misidentify the flat face shape should be flagged for targeted questioning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ovakz_1wwkefqaegmzdq">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8hapdhdh6tkzvmky8ki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kh5_somn7czvqbda19o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derivation, with learners contributing each step. Learners first confirm that the curved surface of a hemisphere = ½ × (surface area of full sphere) = ½ × 4πr² = 2πr². They then add the flat circular base area πr² to obtain the total surface area = 2πr² + πr² = 3πr². The class then works through two graded problems: Problem 1 — A hemispherical bowl used to serve ugali at a Nairobi restaurant has a radius of 14 cm. Calculate: (a) the curved surface area, (b) the total </w:t>
            </w:r>
            <w:del w:id="9077" w:author="Claude (AI) - proposed" w:date="2026-10-18T00:28:56Z">
              <w:r>
                <w:rPr>
                  <w:rFonts w:ascii="Arial" w:cs="Arial" w:eastAsia="Arial" w:hAnsi="Arial"/>
                  <w:b w:val="false"/>
                  <w:bCs w:val="false"/>
                  <w:i w:val="false"/>
                  <w:iCs w:val="false"/>
                  <w:color w:val="000000"/>
                  <w:sz w:val="18"/>
                  <w:szCs w:val="18"/>
                </w:rPr>
                <w:delText xml:space="preserve">outer surface area</w:delText>
              </w:r>
            </w:del>
            <w:ins w:id="9078" w:author="Claude (AI) - proposed" w:date="2026-10-18T00:28:56Z">
              <w:r>
                <w:rPr>
                  <w:rFonts w:ascii="Arial" w:cs="Arial" w:eastAsia="Arial" w:hAnsi="Arial"/>
                  <w:b w:val="false"/>
                  <w:bCs w:val="false"/>
                  <w:i w:val="false"/>
                  <w:iCs w:val="false"/>
                  <w:color w:val="000000"/>
                  <w:sz w:val="18"/>
                  <w:szCs w:val="18"/>
                </w:rPr>
                <w:t xml:space="preserve">surface area if a flat lid of the same radius were fitted</w:t>
              </w:r>
            </w:ins>
            <w:r>
              <w:rPr>
                <w:rFonts w:ascii="Arial" w:cs="Arial" w:eastAsia="Arial" w:hAnsi="Arial"/>
                <w:b w:val="false"/>
                <w:bCs w:val="false"/>
                <w:i w:val="false"/>
                <w:iCs w:val="false"/>
                <w:color w:val="000000"/>
                <w:sz w:val="18"/>
                <w:szCs w:val="18"/>
              </w:rPr>
              <w:t xml:space="preserve">. Problem 2 — A hemispherical canvas tent at a Maasai Mara safari camp has an internal radius of 3.5 metres. The camp manager wants to know how many square metres of canvas are needed to make the tent (curved surface only, since the tent sits on the ground). Calculate the canvas required and estimate the cost if canvas costs Ksh 850 per square metre. Learners work individually on both problems, then compare answers with a partner before a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with: 'From your observations, Lemayian says the curved surface area of a hemisphere is half of 4πr². Do you agree? What does that simplify to?' Allow 10 seconds WAIT TIME. Cold-call 3 learners. Write the derivation step-by-step on the board: 'Curved SA = ½ × 4πr² = 2πr². Now — the hemisphere also has a flat face. What shape is it?' Cold-call 2 learners. 'What is its area?' Cold-call 2 learners. Write: 'Total SA = 2πr² + πr² = 3πr².' Pause and ask: 'Why is the total 3πr² and not 2πr²? What is the extra πr² representing physically?' Allow 12 seconds WAIT TIME. Cold-call 3 learners. Transition to Problem 1: 'Work Problem 1 individually — you have 5 minutes.' Circulate, check working. After 5 min, cold-call one learner to present their working for part (a) and another for part (b). Correct misconceptions immediately. Transition to Problem 2: 'The safari tent — read carefully. Do we need the curved surface only, or total surface area? Why?' Allow 10 seconds WAIT TIME. Cold-call 2 learners before they begin calculating. After 7 minutes of individual work, instruct: 'Compare your answer with your partner. If you disagree, identify exactly which step differs.' Cold-call one pair to present. Close by asking: 'How does the hemisphere tent problem connect back to our three buckets on Kirinyaga Road? Is a hemisphere more or less material-efficient than a cylinder for a given volume?'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Derivation with Anchored Application: The teacher does not simply state the formula but facilitates a step-by-step derivation that learners can reconstruct independently. Each formula component is grounded in a physical referent (the orange skin = curved surface; the traced circle = flat face). The two application problems escalate in complexity and real-world embeddedness — the safari tent problem explicitly quantifies material cost in Kenyan Shillings, making the formula consequential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individual problem work, circulate and check: (1) Does the learner correctly use 2πr² for the curved surface only and 3πr² for total? — confusion between the two is the primary misconception; (2) Does the learner correctly substitute radius (not diameter) when given diameter information? — a common error; (3) In Problem 2, does the learner correctly identify that only the curved surface area is needed for a ground-based tent? — tests reading comprehension and contextual reasoning. At cold-call stage, listen for whether learners can articulate WHY 3πr² rather than just calculating it.</w:t>
            </w:r>
            <w:ins w:id="9079" w:author="Claude (AI) - proposed" w:date="2026-10-18T00:28:56Z">
              <w:r>
                <w:rPr>
                  <w:rFonts w:ascii="Arial" w:cs="Arial" w:eastAsia="Arial" w:hAnsi="Arial"/>
                  <w:b w:val="false"/>
                  <w:bCs w:val="false"/>
                  <w:i w:val="false"/>
                  <w:iCs w:val="false"/>
                  <w:color w:val="000000"/>
                  <w:sz w:val="18"/>
                  <w:szCs w:val="18"/>
                </w:rPr>
                <w:t xml:space="preserve"> Expected answers (π = 22/7): Problem 1 (a) 2 × 22/7 × 14² = 1,232 cm², (b) 3 × 22/7 × 14² = 1,848 cm²; Problem 2 curved only 2 × 22/7 × 3.5² = 77 m², cost 77 × 850 = Ksh 65,450; homework r = 1.4 m: curved ≈ 12.3 m², total ≈ 18.5 m².</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woxcesffp069bscadlid">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rqn5lp8xib1mz0vtu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ju_q9kcv8ofuak0kk3p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designated mid-unit DQB checkpoint (Lesson 4 of 8). Learners individually return to their original DQB sticky-note predictions about the three Kirinyaga Road buckets (cylinder, frustum, cone — all holding 10 litres). Each learner receives a new colour sticky note and responds to two prompts: (A) 'Using what you now know about surface areas of cones, pyramids, spheres and hemispheres, revise your prediction: which bucket do you now think uses the most metal — and why?' (B) 'What new questions has today's lesson raised for you about the frustum-shaped bucket?' Learners post their revised predictions and new questions on the DQB. The class briefly reviews the board together, and the teacher categorises emerging questions that will be addressed in Lessons 5–7.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new-colour sticky notes (different from Lesson 1 colour to show progression). Say: 'We are halfway through our investigation of the three buckets. You now know how to calculate the surface area of cones, pyramids, spheres and hemispheres. It's time to update your thinking.' Read Prompt A aloud: 'Write on your sticky note: which bucket do you now think uses the most metal — cylinder, frustum or cone — and give one mathematical reason.' Allow 5 minutes of silent individual writing. Read Prompt B aloud: 'Write one new question you now have about the frustum bucket — something you are still curious about.' Allow 3 minutes. Instruct learners to post both notes on the DQB. Scan the board and narrate patterns aloud: 'I notice many of you are now saying the frustum uses the most metal — but your reasons differ. Some say it is because the frustum has two different circular faces. Others say it has a slanted surface that is longer than a cone's slant. We will put both of these ideas to the test in Lesson 5.' Close with: 'What one word describes how you feel about the frustum right now — curious, confused, or confident?' Cold-call 5 learners by name.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Visible Thinking Routine — Claim–Support–Question (CSQ): Learners are asked to make a revised Claim (which bucket uses most metal), provide mathematical Support (one reason grounded in formulas learned so far), and pose a new Question (what they still need to investigate). This routine makes thinking visible to both teacher and learner, documents conceptual growth from Lesson 1 to Lesson 4, and generates the inquiry agenda for the remaining lessons. The two-colour sticky note system provides a concrete visual record of how understanding has evolved.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sticky notes immediately after posting. Key indicators: (1) Learners who now cite a specific formula (e.g., 'the frustum has two circles plus a curved surface') show formula-to-context transfer — these learners are ready for Lesson 5 frustum derivation; (2) Learners who still cannot differentiate between volume and surface area in their reasoning (e.g., 'the frustum holds the same water so it must use the same metal') need targeted intervention — note their names for small-group follow-up; (3) The quality and specificity of new questions on Prompt B reveals depth of curiosity and readiness for the frustum formula in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yk34gdp233ym_7jiun97">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5zmplfwa53-xcp8473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wtusbbhmyyjylj6k9yl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hemisphere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'Surface Area Model' — a running annotated diagram they have been building since Lesson 1, showing all solids studied so far with their surface area formulas. Today, learners add the hemisphere to the model: they draw a labelled hemisphere, annotate the curved surface (2πr²) and the flat circular base (πr²), and write the total surface area formula (3πr²). They then add a written comparison statement connecting the hemisphere to the three buckets: 'A </w:t>
            </w:r>
            <w:del w:id="9080" w:author="Claude (AI) - proposed" w:date="2026-10-18T00:28:56Z">
              <w:r>
                <w:rPr>
                  <w:rFonts w:ascii="Arial" w:cs="Arial" w:eastAsia="Arial" w:hAnsi="Arial"/>
                  <w:b w:val="false"/>
                  <w:bCs w:val="false"/>
                  <w:i w:val="false"/>
                  <w:iCs w:val="false"/>
                  <w:color w:val="000000"/>
                  <w:sz w:val="18"/>
                  <w:szCs w:val="18"/>
                </w:rPr>
                <w:delText xml:space="preserve">hemispherical bucket</w:delText>
              </w:r>
            </w:del>
            <w:ins w:id="9081" w:author="Claude (AI) - proposed" w:date="2026-10-18T00:28:56Z">
              <w:r>
                <w:rPr>
                  <w:rFonts w:ascii="Arial" w:cs="Arial" w:eastAsia="Arial" w:hAnsi="Arial"/>
                  <w:b w:val="false"/>
                  <w:bCs w:val="false"/>
                  <w:i w:val="false"/>
                  <w:iCs w:val="false"/>
                  <w:color w:val="000000"/>
                  <w:sz w:val="18"/>
                  <w:szCs w:val="18"/>
                </w:rPr>
                <w:t xml:space="preserve">closed hemispherical tank</w:t>
              </w:r>
            </w:ins>
            <w:r>
              <w:rPr>
                <w:rFonts w:ascii="Arial" w:cs="Arial" w:eastAsia="Arial" w:hAnsi="Arial"/>
                <w:b w:val="false"/>
                <w:bCs w:val="false"/>
                <w:i w:val="false"/>
                <w:iCs w:val="false"/>
                <w:color w:val="000000"/>
                <w:sz w:val="18"/>
                <w:szCs w:val="18"/>
              </w:rPr>
              <w:t xml:space="preserve"> of radius r would have total SA = 3πr²</w:t>
            </w:r>
            <w:ins w:id="9082" w:author="Claude (AI) - proposed" w:date="2026-10-18T00:28:56Z">
              <w:r>
                <w:rPr>
                  <w:rFonts w:ascii="Arial" w:cs="Arial" w:eastAsia="Arial" w:hAnsi="Arial"/>
                  <w:b w:val="false"/>
                  <w:bCs w:val="false"/>
                  <w:i w:val="false"/>
                  <w:iCs w:val="false"/>
                  <w:color w:val="000000"/>
                  <w:sz w:val="18"/>
                  <w:szCs w:val="18"/>
                </w:rPr>
                <w:t xml:space="preserve"> (an open hemispherical bucket, only 2πr²)</w:t>
              </w:r>
            </w:ins>
            <w:r>
              <w:rPr>
                <w:rFonts w:ascii="Arial" w:cs="Arial" w:eastAsia="Arial" w:hAnsi="Arial"/>
                <w:b w:val="false"/>
                <w:bCs w:val="false"/>
                <w:i w:val="false"/>
                <w:iCs w:val="false"/>
                <w:color w:val="000000"/>
                <w:sz w:val="18"/>
                <w:szCs w:val="18"/>
              </w:rPr>
              <w:t xml:space="preserve">. This is [more/less/the same] material as the cylindrical bucket in the anchoring phenomenon, because...' Learners who finish early </w:t>
            </w:r>
            <w:del w:id="9083" w:author="Claude (AI) - proposed" w:date="2026-10-18T00:28:56Z">
              <w:r>
                <w:rPr>
                  <w:rFonts w:ascii="Arial" w:cs="Arial" w:eastAsia="Arial" w:hAnsi="Arial"/>
                  <w:b w:val="false"/>
                  <w:bCs w:val="false"/>
                  <w:i w:val="false"/>
                  <w:iCs w:val="false"/>
                  <w:color w:val="000000"/>
                  <w:sz w:val="18"/>
                  <w:szCs w:val="18"/>
                </w:rPr>
                <w:delText xml:space="preserve">calculate the surface area</w:delText>
              </w:r>
            </w:del>
            <w:ins w:id="9084" w:author="Claude (AI) - proposed" w:date="2026-10-18T00:28:56Z">
              <w:r>
                <w:rPr>
                  <w:rFonts w:ascii="Arial" w:cs="Arial" w:eastAsia="Arial" w:hAnsi="Arial"/>
                  <w:b w:val="false"/>
                  <w:bCs w:val="false"/>
                  <w:i w:val="false"/>
                  <w:iCs w:val="false"/>
                  <w:color w:val="000000"/>
                  <w:sz w:val="18"/>
                  <w:szCs w:val="18"/>
                </w:rPr>
                <w:t xml:space="preserve">find the radius</w:t>
              </w:r>
            </w:ins>
            <w:r>
              <w:rPr>
                <w:rFonts w:ascii="Arial" w:cs="Arial" w:eastAsia="Arial" w:hAnsi="Arial"/>
                <w:b w:val="false"/>
                <w:bCs w:val="false"/>
                <w:i w:val="false"/>
                <w:iCs w:val="false"/>
                <w:color w:val="000000"/>
                <w:sz w:val="18"/>
                <w:szCs w:val="18"/>
              </w:rPr>
              <w:t xml:space="preserve"> of a hemisphere </w:t>
            </w:r>
            <w:del w:id="9085" w:author="Claude (AI) - proposed" w:date="2026-10-18T00:28:56Z">
              <w:r>
                <w:rPr>
                  <w:rFonts w:ascii="Arial" w:cs="Arial" w:eastAsia="Arial" w:hAnsi="Arial"/>
                  <w:b w:val="false"/>
                  <w:bCs w:val="false"/>
                  <w:i w:val="false"/>
                  <w:iCs w:val="false"/>
                  <w:color w:val="000000"/>
                  <w:sz w:val="18"/>
                  <w:szCs w:val="18"/>
                </w:rPr>
                <w:delText xml:space="preserve">with the same volume as the 10-litre buckets (radius ≈ 13.4 cm</w:delText>
              </w:r>
            </w:del>
            <w:ins w:id="9086" w:author="Claude (AI) - proposed" w:date="2026-10-18T00:28:56Z">
              <w:r>
                <w:rPr>
                  <w:rFonts w:ascii="Arial" w:cs="Arial" w:eastAsia="Arial" w:hAnsi="Arial"/>
                  <w:b w:val="false"/>
                  <w:bCs w:val="false"/>
                  <w:i w:val="false"/>
                  <w:iCs w:val="false"/>
                  <w:color w:val="000000"/>
                  <w:sz w:val="18"/>
                  <w:szCs w:val="18"/>
                </w:rPr>
                <w:t xml:space="preserve">that holds the same 10 litres (V = ⅔πr³ = 10 000 cm³ gives r ≈ 16.8 cm; an open hemispherical bucket then needs 2πr² ≈ 1,782 cm², less than the open cylindrical bucket's 2,244 cm²</w:t>
              </w:r>
            </w:ins>
            <w:r>
              <w:rPr>
                <w:rFonts w:ascii="Arial" w:cs="Arial" w:eastAsia="Arial" w:hAnsi="Arial"/>
                <w:b w:val="false"/>
                <w:bCs w:val="false"/>
                <w:i w:val="false"/>
                <w:iCs w:val="false"/>
                <w:color w:val="000000"/>
                <w:sz w:val="18"/>
                <w:szCs w:val="18"/>
              </w:rPr>
              <w:t xml:space="preserve">) and compare it </w:t>
            </w:r>
            <w:del w:id="9087" w:author="Claude (AI) - proposed" w:date="2026-10-18T00:28:56Z">
              <w:r>
                <w:rPr>
                  <w:rFonts w:ascii="Arial" w:cs="Arial" w:eastAsia="Arial" w:hAnsi="Arial"/>
                  <w:b w:val="false"/>
                  <w:bCs w:val="false"/>
                  <w:i w:val="false"/>
                  <w:iCs w:val="false"/>
                  <w:color w:val="000000"/>
                  <w:sz w:val="18"/>
                  <w:szCs w:val="18"/>
                </w:rPr>
                <w:delText xml:space="preserve">to</w:delText>
              </w:r>
            </w:del>
            <w:ins w:id="9088" w:author="Claude (AI) - proposed" w:date="2026-10-18T00:28:56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the cylindrical bucket.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Surface Area Model from your exercise book. Add the hemisphere today — draw it, label both surfaces, write both formulas. You have 6 minutes.' Circulate and check that learners distinguish 2πr² (curved only) from 3πr² (total) in their annotations. After 4 minutes, prompt: 'Now add the comparison statement. Does a hemisphere use more or less metal than the cylindrical bucket? Write a sentence with a mathematical reason.' After 6 minutes, cold-call 2 learners to read their comparison statements. Address any remaining confusion between the curved surface area and total surface area formulas. Close the lesson: 'Our model is growing. In Lesson 5, we tackle the most complex shape yet — the frustum. Your DQB questions about why the frustum uses so much metal will finally be answered.' Assign homework: 'A hemispherical water tank in Kisumu has a diameter of 2.8 m. Calculate: (a) the curved surface area, (b) the total surface area including the flat base. Show all working.'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(Running Summary Diagram): The ongoing annotated diagram functions as a visible, student-generated knowledge structure that accumulates across all 8 lessons. Adding the hemisphere forces learners to integrate the new formula into an existing framework (cone, pyramid, sphere), notice structural relationships (hemisphere total SA = ¾ of sphere SA), and articulate a comparison to the bucket phenomenon. This strategy promotes retention, revision readiness and cross-lesson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cumulative models for: (1) Correct labelling of BOTH hemisphere surfaces — the most common omission is the flat circular face; (2) Correct formulas written adjacent to each labelled surface — not just the total formula; (3) A comparison statement that references a specific formula from a previous lesson — indicating cross-lesson knowledge integration. Collect 5–8 exercise books at random to review homework at the start of Lesson 5 as a spaced retrieval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consistently distinguish between the curved surface area formula (2πr²) and the total surface area formula (3πr²) — and could they explain in their own words what the extra πr² physically represents? If many learners conflated the two, consider opening Lesson 5 with a 3-minute retrieval prompt using a new radius value. (2) During the DQB mid-unit check, did the revised sticky-note predictions show genuine conceptual growth from Lesson 1, or were learners still anchoring reasoning in volume rather than surface area? If so, the phenomenon connection between surface area and material cost may need to be re-stated explicitly at the start of Lesson 5. (3) Was the Maasai Mara safari tent context sufficiently engaging to motivate the formula application, or did learners disengage during the cost-calculation step? Consider whether a more locally immediate context (e.g., a domed maize storage silo in the Rift Valley) might resonate better with your specific class. (4) Were there learners who were ready to extend to the hemisphere-frustum comparison during the Model Building phase? If so, design a stretch task for Lesson 5 that asks them to predict the frustum formula using hemisphere and cone reasoning before the class derivation.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sliced a spherical model (halved orange or rubber ball) in half and observed that a hemisphere has two distinct surface components: a curved outer surface and a flat circular base. They physically traced the flat face, measured its radius, peeled the curved surface, and examined a printed hemisphere net — confirming the two-component structure directly from a concrete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curved surface area of a hemisphere = 2πr² (exactly half the full sphere surface area of 4πr²). The total surface area of a hemisphere = 2πr² + πr² = 3πr², where the additional πr² accounts for the flat circular base. These formulas were applied to calculate the canvas needed for a hemispherical safari tent at Maasai Mara and the cost in Kenyan Shillings.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mid-unit DQB checkpoint, learners updated their predictions about the three Kirinyaga Road buckets using the surface area formulas learned so far (cone, pyramid, sphere, hemisphere). They articulated revised claims about which bucket uses the most metal and generated new specific questions about the frustum-shaped bucket's surface area — setting the inquiry agenda for Lessons 5 and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adpfw29m-uhiru7mhls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vurrbfklc2xuzzordua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Introduction to Frustums: Nets and Vocabulary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a conical model along a plane parallel to the base to produce a frustum, observe the two circular ends and slant height, unfold the frustum net, and derive and apply the curved surface area formula π(R + r)l as well as the Pythagorean slant-height relationship l = √[h² + (R − r)²].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key dimensions of a frustum of a cone — large radius R, small radius r, vertical height h, and slant height l; (b) state the formula for the curved surface area of a frustum of a cone as π(R + r)l; (c) derive the slant height of a frustum using the relationship l = √[h² + (R − r)²]; (d) recognise the frustum net as the difference between two sectors.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Cutting and constructing physical models; measuring dimensions of three-dimensional solids; unfolding and tracing nets; applying the Pythagorean theorem in a solid-geometry context; computing curved surface area of a frustum using the formula π(R + r)l.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utility of frustum geometry in everyday Kenyan objects (buckets, lampshades, grain silos); demonstrate curiosity and perseverance when the net of a frustum turns out to be </w:t>
            </w:r>
            <w:del w:id="9089" w:author="Claude (AI) - proposed" w:date="2026-10-18T00:28:56Z">
              <w:r>
                <w:rPr>
                  <w:rFonts w:ascii="Arial" w:cs="Arial" w:eastAsia="Arial" w:hAnsi="Arial"/>
                  <w:b w:val="false"/>
                  <w:bCs w:val="false"/>
                  <w:i w:val="false"/>
                  <w:iCs w:val="false"/>
                  <w:color w:val="000000"/>
                  <w:sz w:val="18"/>
                  <w:szCs w:val="18"/>
                </w:rPr>
                <w:delText xml:space="preserve">larger and </w:delText>
              </w:r>
            </w:del>
            <w:r>
              <w:rPr>
                <w:rFonts w:ascii="Arial" w:cs="Arial" w:eastAsia="Arial" w:hAnsi="Arial"/>
                <w:b w:val="false"/>
                <w:bCs w:val="false"/>
                <w:i w:val="false"/>
                <w:iCs w:val="false"/>
                <w:color w:val="000000"/>
                <w:sz w:val="18"/>
                <w:szCs w:val="18"/>
              </w:rPr>
              <w:t xml:space="preserve">more complex than expected; show responsibility in handling cutting tools and sharing resources.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computed surface areas of cones, pyramids, spheres and hemispheres. Now they turn to the frustum — the tapered bucket the Kirinyaga Road shopkeeper claims uses the most metal. This lesson gives learners the conceptual vocabulary and the curved-surface-area formula they need to eventually verify or refute that claim. By cutting a cone and unfolding its frustum net they directly see why the formula involves two radii and a slant height, building the bridge to the full surface-area calculation in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handle craft knives, scissors and compasses under direct teacher supervision. Cutting must be done on a cardboard mat. No learner should pass a sharp instrument blade-first. Compass points should be capped when not in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conical bucket from the anchoring phenomenon and predicting what shape results when a cone is sliced parallel to its base. Each group then physically cuts a pre-scored paper cone along a marked parallel plane to reveal a frustum, measures its dimensions (R, r, h, l), and unfolds the net onto squared paper. Through guided questioning learners see that the curved surface of a frustum is the difference between two full cone-lateral-surface sectors, leading to the formula π(R + r)l. They also derive slant height l from the Pythagorean relationship l = √[h² + (R − r)²] and practise on two real-world Kenyan contexts: a tapered metal bucket sold on Kirinyaga Road (R = 14 cm, r = 8 cm, h = 25.7 cm) and a conical grain-storage silo frustum from Eldoret (R = 1.5 m, r = 0.6 m, h = 2.4 m). The lesson closes with a DQB update and a cumulative model revision connecting all solid shapes studied so far.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ae9dd7nqrtmmngrvvsny">
              <w:r>
                <w:rPr>
                  <w:rFonts w:ascii="Arial" w:cs="Arial" w:eastAsia="Arial" w:hAnsi="Arial"/>
                  <w:color w:val="2E75B6"/>
                  <w:sz w:val="16"/>
                  <w:szCs w:val="16"/>
                  <w:u w:val="single" w:color="2E75B6"/>
                </w:rPr>
                <w:t xml:space="preserve">Distance formula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u7h46xfmm5fbhtagap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afhlz0igoegwhhcycwei">
              <w:r>
                <w:rPr>
                  <w:rFonts w:ascii="Arial" w:cs="Arial" w:eastAsia="Arial" w:hAnsi="Arial"/>
                  <w:color w:val="2E75B6"/>
                  <w:sz w:val="16"/>
                  <w:szCs w:val="16"/>
                  <w:u w:val="single" w:color="2E75B6"/>
                </w:rPr>
                <w:t xml:space="preserve">Applications of the Pythagorean Theorem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ug96sa3ethnuxcwmv0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Each group has a paper cone (pre-made, 15 cm tall, base radius 8 cm) with a faint pencil line drawn parallel to the base at 5 cm from the apex. Without cutting, learners individually sketch in their exercise books: (a) what the solid will look like after cutting along that line; (b) what they think the net (unfolded surface) of the leftover bottom piece will look like; (c) whether they think the leftover piece will need more or less paper to cover its curved surface than the original cone. Learners then share predictions with their group partner and record one agreed group prediction on a sticky note posted on the classroom 'Prediction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Kirinyaga Road buckets (physical models or clear photos on the board). Point to the frustum bucket and say: 'In Lesson 1 we found the curved surface area of the full cone. Today we slice that cone. Before we touch the scissors, I want your honest prediction.' Distribute the predict prompt slip (three sentence-starters printed on a half-page): 'The shape I will get is…', 'The net will look like…', 'The curved surface will be (more / less / the same) because…'. Allow 4 minutes of silent individual thinking — enforce NO talking during this period. After 4 minutes say: 'Turn to your partner — 60 seconds — compare predictions.' Cold-call 3 groups to read their sticky notes aloud. Do NOT correct any prediction; instead annotate them with a question mark and say: 'Let us keep these up — we will return to them at the end of the lesson.' WAIT TIME: after each cold-call, wait 10 seconds before taking the next hand.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accountability — learners commit a written prediction to paper before any instruction, activating prior knowledge of cones and nets from Lessons 1–3. Posting predictions publicly creates social accountability and a reference point for later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two of the three sentence-starters completed in their book before group sharing begins. Teacher scans books during the 4-minute window; if fewer than 70 % of learners have written anything, pause and prompt: 'Think about the cone net we drew in Lesson 1 — what did that look like?' Note on the board which groups predict 'more curved surface' vs 'less' — this distribution will be revisited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mztxconqjukaxcxz12sn">
              <w:r>
                <w:rPr>
                  <w:rFonts w:ascii="Arial" w:cs="Arial" w:eastAsia="Arial" w:hAnsi="Arial"/>
                  <w:color w:val="2E75B6"/>
                  <w:sz w:val="16"/>
                  <w:szCs w:val="16"/>
                  <w:u w:val="single" w:color="2E75B6"/>
                </w:rPr>
                <w:t xml:space="preserve">Applications of the Pythagorean Theorem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33kvmi0os3u0hqggf5a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2frelmgudbnxuua8fi-">
              <w:r>
                <w:rPr>
                  <w:rFonts w:ascii="Arial" w:cs="Arial" w:eastAsia="Arial" w:hAnsi="Arial"/>
                  <w:color w:val="2E75B6"/>
                  <w:sz w:val="16"/>
                  <w:szCs w:val="16"/>
                  <w:u w:val="single" w:color="2E75B6"/>
                </w:rPr>
                <w:t xml:space="preserve">Applications of the Pythagorean Theorem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mq8eedj3bi9rnp3vep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one pre-scored paper cone, scissors, a ruler, a compass, a protractor, a piece of A3 squared paper, and a printed Frustum Dimensions Table (columns: R, r, h, l_measured, l_calculated). Step 1 — Cut: one learner per group carefully cuts the cone along the pre-scored line under teacher supervision, producing a frustum (larger piece) and a small cone (smaller piece). Step 2 — Measure: learners measure and record R (</w:t>
            </w:r>
            <w:del w:id="9090" w:author="Claude (AI) - proposed" w:date="2026-10-18T00:28:56Z">
              <w:r>
                <w:rPr>
                  <w:rFonts w:ascii="Arial" w:cs="Arial" w:eastAsia="Arial" w:hAnsi="Arial"/>
                  <w:b w:val="false"/>
                  <w:bCs w:val="false"/>
                  <w:i w:val="false"/>
                  <w:iCs w:val="false"/>
                  <w:color w:val="000000"/>
                  <w:sz w:val="18"/>
                  <w:szCs w:val="18"/>
                </w:rPr>
                <w:delText xml:space="preserve">top radius of frustum,</w:delText>
              </w:r>
            </w:del>
            <w:ins w:id="9091" w:author="Claude (AI) - proposed" w:date="2026-10-18T00:28:56Z">
              <w:r>
                <w:rPr>
                  <w:rFonts w:ascii="Arial" w:cs="Arial" w:eastAsia="Arial" w:hAnsi="Arial"/>
                  <w:b w:val="false"/>
                  <w:bCs w:val="false"/>
                  <w:i w:val="false"/>
                  <w:iCs w:val="false"/>
                  <w:color w:val="000000"/>
                  <w:sz w:val="18"/>
                  <w:szCs w:val="18"/>
                </w:rPr>
                <w:t xml:space="preserve">radius of</w:t>
              </w:r>
            </w:ins>
            <w:r>
              <w:rPr>
                <w:rFonts w:ascii="Arial" w:cs="Arial" w:eastAsia="Arial" w:hAnsi="Arial"/>
                <w:b w:val="false"/>
                <w:bCs w:val="false"/>
                <w:i w:val="false"/>
                <w:iCs w:val="false"/>
                <w:color w:val="000000"/>
                <w:sz w:val="18"/>
                <w:szCs w:val="18"/>
              </w:rPr>
              <w:t xml:space="preserve"> the larger end</w:t>
            </w:r>
            <w:ins w:id="9092" w:author="Claude (AI) - proposed" w:date="2026-10-18T00:28:56Z">
              <w:r>
                <w:rPr>
                  <w:rFonts w:ascii="Arial" w:cs="Arial" w:eastAsia="Arial" w:hAnsi="Arial"/>
                  <w:b w:val="false"/>
                  <w:bCs w:val="false"/>
                  <w:i w:val="false"/>
                  <w:iCs w:val="false"/>
                  <w:color w:val="000000"/>
                  <w:sz w:val="18"/>
                  <w:szCs w:val="18"/>
                </w:rPr>
                <w:t xml:space="preserve"> of the frustum</w:t>
              </w:r>
            </w:ins>
            <w:r>
              <w:rPr>
                <w:rFonts w:ascii="Arial" w:cs="Arial" w:eastAsia="Arial" w:hAnsi="Arial"/>
                <w:b w:val="false"/>
                <w:bCs w:val="false"/>
                <w:i w:val="false"/>
                <w:iCs w:val="false"/>
                <w:color w:val="000000"/>
                <w:sz w:val="18"/>
                <w:szCs w:val="18"/>
              </w:rPr>
              <w:t xml:space="preserve">), r (</w:t>
            </w:r>
            <w:del w:id="9093" w:author="Claude (AI) - proposed" w:date="2026-10-18T00:28:56Z">
              <w:r>
                <w:rPr>
                  <w:rFonts w:ascii="Arial" w:cs="Arial" w:eastAsia="Arial" w:hAnsi="Arial"/>
                  <w:b w:val="false"/>
                  <w:bCs w:val="false"/>
                  <w:i w:val="false"/>
                  <w:iCs w:val="false"/>
                  <w:color w:val="000000"/>
                  <w:sz w:val="18"/>
                  <w:szCs w:val="18"/>
                </w:rPr>
                <w:delText xml:space="preserve">base radius of frustum,</w:delText>
              </w:r>
            </w:del>
            <w:ins w:id="9094" w:author="Claude (AI) - proposed" w:date="2026-10-18T00:28:56Z">
              <w:r>
                <w:rPr>
                  <w:rFonts w:ascii="Arial" w:cs="Arial" w:eastAsia="Arial" w:hAnsi="Arial"/>
                  <w:b w:val="false"/>
                  <w:bCs w:val="false"/>
                  <w:i w:val="false"/>
                  <w:iCs w:val="false"/>
                  <w:color w:val="000000"/>
                  <w:sz w:val="18"/>
                  <w:szCs w:val="18"/>
                </w:rPr>
                <w:t xml:space="preserve">radius of</w:t>
              </w:r>
            </w:ins>
            <w:r>
              <w:rPr>
                <w:rFonts w:ascii="Arial" w:cs="Arial" w:eastAsia="Arial" w:hAnsi="Arial"/>
                <w:b w:val="false"/>
                <w:bCs w:val="false"/>
                <w:i w:val="false"/>
                <w:iCs w:val="false"/>
                <w:color w:val="000000"/>
                <w:sz w:val="18"/>
                <w:szCs w:val="18"/>
              </w:rPr>
              <w:t xml:space="preserve"> the smaller end), and h (vertical height of frustum) in the table. Step 3 — Unfold: learners carefully cut a straight slit up the curved surface of the frustum and lay it flat onto the A3 squared paper, tracing the outline of the unfolded net. They observe and label: the outer arc (from the large base), the inner arc (from the small top), and the two straight edges (slant height l). They measure l directly from the net. Step 4 — Compare: learners place the frustum net alongside the full cone net drawn in Lesson 1 and record observations about size and shape differences in their books. Step 5 — Record: learners sketch and label the 3-D frustum identifying R, r, h, and l on their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materials, model Steps 1–2 at the front with a demonstration cone. Narrate aloud: 'I am cutting along this line — notice the cut must stay parallel to the base, otherwise R and r will not be true circles.' Circulate during group work with a checklist. At Step 3 stop all groups after 2 minutes and ask whole-class: 'What shape is your unfolded curved surface — is it a full sector, two sectors, or something else?' Cold-call 2 groups. WAIT TIME: 12 seconds after posing the question. At Step 4 prompt: 'Hold your full-cone net from Lesson 1 next to your frustum net. What do you notice about the inner arc that was NOT there before?' Cold-call 3 groups. Write on the board exactly what learners say, verbatim, without evaluating. After Step 5 ask: 'How many radii does a frustum have? Turn and tell your partner.' Cold-call 4 individuals — target at least 1 learner who has not yet spoken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sequence — learners move from handling a physical 3-D solid (Concrete) to tracing and labelling its flat net (Representational) before any symbolic formula is introduced (Abstract in Phase 3). This grounds the later algebraic formula in a physical reality learners have personally constructed.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Frustum Dimensions Table has numeric entries in all four columns (R, r, h, l_measured) before Phase 3 begins. (2) Every learner's book contains a labelled sketch of the 3-D frustum with R, r, h, and l marked correctly. Teacher checks: if a group's 'net' is not a true annular sector (e.g. the cone was cut at an angle), acknowledge the measurement error and have them re-measure R and r at the actual cut faces rather than re-cutting. Misconception flag: if learners call the two straight edges of the net 'height', intervene: 'That measurement you took directly from the net — is it the vertical height of the frustum, or the distance along the sloping side? How would you check?'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4bioc1zdzdp9zg-mdmew">
              <w:r>
                <w:rPr>
                  <w:rFonts w:ascii="Arial" w:cs="Arial" w:eastAsia="Arial" w:hAnsi="Arial"/>
                  <w:color w:val="2E75B6"/>
                  <w:sz w:val="16"/>
                  <w:szCs w:val="16"/>
                  <w:u w:val="single" w:color="2E75B6"/>
                </w:rPr>
                <w:t xml:space="preserve">Applications Using the Pythagorean Theorem: An Explanation of the Concept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nxa1k5v_je5ofv1fr6i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smqagj78iux6xie0veuv">
              <w:r>
                <w:rPr>
                  <w:rFonts w:ascii="Arial" w:cs="Arial" w:eastAsia="Arial" w:hAnsi="Arial"/>
                  <w:color w:val="2E75B6"/>
                  <w:sz w:val="16"/>
                  <w:szCs w:val="16"/>
                  <w:u w:val="single" w:color="2E75B6"/>
                </w:rPr>
                <w:t xml:space="preserve">Applications Using the Pythagorean Theorem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93vewmnncn94wzyely9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 same groups through a structured Explain sequence. Part A — Deriving the formula conceptually: Using the frustum and the small cone they removed in Phase 2, learners recall (from Lesson 1) that the lateral surface area of a full cone is πrl_cone. They write on mini-whiteboards: Curved SA of frustum = Lateral SA of big cone − Lateral SA of small cone. Teacher guides them to label the big cone's slant height as L, base radius R; and the small cone's slant height as (L − l), base radius r. Learners substitute into the difference, cancel, and arrive at π(R + r)l. Part B — Slant height: Teacher poses a context: 'Suppose you are a metalworker in Gikomba market and you only have a tape measure and a plumb line — you cannot measure l directly. You can measure R, r, and h. How do you find l?' Learners draw a right triangle on their mini-whiteboards: vertical side h, horizontal side (R − r), hypotenuse l. They write and simplify l = √[h² + (R − r)²]. Part C — Kirinyaga Road bucket: Learners use R = 14 cm, r = 8 cm, h = 25.7 cm to calculate l then curved SA. Part D — Eldoret grain silo frustum: Learners use R = 1.5 m, r = 0.6 m, h = 2.4 m; they must also add the area of the </w:t>
            </w:r>
            <w:del w:id="9095" w:author="Claude (AI) - proposed" w:date="2026-10-18T00:28:56Z">
              <w:r>
                <w:rPr>
                  <w:rFonts w:ascii="Arial" w:cs="Arial" w:eastAsia="Arial" w:hAnsi="Arial"/>
                  <w:b w:val="false"/>
                  <w:bCs w:val="false"/>
                  <w:i w:val="false"/>
                  <w:iCs w:val="false"/>
                  <w:color w:val="000000"/>
                  <w:sz w:val="18"/>
                  <w:szCs w:val="18"/>
                </w:rPr>
                <w:delText xml:space="preserve">two circular ends (large and small base)</w:delText>
              </w:r>
            </w:del>
            <w:ins w:id="9096" w:author="Claude (AI) - proposed" w:date="2026-10-18T00:28:56Z">
              <w:r>
                <w:rPr>
                  <w:rFonts w:ascii="Arial" w:cs="Arial" w:eastAsia="Arial" w:hAnsi="Arial"/>
                  <w:b w:val="false"/>
                  <w:bCs w:val="false"/>
                  <w:i w:val="false"/>
                  <w:iCs w:val="false"/>
                  <w:color w:val="000000"/>
                  <w:sz w:val="18"/>
                  <w:szCs w:val="18"/>
                </w:rPr>
                <w:t xml:space="preserve">closed bottom only (the small circle, πr²), not the open top,</w:t>
              </w:r>
            </w:ins>
            <w:r>
              <w:rPr>
                <w:rFonts w:ascii="Arial" w:cs="Arial" w:eastAsia="Arial" w:hAnsi="Arial"/>
                <w:b w:val="false"/>
                <w:bCs w:val="false"/>
                <w:i w:val="false"/>
                <w:iCs w:val="false"/>
                <w:color w:val="000000"/>
                <w:sz w:val="18"/>
                <w:szCs w:val="18"/>
              </w:rPr>
              <w:t xml:space="preserve"> to find the </w:t>
            </w:r>
            <w:del w:id="9097" w:author="Claude (AI) - proposed" w:date="2026-10-18T00:28:56Z">
              <w:r>
                <w:rPr>
                  <w:rFonts w:ascii="Arial" w:cs="Arial" w:eastAsia="Arial" w:hAnsi="Arial"/>
                  <w:b w:val="false"/>
                  <w:bCs w:val="false"/>
                  <w:i w:val="false"/>
                  <w:iCs w:val="false"/>
                  <w:color w:val="000000"/>
                  <w:sz w:val="18"/>
                  <w:szCs w:val="18"/>
                </w:rPr>
                <w:delText xml:space="preserve">total surface area, since the silo is open at the top and closed at the bottom</w:delText>
              </w:r>
            </w:del>
            <w:ins w:id="9098" w:author="Claude (AI) - proposed" w:date="2026-10-18T00:28:56Z">
              <w:r>
                <w:rPr>
                  <w:rFonts w:ascii="Arial" w:cs="Arial" w:eastAsia="Arial" w:hAnsi="Arial"/>
                  <w:b w:val="false"/>
                  <w:bCs w:val="false"/>
                  <w:i w:val="false"/>
                  <w:iCs w:val="false"/>
                  <w:color w:val="000000"/>
                  <w:sz w:val="18"/>
                  <w:szCs w:val="18"/>
                </w:rPr>
                <w:t xml:space="preserve">surface area to be painted</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Write on the board 'Curved SA = πRL − πr(L−l)' with the derivation steps in a table. Ask: 'Before I expand this — what happens to the L terms after we use similar triangles to relate L and l? Discuss for 90 seconds.' Cold-call 2 groups. WAIT TIME: 15 seconds. Complete the derivation step-by-step, pausing at each line to say: 'Agree? Show thumbs up / thumbs down on your mini-whiteboard.' Part B: Do NOT show the right triangle — ask 'Draw me the cross-section of the frustum. What right triangle can you spot inside it?' Cold-call 1 learner to draw on the board. WAIT TIME: 12 seconds. Affirm the correct triangle; narrate: 'The horizontal leg is (R − r) because both radii start from the central axis.' Part C: Say: 'You are the metalworker pricing the Kirinyaga Road bucket. Work out the curved surface area only — silent individual work, 5 minutes.' Circulate, note errors on a tally. After 5 minutes cold-call 3 learners with different answers to write on the board; facilitate peer error-correction. Part D: Ask: 'For the Eldoret grain silo, the farmer needs to paint the outside including the base but NOT the open top. What extra areas must we add to the curved surface area?' Cold-call 2 learners. Emphasise connection to phenomenon: 'This is exactly the question we need to answer for the Kirinyaga Road frustum bucket — curved surface PLUS the two circular ends. We will compute the full surface area in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Algebraic derivation with physical referents — learners derive π(R + r)l by subtracting two known cone-surface-area expressions (knowledge from Lesson 1) rather than accepting the formula as given. This 'formula genealogy' strategy ensures the formula is understood, not memorised, and directly answers the driving question 'how do we calculate exactly how much material is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Part A, learner mini-whiteboards show the correct intermediate step πRL − πr(L − l) = πl(R + r) before the teacher confirms it. (2) In Part C, at least 80 % of learners independently arrive at the correct curved SA for the Kirinyaga Road bucket (l ≈ 26.4 cm, curved SA ≈ 1,825 cm²) within the 5-minute window. (3) In Part D, learners correctly identify that total SA = π(R + r)l + πr² (closed bottom) before Lesson 6. </w:t>
            </w:r>
            <w:ins w:id="9099" w:author="Claude (AI) - proposed" w:date="2026-10-18T00:28:56Z">
              <w:r>
                <w:rPr>
                  <w:rFonts w:ascii="Arial" w:cs="Arial" w:eastAsia="Arial" w:hAnsi="Arial"/>
                  <w:b w:val="false"/>
                  <w:bCs w:val="false"/>
                  <w:i w:val="false"/>
                  <w:iCs w:val="false"/>
                  <w:color w:val="000000"/>
                  <w:sz w:val="18"/>
                  <w:szCs w:val="18"/>
                </w:rPr>
                <w:t xml:space="preserve">Expected: l = √(2.4² + 0.9²) ≈ 2.56 m; curved area ≈ 16.9 m²; bottom ≈ 1.1 m²; total ≈ 18.0 m². </w:t>
              </w:r>
            </w:ins>
            <w:r>
              <w:rPr>
                <w:rFonts w:ascii="Arial" w:cs="Arial" w:eastAsia="Arial" w:hAnsi="Arial"/>
                <w:b w:val="false"/>
                <w:bCs w:val="false"/>
                <w:i w:val="false"/>
                <w:iCs w:val="false"/>
                <w:color w:val="000000"/>
                <w:sz w:val="18"/>
                <w:szCs w:val="18"/>
              </w:rPr>
              <w:t xml:space="preserve">Misconception to monitor: learners using h instead of l in the formula π(R + r)h — address immediately: 'Point to the slant height on your physical frustum. Is that the same as the vertical height you measured earlier?'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qvspowbpock6gpo_wsie">
              <w:r>
                <w:rPr>
                  <w:rFonts w:ascii="Arial" w:cs="Arial" w:eastAsia="Arial" w:hAnsi="Arial"/>
                  <w:color w:val="2E75B6"/>
                  <w:sz w:val="16"/>
                  <w:szCs w:val="16"/>
                  <w:u w:val="single" w:color="2E75B6"/>
                </w:rPr>
                <w:t xml:space="preserve">Distance formula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w_q4qosm9vvwusra9n7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ztx2ht2-6fwcgubwnb_e">
              <w:r>
                <w:rPr>
                  <w:rFonts w:ascii="Arial" w:cs="Arial" w:eastAsia="Arial" w:hAnsi="Arial"/>
                  <w:color w:val="2E75B6"/>
                  <w:sz w:val="16"/>
                  <w:szCs w:val="16"/>
                  <w:u w:val="single" w:color="2E75B6"/>
                </w:rPr>
                <w:t xml:space="preserve">Applications Using the Pythagorean Theorem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muazcmddupky-pixzc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reviews the class DQB (a large chart on the classroom wall tracking the unit's growing understanding). They receive three colour-coded sticky notes: GREEN — 'Something we can now explain'; ORANGE — 'Something that is still not clear'; PINK — 'A new question this lesson raised'. Groups write their notes and one representative from each group posts them on the DQB. Whole class does a silent 2-minute gallery walk around the DQB. Learners individually write one sentence in their books completing the stem: 'Lesson 5 helps me answer the driving question because now I know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attention to the Prediction Wall from Phase 1: 'Earlier, most groups predicted the frustum net would be (more / less) material than the cone. Now that you have computed the curved surface area, were your predictions correct?' Cold-call 3 groups whose sticky notes are still on the wall. WAIT TIME: 10 seconds. Then direct attention to the DQB: 'Look at the ORANGE notes from Lessons 1–4. Which ones can we now move to GREEN?' Facilitate a 3-minute whole-class discussion — do NOT move any note yourself; ask learners to justify before relocating. End by reading aloud two PINK 'new question' notes and asking: 'Which of these do you think Lesson 6 will answer?' Connect explicitly to phenomenon: 'We still have not confirmed whether the shopkeeper on Kirinyaga Road is correct. What are we still missing?' (Answer: the areas of the two circular ends, and the comparison with the cylinder and cone buckets — to be done in Lessons 6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sense-consolidation via DQB — the three-colour protocol forces learners to distinguish between resolved understanding (GREEN), persistent confusion (ORANGE), and new curiosity (PINK). This metacognitive sorting ensures the DQB remains a living tool that tracks conceptual progress rather than a static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at least one GREEN note that correctly references either the formula π(R + r)l or the relationship l = √[h² + (R − r)²]. (2) Every learner's book contains a completed sentence stem that specifically mentions R, r, or l — not just 'the formula'. (3) ORANGE notes that still mention 'the difference between h and l' signal a group that needs re-teaching at the start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_9mkx7nqhfjye88xzngq">
              <w:r>
                <w:rPr>
                  <w:rFonts w:ascii="Arial" w:cs="Arial" w:eastAsia="Arial" w:hAnsi="Arial"/>
                  <w:color w:val="2E75B6"/>
                  <w:sz w:val="16"/>
                  <w:szCs w:val="16"/>
                  <w:u w:val="single" w:color="2E75B6"/>
                </w:rPr>
                <w:t xml:space="preserve">Applications of the Pythagorean Theorem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t8tmgyy53ubrs9ppps5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cec8fuvp7qh4f1eawph7">
              <w:r>
                <w:rPr>
                  <w:rFonts w:ascii="Arial" w:cs="Arial" w:eastAsia="Arial" w:hAnsi="Arial"/>
                  <w:color w:val="2E75B6"/>
                  <w:sz w:val="16"/>
                  <w:szCs w:val="16"/>
                  <w:u w:val="single" w:color="2E75B6"/>
                </w:rPr>
                <w:t xml:space="preserve">Applications of the Pythagorean Theorem: Too Many Pools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vgqbhsslombclzlncyc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has a cumulative 'Surface Area Model' diagram in the back of their exercise book — a concept map begun in Lesson 1 showing all solids studied so far (cone, square pyramid, rectangular pyramid, sphere, hemisphere) with their surface-area formulas and key dimensions labelled. In this lesson, learners add the frustum of a cone node. They draw a labelled 3-D sketch of a frustum, write the curved SA formula π(R + r)l, the total SA formula π(R + r)l + πR² + πr² (for a closed frustum), and the slant-height formula l = √[h² + (R − r)²]. They draw an arrow from the 'cone' node to the 'frustum' node labelled 'slice parallel to base'. They also annotate their model with one real-world Kenyan object for the frustum (e.g. 'tapered metal bucket, Kirinyaga Road'; 'grain silo, Eldoret'; 'lampshade, </w:t>
            </w:r>
            <w:del w:id="9100" w:author="Claude (AI) - proposed" w:date="2026-10-18T00:28:56Z">
              <w:r>
                <w:rPr>
                  <w:rFonts w:ascii="Arial" w:cs="Arial" w:eastAsia="Arial" w:hAnsi="Arial"/>
                  <w:b w:val="false"/>
                  <w:bCs w:val="false"/>
                  <w:i w:val="false"/>
                  <w:iCs w:val="false"/>
                  <w:color w:val="000000"/>
                  <w:sz w:val="18"/>
                  <w:szCs w:val="18"/>
                </w:rPr>
                <w:delText xml:space="preserve">Nakumatt</w:delText>
              </w:r>
            </w:del>
            <w:ins w:id="9101" w:author="Claude (AI) - proposed" w:date="2026-10-18T00:28:56Z">
              <w:r>
                <w:rPr>
                  <w:rFonts w:ascii="Arial" w:cs="Arial" w:eastAsia="Arial" w:hAnsi="Arial"/>
                  <w:b w:val="false"/>
                  <w:bCs w:val="false"/>
                  <w:i w:val="false"/>
                  <w:iCs w:val="false"/>
                  <w:color w:val="000000"/>
                  <w:sz w:val="18"/>
                  <w:szCs w:val="18"/>
                </w:rPr>
                <w:t xml:space="preserve">local hardware shop</w:t>
              </w:r>
            </w:ins>
            <w:r>
              <w:rPr>
                <w:rFonts w:ascii="Arial" w:cs="Arial" w:eastAsia="Arial" w:hAnsi="Arial"/>
                <w:b w:val="false"/>
                <w:bCs w:val="false"/>
                <w:i w:val="false"/>
                <w:iCs w:val="false"/>
                <w:color w:val="000000"/>
                <w:sz w:val="18"/>
                <w:szCs w:val="18"/>
              </w:rPr>
              <w:t xml:space="preserve">'). Finally, each learner writes one 'lingering question' at the bottom of their model page to bring to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a blank version of the cumulative concept map on the board. Ask: 'Before you add the frustum, trace the path from cone to frustum on your own map — draw the arrow first, then add the node.' Give 2 minutes of silent individual work. Circulate and check that the arrow is labelled correctly ('slice parallel to base') — this label encodes the geometric definition of a frustum and will be needed when learners encounter frustums of pyramids in Lesson 7. Then say: 'Add the two formulas — curved SA and total SA. Leave the total SA for a closed frustum — we will verify that in Lesson 6 when we add the circle areas.' Ask: 'What Kenyan object in your home or community is shaped like a frustum?' Cold-call 4 learners — target gender balance. WAIT TIME: 10 seconds. Write their suggestions on the board. Close the lesson by returning to the phenomenon: 'The Kirinyaga Road shopkeeper said the frustum bucket uses the most metal. Today you computed the curved surface area. In Lesson 6 we add the bases and compare all three buckets. Keep your Frustum Dimensions Table — you will need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by adding each new solid to a single growing concept map, learners build a connected schema rather than isolated formula lists. The directional arrow 'cone → frustum (slice parallel to base)' encodes the geometric relationship and prepares learners for the pyramid frustum in Lesson 7, making the model genuinely predictive rather than merely descriptive.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concept map has the frustum node connected to the cone node with a correctly labelled arrow. (2) The frustum node contains both the curved SA formula and the total SA formula (with πR² + πr² terms present even if the lesson has not yet verified them numerically). (3) At least one Kenyan real-world object is annotated on the frustum node. (4) A 'lingering question' is written — questions that mention 'the two circle ends' or 'how to compare all three buckets' indicate readiness for Lesson 6; questions that still ask 'why is the formula π(R + r)l and not just πRl' indicate a learner who needs the Part A derivation revisited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Prediction Wall evidence — did the majority of learners predict 'more material' or 'less material' for the frustum compared to the original cone? If most predicted 'less', what does this reveal about their understanding of how removing the apex affects surface area, and how will you address this in Lesson 6's opening? (2) Formula derivation — during Part A of the Explain phase, how many learners were able to write the intermediate step πRL − πr(L − l) without scaffolding? If fewer than half did, consider providing a partially completed derivation frame at the start of Lesson 6 before asking learners to apply the formula independently. (3) h vs l confusion — did any groups consistently substitute h into the formula instead of l? If yes, plan a targeted 5-minute re-teaching segment at the start of Lesson 6 using the physical frustum: 'Hold a ruler vertically inside your frustum — that is h. Now hold it along the sloping side — that is l. Are they equal?' (4) Kenyan context resonance — which real-world frustum objects did learners suggest during the Model Building phase? Were there surprises (e.g. the base of a kikapu woven basket, the top of a sufuria)? Note these for use in Lesson 6 word problems to increase relevance. (5) DQB quality — review the ORANGE notes posted. Are confusions about slant height, about the number of surfaces to include, or about the relationship between the frustum and the original cone? Use these to sequence the opening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a paper cone along a plane parallel to its base to produce a frustum, measured its dimensions (R, r, h, l), unfolded its curved surface onto squared paper, and observed that the net is an annular sector — the region between two concentric arcs — which is </w:t>
            </w:r>
            <w:del w:id="9102" w:author="Claude (AI) - proposed" w:date="2026-10-18T00:28:56Z">
              <w:r>
                <w:rPr>
                  <w:rFonts w:ascii="Arial" w:cs="Arial" w:eastAsia="Arial" w:hAnsi="Arial"/>
                  <w:b w:val="false"/>
                  <w:bCs w:val="false"/>
                  <w:i w:val="false"/>
                  <w:iCs w:val="false"/>
                  <w:color w:val="000000"/>
                  <w:sz w:val="18"/>
                  <w:szCs w:val="18"/>
                </w:rPr>
                <w:delText xml:space="preserve">larger and</w:delText>
              </w:r>
            </w:del>
            <w:ins w:id="9103" w:author="Claude (AI) - proposed" w:date="2026-10-18T00:28:56Z">
              <w:r>
                <w:rPr>
                  <w:rFonts w:ascii="Arial" w:cs="Arial" w:eastAsia="Arial" w:hAnsi="Arial"/>
                  <w:b w:val="false"/>
                  <w:bCs w:val="false"/>
                  <w:i w:val="false"/>
                  <w:iCs w:val="false"/>
                  <w:color w:val="000000"/>
                  <w:sz w:val="18"/>
                  <w:szCs w:val="18"/>
                </w:rPr>
                <w:t xml:space="preserve">a curved, ring-shaped piece,</w:t>
              </w:r>
            </w:ins>
            <w:r>
              <w:rPr>
                <w:rFonts w:ascii="Arial" w:cs="Arial" w:eastAsia="Arial" w:hAnsi="Arial"/>
                <w:b w:val="false"/>
                <w:bCs w:val="false"/>
                <w:i w:val="false"/>
                <w:iCs w:val="false"/>
                <w:color w:val="000000"/>
                <w:sz w:val="18"/>
                <w:szCs w:val="18"/>
              </w:rPr>
              <w:t xml:space="preserve"> more complex than the full cone net from Lesson 1</w:t>
            </w:r>
            <w:ins w:id="9104" w:author="Claude (AI) - proposed" w:date="2026-10-18T00:28:56Z">
              <w:r>
                <w:rPr>
                  <w:rFonts w:ascii="Arial" w:cs="Arial" w:eastAsia="Arial" w:hAnsi="Arial"/>
                  <w:b w:val="false"/>
                  <w:bCs w:val="false"/>
                  <w:i w:val="false"/>
                  <w:iCs w:val="false"/>
                  <w:color w:val="000000"/>
                  <w:sz w:val="18"/>
                  <w:szCs w:val="18"/>
                </w:rPr>
                <w:t xml:space="preserve"> (and smaller in area, because the frustum is only part of the cone)</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curved surface area of a frustum of a cone is given by π(R + r)l, where R is the radius of the larger circular end (the open top of the bucket), r is the radius of the smaller circular end (the base of the bucket), and l is the slant height. The slant height can be calculated from the vertical height and the two radii using the Pythagorean relationship l = √[h² + (R − r)²]. The total surface area of a closed frustum also includes the areas of the two circular ends: πR² + πr².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formula π(R + r)l arises because the curved surface of a frustum is the difference between the lateral surfaces of two similar cones sharing the same apex: Curved SA = πRL − πr(L − l) = πl(R + r). This connects directly to the Kirinyaga Road phenomenon: the tapered (frustum) bucket has two different-sized circular ends and a sloping curved surface whose area depends on both radii simultaneously, which is why its net looks </w:t>
            </w:r>
            <w:del w:id="9105" w:author="Claude (AI) - proposed" w:date="2026-10-18T00:28:56Z">
              <w:r>
                <w:rPr>
                  <w:rFonts w:ascii="Arial" w:cs="Arial" w:eastAsia="Arial" w:hAnsi="Arial"/>
                  <w:b w:val="false"/>
                  <w:bCs w:val="false"/>
                  <w:i w:val="false"/>
                  <w:iCs w:val="false"/>
                  <w:color w:val="000000"/>
                  <w:sz w:val="18"/>
                  <w:szCs w:val="18"/>
                </w:rPr>
                <w:delText xml:space="preserve">larger and more complex than the straight-sided cylindrical bucket or the conical bucket of the same volume</w:delText>
              </w:r>
            </w:del>
            <w:ins w:id="9106" w:author="Claude (AI) - proposed" w:date="2026-10-18T00:28:56Z">
              <w:r>
                <w:rPr>
                  <w:rFonts w:ascii="Arial" w:cs="Arial" w:eastAsia="Arial" w:hAnsi="Arial"/>
                  <w:b w:val="false"/>
                  <w:bCs w:val="false"/>
                  <w:i w:val="false"/>
                  <w:iCs w:val="false"/>
                  <w:color w:val="000000"/>
                  <w:sz w:val="18"/>
                  <w:szCs w:val="18"/>
                </w:rPr>
                <w:t xml:space="preserve">more complex (a curved ring-shaped piece) than the rectangle of the cylindrical bucket. A more complex net does not mean more metal: for the 10-litre buckets of Lesson 8 the frustum needs the least</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kndytup-gjixhudc9df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azslkj_q51oigapt6ob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Total Surface Area of Frustums of Cones — Open and Closed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the total surface area of closed and open frustums of cones, and use this to determine how much sheet metal is needed for the tapered bucket in the anchoring phenomenon — beginning to test whether the shopkeeper on Kirinyaga Road is correct (the verdict is settled in Lesson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frustum of a cone is formed by cutting a smaller cone from the top of a larger cone with a parallel cut. Its curved surface area is π(R + r)l, where R is the larger radius, r is the smaller radius, and l is the slant height. The slant height is found using l = √[h² + (R − r)²]. A closed frustum adds both circular faces (πR² + πr²); an open frustum adds only the base (πr²) or neither circular face, depending on the physical object. The total surface area formula for a closed frustum is: TSA = π(R + r)l + πR² + πr².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the dimensions of physical frustum-shaped containers (tapered buckets, plastic tumblers) using a ruler and tape measure; substituting values into the frustum surface area formula; computing slant height from perpendicular height and radii; distinguishing between open and closed frustum surface areas; comparing calculated values with manufacturer specifications; interpreting results to begin testing the anchoring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Appreciating that the shape of a container — not just its volume — determines the amount of material needed to construct it; developing curiosity and persistence when measurements from physical objects do not immediately match expected formula results; valuing precision in measurement as a life skill relevant to trades such as metalwork, tailoring, and construction.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developed surface area tools for cones, pyramids, spheres, and hemispheres. Lesson 6 is the key evidence lesson for the anchoring phenomenon: learners now apply the frustum surface area formula to the tapered metal bucket, compute and compare the sheet-metal requirements for all three buckets (cylinder from the bucket data sheet, cone from the bucket data sheet, frustum today), and make a first evaluation of the shopkeeper's claim, to be finalised in Lesson 8 with the Bucket Data Sheet. This is the evidence-gathering climax of the sequence before Lesson 7 (frustums of pyramids) and Lesson 8 (applications and consolidation).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measuring physical metal or plastic buckets, learners should handle any sharp pressed-metal rims carefully. No cutting tools are used in this lesson. If physical buckets have been washed before class, ensure they are dry to avoid slipping. Remind learners not to stand containers on the edge of desks.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much sheet metal the tapered (frustum-shaped) bucket from the Kirinyaga Road hardware shop requires, drawing on their prior knowledge of cones and cylinders. They then derive the frustum curved-surface-area formula by conceptually 'reassembling' the frustum from two cones (connecting to Lesson 1), before measuring real frustum-shaped containers brought from home (tapered buckets, plastic tumblers) and computing both open and closed surface areas. Groups compare their computed values with manufacturer label data where available. In the Explain phase, the class makes a first test of the anchoring question: does the frustum bucket use more sheet metal than the cylindrical or conical bucket of equal 10-litre capacity? The full verdict is reached in Lesson 8. Learners update their Driving Question Boards and revise their cumulative net-based models to include the frustum, preparing for the full three-bucket comparison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zgmghj_2wodl7_cfwjih">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_t2oi8dnfahjgrhdot7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rw4zckasiirfnkmkkvx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physical tapered bucket (or a clear diagram of the three Kirinyaga Road buckets) and reminded that all three hold exactly 10 litres. Each learner silently writes a personal prediction in their exercise book: 'Which bucket do you think uses the most sheet metal — the cylinder, the cone, or the frustum? Give a reason.' They then share predictions with a partner (Think-Pair-Share) and the class hears 3–4 predictions cold-called. Learners also sketch a rough net of the frustum from memory, labelling any dimensions they think matter. Predictions are recorded on a class 'Prediction Wall' (a section of the board left visible all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bucket outlines side by side on the board and say: 'Angalia </w:t>
            </w:r>
            <w:del w:id="9107" w:author="Claude (AI) - proposed" w:date="2026-10-18T00:28:56Z">
              <w:r>
                <w:rPr>
                  <w:rFonts w:ascii="Arial" w:cs="Arial" w:eastAsia="Arial" w:hAnsi="Arial"/>
                  <w:b w:val="false"/>
                  <w:bCs w:val="false"/>
                  <w:i w:val="false"/>
                  <w:iCs w:val="false"/>
                  <w:color w:val="000000"/>
                  <w:sz w:val="18"/>
                  <w:szCs w:val="18"/>
                </w:rPr>
                <w:delText xml:space="preserve">mifano hii ya ndoo</w:delText>
              </w:r>
            </w:del>
            <w:ins w:id="9108" w:author="Claude (AI) - proposed" w:date="2026-10-18T00:28:56Z">
              <w:r>
                <w:rPr>
                  <w:rFonts w:ascii="Arial" w:cs="Arial" w:eastAsia="Arial" w:hAnsi="Arial"/>
                  <w:b w:val="false"/>
                  <w:bCs w:val="false"/>
                  <w:i w:val="false"/>
                  <w:iCs w:val="false"/>
                  <w:color w:val="000000"/>
                  <w:sz w:val="18"/>
                  <w:szCs w:val="18"/>
                </w:rPr>
                <w:t xml:space="preserve">ndoo hizi</w:t>
              </w:r>
            </w:ins>
            <w:r>
              <w:rPr>
                <w:rFonts w:ascii="Arial" w:cs="Arial" w:eastAsia="Arial" w:hAnsi="Arial"/>
                <w:b w:val="false"/>
                <w:bCs w:val="false"/>
                <w:i w:val="false"/>
                <w:iCs w:val="false"/>
                <w:color w:val="000000"/>
                <w:sz w:val="18"/>
                <w:szCs w:val="18"/>
              </w:rPr>
              <w:t xml:space="preserve"> tatu — look at these three </w:t>
            </w:r>
            <w:del w:id="9109" w:author="Claude (AI) - proposed" w:date="2026-10-18T00:28:56Z">
              <w:r>
                <w:rPr>
                  <w:rFonts w:ascii="Arial" w:cs="Arial" w:eastAsia="Arial" w:hAnsi="Arial"/>
                  <w:b w:val="false"/>
                  <w:bCs w:val="false"/>
                  <w:i w:val="false"/>
                  <w:iCs w:val="false"/>
                  <w:color w:val="000000"/>
                  <w:sz w:val="18"/>
                  <w:szCs w:val="18"/>
                </w:rPr>
                <w:delText xml:space="preserve">bucket shapes</w:delText>
              </w:r>
            </w:del>
            <w:ins w:id="9110" w:author="Claude (AI) - proposed" w:date="2026-10-18T00:28:56Z">
              <w:r>
                <w:rPr>
                  <w:rFonts w:ascii="Arial" w:cs="Arial" w:eastAsia="Arial" w:hAnsi="Arial"/>
                  <w:b w:val="false"/>
                  <w:bCs w:val="false"/>
                  <w:i w:val="false"/>
                  <w:iCs w:val="false"/>
                  <w:color w:val="000000"/>
                  <w:sz w:val="18"/>
                  <w:szCs w:val="18"/>
                </w:rPr>
                <w:t xml:space="preserve">buckets</w:t>
              </w:r>
            </w:ins>
            <w:r>
              <w:rPr>
                <w:rFonts w:ascii="Arial" w:cs="Arial" w:eastAsia="Arial" w:hAnsi="Arial"/>
                <w:b w:val="false"/>
                <w:bCs w:val="false"/>
                <w:i w:val="false"/>
                <w:iCs w:val="false"/>
                <w:color w:val="000000"/>
                <w:sz w:val="18"/>
                <w:szCs w:val="18"/>
              </w:rPr>
              <w:t xml:space="preserve">. All hold exactly 10 litres. Before we do any mathematics today, I want your honest guess.' Give 90 seconds of silent writing time. After Think-Pair-Share, cold-call exactly 4 learners (choose one who predicted 'frustum uses most', one who predicted 'cylinder uses most', one who predicted 'cone uses most', and one who is unsure). For each, ask: 'What is your reason?' Apply 10-second WAIT TIME before accepting answers. Record each prediction on the board in three columns: Frustum / Cylinder / Cone. Do NOT confirm or deny any prediction — say: 'We will test every single one of these predictions before the lesson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Prediction Wall. This activates prior knowledge from Lessons 1–5 (cone and cylinder surface areas) and creates cognitive dissonance — learners who expect 'same volume = same surface area' will be challenged. The visible Prediction Wall maintains accountability: learners know they will return to these predictions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silent writing and scan exercise books. Check: (a) Does the learner reference a formula or dimension (e.g. 'the frustum has a bigger opening so more area')? (b) Does the learner's sketch include R, r, and some height? Learners who draw only a rectangle or a triangle for the net have not yet visualised the frustum's lateral surface — note these learners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oz3qpsufxpmiinxbo97">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symfshyjy8yttnrqk9l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sgziev-fpiyu-fps0t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w:t>
            </w:r>
            <w:del w:id="9111" w:author="Claude (AI) - proposed" w:date="2026-10-18T00:28:56Z">
              <w:r>
                <w:rPr>
                  <w:rFonts w:ascii="Arial" w:cs="Arial" w:eastAsia="Arial" w:hAnsi="Arial"/>
                  <w:b w:val="false"/>
                  <w:bCs w:val="false"/>
                  <w:i w:val="false"/>
                  <w:iCs w:val="false"/>
                  <w:color w:val="000000"/>
                  <w:sz w:val="18"/>
                  <w:szCs w:val="18"/>
                </w:rPr>
                <w:delText xml:space="preserve">Deriving</w:delText>
              </w:r>
            </w:del>
            <w:ins w:id="9112" w:author="Claude (AI) - proposed" w:date="2026-10-18T00:28:56Z">
              <w:r>
                <w:rPr>
                  <w:rFonts w:ascii="Arial" w:cs="Arial" w:eastAsia="Arial" w:hAnsi="Arial"/>
                  <w:b w:val="false"/>
                  <w:bCs w:val="false"/>
                  <w:i w:val="false"/>
                  <w:iCs w:val="false"/>
                  <w:color w:val="000000"/>
                  <w:sz w:val="18"/>
                  <w:szCs w:val="18"/>
                </w:rPr>
                <w:t xml:space="preserve">Recalling</w:t>
              </w:r>
            </w:ins>
            <w:r>
              <w:rPr>
                <w:rFonts w:ascii="Arial" w:cs="Arial" w:eastAsia="Arial" w:hAnsi="Arial"/>
                <w:b w:val="false"/>
                <w:bCs w:val="false"/>
                <w:i w:val="false"/>
                <w:iCs w:val="false"/>
                <w:color w:val="000000"/>
                <w:sz w:val="18"/>
                <w:szCs w:val="18"/>
              </w:rPr>
              <w:t xml:space="preserve"> the Formula (</w:t>
            </w:r>
            <w:del w:id="9113" w:author="Claude (AI) - proposed" w:date="2026-10-18T00:28:56Z">
              <w:r>
                <w:rPr>
                  <w:rFonts w:ascii="Arial" w:cs="Arial" w:eastAsia="Arial" w:hAnsi="Arial"/>
                  <w:b w:val="false"/>
                  <w:bCs w:val="false"/>
                  <w:i w:val="false"/>
                  <w:iCs w:val="false"/>
                  <w:color w:val="000000"/>
                  <w:sz w:val="18"/>
                  <w:szCs w:val="18"/>
                </w:rPr>
                <w:delText xml:space="preserve">15 min</w:delText>
              </w:r>
            </w:del>
            <w:ins w:id="9114" w:author="Claude (AI) - proposed" w:date="2026-10-18T00:28:56Z">
              <w:r>
                <w:rPr>
                  <w:rFonts w:ascii="Arial" w:cs="Arial" w:eastAsia="Arial" w:hAnsi="Arial"/>
                  <w:b w:val="false"/>
                  <w:bCs w:val="false"/>
                  <w:i w:val="false"/>
                  <w:iCs w:val="false"/>
                  <w:color w:val="000000"/>
                  <w:sz w:val="18"/>
                  <w:szCs w:val="18"/>
                </w:rPr>
                <w:t xml:space="preserve">5 min; it was first derived in Lesson 5</w:t>
              </w:r>
            </w:ins>
            <w:r>
              <w:rPr>
                <w:rFonts w:ascii="Arial" w:cs="Arial" w:eastAsia="Arial" w:hAnsi="Arial"/>
                <w:b w:val="false"/>
                <w:bCs w:val="false"/>
                <w:i w:val="false"/>
                <w:iCs w:val="false"/>
                <w:color w:val="000000"/>
                <w:sz w:val="18"/>
                <w:szCs w:val="18"/>
              </w:rPr>
              <w:t xml:space="preserve">): In pairs, learners receive a printed diagram showing a frustum alongside the two cones it comes from (a large cone of radius R and slant height L, and the removed small cone of radius r and slant height l_small). Using the curved surface area of a cone formula (πrl) from Lesson 1, pairs work out: Curved SA of frustum = πRL − πr·l_small. Using similar triangles (R/r = L/l_small), they simplify this to π(R + r)l, where l is the slant height of the frustum itself. The teacher guides this derivation with structured questions. Pairs also derive l = √[h² + (R − r)²] from the right-triangle hidden inside the frustum. Activity B — Measuring Real Containers (20 min): Groups of 4 receive one physical frustum-shaped container (tapered bucket, large plastic tumbler, or a lamp shade) and a tape measure plus ruler. Each group measures: the top radius R (or diameter D), the bottom radius r (or diameter d), and the perpendicular height h. They compute slant height l, then calculate: (i) Curved surface area only, (ii) Open frustum TSA (curved + base only), (iii) Closed frustum TSA (curved + both circles). Groups record results in a structured table. Where a manufacturer sticker or label is present, they compare their computed value with the stated surface area or material specification.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A: Write on the board — 'Large cone: radius R, slant height L. Small cone removed: radius r, slant height l_small.' Ask: 'From Lesson 1, what is the curved surface area of a cone?' WAIT 10 seconds. Cold-call 2 learners. Write πRL and π·r·l_small on the board. Say: 'The frustum is what is left after we remove the small cone. So the curved surface area of the frustum is...?' WAIT 12 seconds. Cold-call 1 learner. Guide the class to see πRL − πr·l_small. Then say: 'We want one formula using only R, r, and the frustum's own slant height l. Let me show you that similar triangles give us R/r = L/l_small.' </w:t>
            </w:r>
            <w:del w:id="9115" w:author="Claude (AI) - proposed" w:date="2026-10-18T00:28:56Z">
              <w:r>
                <w:rPr>
                  <w:rFonts w:ascii="Arial" w:cs="Arial" w:eastAsia="Arial" w:hAnsi="Arial"/>
                  <w:b w:val="false"/>
                  <w:bCs w:val="false"/>
                  <w:i w:val="false"/>
                  <w:iCs w:val="false"/>
                  <w:color w:val="000000"/>
                  <w:sz w:val="18"/>
                  <w:szCs w:val="18"/>
                </w:rPr>
                <w:delText xml:space="preserve">Walk through the algebra slowly, pausing at each step</w:delText>
              </w:r>
            </w:del>
            <w:ins w:id="9116" w:author="Claude (AI) - proposed" w:date="2026-10-18T00:28:56Z">
              <w:r>
                <w:rPr>
                  <w:rFonts w:ascii="Arial" w:cs="Arial" w:eastAsia="Arial" w:hAnsi="Arial"/>
                  <w:b w:val="false"/>
                  <w:bCs w:val="false"/>
                  <w:i w:val="false"/>
                  <w:iCs w:val="false"/>
                  <w:color w:val="000000"/>
                  <w:sz w:val="18"/>
                  <w:szCs w:val="18"/>
                </w:rPr>
                <w:t xml:space="preserve">Recap the algebra briskly (learners met it in Lesson 5) and use the saved 10 minutes for Activity B and the report-outs</w:t>
              </w:r>
            </w:ins>
            <w:r>
              <w:rPr>
                <w:rFonts w:ascii="Arial" w:cs="Arial" w:eastAsia="Arial" w:hAnsi="Arial"/>
                <w:b w:val="false"/>
                <w:bCs w:val="false"/>
                <w:i w:val="false"/>
                <w:iCs w:val="false"/>
                <w:color w:val="000000"/>
                <w:sz w:val="18"/>
                <w:szCs w:val="18"/>
              </w:rPr>
              <w:t xml:space="preserve">. Ask: 'What does this tell us about L?' WAIT 10 seconds. Cold-call 1 learner. Complete the simplification to π(R+r)l on the board. Box the final formula. Then say: 'Now look at the right-angled triangle inside the frustum — the vertical height h, the difference in radii (R−r), and the slant height l. How do we find l?' WAIT 10 seconds. Cold-call 1 learner. Write l = √[h² + (R−r)²] on the board. For Activity B: Distribute containers and say: 'Measure carefully — these are real objects, just like the buckets at the hardware shop on Kirinyaga Road. Record every measurement in cm to one decimal place.' Circulate. At the 10-minute mark, ask: 'Which group is finding it hardest to measure the diameter? Remember — measure across the widest part, then divide by 2.' After groups finish calculations, ask one group to read out their values and narrate their steps aloud to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Derivation followed by Measure-and-Compute with Real Objects. The derivation phase builds conceptual understanding by connecting the frustum formula directly to the cone formula learners already know (Lesson 1 anchor), preventing rote memorisation. The hands-on measurement phase grounds the abstract formula in the physical reality of the anchoring phenomenon — learners are literally handling the type of object the shopkeeper sells.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Activity A, listen for whether pairs correctly identify the subtraction step (πRL − πr·l_small) before simplification. A common error is writing πRl − πrl = π(R−r)l — intercept this immediately by asking: 'Are R and l_small related to the same cone, or different cones?' During Activity B, check that groups measure the perpendicular height h, not the slant side — probe by asking: 'Is your tape measure following the slanted wall of the bucket, or going straight down inside?' Groups whose computed slant height is less than their measured h have made an error — flag this.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xi__irmsjzgm_tphue_0">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gkv_mhai_qebjqyzf4i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bqelhehnqdvmzlhwkrf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first test of the anchoring question (full verdict in Lesson 8). </w:t>
            </w:r>
            <w:del w:id="9117" w:author="Claude (AI) - proposed" w:date="2026-10-18T00:28:56Z">
              <w:r>
                <w:rPr>
                  <w:rFonts w:ascii="Arial" w:cs="Arial" w:eastAsia="Arial" w:hAnsi="Arial"/>
                  <w:b w:val="false"/>
                  <w:bCs w:val="false"/>
                  <w:i w:val="false"/>
                  <w:iCs w:val="false"/>
                  <w:color w:val="000000"/>
                  <w:sz w:val="18"/>
                  <w:szCs w:val="18"/>
                </w:rPr>
                <w:delText xml:space="preserve">Each group presents their group's container results (2 minutes per group)</w:delText>
              </w:r>
            </w:del>
            <w:ins w:id="9118" w:author="Claude (AI) - proposed" w:date="2026-10-18T00:28:56Z">
              <w:r>
                <w:rPr>
                  <w:rFonts w:ascii="Arial" w:cs="Arial" w:eastAsia="Arial" w:hAnsi="Arial"/>
                  <w:b w:val="false"/>
                  <w:bCs w:val="false"/>
                  <w:i w:val="false"/>
                  <w:iCs w:val="false"/>
                  <w:color w:val="000000"/>
                  <w:sz w:val="18"/>
                  <w:szCs w:val="18"/>
                </w:rPr>
                <w:t xml:space="preserve">Three groups (with different containers) report their results in one minute each; the other groups add their values to a wall table. Group containers are different sizes, so they test the formula, not the shopkeeper's claim</w:t>
              </w:r>
            </w:ins>
            <w:r>
              <w:rPr>
                <w:rFonts w:ascii="Arial" w:cs="Arial" w:eastAsia="Arial" w:hAnsi="Arial"/>
                <w:b w:val="false"/>
                <w:bCs w:val="false"/>
                <w:i w:val="false"/>
                <w:iCs w:val="false"/>
                <w:color w:val="000000"/>
                <w:sz w:val="18"/>
                <w:szCs w:val="18"/>
              </w:rPr>
              <w:t xml:space="preserve">. The teacher then </w:t>
            </w:r>
            <w:del w:id="9119" w:author="Claude (AI) - proposed" w:date="2026-10-18T00:28:56Z">
              <w:r>
                <w:rPr>
                  <w:rFonts w:ascii="Arial" w:cs="Arial" w:eastAsia="Arial" w:hAnsi="Arial"/>
                  <w:b w:val="false"/>
                  <w:bCs w:val="false"/>
                  <w:i w:val="false"/>
                  <w:iCs w:val="false"/>
                  <w:color w:val="000000"/>
                  <w:sz w:val="18"/>
                  <w:szCs w:val="18"/>
                </w:rPr>
                <w:delText xml:space="preserve">reveals (or has learners compute) the surface area of the cylindrical bucket (using the open-cylinder formula</w:delText>
              </w:r>
            </w:del>
            <w:ins w:id="9120" w:author="Claude (AI) - proposed" w:date="2026-10-18T00:28:56Z">
              <w:r>
                <w:rPr>
                  <w:rFonts w:ascii="Arial" w:cs="Arial" w:eastAsia="Arial" w:hAnsi="Arial"/>
                  <w:b w:val="false"/>
                  <w:bCs w:val="false"/>
                  <w:i w:val="false"/>
                  <w:iCs w:val="false"/>
                  <w:color w:val="000000"/>
                  <w:sz w:val="18"/>
                  <w:szCs w:val="18"/>
                </w:rPr>
                <w:t xml:space="preserve">shows the Bucket Data Sheet for the three 10-litre buckets (cylinder r = 10.6 cm, h = 28.4 cm; frustum R = 14 cm, r = 8 cm, h = 25.7 cm; open cone, apex at the bottom, r = 13.4 cm, h = 52.9 cm). The class computes the open frustum bucket (about 2,025 cm²</w:t>
              </w:r>
            </w:ins>
            <w:r>
              <w:rPr>
                <w:rFonts w:ascii="Arial" w:cs="Arial" w:eastAsia="Arial" w:hAnsi="Arial"/>
                <w:b w:val="false"/>
                <w:bCs w:val="false"/>
                <w:i w:val="false"/>
                <w:iCs w:val="false"/>
                <w:color w:val="000000"/>
                <w:sz w:val="18"/>
                <w:szCs w:val="18"/>
              </w:rPr>
              <w:t xml:space="preserve">) and the </w:t>
            </w:r>
            <w:del w:id="9121" w:author="Claude (AI) - proposed" w:date="2026-10-18T00:28:56Z">
              <w:r>
                <w:rPr>
                  <w:rFonts w:ascii="Arial" w:cs="Arial" w:eastAsia="Arial" w:hAnsi="Arial"/>
                  <w:b w:val="false"/>
                  <w:bCs w:val="false"/>
                  <w:i w:val="false"/>
                  <w:iCs w:val="false"/>
                  <w:color w:val="000000"/>
                  <w:sz w:val="18"/>
                  <w:szCs w:val="18"/>
                </w:rPr>
                <w:delText xml:space="preserve">conical bucket (using the cone formula from Lesson 1), both holding 10 litres</w:delText>
              </w:r>
            </w:del>
            <w:ins w:id="9122" w:author="Claude (AI) - proposed" w:date="2026-10-18T00:28:56Z">
              <w:r>
                <w:rPr>
                  <w:rFonts w:ascii="Arial" w:cs="Arial" w:eastAsia="Arial" w:hAnsi="Arial"/>
                  <w:b w:val="false"/>
                  <w:bCs w:val="false"/>
                  <w:i w:val="false"/>
                  <w:iCs w:val="false"/>
                  <w:color w:val="000000"/>
                  <w:sz w:val="18"/>
                  <w:szCs w:val="18"/>
                </w:rPr>
                <w:t xml:space="preserve">teacher confirms the open cylinder (about 2,244 cm²) and the open cone, curved surface only (about 2,298 cm²)</w:t>
              </w:r>
            </w:ins>
            <w:r>
              <w:rPr>
                <w:rFonts w:ascii="Arial" w:cs="Arial" w:eastAsia="Arial" w:hAnsi="Arial"/>
                <w:b w:val="false"/>
                <w:bCs w:val="false"/>
                <w:i w:val="false"/>
                <w:iCs w:val="false"/>
                <w:color w:val="000000"/>
                <w:sz w:val="18"/>
                <w:szCs w:val="18"/>
              </w:rPr>
              <w:t xml:space="preserve">. These three values are written side by side on the board. Learners individually answer in writing: 'Was the shopkeeper on Kirinyaga Road correct? Use the numbers on the board to justify your answer.' Learners then work two standard exam-style problems on frustums — one open (a metal bucket with no lid</w:t>
            </w:r>
            <w:del w:id="9123" w:author="Claude (AI) - proposed" w:date="2026-10-18T00:28:56Z">
              <w:r>
                <w:rPr>
                  <w:rFonts w:ascii="Arial" w:cs="Arial" w:eastAsia="Arial" w:hAnsi="Arial"/>
                  <w:b w:val="false"/>
                  <w:bCs w:val="false"/>
                  <w:i w:val="false"/>
                  <w:iCs w:val="false"/>
                  <w:color w:val="000000"/>
                  <w:sz w:val="18"/>
                  <w:szCs w:val="18"/>
                </w:rPr>
                <w:delText xml:space="preserve">),</w:delText>
              </w:r>
            </w:del>
            <w:ins w:id="9124" w:author="Claude (AI) - proposed" w:date="2026-10-18T00:28:56Z">
              <w:r>
                <w:rPr>
                  <w:rFonts w:ascii="Arial" w:cs="Arial" w:eastAsia="Arial" w:hAnsi="Arial"/>
                  <w:b w:val="false"/>
                  <w:bCs w:val="false"/>
                  <w:i w:val="false"/>
                  <w:iCs w:val="false"/>
                  <w:color w:val="000000"/>
                  <w:sz w:val="18"/>
                  <w:szCs w:val="18"/>
                </w:rPr>
                <w:t xml:space="preserve">, R = 20 cm, r = 14 cm, h = 8 cm) and</w:t>
              </w:r>
            </w:ins>
            <w:r>
              <w:rPr>
                <w:rFonts w:ascii="Arial" w:cs="Arial" w:eastAsia="Arial" w:hAnsi="Arial"/>
                <w:b w:val="false"/>
                <w:bCs w:val="false"/>
                <w:i w:val="false"/>
                <w:iCs w:val="false"/>
                <w:color w:val="000000"/>
                <w:sz w:val="18"/>
                <w:szCs w:val="18"/>
              </w:rPr>
              <w:t xml:space="preserve"> one closed (a </w:t>
            </w:r>
            <w:del w:id="9125" w:author="Claude (AI) - proposed" w:date="2026-10-18T00:28:56Z">
              <w:r>
                <w:rPr>
                  <w:rFonts w:ascii="Arial" w:cs="Arial" w:eastAsia="Arial" w:hAnsi="Arial"/>
                  <w:b w:val="false"/>
                  <w:bCs w:val="false"/>
                  <w:i w:val="false"/>
                  <w:iCs w:val="false"/>
                  <w:color w:val="000000"/>
                  <w:sz w:val="18"/>
                  <w:szCs w:val="18"/>
                </w:rPr>
                <w:delText xml:space="preserve">painted cylindrical tin with top and bottom</w:delText>
              </w:r>
            </w:del>
            <w:ins w:id="9126" w:author="Claude (AI) - proposed" w:date="2026-10-18T00:28:56Z">
              <w:r>
                <w:rPr>
                  <w:rFonts w:ascii="Arial" w:cs="Arial" w:eastAsia="Arial" w:hAnsi="Arial"/>
                  <w:b w:val="false"/>
                  <w:bCs w:val="false"/>
                  <w:i w:val="false"/>
                  <w:iCs w:val="false"/>
                  <w:color w:val="000000"/>
                  <w:sz w:val="18"/>
                  <w:szCs w:val="18"/>
                </w:rPr>
                <w:t xml:space="preserve">closed tapered tin, R = 7 cm, r = 4 cm, h = 4 cm</w:t>
              </w:r>
            </w:ins>
            <w:r>
              <w:rPr>
                <w:rFonts w:ascii="Arial" w:cs="Arial" w:eastAsia="Arial" w:hAnsi="Arial"/>
                <w:b w:val="false"/>
                <w:bCs w:val="false"/>
                <w:i w:val="false"/>
                <w:iCs w:val="false"/>
                <w:color w:val="000000"/>
                <w:sz w:val="18"/>
                <w:szCs w:val="18"/>
              </w:rPr>
              <w:t xml:space="preserve">). Finally, learners distinguish verbally: 'When is a frustum open at the top only? Open at both ends? Fully closed?' using real Kenyan examples (water bucket — open top; </w:t>
            </w:r>
            <w:del w:id="9127" w:author="Claude (AI) - proposed" w:date="2026-10-18T00:28:56Z">
              <w:r>
                <w:rPr>
                  <w:rFonts w:ascii="Arial" w:cs="Arial" w:eastAsia="Arial" w:hAnsi="Arial"/>
                  <w:b w:val="false"/>
                  <w:bCs w:val="false"/>
                  <w:i w:val="false"/>
                  <w:iCs w:val="false"/>
                  <w:color w:val="000000"/>
                  <w:sz w:val="18"/>
                  <w:szCs w:val="18"/>
                </w:rPr>
                <w:delText xml:space="preserve">section of a water pipe — open</w:delText>
              </w:r>
            </w:del>
            <w:ins w:id="9128" w:author="Claude (AI) - proposed" w:date="2026-10-18T00:28:56Z">
              <w:r>
                <w:rPr>
                  <w:rFonts w:ascii="Arial" w:cs="Arial" w:eastAsia="Arial" w:hAnsi="Arial"/>
                  <w:b w:val="false"/>
                  <w:bCs w:val="false"/>
                  <w:i w:val="false"/>
                  <w:iCs w:val="false"/>
                  <w:color w:val="000000"/>
                  <w:sz w:val="18"/>
                  <w:szCs w:val="18"/>
                </w:rPr>
                <w:t xml:space="preserve">a lampshade — open at</w:t>
              </w:r>
            </w:ins>
            <w:r>
              <w:rPr>
                <w:rFonts w:ascii="Arial" w:cs="Arial" w:eastAsia="Arial" w:hAnsi="Arial"/>
                <w:b w:val="false"/>
                <w:bCs w:val="false"/>
                <w:i w:val="false"/>
                <w:iCs w:val="false"/>
                <w:color w:val="000000"/>
                <w:sz w:val="18"/>
                <w:szCs w:val="18"/>
              </w:rPr>
              <w:t xml:space="preserve"> both ends; a sealed </w:t>
            </w:r>
            <w:del w:id="9129" w:author="Claude (AI) - proposed" w:date="2026-10-18T00:28:56Z">
              <w:r>
                <w:rPr>
                  <w:rFonts w:ascii="Arial" w:cs="Arial" w:eastAsia="Arial" w:hAnsi="Arial"/>
                  <w:b w:val="false"/>
                  <w:bCs w:val="false"/>
                  <w:i w:val="false"/>
                  <w:iCs w:val="false"/>
                  <w:color w:val="000000"/>
                  <w:sz w:val="18"/>
                  <w:szCs w:val="18"/>
                </w:rPr>
                <w:delText xml:space="preserve">tin of Kimbo cooking fat</w:delText>
              </w:r>
            </w:del>
            <w:ins w:id="9130" w:author="Claude (AI) - proposed" w:date="2026-10-18T00:28:56Z">
              <w:r>
                <w:rPr>
                  <w:rFonts w:ascii="Arial" w:cs="Arial" w:eastAsia="Arial" w:hAnsi="Arial"/>
                  <w:b w:val="false"/>
                  <w:bCs w:val="false"/>
                  <w:i w:val="false"/>
                  <w:iCs w:val="false"/>
                  <w:color w:val="000000"/>
                  <w:sz w:val="18"/>
                  <w:szCs w:val="18"/>
                </w:rPr>
                <w:t xml:space="preserve">tapered tin</w:t>
              </w:r>
            </w:ins>
            <w:r>
              <w:rPr>
                <w:rFonts w:ascii="Arial" w:cs="Arial" w:eastAsia="Arial" w:hAnsi="Arial"/>
                <w:b w:val="false"/>
                <w:bCs w:val="false"/>
                <w:i w:val="false"/>
                <w:iCs w:val="false"/>
                <w:color w:val="000000"/>
                <w:sz w:val="18"/>
                <w:szCs w:val="18"/>
              </w:rPr>
              <w:t xml:space="preserve"> — closed).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groups present, annotate their values on a master comparison table on the board: Bucket Type | Radius dimensions | Slant height | Curved SA | Total SA. After all groups have presented, say: 'Now look at this table. Remember the shopkeeper's claim: the frustum bucket uses the most metal. Based on our mathematics today — is she or he right?' WAIT 15 seconds (longer, deliberate pause). Cold-call 3 learners with different answers: 'Tell us the numbers you are comparing.' After the discussion, say: 'The answer depends on the exact dimensions of each bucket — the shopkeeper's claim has to be checked against the exact dimensions of the specific buckets (we do this fully in Lesson 8), and it is NOT automatically true that a frustum always uses more metal than a cylinder of equal volume. Shape and dimensions both matter.' Write this conclusion on the board. For the two exam problems, give 8 minutes of silent individual working time, then pair-share answers. </w:t>
            </w:r>
            <w:ins w:id="9131" w:author="Claude (AI) - proposed" w:date="2026-10-18T00:28:56Z">
              <w:r>
                <w:rPr>
                  <w:rFonts w:ascii="Arial" w:cs="Arial" w:eastAsia="Arial" w:hAnsi="Arial"/>
                  <w:b w:val="false"/>
                  <w:bCs w:val="false"/>
                  <w:i w:val="false"/>
                  <w:iCs w:val="false"/>
                  <w:color w:val="000000"/>
                  <w:sz w:val="18"/>
                  <w:szCs w:val="18"/>
                </w:rPr>
                <w:t xml:space="preserve">Expected answers (π = 22/7): open bucket l = √(8² + 6²) = 10 cm; curved = π(34)(10) ≈ 1,069 cm²; base π(14²) = 616 cm²; total ≈ 1,685 cm². Closed tin l = √(4² + 3²) = 5 cm; curved = π(11)(5) ≈ 172.9 cm²; two circles π(49 + 16) ≈ 204.3 cm²; total ≈ 377 cm². </w:t>
              </w:r>
            </w:ins>
            <w:r>
              <w:rPr>
                <w:rFonts w:ascii="Arial" w:cs="Arial" w:eastAsia="Arial" w:hAnsi="Arial"/>
                <w:b w:val="false"/>
                <w:bCs w:val="false"/>
                <w:i w:val="false"/>
                <w:iCs w:val="false"/>
                <w:color w:val="000000"/>
                <w:sz w:val="18"/>
                <w:szCs w:val="18"/>
              </w:rPr>
              <w:t xml:space="preserve">For the open/closed distinction, hold up </w:t>
            </w:r>
            <w:del w:id="9132" w:author="Claude (AI) - proposed" w:date="2026-10-18T00:28:56Z">
              <w:r>
                <w:rPr>
                  <w:rFonts w:ascii="Arial" w:cs="Arial" w:eastAsia="Arial" w:hAnsi="Arial"/>
                  <w:b w:val="false"/>
                  <w:bCs w:val="false"/>
                  <w:i w:val="false"/>
                  <w:iCs w:val="false"/>
                  <w:color w:val="000000"/>
                  <w:sz w:val="18"/>
                  <w:szCs w:val="18"/>
                </w:rPr>
                <w:delText xml:space="preserve">the Kimbo tin</w:delText>
              </w:r>
            </w:del>
            <w:ins w:id="9133" w:author="Claude (AI) - proposed" w:date="2026-10-18T00:28:56Z">
              <w:r>
                <w:rPr>
                  <w:rFonts w:ascii="Arial" w:cs="Arial" w:eastAsia="Arial" w:hAnsi="Arial"/>
                  <w:b w:val="false"/>
                  <w:bCs w:val="false"/>
                  <w:i w:val="false"/>
                  <w:iCs w:val="false"/>
                  <w:color w:val="000000"/>
                  <w:sz w:val="18"/>
                  <w:szCs w:val="18"/>
                </w:rPr>
                <w:t xml:space="preserve">a tapered tin (or a picture of one)</w:t>
              </w:r>
            </w:ins>
            <w:r>
              <w:rPr>
                <w:rFonts w:ascii="Arial" w:cs="Arial" w:eastAsia="Arial" w:hAnsi="Arial"/>
                <w:b w:val="false"/>
                <w:bCs w:val="false"/>
                <w:i w:val="false"/>
                <w:iCs w:val="false"/>
                <w:color w:val="000000"/>
                <w:sz w:val="18"/>
                <w:szCs w:val="18"/>
              </w:rPr>
              <w:t xml:space="preserve"> and the plastic bucket and ask: 'Which surfaces do we include for each? Why?' WAIT 10 seconds between each object. Cold-call 2 learners per object.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First Test with a Three-Way Comparison Table. Displaying all three bucket surface areas simultaneously makes the comparison concrete and visually immediate. The written individual justification ('Was the shopkeeper correct?') is a critical-thinking move that requires learners to use quantitative evidence rather than opinion — directly embodying the CBC competency of critical thinking and problem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written first-test justifications ('Was the shopkeeper correct?'). Assess for: (1) Does the learner cite specific numerical values from the board? (2) Does the learner acknowledge that the answer depends on dimensions, not just shape? (3) Does the learner correctly identify which formula components are included for open vs. closed frustums? Learners who write only 'yes' or 'no' without numbers have not met the expectation — plan a follow-up probe question for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09x3-i76dusosqlnzkeo">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zxvas4cshn8iuoobikk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7p6mmfvzpxu71ry2plwx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personal DQB card (or the class DQB is updated collectively). Learners add one green sticky note (or written entry) stating something they can now answer about the driving question, and one orange sticky note for something they are still wondering. Suggested prompts on the board: GREEN — 'I can now explain why the frustum bucket costs more/less because...'; ORANGE — 'I am still wondering whether...'. The class briefly shares 2–3 green and 2–3 orange contributions. The teacher records any remaining orange questions that will be addressed in Lesson 7 (frustums of pyramids) or Lesson 8 (applications).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DQB cards. Our driving question is: How do we calculate exactly how much material is needed to cover or construct any solid shape — and why does the shape of a container matter even when the volume stays the same? We just answered the second half of that question today for the frustum. Add your green and orange notes now.' Give 3 minutes of silent writing. Then cold-call 2 green entries and 2 orange entries. For each orange, say: 'Good question — is that something we have already started to answer, or something new?' Physically move unresolved orange notes to the 'Still to Investigate' column of the class DQB. Point to it and say: 'These are the questions that will drive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Colour-Coded Evidence Tracking. The green/orange distinction makes visible to learners (and teacher) exactly where understanding has grown and where gaps remain. Returning to the same driving question across all 8 lessons builds the metacognitive habit of tracking cumulative understanding — a core CBC learning-to-learn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sticky notes/entries quickly after class. Check: Are learners naming the correct formula and connecting it to the phenomenon (bucket/metal/shopkeeper), or writing generic statements ('I learned surface area')? Generic statements indicate surface-level engagement. Count how many orange notes reference misconceptions from Phase 1 predictions that were not resolved — these learners need the worked example at the start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m3ugmcytofxaf13pugir">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b3e1qp9x3cj05envy7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6idquv64nvuqu1px4nc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surface area solids frustum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net-based model (a large sheet of paper on which they have been building nets of all solids studied since Lesson 1). Today they add the net of a frustum: </w:t>
            </w:r>
            <w:del w:id="9134" w:author="Claude (AI) - proposed" w:date="2026-10-18T00:28:56Z">
              <w:r>
                <w:rPr>
                  <w:rFonts w:ascii="Arial" w:cs="Arial" w:eastAsia="Arial" w:hAnsi="Arial"/>
                  <w:b w:val="false"/>
                  <w:bCs w:val="false"/>
                  <w:i w:val="false"/>
                  <w:iCs w:val="false"/>
                  <w:color w:val="000000"/>
                  <w:sz w:val="18"/>
                  <w:szCs w:val="18"/>
                </w:rPr>
                <w:delText xml:space="preserve">two concentric</w:delText>
              </w:r>
            </w:del>
            <w:ins w:id="9135" w:author="Claude (AI) - proposed" w:date="2026-10-18T00:28:56Z">
              <w:r>
                <w:rPr>
                  <w:rFonts w:ascii="Arial" w:cs="Arial" w:eastAsia="Arial" w:hAnsi="Arial"/>
                  <w:b w:val="false"/>
                  <w:bCs w:val="false"/>
                  <w:i w:val="false"/>
                  <w:iCs w:val="false"/>
                  <w:color w:val="000000"/>
                  <w:sz w:val="18"/>
                  <w:szCs w:val="18"/>
                </w:rPr>
                <w:t xml:space="preserve">one</w:t>
              </w:r>
            </w:ins>
            <w:r>
              <w:rPr>
                <w:rFonts w:ascii="Arial" w:cs="Arial" w:eastAsia="Arial" w:hAnsi="Arial"/>
                <w:b w:val="false"/>
                <w:bCs w:val="false"/>
                <w:i w:val="false"/>
                <w:iCs w:val="false"/>
                <w:color w:val="000000"/>
                <w:sz w:val="18"/>
                <w:szCs w:val="18"/>
              </w:rPr>
              <w:t xml:space="preserve"> annular (ring-shaped) </w:t>
            </w:r>
            <w:del w:id="9136" w:author="Claude (AI) - proposed" w:date="2026-10-18T00:28:56Z">
              <w:r>
                <w:rPr>
                  <w:rFonts w:ascii="Arial" w:cs="Arial" w:eastAsia="Arial" w:hAnsi="Arial"/>
                  <w:b w:val="false"/>
                  <w:bCs w:val="false"/>
                  <w:i w:val="false"/>
                  <w:iCs w:val="false"/>
                  <w:color w:val="000000"/>
                  <w:sz w:val="18"/>
                  <w:szCs w:val="18"/>
                </w:rPr>
                <w:delText xml:space="preserve">sectors</w:delText>
              </w:r>
            </w:del>
            <w:ins w:id="9137" w:author="Claude (AI) - proposed" w:date="2026-10-18T00:28:56Z">
              <w:r>
                <w:rPr>
                  <w:rFonts w:ascii="Arial" w:cs="Arial" w:eastAsia="Arial" w:hAnsi="Arial"/>
                  <w:b w:val="false"/>
                  <w:bCs w:val="false"/>
                  <w:i w:val="false"/>
                  <w:iCs w:val="false"/>
                  <w:color w:val="000000"/>
                  <w:sz w:val="18"/>
                  <w:szCs w:val="18"/>
                </w:rPr>
                <w:t xml:space="preserve">sector</w:t>
              </w:r>
            </w:ins>
            <w:r>
              <w:rPr>
                <w:rFonts w:ascii="Arial" w:cs="Arial" w:eastAsia="Arial" w:hAnsi="Arial"/>
                <w:b w:val="false"/>
                <w:bCs w:val="false"/>
                <w:i w:val="false"/>
                <w:iCs w:val="false"/>
                <w:color w:val="000000"/>
                <w:sz w:val="18"/>
                <w:szCs w:val="18"/>
              </w:rPr>
              <w:t xml:space="preserve"> for the curved surface</w:t>
            </w:r>
            <w:ins w:id="9138" w:author="Claude (AI) - proposed" w:date="2026-10-18T00:28:56Z">
              <w:r>
                <w:rPr>
                  <w:rFonts w:ascii="Arial" w:cs="Arial" w:eastAsia="Arial" w:hAnsi="Arial"/>
                  <w:b w:val="false"/>
                  <w:bCs w:val="false"/>
                  <w:i w:val="false"/>
                  <w:iCs w:val="false"/>
                  <w:color w:val="000000"/>
                  <w:sz w:val="18"/>
                  <w:szCs w:val="18"/>
                </w:rPr>
                <w:t xml:space="preserve"> (a large sector with the small sector cut out)</w:t>
              </w:r>
            </w:ins>
            <w:r>
              <w:rPr>
                <w:rFonts w:ascii="Arial" w:cs="Arial" w:eastAsia="Arial" w:hAnsi="Arial"/>
                <w:b w:val="false"/>
                <w:bCs w:val="false"/>
                <w:i w:val="false"/>
                <w:iCs w:val="false"/>
                <w:color w:val="000000"/>
                <w:sz w:val="18"/>
                <w:szCs w:val="18"/>
              </w:rPr>
              <w:t xml:space="preserve">, plus two circles of radius R and r for the closed version. Learners label all dimensions: R, r, h, l, and write the formula TSA = π(R+r)l + πR² + πr² directly on their model next to the frustum net. They then annotate which surfaces are removed for an open frustum (cross out the top circle). Finally, learners write one sentence on their model connecting the frustum back to the anchoring phenomenon: e.g. 'This net represents the tapered metal bucket on Kirinyaga Road. The shopkeeper uses this much metal per bucket: [value from class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sheet. Find the space we reserved for the frustum. You are going to draw the net today.' Draw the net on the board step by step: first the large annular sector (outer arc radius = L = slant height of large cone, inner arc radius = l_small), then the smaller sector removed, leaving the frustum's lateral net. Say: 'This curved shape, when rolled up, makes the side of your tapered bucket.' WAIT and let learners draw. Then say: 'Add both circles — one for the base, radius r; one for the top, radius R. If your bucket is open at the top, cross out the top circle and write: open frustum.' Circulate and check that dimensions are correctly labelled. In the last 2 minutes, ask 2 learners to share their model annotation sentence about the phenomenon. Say: 'Next lesson we move to frustums of pyramids — the shape you might see in a </w:t>
            </w:r>
            <w:del w:id="9139" w:author="Claude (AI) - proposed" w:date="2026-10-18T00:28:56Z">
              <w:r>
                <w:rPr>
                  <w:rFonts w:ascii="Arial" w:cs="Arial" w:eastAsia="Arial" w:hAnsi="Arial"/>
                  <w:b w:val="false"/>
                  <w:bCs w:val="false"/>
                  <w:i w:val="false"/>
                  <w:iCs w:val="false"/>
                  <w:color w:val="000000"/>
                  <w:sz w:val="18"/>
                  <w:szCs w:val="18"/>
                </w:rPr>
                <w:delText xml:space="preserve">Maasai granary or a rooftop</w:delText>
              </w:r>
            </w:del>
            <w:ins w:id="9140" w:author="Claude (AI) - proposed" w:date="2026-10-18T00:28:56Z">
              <w:r>
                <w:rPr>
                  <w:rFonts w:ascii="Arial" w:cs="Arial" w:eastAsia="Arial" w:hAnsi="Arial"/>
                  <w:b w:val="false"/>
                  <w:bCs w:val="false"/>
                  <w:i w:val="false"/>
                  <w:iCs w:val="false"/>
                  <w:color w:val="000000"/>
                  <w:sz w:val="18"/>
                  <w:szCs w:val="18"/>
                </w:rPr>
                <w:t xml:space="preserve">planter box, a trophy stand base or a roof</w:t>
              </w:r>
            </w:ins>
            <w:r>
              <w:rPr>
                <w:rFonts w:ascii="Arial" w:cs="Arial" w:eastAsia="Arial" w:hAnsi="Arial"/>
                <w:b w:val="false"/>
                <w:bCs w:val="false"/>
                <w:i w:val="false"/>
                <w:iCs w:val="false"/>
                <w:color w:val="000000"/>
                <w:sz w:val="18"/>
                <w:szCs w:val="18"/>
              </w:rPr>
              <w:t xml:space="preserve">. Keep your model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Net-Based Model Revision. The running model sheet, built across all 8 lessons, functions as a physical knowledge-organisation tool — equivalent to a science notebook's running model in NGSS practice. Annotating the frustum net with real values from the Kirinyaga Road phenomenon bridges abstract geometry and real-world application, reinforcing the sub-strand's key inquiry: 'How are solids used in real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cumulative model sheets at the end of class. Check for: (1) Correct net shape (annular sector, not a flat trapezium); (2) All four labels present: R, r, h, l; (3) Formula written correctly with π(R+r)l as the curved part; (4) Phenomenon connection sentence is specific (includes a number). Learners whose nets show a flat trapezium have a persistent misconception about how the curved lateral surface unrolls — address this individually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Resolution quality — Did most learners correctly compare the three bucket surface areas using numbers, or did they rely on intuition? If more than one-third gave a non-numerical justification in the written response, plan a 10-minute recap at the start of Lesson 7 using the three values from today's comparison table. (2) Measurement accuracy — Which groups had the largest discrepancy between their computed value and the manufacturer label (or teacher's reference value)? What was the likely source of error — measuring slant height instead of perpendicular height, or using diameter instead of radius? Name this error explicitly at the start of Lesson 7. (3) Formula derivation — Were learners able to follow the similar-triangles step, or did most simply accept the formula? If the derivation felt rushed, consider providing a printed step-by-step derivation card as a reference tool for Lesson 7. (4) Open vs. closed distinction — Could learners correctly identify which real-world objects are open, partially open, or closed frustums? If confusion persisted, add two more Kenyan examples to the Lesson 7 warm-up (e.g. a </w:t>
            </w:r>
            <w:del w:id="9141" w:author="Claude (AI) - proposed" w:date="2026-10-18T00:28:56Z">
              <w:r>
                <w:rPr>
                  <w:rFonts w:ascii="Arial" w:cs="Arial" w:eastAsia="Arial" w:hAnsi="Arial"/>
                  <w:b w:val="false"/>
                  <w:bCs w:val="false"/>
                  <w:i w:val="false"/>
                  <w:iCs w:val="false"/>
                  <w:color w:val="000000"/>
                  <w:sz w:val="18"/>
                  <w:szCs w:val="18"/>
                </w:rPr>
                <w:delText xml:space="preserve">chapati-rolling metal ring</w:delText>
              </w:r>
            </w:del>
            <w:ins w:id="9142" w:author="Claude (AI) - proposed" w:date="2026-10-18T00:28:56Z">
              <w:r>
                <w:rPr>
                  <w:rFonts w:ascii="Arial" w:cs="Arial" w:eastAsia="Arial" w:hAnsi="Arial"/>
                  <w:b w:val="false"/>
                  <w:bCs w:val="false"/>
                  <w:i w:val="false"/>
                  <w:iCs w:val="false"/>
                  <w:color w:val="000000"/>
                  <w:sz w:val="18"/>
                  <w:szCs w:val="18"/>
                </w:rPr>
                <w:t xml:space="preserve">lampshade</w:t>
              </w:r>
            </w:ins>
            <w:r>
              <w:rPr>
                <w:rFonts w:ascii="Arial" w:cs="Arial" w:eastAsia="Arial" w:hAnsi="Arial"/>
                <w:b w:val="false"/>
                <w:bCs w:val="false"/>
                <w:i w:val="false"/>
                <w:iCs w:val="false"/>
                <w:color w:val="000000"/>
                <w:sz w:val="18"/>
                <w:szCs w:val="18"/>
              </w:rPr>
              <w:t xml:space="preserve"> — open both ends; a sealed </w:t>
            </w:r>
            <w:del w:id="9143" w:author="Claude (AI) - proposed" w:date="2026-10-18T00:28:56Z">
              <w:r>
                <w:rPr>
                  <w:rFonts w:ascii="Arial" w:cs="Arial" w:eastAsia="Arial" w:hAnsi="Arial"/>
                  <w:b w:val="false"/>
                  <w:bCs w:val="false"/>
                  <w:i w:val="false"/>
                  <w:iCs w:val="false"/>
                  <w:color w:val="000000"/>
                  <w:sz w:val="18"/>
                  <w:szCs w:val="18"/>
                </w:rPr>
                <w:delText xml:space="preserve">uji thermos</w:delText>
              </w:r>
            </w:del>
            <w:ins w:id="9144" w:author="Claude (AI) - proposed" w:date="2026-10-18T00:28:56Z">
              <w:r>
                <w:rPr>
                  <w:rFonts w:ascii="Arial" w:cs="Arial" w:eastAsia="Arial" w:hAnsi="Arial"/>
                  <w:b w:val="false"/>
                  <w:bCs w:val="false"/>
                  <w:i w:val="false"/>
                  <w:iCs w:val="false"/>
                  <w:color w:val="000000"/>
                  <w:sz w:val="18"/>
                  <w:szCs w:val="18"/>
                </w:rPr>
                <w:t xml:space="preserve">tapered tin</w:t>
              </w:r>
            </w:ins>
            <w:r>
              <w:rPr>
                <w:rFonts w:ascii="Arial" w:cs="Arial" w:eastAsia="Arial" w:hAnsi="Arial"/>
                <w:b w:val="false"/>
                <w:bCs w:val="false"/>
                <w:i w:val="false"/>
                <w:iCs w:val="false"/>
                <w:color w:val="000000"/>
                <w:sz w:val="18"/>
                <w:szCs w:val="18"/>
              </w:rPr>
              <w:t xml:space="preserve"> — closed). (5) DQB orange notes — How many orange notes referenced questions that go beyond the sub-strand (e.g. 'What if the bucket is not a perfect frustum?')? Use these to build extension tasks for fast finishers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real frustum-shaped containers (tapered buckets, plastic tumblers) brought from home, recording the top radius R, bottom radius r, and perpendicular height h. They compared computed surface areas across groups and, where available, checked against manufacturer label data. They also observed the derived net of a frustum — </w:t>
            </w:r>
            <w:del w:id="9145" w:author="Claude (AI) - proposed" w:date="2026-10-18T00:28:56Z">
              <w:r>
                <w:rPr>
                  <w:rFonts w:ascii="Arial" w:cs="Arial" w:eastAsia="Arial" w:hAnsi="Arial"/>
                  <w:b w:val="false"/>
                  <w:bCs w:val="false"/>
                  <w:i w:val="false"/>
                  <w:iCs w:val="false"/>
                  <w:color w:val="000000"/>
                  <w:sz w:val="18"/>
                  <w:szCs w:val="18"/>
                </w:rPr>
                <w:delText xml:space="preserve">two concentric annular sectors plus</w:delText>
              </w:r>
            </w:del>
            <w:ins w:id="9146" w:author="Claude (AI) - proposed" w:date="2026-10-18T00:28:56Z">
              <w:r>
                <w:rPr>
                  <w:rFonts w:ascii="Arial" w:cs="Arial" w:eastAsia="Arial" w:hAnsi="Arial"/>
                  <w:b w:val="false"/>
                  <w:bCs w:val="false"/>
                  <w:i w:val="false"/>
                  <w:iCs w:val="false"/>
                  <w:color w:val="000000"/>
                  <w:sz w:val="18"/>
                  <w:szCs w:val="18"/>
                </w:rPr>
                <w:t xml:space="preserve">one annular sector (the region between two concentric arcs) plus one or</w:t>
              </w:r>
            </w:ins>
            <w:r>
              <w:rPr>
                <w:rFonts w:ascii="Arial" w:cs="Arial" w:eastAsia="Arial" w:hAnsi="Arial"/>
                <w:b w:val="false"/>
                <w:bCs w:val="false"/>
                <w:i w:val="false"/>
                <w:iCs w:val="false"/>
                <w:color w:val="000000"/>
                <w:sz w:val="18"/>
                <w:szCs w:val="18"/>
              </w:rPr>
              <w:t xml:space="preserve"> two circles — which is visibly</w:t>
            </w:r>
            <w:del w:id="9147" w:author="Claude (AI) - proposed" w:date="2026-10-18T00:28:56Z">
              <w:r>
                <w:rPr>
                  <w:rFonts w:ascii="Arial" w:cs="Arial" w:eastAsia="Arial" w:hAnsi="Arial"/>
                  <w:b w:val="false"/>
                  <w:bCs w:val="false"/>
                  <w:i w:val="false"/>
                  <w:iCs w:val="false"/>
                  <w:color w:val="000000"/>
                  <w:sz w:val="18"/>
                  <w:szCs w:val="18"/>
                </w:rPr>
                <w:delText xml:space="preserve"> larger and</w:delText>
              </w:r>
            </w:del>
            <w:r>
              <w:rPr>
                <w:rFonts w:ascii="Arial" w:cs="Arial" w:eastAsia="Arial" w:hAnsi="Arial"/>
                <w:b w:val="false"/>
                <w:bCs w:val="false"/>
                <w:i w:val="false"/>
                <w:iCs w:val="false"/>
                <w:color w:val="000000"/>
                <w:sz w:val="18"/>
                <w:szCs w:val="18"/>
              </w:rPr>
              <w:t xml:space="preserve"> more complex than the rectangular net of a cylinder</w:t>
            </w:r>
            <w:del w:id="9148" w:author="Claude (AI) - proposed" w:date="2026-10-18T00:28:56Z">
              <w:r>
                <w:rPr>
                  <w:rFonts w:ascii="Arial" w:cs="Arial" w:eastAsia="Arial" w:hAnsi="Arial"/>
                  <w:b w:val="false"/>
                  <w:bCs w:val="false"/>
                  <w:i w:val="false"/>
                  <w:iCs w:val="false"/>
                  <w:color w:val="000000"/>
                  <w:sz w:val="18"/>
                  <w:szCs w:val="18"/>
                </w:rPr>
                <w:delText xml:space="preserve"> of equal height</w:delText>
              </w:r>
            </w:del>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curved surface area of a frustum of a cone is π(R + r)l, where l = √[h² + (R − r)²] is the slant height. A closed frustum's total surface area adds both circular faces: TSA = π(R + r)l + πR² + πr². An open frustum (such as a metal bucket with no lid) uses only TSA = π(R + r)l + πr² (R = top radius, r = base radius). Whether the frustum uses more sheet metal than a cylinder or cone of equal volume depends on the specific dimensions of each shape — the shopkeeper's claim must be checked against the dimensions of the actual buckets (Lesson 8) and is not a universal rule.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the frustum is formed by removing a small cone from a large one, its lateral surface unfolds into a large annular (ring-shaped) sector rather than a simple rectangle or triangle. The formula π(R + r)l captures the fact that both the large and small circular edges contribute to the boundary of this curved surface. Adding the areas of the one or two circular faces to the curved surface area gives the total amount of sheet metal needed — which is why a tapered bucket can require a different sheet of metal than a straight-sided cylindrical bucket of identical volume.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xrwfgsbwssbp4a6pquv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tppu-pcnlvm-zio1ecg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Surface Area of Frustums of Pyramids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their frustum understanding from circular cross-sections (Lesson 6) to pyramidal frustums with square or rectangular bases, deriving a formula by summing the areas of all faces and verifying it against a physical cardboard net.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frustum of a pyramid has two parallel rectangular/square bases and four trapezoidal lateral faces, and that its total surface area is the sum of the areas of both bases plus the sum of the areas of all trapezoidal lateral faces.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and label all faces of a pyramidal frustum; (ii) derive the surface area formula by summing component face areas; (iii) calculate the slant height of each trapezoidal face; (iv) apply the formula to real-life objects such as a planter box or trophy stand base; (v) build a cardboard net and verify computed surface area against direct measurement.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geometric reasoning — not guesswork — is the reliable tool for answering the shopkeeper's claim, and they develop persistence when handling the multi-step derivation of the pyramidal frustum formula.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computed surface areas of cones, pyramids, spheres, hemispheres, and conical frustums. The shopkeeper's claim introduced in the anchoring phenomenon has been partially tested. This lesson equips learners with the final missing tool — the surface area of a pyramidal frustum — so that in Lesson 8 they can fully compare all three bucket types and deliver a mathematically justified verdict on whether the frustum truly uses the most sheet metal.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cutting cardboard with scissors or craft knives, learners must cut away from the body and keep fingers clear of blade paths. Rulers used as cutting guides must be held firmly. Scrap cardboard and paper offcuts must be collected and disposed of responsibly to keep the classroom tidy and safe.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a pyramidal frustum (square-based) will have more or fewer faces than a conical frustum, then examine physical cardboard models to observe all six faces (two bases + four trapezoids). They measure and record dimensions, derive the surface area formula step by step, and apply it to a realistic Kenyan context — the decorative base of a trophy stand used at a Nairobi secondary school inter-house athletics competition. They then build their own cardboard net, compute the surface area, and verify by direct measurement. The lesson closes with a DQB update and cumulative model revision, bringing learners one step closer to settling the shopkeeper's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dpx7xgn-bdhg9lkfiqzq">
              <w:r>
                <w:rPr>
                  <w:rFonts w:ascii="Arial" w:cs="Arial" w:eastAsia="Arial" w:hAnsi="Arial"/>
                  <w:color w:val="2E75B6"/>
                  <w:sz w:val="16"/>
                  <w:szCs w:val="16"/>
                  <w:u w:val="single" w:color="2E75B6"/>
                </w:rPr>
                <w:t xml:space="preserve">Volume of triangular prism &amp; cube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uwidcuxwb6daywlwqr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aqroyk0yetfajavxof9i">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xsfnvge14hqzxtx5pi7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of two objects side by side on the board: a conical frustum (the metal bucket from the anchoring phenomenon) and a pyramidal frustum (a square-based trophy stand pedestal sold at a hardware shop on Kirinyaga Road). The teacher poses the written prompt: 'The conical frustum bucket and the pyramidal frustum pedestal both </w:t>
            </w:r>
            <w:del w:id="9149" w:author="Claude (AI) - proposed" w:date="2026-10-18T00:28:56Z">
              <w:r>
                <w:rPr>
                  <w:rFonts w:ascii="Arial" w:cs="Arial" w:eastAsia="Arial" w:hAnsi="Arial"/>
                  <w:b w:val="false"/>
                  <w:bCs w:val="false"/>
                  <w:i w:val="false"/>
                  <w:iCs w:val="false"/>
                  <w:color w:val="000000"/>
                  <w:sz w:val="18"/>
                  <w:szCs w:val="18"/>
                </w:rPr>
                <w:delText xml:space="preserve">taper from a wider top to a narrower</w:delText>
              </w:r>
            </w:del>
            <w:ins w:id="9150" w:author="Claude (AI) - proposed" w:date="2026-10-18T00:28:56Z">
              <w:r>
                <w:rPr>
                  <w:rFonts w:ascii="Arial" w:cs="Arial" w:eastAsia="Arial" w:hAnsi="Arial"/>
                  <w:b w:val="false"/>
                  <w:bCs w:val="false"/>
                  <w:i w:val="false"/>
                  <w:iCs w:val="false"/>
                  <w:color w:val="000000"/>
                  <w:sz w:val="18"/>
                  <w:szCs w:val="18"/>
                </w:rPr>
                <w:t xml:space="preserve">are frustums (a solid with two parallel ends of different sizes): the bucket is wider at the top and the pedestal is wider at the</w:t>
              </w:r>
            </w:ins>
            <w:r>
              <w:rPr>
                <w:rFonts w:ascii="Arial" w:cs="Arial" w:eastAsia="Arial" w:hAnsi="Arial"/>
                <w:b w:val="false"/>
                <w:bCs w:val="false"/>
                <w:i w:val="false"/>
                <w:iCs w:val="false"/>
                <w:color w:val="000000"/>
                <w:sz w:val="18"/>
                <w:szCs w:val="18"/>
              </w:rPr>
              <w:t xml:space="preserve"> bottom. Without calculating anything, predict: (a) How many flat faces does the pyramidal frustum have? (b) Do you think it will be harder or easier to calculate the surface area of the pyramidal frustum compared to the conical frustum? Write your prediction and one reason in your exercise books.' Learners write individually for 3 minutes, then share predictions with a seat-partner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clearly (printed A3 sheet or projected). Read the prompt aloud slowly. Say: 'I want every learner writing — this is your personal prediction, there are no wrong answers yet.' Allow 3 minutes of silent individual writing. Set a visible timer. After 3 minutes say: 'Share your prediction with your neighbour — you have 60 seconds.' After sharing, cold-call 4 learners (choose 2 who look confident and 2 who look uncertain): 'Achieng, how many faces did you predict?' → WAIT 12 seconds. Record all predicted face counts on the board in a tally without correcting. Then ask: 'Kamau, why did you say it would be harder or easier?' → WAIT 12 seconds. Do not confirm or deny. Close by saying: 'Keep your predictions visible — we will check them very soon.'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by committing a prediction to writing before instruction, learners activate prior knowledge about faces of 3-D solids (built across Lessons 1–6) and create a cognitive hook that sharpens attention during the observe phase. Recording predictions publicly creates a shared reference point the class will revisit.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exercise books during the 3-minute writing period. Look for: (i) whether learners identify 6 faces (correct) vs. 5 or fewer (reveals confusion with pyramid or cone); (ii) whether reasoning references 'trapezoidal faces' or 'two bases' — indicating transfer from the conical frustum lesson. Note names of learners who draw a sketch alongside their prediction — these learners demonstrate strong spatial reasoning and can be called on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k9ufslj5w7y5y3l5y5k6">
              <w:r>
                <w:rPr>
                  <w:rFonts w:ascii="Arial" w:cs="Arial" w:eastAsia="Arial" w:hAnsi="Arial"/>
                  <w:color w:val="2E75B6"/>
                  <w:sz w:val="16"/>
                  <w:szCs w:val="16"/>
                  <w:u w:val="single" w:color="2E75B6"/>
                </w:rPr>
                <w:t xml:space="preserve">Volume of triangular prism &amp; cube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q4aflw0njrtwryg449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ydjpq4mrkrrz1pgbwly5">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csxynhnrroptbtx0pzr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4 receives: one pre-cut cardboard pyramidal frustum model (assembled), one flat unfolded net of the same frustum, a ruler, and a coloured marker. Task card reads: 'STEP 1 — Handle the solid model. Count all faces and write their shapes in the table below. STEP 2 — Unfold the net and lay it flat. Use your marker to label each face: Top Base (T), Bottom Base (B), Face 1, Face 2, Face 3, Face 4. STEP 3 — Measure and record in millimetres: (a) side length of the top square, a; (b) side length of the bottom square, b; (c) the slant height of one trapezoidal face, l (the slant distance along the face from the midpoint of a bottom edge to the midpoint of the corresponding top edge). STEP 4 — Sketch one trapezoidal face and label its parallel sides and its height.' Learners work in groups for 12 minutes. Groups then do a gallery walk (3 minutes) to see how other groups labelled their nets.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before the phase begins to avoid wasted time. Circulate continuously. At the 4-minute mark, crouch beside any group still counting faces and say: 'Run your finger along every face — every flat surface counts. How many flat surfaces can your finger land on?' → WAIT 12 seconds. At the 8-minute mark, ask the whole class: 'Raise your hand if your group has labelled all four trapezoidal faces with different colours.' Acknowledge. Then ask one group: 'Wanjiku, what is the shape of each lateral face?' → WAIT 12 seconds. Expected answer: trapezoid/trapezium. If a group measures the slant edge (corner-to-corner) instead of the slant height (midpoint-to-midpoint), redirect: 'The slant height goes from the middle of the bottom edge straight up to the middle of the top edge — like the slant height on a cone. Re-measure.' During gallery walk, prompt learners: 'Look at how Group 3 labelled their slant height — is it in the same position as yours?'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Net Analysis — learners physically handle and unfold the solid before any formula is introduced. This grounds the abstract formula in observable geometric reality: each term in the formula will correspond to a face they have already touched and measured. The gallery walk surfaces differences in measurement technique (slant height vs. slant edge) before those errors propagate into calculations.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net per group at the end of the phase. Check: (i) all six faces correctly labelled — indicates readiness for derivation; (ii) slant height measured from midpoint to midpoint on the trapezoidal face — if incorrect, this is a targeted intervention point in Phase 3; (iii) the sketch of one trapezoidal face with both parallel sides (a and b) and the perpendicular height labelled — indicates the learner can connect the 2-D shape to the 3-D face.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dsg_wps75roszqidlv6y">
              <w:r>
                <w:rPr>
                  <w:rFonts w:ascii="Arial" w:cs="Arial" w:eastAsia="Arial" w:hAnsi="Arial"/>
                  <w:color w:val="2E75B6"/>
                  <w:sz w:val="16"/>
                  <w:szCs w:val="16"/>
                  <w:u w:val="single" w:color="2E75B6"/>
                </w:rPr>
                <w:t xml:space="preserve">Volume of triangular prism &amp; cube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h35qrb49asdeuutp7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zkdokm5cma0u2dhkkuk">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cuxjdx_vgnmxzgcjnw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guided derivation on the board, with learners following along in their exercise books. The derivation proceeds in four visible steps: STEP 1 — 'We agree the pyramidal frustum has 6 faces. Name them.' (Learners call out.) STEP 2 — 'Area of the bottom square base = b². Area of the top square base = a². Write that.' STEP 3 — 'Each trapezoidal face has parallel sides a and b, and slant height l. Area of one trapezoid = ½(a + b) × l. There are 4 such faces. So lateral surface area = 4 × ½(a + b) × l = 2(a + b)l.' STEP 4 — 'Total Surface Area = a² + b² + 2(a + b)l.' Learners then work through a contextual problem in pairs: 'A trophy stand pedestal used at the Nakuru County inter-school athletics championship is in the shape of an open-top pyramidal frustum (no top base). The bottom square has side 30 cm, the top square opening has side 18 cm, and the slant height of each trapezoidal face is 14 cm. Calculate the area of sheet metal used to make it.' After 8 minutes of pair work, one pair presents on the board. The teacher closes by asking: 'How does this formula compare to what we found for the conical frustum last lesson?' (Compare: conical </w:t>
            </w:r>
            <w:del w:id="9151" w:author="Claude (AI) - proposed" w:date="2026-10-18T00:28:56Z">
              <w:r>
                <w:rPr>
                  <w:rFonts w:ascii="Arial" w:cs="Arial" w:eastAsia="Arial" w:hAnsi="Arial"/>
                  <w:b w:val="false"/>
                  <w:bCs w:val="false"/>
                  <w:i w:val="false"/>
                  <w:iCs w:val="false"/>
                  <w:color w:val="000000"/>
                  <w:sz w:val="18"/>
                  <w:szCs w:val="18"/>
                </w:rPr>
                <w:delText xml:space="preserve">used </w:delText>
              </w:r>
            </w:del>
            <w:r>
              <w:rPr>
                <w:rFonts w:ascii="Arial" w:cs="Arial" w:eastAsia="Arial" w:hAnsi="Arial"/>
                <w:b w:val="false"/>
                <w:bCs w:val="false"/>
                <w:i w:val="false"/>
                <w:iCs w:val="false"/>
                <w:color w:val="000000"/>
                <w:sz w:val="18"/>
                <w:szCs w:val="18"/>
              </w:rPr>
              <w:t xml:space="preserve">π(R+r)l</w:t>
            </w:r>
            <w:del w:id="9152" w:author="Claude (AI) - proposed" w:date="2026-10-18T00:28:56Z">
              <w:r>
                <w:rPr>
                  <w:rFonts w:ascii="Arial" w:cs="Arial" w:eastAsia="Arial" w:hAnsi="Arial"/>
                  <w:b w:val="false"/>
                  <w:bCs w:val="false"/>
                  <w:i w:val="false"/>
                  <w:iCs w:val="false"/>
                  <w:color w:val="000000"/>
                  <w:sz w:val="18"/>
                  <w:szCs w:val="18"/>
                </w:rPr>
                <w:delText xml:space="preserve">; pyramidal uses</w:delText>
              </w:r>
            </w:del>
            <w:ins w:id="9153" w:author="Claude (AI) - proposed" w:date="2026-10-18T00:28:56Z">
              <w:r>
                <w:rPr>
                  <w:rFonts w:ascii="Arial" w:cs="Arial" w:eastAsia="Arial" w:hAnsi="Arial"/>
                  <w:b w:val="false"/>
                  <w:bCs w:val="false"/>
                  <w:i w:val="false"/>
                  <w:iCs w:val="false"/>
                  <w:color w:val="000000"/>
                  <w:sz w:val="18"/>
                  <w:szCs w:val="18"/>
                </w:rPr>
                <w:t xml:space="preserve"> = ½ × (sum of the two circumferences) × l; pyramidal</w:t>
              </w:r>
            </w:ins>
            <w:r>
              <w:rPr>
                <w:rFonts w:ascii="Arial" w:cs="Arial" w:eastAsia="Arial" w:hAnsi="Arial"/>
                <w:b w:val="false"/>
                <w:bCs w:val="false"/>
                <w:i w:val="false"/>
                <w:iCs w:val="false"/>
                <w:color w:val="000000"/>
                <w:sz w:val="18"/>
                <w:szCs w:val="18"/>
              </w:rPr>
              <w:t xml:space="preserve"> 2(a+b)l </w:t>
            </w:r>
            <w:del w:id="9154" w:author="Claude (AI) - proposed" w:date="2026-10-18T00:28:56Z">
              <w:r>
                <w:rPr>
                  <w:rFonts w:ascii="Arial" w:cs="Arial" w:eastAsia="Arial" w:hAnsi="Arial"/>
                  <w:b w:val="false"/>
                  <w:bCs w:val="false"/>
                  <w:i w:val="false"/>
                  <w:iCs w:val="false"/>
                  <w:color w:val="000000"/>
                  <w:sz w:val="18"/>
                  <w:szCs w:val="18"/>
                </w:rPr>
                <w:delText xml:space="preserve">for lateral area — both are 'slant height × perimeter-related term'.)</w:delText>
              </w:r>
            </w:del>
            <w:ins w:id="9155" w:author="Claude (AI) - proposed" w:date="2026-10-18T00:28:56Z">
              <w:r>
                <w:rPr>
                  <w:rFonts w:ascii="Arial" w:cs="Arial" w:eastAsia="Arial" w:hAnsi="Arial"/>
                  <w:b w:val="false"/>
                  <w:bCs w:val="false"/>
                  <w:i w:val="false"/>
                  <w:iCs w:val="false"/>
                  <w:color w:val="000000"/>
                  <w:sz w:val="18"/>
                  <w:szCs w:val="18"/>
                </w:rPr>
                <w:t xml:space="preserve">= ½ × (sum of the two perimeters) × l.) Rectangular-base extension (5 minutes): a frustum with top 18 cm × 10 cm, bottom 36 cm × 20 cm and vertical height 12 cm has two pairs of trapezoids with different slant heights: l₁ = √(12² + 5²) = 13 cm on the 36 cm and 18 cm edges, and l₂ = √(12² + 9²) = 15 cm on the 20 cm and 10 cm edges. TSA (closed) = a₁a₂ + b₁b₂ + (a₁ + b₁)l₁ + (a₂ + b₂)l₂ = 180 + 720 + 702 + 450 = 2,052 cm².</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each step as a fraction-free equation in large clear numerals. At STEP 3, pause and cold-call 3 learners before writing: 'Before I write, Omondi — what is the formula for the area of a trapezoid?' → WAIT 13 seconds. 'Fatuma — what are the two parallel sides in our context?' → WAIT 12 seconds. 'Kiprono — if one trapezoid has area ½(a+b)l, and there are four identical ones, what is the total lateral area?' → WAIT 14 seconds. During pair work, circulate and listen for the error of including a top base (the pedestal is open-top). If heard, crouch and say quietly: 'Read the problem again — is there a top face on this pedestal?' After the pair presents, ask the class: 'Does everyone agree with this answer? Give a thumbs up, sideways, or down.' Address thumbs-down learners specifically. For the closing comparison question, cold-call 2 learners and say: 'In one sentence, what is similar between the two frustum lateral area formulas?' → WAIT 12 seconds.</w:t>
            </w:r>
            <w:ins w:id="9156" w:author="Claude (AI) - proposed" w:date="2026-10-18T00:28:56Z">
              <w:r>
                <w:rPr>
                  <w:rFonts w:ascii="Arial" w:cs="Arial" w:eastAsia="Arial" w:hAnsi="Arial"/>
                  <w:b w:val="false"/>
                  <w:bCs w:val="false"/>
                  <w:i w:val="false"/>
                  <w:iCs w:val="false"/>
                  <w:color w:val="000000"/>
                  <w:sz w:val="18"/>
                  <w:szCs w:val="18"/>
                </w:rPr>
                <w:t xml:space="preserve"> Then, for the rectangular extension, ask: 'Why can we not just use 2(a + b)l here?' Expected: the two pairs of trapezoids have different slant heights (13 cm and 15 cm), so each pair needs its own term; the total is 2,052 cm².</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Step-by-Step Derivation with Annotated Formula Building — rather than presenting the formula as a given, the teacher builds it live in front of learners from components they have already observed and measured. This 'formula archaeology' approach ensures learners understand why each term exists. The contextual problem (trophy stand at a Nakuru athletics championship) immediately applies the formula to a Kenya-relevant scenario, reinforcing the lesson's connection to the driving question about manufacturing real objects.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While circulating during pair work, use a mental checklist: (i) Does the learner correctly exclude the top base area for the open-top pedestal? (ii) Does the learner correctly substitute a = 18, b = 30, l = 14? (iii) Is the arithmetic carried out correctly: 2(18+30)(14) = 2(48)(14) = 1344 cm², plus bottom base 30² = 900 cm², total = 2244 cm²? Learners who arrive at 2244 cm² meet expectations. Learners who also spontaneously note the units (cm²) and check their answer by estimating exceed expectations. Learners who include the top base area (getting 2568 cm²) need targeted follow-up on reading problem constraints.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foxipfhmu1ph8-bt8tzs">
              <w:r>
                <w:rPr>
                  <w:rFonts w:ascii="Arial" w:cs="Arial" w:eastAsia="Arial" w:hAnsi="Arial"/>
                  <w:color w:val="2E75B6"/>
                  <w:sz w:val="16"/>
                  <w:szCs w:val="16"/>
                  <w:u w:val="single" w:color="2E75B6"/>
                </w:rPr>
                <w:t xml:space="preserve">Volume of triangular prism &amp; cube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4igxo2wthuj8jbwpuk2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rvxo3exixgpezomybrum">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4sgx9b2ldcjl5n4cuk1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learners' attention to the class Driving Question Board, which carries the question: 'How do we calculate exactly how much material is needed to cover or construct any solid shape — and why does the shape of a container matter even when the volume stays the same?' Each learner writes on a sticky note (or paper strip) one sentence beginning with either 'We now know…' or 'We can now calculate…' and one sentence beginning with 'We still need to figure out…'. Learners post their notes in two columns on the DQB: KNOW and STILL NEED. The teacher reads 4–5 notes aloud and briefly narrates the lesson's contribution to the sequence: 'In Lessons 1 through 7, we have built up every tool we need. In Lesson 8, we bring it all together to answer the shopkeeper's claim about the three buckets on Kirinyaga Road.'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learners 4 minutes to write both sentences silently. Insist on the sentence starters — they force precision. As learners post notes, scan quickly for misconceptions. Read aloud at least one 'We still need to…' note that correctly identifies the remaining gap (e.g., 'We still need to compare all three buckets using the same volume'). Say: 'This learner has identified exactly what Lesson 8 will do — well done.' Point to the accumulated DQB and say: 'Look at how this board has grown from Lesson 1. Every solid shape we have studied is represented here. The shopkeeper on Kirinyaga Road has no idea what is coming.' This narrative moment builds anticipation and reinforces the storyline coherence.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Mapping — the two-column DQB structure (KNOW / STILL NEED) makes the boundary of learners' current understanding explicit and public. By naming what remains unknown, learners develop scientific epistemic humility and maintain curiosity about the unresolved driving question. This strategy also gives the teacher real-time diagnostic information about collective readiness for the culminating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'We now know…' notes. Look for: (i) Correct identification of the formula SA = a² + b² + 2(a+b)l — indicates lesson objective met; (ii) Spontaneous connection to previous lessons (e.g., 'We now know frustums of both cones and pyramids, so we can compare them') — indicates integration across the unit; (iii) 'We still need…' notes that identify the comparison task — indicates readiness for Lesson 8. Flag any 'We now know…' notes that state an incorrect formula for targeted one-on-one correction before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ebbciaywshr9b1grkkdg">
              <w:r>
                <w:rPr>
                  <w:rFonts w:ascii="Arial" w:cs="Arial" w:eastAsia="Arial" w:hAnsi="Arial"/>
                  <w:color w:val="2E75B6"/>
                  <w:sz w:val="16"/>
                  <w:szCs w:val="16"/>
                  <w:u w:val="single" w:color="2E75B6"/>
                </w:rPr>
                <w:t xml:space="preserve">Volume of triangular prism &amp; cube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yihowr8vlvx1bqgkmh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kfmx-ufgtjjrl02hhc5">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xks6g9spzqtrws8o_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del w:id="9157" w:author="Claude (AI) - proposed" w:date="2026-10-18T00:28:56Z">
              <w:r>
                <w:rPr>
                  <w:rFonts w:ascii="Arial" w:cs="Arial" w:eastAsia="Arial" w:hAnsi="Arial"/>
                  <w:b w:val="false"/>
                  <w:bCs w:val="false"/>
                  <w:i w:val="false"/>
                  <w:iCs w:val="false"/>
                  <w:color w:val="000000"/>
                  <w:sz w:val="18"/>
                  <w:szCs w:val="18"/>
                </w:rPr>
                <w:delText xml:space="preserve">Each learner individually builds a</w:delText>
              </w:r>
            </w:del>
            <w:ins w:id="9158" w:author="Claude (AI) - proposed" w:date="2026-10-18T00:28:56Z">
              <w:r>
                <w:rPr>
                  <w:rFonts w:ascii="Arial" w:cs="Arial" w:eastAsia="Arial" w:hAnsi="Arial"/>
                  <w:b w:val="false"/>
                  <w:bCs w:val="false"/>
                  <w:i w:val="false"/>
                  <w:iCs w:val="false"/>
                  <w:color w:val="000000"/>
                  <w:sz w:val="18"/>
                  <w:szCs w:val="18"/>
                </w:rPr>
                <w:t xml:space="preserve">In groups of four, learners build one</w:t>
              </w:r>
            </w:ins>
            <w:r>
              <w:rPr>
                <w:rFonts w:ascii="Arial" w:cs="Arial" w:eastAsia="Arial" w:hAnsi="Arial"/>
                <w:b w:val="false"/>
                <w:bCs w:val="false"/>
                <w:i w:val="false"/>
                <w:iCs w:val="false"/>
                <w:color w:val="000000"/>
                <w:sz w:val="18"/>
                <w:szCs w:val="18"/>
              </w:rPr>
              <w:t xml:space="preserve"> cardboard net of a pyramidal frustum</w:t>
            </w:r>
            <w:ins w:id="9159" w:author="Claude (AI) - proposed" w:date="2026-10-18T00:28:56Z">
              <w:r>
                <w:rPr>
                  <w:rFonts w:ascii="Arial" w:cs="Arial" w:eastAsia="Arial" w:hAnsi="Arial"/>
                  <w:b w:val="false"/>
                  <w:bCs w:val="false"/>
                  <w:i w:val="false"/>
                  <w:iCs w:val="false"/>
                  <w:color w:val="000000"/>
                  <w:sz w:val="18"/>
                  <w:szCs w:val="18"/>
                </w:rPr>
                <w:t xml:space="preserve"> (manila paper, flip-chart or newspaper sheets are enough; A3 card is just too narrow for a 30 cm square, and each member can cut one or two faces)</w:t>
              </w:r>
            </w:ins>
            <w:r>
              <w:rPr>
                <w:rFonts w:ascii="Arial" w:cs="Arial" w:eastAsia="Arial" w:hAnsi="Arial"/>
                <w:b w:val="false"/>
                <w:bCs w:val="false"/>
                <w:i w:val="false"/>
                <w:iCs w:val="false"/>
                <w:color w:val="000000"/>
                <w:sz w:val="18"/>
                <w:szCs w:val="18"/>
              </w:rPr>
              <w:t xml:space="preserve"> using the dimensions from the Phase 3 trophy stand problem (bottom square 30 cm, top square 18 cm, trapezoidal slant height 14 cm). Guided steps on a task card: '1. Draw and cut out the bottom square base (30 cm × 30 cm). 2. Draw and cut out the top square (18 cm × 18 cm). 3. Draw and cut out four congruent trapezoids (parallel sides 30 cm and 18 cm, slant height 14 cm). 4. </w:t>
            </w:r>
            <w:del w:id="9160" w:author="Claude (AI) - proposed" w:date="2026-10-18T00:28:56Z">
              <w:r>
                <w:rPr>
                  <w:rFonts w:ascii="Arial" w:cs="Arial" w:eastAsia="Arial" w:hAnsi="Arial"/>
                  <w:b w:val="false"/>
                  <w:bCs w:val="false"/>
                  <w:i w:val="false"/>
                  <w:iCs w:val="false"/>
                  <w:color w:val="000000"/>
                  <w:sz w:val="18"/>
                  <w:szCs w:val="18"/>
                </w:rPr>
                <w:delText xml:space="preserve">Assemble by taping</w:delText>
              </w:r>
            </w:del>
            <w:ins w:id="9161" w:author="Claude (AI) - proposed" w:date="2026-10-18T00:28:56Z">
              <w:r>
                <w:rPr>
                  <w:rFonts w:ascii="Arial" w:cs="Arial" w:eastAsia="Arial" w:hAnsi="Arial"/>
                  <w:b w:val="false"/>
                  <w:bCs w:val="false"/>
                  <w:i w:val="false"/>
                  <w:iCs w:val="false"/>
                  <w:color w:val="000000"/>
                  <w:sz w:val="18"/>
                  <w:szCs w:val="18"/>
                </w:rPr>
                <w:t xml:space="preserve">Tape the faces together to check that the solid closes, then lay the faces flat again</w:t>
              </w:r>
            </w:ins>
            <w:r>
              <w:rPr>
                <w:rFonts w:ascii="Arial" w:cs="Arial" w:eastAsia="Arial" w:hAnsi="Arial"/>
                <w:b w:val="false"/>
                <w:bCs w:val="false"/>
                <w:i w:val="false"/>
                <w:iCs w:val="false"/>
                <w:color w:val="000000"/>
                <w:sz w:val="18"/>
                <w:szCs w:val="18"/>
              </w:rPr>
              <w:t xml:space="preserve">. 5. </w:t>
            </w:r>
            <w:del w:id="9162" w:author="Claude (AI) - proposed" w:date="2026-10-18T00:28:56Z">
              <w:r>
                <w:rPr>
                  <w:rFonts w:ascii="Arial" w:cs="Arial" w:eastAsia="Arial" w:hAnsi="Arial"/>
                  <w:b w:val="false"/>
                  <w:bCs w:val="false"/>
                  <w:i w:val="false"/>
                  <w:iCs w:val="false"/>
                  <w:color w:val="000000"/>
                  <w:sz w:val="18"/>
                  <w:szCs w:val="18"/>
                </w:rPr>
                <w:delText xml:space="preserve">Lay the net flat and use a ruler to measure the total area of all faces by direct measurement</w:delText>
              </w:r>
            </w:del>
            <w:ins w:id="9163" w:author="Claude (AI) - proposed" w:date="2026-10-18T00:28:56Z">
              <w:r>
                <w:rPr>
                  <w:rFonts w:ascii="Arial" w:cs="Arial" w:eastAsia="Arial" w:hAnsi="Arial"/>
                  <w:b w:val="false"/>
                  <w:bCs w:val="false"/>
                  <w:i w:val="false"/>
                  <w:iCs w:val="false"/>
                  <w:color w:val="000000"/>
                  <w:sz w:val="18"/>
                  <w:szCs w:val="18"/>
                </w:rPr>
                <w:t xml:space="preserve">Measure each face separately with a ruler and add the measured areas</w:t>
              </w:r>
            </w:ins>
            <w:r>
              <w:rPr>
                <w:rFonts w:ascii="Arial" w:cs="Arial" w:eastAsia="Arial" w:hAnsi="Arial"/>
                <w:b w:val="false"/>
                <w:bCs w:val="false"/>
                <w:i w:val="false"/>
                <w:iCs w:val="false"/>
                <w:color w:val="000000"/>
                <w:sz w:val="18"/>
                <w:szCs w:val="18"/>
              </w:rPr>
              <w:t xml:space="preserve">. 6. Compare your measured total to your calculated value of 2244 cm². Record the difference and suggest one reason for any discrepancy.' After completing the model, learners add a labelled diagram to their cumulative 'Solid Shapes Model Journal' — a running record they have maintained since Lesson 1 — and annotate it with the formula and the comparison to the conical frustum from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cutting, hold up a completed teacher model and say: 'Notice that the four trapezoidal faces must fit exactly around the two square bases when folded — if your trapezoids are wrong, the solid will not close. Measure twice, cut once.' Circulate during construction. At the midpoint (after cutting, before assembly), pause the class and say: 'Hold up your four trapezoids. Check with your neighbour: do they look congruent? Are the parallel sides clearly 30 cm and 18 cm?' → WAIT 10 seconds. Cold-call 2 learners: 'Njoroge, what is the perpendicular height of your trapezoid</w:t>
            </w:r>
            <w:del w:id="9164" w:author="Claude (AI) - proposed" w:date="2026-10-18T00:28:56Z">
              <w:r>
                <w:rPr>
                  <w:rFonts w:ascii="Arial" w:cs="Arial" w:eastAsia="Arial" w:hAnsi="Arial"/>
                  <w:b w:val="false"/>
                  <w:bCs w:val="false"/>
                  <w:i w:val="false"/>
                  <w:iCs w:val="false"/>
                  <w:color w:val="000000"/>
                  <w:sz w:val="18"/>
                  <w:szCs w:val="18"/>
                </w:rPr>
                <w:delText xml:space="preserve"> — not the slant height, the vertical height inside the trapezoid shape</w:delText>
              </w:r>
            </w:del>
            <w:ins w:id="9165" w:author="Claude (AI) - proposed" w:date="2026-10-18T00:28:56Z">
              <w:r>
                <w:rPr>
                  <w:rFonts w:ascii="Arial" w:cs="Arial" w:eastAsia="Arial" w:hAnsi="Arial"/>
                  <w:b w:val="false"/>
                  <w:bCs w:val="false"/>
                  <w:i w:val="false"/>
                  <w:iCs w:val="false"/>
                  <w:color w:val="000000"/>
                  <w:sz w:val="18"/>
                  <w:szCs w:val="18"/>
                </w:rPr>
                <w:t xml:space="preserve">, the distance between its two parallel sides</w:t>
              </w:r>
            </w:ins>
            <w:r>
              <w:rPr>
                <w:rFonts w:ascii="Arial" w:cs="Arial" w:eastAsia="Arial" w:hAnsi="Arial"/>
                <w:b w:val="false"/>
                <w:bCs w:val="false"/>
                <w:i w:val="false"/>
                <w:iCs w:val="false"/>
                <w:color w:val="000000"/>
                <w:sz w:val="18"/>
                <w:szCs w:val="18"/>
              </w:rPr>
              <w:t xml:space="preserve">?' → WAIT 13 seconds</w:t>
            </w:r>
            <w:del w:id="9166" w:author="Claude (AI) - proposed" w:date="2026-10-18T00:28:56Z">
              <w:r>
                <w:rPr>
                  <w:rFonts w:ascii="Arial" w:cs="Arial" w:eastAsia="Arial" w:hAnsi="Arial"/>
                  <w:b w:val="false"/>
                  <w:bCs w:val="false"/>
                  <w:i w:val="false"/>
                  <w:iCs w:val="false"/>
                  <w:color w:val="000000"/>
                  <w:sz w:val="18"/>
                  <w:szCs w:val="18"/>
                </w:rPr>
                <w:delText xml:space="preserve"> (this requires Pythagoras or direct measurement — it distinguishes slant height from vertical height and deepens understanding)</w:delText>
              </w:r>
            </w:del>
            <w:ins w:id="9167" w:author="Claude (AI) - proposed" w:date="2026-10-18T00:28:56Z">
              <w:r>
                <w:rPr>
                  <w:rFonts w:ascii="Arial" w:cs="Arial" w:eastAsia="Arial" w:hAnsi="Arial"/>
                  <w:b w:val="false"/>
                  <w:bCs w:val="false"/>
                  <w:i w:val="false"/>
                  <w:iCs w:val="false"/>
                  <w:color w:val="000000"/>
                  <w:sz w:val="18"/>
                  <w:szCs w:val="18"/>
                </w:rPr>
                <w:t xml:space="preserve">. Expected: 14 cm. This IS the slant height l of the solid (the trapezoid's height). The vertical height of the whole solid is different: √(14² − 6²) ≈ 12.6 cm, because each top edge sits 6 cm in from the bottom edge</w:t>
              </w:r>
            </w:ins>
            <w:r>
              <w:rPr>
                <w:rFonts w:ascii="Arial" w:cs="Arial" w:eastAsia="Arial" w:hAnsi="Arial"/>
                <w:b w:val="false"/>
                <w:bCs w:val="false"/>
                <w:i w:val="false"/>
                <w:iCs w:val="false"/>
                <w:color w:val="000000"/>
                <w:sz w:val="18"/>
                <w:szCs w:val="18"/>
              </w:rPr>
              <w:t xml:space="preserve">. During journal annotation, prompt: 'Write one sentence comparing your pyramidal frustum net to the conical frustum net from last lesson — which was harder to construct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 Verification — learners test their formula-derived answer against empirical measurement of their own constructed net. This closing loop between computation and physical evidence mirrors scientific practice (constructing and using models; using mathematics and computational thinking). The journal annotation integrates the new learning into the cumulative conceptual model of surface area of solids built across all 7 lessons, making the progression of understanding visible to both learner and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cumulative journal at the end of the lesson. Assess: (i) Is the net geometrically correct — do all six faces have correct dimensions? (ii) Is the computed value (2244 cm²) present and correct? (iii) Is the discrepancy between measured and computed area within a reasonable tolerance (±5%) and is a plausible reason given (e.g., paper thickness, measurement rounding)? (iv) Does the comparison sentence in the journal show understanding of the structural difference between the conical and pyramidal frustum nets? Learners who correctly address all four points exceed expectations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transition from the conical frustum (Lesson 6) to the pyramidal frustum feel smooth for learners, or did the shift from curved to flat lateral faces cause confusion? What would you do differently to bridge that transition? (2) How accurately did learners measure the slant height of the trapezoidal face — did the common error of measuring the slant edge (corner to corner) persist despite your redirection during Phase 2? (3) During the trophy stand problem, how many learners incorrectly included the top base area? Is this a reading-comprehension issue or a geometric understanding issue, and how will you address it before Lesson 8? (4) Looking at the DQB 'We still need…' sticky notes: do learners clearly understand that Lesson 8 is a comparison lesson, or do some think there is still new content to learn? (5) Were the cardboard net construction times realistic — did any group fall significantly behind, and if so, should the net dimensions be pre-scored before the lesson to save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handled physical cardboard models and unfolded nets of a pyramidal frustum, counted and labelled all six faces (two square bases and four trapezoidal lateral faces), and measured the bottom side length (b), top side length (a), and slant height (l) of each trapezoidal face.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closed pyramidal frustum with square bases is SA = a² + b² + 2(a+b)l, where a is the top side length, b is the bottom side length, and l is the slant height of each trapezoidal face. For an open-top frustum, the top base area (a²) is omitted.</w:t>
            </w:r>
            <w:ins w:id="9168" w:author="Claude (AI) - proposed" w:date="2026-10-18T00:28:56Z">
              <w:r>
                <w:rPr>
                  <w:rFonts w:ascii="Arial" w:cs="Arial" w:eastAsia="Arial" w:hAnsi="Arial"/>
                  <w:b w:val="false"/>
                  <w:bCs w:val="false"/>
                  <w:i w:val="false"/>
                  <w:iCs w:val="false"/>
                  <w:color w:val="000000"/>
                  <w:sz w:val="18"/>
                  <w:szCs w:val="18"/>
                </w:rPr>
                <w:t xml:space="preserve"> For a frustum with rectangular bases (top a₁ × a₂, bottom b₁ × b₂), TSA = a₁a₂ + b₁b₂ + (a₁ + b₁)l₁ + (a₂ + b₂)l₂, where l₁ and l₂ are the slant heights of the two pairs of trapezoids.</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formula has three distinct parts — two base areas and a combined lateral area — by connecting each algebraic term to a physically observed and measured face on their cardboard net. They applied this explanation to calculate the sheet metal area of a trophy stand pedestal used at a Nakuru County athletics championship, and verified their result by directly measuring the area of their assembled net.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mmashwoo1hrhcevixi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nr7dq36jm8petxrcri0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Applications and Model Revision: Comparing All Three Buckets and Finalising the Surface Area Model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understanding of surface area of all solids studied — cones, pyramids, spheres, hemispheres, and frustums — by applying computational evidence to the anchoring phenomenon, comparing the three buckets of equal volume, and completing a portfolio task on a real-life Kenyan object.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can recall and apply the surface area formulae for cones, pyramids (square and rectangular base), spheres, hemispheres, and frustums of cones and pyramids. The learner understands that equal volumes do not imply equal surface areas, and that the bucket with the greatest surface area must be found by calculation, not assumed.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is able to: (i) perform multi-step surface area calculations for all five solid types, (ii) compare surface areas computationally to evaluate a real-world claim, (iii) select an appropriate Kenyan real-life object and independently compute its surface area, (iv) present mathematical arguments to peers using evidence, and (v) revise a cumulative surface area model to reflect all solids studied across the unit.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the utility of mathematics in everyday commercial and engineering decisions; values precision and thoroughness in multi-step calculation; demonstrates confidence in presenting mathematical justifications; and appreciates the diversity of solid shapes used in Kenyan design and industry.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solids used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Learners return to the hardware shop on Kirinyaga Road with a full mathematical toolkit. They calculate the surface areas of all three buckets — cylindrical, conical, and frustum-shaped — holding exactly 10 litres, and use computational evidence to evaluate the shopkeeper's claim. Group presentations, a portfolio task on a chosen Kenyan solid, DQB finalisation, and cumulative model revision complete the storyline.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sharp tools are used in this lesson. If physical bucket models or nets are handled, learners should take care with any metal-edged cut-outs. Ensure group presentations are conducted in a respectful, orderly manner. Online safety guidelines apply if learners use digital devices to search for real-life dimensions of Kenyan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2.6. Learners open by revisiting their Lesson 1 predictions about which bucket uses the most metal, then work in groups to carry out full surface area calculations for the cylindrical, conical, and frustum-shaped buckets — all holding 10 litres (volume = 10 000 cm³). Groups present their findings and use mathematical evidence to adjudicate the shopkeeper's claim. In the second half, each learner selects one real-life Kenyan solid (conical grain store, frustum water tank, spherical water tank, etc.) and completes a structured portfolio task. The lesson closes with DQB finalisation — every question card is revisited and marked resolved or extended — and a whole-class revision of the cumulative surface area model, contrasting the skeletal model from Lesson 1 with the fully annotated final version. Formative assessment is gathered through group presentations, portfolio work, and a short exit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0jidha6bihbrcv6gevwy">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8n-e542ks-dtu3z3at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d_d9k_ezq_vknriolbp">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lrgzlhidtgpkuglenn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cards (or exercise-book entries) where they first guessed which of the three buckets — cylindrical, conical, or frustum-shaped — would use the most metal. Working individually for 3 minutes, they re-read their original prediction and write a one-sentence 'then vs. now' statement: what they thought in Lesson 1 and what they now believe, based on evidence gathered across the unit. Pairs then share their statements with a neighbour before selected learners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bucket diagrams on the board (or hold up the physical models used in Lesson 1). Say: 'Cast your mind back to Lesson 1 — you made a prediction about which bucket uses the most metal. Retrieve that prediction now.' Allow 3 minutes of silent individual reflection. Then say: 'Write one sentence: what did I think then, and what do I think now?' Allow 2 minutes of writing. Cold-call 4 learners using name sticks — target at least one learner who originally predicted the cylinder and one who predicted the cone, to surface the range of prior thinking. After each share, ask: 'What evidence changed your mind?' Wait 12 seconds before accepting a response. Do NOT confirm or correct yet — build anticipation for the calculation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Predict–Revisit Routine: By explicitly comparing an earlier prediction to current thinking, learners activate prior knowledge from all seven lessons and create a felt need to resolve the question with calculation. This strategy surfaces misconceptions still present (e.g., learners who still believe equal volume implies equal surface area) so the teacher can address them during group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still conflate volume and surface area (e.g., 'they hold the same so they must use the same metal'). Note these learners by name — direct them to a targeted prompt card during Phase 2 group work: 'Sketch the net of a frustum and a cylinder of the same height. Which net has more pieces? Why?' Observable indicator of readiness: learner can articulate at least one geometric reason why shape affects surface area independently of volume.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vnoyv9g9m-ke_1gqdi8c">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enxjdabjzkeyjwwf3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rklg2zpdsdzerb222kjl">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mvljudjmljhyv71ypu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'Bucket Data Sheet' giving the pre-calculated dimensions for three open-topped buckets, each holding exactly 10 litres (10 000 cm³): (A) Cylinder — radius r = 10.6 cm, height h = 28.4 cm; (B) </w:t>
            </w:r>
            <w:ins w:id="9169" w:author="Claude (AI) - proposed" w:date="2026-10-18T00:28:56Z">
              <w:r>
                <w:rPr>
                  <w:rFonts w:ascii="Arial" w:cs="Arial" w:eastAsia="Arial" w:hAnsi="Arial"/>
                  <w:b w:val="false"/>
                  <w:bCs w:val="false"/>
                  <w:i w:val="false"/>
                  <w:iCs w:val="false"/>
                  <w:color w:val="000000"/>
                  <w:sz w:val="18"/>
                  <w:szCs w:val="18"/>
                </w:rPr>
                <w:t xml:space="preserve">Frustum — top radius R = 14 cm, bottom radius r = 8 cm, slant height l = 26.4 cm, with perpendicular height h = 25.7 cm; (C) </w:t>
              </w:r>
            </w:ins>
            <w:r>
              <w:rPr>
                <w:rFonts w:ascii="Arial" w:cs="Arial" w:eastAsia="Arial" w:hAnsi="Arial"/>
                <w:b w:val="false"/>
                <w:bCs w:val="false"/>
                <w:i w:val="false"/>
                <w:iCs w:val="false"/>
                <w:color w:val="000000"/>
                <w:sz w:val="18"/>
                <w:szCs w:val="18"/>
              </w:rPr>
              <w:t xml:space="preserve">Open Cone (apex at bottom, open top) — base radius r = 13.4 cm, perpendicular height h = 52.9 cm, slant height l = 54.6 cm</w:t>
            </w:r>
            <w:del w:id="9170" w:author="Claude (AI) - proposed" w:date="2026-10-18T00:28:56Z">
              <w:r>
                <w:rPr>
                  <w:rFonts w:ascii="Arial" w:cs="Arial" w:eastAsia="Arial" w:hAnsi="Arial"/>
                  <w:b w:val="false"/>
                  <w:bCs w:val="false"/>
                  <w:i w:val="false"/>
                  <w:iCs w:val="false"/>
                  <w:color w:val="000000"/>
                  <w:sz w:val="18"/>
                  <w:szCs w:val="18"/>
                </w:rPr>
                <w:delText xml:space="preserve">; (C) Frustum — top radius R = 14 cm, bottom radius r = 8 cm, slant height l = 26.4 cm, with perpendicular height h = 25.7 cm</w:delText>
              </w:r>
            </w:del>
            <w:r>
              <w:rPr>
                <w:rFonts w:ascii="Arial" w:cs="Arial" w:eastAsia="Arial" w:hAnsi="Arial"/>
                <w:b w:val="false"/>
                <w:bCs w:val="false"/>
                <w:i w:val="false"/>
                <w:iCs w:val="false"/>
                <w:color w:val="000000"/>
                <w:sz w:val="18"/>
                <w:szCs w:val="18"/>
              </w:rPr>
              <w:t xml:space="preserve">. Groups calculate the </w:t>
            </w:r>
            <w:del w:id="9171" w:author="Claude (AI) - proposed" w:date="2026-10-18T00:28:56Z">
              <w:r>
                <w:rPr>
                  <w:rFonts w:ascii="Arial" w:cs="Arial" w:eastAsia="Arial" w:hAnsi="Arial"/>
                  <w:b w:val="false"/>
                  <w:bCs w:val="false"/>
                  <w:i w:val="false"/>
                  <w:iCs w:val="false"/>
                  <w:color w:val="000000"/>
                  <w:sz w:val="18"/>
                  <w:szCs w:val="18"/>
                </w:rPr>
                <w:delText xml:space="preserve">lateral surface area plus base area for each bucket</w:delText>
              </w:r>
            </w:del>
            <w:ins w:id="9172" w:author="Claude (AI) - proposed" w:date="2026-10-18T00:28:56Z">
              <w:r>
                <w:rPr>
                  <w:rFonts w:ascii="Arial" w:cs="Arial" w:eastAsia="Arial" w:hAnsi="Arial"/>
                  <w:b w:val="false"/>
                  <w:bCs w:val="false"/>
                  <w:i w:val="false"/>
                  <w:iCs w:val="false"/>
                  <w:color w:val="000000"/>
                  <w:sz w:val="18"/>
                  <w:szCs w:val="18"/>
                </w:rPr>
                <w:t xml:space="preserve">sheet metal needed for each open bucket (the Bucket Data Sheet first shown in Lesson 6)</w:t>
              </w:r>
            </w:ins>
            <w:r>
              <w:rPr>
                <w:rFonts w:ascii="Arial" w:cs="Arial" w:eastAsia="Arial" w:hAnsi="Arial"/>
                <w:b w:val="false"/>
                <w:bCs w:val="false"/>
                <w:i w:val="false"/>
                <w:iCs w:val="false"/>
                <w:color w:val="000000"/>
                <w:sz w:val="18"/>
                <w:szCs w:val="18"/>
              </w:rPr>
              <w:t xml:space="preserve"> using the formulae established across Lessons 1–7: Cylinder: A = </w:t>
            </w:r>
            <w:del w:id="9173" w:author="Claude (AI) - proposed" w:date="2026-10-18T00:28:56Z">
              <w:r>
                <w:rPr>
                  <w:rFonts w:ascii="Arial" w:cs="Arial" w:eastAsia="Arial" w:hAnsi="Arial"/>
                  <w:b w:val="false"/>
                  <w:bCs w:val="false"/>
                  <w:i w:val="false"/>
                  <w:iCs w:val="false"/>
                  <w:color w:val="000000"/>
                  <w:sz w:val="18"/>
                  <w:szCs w:val="18"/>
                </w:rPr>
                <w:delText xml:space="preserve">πrl_total = </w:delText>
              </w:r>
            </w:del>
            <w:r>
              <w:rPr>
                <w:rFonts w:ascii="Arial" w:cs="Arial" w:eastAsia="Arial" w:hAnsi="Arial"/>
                <w:b w:val="false"/>
                <w:bCs w:val="false"/>
                <w:i w:val="false"/>
                <w:iCs w:val="false"/>
                <w:color w:val="000000"/>
                <w:sz w:val="18"/>
                <w:szCs w:val="18"/>
              </w:rPr>
              <w:t xml:space="preserve">2πrh + πr²</w:t>
            </w:r>
            <w:del w:id="9174" w:author="Claude (AI) - proposed" w:date="2026-10-18T00:28:56Z">
              <w:r>
                <w:rPr>
                  <w:rFonts w:ascii="Arial" w:cs="Arial" w:eastAsia="Arial" w:hAnsi="Arial"/>
                  <w:b w:val="false"/>
                  <w:bCs w:val="false"/>
                  <w:i w:val="false"/>
                  <w:iCs w:val="false"/>
                  <w:color w:val="000000"/>
                  <w:sz w:val="18"/>
                  <w:szCs w:val="18"/>
                </w:rPr>
                <w:delText xml:space="preserve">; Cone: A = πrl + πr²</w:delText>
              </w:r>
            </w:del>
            <w:ins w:id="9175" w:author="Claude (AI) - proposed" w:date="2026-10-18T00:28:56Z">
              <w:r>
                <w:rPr>
                  <w:rFonts w:ascii="Arial" w:cs="Arial" w:eastAsia="Arial" w:hAnsi="Arial"/>
                  <w:b w:val="false"/>
                  <w:bCs w:val="false"/>
                  <w:i w:val="false"/>
                  <w:iCs w:val="false"/>
                  <w:color w:val="000000"/>
                  <w:sz w:val="18"/>
                  <w:szCs w:val="18"/>
                </w:rPr>
                <w:t xml:space="preserve"> (closed base, open top)</w:t>
              </w:r>
            </w:ins>
            <w:r>
              <w:rPr>
                <w:rFonts w:ascii="Arial" w:cs="Arial" w:eastAsia="Arial" w:hAnsi="Arial"/>
                <w:b w:val="false"/>
                <w:bCs w:val="false"/>
                <w:i w:val="false"/>
                <w:iCs w:val="false"/>
                <w:color w:val="000000"/>
                <w:sz w:val="18"/>
                <w:szCs w:val="18"/>
              </w:rPr>
              <w:t xml:space="preserve">; Frustum: A = π(R+r)l + πr² (open top, closed base</w:t>
            </w:r>
            <w:ins w:id="9176" w:author="Claude (AI) - proposed" w:date="2026-10-18T00:28:56Z">
              <w:r>
                <w:rPr>
                  <w:rFonts w:ascii="Arial" w:cs="Arial" w:eastAsia="Arial" w:hAnsi="Arial"/>
                  <w:b w:val="false"/>
                  <w:bCs w:val="false"/>
                  <w:i w:val="false"/>
                  <w:iCs w:val="false"/>
                  <w:color w:val="000000"/>
                  <w:sz w:val="18"/>
                  <w:szCs w:val="18"/>
                </w:rPr>
                <w:t xml:space="preserve">); Open cone: A = πrl (curved surface only, because the top is open</w:t>
              </w:r>
            </w:ins>
            <w:r>
              <w:rPr>
                <w:rFonts w:ascii="Arial" w:cs="Arial" w:eastAsia="Arial" w:hAnsi="Arial"/>
                <w:b w:val="false"/>
                <w:bCs w:val="false"/>
                <w:i w:val="false"/>
                <w:iCs w:val="false"/>
                <w:color w:val="000000"/>
                <w:sz w:val="18"/>
                <w:szCs w:val="18"/>
              </w:rPr>
              <w:t xml:space="preserve">). Groups record all working on large sugar-paper sheets to be displayed. Each group also annotates their sheet with a circled verdict: 'The shopkeeper is CORRECT / INCORRECT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Bucket Data Sheets and large sugar-paper sheets. Say: 'You now have every formula you need from Lessons 1 to 7. Your job today is to be the mathematician the shopkeeper should have hired. Calculate the surface area of each bucket, show every step, and decide: is the shopkeeper correct?' Circulate continuously. At the Cylinder group calculations, pause and ask: 'Why are we adding πr² here? What part of the real bucket does that represent?' (the metal base — wait 10 seconds). At the Frustum groups, ask: 'What does the term π(R+r) capture geometrically?' (the average circumference of the two circular ends — wait 12 seconds). If a group finishes early, extend: 'Now </w:t>
            </w:r>
            <w:del w:id="9177" w:author="Claude (AI) - proposed" w:date="2026-10-18T00:28:56Z">
              <w:r>
                <w:rPr>
                  <w:rFonts w:ascii="Arial" w:cs="Arial" w:eastAsia="Arial" w:hAnsi="Arial"/>
                  <w:b w:val="false"/>
                  <w:bCs w:val="false"/>
                  <w:i w:val="false"/>
                  <w:iCs w:val="false"/>
                  <w:color w:val="000000"/>
                  <w:sz w:val="18"/>
                  <w:szCs w:val="18"/>
                </w:rPr>
                <w:delText xml:space="preserve">calculate the surface area if the frustum also had a lid — how does that change the comparison?'</w:delText>
              </w:r>
            </w:del>
            <w:ins w:id="9178" w:author="Claude (AI) - proposed" w:date="2026-10-18T00:28:56Z">
              <w:r>
                <w:rPr>
                  <w:rFonts w:ascii="Arial" w:cs="Arial" w:eastAsia="Arial" w:hAnsi="Arial"/>
                  <w:b w:val="false"/>
                  <w:bCs w:val="false"/>
                  <w:i w:val="false"/>
                  <w:iCs w:val="false"/>
                  <w:color w:val="000000"/>
                  <w:sz w:val="18"/>
                  <w:szCs w:val="18"/>
                </w:rPr>
                <w:t xml:space="preserve">give all three buckets lids. Does the order of the three buckets change?' [Expected: cylinder ≈ 2,597 cm², frustum ≈ 2,641 cm², cone ≈ 2,862 cm², so the frustum is no longer the least.]</w:t>
              </w:r>
            </w:ins>
            <w:r>
              <w:rPr>
                <w:rFonts w:ascii="Arial" w:cs="Arial" w:eastAsia="Arial" w:hAnsi="Arial"/>
                <w:b w:val="false"/>
                <w:bCs w:val="false"/>
                <w:i w:val="false"/>
                <w:iCs w:val="false"/>
                <w:color w:val="000000"/>
                <w:sz w:val="18"/>
                <w:szCs w:val="18"/>
              </w:rPr>
              <w:t xml:space="preserve"> Cold-call one reporter per group at the end of this phase (not necessarily the strongest mathematician — use name sticks). Post all sugar-paper sheets on the classroom wall as a 'gallery'.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Calculation with Gallery Display (NGSS Science and Engineering Practice 5 — Using Mathematics and Computational Thinking): Groups use mathematics as a tool for evidence generation, mirroring how engineers at a metal-fabrication workshop along Industrial Area, Nairobi, would cost sheet-metal usage. Displaying all group sheets simultaneously allows cross-group comparison and natural error-checking — learners notice if one group's frustum area is dramatically different and investigate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(i) Are learners correctly identifying which formula applies to which bucket? (ii) Are they substituting dimensions accurately (common error: using diameter instead of radius)? (iii) Is the frustum formula including both π(R+r)l AND the base πr²? Mark a ✓, △, or ? on each group's sheet as you pass. Observable indicator of mastery: group correctly computes frustum lateral area ≈ π(14+8)(26.4) ≈ 1825 cm², base ≈ π(8²) ≈ 201 cm², total ≈ 2026 cm²; cylinder total ≈ 2π(10.6)(28.4) + π(10.6²) ≈ 1890 + 353 ≈ 2243 cm²; </w:t>
            </w:r>
            <w:del w:id="9179" w:author="Claude (AI) - proposed" w:date="2026-10-18T00:28:56Z">
              <w:r>
                <w:rPr>
                  <w:rFonts w:ascii="Arial" w:cs="Arial" w:eastAsia="Arial" w:hAnsi="Arial"/>
                  <w:b w:val="false"/>
                  <w:bCs w:val="false"/>
                  <w:i w:val="false"/>
                  <w:iCs w:val="false"/>
                  <w:color w:val="000000"/>
                  <w:sz w:val="18"/>
                  <w:szCs w:val="18"/>
                </w:rPr>
                <w:delText xml:space="preserve">cone total</w:delText>
              </w:r>
            </w:del>
            <w:ins w:id="9180" w:author="Claude (AI) - proposed" w:date="2026-10-18T00:28:56Z">
              <w:r>
                <w:rPr>
                  <w:rFonts w:ascii="Arial" w:cs="Arial" w:eastAsia="Arial" w:hAnsi="Arial"/>
                  <w:b w:val="false"/>
                  <w:bCs w:val="false"/>
                  <w:i w:val="false"/>
                  <w:iCs w:val="false"/>
                  <w:color w:val="000000"/>
                  <w:sz w:val="18"/>
                  <w:szCs w:val="18"/>
                </w:rPr>
                <w:t xml:space="preserve">open cone</w:t>
              </w:r>
            </w:ins>
            <w:r>
              <w:rPr>
                <w:rFonts w:ascii="Arial" w:cs="Arial" w:eastAsia="Arial" w:hAnsi="Arial"/>
                <w:b w:val="false"/>
                <w:bCs w:val="false"/>
                <w:i w:val="false"/>
                <w:iCs w:val="false"/>
                <w:color w:val="000000"/>
                <w:sz w:val="18"/>
                <w:szCs w:val="18"/>
              </w:rPr>
              <w:t xml:space="preserve"> ≈ π(13.4)(54.6) </w:t>
            </w:r>
            <w:del w:id="9181" w:author="Claude (AI) - proposed" w:date="2026-10-18T00:28:56Z">
              <w:r>
                <w:rPr>
                  <w:rFonts w:ascii="Arial" w:cs="Arial" w:eastAsia="Arial" w:hAnsi="Arial"/>
                  <w:b w:val="false"/>
                  <w:bCs w:val="false"/>
                  <w:i w:val="false"/>
                  <w:iCs w:val="false"/>
                  <w:color w:val="000000"/>
                  <w:sz w:val="18"/>
                  <w:szCs w:val="18"/>
                </w:rPr>
                <w:delText xml:space="preserve">+ π(13.4²) ≈ 2298 + 564 ≈ 2862 cm²</w:delText>
              </w:r>
            </w:del>
            <w:ins w:id="9182" w:author="Claude (AI) - proposed" w:date="2026-10-18T00:28:56Z">
              <w:r>
                <w:rPr>
                  <w:rFonts w:ascii="Arial" w:cs="Arial" w:eastAsia="Arial" w:hAnsi="Arial"/>
                  <w:b w:val="false"/>
                  <w:bCs w:val="false"/>
                  <w:i w:val="false"/>
                  <w:iCs w:val="false"/>
                  <w:color w:val="000000"/>
                  <w:sz w:val="18"/>
                  <w:szCs w:val="18"/>
                </w:rPr>
                <w:t xml:space="preserve">≈ 2298 cm² (curved surface only, because the top is open). The cone and cylinder totals differ by only about 2%, so keep l to one decimal place</w:t>
              </w:r>
            </w:ins>
            <w:r>
              <w:rPr>
                <w:rFonts w:ascii="Arial" w:cs="Arial" w:eastAsia="Arial" w:hAnsi="Arial"/>
                <w:b w:val="false"/>
                <w:bCs w:val="false"/>
                <w:i w:val="false"/>
                <w:iCs w:val="false"/>
                <w:color w:val="000000"/>
                <w:sz w:val="18"/>
                <w:szCs w:val="18"/>
              </w:rPr>
              <w:t xml:space="preserve">. [Note: under these specific equal-volume constraints the open cone uses the most metal and the frustum the least — this is the productive surprise that enriches the lesson.]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vtgki68ytul9ep29m2-s">
              <w:r>
                <w:rPr>
                  <w:rFonts w:ascii="Arial" w:cs="Arial" w:eastAsia="Arial" w:hAnsi="Arial"/>
                  <w:color w:val="2E75B6"/>
                  <w:sz w:val="16"/>
                  <w:szCs w:val="16"/>
                  <w:u w:val="single" w:color="2E75B6"/>
                </w:rPr>
                <w:t xml:space="preserve">Recognizing common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czxlseeporqo30q8ye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mtyjbvme60rfcmurtzwo">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dqs-pbuxwosb5ubnb-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nominates a spokesperson</w:t>
            </w:r>
            <w:del w:id="9183" w:author="Claude (AI) - proposed" w:date="2026-10-18T00:28:56Z">
              <w:r>
                <w:rPr>
                  <w:rFonts w:ascii="Arial" w:cs="Arial" w:eastAsia="Arial" w:hAnsi="Arial"/>
                  <w:b w:val="false"/>
                  <w:bCs w:val="false"/>
                  <w:i w:val="false"/>
                  <w:iCs w:val="false"/>
                  <w:color w:val="000000"/>
                  <w:sz w:val="18"/>
                  <w:szCs w:val="18"/>
                </w:rPr>
                <w:delText xml:space="preserve"> to present their sugar-paper findings in a 3</w:delText>
              </w:r>
            </w:del>
            <w:ins w:id="9184" w:author="Claude (AI) - proposed" w:date="2026-10-18T00:28:56Z">
              <w:r>
                <w:rPr>
                  <w:rFonts w:ascii="Arial" w:cs="Arial" w:eastAsia="Arial" w:hAnsi="Arial"/>
                  <w:b w:val="false"/>
                  <w:bCs w:val="false"/>
                  <w:i w:val="false"/>
                  <w:iCs w:val="false"/>
                  <w:color w:val="000000"/>
                  <w:sz w:val="18"/>
                  <w:szCs w:val="18"/>
                </w:rPr>
                <w:t xml:space="preserve">, and the teacher selects three groups (including any with different results) to give a 2</w:t>
              </w:r>
            </w:ins>
            <w:r>
              <w:rPr>
                <w:rFonts w:ascii="Arial" w:cs="Arial" w:eastAsia="Arial" w:hAnsi="Arial"/>
                <w:b w:val="false"/>
                <w:bCs w:val="false"/>
                <w:i w:val="false"/>
                <w:iCs w:val="false"/>
                <w:color w:val="000000"/>
                <w:sz w:val="18"/>
                <w:szCs w:val="18"/>
              </w:rPr>
              <w:t xml:space="preserve">-minute 'evidence presentation'</w:t>
            </w:r>
            <w:del w:id="9185" w:author="Claude (AI) - proposed" w:date="2026-10-18T00:28:56Z">
              <w:r>
                <w:rPr>
                  <w:rFonts w:ascii="Arial" w:cs="Arial" w:eastAsia="Arial" w:hAnsi="Arial"/>
                  <w:b w:val="false"/>
                  <w:bCs w:val="false"/>
                  <w:i w:val="false"/>
                  <w:iCs w:val="false"/>
                  <w:color w:val="000000"/>
                  <w:sz w:val="18"/>
                  <w:szCs w:val="18"/>
                </w:rPr>
                <w:delText xml:space="preserve"> to the class</w:delText>
              </w:r>
            </w:del>
            <w:ins w:id="9186" w:author="Claude (AI) - proposed" w:date="2026-10-18T00:28:56Z">
              <w:r>
                <w:rPr>
                  <w:rFonts w:ascii="Arial" w:cs="Arial" w:eastAsia="Arial" w:hAnsi="Arial"/>
                  <w:b w:val="false"/>
                  <w:bCs w:val="false"/>
                  <w:i w:val="false"/>
                  <w:iCs w:val="false"/>
                  <w:color w:val="000000"/>
                  <w:sz w:val="18"/>
                  <w:szCs w:val="18"/>
                </w:rPr>
                <w:t xml:space="preserve">; the other groups check their sheets against the gallery wall</w:t>
              </w:r>
            </w:ins>
            <w:r>
              <w:rPr>
                <w:rFonts w:ascii="Arial" w:cs="Arial" w:eastAsia="Arial" w:hAnsi="Arial"/>
                <w:b w:val="false"/>
                <w:bCs w:val="false"/>
                <w:i w:val="false"/>
                <w:iCs w:val="false"/>
                <w:color w:val="000000"/>
                <w:sz w:val="18"/>
                <w:szCs w:val="18"/>
              </w:rPr>
              <w:t xml:space="preserve">. Presenters must: (a) state their calculated surface areas for all three buckets, (b) identify which bucket uses the most metal, and (c) use one sentence to agree or disagree with the shopkeeper, citing their numbers as evidence. After all groups present, the class participates in a structured 'Evidence Court' discussion: the teacher poses the verdict question and learners vote with hands, then the teacher facilitates resolution. Learners then individually write a 'Final Explanation' paragraph in their exercise books: 'Based on our calculations, the bucket that uses the most metal is ___ because ___. The shopkeeper's claim is [correct/incorrect/partially correct] because ___. This shows that equal volume does NOT mean equal surface area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Facilitate</w:t>
            </w:r>
            <w:ins w:id="9187" w:author="Claude (AI) - proposed" w:date="2026-10-18T00:28:56Z">
              <w:r>
                <w:rPr>
                  <w:rFonts w:ascii="Arial" w:cs="Arial" w:eastAsia="Arial" w:hAnsi="Arial"/>
                  <w:b w:val="false"/>
                  <w:bCs w:val="false"/>
                  <w:i w:val="false"/>
                  <w:iCs w:val="false"/>
                  <w:color w:val="000000"/>
                  <w:sz w:val="18"/>
                  <w:szCs w:val="18"/>
                </w:rPr>
                <w:t xml:space="preserve"> the three</w:t>
              </w:r>
            </w:ins>
            <w:r>
              <w:rPr>
                <w:rFonts w:ascii="Arial" w:cs="Arial" w:eastAsia="Arial" w:hAnsi="Arial"/>
                <w:b w:val="false"/>
                <w:bCs w:val="false"/>
                <w:i w:val="false"/>
                <w:iCs w:val="false"/>
                <w:color w:val="000000"/>
                <w:sz w:val="18"/>
                <w:szCs w:val="18"/>
              </w:rPr>
              <w:t xml:space="preserve"> presentations using a visible </w:t>
            </w:r>
            <w:del w:id="9188" w:author="Claude (AI) - proposed" w:date="2026-10-18T00:28:56Z">
              <w:r>
                <w:rPr>
                  <w:rFonts w:ascii="Arial" w:cs="Arial" w:eastAsia="Arial" w:hAnsi="Arial"/>
                  <w:b w:val="false"/>
                  <w:bCs w:val="false"/>
                  <w:i w:val="false"/>
                  <w:iCs w:val="false"/>
                  <w:color w:val="000000"/>
                  <w:sz w:val="18"/>
                  <w:szCs w:val="18"/>
                </w:rPr>
                <w:delText xml:space="preserve">3</w:delText>
              </w:r>
            </w:del>
            <w:ins w:id="9189" w:author="Claude (AI) - proposed" w:date="2026-10-18T00:28:56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timer. After each group, ask the audience: 'Does this group's answer agree with yours? If not, where do the numbers differ?' Wait 10 seconds. After all groups present, conduct the Evidence Court: 'Hands up — who calculated that the frustum uses the most metal? Who found the cylinder? Who found the cone?' Tally on the board. Say: 'Let us adjudicate — the numbers are the judge, not opinion.' Walk the class through the correct calculation for each bucket on the board, narrating each step: 'For the open frustum, we need the curved surface plus the base — we do NOT include the top because it is open. So our formula is π(R+r)l + πr².' After reaching the verdict (under these dimensions, the open cone uses the most metal), say: 'So is the shopkeeper always wrong? Or does it depend on the specific dimensions?' Wait 15 seconds — this is a rich discussion point. Prompt: 'What if the frustum had a steeper taper? Would that change things?' After discussion, give 5 minutes for individual Final Explanation writing. Cold-call 3 learners to read their paragraphs aloud — prioritise learners who held the minority view in the prediction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Court Discussion followed by Individual Written Explanation (NGSS Practice 7 — Engaging in Argument from Evidence; NGSS Practice 6 — Constructing Explanations): The public presentation ritual forces learners to articulate mathematical reasoning for an audience, strengthening both communication and conceptual clarity. The individual writing step ensures every learner personally constructs the explanation rather than free-riding on group work. Connecting back to the shopkeeper's claim on Kirinyaga Road grounds the abstraction in a memorable Kenyan commercial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scan the Final Explanation paragraphs. Look for three quality indicators: (1) correct identification of the highest-surface-area bucket with numerical support; (2) explicit statement that equal volume ≠ equal surface area; (3) a geometric reason (e.g., 'the cone must be very tall to hold 10 litres, so its slanted surface is long and its lateral area large'). Learners missing indicator (2) need targeted follow-up. Learners missing indicator (3) are ready for extension: 'Can you find a frustum dimension set where the frustum really does use the most metal?'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ui7ftvlra88fuk_vhk7c">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tyifzbydkfl0mac9iwb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oazs38ne9-0efk-80ejs">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syqjxqlvtvte3hfy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DQB that has been built across Lessons 1–7. Each question card is read aloud by a volunteer. The class votes: GREEN (fully answered with evidence), AMBER (partially answered — we know more but questions remain), or RED (new question opened up by our learning). Learners use sticky dots (green, amber, red) to mark each card. For every GREEN card, a nominated learner writes a one-sentence 'Answer Summary' on a new card and pins it beside the question. For AMBER or RED cards, learners discuss briefly what further investigation would be needed. The driving question itself — 'How do we calculate exactly how much material is needed to cover or construct any solid shape — and why does the shape of a container matter even when the volume stays the same?' — is read aloud as the final DQB action, and learners write a collective two-sentence answer on a large card that is pinned at the centre of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the DQB session from the front. Read each question card clearly and slowly. Say: 'Give me a thumbs up for green, sideways for amber, down for red.' Wait 5 seconds after each card for learners to decide. For questions rated GREEN, say: 'Who can give us the one-sentence answer?' Cold-call using name sticks — wait 10 seconds. Write the summary on the card yourself (or have the learner do it) and pin it prominently. For AMBER cards, say: 'What would we need to learn or measure to fully answer this?' — wait 12 seconds, accept 2 responses. For the driving question card at the end, say: 'This is the question that started our entire journey in this unit. Turn to your partner and agree on two sentences that answer it. You have 90 seconds.' Cold-call two pairs to share, then synthesise a class answer on the board card. Express genuine affirmation: 'You walked into this unit not knowing how to calculate the surface area of a frustum. Look at what you can do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Finalisation (NGSS Practice 1 — Asking Questions; Science and Engineering Practice 8 — Obtaining, Evaluating, and Communicating Information): Revisiting every DQB card makes the trajectory of learning visible and gives learners a metacognitive 'map' of their conceptual growth across the unit. The traffic-light voting ritual is quick, inclusive, and surfaces remaining gaps before the unit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which question cards are marked AMBER or RED — these signal persistent conceptual gaps or productive extensions for motivated learners. If more than 30% of cards about frustum surface area are AMBER, note this for revision before the end-of-strand assessment. Observable indicator of unit-level mastery: learner can spontaneously answer the driving question in two coherent sentences without prompting.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v7xvddi6n-3ejsuet9m-">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quhuwvx86w_jbykunh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iehvphpfytare4vrextu">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mpxzjz2w8orx01p6fwv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two parallel tasks. TASK A (Portfolio Task — individual, 15 minutes): Each learner selects ONE real-life Kenyan object from a provided list — (i) a conical grain store (granary) in a Kisii homestead, (ii) </w:t>
            </w:r>
            <w:del w:id="9190" w:author="Claude (AI) - proposed" w:date="2026-10-18T00:28:56Z">
              <w:r>
                <w:rPr>
                  <w:rFonts w:ascii="Arial" w:cs="Arial" w:eastAsia="Arial" w:hAnsi="Arial"/>
                  <w:b w:val="false"/>
                  <w:bCs w:val="false"/>
                  <w:i w:val="false"/>
                  <w:iCs w:val="false"/>
                  <w:color w:val="000000"/>
                  <w:sz w:val="18"/>
                  <w:szCs w:val="18"/>
                </w:rPr>
                <w:delText xml:space="preserve">a</w:delText>
              </w:r>
            </w:del>
            <w:ins w:id="9191" w:author="Claude (AI) - proposed" w:date="2026-10-18T00:28:56Z">
              <w:r>
                <w:rPr>
                  <w:rFonts w:ascii="Arial" w:cs="Arial" w:eastAsia="Arial" w:hAnsi="Arial"/>
                  <w:b w:val="false"/>
                  <w:bCs w:val="false"/>
                  <w:i w:val="false"/>
                  <w:iCs w:val="false"/>
                  <w:color w:val="000000"/>
                  <w:sz w:val="18"/>
                  <w:szCs w:val="18"/>
                </w:rPr>
                <w:t xml:space="preserve">an open-top</w:t>
              </w:r>
            </w:ins>
            <w:r>
              <w:rPr>
                <w:rFonts w:ascii="Arial" w:cs="Arial" w:eastAsia="Arial" w:hAnsi="Arial"/>
                <w:b w:val="false"/>
                <w:bCs w:val="false"/>
                <w:i w:val="false"/>
                <w:iCs w:val="false"/>
                <w:color w:val="000000"/>
                <w:sz w:val="18"/>
                <w:szCs w:val="18"/>
              </w:rPr>
              <w:t xml:space="preserve"> frustum-shaped </w:t>
            </w:r>
            <w:del w:id="9192" w:author="Claude (AI) - proposed" w:date="2026-10-18T00:28:56Z">
              <w:r>
                <w:rPr>
                  <w:rFonts w:ascii="Arial" w:cs="Arial" w:eastAsia="Arial" w:hAnsi="Arial"/>
                  <w:b w:val="false"/>
                  <w:bCs w:val="false"/>
                  <w:i w:val="false"/>
                  <w:iCs w:val="false"/>
                  <w:color w:val="000000"/>
                  <w:sz w:val="18"/>
                  <w:szCs w:val="18"/>
                </w:rPr>
                <w:delText xml:space="preserve">Ndovu water tank common in Kisumu</w:delText>
              </w:r>
            </w:del>
            <w:ins w:id="9193" w:author="Claude (AI) - proposed" w:date="2026-10-18T00:28:56Z">
              <w:r>
                <w:rPr>
                  <w:rFonts w:ascii="Arial" w:cs="Arial" w:eastAsia="Arial" w:hAnsi="Arial"/>
                  <w:b w:val="false"/>
                  <w:bCs w:val="false"/>
                  <w:i w:val="false"/>
                  <w:iCs w:val="false"/>
                  <w:color w:val="000000"/>
                  <w:sz w:val="18"/>
                  <w:szCs w:val="18"/>
                </w:rPr>
                <w:t xml:space="preserve">water tank (wider at the top)</w:t>
              </w:r>
            </w:ins>
            <w:r>
              <w:rPr>
                <w:rFonts w:ascii="Arial" w:cs="Arial" w:eastAsia="Arial" w:hAnsi="Arial"/>
                <w:b w:val="false"/>
                <w:bCs w:val="false"/>
                <w:i w:val="false"/>
                <w:iCs w:val="false"/>
                <w:color w:val="000000"/>
                <w:sz w:val="18"/>
                <w:szCs w:val="18"/>
              </w:rPr>
              <w:t xml:space="preserve">, (iii) a spherical elevated water tank in Nairobi, (iv) a square-pyramid-roofed community hall in Eldoret, or (v) their own chosen Kenyan object with teacher approval. They are given a 'Portfolio Record Sheet' with estimated/given dimensions and must: label the solid type, write the applicable formula, substitute the dimensions, and calculate the total surface area. They also write one sentence explaining what the surface area represents in the real-world context (e.g., 'This is the total area of sheet metal needed to fabricate the </w:t>
            </w:r>
            <w:del w:id="9194" w:author="Claude (AI) - proposed" w:date="2026-10-18T00:28:56Z">
              <w:r>
                <w:rPr>
                  <w:rFonts w:ascii="Arial" w:cs="Arial" w:eastAsia="Arial" w:hAnsi="Arial"/>
                  <w:b w:val="false"/>
                  <w:bCs w:val="false"/>
                  <w:i w:val="false"/>
                  <w:iCs w:val="false"/>
                  <w:color w:val="000000"/>
                  <w:sz w:val="18"/>
                  <w:szCs w:val="18"/>
                </w:rPr>
                <w:delText xml:space="preserve">Ndovu </w:delText>
              </w:r>
            </w:del>
            <w:r>
              <w:rPr>
                <w:rFonts w:ascii="Arial" w:cs="Arial" w:eastAsia="Arial" w:hAnsi="Arial"/>
                <w:b w:val="false"/>
                <w:bCs w:val="false"/>
                <w:i w:val="false"/>
                <w:iCs w:val="false"/>
                <w:color w:val="000000"/>
                <w:sz w:val="18"/>
                <w:szCs w:val="18"/>
              </w:rPr>
              <w:t xml:space="preserve">water tank, which determines the cost of materials at the hardware shop.'). TASK B (Cumulative Model Revision — pairs, 10 minutes): Pairs retrieve their cumulative surface area model (the annotated diagram/poster built progressively across Lessons 1–7). They add the final solids or annotations not yet included, ensure all five solid types (cone, pyramid, sphere, hemisphere, frustum) are labelled with formulae, and draw arrows connecting each solid back to the anchoring phenomenon buckets. The completed model is signed by both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Portfolio Record Sheets. Say: 'For the next 15 minutes, every one of you is a mathematician working independently. Choose your Kenyan object, write the formula, substitute, and calculate. Show every line of working — a correct answer with no working earns half marks.' Circulate and offer targeted prompts only — avoid giving answers. For the grain-store cone: 'What is the slant height? Do you need to calculate it from the radius and perpendicular height using Pythagoras?' Wait 10 seconds before offering the hint. After 15 minutes, say: 'Now retrieve your cumulative model with your partner. You have 10 minutes to make it complete — every solid, every formula, every connection back to our three buckets on Kirinyaga Road.' At the 5-minute mark, say: 'Check: is the frustum formula on your model? Is there an arrow from the frustum formula to the Kirinyaga Road bucket?' Close the lesson by asking 3 pairs to hold up their completed models for the class to see. Say: 'This model is the evidence of everything you have learned in Sub-Strand 2.6. It belongs to you — keep it as a study tool.'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Portfolio Task + Cumulative Model Revision (NGSS Practice 2 — Developing and Using Models; NGSS Practice 8 — Obtaining, Evaluating, and Communicating Information): The portfolio task operationalises transfer — learners apply formulae to a new, self-chosen Kenyan context, demonstrating competency beyond the taught examples. The cumulative model revision makes conceptual growth tangible and spatial, reinforcing the connected structure of the sub-strand. Together, these tasks constitute the summative evidence artefact for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Portfolio Record Sheets at the end of the lesson</w:t>
            </w:r>
            <w:ins w:id="9195" w:author="Claude (AI) - proposed" w:date="2026-10-18T00:28:56Z">
              <w:r>
                <w:rPr>
                  <w:rFonts w:ascii="Arial" w:cs="Arial" w:eastAsia="Arial" w:hAnsi="Arial"/>
                  <w:b w:val="false"/>
                  <w:bCs w:val="false"/>
                  <w:i w:val="false"/>
                  <w:iCs w:val="false"/>
                  <w:color w:val="000000"/>
                  <w:sz w:val="18"/>
                  <w:szCs w:val="18"/>
                </w:rPr>
                <w:t xml:space="preserve">. Suggested dimensions and answers (π = 3.142): (i) conical granary roof, r = 2 m, h = 1.5 m, so l = 2.5 m and curved area ≈ 15.7 m²; (ii) open-top frustum tank, R = 1.8 m, r = 0.9 m, h = 1.2 m, so l = 1.5 m and area = π(2.7)(1.5) + π(0.9²) ≈ 12.7 + 2.5 ≈ 15.3 m²; (iii) spherical tank, r = 1.5 m, area = 4π(1.5²) ≈ 28.3 m²; (iv) square-pyramid roof, base side 8 m, slant height 5 m, area = 4 × ½ × 8 × 5 = 80 m²</w:t>
              </w:r>
            </w:ins>
            <w:r>
              <w:rPr>
                <w:rFonts w:ascii="Arial" w:cs="Arial" w:eastAsia="Arial" w:hAnsi="Arial"/>
                <w:b w:val="false"/>
                <w:bCs w:val="false"/>
                <w:i w:val="false"/>
                <w:iCs w:val="false"/>
                <w:color w:val="000000"/>
                <w:sz w:val="18"/>
                <w:szCs w:val="18"/>
              </w:rPr>
              <w:t xml:space="preserve">. Assess using the KICD rubric indicators: (i) correct solid type identification, (ii) correct formula stated, (iii) correct substitution with units, (iv) correct final answer with units, (v) meaningful real-world interpretation sentence. Learners meeting all five indicators 'Exceed Expectations'. Learners completing (i)–(iv) correctly 'Meet Expectations'. </w:t>
            </w:r>
            <w:ins w:id="9196" w:author="Claude (AI) - proposed" w:date="2026-10-18T00:28:56Z">
              <w:r>
                <w:rPr>
                  <w:rFonts w:ascii="Arial" w:cs="Arial" w:eastAsia="Arial" w:hAnsi="Arial"/>
                  <w:b w:val="false"/>
                  <w:bCs w:val="false"/>
                  <w:i w:val="false"/>
                  <w:iCs w:val="false"/>
                  <w:color w:val="000000"/>
                  <w:sz w:val="18"/>
                  <w:szCs w:val="18"/>
                </w:rPr>
                <w:t xml:space="preserve">Learners completing (i)–(iii) 'Approach Expectations'; fewer than three are 'Below Expectations' and need support. </w:t>
              </w:r>
            </w:ins>
            <w:r>
              <w:rPr>
                <w:rFonts w:ascii="Arial" w:cs="Arial" w:eastAsia="Arial" w:hAnsi="Arial"/>
                <w:b w:val="false"/>
                <w:bCs w:val="false"/>
                <w:i w:val="false"/>
                <w:iCs w:val="false"/>
                <w:color w:val="000000"/>
                <w:sz w:val="18"/>
                <w:szCs w:val="18"/>
              </w:rPr>
              <w:t xml:space="preserve">Also scan cumulative models: look for all five solid formulae present, correct notation (e.g., l for slant height, r and R for frustum radii), and at least one explicit connection drawn back to the anchoring phenomenon buckets.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Evidence Court in Phase 3 produce genuine surprise when learners found that the open cone — not the frustum — used the most metal under these specific equal-volume dimensions? If most groups had predicted the frustum and were surprised, the phenomenon successfully generated productive cognitive dissonance. If the result was accepted without curiosity, consider whether learners understood WHY — re-examine the Final Explanation paragraphs for depth of geometric reasoning. (2) Were the DQB GREEN cards answered with precision, or were the one-sentence summaries vague? Vague summaries suggest learners can execute calculations but cannot articulate conceptual understanding — plan a verbal explanation task for the revision lesson before the end-of-strand assessment. (3) Did learners select diverse Kenyan objects for the portfolio task, or did most gravitate to the same solid type? Lack of diversity may indicate a preference for the 'easiest' formula rather than genuine connection to real-life contexts. (4) How complete and accurate were the cumulative models? Missing formulae or absent connections to the phenomenon suggest the progressive model-building across the unit did not consolidate effectively — consider introducing a model-review checkpoint mid-unit in future iterations. (5) Were all learners able to contribute meaningfully to group presentations, or did one or two learners dominate? Adjust group composition or role assignments in future consolidation lessons to ensure equitable participation. Note any learners who still conflate volume and surface area at the end of this final lesson — these learners require individual follow-up before the Sub-Strand 2.7 (Volume and Capacity) assessment, as the confusion will compound.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the surface areas of three buckets — cylindrical, conical, and frustum-shaped — all holding exactly 10 litres of water, using dimensions provided on the Bucket Data Sheet. They displayed their full working on sugar-paper sheets and presented findings to the class. Learners also observed, via the DQB review, the full set of question cards built across eight lessons.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Equal volumes do NOT guarantee equal surface areas — the shape of a solid determines how much material is needed to construct it, independently of its capacity. The frustum's formula π(R+r)l + πr² accounts for two different circular radii and a slant height, making it more complex than the cone or cylinder formula. Under the specific equal-volume dimensions used in this lesson</w:t>
            </w:r>
            <w:ins w:id="9197" w:author="Claude (AI) - proposed" w:date="2026-10-18T00:28:56Z">
              <w:r>
                <w:rPr>
                  <w:rFonts w:ascii="Arial" w:cs="Arial" w:eastAsia="Arial" w:hAnsi="Arial"/>
                  <w:b w:val="false"/>
                  <w:bCs w:val="false"/>
                  <w:i w:val="false"/>
                  <w:iCs w:val="false"/>
                  <w:color w:val="000000"/>
                  <w:sz w:val="18"/>
                  <w:szCs w:val="18"/>
                </w:rPr>
                <w:t xml:space="preserve"> (open cone about 2,298 cm², open cylinder about 2,244 cm², open frustum about 2,025 cm²)</w:t>
              </w:r>
            </w:ins>
            <w:r>
              <w:rPr>
                <w:rFonts w:ascii="Arial" w:cs="Arial" w:eastAsia="Arial" w:hAnsi="Arial"/>
                <w:b w:val="false"/>
                <w:bCs w:val="false"/>
                <w:i w:val="false"/>
                <w:iCs w:val="false"/>
                <w:color w:val="000000"/>
                <w:sz w:val="18"/>
                <w:szCs w:val="18"/>
              </w:rPr>
              <w:t xml:space="preserve">, the open cone required the greatest surface area of sheet metal</w:t>
            </w:r>
            <w:ins w:id="9198" w:author="Claude (AI) - proposed" w:date="2026-10-18T00:28:56Z">
              <w:r>
                <w:rPr>
                  <w:rFonts w:ascii="Arial" w:cs="Arial" w:eastAsia="Arial" w:hAnsi="Arial"/>
                  <w:b w:val="false"/>
                  <w:bCs w:val="false"/>
                  <w:i w:val="false"/>
                  <w:iCs w:val="false"/>
                  <w:color w:val="000000"/>
                  <w:sz w:val="18"/>
                  <w:szCs w:val="18"/>
                </w:rPr>
                <w:t xml:space="preserve"> and the frustum the least</w:t>
              </w:r>
            </w:ins>
            <w:r>
              <w:rPr>
                <w:rFonts w:ascii="Arial" w:cs="Arial" w:eastAsia="Arial" w:hAnsi="Arial"/>
                <w:b w:val="false"/>
                <w:bCs w:val="false"/>
                <w:i w:val="false"/>
                <w:iCs w:val="false"/>
                <w:color w:val="000000"/>
                <w:sz w:val="18"/>
                <w:szCs w:val="18"/>
              </w:rPr>
              <w:t xml:space="preserve">. Each of the five solid types studied (cone, pyramid, sphere, hemisphere, frustum) has a unique surface area formula derived from its net.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shopkeeper's claim that the frustum uses the most metal is not universally correct — it depends on the specific dimensions chosen. For our 10-litre buckets, the open cone used more sheet metal than the frustum. The shape of a container matters for material cost because surface area and volume are related by different geometric formulae: changing the shape while keeping the volume fixed changes the surface area. This is why engineers and manufacturers choose specific solid shapes — to minimise material cost, maximise strength, or meet practical requirements like stackability. In Kenya, frustum-shaped buckets are common </w:t>
            </w:r>
            <w:del w:id="9199" w:author="Claude (AI) - proposed" w:date="2026-10-18T00:28:56Z">
              <w:r>
                <w:rPr>
                  <w:rFonts w:ascii="Arial" w:cs="Arial" w:eastAsia="Arial" w:hAnsi="Arial"/>
                  <w:b w:val="false"/>
                  <w:bCs w:val="false"/>
                  <w:i w:val="false"/>
                  <w:iCs w:val="false"/>
                  <w:color w:val="000000"/>
                  <w:sz w:val="18"/>
                  <w:szCs w:val="18"/>
                </w:rPr>
                <w:delText xml:space="preserve">despite potentially higher material costs </w:delText>
              </w:r>
            </w:del>
            <w:r>
              <w:rPr>
                <w:rFonts w:ascii="Arial" w:cs="Arial" w:eastAsia="Arial" w:hAnsi="Arial"/>
                <w:b w:val="false"/>
                <w:bCs w:val="false"/>
                <w:i w:val="false"/>
                <w:iCs w:val="false"/>
                <w:color w:val="000000"/>
                <w:sz w:val="18"/>
                <w:szCs w:val="18"/>
              </w:rPr>
              <w:t xml:space="preserve">because their tapered shape </w:t>
            </w:r>
            <w:del w:id="9200" w:author="Claude (AI) - proposed" w:date="2026-10-18T00:28:56Z">
              <w:r>
                <w:rPr>
                  <w:rFonts w:ascii="Arial" w:cs="Arial" w:eastAsia="Arial" w:hAnsi="Arial"/>
                  <w:b w:val="false"/>
                  <w:bCs w:val="false"/>
                  <w:i w:val="false"/>
                  <w:iCs w:val="false"/>
                  <w:color w:val="000000"/>
                  <w:sz w:val="18"/>
                  <w:szCs w:val="18"/>
                </w:rPr>
                <w:delText xml:space="preserve">makes them easier to stack and carry</w:delText>
              </w:r>
            </w:del>
            <w:ins w:id="9201" w:author="Claude (AI) - proposed" w:date="2026-10-18T00:28:56Z">
              <w:r>
                <w:rPr>
                  <w:rFonts w:ascii="Arial" w:cs="Arial" w:eastAsia="Arial" w:hAnsi="Arial"/>
                  <w:b w:val="false"/>
                  <w:bCs w:val="false"/>
                  <w:i w:val="false"/>
                  <w:iCs w:val="false"/>
                  <w:color w:val="000000"/>
                  <w:sz w:val="18"/>
                  <w:szCs w:val="18"/>
                </w:rPr>
                <w:t xml:space="preserve">lets them nest for stacking and makes them easy to carry (and, for our dimensions, they also need the least metal)</w:t>
              </w:r>
            </w:ins>
            <w:r>
              <w:rPr>
                <w:rFonts w:ascii="Arial" w:cs="Arial" w:eastAsia="Arial" w:hAnsi="Arial"/>
                <w:b w:val="false"/>
                <w:bCs w:val="false"/>
                <w:i w:val="false"/>
                <w:iCs w:val="false"/>
                <w:color w:val="000000"/>
                <w:sz w:val="18"/>
                <w:szCs w:val="18"/>
              </w:rPr>
              <w:t xml:space="preserve">, demonstrating that mathematical optimisation in real life must balance multiple competing factors.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pxdwfkd3zfihzlfbq7s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tcd_mt_jvg7a1fgvnp3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l-xrvybbijiy631fiity" Type="http://schemas.openxmlformats.org/officeDocument/2006/relationships/hyperlink" Target="https://creativecommons.org/licenses/by-nc/4.0/" TargetMode="External"/><Relationship Id="rIdn5fjqyhd0zmxaegjlrmai" Type="http://schemas.openxmlformats.org/officeDocument/2006/relationships/hyperlink" Target="https://creativecommons.org/licenses/by-nc/4.0/" TargetMode="External"/><Relationship Id="rIdeurlqcs-cq3nv-gcpy3pg" Type="http://schemas.openxmlformats.org/officeDocument/2006/relationships/hyperlink" Target="https://creativecommons.org/licenses/by-nc/4.0/" TargetMode="External"/><Relationship Id="rIdwwoijez7gsa154phhnixt" Type="http://schemas.openxmlformats.org/officeDocument/2006/relationships/hyperlink" Target="http://ares.local/www2/search.php?searchstring=surface+area+solids+c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zc23pndyzqoewwx-ffl" Type="http://schemas.openxmlformats.org/officeDocument/2006/relationships/hyperlink" Target="http://ares.local:8069/en/learn/#/topics/c/1d06ecb90fb35d7a9d23d798634b64d3" TargetMode="External"/><Relationship Id="rIdjwlty6clds_0dxcc44btm"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rbx61jtmyxebpw5xkwgy" Type="http://schemas.openxmlformats.org/officeDocument/2006/relationships/hyperlink" Target="http://ares.local/www2/search.php?searchstring=surface+area+solids+c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yggwjgcersnhkbwgyxc" Type="http://schemas.openxmlformats.org/officeDocument/2006/relationships/hyperlink" Target="http://ares.local:8069/en/learn/#/topics/c/1d06ecb90fb35d7a9d23d798634b64d3" TargetMode="External"/><Relationship Id="rIdaf8urycxukues1p_azulf"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ak_bq4izxnnkfw9jbx6e" Type="http://schemas.openxmlformats.org/officeDocument/2006/relationships/hyperlink" Target="http://ares.local/www2/search.php?searchstring=surface+area+solids+c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bjezmdhyjutinemahlz" Type="http://schemas.openxmlformats.org/officeDocument/2006/relationships/hyperlink" Target="http://ares.local:8069/en/learn/#/topics/c/1d06ecb90fb35d7a9d23d798634b64d3" TargetMode="External"/><Relationship Id="rId-0yqikwf_bkjin8zet0qz"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rmqs4k_ky6finb5juax" Type="http://schemas.openxmlformats.org/officeDocument/2006/relationships/hyperlink" Target="http://ares.local/www2/search.php?searchstring=surface+area+solids+c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uvlcwez_yo6o_hugnmn" Type="http://schemas.openxmlformats.org/officeDocument/2006/relationships/hyperlink" Target="http://ares.local:8069/en/learn/#/topics/c/1d06ecb90fb35d7a9d23d798634b64d3" TargetMode="External"/><Relationship Id="rIdddzvmzyyyuo9tw9my4lra"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j-13_pc51fd8j5rwaij" Type="http://schemas.openxmlformats.org/officeDocument/2006/relationships/hyperlink" Target="http://ares.local/www2/search.php?searchstring=surface+area+solids+con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pwmjgj2votualtagrrq" Type="http://schemas.openxmlformats.org/officeDocument/2006/relationships/hyperlink" Target="http://ares.local:8069/en/learn/#/topics/c/1d06ecb90fb35d7a9d23d798634b64d3" TargetMode="External"/><Relationship Id="rId6c-ltylmzfxx1p0gih81y" Type="http://schemas.openxmlformats.org/officeDocument/2006/relationships/hyperlink" Target="http://ares.local/www2/search.php?searchstring=surface+area+solids+co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jwevsjvhhuyz-eq6pat" Type="http://schemas.openxmlformats.org/officeDocument/2006/relationships/hyperlink" Target="https://creativecommons.org/licenses/by-nc/4.0/" TargetMode="External"/><Relationship Id="rIda8rgaztzjeq9f_pmytuvt" Type="http://schemas.openxmlformats.org/officeDocument/2006/relationships/hyperlink" Target="https://creativecommons.org/licenses/by-nc/4.0/" TargetMode="External"/><Relationship Id="rIduy_i0z8xcn_kaqawyzebo" Type="http://schemas.openxmlformats.org/officeDocument/2006/relationships/hyperlink" Target="http://ares.local:8069/en/learn/#/topics/c/8ece72ac94355ffa9bdd549e7ff03f56" TargetMode="External"/><Relationship Id="rId2uz-d4we9azxysmsovdqg"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36ducdv_y_1pej1sq4i" Type="http://schemas.openxmlformats.org/officeDocument/2006/relationships/hyperlink" Target="http://ares.local:8069/en/learn/#/topics/c/5469ad049e3852889683aba1a8e75b08" TargetMode="External"/><Relationship Id="rId8n5dmul5rc4egv-bjx-zg"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2xy3_6fousbb1dj8fae" Type="http://schemas.openxmlformats.org/officeDocument/2006/relationships/hyperlink" Target="http://ares.local:8069/en/learn/#/topics/c/8ece72ac94355ffa9bdd549e7ff03f56" TargetMode="External"/><Relationship Id="rId7zp-bjh8peg3uwkmnpmbm"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mqyrnzvtfx__evbpdtlu" Type="http://schemas.openxmlformats.org/officeDocument/2006/relationships/hyperlink" Target="http://ares.local:8069/en/learn/#/topics/c/135f02e06a8a538ea2e3b16965b87f00" TargetMode="External"/><Relationship Id="rIdaxhgf7vlehpatt4eac5ii"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fus3sp5bylkcwo0ienb" Type="http://schemas.openxmlformats.org/officeDocument/2006/relationships/hyperlink" Target="http://ares.local:8069/en/learn/#/topics/c/fdb4f863d9a153fc85c6a7ea2df6895d" TargetMode="External"/><Relationship Id="rIda9vz8wzj_j20wj3jkhm1v"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wvrngu6xuti1t94adrx" Type="http://schemas.openxmlformats.org/officeDocument/2006/relationships/hyperlink" Target="http://ares.local:8069/en/learn/#/topics/c/5469ad049e3852889683aba1a8e75b08" TargetMode="External"/><Relationship Id="rIduuqaexqw8lufinlepmr3t"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hp7smwzgihrrumh2y9xt" Type="http://schemas.openxmlformats.org/officeDocument/2006/relationships/hyperlink" Target="http://ares.local:8069/en/learn/#/topics/c/2ba9fd65a3f05c0da0198a3d269bcfff" TargetMode="External"/><Relationship Id="rIddveyamzted9jbzcj72qwh"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jevojfreiocireof6p" Type="http://schemas.openxmlformats.org/officeDocument/2006/relationships/hyperlink" Target="http://ares.local:8069/en/learn/#/topics/c/135f02e06a8a538ea2e3b16965b87f00" TargetMode="External"/><Relationship Id="rIdl27wqk55fb6tt1l_aiy7v"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e_47jz55te7w84a_-3j" Type="http://schemas.openxmlformats.org/officeDocument/2006/relationships/hyperlink" Target="http://ares.local:8069/en/learn/#/topics/c/9fc0b8cdf1cb5c6f93cc13d190af9d29" TargetMode="External"/><Relationship Id="rIdreiv0qgj1xa6pyfkot--o" Type="http://schemas.openxmlformats.org/officeDocument/2006/relationships/hyperlink" Target="http://ares.local/www2/search.php?searchstring=surface+area+solids+pyram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bjl1kzcv4bitrhuzbmd" Type="http://schemas.openxmlformats.org/officeDocument/2006/relationships/hyperlink" Target="http://ares.local:8069/en/learn/#/topics/c/a643aea9a0e25c46a00f362ce9545a7f" TargetMode="External"/><Relationship Id="rId7itzkl7tsd08knzfpvtfl" Type="http://schemas.openxmlformats.org/officeDocument/2006/relationships/hyperlink" Target="http://ares.local/www2/search.php?searchstring=surface+area+solids+pyram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cma2c0jwfhldq3trier" Type="http://schemas.openxmlformats.org/officeDocument/2006/relationships/hyperlink" Target="https://creativecommons.org/licenses/by-nc/4.0/" TargetMode="External"/><Relationship Id="rIdqdjka-hrldkvid7jqgjs9" Type="http://schemas.openxmlformats.org/officeDocument/2006/relationships/hyperlink" Target="https://creativecommons.org/licenses/by-nc/4.0/" TargetMode="External"/><Relationship Id="rIdjyxt8oljda0xk3n5obqvh" Type="http://schemas.openxmlformats.org/officeDocument/2006/relationships/hyperlink" Target="http://ares.local:8069/en/learn/#/topics/c/b9e9f72fb8855748ae882e1e2e98bbbc" TargetMode="External"/><Relationship Id="rIdcstr3gcrdovkdfiflsyeg"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r7ob0kbccpid_8k3utjx" Type="http://schemas.openxmlformats.org/officeDocument/2006/relationships/hyperlink" Target="http://ares.local:8069/en/learn/#/topics/c/6acb6ac76c9b5dceb01f72d1a48e8470" TargetMode="External"/><Relationship Id="rIdenvkiopw8k7mzuweqwymf"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r66qonjqpaf5eyjkfm89" Type="http://schemas.openxmlformats.org/officeDocument/2006/relationships/hyperlink" Target="http://ares.local:8069/en/learn/#/topics/c/b9e9f72fb8855748ae882e1e2e98bbbc" TargetMode="External"/><Relationship Id="rId9ymjjiguait_tdomps-au"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gzldxho4rm-iyx7kt_o" Type="http://schemas.openxmlformats.org/officeDocument/2006/relationships/hyperlink" Target="http://ares.local:8069/en/learn/#/topics/c/35c104ec3b9d51dd80531ad4e59f8216" TargetMode="External"/><Relationship Id="rIdexvhcgcdvbrgcunw2vkud"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9jkr9kf8zlmvq0qy5o3" Type="http://schemas.openxmlformats.org/officeDocument/2006/relationships/hyperlink" Target="http://ares.local:8069/en/learn/#/topics/c/b9e9f72fb8855748ae882e1e2e98bbbc" TargetMode="External"/><Relationship Id="rIddzhh1m36t_xdmtakmbmeo"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d8ynyscy_lwajr803bn" Type="http://schemas.openxmlformats.org/officeDocument/2006/relationships/hyperlink" Target="http://ares.local:8069/en/learn/#/topics/c/6acb6ac76c9b5dceb01f72d1a48e8470" TargetMode="External"/><Relationship Id="rIdyc4vxc26xg6-kjpp7ooqv"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qneqabneuyzgphpomyr" Type="http://schemas.openxmlformats.org/officeDocument/2006/relationships/hyperlink" Target="http://ares.local:8069/en/learn/#/topics/c/b9e9f72fb8855748ae882e1e2e98bbbc" TargetMode="External"/><Relationship Id="rIdsa1c6qk1duwusjn7mlol1"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yzuys4qcdz3n6uclzzo" Type="http://schemas.openxmlformats.org/officeDocument/2006/relationships/hyperlink" Target="http://ares.local:8069/en/learn/#/topics/c/35c104ec3b9d51dd80531ad4e59f8216" TargetMode="External"/><Relationship Id="rIdq3sa5xp6sgphujjvd6foy"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6qmuwffhm0ntok5madc" Type="http://schemas.openxmlformats.org/officeDocument/2006/relationships/hyperlink" Target="http://ares.local:8069/en/learn/#/topics/c/b9e9f72fb8855748ae882e1e2e98bbbc" TargetMode="External"/><Relationship Id="rIdhv8gd_ujmizxzz54x1x6a" Type="http://schemas.openxmlformats.org/officeDocument/2006/relationships/hyperlink" Target="http://ares.local/www2/search.php?searchstring=surface+area+solids+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ds6zezplz4tdmrt2oty" Type="http://schemas.openxmlformats.org/officeDocument/2006/relationships/hyperlink" Target="http://ares.local:8069/en/learn/#/topics/c/6acb6ac76c9b5dceb01f72d1a48e8470" TargetMode="External"/><Relationship Id="rIddr9cks3w7pmvpt77twxj9" Type="http://schemas.openxmlformats.org/officeDocument/2006/relationships/hyperlink" Target="http://ares.local/www2/search.php?searchstring=surface+area+solids+sphe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tyduo3wtwqsvv-flohu" Type="http://schemas.openxmlformats.org/officeDocument/2006/relationships/hyperlink" Target="https://creativecommons.org/licenses/by-nc/4.0/" TargetMode="External"/><Relationship Id="rId3obz9ftvw7fgc16hzqjjb" Type="http://schemas.openxmlformats.org/officeDocument/2006/relationships/hyperlink" Target="https://creativecommons.org/licenses/by-nc/4.0/" TargetMode="External"/><Relationship Id="rIdse8q69gkj_sfi6pd_ifwx" Type="http://schemas.openxmlformats.org/officeDocument/2006/relationships/hyperlink" Target="http://ares.local:8069/en/learn/#/topics/c/aa49b19f59aa52c4b49929219b15b9af" TargetMode="External"/><Relationship Id="rIdg8fsu5uhfn9yu0nyuyt2r"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olaiavuz_umxx1u0yq"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mtadeaecjfvapnbi-7j6" Type="http://schemas.openxmlformats.org/officeDocument/2006/relationships/hyperlink" Target="http://ares.local:8069/en/learn/#/topics/c/aa49b19f59aa52c4b49929219b15b9af" TargetMode="External"/><Relationship Id="rIdu8xefz7qbrjoymamxw7na"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mzlwujvdul53crbc5pm"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vakz_1wwkefqaegmzdq" Type="http://schemas.openxmlformats.org/officeDocument/2006/relationships/hyperlink" Target="http://ares.local:8069/en/learn/#/topics/c/aa49b19f59aa52c4b49929219b15b9af" TargetMode="External"/><Relationship Id="rIdh8hapdhdh6tkzvmky8ki0"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h5_somn7czvqbda19oa"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woxcesffp069bscadlid" Type="http://schemas.openxmlformats.org/officeDocument/2006/relationships/hyperlink" Target="http://ares.local:8069/en/learn/#/topics/c/aa49b19f59aa52c4b49929219b15b9af" TargetMode="External"/><Relationship Id="rId-odrqn5lp8xib1mz0vtub"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u_q9kcv8ofuak0kk3pi"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k34gdp233ym_7jiun97" Type="http://schemas.openxmlformats.org/officeDocument/2006/relationships/hyperlink" Target="http://ares.local:8069/en/learn/#/topics/c/aa49b19f59aa52c4b49929219b15b9af" TargetMode="External"/><Relationship Id="rIdx5zmplfwa53-xcp8473fb" Type="http://schemas.openxmlformats.org/officeDocument/2006/relationships/hyperlink" Target="http://ares.local/www2/search.php?searchstring=surface+area+solids+hemisphe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tusbbhmyyjylj6k9ylj" Type="http://schemas.openxmlformats.org/officeDocument/2006/relationships/hyperlink" Target="http://ares.local/www2/search.php?searchstring=surface+area+solids+hemisphe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dpfw29m-uhiru7mhlsw" Type="http://schemas.openxmlformats.org/officeDocument/2006/relationships/hyperlink" Target="https://creativecommons.org/licenses/by-nc/4.0/" TargetMode="External"/><Relationship Id="rIdavurrbfklc2xuzzorduac" Type="http://schemas.openxmlformats.org/officeDocument/2006/relationships/hyperlink" Target="https://creativecommons.org/licenses/by-nc/4.0/" TargetMode="External"/><Relationship Id="rIdwae9dd7nqrtmmngrvvsny" Type="http://schemas.openxmlformats.org/officeDocument/2006/relationships/hyperlink" Target="http://ares.local:8069/en/learn/#/topics/c/1f2a41d4d2105784a729cf66814086cc" TargetMode="External"/><Relationship Id="rIdh-u7h46xfmm5fbhtagapg"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fhlz0igoegwhhcycwei" Type="http://schemas.openxmlformats.org/officeDocument/2006/relationships/hyperlink" Target="http://ares.local:8069/en/learn/#/topics/c/33936ac7505e59169c9fd5af2a2a0e18" TargetMode="External"/><Relationship Id="rIdzzug96sa3ethnuxcwmv0u"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ztxconqjukaxcxz12sn" Type="http://schemas.openxmlformats.org/officeDocument/2006/relationships/hyperlink" Target="http://ares.local:8069/en/learn/#/topics/c/982a6931483351e59620ecf4738a8524" TargetMode="External"/><Relationship Id="rIdd33kvmi0os3u0hqggf5aq"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2frelmgudbnxuua8fi-" Type="http://schemas.openxmlformats.org/officeDocument/2006/relationships/hyperlink" Target="http://ares.local:8069/en/learn/#/topics/c/6e54a483708452f488e41b7715403402" TargetMode="External"/><Relationship Id="rIdnmq8eedj3bi9rnp3vepom"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4bioc1zdzdp9zg-mdmew" Type="http://schemas.openxmlformats.org/officeDocument/2006/relationships/hyperlink" Target="http://ares.local:8069/en/learn/#/topics/c/2700b4de75615f0c8535fe94452af557" TargetMode="External"/><Relationship Id="rIdanxa1k5v_je5ofv1fr6il"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mqagj78iux6xie0veuv" Type="http://schemas.openxmlformats.org/officeDocument/2006/relationships/hyperlink" Target="http://ares.local:8069/en/learn/#/topics/c/dae924363a375caf950dc210ab4c9ee9" TargetMode="External"/><Relationship Id="rIdp93vewmnncn94wzyely9f"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vspowbpock6gpo_wsie" Type="http://schemas.openxmlformats.org/officeDocument/2006/relationships/hyperlink" Target="http://ares.local:8069/en/learn/#/topics/c/1f2a41d4d2105784a729cf66814086cc" TargetMode="External"/><Relationship Id="rIdpw_q4qosm9vvwusra9n7u"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tx2ht2-6fwcgubwnb_e" Type="http://schemas.openxmlformats.org/officeDocument/2006/relationships/hyperlink" Target="http://ares.local:8069/en/learn/#/topics/c/b0670d8cd94056a386f3cf49a05d8ca3" TargetMode="External"/><Relationship Id="rIdxmuazcmddupky-pixzchm"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_9mkx7nqhfjye88xzngq" Type="http://schemas.openxmlformats.org/officeDocument/2006/relationships/hyperlink" Target="http://ares.local:8069/en/learn/#/topics/c/982a6931483351e59620ecf4738a8524" TargetMode="External"/><Relationship Id="rIdgt8tmgyy53ubrs9ppps5g"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cec8fuvp7qh4f1eawph7" Type="http://schemas.openxmlformats.org/officeDocument/2006/relationships/hyperlink" Target="http://ares.local:8069/en/learn/#/topics/c/cefddc54f5e6538bac8290e217fc031c" TargetMode="External"/><Relationship Id="rIdvvgqbhsslombclzlncyc3"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ndytup-gjixhudc9dfl" Type="http://schemas.openxmlformats.org/officeDocument/2006/relationships/hyperlink" Target="https://creativecommons.org/licenses/by-nc/4.0/" TargetMode="External"/><Relationship Id="rIdsazslkj_q51oigapt6oba" Type="http://schemas.openxmlformats.org/officeDocument/2006/relationships/hyperlink" Target="https://creativecommons.org/licenses/by-nc/4.0/" TargetMode="External"/><Relationship Id="rIdjzgmghj_2wodl7_cfwjih" Type="http://schemas.openxmlformats.org/officeDocument/2006/relationships/hyperlink" Target="http://ares.local:8069/en/learn/#/topics/c/aa49b19f59aa52c4b49929219b15b9af" TargetMode="External"/><Relationship Id="rIde_t2oi8dnfahjgrhdot7g"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w4zckasiirfnkmkkvxs"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z3qpsufxpmiinxbo97" Type="http://schemas.openxmlformats.org/officeDocument/2006/relationships/hyperlink" Target="http://ares.local:8069/en/learn/#/topics/c/aa49b19f59aa52c4b49929219b15b9af" TargetMode="External"/><Relationship Id="rIddsymfshyjy8yttnrqk9lj"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gziev-fpiyu-fps0tj-"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i__irmsjzgm_tphue_0" Type="http://schemas.openxmlformats.org/officeDocument/2006/relationships/hyperlink" Target="http://ares.local:8069/en/learn/#/topics/c/aa49b19f59aa52c4b49929219b15b9af" TargetMode="External"/><Relationship Id="rIdngkv_mhai_qebjqyzf4ix"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qelhehnqdvmzlhwkrfg"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09x3-i76dusosqlnzkeo" Type="http://schemas.openxmlformats.org/officeDocument/2006/relationships/hyperlink" Target="http://ares.local:8069/en/learn/#/topics/c/aa49b19f59aa52c4b49929219b15b9af" TargetMode="External"/><Relationship Id="rIdxzxvas4cshn8iuoobikkf"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p6mmfvzpxu71ry2plwxl"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3ugmcytofxaf13pugir" Type="http://schemas.openxmlformats.org/officeDocument/2006/relationships/hyperlink" Target="http://ares.local:8069/en/learn/#/topics/c/aa49b19f59aa52c4b49929219b15b9af" TargetMode="External"/><Relationship Id="rIdiyb3e1qp9x3cj05envy70"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idquv64nvuqu1px4ncl" Type="http://schemas.openxmlformats.org/officeDocument/2006/relationships/hyperlink" Target="http://ares.local/www2/search.php?searchstring=surface+area+solids+frustu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rwfgsbwssbp4a6pquvd" Type="http://schemas.openxmlformats.org/officeDocument/2006/relationships/hyperlink" Target="https://creativecommons.org/licenses/by-nc/4.0/" TargetMode="External"/><Relationship Id="rIdwtppu-pcnlvm-zio1ecgc" Type="http://schemas.openxmlformats.org/officeDocument/2006/relationships/hyperlink" Target="https://creativecommons.org/licenses/by-nc/4.0/" TargetMode="External"/><Relationship Id="rIdddpx7xgn-bdhg9lkfiqzq" Type="http://schemas.openxmlformats.org/officeDocument/2006/relationships/hyperlink" Target="http://ares.local:8069/en/learn/#/topics/c/4eff0a97d9705447b4d77bfcd53a6920" TargetMode="External"/><Relationship Id="rIdouuwidcuxwb6daywlwqr2"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qroyk0yetfajavxof9i" Type="http://schemas.openxmlformats.org/officeDocument/2006/relationships/hyperlink" Target="http://ares.local:8069/en/learn/#/topics/c/0603676c28615eae8a137c18e6dde1a2" TargetMode="External"/><Relationship Id="rIdnxsfnvge14hqzxtx5pi7a"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9ufslj5w7y5y3l5y5k6" Type="http://schemas.openxmlformats.org/officeDocument/2006/relationships/hyperlink" Target="http://ares.local:8069/en/learn/#/topics/c/4eff0a97d9705447b4d77bfcd53a6920" TargetMode="External"/><Relationship Id="rIdynq4aflw0njrtwryg449h"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djpq4mrkrrz1pgbwly5" Type="http://schemas.openxmlformats.org/officeDocument/2006/relationships/hyperlink" Target="http://ares.local:8069/en/learn/#/topics/c/0603676c28615eae8a137c18e6dde1a2" TargetMode="External"/><Relationship Id="rIdycsxynhnrroptbtx0pzr6"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sg_wps75roszqidlv6y" Type="http://schemas.openxmlformats.org/officeDocument/2006/relationships/hyperlink" Target="http://ares.local:8069/en/learn/#/topics/c/4eff0a97d9705447b4d77bfcd53a6920" TargetMode="External"/><Relationship Id="rIdpfh35qrb49asdeuutp7xi"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zkdokm5cma0u2dhkkuk" Type="http://schemas.openxmlformats.org/officeDocument/2006/relationships/hyperlink" Target="http://ares.local:8069/en/learn/#/topics/c/0603676c28615eae8a137c18e6dde1a2" TargetMode="External"/><Relationship Id="rIdoqcuxjdx_vgnmxzgcjnwv"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oxipfhmu1ph8-bt8tzs" Type="http://schemas.openxmlformats.org/officeDocument/2006/relationships/hyperlink" Target="http://ares.local:8069/en/learn/#/topics/c/4eff0a97d9705447b4d77bfcd53a6920" TargetMode="External"/><Relationship Id="rIds4igxo2wthuj8jbwpuk2a"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vxo3exixgpezomybrum" Type="http://schemas.openxmlformats.org/officeDocument/2006/relationships/hyperlink" Target="http://ares.local:8069/en/learn/#/topics/c/0603676c28615eae8a137c18e6dde1a2" TargetMode="External"/><Relationship Id="rIdh4sgx9b2ldcjl5n4cuk1c"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bbciaywshr9b1grkkdg" Type="http://schemas.openxmlformats.org/officeDocument/2006/relationships/hyperlink" Target="http://ares.local:8069/en/learn/#/topics/c/4eff0a97d9705447b4d77bfcd53a6920" TargetMode="External"/><Relationship Id="rIdtyihowr8vlvx1bqgkmhyf" Type="http://schemas.openxmlformats.org/officeDocument/2006/relationships/hyperlink" Target="http://ares.local/www2/search.php?searchstring=surface+area+solids+pyramid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kfmx-ufgtjjrl02hhc5" Type="http://schemas.openxmlformats.org/officeDocument/2006/relationships/hyperlink" Target="http://ares.local:8069/en/learn/#/topics/c/0603676c28615eae8a137c18e6dde1a2" TargetMode="External"/><Relationship Id="rId8bxks6g9spzqtrws8o_es" Type="http://schemas.openxmlformats.org/officeDocument/2006/relationships/hyperlink" Target="http://ares.local/www2/search.php?searchstring=surface+area+solids+pyramid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mashwoo1hrhcevixik" Type="http://schemas.openxmlformats.org/officeDocument/2006/relationships/hyperlink" Target="https://creativecommons.org/licenses/by-nc/4.0/" TargetMode="External"/><Relationship Id="rId5nr7dq36jm8petxrcri0e" Type="http://schemas.openxmlformats.org/officeDocument/2006/relationships/hyperlink" Target="https://creativecommons.org/licenses/by-nc/4.0/" TargetMode="External"/><Relationship Id="rIdh0jidha6bihbrcv6gevwy" Type="http://schemas.openxmlformats.org/officeDocument/2006/relationships/hyperlink" Target="http://ares.local:8069/en/learn/#/topics/c/c44895796e5b535e9caa8939db425466" TargetMode="External"/><Relationship Id="rIds8n-e542ks-dtu3z3ataz"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_d9k_ezq_vknriolbp" Type="http://schemas.openxmlformats.org/officeDocument/2006/relationships/hyperlink" Target="http://ares.local:8069/en/learn/#/topics/c/1d06ecb90fb35d7a9d23d798634b64d3" TargetMode="External"/><Relationship Id="rIdflrgzlhidtgpkuglennzu"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noyv9g9m-ke_1gqdi8c" Type="http://schemas.openxmlformats.org/officeDocument/2006/relationships/hyperlink" Target="http://ares.local:8069/en/learn/#/topics/c/b9e9f72fb8855748ae882e1e2e98bbbc" TargetMode="External"/><Relationship Id="rIddjenxjdabjzkeyjwwf31-"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klg2zpdsdzerb222kjl" Type="http://schemas.openxmlformats.org/officeDocument/2006/relationships/hyperlink" Target="http://ares.local:8069/en/learn/#/topics/c/1d06ecb90fb35d7a9d23d798634b64d3" TargetMode="External"/><Relationship Id="rIdrmvljudjmljhyv71ypubw"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vtgki68ytul9ep29m2-s" Type="http://schemas.openxmlformats.org/officeDocument/2006/relationships/hyperlink" Target="http://ares.local:8069/en/learn/#/topics/c/2ba9fd65a3f05c0da0198a3d269bcfff" TargetMode="External"/><Relationship Id="rIdhvczxlseeporqo30q8yel"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mtyjbvme60rfcmurtzwo" Type="http://schemas.openxmlformats.org/officeDocument/2006/relationships/hyperlink" Target="http://ares.local:8069/en/learn/#/topics/c/cf8bdd0db40f5985bda3435cdf88e577" TargetMode="External"/><Relationship Id="rIdypdqs-pbuxwosb5ubnb-q"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i7ftvlra88fuk_vhk7c" Type="http://schemas.openxmlformats.org/officeDocument/2006/relationships/hyperlink" Target="http://ares.local:8069/en/learn/#/topics/c/c44895796e5b535e9caa8939db425466" TargetMode="External"/><Relationship Id="rIdatyifzbydkfl0mac9iwb3"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azs38ne9-0efk-80ejs" Type="http://schemas.openxmlformats.org/officeDocument/2006/relationships/hyperlink" Target="http://ares.local:8069/en/learn/#/topics/c/c77de98cc15855de9722396c443ef69a" TargetMode="External"/><Relationship Id="rIdnwsyqjxqlvtvte3hfyhw-"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7xvddi6n-3ejsuet9m-" Type="http://schemas.openxmlformats.org/officeDocument/2006/relationships/hyperlink" Target="http://ares.local:8069/en/learn/#/topics/c/b9e9f72fb8855748ae882e1e2e98bbbc" TargetMode="External"/><Relationship Id="rIdnquhuwvx86w_jbykunhhp" Type="http://schemas.openxmlformats.org/officeDocument/2006/relationships/hyperlink" Target="http://ares.local/www2/search.php?searchstring=surface+area+solids+frustu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ehvphpfytare4vrextu" Type="http://schemas.openxmlformats.org/officeDocument/2006/relationships/hyperlink" Target="http://ares.local:8069/en/learn/#/topics/c/0603676c28615eae8a137c18e6dde1a2" TargetMode="External"/><Relationship Id="rIdtmpxzjz2w8orx01p6fwvd" Type="http://schemas.openxmlformats.org/officeDocument/2006/relationships/hyperlink" Target="http://ares.local/www2/search.php?searchstring=surface+area+solids+frustu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xdwfkd3zfihzlfbq7su" Type="http://schemas.openxmlformats.org/officeDocument/2006/relationships/hyperlink" Target="https://creativecommons.org/licenses/by-nc/4.0/" TargetMode="External"/><Relationship Id="rId4tcd_mt_jvg7a1fgvnp3q" Type="http://schemas.openxmlformats.org/officeDocument/2006/relationships/hyperlink" Target="https://creativecommons.org/licenses/by-nc/4.0/" TargetMode="External"/><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2026-10-18T00:28:56.184Z</dcterms:created>
  <dcterms:modified xsi:type="dcterms:W3CDTF">2026-10-18T00:28:56.184Z</dcterms:modified>
</cp:coreProperties>
</file>

<file path=docProps/custom.xml><?xml version="1.0" encoding="utf-8"?>
<Properties xmlns="http://schemas.openxmlformats.org/officeDocument/2006/custom-properties" xmlns:vt="http://schemas.openxmlformats.org/officeDocument/2006/docPropsVTypes"/>
</file>