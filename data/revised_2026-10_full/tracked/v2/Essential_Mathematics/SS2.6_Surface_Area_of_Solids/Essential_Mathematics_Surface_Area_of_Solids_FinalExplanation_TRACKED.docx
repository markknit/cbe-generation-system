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keepNext/>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keepNext/>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keepNext/>
              <w:spacing w:after="40" w:before="0"/>
              <w:jc w:val="left"/>
            </w:pPr>
            <w:r>
              <w:rPr>
                <w:rFonts w:ascii="Arial" w:cs="Arial" w:eastAsia="Arial" w:hAnsi="Arial"/>
                <w:b/>
                <w:bCs/>
                <w:i w:val="false"/>
                <w:iCs w:val="false"/>
                <w:color w:val="000000"/>
                <w:sz w:val="18"/>
                <w:szCs w:val="18"/>
              </w:rPr>
              <w:t xml:space="preserve">(c) Calculate the total surface area of the cup.</w:t>
            </w:r>
          </w:p>
          <w:p>
            <w:pPr>
              <w:keepNext/>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keepNext/>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w:t>
            </w:r>
            <w:del w:id="9001" w:author="Claude (AI) - proposed" w:date="2026-10-18T00:28:57Z">
              <w:r>
                <w:rPr>
                  <w:rFonts w:ascii="Arial" w:cs="Arial" w:eastAsia="Arial" w:hAnsi="Arial"/>
                  <w:b/>
                  <w:bCs/>
                  <w:i w:val="false"/>
                  <w:iCs w:val="false"/>
                  <w:color w:val="000000"/>
                  <w:sz w:val="18"/>
                  <w:szCs w:val="18"/>
                </w:rPr>
                <w:delText xml:space="preserve">larger and </w:delText>
              </w:r>
            </w:del>
            <w:r>
              <w:rPr>
                <w:rFonts w:ascii="Arial" w:cs="Arial" w:eastAsia="Arial" w:hAnsi="Arial"/>
                <w:b/>
                <w:bCs/>
                <w:i w:val="false"/>
                <w:iCs w:val="false"/>
                <w:color w:val="000000"/>
                <w:sz w:val="18"/>
                <w:szCs w:val="18"/>
              </w:rPr>
              <w:t xml:space="preserve">more complex than the net of a cylinder.</w:t>
            </w:r>
          </w:p>
          <w:p>
            <w:pPr>
              <w:keepNext/>
              <w:spacing w:after="40" w:before="0"/>
              <w:jc w:val="left"/>
            </w:pPr>
            <w:r>
              <w:rPr>
                <w:rFonts w:ascii="Arial" w:cs="Arial" w:eastAsia="Arial" w:hAnsi="Arial"/>
                <w:b/>
                <w:bCs/>
                <w:i w:val="false"/>
                <w:iCs w:val="false"/>
                <w:color w:val="000000"/>
                <w:sz w:val="18"/>
                <w:szCs w:val="18"/>
              </w:rPr>
              <w:t xml:space="preserve">(b) Calculate the slant height l.</w:t>
            </w:r>
          </w:p>
          <w:p>
            <w:pPr>
              <w:keepNext/>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keepNext/>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keepNext/>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keepNext/>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keepNext/>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keepNext/>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keepNext/>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keepNext/>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w:t>
            </w:r>
            <w:del w:id="9002" w:author="Claude (AI) - proposed" w:date="2026-10-18T00:28:57Z">
              <w:r>
                <w:rPr>
                  <w:rFonts w:ascii="Arial" w:cs="Arial" w:eastAsia="Arial" w:hAnsi="Arial"/>
                  <w:b/>
                  <w:bCs/>
                  <w:i w:val="false"/>
                  <w:iCs w:val="false"/>
                  <w:color w:val="000000"/>
                  <w:sz w:val="18"/>
                  <w:szCs w:val="18"/>
                </w:rPr>
                <w:delText xml:space="preserve">Give your reasoning</w:delText>
              </w:r>
            </w:del>
            <w:ins w:id="9003" w:author="Claude (AI) - proposed" w:date="2026-10-18T00:28:57Z">
              <w:r>
                <w:rPr>
                  <w:rFonts w:ascii="Arial" w:cs="Arial" w:eastAsia="Arial" w:hAnsi="Arial"/>
                  <w:b/>
                  <w:bCs/>
                  <w:i w:val="false"/>
                  <w:iCs w:val="false"/>
                  <w:color w:val="000000"/>
                  <w:sz w:val="18"/>
                  <w:szCs w:val="18"/>
                </w:rPr>
                <w:t xml:space="preserve">Answer as Claim (your answer), Evidence (the surface areas you calculated) and Reasoning (the geometry idea that links the evidence to your claim)</w:t>
              </w:r>
            </w:ins>
            <w:r>
              <w:rPr>
                <w:rFonts w:ascii="Arial" w:cs="Arial" w:eastAsia="Arial" w:hAnsi="Arial"/>
                <w:b/>
                <w:bCs/>
                <w:i w:val="false"/>
                <w:iCs w:val="false"/>
                <w:color w:val="000000"/>
                <w:sz w:val="18"/>
                <w:szCs w:val="18"/>
              </w:rPr>
              <w:t xml:space="preserve">.</w:t>
            </w:r>
          </w:p>
          <w:p>
            <w:pPr>
              <w:keepNext/>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keepNext/>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keepNext/>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4" w:author="Claude (AI) - proposed" w:date="2026-10-18T00:28:57Z">
              <w:r>
                <w:rPr>
                  <w:rFonts w:ascii="Arial" w:cs="Arial" w:eastAsia="Arial" w:hAnsi="Arial"/>
                  <w:b w:val="false"/>
                  <w:bCs w:val="false"/>
                  <w:i w:val="false"/>
                  <w:iCs w:val="false"/>
                  <w:color w:val="000000"/>
                  <w:sz w:val="18"/>
                  <w:szCs w:val="18"/>
                </w:rPr>
                <w:delText xml:space="preserve">Chooses</w:delText>
              </w:r>
            </w:del>
            <w:ins w:id="9005" w:author="Claude (AI) - proposed" w:date="2026-10-18T00:28:57Z">
              <w:r>
                <w:rPr>
                  <w:rFonts w:ascii="Arial" w:cs="Arial" w:eastAsia="Arial" w:hAnsi="Arial"/>
                  <w:b w:val="false"/>
                  <w:bCs w:val="false"/>
                  <w:i w:val="false"/>
                  <w:iCs w:val="false"/>
                  <w:color w:val="000000"/>
                  <w:sz w:val="18"/>
                  <w:szCs w:val="18"/>
                </w:rPr>
                <w:t xml:space="preserve">Exceeds Expectations: chooses</w:t>
              </w:r>
            </w:ins>
            <w:r>
              <w:rPr>
                <w:rFonts w:ascii="Arial" w:cs="Arial" w:eastAsia="Arial" w:hAnsi="Arial"/>
                <w:b w:val="false"/>
                <w:bCs w:val="false"/>
                <w:i w:val="false"/>
                <w:iCs w:val="false"/>
                <w:color w:val="000000"/>
                <w:sz w:val="18"/>
                <w:szCs w:val="18"/>
              </w:rPr>
              <w:t xml:space="preserve"> and states the correct formula for every solid (cone, pyramid, sphere, hemisphere, </w:t>
            </w:r>
            <w:del w:id="9006" w:author="Claude (AI) - proposed" w:date="2026-10-18T00:28:57Z">
              <w:r>
                <w:rPr>
                  <w:rFonts w:ascii="Arial" w:cs="Arial" w:eastAsia="Arial" w:hAnsi="Arial"/>
                  <w:b w:val="false"/>
                  <w:bCs w:val="false"/>
                  <w:i w:val="false"/>
                  <w:iCs w:val="false"/>
                  <w:color w:val="000000"/>
                  <w:sz w:val="18"/>
                  <w:szCs w:val="18"/>
                </w:rPr>
                <w:delText xml:space="preserve">frustum</w:delText>
              </w:r>
            </w:del>
            <w:ins w:id="9007" w:author="Claude (AI) - proposed" w:date="2026-10-18T00:28:57Z">
              <w:r>
                <w:rPr>
                  <w:rFonts w:ascii="Arial" w:cs="Arial" w:eastAsia="Arial" w:hAnsi="Arial"/>
                  <w:b w:val="false"/>
                  <w:bCs w:val="false"/>
                  <w:i w:val="false"/>
                  <w:iCs w:val="false"/>
                  <w:color w:val="000000"/>
                  <w:sz w:val="18"/>
                  <w:szCs w:val="18"/>
                </w:rPr>
                <w:t xml:space="preserve">frustums of cones and pyramids</w:t>
              </w:r>
            </w:ins>
            <w:r>
              <w:rPr>
                <w:rFonts w:ascii="Arial" w:cs="Arial" w:eastAsia="Arial" w:hAnsi="Arial"/>
                <w:b w:val="false"/>
                <w:bCs w:val="false"/>
                <w:i w:val="false"/>
                <w:iCs w:val="false"/>
                <w:color w:val="000000"/>
                <w:sz w:val="18"/>
                <w:szCs w:val="18"/>
              </w:rPr>
              <w:t xml:space="preserve">),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28:57Z">
              <w:r>
                <w:rPr>
                  <w:rFonts w:ascii="Arial" w:cs="Arial" w:eastAsia="Arial" w:hAnsi="Arial"/>
                  <w:b w:val="false"/>
                  <w:bCs w:val="false"/>
                  <w:i w:val="false"/>
                  <w:iCs w:val="false"/>
                  <w:color w:val="000000"/>
                  <w:sz w:val="18"/>
                  <w:szCs w:val="18"/>
                </w:rPr>
                <w:delText xml:space="preserve">Uses</w:delText>
              </w:r>
            </w:del>
            <w:ins w:id="9009" w:author="Claude (AI) - proposed" w:date="2026-10-18T00:28:57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28:57Z">
              <w:r>
                <w:rPr>
                  <w:rFonts w:ascii="Arial" w:cs="Arial" w:eastAsia="Arial" w:hAnsi="Arial"/>
                  <w:b w:val="false"/>
                  <w:bCs w:val="false"/>
                  <w:i w:val="false"/>
                  <w:iCs w:val="false"/>
                  <w:color w:val="000000"/>
                  <w:sz w:val="18"/>
                  <w:szCs w:val="18"/>
                </w:rPr>
                <w:delText xml:space="preserve">Uses</w:delText>
              </w:r>
            </w:del>
            <w:ins w:id="9011" w:author="Claude (AI) - proposed" w:date="2026-10-18T00:28:57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28:57Z">
              <w:r>
                <w:rPr>
                  <w:rFonts w:ascii="Arial" w:cs="Arial" w:eastAsia="Arial" w:hAnsi="Arial"/>
                  <w:b w:val="false"/>
                  <w:bCs w:val="false"/>
                  <w:i w:val="false"/>
                  <w:iCs w:val="false"/>
                  <w:color w:val="000000"/>
                  <w:sz w:val="18"/>
                  <w:szCs w:val="18"/>
                </w:rPr>
                <w:delText xml:space="preserve">All</w:delText>
              </w:r>
            </w:del>
            <w:ins w:id="9013" w:author="Claude (AI) - proposed" w:date="2026-10-18T00:28:57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8T00:28:57Z">
              <w:r>
                <w:rPr>
                  <w:rFonts w:ascii="Arial" w:cs="Arial" w:eastAsia="Arial" w:hAnsi="Arial"/>
                  <w:b w:val="false"/>
                  <w:bCs w:val="false"/>
                  <w:i w:val="false"/>
                  <w:iCs w:val="false"/>
                  <w:color w:val="000000"/>
                  <w:sz w:val="18"/>
                  <w:szCs w:val="18"/>
                </w:rPr>
                <w:delText xml:space="preserve">Method</w:delText>
              </w:r>
            </w:del>
            <w:ins w:id="9015" w:author="Claude (AI) - proposed" w:date="2026-10-18T00:28:57Z">
              <w:r>
                <w:rPr>
                  <w:rFonts w:ascii="Arial" w:cs="Arial" w:eastAsia="Arial" w:hAnsi="Arial"/>
                  <w:b w:val="false"/>
                  <w:bCs w:val="false"/>
                  <w:i w:val="false"/>
                  <w:iCs w:val="false"/>
                  <w:color w:val="000000"/>
                  <w:sz w:val="18"/>
                  <w:szCs w:val="18"/>
                </w:rPr>
                <w:t xml:space="preserve">Meets Expectations: method</w:t>
              </w:r>
            </w:ins>
            <w:r>
              <w:rPr>
                <w:rFonts w:ascii="Arial" w:cs="Arial" w:eastAsia="Arial" w:hAnsi="Arial"/>
                <w:b w:val="false"/>
                <w:bCs w:val="false"/>
                <w:i w:val="false"/>
                <w:iCs w:val="false"/>
                <w:color w:val="000000"/>
                <w:sz w:val="18"/>
                <w:szCs w:val="18"/>
              </w:rPr>
              <w:t xml:space="preserve">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28:57Z">
              <w:r>
                <w:rPr>
                  <w:rFonts w:ascii="Arial" w:cs="Arial" w:eastAsia="Arial" w:hAnsi="Arial"/>
                  <w:b w:val="false"/>
                  <w:bCs w:val="false"/>
                  <w:i w:val="false"/>
                  <w:iCs w:val="false"/>
                  <w:color w:val="000000"/>
                  <w:sz w:val="18"/>
                  <w:szCs w:val="18"/>
                </w:rPr>
                <w:delText xml:space="preserve">Method</w:delText>
              </w:r>
            </w:del>
            <w:ins w:id="9017" w:author="Claude (AI) - proposed" w:date="2026-10-18T00:28:57Z">
              <w:r>
                <w:rPr>
                  <w:rFonts w:ascii="Arial" w:cs="Arial" w:eastAsia="Arial" w:hAnsi="Arial"/>
                  <w:b w:val="false"/>
                  <w:bCs w:val="false"/>
                  <w:i w:val="false"/>
                  <w:iCs w:val="false"/>
                  <w:color w:val="000000"/>
                  <w:sz w:val="18"/>
                  <w:szCs w:val="18"/>
                </w:rPr>
                <w:t xml:space="preserve">Approaches Expectations: method</w:t>
              </w:r>
            </w:ins>
            <w:r>
              <w:rPr>
                <w:rFonts w:ascii="Arial" w:cs="Arial" w:eastAsia="Arial" w:hAnsi="Arial"/>
                <w:b w:val="false"/>
                <w:bCs w:val="false"/>
                <w:i w:val="false"/>
                <w:iCs w:val="false"/>
                <w:color w:val="000000"/>
                <w:sz w:val="18"/>
                <w:szCs w:val="18"/>
              </w:rPr>
              <w:t xml:space="preserve"> is unclear or contains major errors, and units are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28:57Z">
              <w:r>
                <w:rPr>
                  <w:rFonts w:ascii="Arial" w:cs="Arial" w:eastAsia="Arial" w:hAnsi="Arial"/>
                  <w:b w:val="false"/>
                  <w:bCs w:val="false"/>
                  <w:i w:val="false"/>
                  <w:iCs w:val="false"/>
                  <w:color w:val="000000"/>
                  <w:sz w:val="18"/>
                  <w:szCs w:val="18"/>
                </w:rPr>
                <w:delText xml:space="preserve">Clearly</w:delText>
              </w:r>
            </w:del>
            <w:ins w:id="9019" w:author="Claude (AI) - proposed" w:date="2026-10-18T00:28:5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28:57Z">
              <w:r>
                <w:rPr>
                  <w:rFonts w:ascii="Arial" w:cs="Arial" w:eastAsia="Arial" w:hAnsi="Arial"/>
                  <w:b w:val="false"/>
                  <w:bCs w:val="false"/>
                  <w:i w:val="false"/>
                  <w:iCs w:val="false"/>
                  <w:color w:val="000000"/>
                  <w:sz w:val="18"/>
                  <w:szCs w:val="18"/>
                </w:rPr>
                <w:delText xml:space="preserve">Gives</w:delText>
              </w:r>
            </w:del>
            <w:ins w:id="9021" w:author="Claude (AI) - proposed" w:date="2026-10-18T00:28: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8:57Z">
              <w:r>
                <w:rPr>
                  <w:rFonts w:ascii="Arial" w:cs="Arial" w:eastAsia="Arial" w:hAnsi="Arial"/>
                  <w:b w:val="false"/>
                  <w:bCs w:val="false"/>
                  <w:i w:val="false"/>
                  <w:iCs w:val="false"/>
                  <w:color w:val="000000"/>
                  <w:sz w:val="18"/>
                  <w:szCs w:val="18"/>
                </w:rPr>
                <w:delText xml:space="preserve">States</w:delText>
              </w:r>
            </w:del>
            <w:ins w:id="9023" w:author="Claude (AI) - proposed" w:date="2026-10-18T00:28:57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formulae without explaining where they come from.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evidence to judge the shopkeeper's claim</w:t>
            </w:r>
            <w:ins w:id="9024" w:author="Claude (AI) - proposed" w:date="2026-10-18T00:28:57Z">
              <w:r>
                <w:rPr>
                  <w:rFonts w:ascii="Arial" w:cs="Arial" w:eastAsia="Arial" w:hAnsi="Arial"/>
                  <w:b w:val="false"/>
                  <w:bCs w:val="false"/>
                  <w:i w:val="false"/>
                  <w:iCs w:val="false"/>
                  <w:color w:val="000000"/>
                  <w:sz w:val="18"/>
                  <w:szCs w:val="18"/>
                </w:rPr>
                <w:t xml:space="preserve"> (Claim, Evidence, Reasoning)</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8:57Z">
              <w:r>
                <w:rPr>
                  <w:rFonts w:ascii="Arial" w:cs="Arial" w:eastAsia="Arial" w:hAnsi="Arial"/>
                  <w:b w:val="false"/>
                  <w:bCs w:val="false"/>
                  <w:i w:val="false"/>
                  <w:iCs w:val="false"/>
                  <w:color w:val="000000"/>
                  <w:sz w:val="18"/>
                  <w:szCs w:val="18"/>
                </w:rPr>
                <w:delText xml:space="preserve">Uses the Lesson 8 comparison to conclude that equal volume does not mean equal surface area, explains that the result depends on the dimensions, and does not overgeneralise.</w:delText>
              </w:r>
            </w:del>
            <w:ins w:id="9026" w:author="Claude (AI) - proposed" w:date="2026-10-18T00:28:57Z">
              <w:r>
                <w:rPr>
                  <w:rFonts w:ascii="Arial" w:cs="Arial" w:eastAsia="Arial" w:hAnsi="Arial"/>
                  <w:b w:val="false"/>
                  <w:bCs w:val="false"/>
                  <w:i w:val="false"/>
                  <w:iCs w:val="false"/>
                  <w:color w:val="000000"/>
                  <w:sz w:val="18"/>
                  <w:szCs w:val="18"/>
                </w:rPr>
                <w:t xml:space="preserve">Exceeds Expectations: gives a clear Claim, uses the Lesson 8 numbers as Evidence, links them with Reasoning about the dimensions, and explains that equal volume does not mean equal surface area without overgeneralising.</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28:57Z">
              <w:r>
                <w:rPr>
                  <w:rFonts w:ascii="Arial" w:cs="Arial" w:eastAsia="Arial" w:hAnsi="Arial"/>
                  <w:b w:val="false"/>
                  <w:bCs w:val="false"/>
                  <w:i w:val="false"/>
                  <w:iCs w:val="false"/>
                  <w:color w:val="000000"/>
                  <w:sz w:val="18"/>
                  <w:szCs w:val="18"/>
                </w:rPr>
                <w:delText xml:space="preserve">Reaches the correct conclusion</w:delText>
              </w:r>
            </w:del>
            <w:ins w:id="9028" w:author="Claude (AI) - proposed" w:date="2026-10-18T00:28:57Z">
              <w:r>
                <w:rPr>
                  <w:rFonts w:ascii="Arial" w:cs="Arial" w:eastAsia="Arial" w:hAnsi="Arial"/>
                  <w:b w:val="false"/>
                  <w:bCs w:val="false"/>
                  <w:i w:val="false"/>
                  <w:iCs w:val="false"/>
                  <w:color w:val="000000"/>
                  <w:sz w:val="18"/>
                  <w:szCs w:val="18"/>
                </w:rPr>
                <w:t xml:space="preserve">Meets Expectations: reaches the correct Claim</w:t>
              </w:r>
            </w:ins>
            <w:r>
              <w:rPr>
                <w:rFonts w:ascii="Arial" w:cs="Arial" w:eastAsia="Arial" w:hAnsi="Arial"/>
                <w:b w:val="false"/>
                <w:bCs w:val="false"/>
                <w:i w:val="false"/>
                <w:iCs w:val="false"/>
                <w:color w:val="000000"/>
                <w:sz w:val="18"/>
                <w:szCs w:val="18"/>
              </w:rPr>
              <w:t xml:space="preserve"> but gives limited </w:t>
            </w:r>
            <w:del w:id="9029" w:author="Claude (AI) - proposed" w:date="2026-10-18T00:28:57Z">
              <w:r>
                <w:rPr>
                  <w:rFonts w:ascii="Arial" w:cs="Arial" w:eastAsia="Arial" w:hAnsi="Arial"/>
                  <w:b w:val="false"/>
                  <w:bCs w:val="false"/>
                  <w:i w:val="false"/>
                  <w:iCs w:val="false"/>
                  <w:color w:val="000000"/>
                  <w:sz w:val="18"/>
                  <w:szCs w:val="18"/>
                </w:rPr>
                <w:delText xml:space="preserve">evidence</w:delText>
              </w:r>
            </w:del>
            <w:ins w:id="9030" w:author="Claude (AI) - proposed" w:date="2026-10-18T00:28:57Z">
              <w:r>
                <w:rPr>
                  <w:rFonts w:ascii="Arial" w:cs="Arial" w:eastAsia="Arial" w:hAnsi="Arial"/>
                  <w:b w:val="false"/>
                  <w:bCs w:val="false"/>
                  <w:i w:val="false"/>
                  <w:iCs w:val="false"/>
                  <w:color w:val="000000"/>
                  <w:sz w:val="18"/>
                  <w:szCs w:val="18"/>
                </w:rPr>
                <w:t xml:space="preserve">Evidence</w:t>
              </w:r>
            </w:ins>
            <w:r>
              <w:rPr>
                <w:rFonts w:ascii="Arial" w:cs="Arial" w:eastAsia="Arial" w:hAnsi="Arial"/>
                <w:b w:val="false"/>
                <w:bCs w:val="false"/>
                <w:i w:val="false"/>
                <w:iCs w:val="false"/>
                <w:color w:val="000000"/>
                <w:sz w:val="18"/>
                <w:szCs w:val="18"/>
              </w:rPr>
              <w:t xml:space="preserve"> or does not note that </w:t>
            </w:r>
            <w:del w:id="9031" w:author="Claude (AI) - proposed" w:date="2026-10-18T00:28:57Z">
              <w:r>
                <w:rPr>
                  <w:rFonts w:ascii="Arial" w:cs="Arial" w:eastAsia="Arial" w:hAnsi="Arial"/>
                  <w:b w:val="false"/>
                  <w:bCs w:val="false"/>
                  <w:i w:val="false"/>
                  <w:iCs w:val="false"/>
                  <w:color w:val="000000"/>
                  <w:sz w:val="18"/>
                  <w:szCs w:val="18"/>
                </w:rPr>
                <w:delText xml:space="preserve">it</w:delText>
              </w:r>
            </w:del>
            <w:ins w:id="9032" w:author="Claude (AI) - proposed" w:date="2026-10-18T00:28:57Z">
              <w:r>
                <w:rPr>
                  <w:rFonts w:ascii="Arial" w:cs="Arial" w:eastAsia="Arial" w:hAnsi="Arial"/>
                  <w:b w:val="false"/>
                  <w:bCs w:val="false"/>
                  <w:i w:val="false"/>
                  <w:iCs w:val="false"/>
                  <w:color w:val="000000"/>
                  <w:sz w:val="18"/>
                  <w:szCs w:val="18"/>
                </w:rPr>
                <w:t xml:space="preserve">the result</w:t>
              </w:r>
            </w:ins>
            <w:r>
              <w:rPr>
                <w:rFonts w:ascii="Arial" w:cs="Arial" w:eastAsia="Arial" w:hAnsi="Arial"/>
                <w:b w:val="false"/>
                <w:bCs w:val="false"/>
                <w:i w:val="false"/>
                <w:iCs w:val="false"/>
                <w:color w:val="000000"/>
                <w:sz w:val="18"/>
                <w:szCs w:val="18"/>
              </w:rPr>
              <w:t xml:space="preserve"> depends on the dimensions.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28:57Z">
              <w:r>
                <w:rPr>
                  <w:rFonts w:ascii="Arial" w:cs="Arial" w:eastAsia="Arial" w:hAnsi="Arial"/>
                  <w:b w:val="false"/>
                  <w:bCs w:val="false"/>
                  <w:i w:val="false"/>
                  <w:iCs w:val="false"/>
                  <w:color w:val="000000"/>
                  <w:sz w:val="18"/>
                  <w:szCs w:val="18"/>
                </w:rPr>
                <w:delText xml:space="preserve">Accepts</w:delText>
              </w:r>
            </w:del>
            <w:ins w:id="9034" w:author="Claude (AI) - proposed" w:date="2026-10-18T00:28:57Z">
              <w:r>
                <w:rPr>
                  <w:rFonts w:ascii="Arial" w:cs="Arial" w:eastAsia="Arial" w:hAnsi="Arial"/>
                  <w:b w:val="false"/>
                  <w:bCs w:val="false"/>
                  <w:i w:val="false"/>
                  <w:iCs w:val="false"/>
                  <w:color w:val="000000"/>
                  <w:sz w:val="18"/>
                  <w:szCs w:val="18"/>
                </w:rPr>
                <w:t xml:space="preserve">Approaches Expectations: accepts</w:t>
              </w:r>
            </w:ins>
            <w:r>
              <w:rPr>
                <w:rFonts w:ascii="Arial" w:cs="Arial" w:eastAsia="Arial" w:hAnsi="Arial"/>
                <w:b w:val="false"/>
                <w:bCs w:val="false"/>
                <w:i w:val="false"/>
                <w:iCs w:val="false"/>
                <w:color w:val="000000"/>
                <w:sz w:val="18"/>
                <w:szCs w:val="18"/>
              </w:rPr>
              <w:t xml:space="preserve"> or rejects the claim without evidence from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8:57Z">
              <w:r>
                <w:rPr>
                  <w:rFonts w:ascii="Arial" w:cs="Arial" w:eastAsia="Arial" w:hAnsi="Arial"/>
                  <w:b w:val="false"/>
                  <w:bCs w:val="false"/>
                  <w:i w:val="false"/>
                  <w:iCs w:val="false"/>
                  <w:color w:val="000000"/>
                  <w:sz w:val="18"/>
                  <w:szCs w:val="18"/>
                </w:rPr>
                <w:delText xml:space="preserve">Links</w:delText>
              </w:r>
            </w:del>
            <w:ins w:id="9036" w:author="Claude (AI) - proposed" w:date="2026-10-18T00:28:57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28:57Z">
              <w:r>
                <w:rPr>
                  <w:rFonts w:ascii="Arial" w:cs="Arial" w:eastAsia="Arial" w:hAnsi="Arial"/>
                  <w:b w:val="false"/>
                  <w:bCs w:val="false"/>
                  <w:i w:val="false"/>
                  <w:iCs w:val="false"/>
                  <w:color w:val="000000"/>
                  <w:sz w:val="18"/>
                  <w:szCs w:val="18"/>
                </w:rPr>
                <w:delText xml:space="preserve">Gives</w:delText>
              </w:r>
            </w:del>
            <w:ins w:id="9038" w:author="Claude (AI) - proposed" w:date="2026-10-18T00:28: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Kenyan example with a simple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28:57Z">
              <w:r>
                <w:rPr>
                  <w:rFonts w:ascii="Arial" w:cs="Arial" w:eastAsia="Arial" w:hAnsi="Arial"/>
                  <w:b w:val="false"/>
                  <w:bCs w:val="false"/>
                  <w:i w:val="false"/>
                  <w:iCs w:val="false"/>
                  <w:color w:val="000000"/>
                  <w:sz w:val="18"/>
                  <w:szCs w:val="18"/>
                </w:rPr>
                <w:delText xml:space="preserve">Gives</w:delText>
              </w:r>
            </w:del>
            <w:ins w:id="9040" w:author="Claude (AI) - proposed" w:date="2026-10-18T00:28:57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ew_ctuzgzyxjjkun0an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_ddmu8tr1l-1uhoolrg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grux5-cfrufhvqjyh_s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w_ctuzgzyxjjkun0anc" Type="http://schemas.openxmlformats.org/officeDocument/2006/relationships/hyperlink" Target="https://creativecommons.org/licenses/by-nc/4.0/" TargetMode="External"/><Relationship Id="rIds_ddmu8tr1l-1uhoolrgg" Type="http://schemas.openxmlformats.org/officeDocument/2006/relationships/hyperlink" Target="https://creativecommons.org/licenses/by-nc/4.0/" TargetMode="External"/><Relationship Id="rIdugrux5-cfrufhvqjyh_s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2026-10-18T00:28:56.318Z</dcterms:created>
  <dcterms:modified xsi:type="dcterms:W3CDTF">2026-10-18T00:28:56.318Z</dcterms:modified>
</cp:coreProperties>
</file>

<file path=docProps/custom.xml><?xml version="1.0" encoding="utf-8"?>
<Properties xmlns="http://schemas.openxmlformats.org/officeDocument/2006/custom-properties" xmlns:vt="http://schemas.openxmlformats.org/officeDocument/2006/docPropsVTypes"/>
</file>