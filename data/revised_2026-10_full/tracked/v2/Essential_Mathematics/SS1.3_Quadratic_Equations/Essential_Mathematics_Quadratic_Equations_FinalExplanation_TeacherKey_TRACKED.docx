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SUB-STRAND 1.3 QUADRATIC EQUATIONS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sub-strand. Driving question: How can writing and solving a quadratic equation help us find unknown dimensions, quantities, and arrangements in real-life situations across Kenya? Think back to Achieng's chair problem at the Kisumu prize-giving ceremony and to your work in Lessons 1 to 8. Answer every question in the space under it. Show each step of your working, write your reasoning in full sentences, and give your final answers with units or a meaning where the question asks for one. Use r for the number of rows in Achieng's problem.</w:t>
            </w:r>
            <w:ins w:id="9001" w:author="Claude (AI) - proposed" w:date="2026-10-15T20:14:45Z">
              <w:r>
                <w:rPr>
                  <w:rFonts w:ascii="Arial" w:cs="Arial" w:eastAsia="Arial" w:hAnsi="Arial"/>
                  <w:b w:val="false"/>
                  <w:bCs w:val="false"/>
                  <w:i w:val="false"/>
                  <w:iCs w:val="false"/>
                  <w:color w:val="000000"/>
                  <w:sz w:val="18"/>
                  <w:szCs w:val="18"/>
                </w:rPr>
                <w:t xml:space="preserve"> Use your Summary Tables and your Driving Question Board notes to help you.</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Turning Achieng's seating problem into an equation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school in Kisumu needs to arrange 120 chairs for guests in a rectangular block. The number of columns must exceed the number of rows by 7. (a) Write a Let statement for the number of rows and write an expression for the number of columns. (b) Write an equation that shows the total number of chairs. (c) Expand and rearrange it into the standard form ax² + bx + c = 0 and state the values of a, b and c. (d) Explain why Achieng could not solve this by simple division or guess-and-check, and why a squared term appears.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Let r = the number of rows. Then the number of columns = r + 7. (b) Rows × columns = total chairs, so r(r + 7) = 120. (c) Expanding gives r² + 7r = 120. Subtracting 120 from both sides gives r² + 7r − 120 = 0. Here a = 1, b = 7 and c = −120. (d) Rows and columns are two linked unknowns whose product is known, so dividing 120 by one number does not give the answer, because the other number depends on the first. Guess-and-check gave her decimals or wrong totals. Both dimensions are written using the same letter r, so when we multiply them we get r × r = r². This is why the equation is quadratic, with highest power 2, and not linear.[Mark: Let statement, product equation, correct standard form, correct a, b, c, and a reason linked to multiplying two expressions in the same unknown.]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by factorisation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equation you formed, r² + 7r − 120 = 0. (a) Use the product-and-sum method: state the product and the sum you need, and name the two numbers that work. (b) Write the equation in factorised form. (c) Use the Zero Product Property to find both values of r. (d) Check your factorisation by expanding the brackets.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need two numbers whose product is −120 (the constant term) and whose sum is +7 (the coefficient of r). The numbers are +15 and −8, because 15 × (−8) = −120 and 15 + (−8) = 7. (b) (r + 15)(r − 8) = 0. (c) If two factors multiply to give zero, at least one of them must be zero. So r + 15 = 0, which gives r = −15, or r − 8 = 0, which gives r = 8. The two roots are r = 8 and r = −15. (d) Expanding: (r + 15)(r − 8) = r² − 8r + 15r − 120 = r² + 7r − 120. This matches the original expression, so the factorisation is correct.[Mark: correct product and sum, correct factors, both roots, and verification by expansion.]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Verifying and choosing the valid answer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Substitute each of your two roots into the original equation r² + 7r − 120 = 0 and show what you get. (b) Which root can Achieng use for the chair arrangement? Give a reason based on the situation. (c) State the number of rows and the number of columns, and show that they give the correct total number of chairs.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For r = 8: 8² + 7(8) − 120 = 64 + 56 − 120 = 0, so it works. For r = −15: (−15)² + 7(−15) − 120 = 225 − 105 − 120 = 0, so it also works. Both roots satisfy the equation, so both are correct algebraic solutions. (b) Only r = 8 is valid. The number of rows is a count of real rows of chairs, so it cannot be negative, and r = −15 must be rejected. (c) There are 8 rows and 8 + 7 = 15 columns. Check: 8 × 15 = 120 chairs, which matches the 120 guests.[Mark: substitution for both roots, rejection of −15 with a context reason, and correct rows, columns and product check.]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Using the method in a new Kenyan context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market trader in Kisumu has a rectangular display table with an area of </w:t>
            </w:r>
            <w:del w:id="9002" w:author="Claude (AI) - proposed" w:date="2026-10-15T20:14:45Z">
              <w:r>
                <w:rPr>
                  <w:rFonts w:ascii="Arial" w:cs="Arial" w:eastAsia="Arial" w:hAnsi="Arial"/>
                  <w:b/>
                  <w:bCs/>
                  <w:i w:val="false"/>
                  <w:iCs w:val="false"/>
                  <w:color w:val="000000"/>
                  <w:sz w:val="18"/>
                  <w:szCs w:val="18"/>
                </w:rPr>
                <w:delText xml:space="preserve">28</w:delText>
              </w:r>
            </w:del>
            <w:ins w:id="9003" w:author="Claude (AI) - proposed" w:date="2026-10-15T20:14:45Z">
              <w:r>
                <w:rPr>
                  <w:rFonts w:ascii="Arial" w:cs="Arial" w:eastAsia="Arial" w:hAnsi="Arial"/>
                  <w:b/>
                  <w:bCs/>
                  <w:i w:val="false"/>
                  <w:iCs w:val="false"/>
                  <w:color w:val="000000"/>
                  <w:sz w:val="18"/>
                  <w:szCs w:val="18"/>
                </w:rPr>
                <w:t xml:space="preserve">54</w:t>
              </w:r>
            </w:ins>
            <w:r>
              <w:rPr>
                <w:rFonts w:ascii="Arial" w:cs="Arial" w:eastAsia="Arial" w:hAnsi="Arial"/>
                <w:b/>
                <w:bCs/>
                <w:i w:val="false"/>
                <w:iCs w:val="false"/>
                <w:color w:val="000000"/>
                <w:sz w:val="18"/>
                <w:szCs w:val="18"/>
              </w:rPr>
              <w:t xml:space="preserve"> m². The length of the table is 3 m more than its width. (a) Let w be the width in metres. Form a quadratic equation in standard form. (b) Solve it by factorisation and find both roots. (c) Decide which root is valid, using the context, and state the width and length of the table. (d) Show how you would verify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Let w = the width in metres. Then the length = w + 3. Area: w(w + 3) = </w:t>
            </w:r>
            <w:del w:id="9004" w:author="Claude (AI) - proposed" w:date="2026-10-15T20:14:45Z">
              <w:r>
                <w:rPr>
                  <w:rFonts w:ascii="Arial" w:cs="Arial" w:eastAsia="Arial" w:hAnsi="Arial"/>
                  <w:b w:val="false"/>
                  <w:bCs w:val="false"/>
                  <w:i w:val="false"/>
                  <w:iCs w:val="false"/>
                  <w:color w:val="000000"/>
                  <w:sz w:val="18"/>
                  <w:szCs w:val="18"/>
                </w:rPr>
                <w:delText xml:space="preserve">28</w:delText>
              </w:r>
            </w:del>
            <w:ins w:id="9005" w:author="Claude (AI) - proposed" w:date="2026-10-15T20:14:45Z">
              <w:r>
                <w:rPr>
                  <w:rFonts w:ascii="Arial" w:cs="Arial" w:eastAsia="Arial" w:hAnsi="Arial"/>
                  <w:b w:val="false"/>
                  <w:bCs w:val="false"/>
                  <w:i w:val="false"/>
                  <w:iCs w:val="false"/>
                  <w:color w:val="000000"/>
                  <w:sz w:val="18"/>
                  <w:szCs w:val="18"/>
                </w:rPr>
                <w:t xml:space="preserve">54</w:t>
              </w:r>
            </w:ins>
            <w:r>
              <w:rPr>
                <w:rFonts w:ascii="Arial" w:cs="Arial" w:eastAsia="Arial" w:hAnsi="Arial"/>
                <w:b w:val="false"/>
                <w:bCs w:val="false"/>
                <w:i w:val="false"/>
                <w:iCs w:val="false"/>
                <w:color w:val="000000"/>
                <w:sz w:val="18"/>
                <w:szCs w:val="18"/>
              </w:rPr>
              <w:t xml:space="preserve">, so w² + 3w = </w:t>
            </w:r>
            <w:del w:id="9006" w:author="Claude (AI) - proposed" w:date="2026-10-15T20:14:45Z">
              <w:r>
                <w:rPr>
                  <w:rFonts w:ascii="Arial" w:cs="Arial" w:eastAsia="Arial" w:hAnsi="Arial"/>
                  <w:b w:val="false"/>
                  <w:bCs w:val="false"/>
                  <w:i w:val="false"/>
                  <w:iCs w:val="false"/>
                  <w:color w:val="000000"/>
                  <w:sz w:val="18"/>
                  <w:szCs w:val="18"/>
                </w:rPr>
                <w:delText xml:space="preserve">28</w:delText>
              </w:r>
            </w:del>
            <w:ins w:id="9007" w:author="Claude (AI) - proposed" w:date="2026-10-15T20:14:45Z">
              <w:r>
                <w:rPr>
                  <w:rFonts w:ascii="Arial" w:cs="Arial" w:eastAsia="Arial" w:hAnsi="Arial"/>
                  <w:b w:val="false"/>
                  <w:bCs w:val="false"/>
                  <w:i w:val="false"/>
                  <w:iCs w:val="false"/>
                  <w:color w:val="000000"/>
                  <w:sz w:val="18"/>
                  <w:szCs w:val="18"/>
                </w:rPr>
                <w:t xml:space="preserve">54</w:t>
              </w:r>
            </w:ins>
            <w:r>
              <w:rPr>
                <w:rFonts w:ascii="Arial" w:cs="Arial" w:eastAsia="Arial" w:hAnsi="Arial"/>
                <w:b w:val="false"/>
                <w:bCs w:val="false"/>
                <w:i w:val="false"/>
                <w:iCs w:val="false"/>
                <w:color w:val="000000"/>
                <w:sz w:val="18"/>
                <w:szCs w:val="18"/>
              </w:rPr>
              <w:t xml:space="preserve">, which gives w² + 3w − </w:t>
            </w:r>
            <w:del w:id="9008" w:author="Claude (AI) - proposed" w:date="2026-10-15T20:14:45Z">
              <w:r>
                <w:rPr>
                  <w:rFonts w:ascii="Arial" w:cs="Arial" w:eastAsia="Arial" w:hAnsi="Arial"/>
                  <w:b w:val="false"/>
                  <w:bCs w:val="false"/>
                  <w:i w:val="false"/>
                  <w:iCs w:val="false"/>
                  <w:color w:val="000000"/>
                  <w:sz w:val="18"/>
                  <w:szCs w:val="18"/>
                </w:rPr>
                <w:delText xml:space="preserve">28</w:delText>
              </w:r>
            </w:del>
            <w:ins w:id="9009" w:author="Claude (AI) - proposed" w:date="2026-10-15T20:14:45Z">
              <w:r>
                <w:rPr>
                  <w:rFonts w:ascii="Arial" w:cs="Arial" w:eastAsia="Arial" w:hAnsi="Arial"/>
                  <w:b w:val="false"/>
                  <w:bCs w:val="false"/>
                  <w:i w:val="false"/>
                  <w:iCs w:val="false"/>
                  <w:color w:val="000000"/>
                  <w:sz w:val="18"/>
                  <w:szCs w:val="18"/>
                </w:rPr>
                <w:t xml:space="preserve">54</w:t>
              </w:r>
            </w:ins>
            <w:r>
              <w:rPr>
                <w:rFonts w:ascii="Arial" w:cs="Arial" w:eastAsia="Arial" w:hAnsi="Arial"/>
                <w:b w:val="false"/>
                <w:bCs w:val="false"/>
                <w:i w:val="false"/>
                <w:iCs w:val="false"/>
                <w:color w:val="000000"/>
                <w:sz w:val="18"/>
                <w:szCs w:val="18"/>
              </w:rPr>
              <w:t xml:space="preserve"> = 0. (b) We need two numbers with product −</w:t>
            </w:r>
            <w:del w:id="9010" w:author="Claude (AI) - proposed" w:date="2026-10-15T20:14:45Z">
              <w:r>
                <w:rPr>
                  <w:rFonts w:ascii="Arial" w:cs="Arial" w:eastAsia="Arial" w:hAnsi="Arial"/>
                  <w:b w:val="false"/>
                  <w:bCs w:val="false"/>
                  <w:i w:val="false"/>
                  <w:iCs w:val="false"/>
                  <w:color w:val="000000"/>
                  <w:sz w:val="18"/>
                  <w:szCs w:val="18"/>
                </w:rPr>
                <w:delText xml:space="preserve">28</w:delText>
              </w:r>
            </w:del>
            <w:ins w:id="9011" w:author="Claude (AI) - proposed" w:date="2026-10-15T20:14:45Z">
              <w:r>
                <w:rPr>
                  <w:rFonts w:ascii="Arial" w:cs="Arial" w:eastAsia="Arial" w:hAnsi="Arial"/>
                  <w:b w:val="false"/>
                  <w:bCs w:val="false"/>
                  <w:i w:val="false"/>
                  <w:iCs w:val="false"/>
                  <w:color w:val="000000"/>
                  <w:sz w:val="18"/>
                  <w:szCs w:val="18"/>
                </w:rPr>
                <w:t xml:space="preserve">54</w:t>
              </w:r>
            </w:ins>
            <w:r>
              <w:rPr>
                <w:rFonts w:ascii="Arial" w:cs="Arial" w:eastAsia="Arial" w:hAnsi="Arial"/>
                <w:b w:val="false"/>
                <w:bCs w:val="false"/>
                <w:i w:val="false"/>
                <w:iCs w:val="false"/>
                <w:color w:val="000000"/>
                <w:sz w:val="18"/>
                <w:szCs w:val="18"/>
              </w:rPr>
              <w:t xml:space="preserve"> and sum +3. They are +</w:t>
            </w:r>
            <w:del w:id="9012" w:author="Claude (AI) - proposed" w:date="2026-10-15T20:14:45Z">
              <w:r>
                <w:rPr>
                  <w:rFonts w:ascii="Arial" w:cs="Arial" w:eastAsia="Arial" w:hAnsi="Arial"/>
                  <w:b w:val="false"/>
                  <w:bCs w:val="false"/>
                  <w:i w:val="false"/>
                  <w:iCs w:val="false"/>
                  <w:color w:val="000000"/>
                  <w:sz w:val="18"/>
                  <w:szCs w:val="18"/>
                </w:rPr>
                <w:delText xml:space="preserve">7 and −4</w:delText>
              </w:r>
            </w:del>
            <w:ins w:id="9013" w:author="Claude (AI) - proposed" w:date="2026-10-15T20:14:45Z">
              <w:r>
                <w:rPr>
                  <w:rFonts w:ascii="Arial" w:cs="Arial" w:eastAsia="Arial" w:hAnsi="Arial"/>
                  <w:b w:val="false"/>
                  <w:bCs w:val="false"/>
                  <w:i w:val="false"/>
                  <w:iCs w:val="false"/>
                  <w:color w:val="000000"/>
                  <w:sz w:val="18"/>
                  <w:szCs w:val="18"/>
                </w:rPr>
                <w:t xml:space="preserve">9 and −6</w:t>
              </w:r>
            </w:ins>
            <w:r>
              <w:rPr>
                <w:rFonts w:ascii="Arial" w:cs="Arial" w:eastAsia="Arial" w:hAnsi="Arial"/>
                <w:b w:val="false"/>
                <w:bCs w:val="false"/>
                <w:i w:val="false"/>
                <w:iCs w:val="false"/>
                <w:color w:val="000000"/>
                <w:sz w:val="18"/>
                <w:szCs w:val="18"/>
              </w:rPr>
              <w:t xml:space="preserve">. So (w + </w:t>
            </w:r>
            <w:del w:id="9014" w:author="Claude (AI) - proposed" w:date="2026-10-15T20:14:45Z">
              <w:r>
                <w:rPr>
                  <w:rFonts w:ascii="Arial" w:cs="Arial" w:eastAsia="Arial" w:hAnsi="Arial"/>
                  <w:b w:val="false"/>
                  <w:bCs w:val="false"/>
                  <w:i w:val="false"/>
                  <w:iCs w:val="false"/>
                  <w:color w:val="000000"/>
                  <w:sz w:val="18"/>
                  <w:szCs w:val="18"/>
                </w:rPr>
                <w:delText xml:space="preserve">7</w:delText>
              </w:r>
            </w:del>
            <w:ins w:id="9015" w:author="Claude (AI) - proposed" w:date="2026-10-15T20:14:45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)(w − </w:t>
            </w:r>
            <w:del w:id="9016" w:author="Claude (AI) - proposed" w:date="2026-10-15T20:14:45Z">
              <w:r>
                <w:rPr>
                  <w:rFonts w:ascii="Arial" w:cs="Arial" w:eastAsia="Arial" w:hAnsi="Arial"/>
                  <w:b w:val="false"/>
                  <w:bCs w:val="false"/>
                  <w:i w:val="false"/>
                  <w:iCs w:val="false"/>
                  <w:color w:val="000000"/>
                  <w:sz w:val="18"/>
                  <w:szCs w:val="18"/>
                </w:rPr>
                <w:delText xml:space="preserve">4</w:delText>
              </w:r>
            </w:del>
            <w:ins w:id="9017"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 0, which gives w = −</w:t>
            </w:r>
            <w:del w:id="9018" w:author="Claude (AI) - proposed" w:date="2026-10-15T20:14:45Z">
              <w:r>
                <w:rPr>
                  <w:rFonts w:ascii="Arial" w:cs="Arial" w:eastAsia="Arial" w:hAnsi="Arial"/>
                  <w:b w:val="false"/>
                  <w:bCs w:val="false"/>
                  <w:i w:val="false"/>
                  <w:iCs w:val="false"/>
                  <w:color w:val="000000"/>
                  <w:sz w:val="18"/>
                  <w:szCs w:val="18"/>
                </w:rPr>
                <w:delText xml:space="preserve">7</w:delText>
              </w:r>
            </w:del>
            <w:ins w:id="9019" w:author="Claude (AI) - proposed" w:date="2026-10-15T20:14:45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or w = </w:t>
            </w:r>
            <w:del w:id="9020" w:author="Claude (AI) - proposed" w:date="2026-10-15T20:14:45Z">
              <w:r>
                <w:rPr>
                  <w:rFonts w:ascii="Arial" w:cs="Arial" w:eastAsia="Arial" w:hAnsi="Arial"/>
                  <w:b w:val="false"/>
                  <w:bCs w:val="false"/>
                  <w:i w:val="false"/>
                  <w:iCs w:val="false"/>
                  <w:color w:val="000000"/>
                  <w:sz w:val="18"/>
                  <w:szCs w:val="18"/>
                </w:rPr>
                <w:delText xml:space="preserve">4</w:delText>
              </w:r>
            </w:del>
            <w:ins w:id="9021"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(c) A width cannot be negative, so w = −</w:t>
            </w:r>
            <w:del w:id="9022" w:author="Claude (AI) - proposed" w:date="2026-10-15T20:14:45Z">
              <w:r>
                <w:rPr>
                  <w:rFonts w:ascii="Arial" w:cs="Arial" w:eastAsia="Arial" w:hAnsi="Arial"/>
                  <w:b w:val="false"/>
                  <w:bCs w:val="false"/>
                  <w:i w:val="false"/>
                  <w:iCs w:val="false"/>
                  <w:color w:val="000000"/>
                  <w:sz w:val="18"/>
                  <w:szCs w:val="18"/>
                </w:rPr>
                <w:delText xml:space="preserve">7</w:delText>
              </w:r>
            </w:del>
            <w:ins w:id="9023" w:author="Claude (AI) - proposed" w:date="2026-10-15T20:14:45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is rejected and w = </w:t>
            </w:r>
            <w:del w:id="9024" w:author="Claude (AI) - proposed" w:date="2026-10-15T20:14:45Z">
              <w:r>
                <w:rPr>
                  <w:rFonts w:ascii="Arial" w:cs="Arial" w:eastAsia="Arial" w:hAnsi="Arial"/>
                  <w:b w:val="false"/>
                  <w:bCs w:val="false"/>
                  <w:i w:val="false"/>
                  <w:iCs w:val="false"/>
                  <w:color w:val="000000"/>
                  <w:sz w:val="18"/>
                  <w:szCs w:val="18"/>
                </w:rPr>
                <w:delText xml:space="preserve">4</w:delText>
              </w:r>
            </w:del>
            <w:ins w:id="9025"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is valid. The width is </w:t>
            </w:r>
            <w:del w:id="9026" w:author="Claude (AI) - proposed" w:date="2026-10-15T20:14:45Z">
              <w:r>
                <w:rPr>
                  <w:rFonts w:ascii="Arial" w:cs="Arial" w:eastAsia="Arial" w:hAnsi="Arial"/>
                  <w:b w:val="false"/>
                  <w:bCs w:val="false"/>
                  <w:i w:val="false"/>
                  <w:iCs w:val="false"/>
                  <w:color w:val="000000"/>
                  <w:sz w:val="18"/>
                  <w:szCs w:val="18"/>
                </w:rPr>
                <w:delText xml:space="preserve">4</w:delText>
              </w:r>
            </w:del>
            <w:ins w:id="9027"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 and the length is </w:t>
            </w:r>
            <w:del w:id="9028" w:author="Claude (AI) - proposed" w:date="2026-10-15T20:14:45Z">
              <w:r>
                <w:rPr>
                  <w:rFonts w:ascii="Arial" w:cs="Arial" w:eastAsia="Arial" w:hAnsi="Arial"/>
                  <w:b w:val="false"/>
                  <w:bCs w:val="false"/>
                  <w:i w:val="false"/>
                  <w:iCs w:val="false"/>
                  <w:color w:val="000000"/>
                  <w:sz w:val="18"/>
                  <w:szCs w:val="18"/>
                </w:rPr>
                <w:delText xml:space="preserve">4</w:delText>
              </w:r>
            </w:del>
            <w:ins w:id="9029"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+ 3 = </w:t>
            </w:r>
            <w:del w:id="9030" w:author="Claude (AI) - proposed" w:date="2026-10-15T20:14:45Z">
              <w:r>
                <w:rPr>
                  <w:rFonts w:ascii="Arial" w:cs="Arial" w:eastAsia="Arial" w:hAnsi="Arial"/>
                  <w:b w:val="false"/>
                  <w:bCs w:val="false"/>
                  <w:i w:val="false"/>
                  <w:iCs w:val="false"/>
                  <w:color w:val="000000"/>
                  <w:sz w:val="18"/>
                  <w:szCs w:val="18"/>
                </w:rPr>
                <w:delText xml:space="preserve">7</w:delText>
              </w:r>
            </w:del>
            <w:ins w:id="9031" w:author="Claude (AI) - proposed" w:date="2026-10-15T20:14:45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 (d) Substitute w = </w:t>
            </w:r>
            <w:del w:id="9032" w:author="Claude (AI) - proposed" w:date="2026-10-15T20:14:45Z">
              <w:r>
                <w:rPr>
                  <w:rFonts w:ascii="Arial" w:cs="Arial" w:eastAsia="Arial" w:hAnsi="Arial"/>
                  <w:b w:val="false"/>
                  <w:bCs w:val="false"/>
                  <w:i w:val="false"/>
                  <w:iCs w:val="false"/>
                  <w:color w:val="000000"/>
                  <w:sz w:val="18"/>
                  <w:szCs w:val="18"/>
                </w:rPr>
                <w:delText xml:space="preserve">4</w:delText>
              </w:r>
            </w:del>
            <w:ins w:id="9033"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into the equation: </w:t>
            </w:r>
            <w:del w:id="9034" w:author="Claude (AI) - proposed" w:date="2026-10-15T20:14:45Z">
              <w:r>
                <w:rPr>
                  <w:rFonts w:ascii="Arial" w:cs="Arial" w:eastAsia="Arial" w:hAnsi="Arial"/>
                  <w:b w:val="false"/>
                  <w:bCs w:val="false"/>
                  <w:i w:val="false"/>
                  <w:iCs w:val="false"/>
                  <w:color w:val="000000"/>
                  <w:sz w:val="18"/>
                  <w:szCs w:val="18"/>
                </w:rPr>
                <w:delText xml:space="preserve">4²</w:delText>
              </w:r>
            </w:del>
            <w:ins w:id="9035" w:author="Claude (AI) - proposed" w:date="2026-10-15T20:14:45Z">
              <w:r>
                <w:rPr>
                  <w:rFonts w:ascii="Arial" w:cs="Arial" w:eastAsia="Arial" w:hAnsi="Arial"/>
                  <w:b w:val="false"/>
                  <w:bCs w:val="false"/>
                  <w:i w:val="false"/>
                  <w:iCs w:val="false"/>
                  <w:color w:val="000000"/>
                  <w:sz w:val="18"/>
                  <w:szCs w:val="18"/>
                </w:rPr>
                <w:t xml:space="preserve">6²</w:t>
              </w:r>
            </w:ins>
            <w:r>
              <w:rPr>
                <w:rFonts w:ascii="Arial" w:cs="Arial" w:eastAsia="Arial" w:hAnsi="Arial"/>
                <w:b w:val="false"/>
                <w:bCs w:val="false"/>
                <w:i w:val="false"/>
                <w:iCs w:val="false"/>
                <w:color w:val="000000"/>
                <w:sz w:val="18"/>
                <w:szCs w:val="18"/>
              </w:rPr>
              <w:t xml:space="preserve"> + 3(</w:t>
            </w:r>
            <w:del w:id="9036" w:author="Claude (AI) - proposed" w:date="2026-10-15T20:14:45Z">
              <w:r>
                <w:rPr>
                  <w:rFonts w:ascii="Arial" w:cs="Arial" w:eastAsia="Arial" w:hAnsi="Arial"/>
                  <w:b w:val="false"/>
                  <w:bCs w:val="false"/>
                  <w:i w:val="false"/>
                  <w:iCs w:val="false"/>
                  <w:color w:val="000000"/>
                  <w:sz w:val="18"/>
                  <w:szCs w:val="18"/>
                </w:rPr>
                <w:delText xml:space="preserve">4) − 28 = 16 + 12 − 28</w:delText>
              </w:r>
            </w:del>
            <w:ins w:id="9037" w:author="Claude (AI) - proposed" w:date="2026-10-15T20:14:45Z">
              <w:r>
                <w:rPr>
                  <w:rFonts w:ascii="Arial" w:cs="Arial" w:eastAsia="Arial" w:hAnsi="Arial"/>
                  <w:b w:val="false"/>
                  <w:bCs w:val="false"/>
                  <w:i w:val="false"/>
                  <w:iCs w:val="false"/>
                  <w:color w:val="000000"/>
                  <w:sz w:val="18"/>
                  <w:szCs w:val="18"/>
                </w:rPr>
                <w:t xml:space="preserve">6) − 54 = 36 + 18 − 54</w:t>
              </w:r>
            </w:ins>
            <w:r>
              <w:rPr>
                <w:rFonts w:ascii="Arial" w:cs="Arial" w:eastAsia="Arial" w:hAnsi="Arial"/>
                <w:b w:val="false"/>
                <w:bCs w:val="false"/>
                <w:i w:val="false"/>
                <w:iCs w:val="false"/>
                <w:color w:val="000000"/>
                <w:sz w:val="18"/>
                <w:szCs w:val="18"/>
              </w:rPr>
              <w:t xml:space="preserve"> = 0. Also, area = </w:t>
            </w:r>
            <w:del w:id="9038" w:author="Claude (AI) - proposed" w:date="2026-10-15T20:14:45Z">
              <w:r>
                <w:rPr>
                  <w:rFonts w:ascii="Arial" w:cs="Arial" w:eastAsia="Arial" w:hAnsi="Arial"/>
                  <w:b w:val="false"/>
                  <w:bCs w:val="false"/>
                  <w:i w:val="false"/>
                  <w:iCs w:val="false"/>
                  <w:color w:val="000000"/>
                  <w:sz w:val="18"/>
                  <w:szCs w:val="18"/>
                </w:rPr>
                <w:delText xml:space="preserve">4 × 7 = 28</w:delText>
              </w:r>
            </w:del>
            <w:ins w:id="9039" w:author="Claude (AI) - proposed" w:date="2026-10-15T20:14:45Z">
              <w:r>
                <w:rPr>
                  <w:rFonts w:ascii="Arial" w:cs="Arial" w:eastAsia="Arial" w:hAnsi="Arial"/>
                  <w:b w:val="false"/>
                  <w:bCs w:val="false"/>
                  <w:i w:val="false"/>
                  <w:iCs w:val="false"/>
                  <w:color w:val="000000"/>
                  <w:sz w:val="18"/>
                  <w:szCs w:val="18"/>
                </w:rPr>
                <w:t xml:space="preserve">6 × 9 = 54</w:t>
              </w:r>
            </w:ins>
            <w:r>
              <w:rPr>
                <w:rFonts w:ascii="Arial" w:cs="Arial" w:eastAsia="Arial" w:hAnsi="Arial"/>
                <w:b w:val="false"/>
                <w:bCs w:val="false"/>
                <w:i w:val="false"/>
                <w:iCs w:val="false"/>
                <w:color w:val="000000"/>
                <w:sz w:val="18"/>
                <w:szCs w:val="18"/>
              </w:rPr>
              <w:t xml:space="preserve"> m², which matches the situation.[Mark: correct Let statement and equation, correct factorisation and both roots, rejection of the negative root with a reason, and verification.]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Using Achieng's chair problem and at least one other Kenyan situation from the unit, explain how writing and solving a quadratic equation helps us find unknown dimensions, quantities or arrangements. Describe the full pathway from the real-life situation to the final answer, and explain why you must always check your answers in context.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quadratic equation helps whenever two related unknowns are multiplied to give a known total, such as the rows and columns of chairs in Kisumu or the width and length of a market table or a maize shamba. The pathway has these steps: (1) Understand the situation and let a letter stand for one unknown, for example r = rows. (2) Write the other unknown as an expression, for example columns = r + 7. (3) Form the product equation r(r + 7) = 120 and rearrange it into standard form r² + 7r − 120 = 0. (4) Factorise by the product-and-sum method to get (r + 15)(r − 8) = 0. (5) Use the Zero Product Property to get both roots, r = 8 and r = −15. (6) Verify both roots by substitution, then use the context to decide which are valid. Algebra gives two correct roots, but the situation decides which one makes sense. Rows cannot be negative, so Achieng uses 8 rows and 15 columns, giving 8 × 15 = 120 chairs. In the same way, the trader's table has width </w:t>
            </w:r>
            <w:del w:id="9040" w:author="Claude (AI) - proposed" w:date="2026-10-15T20:14:45Z">
              <w:r>
                <w:rPr>
                  <w:rFonts w:ascii="Arial" w:cs="Arial" w:eastAsia="Arial" w:hAnsi="Arial"/>
                  <w:b w:val="false"/>
                  <w:bCs w:val="false"/>
                  <w:i w:val="false"/>
                  <w:iCs w:val="false"/>
                  <w:color w:val="000000"/>
                  <w:sz w:val="18"/>
                  <w:szCs w:val="18"/>
                </w:rPr>
                <w:delText xml:space="preserve">4</w:delText>
              </w:r>
            </w:del>
            <w:ins w:id="9041" w:author="Claude (AI) - proposed" w:date="2026-10-15T20:14:4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 and length </w:t>
            </w:r>
            <w:del w:id="9042" w:author="Claude (AI) - proposed" w:date="2026-10-15T20:14:45Z">
              <w:r>
                <w:rPr>
                  <w:rFonts w:ascii="Arial" w:cs="Arial" w:eastAsia="Arial" w:hAnsi="Arial"/>
                  <w:b w:val="false"/>
                  <w:bCs w:val="false"/>
                  <w:i w:val="false"/>
                  <w:iCs w:val="false"/>
                  <w:color w:val="000000"/>
                  <w:sz w:val="18"/>
                  <w:szCs w:val="18"/>
                </w:rPr>
                <w:delText xml:space="preserve">7</w:delText>
              </w:r>
            </w:del>
            <w:ins w:id="9043" w:author="Claude (AI) - proposed" w:date="2026-10-15T20:14:45Z">
              <w:r>
                <w:rPr>
                  <w:rFonts w:ascii="Arial" w:cs="Arial" w:eastAsia="Arial" w:hAnsi="Arial"/>
                  <w:b w:val="false"/>
                  <w:bCs w:val="false"/>
                  <w:i w:val="false"/>
                  <w:iCs w:val="false"/>
                  <w:color w:val="000000"/>
                  <w:sz w:val="18"/>
                  <w:szCs w:val="18"/>
                </w:rPr>
                <w:t xml:space="preserve">9</w:t>
              </w:r>
            </w:ins>
            <w:r>
              <w:rPr>
                <w:rFonts w:ascii="Arial" w:cs="Arial" w:eastAsia="Arial" w:hAnsi="Arial"/>
                <w:b w:val="false"/>
                <w:bCs w:val="false"/>
                <w:i w:val="false"/>
                <w:iCs w:val="false"/>
                <w:color w:val="000000"/>
                <w:sz w:val="18"/>
                <w:szCs w:val="18"/>
              </w:rPr>
              <w:t xml:space="preserve"> m. This shows that quadratic equations are a decision-making tool in design, farming, business and event planning across Kenya.[Mark: names the product-of-two-related-unknowns idea, gives the pathway in order, includes the context check, and uses a second Kenyan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Forming quadratic equations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4" w:author="Claude (AI) - proposed" w:date="2026-10-15T20:14:45Z">
              <w:r>
                <w:rPr>
                  <w:rFonts w:ascii="Arial" w:cs="Arial" w:eastAsia="Arial" w:hAnsi="Arial"/>
                  <w:b w:val="false"/>
                  <w:bCs w:val="false"/>
                  <w:i w:val="false"/>
                  <w:iCs w:val="false"/>
                  <w:color w:val="000000"/>
                  <w:sz w:val="18"/>
                  <w:szCs w:val="18"/>
                </w:rPr>
                <w:delText xml:space="preserve">Writes</w:delText>
              </w:r>
            </w:del>
            <w:ins w:id="9045" w:author="Claude (AI) - proposed" w:date="2026-10-15T20:14:45Z">
              <w:r>
                <w:rPr>
                  <w:rFonts w:ascii="Arial" w:cs="Arial" w:eastAsia="Arial" w:hAnsi="Arial"/>
                  <w:b w:val="false"/>
                  <w:bCs w:val="false"/>
                  <w:i w:val="false"/>
                  <w:iCs w:val="false"/>
                  <w:color w:val="000000"/>
                  <w:sz w:val="18"/>
                  <w:szCs w:val="18"/>
                </w:rPr>
                <w:t xml:space="preserve">Exceeds Expectations: writes</w:t>
              </w:r>
            </w:ins>
            <w:r>
              <w:rPr>
                <w:rFonts w:ascii="Arial" w:cs="Arial" w:eastAsia="Arial" w:hAnsi="Arial"/>
                <w:b w:val="false"/>
                <w:bCs w:val="false"/>
                <w:i w:val="false"/>
                <w:iCs w:val="false"/>
                <w:color w:val="000000"/>
                <w:sz w:val="18"/>
                <w:szCs w:val="18"/>
              </w:rPr>
              <w:t xml:space="preserve"> correct Let statements and expressions, forms the product equation, and rearranges it correctly into standard form with a, b and c identified, in every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6" w:author="Claude (AI) - proposed" w:date="2026-10-15T20:14:45Z">
              <w:r>
                <w:rPr>
                  <w:rFonts w:ascii="Arial" w:cs="Arial" w:eastAsia="Arial" w:hAnsi="Arial"/>
                  <w:b w:val="false"/>
                  <w:bCs w:val="false"/>
                  <w:i w:val="false"/>
                  <w:iCs w:val="false"/>
                  <w:color w:val="000000"/>
                  <w:sz w:val="18"/>
                  <w:szCs w:val="18"/>
                </w:rPr>
                <w:delText xml:space="preserve">Forms</w:delText>
              </w:r>
            </w:del>
            <w:ins w:id="9047" w:author="Claude (AI) - proposed" w:date="2026-10-15T20:14:45Z">
              <w:r>
                <w:rPr>
                  <w:rFonts w:ascii="Arial" w:cs="Arial" w:eastAsia="Arial" w:hAnsi="Arial"/>
                  <w:b w:val="false"/>
                  <w:bCs w:val="false"/>
                  <w:i w:val="false"/>
                  <w:iCs w:val="false"/>
                  <w:color w:val="000000"/>
                  <w:sz w:val="18"/>
                  <w:szCs w:val="18"/>
                </w:rPr>
                <w:t xml:space="preserve">Meets Expectations: forms</w:t>
              </w:r>
            </w:ins>
            <w:r>
              <w:rPr>
                <w:rFonts w:ascii="Arial" w:cs="Arial" w:eastAsia="Arial" w:hAnsi="Arial"/>
                <w:b w:val="false"/>
                <w:bCs w:val="false"/>
                <w:i w:val="false"/>
                <w:iCs w:val="false"/>
                <w:color w:val="000000"/>
                <w:sz w:val="18"/>
                <w:szCs w:val="18"/>
              </w:rPr>
              <w:t xml:space="preserve"> the equations correctly with minor slips in rearranging or in identifying a, b and c.</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5T20:14:45Z">
              <w:r>
                <w:rPr>
                  <w:rFonts w:ascii="Arial" w:cs="Arial" w:eastAsia="Arial" w:hAnsi="Arial"/>
                  <w:b w:val="false"/>
                  <w:bCs w:val="false"/>
                  <w:i w:val="false"/>
                  <w:iCs w:val="false"/>
                  <w:color w:val="000000"/>
                  <w:sz w:val="18"/>
                  <w:szCs w:val="18"/>
                </w:rPr>
                <w:delText xml:space="preserve">Has</w:delText>
              </w:r>
            </w:del>
            <w:ins w:id="9049" w:author="Claude (AI) - proposed" w:date="2026-10-15T20:14:45Z">
              <w:r>
                <w:rPr>
                  <w:rFonts w:ascii="Arial" w:cs="Arial" w:eastAsia="Arial" w:hAnsi="Arial"/>
                  <w:b w:val="false"/>
                  <w:bCs w:val="false"/>
                  <w:i w:val="false"/>
                  <w:iCs w:val="false"/>
                  <w:color w:val="000000"/>
                  <w:sz w:val="18"/>
                  <w:szCs w:val="18"/>
                </w:rPr>
                <w:t xml:space="preserve">Approaches Expectations: has</w:t>
              </w:r>
            </w:ins>
            <w:r>
              <w:rPr>
                <w:rFonts w:ascii="Arial" w:cs="Arial" w:eastAsia="Arial" w:hAnsi="Arial"/>
                <w:b w:val="false"/>
                <w:bCs w:val="false"/>
                <w:i w:val="false"/>
                <w:iCs w:val="false"/>
                <w:color w:val="000000"/>
                <w:sz w:val="18"/>
                <w:szCs w:val="18"/>
              </w:rPr>
              <w:t xml:space="preserve"> difficulty writing the expression for the second unknown or forms a linear equation or an equation not set to zero.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Solving by factorisation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0" w:author="Claude (AI) - proposed" w:date="2026-10-15T20:14:45Z">
              <w:r>
                <w:rPr>
                  <w:rFonts w:ascii="Arial" w:cs="Arial" w:eastAsia="Arial" w:hAnsi="Arial"/>
                  <w:b w:val="false"/>
                  <w:bCs w:val="false"/>
                  <w:i w:val="false"/>
                  <w:iCs w:val="false"/>
                  <w:color w:val="000000"/>
                  <w:sz w:val="18"/>
                  <w:szCs w:val="18"/>
                </w:rPr>
                <w:delText xml:space="preserve">Uses</w:delText>
              </w:r>
            </w:del>
            <w:ins w:id="9051" w:author="Claude (AI) - proposed" w:date="2026-10-15T20:14:45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the product-and-sum method accurately, writes correct factors, applies the Zero Product Property to get both roots, and checks by expanding.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2" w:author="Claude (AI) - proposed" w:date="2026-10-15T20:14:45Z">
              <w:r>
                <w:rPr>
                  <w:rFonts w:ascii="Arial" w:cs="Arial" w:eastAsia="Arial" w:hAnsi="Arial"/>
                  <w:b w:val="false"/>
                  <w:bCs w:val="false"/>
                  <w:i w:val="false"/>
                  <w:iCs w:val="false"/>
                  <w:color w:val="000000"/>
                  <w:sz w:val="18"/>
                  <w:szCs w:val="18"/>
                </w:rPr>
                <w:delText xml:space="preserve">Factorises</w:delText>
              </w:r>
            </w:del>
            <w:ins w:id="9053" w:author="Claude (AI) - proposed" w:date="2026-10-15T20:14:45Z">
              <w:r>
                <w:rPr>
                  <w:rFonts w:ascii="Arial" w:cs="Arial" w:eastAsia="Arial" w:hAnsi="Arial"/>
                  <w:b w:val="false"/>
                  <w:bCs w:val="false"/>
                  <w:i w:val="false"/>
                  <w:iCs w:val="false"/>
                  <w:color w:val="000000"/>
                  <w:sz w:val="18"/>
                  <w:szCs w:val="18"/>
                </w:rPr>
                <w:t xml:space="preserve">Meets Expectations: factorises</w:t>
              </w:r>
            </w:ins>
            <w:r>
              <w:rPr>
                <w:rFonts w:ascii="Arial" w:cs="Arial" w:eastAsia="Arial" w:hAnsi="Arial"/>
                <w:b w:val="false"/>
                <w:bCs w:val="false"/>
                <w:i w:val="false"/>
                <w:iCs w:val="false"/>
                <w:color w:val="000000"/>
                <w:sz w:val="18"/>
                <w:szCs w:val="18"/>
              </w:rPr>
              <w:t xml:space="preserve"> and finds both roots correctly but does not always check by expansion or explain the Zero Product Property.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4" w:author="Claude (AI) - proposed" w:date="2026-10-15T20:14:45Z">
              <w:r>
                <w:rPr>
                  <w:rFonts w:ascii="Arial" w:cs="Arial" w:eastAsia="Arial" w:hAnsi="Arial"/>
                  <w:b w:val="false"/>
                  <w:bCs w:val="false"/>
                  <w:i w:val="false"/>
                  <w:iCs w:val="false"/>
                  <w:color w:val="000000"/>
                  <w:sz w:val="18"/>
                  <w:szCs w:val="18"/>
                </w:rPr>
                <w:delText xml:space="preserve">Chooses</w:delText>
              </w:r>
            </w:del>
            <w:ins w:id="9055" w:author="Claude (AI) - proposed" w:date="2026-10-15T20:14:45Z">
              <w:r>
                <w:rPr>
                  <w:rFonts w:ascii="Arial" w:cs="Arial" w:eastAsia="Arial" w:hAnsi="Arial"/>
                  <w:b w:val="false"/>
                  <w:bCs w:val="false"/>
                  <w:i w:val="false"/>
                  <w:iCs w:val="false"/>
                  <w:color w:val="000000"/>
                  <w:sz w:val="18"/>
                  <w:szCs w:val="18"/>
                </w:rPr>
                <w:t xml:space="preserve">Approaches Expectations: chooses</w:t>
              </w:r>
            </w:ins>
            <w:r>
              <w:rPr>
                <w:rFonts w:ascii="Arial" w:cs="Arial" w:eastAsia="Arial" w:hAnsi="Arial"/>
                <w:b w:val="false"/>
                <w:bCs w:val="false"/>
                <w:i w:val="false"/>
                <w:iCs w:val="false"/>
                <w:color w:val="000000"/>
                <w:sz w:val="18"/>
                <w:szCs w:val="18"/>
              </w:rPr>
              <w:t xml:space="preserve"> the wrong factor pair, makes sign errors, or finds only one root.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Verification and contextual validity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6" w:author="Claude (AI) - proposed" w:date="2026-10-15T20:14:45Z">
              <w:r>
                <w:rPr>
                  <w:rFonts w:ascii="Arial" w:cs="Arial" w:eastAsia="Arial" w:hAnsi="Arial"/>
                  <w:b w:val="false"/>
                  <w:bCs w:val="false"/>
                  <w:i w:val="false"/>
                  <w:iCs w:val="false"/>
                  <w:color w:val="000000"/>
                  <w:sz w:val="18"/>
                  <w:szCs w:val="18"/>
                </w:rPr>
                <w:delText xml:space="preserve">Substitutes</w:delText>
              </w:r>
            </w:del>
            <w:ins w:id="9057" w:author="Claude (AI) - proposed" w:date="2026-10-15T20:14:45Z">
              <w:r>
                <w:rPr>
                  <w:rFonts w:ascii="Arial" w:cs="Arial" w:eastAsia="Arial" w:hAnsi="Arial"/>
                  <w:b w:val="false"/>
                  <w:bCs w:val="false"/>
                  <w:i w:val="false"/>
                  <w:iCs w:val="false"/>
                  <w:color w:val="000000"/>
                  <w:sz w:val="18"/>
                  <w:szCs w:val="18"/>
                </w:rPr>
                <w:t xml:space="preserve">Exceeds Expectations: substitutes</w:t>
              </w:r>
            </w:ins>
            <w:r>
              <w:rPr>
                <w:rFonts w:ascii="Arial" w:cs="Arial" w:eastAsia="Arial" w:hAnsi="Arial"/>
                <w:b w:val="false"/>
                <w:bCs w:val="false"/>
                <w:i w:val="false"/>
                <w:iCs w:val="false"/>
                <w:color w:val="000000"/>
                <w:sz w:val="18"/>
                <w:szCs w:val="18"/>
              </w:rPr>
              <w:t xml:space="preserve"> both roots, correctly rejects the invalid root with a clear reason from the context, and checks that the final dimensions give the known total.</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8" w:author="Claude (AI) - proposed" w:date="2026-10-15T20:14:45Z">
              <w:r>
                <w:rPr>
                  <w:rFonts w:ascii="Arial" w:cs="Arial" w:eastAsia="Arial" w:hAnsi="Arial"/>
                  <w:b w:val="false"/>
                  <w:bCs w:val="false"/>
                  <w:i w:val="false"/>
                  <w:iCs w:val="false"/>
                  <w:color w:val="000000"/>
                  <w:sz w:val="18"/>
                  <w:szCs w:val="18"/>
                </w:rPr>
                <w:delText xml:space="preserve">Substitutes</w:delText>
              </w:r>
            </w:del>
            <w:ins w:id="9059" w:author="Claude (AI) - proposed" w:date="2026-10-15T20:14:45Z">
              <w:r>
                <w:rPr>
                  <w:rFonts w:ascii="Arial" w:cs="Arial" w:eastAsia="Arial" w:hAnsi="Arial"/>
                  <w:b w:val="false"/>
                  <w:bCs w:val="false"/>
                  <w:i w:val="false"/>
                  <w:iCs w:val="false"/>
                  <w:color w:val="000000"/>
                  <w:sz w:val="18"/>
                  <w:szCs w:val="18"/>
                </w:rPr>
                <w:t xml:space="preserve">Meets Expectations: substitutes</w:t>
              </w:r>
            </w:ins>
            <w:r>
              <w:rPr>
                <w:rFonts w:ascii="Arial" w:cs="Arial" w:eastAsia="Arial" w:hAnsi="Arial"/>
                <w:b w:val="false"/>
                <w:bCs w:val="false"/>
                <w:i w:val="false"/>
                <w:iCs w:val="false"/>
                <w:color w:val="000000"/>
                <w:sz w:val="18"/>
                <w:szCs w:val="18"/>
              </w:rPr>
              <w:t xml:space="preserve"> the roots and rejects the invalid root, but the reason or the final check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0" w:author="Claude (AI) - proposed" w:date="2026-10-15T20:14:45Z">
              <w:r>
                <w:rPr>
                  <w:rFonts w:ascii="Arial" w:cs="Arial" w:eastAsia="Arial" w:hAnsi="Arial"/>
                  <w:b w:val="false"/>
                  <w:bCs w:val="false"/>
                  <w:i w:val="false"/>
                  <w:iCs w:val="false"/>
                  <w:color w:val="000000"/>
                  <w:sz w:val="18"/>
                  <w:szCs w:val="18"/>
                </w:rPr>
                <w:delText xml:space="preserve">Does</w:delText>
              </w:r>
            </w:del>
            <w:ins w:id="9061" w:author="Claude (AI) - proposed" w:date="2026-10-15T20:14:45Z">
              <w:r>
                <w:rPr>
                  <w:rFonts w:ascii="Arial" w:cs="Arial" w:eastAsia="Arial" w:hAnsi="Arial"/>
                  <w:b w:val="false"/>
                  <w:bCs w:val="false"/>
                  <w:i w:val="false"/>
                  <w:iCs w:val="false"/>
                  <w:color w:val="000000"/>
                  <w:sz w:val="18"/>
                  <w:szCs w:val="18"/>
                </w:rPr>
                <w:t xml:space="preserve">Approaches Expectations: does</w:t>
              </w:r>
            </w:ins>
            <w:r>
              <w:rPr>
                <w:rFonts w:ascii="Arial" w:cs="Arial" w:eastAsia="Arial" w:hAnsi="Arial"/>
                <w:b w:val="false"/>
                <w:bCs w:val="false"/>
                <w:i w:val="false"/>
                <w:iCs w:val="false"/>
                <w:color w:val="000000"/>
                <w:sz w:val="18"/>
                <w:szCs w:val="18"/>
              </w:rPr>
              <w:t xml:space="preserve"> not verify by substitution or does not use the context to choose the valid answer.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full journey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2" w:author="Claude (AI) - proposed" w:date="2026-10-15T20:14:45Z">
              <w:r>
                <w:rPr>
                  <w:rFonts w:ascii="Arial" w:cs="Arial" w:eastAsia="Arial" w:hAnsi="Arial"/>
                  <w:b w:val="false"/>
                  <w:bCs w:val="false"/>
                  <w:i w:val="false"/>
                  <w:iCs w:val="false"/>
                  <w:color w:val="000000"/>
                  <w:sz w:val="18"/>
                  <w:szCs w:val="18"/>
                </w:rPr>
                <w:delText xml:space="preserve">Gives</w:delText>
              </w:r>
            </w:del>
            <w:ins w:id="9063" w:author="Claude (AI) - proposed" w:date="2026-10-15T20:14:45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ordered pathway from real-life situation to verified answer, explains why the squared term appears, and links to at least two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64" w:author="Claude (AI) - proposed" w:date="2026-10-15T20:14:45Z">
              <w:r>
                <w:rPr>
                  <w:rFonts w:ascii="Arial" w:cs="Arial" w:eastAsia="Arial" w:hAnsi="Arial"/>
                  <w:b w:val="false"/>
                  <w:bCs w:val="false"/>
                  <w:i w:val="false"/>
                  <w:iCs w:val="false"/>
                  <w:color w:val="000000"/>
                  <w:sz w:val="18"/>
                  <w:szCs w:val="18"/>
                </w:rPr>
                <w:delText xml:space="preserve">Describes</w:delText>
              </w:r>
            </w:del>
            <w:ins w:id="9065" w:author="Claude (AI) - proposed" w:date="2026-10-15T20:14:45Z">
              <w:r>
                <w:rPr>
                  <w:rFonts w:ascii="Arial" w:cs="Arial" w:eastAsia="Arial" w:hAnsi="Arial"/>
                  <w:b w:val="false"/>
                  <w:bCs w:val="false"/>
                  <w:i w:val="false"/>
                  <w:iCs w:val="false"/>
                  <w:color w:val="000000"/>
                  <w:sz w:val="18"/>
                  <w:szCs w:val="18"/>
                </w:rPr>
                <w:t xml:space="preserve">Meets Expectations: describes</w:t>
              </w:r>
            </w:ins>
            <w:r>
              <w:rPr>
                <w:rFonts w:ascii="Arial" w:cs="Arial" w:eastAsia="Arial" w:hAnsi="Arial"/>
                <w:b w:val="false"/>
                <w:bCs w:val="false"/>
                <w:i w:val="false"/>
                <w:iCs w:val="false"/>
                <w:color w:val="000000"/>
                <w:sz w:val="18"/>
                <w:szCs w:val="18"/>
              </w:rPr>
              <w:t xml:space="preserve"> most steps of the pathway with a Kenyan example but with limited explanation of why the squared term appears.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6" w:author="Claude (AI) - proposed" w:date="2026-10-15T20:14:45Z">
              <w:r>
                <w:rPr>
                  <w:rFonts w:ascii="Arial" w:cs="Arial" w:eastAsia="Arial" w:hAnsi="Arial"/>
                  <w:b w:val="false"/>
                  <w:bCs w:val="false"/>
                  <w:i w:val="false"/>
                  <w:iCs w:val="false"/>
                  <w:color w:val="000000"/>
                  <w:sz w:val="18"/>
                  <w:szCs w:val="18"/>
                </w:rPr>
                <w:delText xml:space="preserve">Lists</w:delText>
              </w:r>
            </w:del>
            <w:ins w:id="9067" w:author="Claude (AI) - proposed" w:date="2026-10-15T20:14:45Z">
              <w:r>
                <w:rPr>
                  <w:rFonts w:ascii="Arial" w:cs="Arial" w:eastAsia="Arial" w:hAnsi="Arial"/>
                  <w:b w:val="false"/>
                  <w:bCs w:val="false"/>
                  <w:i w:val="false"/>
                  <w:iCs w:val="false"/>
                  <w:color w:val="000000"/>
                  <w:sz w:val="18"/>
                  <w:szCs w:val="18"/>
                </w:rPr>
                <w:t xml:space="preserve">Approaches Expectations: lists</w:t>
              </w:r>
            </w:ins>
            <w:r>
              <w:rPr>
                <w:rFonts w:ascii="Arial" w:cs="Arial" w:eastAsia="Arial" w:hAnsi="Arial"/>
                <w:b w:val="false"/>
                <w:bCs w:val="false"/>
                <w:i w:val="false"/>
                <w:iCs w:val="false"/>
                <w:color w:val="000000"/>
                <w:sz w:val="18"/>
                <w:szCs w:val="18"/>
              </w:rPr>
              <w:t xml:space="preserve"> some steps with little reasoning and few or no links to real-life situations.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4edz4jsvpfdhqvfoxtt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ayifnfthayv-aan5ei1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g9uyn53krudonbfx1zd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4edz4jsvpfdhqvfoxtts" Type="http://schemas.openxmlformats.org/officeDocument/2006/relationships/hyperlink" Target="https://creativecommons.org/licenses/by-nc/4.0/" TargetMode="External"/><Relationship Id="rIdpayifnfthayv-aan5ei1z" Type="http://schemas.openxmlformats.org/officeDocument/2006/relationships/hyperlink" Target="https://creativecommons.org/licenses/by-nc/4.0/" TargetMode="External"/><Relationship Id="rId4g9uyn53krudonbfx1zd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2026-10-15T20:14:44.043Z</dcterms:created>
  <dcterms:modified xsi:type="dcterms:W3CDTF">2026-10-15T20:14:44.043Z</dcterms:modified>
</cp:coreProperties>
</file>

<file path=docProps/custom.xml><?xml version="1.0" encoding="utf-8"?>
<Properties xmlns="http://schemas.openxmlformats.org/officeDocument/2006/custom-properties" xmlns:vt="http://schemas.openxmlformats.org/officeDocument/2006/docPropsVTypes"/>
</file>