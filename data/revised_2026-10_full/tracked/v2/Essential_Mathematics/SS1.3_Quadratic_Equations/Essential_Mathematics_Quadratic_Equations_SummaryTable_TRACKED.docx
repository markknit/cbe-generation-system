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1.3: Quadratic Equations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Equations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writing and solving a quadratic equation help us find unknown dimensions, quantities, and arrangements in real-life situations across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Forming Algebraic Expressions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 a student volunteer at a Kisumu prize-giving ceremony, could not find whole-number rows and columns for 120 chairs (columns exceed rows by 7) using guess-and-check or simple division. Across 5 Kenyan contexts — from Rift Valley maize farms to Kongowea Market tomato displays to Kericho fabric pieces — the same pattern appeared: two related unknowns whose product is known.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one unknown quantity exceeds another by a fixed amount and their product is known, we can represent the smaller unknown with a letter (e.g., r), write the larger as an expression (e.g., r + 7), and form a product equation (r(r + 7) = 120). Expanding and rearranging gives a quadratic equation — r² + 7r − 120 = 0 — where the unknown appears squared. This structure cannot be solved by simple division because both unknowns are linked.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arises naturally whenever two related linear unknowns multiply to give a fixed total. The squared term appears because we multiply r by itself (indirectly, through expanding r(r+7)). Algebra gives us a precise language to write the relationship — turning Achieng's seating puzzle into r² + 7r − 120 = 0 — even before we know how to solve it. Solving this equation (finding the value of r) is the central challenge for the rest of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From Expressions to Quadratic Expressions: Recognising and Writing ax² + bx + 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multiplied the number of rows (x) by the number of columns (x + 7) for the Kisumu chair arrangement, and when we multiplied the sides of the Eldoret maize plot (x by x + 5) and the Kericho mandazi tray ((x + 3) by (x − 2)), every product produced an expression with an x² term as the highest power.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two linear expressions always produces a quadratic expression of the form ax² + bx + c, where a ≠ 0. The x² term appears because x × x = x². We can identify a (coefficient of x²), b (coefficient of x), and c (the constant term) in any expanded quadratic expression. A quadratic expression differs from a linear expression because its highest power of x is 2, not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the Kisumu seating problem — and any rectangular-arrangement or area problem where one dimension exceeds the other by a fixed number — naturally produces a quadratic expression is that area (or total count) equals length × width, and when both dimensions depend on the same unknown x, their product must contain x². This is why Achieng's teacher Mr Otieno said the relationship involves a squared unknown: it is unavoidable once the two dimensions are expressed in terms of the same variable.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Forming Quadratic Equations from Real-Life Situations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three Kenyan real-life scenario cards (Rift Valley fencing, Kisumu prize-giving seating, Kericho seedling grid) and recorded the numerical relationships described in each — including the total area or total count and the way the two dimensions were related.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two related unknown quantities are multiplied together to give a known total, the resulting equation always contains a squared term (degree 2), making it a quadratic equation. They identified three defining features of a quadratic equation: exactly one squared term, a non-zero coefficient for that term, and </w:t>
            </w:r>
            <w:del w:id="9001" w:author="Claude (AI) - proposed" w:date="2026-10-18T00:28:28Z">
              <w:r>
                <w:rPr>
                  <w:rFonts w:ascii="Arial" w:cs="Arial" w:eastAsia="Arial" w:hAnsi="Arial"/>
                  <w:b w:val="false"/>
                  <w:bCs w:val="false"/>
                  <w:i w:val="false"/>
                  <w:iCs w:val="false"/>
                  <w:color w:val="000000"/>
                  <w:sz w:val="18"/>
                  <w:szCs w:val="18"/>
                </w:rPr>
                <w:delText xml:space="preserve">the equation set equal to zero</w:delText>
              </w:r>
            </w:del>
            <w:ins w:id="9002" w:author="Claude (AI) - proposed" w:date="2026-10-18T00:28:28Z">
              <w:r>
                <w:rPr>
                  <w:rFonts w:ascii="Arial" w:cs="Arial" w:eastAsia="Arial" w:hAnsi="Arial"/>
                  <w:b w:val="false"/>
                  <w:bCs w:val="false"/>
                  <w:i w:val="false"/>
                  <w:iCs w:val="false"/>
                  <w:color w:val="000000"/>
                  <w:sz w:val="18"/>
                  <w:szCs w:val="18"/>
                </w:rPr>
                <w:t xml:space="preserve">an equation that can be written with zero on one side (standard form)</w:t>
              </w:r>
            </w:ins>
            <w:r>
              <w:rPr>
                <w:rFonts w:ascii="Arial" w:cs="Arial" w:eastAsia="Arial" w:hAnsi="Arial"/>
                <w:b w:val="false"/>
                <w:bCs w:val="false"/>
                <w:i w:val="false"/>
                <w:iCs w:val="false"/>
                <w:color w:val="000000"/>
                <w:sz w:val="18"/>
                <w:szCs w:val="18"/>
              </w:rPr>
              <w:t xml:space="preserve">. They also named three common formation errors: the linear error, the cancellation error, and the incomplete-form error</w:t>
            </w:r>
            <w:ins w:id="9003" w:author="Claude (AI) - proposed" w:date="2026-10-18T00:28:28Z">
              <w:r>
                <w:rPr>
                  <w:rFonts w:ascii="Arial" w:cs="Arial" w:eastAsia="Arial" w:hAnsi="Arial"/>
                  <w:b w:val="false"/>
                  <w:bCs w:val="false"/>
                  <w:i w:val="false"/>
                  <w:iCs w:val="false"/>
                  <w:color w:val="000000"/>
                  <w:sz w:val="18"/>
                  <w:szCs w:val="18"/>
                </w:rPr>
                <w:t xml:space="preserve"> (stopping at r² + 7r = 120 before rearranging)</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Achieng's seating problem — and the other two scenarios — cannot be described by a simple linear equation: because the two dimensions are both expressed in terms of the same unknown, their product inevitably produces a squared term. They annotated their cumulative seating-layout model with the Let statement, the product equation, and the standard quadratic form r² + 7r − 120 = 0, and wrote a Model Status Note acknowledging that forming the equation is now within reach but solving it requires a new method.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Factorisation of Quadratic Expressions: The Product-and-Sum Method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factor-pair table for the expression n² + 3n − 108 (Kericho maize seedling arrangement), completing the sum column for all integer factor pairs of 108 and identifying the pair (−9, +12) whose product is −108 and sum is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product-and-sum method for factorising quadratic expressions: identify two numbers whose product equals the constant term and whose sum equals the coefficient of the linear term, rewrite the middle term using these two numbers, group and factorise, then verify by expanding. They applied this method to Achieng's chair-arrangement expression n² + 7n − 120 = (n + 15)(n − 8).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factorisation reverses expansion and that every factorisation can be verified by multiplying the brackets back out. They updated the DQB with the open question 'Can factorisation always work?', and annotated their cumulative seating-arrangement model with the factorised form and product-and-sum working, noting that the equation must still be set equal to zero and solved — the goal of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Solving Quadratic Equations by Factorisation: Finding and Interpreting Both Roots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equation x² + 7x − 120 = 0 (Achieng's chair problem) and the Kericho farm equation both produced TWO solutions when solved by factorisation.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Zero Product Property lets us set each factor equal to zero to find both roots, and that we must use the real-life context to decide which root(s) are valid — rejecting negative values where dimensions or counts cannot be negative.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Achieng's answer is 8 rows and 15 columns (not −15 rows): the algebra gives two mathematically correct roots, but only the positive root makes sense for a physical seating arrangement. This is the 'Context Filter' step in our growing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Verification and Deeper Factorisation Practice — Checking Solutions and Contextual Validity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substituting r = 8 into r² + 7r − 120 = 0 gives 64 + 56 − 120 = 0 ✓, and substituting r = −15 gives 225 − 105 − 120 = 0 ✓ — both roots satisfy the equation algebraically. They also observed that in the Kisumu market-trader problem, one root was negative (contextually impossible as a physical width), while in the Iten athletics problem both roots </w:t>
            </w:r>
            <w:del w:id="9004" w:author="Claude (AI) - proposed" w:date="2026-10-18T00:28:28Z">
              <w:r>
                <w:rPr>
                  <w:rFonts w:ascii="Arial" w:cs="Arial" w:eastAsia="Arial" w:hAnsi="Arial"/>
                  <w:b w:val="false"/>
                  <w:bCs w:val="false"/>
                  <w:i w:val="false"/>
                  <w:iCs w:val="false"/>
                  <w:color w:val="000000"/>
                  <w:sz w:val="18"/>
                  <w:szCs w:val="18"/>
                </w:rPr>
                <w:delText xml:space="preserve">were non-negative and both could be physically meaningful</w:delText>
              </w:r>
            </w:del>
            <w:ins w:id="9005" w:author="Claude (AI) - proposed" w:date="2026-10-18T00:28:28Z">
              <w:r>
                <w:rPr>
                  <w:rFonts w:ascii="Arial" w:cs="Arial" w:eastAsia="Arial" w:hAnsi="Arial"/>
                  <w:b w:val="false"/>
                  <w:bCs w:val="false"/>
                  <w:i w:val="false"/>
                  <w:iCs w:val="false"/>
                  <w:color w:val="000000"/>
                  <w:sz w:val="18"/>
                  <w:szCs w:val="18"/>
                </w:rPr>
                <w:t xml:space="preserve">(t = 1 s and t = 4 s) were positive times and both were physically meaningful (the shot-put is 4 m high on the way up and on the way down)</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Verifying a solution means substituting it back into the original equation and confirming the result equals zero — this is a separate, obligatory step after factorisation. A quadratic equation always yields two algebraic roots, but the real-life context determines how many are valid: sometimes only one, sometimes both, and (in cases not yet encountered) possibly neither. The three-question Validity Decision Rule — checking sign constraints, whole-number constraints, and physical possibility — is the tool for making this judgement systematically.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original puzzle is now fully resolved: both r = 8 and r = −15 are genuine solutions to r² + 7r − 120 = 0, which is why the equation is correct and why 'guessing and checking' failed her. However, only r = 8 is valid for the chair arrangement at the Kisumu prize-giving ceremony, because the number of rows cannot be a negative number. The 8 rows and 15 columns (8 + 7 = 15) give exactly 8 × 15 = 120 seats, confirming the mathematical model matches the real-world situation perfectly.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Applications and Digital Research: Quadratic Equations in the Real World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and identified real-world examples of quadratic equations in architecture (e.g., rectangular floor plans and arch spans in Nairobi), agriculture (e.g., rectangular maize shamba dimensions in the Rift Valley), sports (e.g., </w:t>
            </w:r>
            <w:del w:id="9006" w:author="Claude (AI) - proposed" w:date="2026-10-18T00:28:28Z">
              <w:r>
                <w:rPr>
                  <w:rFonts w:ascii="Arial" w:cs="Arial" w:eastAsia="Arial" w:hAnsi="Arial"/>
                  <w:b w:val="false"/>
                  <w:bCs w:val="false"/>
                  <w:i w:val="false"/>
                  <w:iCs w:val="false"/>
                  <w:color w:val="000000"/>
                  <w:sz w:val="18"/>
                  <w:szCs w:val="18"/>
                </w:rPr>
                <w:delText xml:space="preserve">football trajectory</w:delText>
              </w:r>
            </w:del>
            <w:ins w:id="9007" w:author="Claude (AI) - proposed" w:date="2026-10-18T00:28:28Z">
              <w:r>
                <w:rPr>
                  <w:rFonts w:ascii="Arial" w:cs="Arial" w:eastAsia="Arial" w:hAnsi="Arial"/>
                  <w:b w:val="false"/>
                  <w:bCs w:val="false"/>
                  <w:i w:val="false"/>
                  <w:iCs w:val="false"/>
                  <w:color w:val="000000"/>
                  <w:sz w:val="18"/>
                  <w:szCs w:val="18"/>
                </w:rPr>
                <w:t xml:space="preserve">a ball thrown from a stand</w:t>
              </w:r>
            </w:ins>
            <w:r>
              <w:rPr>
                <w:rFonts w:ascii="Arial" w:cs="Arial" w:eastAsia="Arial" w:hAnsi="Arial"/>
                <w:b w:val="false"/>
                <w:bCs w:val="false"/>
                <w:i w:val="false"/>
                <w:iCs w:val="false"/>
                <w:color w:val="000000"/>
                <w:sz w:val="18"/>
                <w:szCs w:val="18"/>
              </w:rPr>
              <w:t xml:space="preserve"> at Kasarani Stadium), and business (e.g., a Mombasa market trader's profit function). They observed that in each case, a product of two related linear expressions — equal to a known total — generates a quadratic equation of the form ax² + bx + c = 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quadratic structure first seen in Achieng's chair problem (rows × columns = 120, where columns exceed rows by 7) recurs across many real-life domains in Kenya; (ii) solving a quadratic equation produces two mathematical solutions, but real-life context (no negative lengths, areas, times, or quantities) determines which solution is physically valid; (iii) observing online safety measures is a responsibility when using digital devices for mathematical research; and (iv) quadratic equations are a tool for decision-making — in design, farming, sport, and commerce.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a squared unknown appears in real-life problems: whenever two related unknown quantities are multiplied together to give a known area, total, or quantity, the relationship produces a quadratic equation. They also explained the solution-validity rule: after solving by factorisation, substitute both solutions back into the real-life context and reject any solution that contradicts physical constraints (e.g., you cannot have a negative number of rows of chairs, a negative field width, or a negative time). This rule was connected explicitly to Achieng's rejection of x = −15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Consolidation &amp; Final Explanation: The Full Journey of a Quadratic Equation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an Evidence Wall of six stations tracing the complete unit journey — from Achieng's 120-chair seating problem at a Kisumu school to the factorised solution and real-life interpretation. They identified which solution (x = 8 rows) is valid and why x = −15 must be rejected.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of the form x² + 7x − 120 = 0 arises when two related unknown dimensions (rows and columns) have a known product. It is solved by finding factor pairs of the constant term whose sum equals the coefficient of x. Both solutions must be tested in context — negative values are rejected because physical quantities such as rows and columns cannot be negative.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cumulative journey models mapping the full path from real-life context → algebraic expression → quadratic equation → factorisation → solution → contextual interpretation. They presented these models, closed the Driving Question Board, completed an individual written assessment task (Kericho shamba dimensions), and connected quadratic equations to careers across Kenya including architecture, agriculture, event management, and fisheries.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ayq8b1wc6k_wftiolbt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tt37plfxznefah2u6e5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wp1b2kcppmwapulvmoe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ayq8b1wc6k_wftiolbtq" Type="http://schemas.openxmlformats.org/officeDocument/2006/relationships/hyperlink" Target="https://creativecommons.org/licenses/by-nc/4.0/" TargetMode="External"/><Relationship Id="rIdmtt37plfxznefah2u6e5r" Type="http://schemas.openxmlformats.org/officeDocument/2006/relationships/hyperlink" Target="https://creativecommons.org/licenses/by-nc/4.0/" TargetMode="External"/><Relationship Id="rIdfwp1b2kcppmwapulvmoe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2026-10-18T00:28:27.745Z</dcterms:created>
  <dcterms:modified xsi:type="dcterms:W3CDTF">2026-10-18T00:28:27.745Z</dcterms:modified>
</cp:coreProperties>
</file>

<file path=docProps/custom.xml><?xml version="1.0" encoding="utf-8"?>
<Properties xmlns="http://schemas.openxmlformats.org/officeDocument/2006/custom-properties" xmlns:vt="http://schemas.openxmlformats.org/officeDocument/2006/docPropsVTypes"/>
</file>