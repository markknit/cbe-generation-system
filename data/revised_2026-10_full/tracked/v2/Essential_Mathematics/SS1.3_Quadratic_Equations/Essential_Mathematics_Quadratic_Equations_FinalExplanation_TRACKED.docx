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1.3 QUADRATIC EQUATIONS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Driving question: How can writing and solving a quadratic equation help us find unknown dimensions, quantities, and arrangements in real-life situations across Kenya? Think back to Achieng's chair problem at the Kisumu prize-giving ceremony and to your work in Lessons 1 to 8. Answer every question in the space under it. Show each step of your working, write your reasoning in full sentences, and give your final answers with units or a meaning where the question asks for one. Use r for the number of rows in Achieng's problem.</w:t>
            </w:r>
            <w:ins w:id="9001" w:author="Claude (AI) - proposed" w:date="2026-10-15T20:14:45Z">
              <w:r>
                <w:rPr>
                  <w:rFonts w:ascii="Arial" w:cs="Arial" w:eastAsia="Arial" w:hAnsi="Arial"/>
                  <w:b w:val="false"/>
                  <w:bCs w:val="false"/>
                  <w:i w:val="false"/>
                  <w:iCs w:val="false"/>
                  <w:color w:val="000000"/>
                  <w:sz w:val="18"/>
                  <w:szCs w:val="18"/>
                </w:rPr>
                <w:t xml:space="preserve"> Use your Summary Tables and your Driving Question Board notes to help you.</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Achieng's seating problem into an equation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school in Kisumu needs to arrange 120 chairs for guests in a rectangular block. The number of columns must exceed the number of rows by 7. (a) Write a Let statement for the number of rows and write an expression for the number of columns. (b) Write an equation that shows the total number of chairs. (c) Expand and rearrange it into the standard form ax² + bx + c = 0 and state the values of a, b and c. (d) Explain why Achieng could not solve this by simple division or guess-and-check, and why a squared term appears.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by factorisation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equation you formed, r² + 7r − 120 = 0. (a) Use the product-and-sum method: state the product and the sum you need, and name the two numbers that work. (b) Write the equation in factorised form. (c) Use the Zero Product Property to find both values of r. (d) Check your factorisation by expanding the brackets.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Verifying and choosing the valid answer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Substitute each of your two roots into the original equation r² + 7r − 120 = 0 and show what you get. (b) Which root can Achieng use for the chair arrangement? Give a reason based on the situation. (c) State the number of rows and the number of columns, and show that they give the correct total number of chairs.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Using the method in a new Kenyan context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market trader in Kisumu has a rectangular display table with an area of </w:t>
            </w:r>
            <w:del w:id="9002" w:author="Claude (AI) - proposed" w:date="2026-10-15T20:14:45Z">
              <w:r>
                <w:rPr>
                  <w:rFonts w:ascii="Arial" w:cs="Arial" w:eastAsia="Arial" w:hAnsi="Arial"/>
                  <w:b/>
                  <w:bCs/>
                  <w:i w:val="false"/>
                  <w:iCs w:val="false"/>
                  <w:color w:val="000000"/>
                  <w:sz w:val="18"/>
                  <w:szCs w:val="18"/>
                </w:rPr>
                <w:delText xml:space="preserve">28</w:delText>
              </w:r>
            </w:del>
            <w:ins w:id="9003" w:author="Claude (AI) - proposed" w:date="2026-10-15T20:14:45Z">
              <w:r>
                <w:rPr>
                  <w:rFonts w:ascii="Arial" w:cs="Arial" w:eastAsia="Arial" w:hAnsi="Arial"/>
                  <w:b/>
                  <w:bCs/>
                  <w:i w:val="false"/>
                  <w:iCs w:val="false"/>
                  <w:color w:val="000000"/>
                  <w:sz w:val="18"/>
                  <w:szCs w:val="18"/>
                </w:rPr>
                <w:t xml:space="preserve">54</w:t>
              </w:r>
            </w:ins>
            <w:r>
              <w:rPr>
                <w:rFonts w:ascii="Arial" w:cs="Arial" w:eastAsia="Arial" w:hAnsi="Arial"/>
                <w:b/>
                <w:bCs/>
                <w:i w:val="false"/>
                <w:iCs w:val="false"/>
                <w:color w:val="000000"/>
                <w:sz w:val="18"/>
                <w:szCs w:val="18"/>
              </w:rPr>
              <w:t xml:space="preserve"> m². The length of the table is 3 m more than its width. (a) Let w be the width in metres. Form a quadratic equation in standard form. (b) Solve it by factorisation and find both roots. (c) Decide which root is valid, using the context, and state the width and length of the table. (d) Show how you would verify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Achieng's chair problem and at least one other Kenyan situation from the unit, explain how writing and solving a quadratic equation helps us find unknown dimensions, quantities or arrangements. Describe the full pathway from the real-life situation to the final answer, and explain why you must always check your answers in context.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quadratic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4" w:author="Claude (AI) - proposed" w:date="2026-10-15T20:14:45Z">
              <w:r>
                <w:rPr>
                  <w:rFonts w:ascii="Arial" w:cs="Arial" w:eastAsia="Arial" w:hAnsi="Arial"/>
                  <w:b w:val="false"/>
                  <w:bCs w:val="false"/>
                  <w:i w:val="false"/>
                  <w:iCs w:val="false"/>
                  <w:color w:val="000000"/>
                  <w:sz w:val="18"/>
                  <w:szCs w:val="18"/>
                </w:rPr>
                <w:delText xml:space="preserve">Writes</w:delText>
              </w:r>
            </w:del>
            <w:ins w:id="9005" w:author="Claude (AI) - proposed" w:date="2026-10-15T20:14:45Z">
              <w:r>
                <w:rPr>
                  <w:rFonts w:ascii="Arial" w:cs="Arial" w:eastAsia="Arial" w:hAnsi="Arial"/>
                  <w:b w:val="false"/>
                  <w:bCs w:val="false"/>
                  <w:i w:val="false"/>
                  <w:iCs w:val="false"/>
                  <w:color w:val="000000"/>
                  <w:sz w:val="18"/>
                  <w:szCs w:val="18"/>
                </w:rPr>
                <w:t xml:space="preserve">Exceeds Expectations: writes</w:t>
              </w:r>
            </w:ins>
            <w:r>
              <w:rPr>
                <w:rFonts w:ascii="Arial" w:cs="Arial" w:eastAsia="Arial" w:hAnsi="Arial"/>
                <w:b w:val="false"/>
                <w:bCs w:val="false"/>
                <w:i w:val="false"/>
                <w:iCs w:val="false"/>
                <w:color w:val="000000"/>
                <w:sz w:val="18"/>
                <w:szCs w:val="18"/>
              </w:rPr>
              <w:t xml:space="preserve"> correct Let statements and expressions, forms the product equation, and rearranges it correctly into standard form with a, b and c identified, in every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6" w:author="Claude (AI) - proposed" w:date="2026-10-15T20:14:45Z">
              <w:r>
                <w:rPr>
                  <w:rFonts w:ascii="Arial" w:cs="Arial" w:eastAsia="Arial" w:hAnsi="Arial"/>
                  <w:b w:val="false"/>
                  <w:bCs w:val="false"/>
                  <w:i w:val="false"/>
                  <w:iCs w:val="false"/>
                  <w:color w:val="000000"/>
                  <w:sz w:val="18"/>
                  <w:szCs w:val="18"/>
                </w:rPr>
                <w:delText xml:space="preserve">Forms</w:delText>
              </w:r>
            </w:del>
            <w:ins w:id="9007" w:author="Claude (AI) - proposed" w:date="2026-10-15T20:14:45Z">
              <w:r>
                <w:rPr>
                  <w:rFonts w:ascii="Arial" w:cs="Arial" w:eastAsia="Arial" w:hAnsi="Arial"/>
                  <w:b w:val="false"/>
                  <w:bCs w:val="false"/>
                  <w:i w:val="false"/>
                  <w:iCs w:val="false"/>
                  <w:color w:val="000000"/>
                  <w:sz w:val="18"/>
                  <w:szCs w:val="18"/>
                </w:rPr>
                <w:t xml:space="preserve">Meets Expectations: forms</w:t>
              </w:r>
            </w:ins>
            <w:r>
              <w:rPr>
                <w:rFonts w:ascii="Arial" w:cs="Arial" w:eastAsia="Arial" w:hAnsi="Arial"/>
                <w:b w:val="false"/>
                <w:bCs w:val="false"/>
                <w:i w:val="false"/>
                <w:iCs w:val="false"/>
                <w:color w:val="000000"/>
                <w:sz w:val="18"/>
                <w:szCs w:val="18"/>
              </w:rPr>
              <w:t xml:space="preserve"> the equations correctly with minor slips in rearranging or in identifying a, b and c.</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5T20:14:45Z">
              <w:r>
                <w:rPr>
                  <w:rFonts w:ascii="Arial" w:cs="Arial" w:eastAsia="Arial" w:hAnsi="Arial"/>
                  <w:b w:val="false"/>
                  <w:bCs w:val="false"/>
                  <w:i w:val="false"/>
                  <w:iCs w:val="false"/>
                  <w:color w:val="000000"/>
                  <w:sz w:val="18"/>
                  <w:szCs w:val="18"/>
                </w:rPr>
                <w:delText xml:space="preserve">Has</w:delText>
              </w:r>
            </w:del>
            <w:ins w:id="9009" w:author="Claude (AI) - proposed" w:date="2026-10-15T20:14:45Z">
              <w:r>
                <w:rPr>
                  <w:rFonts w:ascii="Arial" w:cs="Arial" w:eastAsia="Arial" w:hAnsi="Arial"/>
                  <w:b w:val="false"/>
                  <w:bCs w:val="false"/>
                  <w:i w:val="false"/>
                  <w:iCs w:val="false"/>
                  <w:color w:val="000000"/>
                  <w:sz w:val="18"/>
                  <w:szCs w:val="18"/>
                </w:rPr>
                <w:t xml:space="preserve">Approaches Expectations: has</w:t>
              </w:r>
            </w:ins>
            <w:r>
              <w:rPr>
                <w:rFonts w:ascii="Arial" w:cs="Arial" w:eastAsia="Arial" w:hAnsi="Arial"/>
                <w:b w:val="false"/>
                <w:bCs w:val="false"/>
                <w:i w:val="false"/>
                <w:iCs w:val="false"/>
                <w:color w:val="000000"/>
                <w:sz w:val="18"/>
                <w:szCs w:val="18"/>
              </w:rPr>
              <w:t xml:space="preserve"> difficulty writing the expression for the second unknown or forms a linear equation or an equation not set to zero.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5T20:14:45Z">
              <w:r>
                <w:rPr>
                  <w:rFonts w:ascii="Arial" w:cs="Arial" w:eastAsia="Arial" w:hAnsi="Arial"/>
                  <w:b w:val="false"/>
                  <w:bCs w:val="false"/>
                  <w:i w:val="false"/>
                  <w:iCs w:val="false"/>
                  <w:color w:val="000000"/>
                  <w:sz w:val="18"/>
                  <w:szCs w:val="18"/>
                </w:rPr>
                <w:delText xml:space="preserve">Uses</w:delText>
              </w:r>
            </w:del>
            <w:ins w:id="9011" w:author="Claude (AI) - proposed" w:date="2026-10-15T20:14:45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the product-and-sum method accurately, writes correct factors, applies the Zero Product Property to get both roots, and checks by expanding.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2" w:author="Claude (AI) - proposed" w:date="2026-10-15T20:14:45Z">
              <w:r>
                <w:rPr>
                  <w:rFonts w:ascii="Arial" w:cs="Arial" w:eastAsia="Arial" w:hAnsi="Arial"/>
                  <w:b w:val="false"/>
                  <w:bCs w:val="false"/>
                  <w:i w:val="false"/>
                  <w:iCs w:val="false"/>
                  <w:color w:val="000000"/>
                  <w:sz w:val="18"/>
                  <w:szCs w:val="18"/>
                </w:rPr>
                <w:delText xml:space="preserve">Factorises</w:delText>
              </w:r>
            </w:del>
            <w:ins w:id="9013" w:author="Claude (AI) - proposed" w:date="2026-10-15T20:14:45Z">
              <w:r>
                <w:rPr>
                  <w:rFonts w:ascii="Arial" w:cs="Arial" w:eastAsia="Arial" w:hAnsi="Arial"/>
                  <w:b w:val="false"/>
                  <w:bCs w:val="false"/>
                  <w:i w:val="false"/>
                  <w:iCs w:val="false"/>
                  <w:color w:val="000000"/>
                  <w:sz w:val="18"/>
                  <w:szCs w:val="18"/>
                </w:rPr>
                <w:t xml:space="preserve">Meets Expectations: factorises</w:t>
              </w:r>
            </w:ins>
            <w:r>
              <w:rPr>
                <w:rFonts w:ascii="Arial" w:cs="Arial" w:eastAsia="Arial" w:hAnsi="Arial"/>
                <w:b w:val="false"/>
                <w:bCs w:val="false"/>
                <w:i w:val="false"/>
                <w:iCs w:val="false"/>
                <w:color w:val="000000"/>
                <w:sz w:val="18"/>
                <w:szCs w:val="18"/>
              </w:rPr>
              <w:t xml:space="preserve"> and finds both roots correctly but does not always check by expansion or explain the Zero Product Property.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4" w:author="Claude (AI) - proposed" w:date="2026-10-15T20:14:45Z">
              <w:r>
                <w:rPr>
                  <w:rFonts w:ascii="Arial" w:cs="Arial" w:eastAsia="Arial" w:hAnsi="Arial"/>
                  <w:b w:val="false"/>
                  <w:bCs w:val="false"/>
                  <w:i w:val="false"/>
                  <w:iCs w:val="false"/>
                  <w:color w:val="000000"/>
                  <w:sz w:val="18"/>
                  <w:szCs w:val="18"/>
                </w:rPr>
                <w:delText xml:space="preserve">Chooses</w:delText>
              </w:r>
            </w:del>
            <w:ins w:id="9015" w:author="Claude (AI) - proposed" w:date="2026-10-15T20:14:45Z">
              <w:r>
                <w:rPr>
                  <w:rFonts w:ascii="Arial" w:cs="Arial" w:eastAsia="Arial" w:hAnsi="Arial"/>
                  <w:b w:val="false"/>
                  <w:bCs w:val="false"/>
                  <w:i w:val="false"/>
                  <w:iCs w:val="false"/>
                  <w:color w:val="000000"/>
                  <w:sz w:val="18"/>
                  <w:szCs w:val="18"/>
                </w:rPr>
                <w:t xml:space="preserve">Approaches Expectations: chooses</w:t>
              </w:r>
            </w:ins>
            <w:r>
              <w:rPr>
                <w:rFonts w:ascii="Arial" w:cs="Arial" w:eastAsia="Arial" w:hAnsi="Arial"/>
                <w:b w:val="false"/>
                <w:bCs w:val="false"/>
                <w:i w:val="false"/>
                <w:iCs w:val="false"/>
                <w:color w:val="000000"/>
                <w:sz w:val="18"/>
                <w:szCs w:val="18"/>
              </w:rPr>
              <w:t xml:space="preserve"> the wrong factor pair, makes sign errors, or finds only one root.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Verification and contextual validity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5T20:14:45Z">
              <w:r>
                <w:rPr>
                  <w:rFonts w:ascii="Arial" w:cs="Arial" w:eastAsia="Arial" w:hAnsi="Arial"/>
                  <w:b w:val="false"/>
                  <w:bCs w:val="false"/>
                  <w:i w:val="false"/>
                  <w:iCs w:val="false"/>
                  <w:color w:val="000000"/>
                  <w:sz w:val="18"/>
                  <w:szCs w:val="18"/>
                </w:rPr>
                <w:delText xml:space="preserve">Substitutes</w:delText>
              </w:r>
            </w:del>
            <w:ins w:id="9017" w:author="Claude (AI) - proposed" w:date="2026-10-15T20:14:45Z">
              <w:r>
                <w:rPr>
                  <w:rFonts w:ascii="Arial" w:cs="Arial" w:eastAsia="Arial" w:hAnsi="Arial"/>
                  <w:b w:val="false"/>
                  <w:bCs w:val="false"/>
                  <w:i w:val="false"/>
                  <w:iCs w:val="false"/>
                  <w:color w:val="000000"/>
                  <w:sz w:val="18"/>
                  <w:szCs w:val="18"/>
                </w:rPr>
                <w:t xml:space="preserve">Exceeds Expectations: substitutes</w:t>
              </w:r>
            </w:ins>
            <w:r>
              <w:rPr>
                <w:rFonts w:ascii="Arial" w:cs="Arial" w:eastAsia="Arial" w:hAnsi="Arial"/>
                <w:b w:val="false"/>
                <w:bCs w:val="false"/>
                <w:i w:val="false"/>
                <w:iCs w:val="false"/>
                <w:color w:val="000000"/>
                <w:sz w:val="18"/>
                <w:szCs w:val="18"/>
              </w:rPr>
              <w:t xml:space="preserve"> both roots, correctly rejects the invalid root with a clear reason from the context, and checks that the final dimensions give the known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8" w:author="Claude (AI) - proposed" w:date="2026-10-15T20:14:45Z">
              <w:r>
                <w:rPr>
                  <w:rFonts w:ascii="Arial" w:cs="Arial" w:eastAsia="Arial" w:hAnsi="Arial"/>
                  <w:b w:val="false"/>
                  <w:bCs w:val="false"/>
                  <w:i w:val="false"/>
                  <w:iCs w:val="false"/>
                  <w:color w:val="000000"/>
                  <w:sz w:val="18"/>
                  <w:szCs w:val="18"/>
                </w:rPr>
                <w:delText xml:space="preserve">Substitutes</w:delText>
              </w:r>
            </w:del>
            <w:ins w:id="9019" w:author="Claude (AI) - proposed" w:date="2026-10-15T20:14:45Z">
              <w:r>
                <w:rPr>
                  <w:rFonts w:ascii="Arial" w:cs="Arial" w:eastAsia="Arial" w:hAnsi="Arial"/>
                  <w:b w:val="false"/>
                  <w:bCs w:val="false"/>
                  <w:i w:val="false"/>
                  <w:iCs w:val="false"/>
                  <w:color w:val="000000"/>
                  <w:sz w:val="18"/>
                  <w:szCs w:val="18"/>
                </w:rPr>
                <w:t xml:space="preserve">Meets Expectations: substitutes</w:t>
              </w:r>
            </w:ins>
            <w:r>
              <w:rPr>
                <w:rFonts w:ascii="Arial" w:cs="Arial" w:eastAsia="Arial" w:hAnsi="Arial"/>
                <w:b w:val="false"/>
                <w:bCs w:val="false"/>
                <w:i w:val="false"/>
                <w:iCs w:val="false"/>
                <w:color w:val="000000"/>
                <w:sz w:val="18"/>
                <w:szCs w:val="18"/>
              </w:rPr>
              <w:t xml:space="preserve"> the roots and rejects the invalid root, but the reason or the final check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5T20:14:45Z">
              <w:r>
                <w:rPr>
                  <w:rFonts w:ascii="Arial" w:cs="Arial" w:eastAsia="Arial" w:hAnsi="Arial"/>
                  <w:b w:val="false"/>
                  <w:bCs w:val="false"/>
                  <w:i w:val="false"/>
                  <w:iCs w:val="false"/>
                  <w:color w:val="000000"/>
                  <w:sz w:val="18"/>
                  <w:szCs w:val="18"/>
                </w:rPr>
                <w:delText xml:space="preserve">Does</w:delText>
              </w:r>
            </w:del>
            <w:ins w:id="9021" w:author="Claude (AI) - proposed" w:date="2026-10-15T20:14:45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verify by substitution or does not use the context to choose the valid answer.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full journey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5T20:14:45Z">
              <w:r>
                <w:rPr>
                  <w:rFonts w:ascii="Arial" w:cs="Arial" w:eastAsia="Arial" w:hAnsi="Arial"/>
                  <w:b w:val="false"/>
                  <w:bCs w:val="false"/>
                  <w:i w:val="false"/>
                  <w:iCs w:val="false"/>
                  <w:color w:val="000000"/>
                  <w:sz w:val="18"/>
                  <w:szCs w:val="18"/>
                </w:rPr>
                <w:delText xml:space="preserve">Gives</w:delText>
              </w:r>
            </w:del>
            <w:ins w:id="9023" w:author="Claude (AI) - proposed" w:date="2026-10-15T20:14:45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ordered pathway from real-life situation to verified answer, explains why the squared term appears, and links to at least two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4" w:author="Claude (AI) - proposed" w:date="2026-10-15T20:14:45Z">
              <w:r>
                <w:rPr>
                  <w:rFonts w:ascii="Arial" w:cs="Arial" w:eastAsia="Arial" w:hAnsi="Arial"/>
                  <w:b w:val="false"/>
                  <w:bCs w:val="false"/>
                  <w:i w:val="false"/>
                  <w:iCs w:val="false"/>
                  <w:color w:val="000000"/>
                  <w:sz w:val="18"/>
                  <w:szCs w:val="18"/>
                </w:rPr>
                <w:delText xml:space="preserve">Describes</w:delText>
              </w:r>
            </w:del>
            <w:ins w:id="9025" w:author="Claude (AI) - proposed" w:date="2026-10-15T20:14:45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most steps of the pathway with a Kenyan example but with limited explanation of why the squared term appears.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5T20:14:45Z">
              <w:r>
                <w:rPr>
                  <w:rFonts w:ascii="Arial" w:cs="Arial" w:eastAsia="Arial" w:hAnsi="Arial"/>
                  <w:b w:val="false"/>
                  <w:bCs w:val="false"/>
                  <w:i w:val="false"/>
                  <w:iCs w:val="false"/>
                  <w:color w:val="000000"/>
                  <w:sz w:val="18"/>
                  <w:szCs w:val="18"/>
                </w:rPr>
                <w:delText xml:space="preserve">Lists</w:delText>
              </w:r>
            </w:del>
            <w:ins w:id="9027" w:author="Claude (AI) - proposed" w:date="2026-10-15T20:14:45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some steps with little reasoning and few or no links to real-life situations.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kgxqko5vmzniuolptkv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gaqlbfsfqumv50xhfc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3mp5cd6l8ntpzhsjd2y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kgxqko5vmzniuolptkvs" Type="http://schemas.openxmlformats.org/officeDocument/2006/relationships/hyperlink" Target="https://creativecommons.org/licenses/by-nc/4.0/" TargetMode="External"/><Relationship Id="rIdb-gaqlbfsfqumv50xhfcp" Type="http://schemas.openxmlformats.org/officeDocument/2006/relationships/hyperlink" Target="https://creativecommons.org/licenses/by-nc/4.0/" TargetMode="External"/><Relationship Id="rId_3mp5cd6l8ntpzhsjd2y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2026-10-15T20:14:44.034Z</dcterms:created>
  <dcterms:modified xsi:type="dcterms:W3CDTF">2026-10-15T20:14:44.034Z</dcterms:modified>
</cp:coreProperties>
</file>

<file path=docProps/custom.xml><?xml version="1.0" encoding="utf-8"?>
<Properties xmlns="http://schemas.openxmlformats.org/officeDocument/2006/custom-properties" xmlns:vt="http://schemas.openxmlformats.org/officeDocument/2006/docPropsVTypes"/>
</file>