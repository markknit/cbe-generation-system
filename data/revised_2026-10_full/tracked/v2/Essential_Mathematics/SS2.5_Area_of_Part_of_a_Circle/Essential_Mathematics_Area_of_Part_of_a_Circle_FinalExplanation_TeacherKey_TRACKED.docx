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2.5: AREA OF PART OF A CIRCLE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like a watermelon slice at Wakulima Market, so that we can solve fair-sharing and design problems in real life? Use </w:t>
            </w:r>
            <w:ins w:id="9001" w:author="Claude (AI) - proposed" w:date="2026-10-18T00:28:52Z">
              <w:r>
                <w:rPr>
                  <w:rFonts w:ascii="Arial" w:cs="Arial" w:eastAsia="Arial" w:hAnsi="Arial"/>
                  <w:b w:val="false"/>
                  <w:bCs w:val="false"/>
                  <w:i w:val="false"/>
                  <w:iCs w:val="false"/>
                  <w:color w:val="000000"/>
                  <w:sz w:val="18"/>
                  <w:szCs w:val="18"/>
                </w:rPr>
                <w:t xml:space="preserve">your Summary Tables and </w:t>
              </w:r>
            </w:ins>
            <w:r>
              <w:rPr>
                <w:rFonts w:ascii="Arial" w:cs="Arial" w:eastAsia="Arial" w:hAnsi="Arial"/>
                <w:b w:val="false"/>
                <w:bCs w:val="false"/>
                <w:i w:val="false"/>
                <w:iCs w:val="false"/>
                <w:color w:val="000000"/>
                <w:sz w:val="18"/>
                <w:szCs w:val="18"/>
              </w:rPr>
              <w:t xml:space="preserve">what you observed, calculated and drew during the whole sequence of lessons to answer each prompt below</w:t>
            </w:r>
            <w:ins w:id="9002" w:author="Claude (AI) - proposed" w:date="2026-10-18T00:28:52Z">
              <w:r>
                <w:rPr>
                  <w:rFonts w:ascii="Arial" w:cs="Arial" w:eastAsia="Arial" w:hAnsi="Arial"/>
                  <w:b w:val="false"/>
                  <w:bCs w:val="false"/>
                  <w:i w:val="false"/>
                  <w:iCs w:val="false"/>
                  <w:color w:val="000000"/>
                  <w:sz w:val="18"/>
                  <w:szCs w:val="18"/>
                </w:rPr>
                <w:t xml:space="preserve">. When you explain or recommend something, state your Claim (your answer), your Evidence (your measurements and calculations) and your Reasoning (the maths idea that links them)</w:t>
              </w:r>
            </w:ins>
            <w:r>
              <w:rPr>
                <w:rFonts w:ascii="Arial" w:cs="Arial" w:eastAsia="Arial" w:hAnsi="Arial"/>
                <w:b w:val="false"/>
                <w:bCs w:val="false"/>
                <w:i w:val="false"/>
                <w:iCs w:val="false"/>
                <w:color w:val="000000"/>
                <w:sz w:val="18"/>
                <w:szCs w:val="18"/>
              </w:rPr>
              <w:t xml:space="preserve">. Write in full sentences, show every step of your working, and include units (cm² or m²). Where a question gives r = 7 cm, use π = 22/7 so that πr² = 154 cm². For all other questions, use the π button on your calculator and round as the question asks. You may use diagrams and labelled sketches to support your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 the pieces look so different?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Wakulima Market in Nairobi, Mama Wanjiku slices one large, perfectly circular watermelon into wedge-shaped pieces. Customers complain that some pieces look smaller than others even though she says she cut fairly. In class you studied four wedge-shaped sectors, all with radius 7 cm, with central angles of 30°, 90°, 120° and 180°.</w:t>
            </w:r>
          </w:p>
          <w:p>
            <w:pPr>
              <w:keepNext w:val="false"/>
              <w:spacing w:after="40" w:before="0"/>
              <w:jc w:val="left"/>
            </w:pPr>
            <w:r>
              <w:rPr>
                <w:rFonts w:ascii="Arial" w:cs="Arial" w:eastAsia="Arial" w:hAnsi="Arial"/>
                <w:b/>
                <w:bCs/>
                <w:i w:val="false"/>
                <w:iCs w:val="false"/>
                <w:color w:val="000000"/>
                <w:sz w:val="18"/>
                <w:szCs w:val="18"/>
              </w:rPr>
              <w:t xml:space="preserve">(a) Which two measurements decide the size of a watermelon wedge? </w:t>
            </w:r>
          </w:p>
          <w:p>
            <w:pPr>
              <w:keepNext w:val="false"/>
              <w:spacing w:after="40" w:before="0"/>
              <w:jc w:val="left"/>
            </w:pPr>
            <w:r>
              <w:rPr>
                <w:rFonts w:ascii="Arial" w:cs="Arial" w:eastAsia="Arial" w:hAnsi="Arial"/>
                <w:b/>
                <w:bCs/>
                <w:i w:val="false"/>
                <w:iCs w:val="false"/>
                <w:color w:val="000000"/>
                <w:sz w:val="18"/>
                <w:szCs w:val="18"/>
              </w:rPr>
              <w:t xml:space="preserve">(b) Mama Wanjiku says: 'All my pieces have the same radius, so they must be the same size.' Explain why she is wrong, using the 30° and 180° wedges. </w:t>
            </w:r>
          </w:p>
          <w:p>
            <w:pPr>
              <w:keepNext w:val="false"/>
              <w:spacing w:after="40" w:before="0"/>
              <w:jc w:val="left"/>
            </w:pPr>
            <w:r>
              <w:rPr>
                <w:rFonts w:ascii="Arial" w:cs="Arial" w:eastAsia="Arial" w:hAnsi="Arial"/>
                <w:b/>
                <w:bCs/>
                <w:i w:val="false"/>
                <w:iCs w:val="false"/>
                <w:color w:val="000000"/>
                <w:sz w:val="18"/>
                <w:szCs w:val="18"/>
              </w:rPr>
              <w:t xml:space="preserve">(c) Calculate the area of each of the four wedges (r = 7 cm). Then state what happens to the area when the angle is doubled from 90° to 180°.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radius (r) and the central angle (θ), which is the angle between the two straight cuts at the centre of the melon.</w:t>
            </w:r>
          </w:p>
          <w:p>
            <w:pPr>
              <w:keepNext w:val="false"/>
              <w:spacing w:after="40" w:before="0"/>
              <w:jc w:val="left"/>
            </w:pPr>
            <w:r>
              <w:rPr>
                <w:rFonts w:ascii="Arial" w:cs="Arial" w:eastAsia="Arial" w:hAnsi="Arial"/>
                <w:b w:val="false"/>
                <w:bCs w:val="false"/>
                <w:i w:val="false"/>
                <w:iCs w:val="false"/>
                <w:color w:val="000000"/>
                <w:sz w:val="18"/>
                <w:szCs w:val="18"/>
              </w:rPr>
              <w:t xml:space="preserve">(b) Mama Wanjiku is wrong because the radius alone does not fix the area of a wedge. When the radius stays the same, the area changes with the central angle. A 30° wedge is only a thin sliver, while a 180° wedge is half of the whole melon, so the 180° wedge holds 6 times as much watermelon as the 30° wedge (180 ÷ 30 = 6). The customers are right that the pieces are unequal.</w:t>
            </w:r>
          </w:p>
          <w:p>
            <w:pPr>
              <w:keepNext w:val="false"/>
              <w:spacing w:after="40" w:before="0"/>
              <w:jc w:val="left"/>
            </w:pPr>
            <w:r>
              <w:rPr>
                <w:rFonts w:ascii="Arial" w:cs="Arial" w:eastAsia="Arial" w:hAnsi="Arial"/>
                <w:b w:val="false"/>
                <w:bCs w:val="false"/>
                <w:i w:val="false"/>
                <w:iCs w:val="false"/>
                <w:color w:val="000000"/>
                <w:sz w:val="18"/>
                <w:szCs w:val="18"/>
              </w:rPr>
              <w:t xml:space="preserve">(c) Full circle area = πr² = 22/7 × 7 × 7 = 154 cm².</w:t>
            </w:r>
          </w:p>
          <w:p>
            <w:pPr>
              <w:keepNext w:val="false"/>
              <w:spacing w:after="40" w:before="0"/>
              <w:jc w:val="left"/>
            </w:pPr>
            <w:r>
              <w:rPr>
                <w:rFonts w:ascii="Arial" w:cs="Arial" w:eastAsia="Arial" w:hAnsi="Arial"/>
                <w:b w:val="false"/>
                <w:bCs w:val="false"/>
                <w:i w:val="false"/>
                <w:iCs w:val="false"/>
                <w:color w:val="000000"/>
                <w:sz w:val="18"/>
                <w:szCs w:val="18"/>
              </w:rPr>
              <w:t xml:space="preserve">30°: 30/360 × 154 = 12.83 cm² (about 12.8 cm²).</w:t>
            </w:r>
          </w:p>
          <w:p>
            <w:pPr>
              <w:keepNext w:val="false"/>
              <w:spacing w:after="40" w:before="0"/>
              <w:jc w:val="left"/>
            </w:pPr>
            <w:r>
              <w:rPr>
                <w:rFonts w:ascii="Arial" w:cs="Arial" w:eastAsia="Arial" w:hAnsi="Arial"/>
                <w:b w:val="false"/>
                <w:bCs w:val="false"/>
                <w:i w:val="false"/>
                <w:iCs w:val="false"/>
                <w:color w:val="000000"/>
                <w:sz w:val="18"/>
                <w:szCs w:val="18"/>
              </w:rPr>
              <w:t xml:space="preserve">90°: 90/360 × 154 = 38.5 cm².</w:t>
            </w:r>
          </w:p>
          <w:p>
            <w:pPr>
              <w:keepNext w:val="false"/>
              <w:spacing w:after="40" w:before="0"/>
              <w:jc w:val="left"/>
            </w:pPr>
            <w:r>
              <w:rPr>
                <w:rFonts w:ascii="Arial" w:cs="Arial" w:eastAsia="Arial" w:hAnsi="Arial"/>
                <w:b w:val="false"/>
                <w:bCs w:val="false"/>
                <w:i w:val="false"/>
                <w:iCs w:val="false"/>
                <w:color w:val="000000"/>
                <w:sz w:val="18"/>
                <w:szCs w:val="18"/>
              </w:rPr>
              <w:t xml:space="preserve">120°: 120/360 × 154 = 51.33 cm² (about 51.3 cm²).</w:t>
            </w:r>
          </w:p>
          <w:p>
            <w:pPr>
              <w:keepNext w:val="false"/>
              <w:spacing w:after="40" w:before="0"/>
              <w:jc w:val="left"/>
            </w:pPr>
            <w:r>
              <w:rPr>
                <w:rFonts w:ascii="Arial" w:cs="Arial" w:eastAsia="Arial" w:hAnsi="Arial"/>
                <w:b w:val="false"/>
                <w:bCs w:val="false"/>
                <w:i w:val="false"/>
                <w:iCs w:val="false"/>
                <w:color w:val="000000"/>
                <w:sz w:val="18"/>
                <w:szCs w:val="18"/>
              </w:rPr>
              <w:t xml:space="preserve">180°: 180/360 × 154 = 77 cm².</w:t>
            </w:r>
          </w:p>
          <w:p>
            <w:pPr>
              <w:keepNext w:val="false"/>
              <w:spacing w:after="40" w:before="0"/>
              <w:jc w:val="left"/>
            </w:pPr>
            <w:r>
              <w:rPr>
                <w:rFonts w:ascii="Arial" w:cs="Arial" w:eastAsia="Arial" w:hAnsi="Arial"/>
                <w:b w:val="false"/>
                <w:bCs w:val="false"/>
                <w:i w:val="false"/>
                <w:iCs w:val="false"/>
                <w:color w:val="000000"/>
                <w:sz w:val="18"/>
                <w:szCs w:val="18"/>
              </w:rPr>
              <w:t xml:space="preserve">When the angle doubles from 90° to 180°, the area doubles from 38.5 cm² to 77 cm². This matches what we saw when we counted squares on grid paper.  Area is proportional to the central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Building the sector area formula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Your class built a formula for the area of a sector by treating a sector as a fraction of a whole circle.</w:t>
            </w:r>
          </w:p>
          <w:p>
            <w:pPr>
              <w:keepNext w:val="false"/>
              <w:spacing w:after="40" w:before="0"/>
              <w:jc w:val="left"/>
            </w:pPr>
            <w:r>
              <w:rPr>
                <w:rFonts w:ascii="Arial" w:cs="Arial" w:eastAsia="Arial" w:hAnsi="Arial"/>
                <w:b/>
                <w:bCs/>
                <w:i w:val="false"/>
                <w:iCs w:val="false"/>
                <w:color w:val="000000"/>
                <w:sz w:val="18"/>
                <w:szCs w:val="18"/>
              </w:rPr>
              <w:t xml:space="preserve">(a) Explain in your own words how you can write the fraction of the circle that a sector with central angle θ takes up. Mention what four 90° sectors do when you put them together. </w:t>
            </w:r>
          </w:p>
          <w:p>
            <w:pPr>
              <w:keepNext w:val="false"/>
              <w:spacing w:after="40" w:before="0"/>
              <w:jc w:val="left"/>
            </w:pPr>
            <w:r>
              <w:rPr>
                <w:rFonts w:ascii="Arial" w:cs="Arial" w:eastAsia="Arial" w:hAnsi="Arial"/>
                <w:b/>
                <w:bCs/>
                <w:i w:val="false"/>
                <w:iCs w:val="false"/>
                <w:color w:val="000000"/>
                <w:sz w:val="18"/>
                <w:szCs w:val="18"/>
              </w:rPr>
              <w:t xml:space="preserve">(b) Use your idea to write a formula for the area of a sector in terms of θ and r. </w:t>
            </w:r>
          </w:p>
          <w:p>
            <w:pPr>
              <w:keepNext w:val="false"/>
              <w:spacing w:after="40" w:before="0"/>
              <w:jc w:val="left"/>
            </w:pPr>
            <w:r>
              <w:rPr>
                <w:rFonts w:ascii="Arial" w:cs="Arial" w:eastAsia="Arial" w:hAnsi="Arial"/>
                <w:b/>
                <w:bCs/>
                <w:i w:val="false"/>
                <w:iCs w:val="false"/>
                <w:color w:val="000000"/>
                <w:sz w:val="18"/>
                <w:szCs w:val="18"/>
              </w:rPr>
              <w:t xml:space="preserve">(c) A wedge is cut from a watermelon with radius 7 cm and has a central angle of 120°. Use your formula to find its area. </w:t>
            </w:r>
          </w:p>
          <w:p>
            <w:pPr>
              <w:keepNext w:val="false"/>
              <w:spacing w:after="40" w:before="0"/>
              <w:jc w:val="left"/>
            </w:pPr>
            <w:r>
              <w:rPr>
                <w:rFonts w:ascii="Arial" w:cs="Arial" w:eastAsia="Arial" w:hAnsi="Arial"/>
                <w:b/>
                <w:bCs/>
                <w:i w:val="false"/>
                <w:iCs w:val="false"/>
                <w:color w:val="000000"/>
                <w:sz w:val="18"/>
                <w:szCs w:val="18"/>
              </w:rPr>
              <w:t xml:space="preserve">(d) Another watermelon is twice as wide in radius as the first one (r = 14 cm), and the same 120° wedge is cut. By what factor does the area of the wedge change? Explain why without needing the whole calculation.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full turn at the centre of a circle is 360°. A sector with central angle θ is therefore θ/360 of the whole circle. For example, four 90° sectors fit together to make the full circle, so each 90° sector is 90/360 = 1/4 of the circle.</w:t>
            </w:r>
          </w:p>
          <w:p>
            <w:pPr>
              <w:keepNext w:val="false"/>
              <w:spacing w:after="40" w:before="0"/>
              <w:jc w:val="left"/>
            </w:pPr>
            <w:r>
              <w:rPr>
                <w:rFonts w:ascii="Arial" w:cs="Arial" w:eastAsia="Arial" w:hAnsi="Arial"/>
                <w:b w:val="false"/>
                <w:bCs w:val="false"/>
                <w:i w:val="false"/>
                <w:iCs w:val="false"/>
                <w:color w:val="000000"/>
                <w:sz w:val="18"/>
                <w:szCs w:val="18"/>
              </w:rPr>
              <w:t xml:space="preserve">(b) Area of sector = (θ/360) × πr², where θ is the central angle in degrees and r is the radius.</w:t>
            </w:r>
          </w:p>
          <w:p>
            <w:pPr>
              <w:keepNext w:val="false"/>
              <w:spacing w:after="40" w:before="0"/>
              <w:jc w:val="left"/>
            </w:pPr>
            <w:r>
              <w:rPr>
                <w:rFonts w:ascii="Arial" w:cs="Arial" w:eastAsia="Arial" w:hAnsi="Arial"/>
                <w:b w:val="false"/>
                <w:bCs w:val="false"/>
                <w:i w:val="false"/>
                <w:iCs w:val="false"/>
                <w:color w:val="000000"/>
                <w:sz w:val="18"/>
                <w:szCs w:val="18"/>
              </w:rPr>
              <w:t xml:space="preserve">(c) A = (120/360) × 22/7 × 7 × 7 = 1/3 × 154 = 51.33 cm² (about 51.3 cm²).</w:t>
            </w:r>
          </w:p>
          <w:p>
            <w:pPr>
              <w:keepNext w:val="false"/>
              <w:spacing w:after="40" w:before="0"/>
              <w:jc w:val="left"/>
            </w:pPr>
            <w:r>
              <w:rPr>
                <w:rFonts w:ascii="Arial" w:cs="Arial" w:eastAsia="Arial" w:hAnsi="Arial"/>
                <w:b w:val="false"/>
                <w:bCs w:val="false"/>
                <w:i w:val="false"/>
                <w:iCs w:val="false"/>
                <w:color w:val="000000"/>
                <w:sz w:val="18"/>
                <w:szCs w:val="18"/>
              </w:rPr>
              <w:t xml:space="preserve">(d) The area becomes 4 times as large. Since area depends on r², doubling the radius multiplies πr² by 2 × 2 = 4, while the fraction θ/360 stays the same. Check: for r = 14 cm, 1/3 × 22/7 × 14 × 14 = 205.33 cm², which is 4 × 51.33 cm².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a wedge to a curved slice (segment)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Wanjiku now cuts straight across a wedge along a chord, so the piece with the curved rind is a segment, bounded by one chord and one arc.</w:t>
            </w:r>
          </w:p>
          <w:p>
            <w:pPr>
              <w:keepNext w:val="false"/>
              <w:spacing w:after="40" w:before="0"/>
              <w:jc w:val="left"/>
            </w:pPr>
            <w:r>
              <w:rPr>
                <w:rFonts w:ascii="Arial" w:cs="Arial" w:eastAsia="Arial" w:hAnsi="Arial"/>
                <w:b/>
                <w:bCs/>
                <w:i w:val="false"/>
                <w:iCs w:val="false"/>
                <w:color w:val="000000"/>
                <w:sz w:val="18"/>
                <w:szCs w:val="18"/>
              </w:rPr>
              <w:t xml:space="preserve">(a) Draw and label a sector with centre O, radius r and central angle θ. Draw the chord AB and shade the segment. Name the other shape that is inside the sector. </w:t>
            </w:r>
          </w:p>
          <w:p>
            <w:pPr>
              <w:keepNext w:val="false"/>
              <w:spacing w:after="40" w:before="0"/>
              <w:jc w:val="left"/>
            </w:pPr>
            <w:r>
              <w:rPr>
                <w:rFonts w:ascii="Arial" w:cs="Arial" w:eastAsia="Arial" w:hAnsi="Arial"/>
                <w:b/>
                <w:bCs/>
                <w:i w:val="false"/>
                <w:iCs w:val="false"/>
                <w:color w:val="000000"/>
                <w:sz w:val="18"/>
                <w:szCs w:val="18"/>
              </w:rPr>
              <w:t xml:space="preserve">(b) Explain how you can find the area of the segment from the area of the sector. </w:t>
            </w:r>
          </w:p>
          <w:p>
            <w:pPr>
              <w:keepNext w:val="false"/>
              <w:spacing w:after="40" w:before="0"/>
              <w:jc w:val="left"/>
            </w:pPr>
            <w:r>
              <w:rPr>
                <w:rFonts w:ascii="Arial" w:cs="Arial" w:eastAsia="Arial" w:hAnsi="Arial"/>
                <w:b/>
                <w:bCs/>
                <w:i w:val="false"/>
                <w:iCs w:val="false"/>
                <w:color w:val="000000"/>
                <w:sz w:val="18"/>
                <w:szCs w:val="18"/>
              </w:rPr>
              <w:t xml:space="preserve">(c) Write the formula for the area of the segment. Show where each part of the formula comes from. </w:t>
            </w:r>
          </w:p>
          <w:p>
            <w:pPr>
              <w:keepNext w:val="false"/>
              <w:spacing w:after="40" w:before="0"/>
              <w:jc w:val="left"/>
            </w:pPr>
            <w:r>
              <w:rPr>
                <w:rFonts w:ascii="Arial" w:cs="Arial" w:eastAsia="Arial" w:hAnsi="Arial"/>
                <w:b/>
                <w:bCs/>
                <w:i w:val="false"/>
                <w:iCs w:val="false"/>
                <w:color w:val="000000"/>
                <w:sz w:val="18"/>
                <w:szCs w:val="18"/>
              </w:rPr>
              <w:t xml:space="preserve">(d) A watermelon has radius 18 cm. Find the area of the segment cut off by a chord that makes a central angle of 90°. Give your answer to 1 decimal place.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Sketch: a circle centre O, radii OA and OB with angle θ between them, and a straight chord AB. The sector is the whole region OAB bounded by the two radii and the arc. The isosceles triangle OAB (two radii and the chord) sits inside the sector. The segment is the curved region between the chord AB and the arc, and is the part shaded outside the triangle.</w:t>
            </w:r>
          </w:p>
          <w:p>
            <w:pPr>
              <w:keepNext w:val="false"/>
              <w:spacing w:after="40" w:before="0"/>
              <w:jc w:val="left"/>
            </w:pPr>
            <w:r>
              <w:rPr>
                <w:rFonts w:ascii="Arial" w:cs="Arial" w:eastAsia="Arial" w:hAnsi="Arial"/>
                <w:b w:val="false"/>
                <w:bCs w:val="false"/>
                <w:i w:val="false"/>
                <w:iCs w:val="false"/>
                <w:color w:val="000000"/>
                <w:sz w:val="18"/>
                <w:szCs w:val="18"/>
              </w:rPr>
              <w:t xml:space="preserve">(b) The sector is made of the triangle plus the segment, so Segment = Sector − Triangle.</w:t>
            </w:r>
          </w:p>
          <w:p>
            <w:pPr>
              <w:keepNext w:val="false"/>
              <w:spacing w:after="40" w:before="0"/>
              <w:jc w:val="left"/>
            </w:pPr>
            <w:r>
              <w:rPr>
                <w:rFonts w:ascii="Arial" w:cs="Arial" w:eastAsia="Arial" w:hAnsi="Arial"/>
                <w:b w:val="false"/>
                <w:bCs w:val="false"/>
                <w:i w:val="false"/>
                <w:iCs w:val="false"/>
                <w:color w:val="000000"/>
                <w:sz w:val="18"/>
                <w:szCs w:val="18"/>
              </w:rPr>
              <w:t xml:space="preserve">(c) Area of sector = (θ/360) × πr². Area of triangle = ½r² sin θ (two sides r and r with the included angle θ). So Area of segment = (θ/360) × πr² − ½r² sin θ.</w:t>
            </w:r>
          </w:p>
          <w:p>
            <w:pPr>
              <w:keepNext w:val="false"/>
              <w:spacing w:after="40" w:before="0"/>
              <w:jc w:val="left"/>
            </w:pPr>
            <w:r>
              <w:rPr>
                <w:rFonts w:ascii="Arial" w:cs="Arial" w:eastAsia="Arial" w:hAnsi="Arial"/>
                <w:b w:val="false"/>
                <w:bCs w:val="false"/>
                <w:i w:val="false"/>
                <w:iCs w:val="false"/>
                <w:color w:val="000000"/>
                <w:sz w:val="18"/>
                <w:szCs w:val="18"/>
              </w:rPr>
              <w:t xml:space="preserve">(d) Sector: 90/360 × π × 18² = 1/4 × 1017.88 = 254.5 cm². Triangle: ½ × 18² × sin 90° = ½ × 324 × 1 = 162.0 cm². Segment = 254.5 − 162.0 = 92.5 cm².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fair-share verdict at Wakulima Market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Wanjiku cut four curved segments from a new watermelon with radius 18 cm. Each piece was cut by a chord that makes the central angle shown below. The customers are Customer A, B, C and D.</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Customer</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Central angle θ</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Calculate the sector area, the triangle area and the segment area for each customer. Present your results in a table (1 decimal place). </w:t>
            </w:r>
          </w:p>
          <w:p>
            <w:pPr>
              <w:keepNext w:val="false"/>
              <w:spacing w:after="40" w:before="0"/>
              <w:jc w:val="left"/>
            </w:pPr>
            <w:r>
              <w:rPr>
                <w:rFonts w:ascii="Arial" w:cs="Arial" w:eastAsia="Arial" w:hAnsi="Arial"/>
                <w:b/>
                <w:bCs/>
                <w:i w:val="false"/>
                <w:iCs w:val="false"/>
                <w:color w:val="000000"/>
                <w:sz w:val="18"/>
                <w:szCs w:val="18"/>
              </w:rPr>
              <w:t xml:space="preserve">(b) Which customer received the largest segment, and which received the smallest? </w:t>
            </w:r>
          </w:p>
          <w:p>
            <w:pPr>
              <w:keepNext w:val="false"/>
              <w:spacing w:after="40" w:before="0"/>
              <w:jc w:val="left"/>
            </w:pPr>
            <w:r>
              <w:rPr>
                <w:rFonts w:ascii="Arial" w:cs="Arial" w:eastAsia="Arial" w:hAnsi="Arial"/>
                <w:b/>
                <w:bCs/>
                <w:i w:val="false"/>
                <w:iCs w:val="false"/>
                <w:color w:val="000000"/>
                <w:sz w:val="18"/>
                <w:szCs w:val="18"/>
              </w:rPr>
              <w:t xml:space="preserve">(c) Mama Wanjiku charges the same price for every piece. Write a recommendation to her, based on your calculations, explaining how she could price the pieces fairly.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circle area = π × 18² = 1017.9 cm². Triangle area = ½ × 18² × sin θ = 162 sin θ.</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064"/>
              <w:gridCol w:w="2064"/>
              <w:gridCol w:w="2064"/>
              <w:gridCol w:w="2064"/>
              <w:gridCol w:w="2064"/>
            </w:tblGrid>
            <w:tr>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Customer</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θ</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Sector area (cm²)</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area (cm²)</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Segment area (cm²)</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113.1</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104.1</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183.8</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146.8</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37.0</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254.5</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162.0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92.5</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339.3</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140.3</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199.0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Example working for Customer B: sector = 65/360 × 1017.9 = 183.8 cm²; triangle = 162 × sin 65° = 146.8 cm²; segment = 183.8 − 146.8 = 37.0 cm².</w:t>
            </w:r>
          </w:p>
          <w:p>
            <w:pPr>
              <w:keepNext w:val="false"/>
              <w:spacing w:after="40" w:before="0"/>
              <w:jc w:val="left"/>
            </w:pPr>
            <w:r>
              <w:rPr>
                <w:rFonts w:ascii="Arial" w:cs="Arial" w:eastAsia="Arial" w:hAnsi="Arial"/>
                <w:b w:val="false"/>
                <w:bCs w:val="false"/>
                <w:i w:val="false"/>
                <w:iCs w:val="false"/>
                <w:color w:val="000000"/>
                <w:sz w:val="18"/>
                <w:szCs w:val="18"/>
              </w:rPr>
              <w:t xml:space="preserve">(b) Customer D (120°) received the largest segment, 199.0 cm². Customer A (40°) received the smallest, 9.0 cm².</w:t>
            </w:r>
          </w:p>
          <w:p>
            <w:pPr>
              <w:keepNext w:val="false"/>
              <w:spacing w:after="40" w:before="0"/>
              <w:jc w:val="left"/>
            </w:pPr>
            <w:r>
              <w:rPr>
                <w:rFonts w:ascii="Arial" w:cs="Arial" w:eastAsia="Arial" w:hAnsi="Arial"/>
                <w:b w:val="false"/>
                <w:bCs w:val="false"/>
                <w:i w:val="false"/>
                <w:iCs w:val="false"/>
                <w:color w:val="000000"/>
                <w:sz w:val="18"/>
                <w:szCs w:val="18"/>
              </w:rPr>
              <w:t xml:space="preserve">(c) Recommendation: The pieces are not equal, so charging one price is unfair. Customer D gets about 22 times as much watermelon as Customer A (199.0 ÷ 9.0 ≈ 22). The appearance of a piece cannot be trusted, so Mama Wanjiku should price each piece by its area in cm², found from the central angle θ and radius r using the sector formula (for wedges) or the segment formula (for curved slices). She could also choose the angles beforehand so that every customer's piece has the same calculated area.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area of part of a circle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KICD key inquiry question asks: Where do we use area of part of a circle in real life?</w:t>
            </w:r>
          </w:p>
          <w:p>
            <w:pPr>
              <w:keepNext w:val="false"/>
              <w:spacing w:after="40" w:before="0"/>
              <w:jc w:val="left"/>
            </w:pPr>
            <w:r>
              <w:rPr>
                <w:rFonts w:ascii="Arial" w:cs="Arial" w:eastAsia="Arial" w:hAnsi="Arial"/>
                <w:b/>
                <w:bCs/>
                <w:i w:val="false"/>
                <w:iCs w:val="false"/>
                <w:color w:val="000000"/>
                <w:sz w:val="18"/>
                <w:szCs w:val="18"/>
              </w:rPr>
              <w:t xml:space="preserve">(a) A centre-pivot irrigation arm in Naivasha has radius 80 m and sweeps through an angle of 270°. Calculate the area watered, in m² to the nearest whole number, and then in hectares (1 hectare = 10 000 m²) to 2 decimal places. </w:t>
            </w:r>
          </w:p>
          <w:p>
            <w:pPr>
              <w:keepNext w:val="false"/>
              <w:spacing w:after="40" w:before="0"/>
              <w:jc w:val="left"/>
            </w:pPr>
            <w:r>
              <w:rPr>
                <w:rFonts w:ascii="Arial" w:cs="Arial" w:eastAsia="Arial" w:hAnsi="Arial"/>
                <w:b/>
                <w:bCs/>
                <w:i w:val="false"/>
                <w:iCs w:val="false"/>
                <w:color w:val="000000"/>
                <w:sz w:val="18"/>
                <w:szCs w:val="18"/>
              </w:rPr>
              <w:t xml:space="preserve">(b) Give one other real-life situation in Kenya where you would calculate the area of a sector or a segment, and say which formula you would use. </w:t>
            </w:r>
          </w:p>
          <w:p>
            <w:pPr>
              <w:keepNext w:val="false"/>
              <w:spacing w:after="40" w:before="0"/>
              <w:jc w:val="left"/>
            </w:pPr>
            <w:r>
              <w:rPr>
                <w:rFonts w:ascii="Arial" w:cs="Arial" w:eastAsia="Arial" w:hAnsi="Arial"/>
                <w:b/>
                <w:bCs/>
                <w:i w:val="false"/>
                <w:iCs w:val="false"/>
                <w:color w:val="000000"/>
                <w:sz w:val="18"/>
                <w:szCs w:val="18"/>
              </w:rPr>
              <w:t xml:space="preserve">(c) Describe how your thinking about the driving question has changed since the first lesson, when you drew your first model of the watermelon wedge. Name at least two ideas you added to your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This is a sector with θ = 270° and r = 80 m. A = 270/360 × π × 80² = 0.75 × 20 106.2 = 15 080 m² (to the nearest whole number). In hectares: 15 080 ÷ 10 000 = 1.51 hectares.</w:t>
            </w:r>
          </w:p>
          <w:p>
            <w:pPr>
              <w:keepNext w:val="false"/>
              <w:spacing w:after="40" w:before="0"/>
              <w:jc w:val="left"/>
            </w:pPr>
            <w:r>
              <w:rPr>
                <w:rFonts w:ascii="Arial" w:cs="Arial" w:eastAsia="Arial" w:hAnsi="Arial"/>
                <w:b w:val="false"/>
                <w:bCs w:val="false"/>
                <w:i w:val="false"/>
                <w:iCs w:val="false"/>
                <w:color w:val="000000"/>
                <w:sz w:val="18"/>
                <w:szCs w:val="18"/>
              </w:rPr>
              <w:t xml:space="preserve">(b) Example: a school gate in Kisumu of radius 1.2 m that swings through 75° sweeps out a sector, so the area it clears is found with A = (θ/360) × πr². Other acceptable answers: a door sweep, a slice of ugali cake, or a curved flower bed with a straight edge, which is a segment found using (θ/360)πr² − ½r² sin θ.</w:t>
            </w:r>
          </w:p>
          <w:p>
            <w:pPr>
              <w:keepNext w:val="false"/>
              <w:spacing w:after="40" w:before="0"/>
              <w:jc w:val="left"/>
            </w:pPr>
            <w:r>
              <w:rPr>
                <w:rFonts w:ascii="Arial" w:cs="Arial" w:eastAsia="Arial" w:hAnsi="Arial"/>
                <w:b w:val="false"/>
                <w:bCs w:val="false"/>
                <w:i w:val="false"/>
                <w:iCs w:val="false"/>
                <w:color w:val="000000"/>
                <w:sz w:val="18"/>
                <w:szCs w:val="18"/>
              </w:rPr>
              <w:t xml:space="preserve">(c) In Lesson 1 I thought only the radius or the way the piece looked decided its size. Now I know that area depends on both the central angle θ and the radius r. My model now has: the sector formula A = (θ/360) × πr², showing that a sector is the fraction θ/360 of the whole circle; the segment formula, with the triangle ½r² sin θ taken away from the sector; and the ideas that doubling the angle doubles the area while doubling the radius makes it 4 times as large. Using these formulas, we can measure fair shares exactly instead of guessing.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how angle and radius control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sector area is proportional to the central angle and to r², using correct comparisons from the data (such as 30° versus 180°) and the anchoring watermelon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angle and radius both affect area and gives a mostly correct comparison, but explanation of proportionality or the r² effect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only that bigger pieces have bigger area, or relies on the look of the pieces without mentioning angle and radius.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the sector and segment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both formulas correctly, explains where each part comes from (fraction θ/360 of the circle; sector minus triangle), and substitutes accurately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both formulas with only minor slips in substitution, rounding or units, and gives partial reasoning for where they come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sector and segment, omits the triangle subtraction, or makes major errors in substitution.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presentation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sector, triangle and segment areas are correct, set out in a clear table with working and units, and the largest and smallest pieces are identified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and clearly set out, with one or two small errors that do not change the conclusions.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 errors, missing working or units, or a table that is incomplete or inconsistent.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Fair-share verdict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evidence-based recommendation to Mama Wanjiku using the calculated areas, and applies the formulas correctly to another Kenyan context such as irrigation.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recommendation and a correct real-life example, though links to the calculated evidence are limited.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Recommendation is vague or not supported by calculations, and the real-life example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on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Describes specific changes from the Lesson 1 model to the final model, naming at least two new ideas and linking them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Mentions at least one idea added to the model with some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statement of learning without naming specific changes to the model.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yhrvsbldt0t833i8660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xfil5hk43g4ijyyer95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ujjj1ykkwk6xwiniqgl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hrvsbldt0t833i8660n" Type="http://schemas.openxmlformats.org/officeDocument/2006/relationships/hyperlink" Target="https://creativecommons.org/licenses/by-nc/4.0/" TargetMode="External"/><Relationship Id="rIdwxfil5hk43g4ijyyer95u" Type="http://schemas.openxmlformats.org/officeDocument/2006/relationships/hyperlink" Target="https://creativecommons.org/licenses/by-nc/4.0/" TargetMode="External"/><Relationship Id="rId1ujjj1ykkwk6xwiniqgl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2026-10-18T00:28:51.427Z</dcterms:created>
  <dcterms:modified xsi:type="dcterms:W3CDTF">2026-10-18T00:28:51.427Z</dcterms:modified>
</cp:coreProperties>
</file>

<file path=docProps/custom.xml><?xml version="1.0" encoding="utf-8"?>
<Properties xmlns="http://schemas.openxmlformats.org/officeDocument/2006/custom-properties" xmlns:vt="http://schemas.openxmlformats.org/officeDocument/2006/docPropsVTypes"/>
</file>