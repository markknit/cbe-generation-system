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 SUB-STRAND 2.5: AREA OF PART OF A CIRCLE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wedge-shaped or segment-shaped piece of a circle, like a watermelon slice at Wakulima Market, so that we can solve fair-sharing and design problems in real life? Use </w:t>
            </w:r>
            <w:ins w:id="9001" w:author="Claude (AI) - proposed" w:date="2026-10-18T00:28:52Z">
              <w:r>
                <w:rPr>
                  <w:rFonts w:ascii="Arial" w:cs="Arial" w:eastAsia="Arial" w:hAnsi="Arial"/>
                  <w:b w:val="false"/>
                  <w:bCs w:val="false"/>
                  <w:i w:val="false"/>
                  <w:iCs w:val="false"/>
                  <w:color w:val="000000"/>
                  <w:sz w:val="18"/>
                  <w:szCs w:val="18"/>
                </w:rPr>
                <w:t xml:space="preserve">your Summary Tables and </w:t>
              </w:r>
            </w:ins>
            <w:r>
              <w:rPr>
                <w:rFonts w:ascii="Arial" w:cs="Arial" w:eastAsia="Arial" w:hAnsi="Arial"/>
                <w:b w:val="false"/>
                <w:bCs w:val="false"/>
                <w:i w:val="false"/>
                <w:iCs w:val="false"/>
                <w:color w:val="000000"/>
                <w:sz w:val="18"/>
                <w:szCs w:val="18"/>
              </w:rPr>
              <w:t xml:space="preserve">what you observed, calculated and drew during the whole sequence of lessons to answer each prompt below</w:t>
            </w:r>
            <w:ins w:id="9002" w:author="Claude (AI) - proposed" w:date="2026-10-18T00:28:52Z">
              <w:r>
                <w:rPr>
                  <w:rFonts w:ascii="Arial" w:cs="Arial" w:eastAsia="Arial" w:hAnsi="Arial"/>
                  <w:b w:val="false"/>
                  <w:bCs w:val="false"/>
                  <w:i w:val="false"/>
                  <w:iCs w:val="false"/>
                  <w:color w:val="000000"/>
                  <w:sz w:val="18"/>
                  <w:szCs w:val="18"/>
                </w:rPr>
                <w:t xml:space="preserve">. When you explain or recommend something, state your Claim (your answer), your Evidence (your measurements and calculations) and your Reasoning (the maths idea that links them)</w:t>
              </w:r>
            </w:ins>
            <w:r>
              <w:rPr>
                <w:rFonts w:ascii="Arial" w:cs="Arial" w:eastAsia="Arial" w:hAnsi="Arial"/>
                <w:b w:val="false"/>
                <w:bCs w:val="false"/>
                <w:i w:val="false"/>
                <w:iCs w:val="false"/>
                <w:color w:val="000000"/>
                <w:sz w:val="18"/>
                <w:szCs w:val="18"/>
              </w:rPr>
              <w:t xml:space="preserve">. Write in full sentences, show every step of your working, and include units (cm² or m²). Where a question gives r = 7 cm, use π = 22/7 so that πr² = 154 cm². For all other questions, use the π button on your calculator and round as the question asks. You may use diagrams and labelled sketches to support your explanations.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do the pieces look so different?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At Wakulima Market in Nairobi, Mama Wanjiku slices one large, perfectly circular watermelon into wedge-shaped pieces. Customers complain that some pieces look smaller than others even though she says she cut fairly. In class you studied four wedge-shaped sectors, all with radius 7 cm, with central angles of 30°, 90°, 120° and 180°.</w:t>
            </w:r>
          </w:p>
          <w:p>
            <w:pPr>
              <w:keepNext/>
              <w:spacing w:after="40" w:before="0"/>
              <w:jc w:val="left"/>
            </w:pPr>
            <w:r>
              <w:rPr>
                <w:rFonts w:ascii="Arial" w:cs="Arial" w:eastAsia="Arial" w:hAnsi="Arial"/>
                <w:b/>
                <w:bCs/>
                <w:i w:val="false"/>
                <w:iCs w:val="false"/>
                <w:color w:val="000000"/>
                <w:sz w:val="18"/>
                <w:szCs w:val="18"/>
              </w:rPr>
              <w:t xml:space="preserve">(a) Which two measurements decide the size of a watermelon wedge? </w:t>
            </w:r>
          </w:p>
          <w:p>
            <w:pPr>
              <w:keepNext/>
              <w:spacing w:after="40" w:before="0"/>
              <w:jc w:val="left"/>
            </w:pPr>
            <w:r>
              <w:rPr>
                <w:rFonts w:ascii="Arial" w:cs="Arial" w:eastAsia="Arial" w:hAnsi="Arial"/>
                <w:b/>
                <w:bCs/>
                <w:i w:val="false"/>
                <w:iCs w:val="false"/>
                <w:color w:val="000000"/>
                <w:sz w:val="18"/>
                <w:szCs w:val="18"/>
              </w:rPr>
              <w:t xml:space="preserve">(b) Mama Wanjiku says: 'All my pieces have the same radius, so they must be the same size.' Explain why she is wrong, using the 30° and 180° wedges. </w:t>
            </w:r>
          </w:p>
          <w:p>
            <w:pPr>
              <w:keepNext/>
              <w:spacing w:after="40" w:before="0"/>
              <w:jc w:val="left"/>
            </w:pPr>
            <w:r>
              <w:rPr>
                <w:rFonts w:ascii="Arial" w:cs="Arial" w:eastAsia="Arial" w:hAnsi="Arial"/>
                <w:b/>
                <w:bCs/>
                <w:i w:val="false"/>
                <w:iCs w:val="false"/>
                <w:color w:val="000000"/>
                <w:sz w:val="18"/>
                <w:szCs w:val="18"/>
              </w:rPr>
              <w:t xml:space="preserve">(c) Calculate the area of each of the four wedges (r = 7 cm). Then state what happens to the area when the angle is doubled from 90° to 180°.</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Building the sector area formula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Your class built a formula for the area of a sector by treating a sector as a fraction of a whole circle.</w:t>
            </w:r>
          </w:p>
          <w:p>
            <w:pPr>
              <w:keepNext/>
              <w:spacing w:after="40" w:before="0"/>
              <w:jc w:val="left"/>
            </w:pPr>
            <w:r>
              <w:rPr>
                <w:rFonts w:ascii="Arial" w:cs="Arial" w:eastAsia="Arial" w:hAnsi="Arial"/>
                <w:b/>
                <w:bCs/>
                <w:i w:val="false"/>
                <w:iCs w:val="false"/>
                <w:color w:val="000000"/>
                <w:sz w:val="18"/>
                <w:szCs w:val="18"/>
              </w:rPr>
              <w:t xml:space="preserve">(a) Explain in your own words how you can write the fraction of the circle that a sector with central angle θ takes up. Mention what four 90° sectors do when you put them together. </w:t>
            </w:r>
          </w:p>
          <w:p>
            <w:pPr>
              <w:keepNext/>
              <w:spacing w:after="40" w:before="0"/>
              <w:jc w:val="left"/>
            </w:pPr>
            <w:r>
              <w:rPr>
                <w:rFonts w:ascii="Arial" w:cs="Arial" w:eastAsia="Arial" w:hAnsi="Arial"/>
                <w:b/>
                <w:bCs/>
                <w:i w:val="false"/>
                <w:iCs w:val="false"/>
                <w:color w:val="000000"/>
                <w:sz w:val="18"/>
                <w:szCs w:val="18"/>
              </w:rPr>
              <w:t xml:space="preserve">(b) Use your idea to write a formula for the area of a sector in terms of θ and r. </w:t>
            </w:r>
          </w:p>
          <w:p>
            <w:pPr>
              <w:keepNext/>
              <w:spacing w:after="40" w:before="0"/>
              <w:jc w:val="left"/>
            </w:pPr>
            <w:r>
              <w:rPr>
                <w:rFonts w:ascii="Arial" w:cs="Arial" w:eastAsia="Arial" w:hAnsi="Arial"/>
                <w:b/>
                <w:bCs/>
                <w:i w:val="false"/>
                <w:iCs w:val="false"/>
                <w:color w:val="000000"/>
                <w:sz w:val="18"/>
                <w:szCs w:val="18"/>
              </w:rPr>
              <w:t xml:space="preserve">(c) A wedge is cut from a watermelon with radius 7 cm and has a central angle of 120°. Use your formula to find its area. </w:t>
            </w:r>
          </w:p>
          <w:p>
            <w:pPr>
              <w:keepNext/>
              <w:spacing w:after="40" w:before="0"/>
              <w:jc w:val="left"/>
            </w:pPr>
            <w:r>
              <w:rPr>
                <w:rFonts w:ascii="Arial" w:cs="Arial" w:eastAsia="Arial" w:hAnsi="Arial"/>
                <w:b/>
                <w:bCs/>
                <w:i w:val="false"/>
                <w:iCs w:val="false"/>
                <w:color w:val="000000"/>
                <w:sz w:val="18"/>
                <w:szCs w:val="18"/>
              </w:rPr>
              <w:t xml:space="preserve">(d) Another watermelon is twice as wide in radius as the first one (r = 14 cm), and the same 120° wedge is cut. By what factor does the area of the wedge change? Explain why without needing the whole calculation.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From a wedge to a curved slice (segment)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Mama Wanjiku now cuts straight across a wedge along a chord, so the piece with the curved rind is a segment, bounded by one chord and one arc.</w:t>
            </w:r>
          </w:p>
          <w:p>
            <w:pPr>
              <w:keepNext/>
              <w:spacing w:after="40" w:before="0"/>
              <w:jc w:val="left"/>
            </w:pPr>
            <w:r>
              <w:rPr>
                <w:rFonts w:ascii="Arial" w:cs="Arial" w:eastAsia="Arial" w:hAnsi="Arial"/>
                <w:b/>
                <w:bCs/>
                <w:i w:val="false"/>
                <w:iCs w:val="false"/>
                <w:color w:val="000000"/>
                <w:sz w:val="18"/>
                <w:szCs w:val="18"/>
              </w:rPr>
              <w:t xml:space="preserve">(a) Draw and label a sector with centre O, radius r and central angle θ. Draw the chord AB and shade the segment. Name the other shape that is inside the sector. </w:t>
            </w:r>
          </w:p>
          <w:p>
            <w:pPr>
              <w:keepNext/>
              <w:spacing w:after="40" w:before="0"/>
              <w:jc w:val="left"/>
            </w:pPr>
            <w:r>
              <w:rPr>
                <w:rFonts w:ascii="Arial" w:cs="Arial" w:eastAsia="Arial" w:hAnsi="Arial"/>
                <w:b/>
                <w:bCs/>
                <w:i w:val="false"/>
                <w:iCs w:val="false"/>
                <w:color w:val="000000"/>
                <w:sz w:val="18"/>
                <w:szCs w:val="18"/>
              </w:rPr>
              <w:t xml:space="preserve">(b) Explain how you can find the area of the segment from the area of the sector. </w:t>
            </w:r>
          </w:p>
          <w:p>
            <w:pPr>
              <w:keepNext/>
              <w:spacing w:after="40" w:before="0"/>
              <w:jc w:val="left"/>
            </w:pPr>
            <w:r>
              <w:rPr>
                <w:rFonts w:ascii="Arial" w:cs="Arial" w:eastAsia="Arial" w:hAnsi="Arial"/>
                <w:b/>
                <w:bCs/>
                <w:i w:val="false"/>
                <w:iCs w:val="false"/>
                <w:color w:val="000000"/>
                <w:sz w:val="18"/>
                <w:szCs w:val="18"/>
              </w:rPr>
              <w:t xml:space="preserve">(c) Write the formula for the area of the segment. Show where each part of the formula comes from. </w:t>
            </w:r>
          </w:p>
          <w:p>
            <w:pPr>
              <w:keepNext/>
              <w:spacing w:after="40" w:before="0"/>
              <w:jc w:val="left"/>
            </w:pPr>
            <w:r>
              <w:rPr>
                <w:rFonts w:ascii="Arial" w:cs="Arial" w:eastAsia="Arial" w:hAnsi="Arial"/>
                <w:b/>
                <w:bCs/>
                <w:i w:val="false"/>
                <w:iCs w:val="false"/>
                <w:color w:val="000000"/>
                <w:sz w:val="18"/>
                <w:szCs w:val="18"/>
              </w:rPr>
              <w:t xml:space="preserve">(d) A watermelon has radius 18 cm. Find the area of the segment cut off by a chord that makes a central angle of 90°. Give your answer to 1 decimal place.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The fair-share verdict at Wakulima Market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Mama Wanjiku cut four curved segments from a new watermelon with radius 18 cm. Each piece was cut by a chord that makes the central angle shown below. The customers are Customer A, B, C and D.</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Customer</w:t>
                  </w:r>
                </w:p>
              </w:tc>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Central angle θ</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65°</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Calculate the sector area, the triangle area and the segment area for each customer. Present your results in a table (1 decimal place). </w:t>
            </w:r>
          </w:p>
          <w:p>
            <w:pPr>
              <w:keepNext/>
              <w:spacing w:after="40" w:before="0"/>
              <w:jc w:val="left"/>
            </w:pPr>
            <w:r>
              <w:rPr>
                <w:rFonts w:ascii="Arial" w:cs="Arial" w:eastAsia="Arial" w:hAnsi="Arial"/>
                <w:b/>
                <w:bCs/>
                <w:i w:val="false"/>
                <w:iCs w:val="false"/>
                <w:color w:val="000000"/>
                <w:sz w:val="18"/>
                <w:szCs w:val="18"/>
              </w:rPr>
              <w:t xml:space="preserve">(b) Which customer received the largest segment, and which received the smallest? </w:t>
            </w:r>
          </w:p>
          <w:p>
            <w:pPr>
              <w:keepNext/>
              <w:spacing w:after="40" w:before="0"/>
              <w:jc w:val="left"/>
            </w:pPr>
            <w:r>
              <w:rPr>
                <w:rFonts w:ascii="Arial" w:cs="Arial" w:eastAsia="Arial" w:hAnsi="Arial"/>
                <w:b/>
                <w:bCs/>
                <w:i w:val="false"/>
                <w:iCs w:val="false"/>
                <w:color w:val="000000"/>
                <w:sz w:val="18"/>
                <w:szCs w:val="18"/>
              </w:rPr>
              <w:t xml:space="preserve">(c) Mama Wanjiku charges the same price for every piece. Write a recommendation to her, based on your calculations, explaining how she could price the pieces fairly.</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area of part of a circle in real life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KICD key inquiry question asks: Where do we use area of part of a circle in real life?</w:t>
            </w:r>
          </w:p>
          <w:p>
            <w:pPr>
              <w:keepNext/>
              <w:spacing w:after="40" w:before="0"/>
              <w:jc w:val="left"/>
            </w:pPr>
            <w:r>
              <w:rPr>
                <w:rFonts w:ascii="Arial" w:cs="Arial" w:eastAsia="Arial" w:hAnsi="Arial"/>
                <w:b/>
                <w:bCs/>
                <w:i w:val="false"/>
                <w:iCs w:val="false"/>
                <w:color w:val="000000"/>
                <w:sz w:val="18"/>
                <w:szCs w:val="18"/>
              </w:rPr>
              <w:t xml:space="preserve">(a) A centre-pivot irrigation arm in Naivasha has radius 80 m and sweeps through an angle of 270°. Calculate the area watered, in m² to the nearest whole number, and then in hectares (1 hectare = 10 000 m²) to 2 decimal places. </w:t>
            </w:r>
          </w:p>
          <w:p>
            <w:pPr>
              <w:keepNext/>
              <w:spacing w:after="40" w:before="0"/>
              <w:jc w:val="left"/>
            </w:pPr>
            <w:r>
              <w:rPr>
                <w:rFonts w:ascii="Arial" w:cs="Arial" w:eastAsia="Arial" w:hAnsi="Arial"/>
                <w:b/>
                <w:bCs/>
                <w:i w:val="false"/>
                <w:iCs w:val="false"/>
                <w:color w:val="000000"/>
                <w:sz w:val="18"/>
                <w:szCs w:val="18"/>
              </w:rPr>
              <w:t xml:space="preserve">(b) Give one other real-life situation in Kenya where you would calculate the area of a sector or a segment, and say which formula you would use. </w:t>
            </w:r>
          </w:p>
          <w:p>
            <w:pPr>
              <w:keepNext/>
              <w:spacing w:after="40" w:before="0"/>
              <w:jc w:val="left"/>
            </w:pPr>
            <w:r>
              <w:rPr>
                <w:rFonts w:ascii="Arial" w:cs="Arial" w:eastAsia="Arial" w:hAnsi="Arial"/>
                <w:b/>
                <w:bCs/>
                <w:i w:val="false"/>
                <w:iCs w:val="false"/>
                <w:color w:val="000000"/>
                <w:sz w:val="18"/>
                <w:szCs w:val="18"/>
              </w:rPr>
              <w:t xml:space="preserve">(c) Describe how your thinking about the driving question has changed since the first lesson, when you drew your first model of the watermelon wedge. Name at least two ideas you added to your model.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how angle and radius control area</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3" w:author="Claude (AI) - proposed" w:date="2026-10-18T00:28:5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that sector area is proportional to the central angle and to r², using correct comparisons from the data (such as 30° versus 180°) and the anchoring watermelon context.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4" w:author="Claude (AI) - proposed" w:date="2026-10-18T00:28:5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that angle and radius both affect area and gives a mostly correct comparison, but explanation of proportionality or the r² effect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5" w:author="Claude (AI) - proposed" w:date="2026-10-18T00:28:5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Says only that bigger pieces have bigger area, or relies on the look of the pieces without mentioning angle and radius.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 use of the sector and segment formulas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8T00:28:5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both formulas correctly, explains where each part comes from (fraction θ/360 of the circle; sector minus triangle), and substitutes accurately with units.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7" w:author="Claude (AI) - proposed" w:date="2026-10-18T00:28:5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both formulas with only minor slips in substitution, rounding or units, and gives partial reasoning for where they come from.</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8T00:28:5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sector and segment, omits the triangle subtraction, or makes major errors in substitution.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of calculations and presentation of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28:5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All sector, triangle and segment areas are correct, set out in a clear table with working and units, and the largest and smallest pieces are identified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0" w:author="Claude (AI) - proposed" w:date="2026-10-18T00:28:5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 calculations are correct and clearly set out, with one or two small errors that do not change the conclusions.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8T00:28:5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Several calculation errors, missing working or units, or a table that is incomplete or inconsistent.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Fair-share verdict and real-life application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28:5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clear, evidence-based recommendation to Mama Wanjiku using the calculated areas, and applies the formulas correctly to another Kenyan context such as irrigation.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3" w:author="Claude (AI) - proposed" w:date="2026-10-18T00:28:5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reasonable recommendation and a correct real-life example, though links to the calculated evidence are limited.</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8T00:28:5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Recommendation is vague or not supported by calculations, and the real-life example is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on model revision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28:5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Describes specific changes from the Lesson 1 model to the final model, naming at least two new ideas and linking them to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6" w:author="Claude (AI) - proposed" w:date="2026-10-18T00:28:5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Mentions at least one idea added to the model with some link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8T00:28:5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a general statement of learning without naming specific changes to the model.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akupmuyl_m3c0wznw6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hby2kh7gkqbqgxccrdbk">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ehn6efvkhnfmql92v_f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akupmuyl_m3c0wznw6k" Type="http://schemas.openxmlformats.org/officeDocument/2006/relationships/hyperlink" Target="https://creativecommons.org/licenses/by-nc/4.0/" TargetMode="External"/><Relationship Id="rIdzhby2kh7gkqbqgxccrdbk" Type="http://schemas.openxmlformats.org/officeDocument/2006/relationships/hyperlink" Target="https://creativecommons.org/licenses/by-nc/4.0/" TargetMode="External"/><Relationship Id="rIdkehn6efvkhnfmql92v_fr"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2026-10-18T00:28:51.415Z</dcterms:created>
  <dcterms:modified xsi:type="dcterms:W3CDTF">2026-10-18T00:28:51.415Z</dcterms:modified>
</cp:coreProperties>
</file>

<file path=docProps/custom.xml><?xml version="1.0" encoding="utf-8"?>
<Properties xmlns="http://schemas.openxmlformats.org/officeDocument/2006/custom-properties" xmlns:vt="http://schemas.openxmlformats.org/officeDocument/2006/docPropsVTypes"/>
</file>