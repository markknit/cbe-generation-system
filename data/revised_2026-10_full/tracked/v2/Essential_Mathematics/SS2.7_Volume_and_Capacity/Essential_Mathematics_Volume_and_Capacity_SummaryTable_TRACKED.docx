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2.7: Volume and Capacity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Volume and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tea farmers' containers — a cone, a cylinder and a bucket — look nearly the same size but hold such different amounts of water, and how can we use mathematics to design a frustum-shaped container that holds exactly the capacity we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Anchor the Phenomenon: The Three Kericho Containers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three containers from Mama Chebet's farm in Kericho: a cylindrical drum (A), a conical sisal cover (B) and a metal frustum bucket (C), all about 60 cm tall with a 42 cm opening (21 cm radius), though their shapes are different. We recorded our predictions of which holds most.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volume is the space inside a solid (cm³, m³) and capacity is the amount a container can hold (mL, L), with 1 cm³ = 1 mL, 1000 cm³ = 1 L and 1 m³ = 1000 L. We learned that equal height and opening do not tell us equal capacity.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the containers hold different amounts, but we predict that shape matters. We have posted our questions on the Driving Question Board and will use mathematics to test our predictions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Cone versus Cylinder: Why Does the Cover Hold Only One Third of the Drum?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a model cone to the brim and poured it into a cylinder of the same base radius and height. The cylinder was full after exactly 3 conefuls, in every trial and every group. For the Kericho containers, drum A holds 83.16 L and cover B holds 27.72 L, a ratio of exactly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cone is one third of the volume of a cylinder with the same base radius and height: V = 1/3 π r² h. With π = 22/7, r = 21 cm, h = 60 cm, V = 27,720 cm³, and 1000 cm³ = 1 L gives a capacity of 27.72 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conical cover (B) and cylindrical drum (A) look alike because both are 60 cm tall with a 42 cm opening, but the cone narrows to a point, so it holds exactly one third of the drum: 27.72 L against 83.16 L. We still need to find out why the bucket (C) holds an amount in between.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Volume of Pyramids: Does the One-Third Pattern Hold Beyond Cones?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hollow square-based pyramid (base 30 cm x 30 cm, height 40 cm) filled a cuboid of the same base and height exactly 3 times, so the cuboid held 36,000 cm³ and the pyramid 12,000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pyramid is V = 1/3 x base area x perpendicular height, and that 12,000 cm³ is 12 L. The same one-third relationship we found for the cone and cylinder holds for pyramids and cuboids.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pyramid holds one third of the cuboid with the same base and height, just as Mama Chebet's cover B holds one third of drum A. This moves us toward explaining the bucket (a frustum), which we will investigate next.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Frustum of a Cone: Cutting the Bucket from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bucket C: top radius R = 21 cm, bottom radius r = 14 cm and perpendicular height h = 60 cm. By extending the slanting sides we found a small cone (h = 120 cm) on top of the bucket and a large cone (h = 180 cm), using the ratio r : R = 2 : 3. Large cone = 83,160 cm³, small cone = 24,640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V(large cone) - V(small cone) = 1/3 pi h (R² + Rr + r²). Similar triangles give the missing height of the small cone. Using pi = 22/7, bucket C holds 58,520 cm³ = 58.52 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cover B (27.72 L), bucket C (58.52 L) and drum A (83.16 L) are all about 60 cm tall with a 42 cm opening, but they hold different amounts because of shape. The cover tapers to a point, the bucket tapers only to a 28 cm base, and the drum does not taper. So the bucket holds more than the cover and less than the drum (about 70% of the drum). The same large-minus-small reasoning can be used to design a frustum container of any required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Volume of a Frustum of a Pyramid: Designing the Maize Bin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square-based maize bin model with top side 60 cm, bottom side 30 cm and height 40 cm gives 84,000 cm³ both by subtracting the small pyramid (12,000 cm³) from the large pyramid (96,000 cm³) and by the formula with A1 = 3,600 cm², A2 = 900 cm² and sqrt(A1A2) = 1,800 cm².</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volume of a frustum of a pyramid is V = 1/3 h (A1 + A2 + sqrt(A1 A2)), that 84,000 cm³ = 84 L, and that maize has a bulk density of 0.75 kg per litre, so the bin holds 84 x 0.75 = 63 kg of maize.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like Mama Chebet's bucket (C) as a large cone minus a small cone, a pyramid frustum is a large pyramid minus a small pyramid, which is why its volume lies between those of the small and large pyramids; we can use this to design a frustum container of the capacity a farmer needs.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Problem Solving with Real Containers: Turkana Tank, Githeri Pot and Frustum Cups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three new Kenyan problems (a conical Turkana tank, a frustum githeri pot and a frustum cup) can each be solved by identifying the solid and applying the matching formula: the Turkana tank has V = 6.16 m³ = 6,160 L, the githeri pot has V = 80,520 cm³ = 80.52 L (enough for 100 people at 0.5 L each, which needs 50 L), and each cup has V = 462 cm³.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the correct formula from the shape of the solid, to convert units (cm³ to L, m³ to L) before answering, to check answers for sense, and to divide one capacity by another to find a count: drum A holds 83,160 / 462 = 180 cups.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same mathematics that makes drum A (83.16 L) hold three times cover B (27.72 L) and bucket C hold 58.52 L also lets us size tanks, pots and cups, and design a frustum container of any capacity we need, because each container's capacity depends on its shape, its dimensions and the formula that matches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Project: Model Making and Measurement – Building and Testing Our Own Kericho-Style Containers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our cone, frustum of a cone and frustum of a pyramid models held measured amounts of water or sand that were close to, but usually a little different from, the volumes we calculated (record your own numbers: calculated ___ cm³, measured ___ mL, error ___%).</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the formulas V = 1/3 pi r² h, V = 1/3 pi h (R² + Rr + r²) and V = 1/3 h (A1 + A2 + sqrt(A1 A2)) predict the real capacity of containers </w:t>
            </w:r>
            <w:del w:id="9001" w:author="Claude (AI) - proposed" w:date="2026-10-18T00:29:01Z">
              <w:r>
                <w:rPr>
                  <w:rFonts w:ascii="Arial" w:cs="Arial" w:eastAsia="Arial" w:hAnsi="Arial"/>
                  <w:b w:val="false"/>
                  <w:bCs w:val="false"/>
                  <w:i w:val="false"/>
                  <w:iCs w:val="false"/>
                  <w:color w:val="000000"/>
                  <w:sz w:val="18"/>
                  <w:szCs w:val="18"/>
                </w:rPr>
                <w:delText xml:space="preserve">within about 5-10%</w:delText>
              </w:r>
            </w:del>
            <w:ins w:id="9002" w:author="Claude (AI) - proposed" w:date="2026-10-18T00:29:01Z">
              <w:r>
                <w:rPr>
                  <w:rFonts w:ascii="Arial" w:cs="Arial" w:eastAsia="Arial" w:hAnsi="Arial"/>
                  <w:b w:val="false"/>
                  <w:bCs w:val="false"/>
                  <w:i w:val="false"/>
                  <w:iCs w:val="false"/>
                  <w:color w:val="000000"/>
                  <w:sz w:val="18"/>
                  <w:szCs w:val="18"/>
                </w:rPr>
                <w:t xml:space="preserve">to within a small percentage error (our class: ___ % to ___ %)</w:t>
              </w:r>
            </w:ins>
            <w:r>
              <w:rPr>
                <w:rFonts w:ascii="Arial" w:cs="Arial" w:eastAsia="Arial" w:hAnsi="Arial"/>
                <w:b w:val="false"/>
                <w:bCs w:val="false"/>
                <w:i w:val="false"/>
                <w:iCs w:val="false"/>
                <w:color w:val="000000"/>
                <w:sz w:val="18"/>
                <w:szCs w:val="18"/>
              </w:rPr>
              <w:t xml:space="preserve">, and percentage error helps us judge how good the model is and why it differs.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the Kericho containers differ in capacity because their shapes differ, and mathematics lets us calculate and design a container of the capacity we need. Differences between calculated and measured values come from things like card thickness, imperfect seams and shapes, and spilled water or sand.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Culmination and Assessment: Explaining the Kericho Containers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Kericho drum (A), conical cover (B) and metal bucket (C) all have a height of about 60 cm and an opening radius of 21 cm, yet hold 83.16 L, 27.72 L and 58.52 L respectively. We also observed the project models, whose measured capacities </w:t>
            </w:r>
            <w:del w:id="9003" w:author="Claude (AI) - proposed" w:date="2026-10-18T00:29:01Z">
              <w:r>
                <w:rPr>
                  <w:rFonts w:ascii="Arial" w:cs="Arial" w:eastAsia="Arial" w:hAnsi="Arial"/>
                  <w:b w:val="false"/>
                  <w:bCs w:val="false"/>
                  <w:i w:val="false"/>
                  <w:iCs w:val="false"/>
                  <w:color w:val="000000"/>
                  <w:sz w:val="18"/>
                  <w:szCs w:val="18"/>
                </w:rPr>
                <w:delText xml:space="preserve">came within about 5-10% of</w:delText>
              </w:r>
            </w:del>
            <w:ins w:id="9004" w:author="Claude (AI) - proposed" w:date="2026-10-18T00:29:01Z">
              <w:r>
                <w:rPr>
                  <w:rFonts w:ascii="Arial" w:cs="Arial" w:eastAsia="Arial" w:hAnsi="Arial"/>
                  <w:b w:val="false"/>
                  <w:bCs w:val="false"/>
                  <w:i w:val="false"/>
                  <w:iCs w:val="false"/>
                  <w:color w:val="000000"/>
                  <w:sz w:val="18"/>
                  <w:szCs w:val="18"/>
                </w:rPr>
                <w:t xml:space="preserve">were close to</w:t>
              </w:r>
            </w:ins>
            <w:r>
              <w:rPr>
                <w:rFonts w:ascii="Arial" w:cs="Arial" w:eastAsia="Arial" w:hAnsi="Arial"/>
                <w:b w:val="false"/>
                <w:bCs w:val="false"/>
                <w:i w:val="false"/>
                <w:iCs w:val="false"/>
                <w:color w:val="000000"/>
                <w:sz w:val="18"/>
                <w:szCs w:val="18"/>
              </w:rPr>
              <w:t xml:space="preserve"> the calculated ones</w:t>
            </w:r>
            <w:ins w:id="9005" w:author="Claude (AI) - proposed" w:date="2026-10-18T00:29:01Z">
              <w:r>
                <w:rPr>
                  <w:rFonts w:ascii="Arial" w:cs="Arial" w:eastAsia="Arial" w:hAnsi="Arial"/>
                  <w:b w:val="false"/>
                  <w:bCs w:val="false"/>
                  <w:i w:val="false"/>
                  <w:iCs w:val="false"/>
                  <w:color w:val="000000"/>
                  <w:sz w:val="18"/>
                  <w:szCs w:val="18"/>
                </w:rPr>
                <w:t xml:space="preserve"> (class range of percentage error: ___ % to ___ %)</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shape decides volume: the cone is exactly one third of the cylinder, V = 1/3 pi r^2 h, and the pyramid is one third of its matching cuboid. A frustum is a large cone or pyramid with a smaller one removed, which gives V = 1/3 pi h (R^2 + Rr + r^2) and V = 1/3 h (A1 + A2 + sqrt(A1 A2)). We learned how to convert cm3 to litres and how to calculate percentage error.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three containers look alike because they share the same height and opening, but the drum holds exactly 3 times the cover (83.16 L against 27.72 L). The bucket holds 58.52 L, between them, because it is the large cone (83,160 cm3) minus the small cone (24,640 cm3). Using the same reasoning for pyramids and frustums, we can design a frustum container that holds exactly the capacity needed, which is why volume and capacity knowledge is useful to Kericho tea farmers and many others.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d7fq41dwzfpmzldabcw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apwfqmqz0abvzlzo3c4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2udwv0g6kxeybtpv0ea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d7fq41dwzfpmzldabcwn" Type="http://schemas.openxmlformats.org/officeDocument/2006/relationships/hyperlink" Target="https://creativecommons.org/licenses/by-nc/4.0/" TargetMode="External"/><Relationship Id="rIdlapwfqmqz0abvzlzo3c42" Type="http://schemas.openxmlformats.org/officeDocument/2006/relationships/hyperlink" Target="https://creativecommons.org/licenses/by-nc/4.0/" TargetMode="External"/><Relationship Id="rIdx2udwv0g6kxeybtpv0ea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2026-10-18T00:29:01.091Z</dcterms:created>
  <dcterms:modified xsi:type="dcterms:W3CDTF">2026-10-18T00:29:01.091Z</dcterms:modified>
</cp:coreProperties>
</file>

<file path=docProps/custom.xml><?xml version="1.0" encoding="utf-8"?>
<Properties xmlns="http://schemas.openxmlformats.org/officeDocument/2006/custom-properties" xmlns:vt="http://schemas.openxmlformats.org/officeDocument/2006/docPropsVTypes"/>
</file>