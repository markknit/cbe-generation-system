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w:t>
            </w:r>
            <w:ins w:id="9001" w:author="Claude (AI) - proposed" w:date="2026-10-18T00:29:15Z">
              <w:r>
                <w:rPr>
                  <w:rFonts w:ascii="Arial" w:cs="Arial" w:eastAsia="Arial" w:hAnsi="Arial"/>
                  <w:b w:val="false"/>
                  <w:bCs w:val="false"/>
                  <w:i w:val="false"/>
                  <w:iCs w:val="false"/>
                  <w:color w:val="000000"/>
                  <w:sz w:val="18"/>
                  <w:szCs w:val="18"/>
                </w:rPr>
                <w:t xml:space="preserve"> You may write the Kiswahili word beside an English key word (for example uwezekano for probability) if it helps you explain. If writing is a barrier, ask your teacher about explaining Part 5 aloud.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keepNext w:val="false"/>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keepNext w:val="false"/>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keepNext w:val="false"/>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keepNext w:val="false"/>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P(heads) = number of favourable outcomes ÷ total number of equally likely outcomes = 1 ÷ 2 = 1/2 (0.5 or 50%).</w:t>
            </w:r>
          </w:p>
          <w:p>
            <w:pPr>
              <w:keepNext w:val="false"/>
              <w:spacing w:after="40" w:before="0"/>
              <w:jc w:val="left"/>
            </w:pPr>
            <w:r>
              <w:rPr>
                <w:rFonts w:ascii="Arial" w:cs="Arial" w:eastAsia="Arial" w:hAnsi="Arial"/>
                <w:b w:val="false"/>
                <w:bCs w:val="false"/>
                <w:i w:val="false"/>
                <w:iCs w:val="false"/>
                <w:color w:val="000000"/>
                <w:sz w:val="18"/>
                <w:szCs w:val="18"/>
              </w:rPr>
              <w:t xml:space="preserve">(b) No. Each toss is an independent event: the result of one toss gives no information about the next. A coin has no memory, so after five heads the probability of tails on the next toss is still 1/2, exactly the same as the probability of heads.</w:t>
            </w:r>
          </w:p>
          <w:p>
            <w:pPr>
              <w:keepNext w:val="false"/>
              <w:spacing w:after="40" w:before="0"/>
              <w:jc w:val="left"/>
            </w:pPr>
            <w:r>
              <w:rPr>
                <w:rFonts w:ascii="Arial" w:cs="Arial" w:eastAsia="Arial" w:hAnsi="Arial"/>
                <w:b w:val="false"/>
                <w:bCs w:val="false"/>
                <w:i w:val="false"/>
                <w:iCs w:val="false"/>
                <w:color w:val="000000"/>
                <w:sz w:val="18"/>
                <w:szCs w:val="18"/>
              </w:rPr>
              <w:t xml:space="preserve">(c) A larger sample gives a more reliable estimate. One pair's 40 tosses can drift away from 1/2 by chance, but when many pairs' results are pooled these chance differences tend to even out and the experimental probability gets closer to the theoretical 1/2.</w:t>
            </w:r>
          </w:p>
          <w:p>
            <w:pPr>
              <w:keepNext w:val="false"/>
              <w:spacing w:after="40" w:before="0"/>
              <w:jc w:val="left"/>
            </w:pPr>
            <w:r>
              <w:rPr>
                <w:rFonts w:ascii="Arial" w:cs="Arial" w:eastAsia="Arial" w:hAnsi="Arial"/>
                <w:b w:val="false"/>
                <w:bCs w:val="false"/>
                <w:i w:val="false"/>
                <w:iCs w:val="false"/>
                <w:color w:val="000000"/>
                <w:sz w:val="18"/>
                <w:szCs w:val="18"/>
              </w:rPr>
              <w:t xml:space="preserve">(d) This is the gambler's fallacy: believing that past outcomes change the probability of future independent events. Each match Gor Mahia plays is treated as an independent event, so the earlier wins do not change the probability of the next result. The fans who say the team is 'due' for a loss are wrongly treating the next match as if it depends on the earlier wins.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keepNext w:val="false"/>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keepNext w:val="false"/>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keepNext w:val="false"/>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keepNext w:val="false"/>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P(plain) = 6/15 = 2/5. P(coconut) = 5/15 = 1/3. P(cardamom) = 4/15.</w:t>
            </w:r>
          </w:p>
          <w:p>
            <w:pPr>
              <w:keepNext w:val="false"/>
              <w:spacing w:after="40" w:before="0"/>
              <w:jc w:val="left"/>
            </w:pPr>
            <w:r>
              <w:rPr>
                <w:rFonts w:ascii="Arial" w:cs="Arial" w:eastAsia="Arial" w:hAnsi="Arial"/>
                <w:b w:val="false"/>
                <w:bCs w:val="false"/>
                <w:i w:val="false"/>
                <w:iCs w:val="false"/>
                <w:color w:val="000000"/>
                <w:sz w:val="18"/>
                <w:szCs w:val="18"/>
              </w:rPr>
              <w:t xml:space="preserve">(b) 6/15 + 5/15 + 4/15 = 15/15 = 1. The three flavours cover every possible outcome of one draw, so one of them is certain to happen. The probabilities of all the individual outcomes add up to 1.</w:t>
            </w:r>
          </w:p>
          <w:p>
            <w:pPr>
              <w:keepNext w:val="false"/>
              <w:spacing w:after="40" w:before="0"/>
              <w:jc w:val="left"/>
            </w:pPr>
            <w:r>
              <w:rPr>
                <w:rFonts w:ascii="Arial" w:cs="Arial" w:eastAsia="Arial" w:hAnsi="Arial"/>
                <w:b w:val="false"/>
                <w:bCs w:val="false"/>
                <w:i w:val="false"/>
                <w:iCs w:val="false"/>
                <w:color w:val="000000"/>
                <w:sz w:val="18"/>
                <w:szCs w:val="18"/>
              </w:rPr>
              <w:t xml:space="preserve">(c) Probability 0 (impossible): drawing a red token, since the bag has no red tokens (P = 0/15 = 0). Probability 1 (certain): drawing a token that is not red, since every token in the bag is white, yellow or green (P = 15/15 = 1).</w:t>
            </w:r>
          </w:p>
          <w:p>
            <w:pPr>
              <w:keepNext w:val="false"/>
              <w:spacing w:after="40" w:before="0"/>
              <w:jc w:val="left"/>
            </w:pPr>
            <w:r>
              <w:rPr>
                <w:rFonts w:ascii="Arial" w:cs="Arial" w:eastAsia="Arial" w:hAnsi="Arial"/>
                <w:b w:val="false"/>
                <w:bCs w:val="false"/>
                <w:i w:val="false"/>
                <w:iCs w:val="false"/>
                <w:color w:val="000000"/>
                <w:sz w:val="18"/>
                <w:szCs w:val="18"/>
              </w:rPr>
              <w:t xml:space="preserve">(d) No. Every probability must satisfy 0 ≤ P ≤ 1. 120% is the same as 1.2, which is greater than 1, so it is mathematically impossible. No winning streak or advertisement can push a probability outside this range.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keepNext w:val="false"/>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keepNext w:val="false"/>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keepNext w:val="false"/>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Yes. Mutually exclusive events cannot both happen on a single trial. One draw gives only one token, so it cannot be both plain and coconut.</w:t>
            </w:r>
          </w:p>
          <w:p>
            <w:pPr>
              <w:keepNext w:val="false"/>
              <w:spacing w:after="40" w:before="0"/>
              <w:jc w:val="left"/>
            </w:pPr>
            <w:r>
              <w:rPr>
                <w:rFonts w:ascii="Arial" w:cs="Arial" w:eastAsia="Arial" w:hAnsi="Arial"/>
                <w:b w:val="false"/>
                <w:bCs w:val="false"/>
                <w:i w:val="false"/>
                <w:iCs w:val="false"/>
                <w:color w:val="000000"/>
                <w:sz w:val="18"/>
                <w:szCs w:val="18"/>
              </w:rPr>
              <w:t xml:space="preserve">(b) For mutually exclusive events, P(A or B) = P(A) + P(B). So P(plain or coconut) = 6/15 + 5/15 = 11/15.</w:t>
            </w:r>
          </w:p>
          <w:p>
            <w:pPr>
              <w:keepNext w:val="false"/>
              <w:spacing w:after="40" w:before="0"/>
              <w:jc w:val="left"/>
            </w:pPr>
            <w:r>
              <w:rPr>
                <w:rFonts w:ascii="Arial" w:cs="Arial" w:eastAsia="Arial" w:hAnsi="Arial"/>
                <w:b w:val="false"/>
                <w:bCs w:val="false"/>
                <w:i w:val="false"/>
                <w:iCs w:val="false"/>
                <w:color w:val="000000"/>
                <w:sz w:val="18"/>
                <w:szCs w:val="18"/>
              </w:rPr>
              <w:t xml:space="preserve">(c) The experimental probability is based on only 20 draws, and chance causes small differences from the theoretical value. With more draws the experimental result would get closer to 11/15.</w:t>
            </w:r>
          </w:p>
          <w:p>
            <w:pPr>
              <w:keepNext w:val="false"/>
              <w:spacing w:after="40" w:before="0"/>
              <w:jc w:val="left"/>
            </w:pPr>
            <w:r>
              <w:rPr>
                <w:rFonts w:ascii="Arial" w:cs="Arial" w:eastAsia="Arial" w:hAnsi="Arial"/>
                <w:b w:val="false"/>
                <w:bCs w:val="false"/>
                <w:i w:val="false"/>
                <w:iCs w:val="false"/>
                <w:color w:val="000000"/>
                <w:sz w:val="18"/>
                <w:szCs w:val="18"/>
              </w:rPr>
              <w:t xml:space="preserve">(d) Win and Draw cannot both happen in one match, so they are mutually exclusive and P(Win or Draw) = 1/3 + 1/3 = 2/3. Since the three results cover everything, P(Loss) = 1 − 2/3 = 1/3. An advertisement that highlights 2/3 hides this remaining probability of a Loss, the outcome where the bettor loses. The addition rule must not be used when events can happen together (overlap), because adding would count the overlap twice and give an inflated probability. It also only gives correct answers when each individual probability has been correctly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w:t>
            </w:r>
            <w:del w:id="9002" w:author="Claude (AI) - proposed" w:date="2026-10-18T00:29:15Z">
              <w:r>
                <w:rPr>
                  <w:rFonts w:ascii="Arial" w:cs="Arial" w:eastAsia="Arial" w:hAnsi="Arial"/>
                  <w:b/>
                  <w:bCs/>
                  <w:i w:val="false"/>
                  <w:iCs w:val="false"/>
                  <w:color w:val="000000"/>
                  <w:sz w:val="18"/>
                  <w:szCs w:val="18"/>
                </w:rPr>
                <w:delText xml:space="preserve">, and then three matches in a row</w:delText>
              </w:r>
            </w:del>
            <w:r>
              <w:rPr>
                <w:rFonts w:ascii="Arial" w:cs="Arial" w:eastAsia="Arial" w:hAnsi="Arial"/>
                <w:b/>
                <w:bCs/>
                <w:i w:val="false"/>
                <w:iCs w:val="false"/>
                <w:color w:val="000000"/>
                <w:sz w:val="18"/>
                <w:szCs w:val="18"/>
              </w:rPr>
              <w:t xml:space="preserve">. Show the rule you use.</w:t>
            </w:r>
          </w:p>
          <w:p>
            <w:pPr>
              <w:keepNext w:val="false"/>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keepNext w:val="false"/>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independent events, P(A and B) = P(A) × P(B). Two wins in a row: 1/3 × 1/3 = 1/9</w:t>
            </w:r>
            <w:del w:id="9003" w:author="Claude (AI) - proposed" w:date="2026-10-18T00:29:15Z">
              <w:r>
                <w:rPr>
                  <w:rFonts w:ascii="Arial" w:cs="Arial" w:eastAsia="Arial" w:hAnsi="Arial"/>
                  <w:b w:val="false"/>
                  <w:bCs w:val="false"/>
                  <w:i w:val="false"/>
                  <w:iCs w:val="false"/>
                  <w:color w:val="000000"/>
                  <w:sz w:val="18"/>
                  <w:szCs w:val="18"/>
                </w:rPr>
                <w:delText xml:space="preserve">. Three wins in a row: 1/3 × 1/3 × 1/3 = 1/27. The probability of a longer streak gets smaller with each extra match</w:delText>
              </w:r>
            </w:del>
            <w:ins w:id="9004" w:author="Claude (AI) - proposed" w:date="2026-10-18T00:29:15Z">
              <w:r>
                <w:rPr>
                  <w:rFonts w:ascii="Arial" w:cs="Arial" w:eastAsia="Arial" w:hAnsi="Arial"/>
                  <w:b w:val="false"/>
                  <w:bCs w:val="false"/>
                  <w:i w:val="false"/>
                  <w:iCs w:val="false"/>
                  <w:color w:val="000000"/>
                  <w:sz w:val="18"/>
                  <w:szCs w:val="18"/>
                </w:rPr>
                <w:t xml:space="preserve">, which is smaller than the probability of one win (1/3): needing both matches to go right makes the outcome less likely</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The fan is wrong. </w:t>
            </w:r>
            <w:del w:id="9005" w:author="Claude (AI) - proposed" w:date="2026-10-18T00:29:15Z">
              <w:r>
                <w:rPr>
                  <w:rFonts w:ascii="Arial" w:cs="Arial" w:eastAsia="Arial" w:hAnsi="Arial"/>
                  <w:b w:val="false"/>
                  <w:bCs w:val="false"/>
                  <w:i w:val="false"/>
                  <w:iCs w:val="false"/>
                  <w:color w:val="000000"/>
                  <w:sz w:val="18"/>
                  <w:szCs w:val="18"/>
                </w:rPr>
                <w:delText xml:space="preserve">Each match is</w:delText>
              </w:r>
            </w:del>
            <w:ins w:id="9006" w:author="Claude (AI) - proposed" w:date="2026-10-18T00:29:15Z">
              <w:r>
                <w:rPr>
                  <w:rFonts w:ascii="Arial" w:cs="Arial" w:eastAsia="Arial" w:hAnsi="Arial"/>
                  <w:b w:val="false"/>
                  <w:bCs w:val="false"/>
                  <w:i w:val="false"/>
                  <w:iCs w:val="false"/>
                  <w:color w:val="000000"/>
                  <w:sz w:val="18"/>
                  <w:szCs w:val="18"/>
                </w:rPr>
                <w:t xml:space="preserve">In this question each match is treated as</w:t>
              </w:r>
            </w:ins>
            <w:r>
              <w:rPr>
                <w:rFonts w:ascii="Arial" w:cs="Arial" w:eastAsia="Arial" w:hAnsi="Arial"/>
                <w:b w:val="false"/>
                <w:bCs w:val="false"/>
                <w:i w:val="false"/>
                <w:iCs w:val="false"/>
                <w:color w:val="000000"/>
                <w:sz w:val="18"/>
                <w:szCs w:val="18"/>
              </w:rPr>
              <w:t xml:space="preserve"> an independent event, just like each coin toss, so the seven-match streak carries no information about match eight</w:t>
            </w:r>
            <w:del w:id="9007" w:author="Claude (AI) - proposed" w:date="2026-10-18T00:29:15Z">
              <w:r>
                <w:rPr>
                  <w:rFonts w:ascii="Arial" w:cs="Arial" w:eastAsia="Arial" w:hAnsi="Arial"/>
                  <w:b w:val="false"/>
                  <w:bCs w:val="false"/>
                  <w:i w:val="false"/>
                  <w:iCs w:val="false"/>
                  <w:color w:val="000000"/>
                  <w:sz w:val="18"/>
                  <w:szCs w:val="18"/>
                </w:rPr>
                <w:delText xml:space="preserve">. The</w:delText>
              </w:r>
            </w:del>
            <w:ins w:id="9008" w:author="Claude (AI) - proposed" w:date="2026-10-18T00:29:15Z">
              <w:r>
                <w:rPr>
                  <w:rFonts w:ascii="Arial" w:cs="Arial" w:eastAsia="Arial" w:hAnsi="Arial"/>
                  <w:b w:val="false"/>
                  <w:bCs w:val="false"/>
                  <w:i w:val="false"/>
                  <w:iCs w:val="false"/>
                  <w:color w:val="000000"/>
                  <w:sz w:val="18"/>
                  <w:szCs w:val="18"/>
                </w:rPr>
                <w:t xml:space="preserve"> and the</w:t>
              </w:r>
            </w:ins>
            <w:r>
              <w:rPr>
                <w:rFonts w:ascii="Arial" w:cs="Arial" w:eastAsia="Arial" w:hAnsi="Arial"/>
                <w:b w:val="false"/>
                <w:bCs w:val="false"/>
                <w:i w:val="false"/>
                <w:iCs w:val="false"/>
                <w:color w:val="000000"/>
                <w:sz w:val="18"/>
                <w:szCs w:val="18"/>
              </w:rPr>
              <w:t xml:space="preserve"> probability of winning the eighth match is still the same fixed 1/3</w:t>
            </w:r>
            <w:del w:id="9009" w:author="Claude (AI) - proposed" w:date="2026-10-18T00:29:15Z">
              <w:r>
                <w:rPr>
                  <w:rFonts w:ascii="Arial" w:cs="Arial" w:eastAsia="Arial" w:hAnsi="Arial"/>
                  <w:b w:val="false"/>
                  <w:bCs w:val="false"/>
                  <w:i w:val="false"/>
                  <w:iCs w:val="false"/>
                  <w:color w:val="000000"/>
                  <w:sz w:val="18"/>
                  <w:szCs w:val="18"/>
                </w:rPr>
                <w:delText xml:space="preserve">. The</w:delText>
              </w:r>
            </w:del>
            <w:ins w:id="9010" w:author="Claude (AI) - proposed" w:date="2026-10-18T00:29:15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streak does not raise it or lower it.</w:t>
            </w:r>
            <w:ins w:id="9011" w:author="Claude (AI) - proposed" w:date="2026-10-18T00:29:15Z">
              <w:r>
                <w:rPr>
                  <w:rFonts w:ascii="Arial" w:cs="Arial" w:eastAsia="Arial" w:hAnsi="Arial"/>
                  <w:b w:val="false"/>
                  <w:bCs w:val="false"/>
                  <w:i w:val="false"/>
                  <w:iCs w:val="false"/>
                  <w:color w:val="000000"/>
                  <w:sz w:val="18"/>
                  <w:szCs w:val="18"/>
                </w:rPr>
                <w:t xml:space="preserve"> (A real team's form can give some hint about its strength, but a streak never makes a loss 'due'.)</w:t>
              </w:r>
            </w:ins>
          </w:p>
          <w:p>
            <w:pPr>
              <w:keepNext w:val="false"/>
              <w:spacing w:after="40" w:before="0"/>
              <w:jc w:val="left"/>
            </w:pPr>
            <w:r>
              <w:rPr>
                <w:rFonts w:ascii="Arial" w:cs="Arial" w:eastAsia="Arial" w:hAnsi="Arial"/>
                <w:b w:val="false"/>
                <w:bCs w:val="false"/>
                <w:i w:val="false"/>
                <w:iCs w:val="false"/>
                <w:color w:val="000000"/>
                <w:sz w:val="18"/>
                <w:szCs w:val="18"/>
              </w:rPr>
              <w:t xml:space="preserve">(c) Collected: 180 × Ksh 20 = Ksh 3,600. Expected number of wins: 1/3 × 180 = 60. Expected payout: 60 × Ksh 30 = Ksh 1,800. Expected profit for the stall: Ksh 3,600 − Ksh 1,800 = Ksh 1,800. This is what we expect on average over many spins, not a guarantee for any short run: a player can have a lucky streak, but over many spins the stall is expected to collect more than it pays out. The player wins only 1/3 of the time yet pays Ksh 20 every spin, so the game is set up to disadvantage the player, and gambling is a losing proposition.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keepNext w:val="false"/>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 lets us say what is likely, not what will certainly happen. Independence does not stop us doing this: each trial has a fixed probability, and we can calculate it and compare it with results over many trials. For equally likely outcomes we use P(event) = favourable outcomes ÷ total outcomes, for example P(heads) = 1/2 for a fair coin, and our pooled class data supported this because larger samples give more reliable estimates. Every probability lies between 0 and 1, so an advertisement claiming '120% odds' or a commentator saying a streak makes a win 'inevitable' is mathematically impossible. When outcomes are mutually exclusive, such as Win, Draw and Loss in one Gor Mahia match, we add their probabilities, but advertisements that stress only the favourable combination, like P(Win or Draw), hide the probability of losing. Most importantly, </w:t>
            </w:r>
            <w:ins w:id="9012" w:author="Claude (AI) - proposed" w:date="2026-10-18T00:29:15Z">
              <w:r>
                <w:rPr>
                  <w:rFonts w:ascii="Arial" w:cs="Arial" w:eastAsia="Arial" w:hAnsi="Arial"/>
                  <w:b w:val="false"/>
                  <w:bCs w:val="false"/>
                  <w:i w:val="false"/>
                  <w:iCs w:val="false"/>
                  <w:color w:val="000000"/>
                  <w:sz w:val="18"/>
                  <w:szCs w:val="18"/>
                </w:rPr>
                <w:t xml:space="preserve">if </w:t>
              </w:r>
            </w:ins>
            <w:r>
              <w:rPr>
                <w:rFonts w:ascii="Arial" w:cs="Arial" w:eastAsia="Arial" w:hAnsi="Arial"/>
                <w:b w:val="false"/>
                <w:bCs w:val="false"/>
                <w:i w:val="false"/>
                <w:iCs w:val="false"/>
                <w:color w:val="000000"/>
                <w:sz w:val="18"/>
                <w:szCs w:val="18"/>
              </w:rPr>
              <w:t xml:space="preserve">each match is</w:t>
            </w:r>
            <w:ins w:id="9013" w:author="Claude (AI) - proposed" w:date="2026-10-18T00:29:15Z">
              <w:r>
                <w:rPr>
                  <w:rFonts w:ascii="Arial" w:cs="Arial" w:eastAsia="Arial" w:hAnsi="Arial"/>
                  <w:b w:val="false"/>
                  <w:bCs w:val="false"/>
                  <w:i w:val="false"/>
                  <w:iCs w:val="false"/>
                  <w:color w:val="000000"/>
                  <w:sz w:val="18"/>
                  <w:szCs w:val="18"/>
                </w:rPr>
                <w:t xml:space="preserve"> treated as</w:t>
              </w:r>
            </w:ins>
            <w:r>
              <w:rPr>
                <w:rFonts w:ascii="Arial" w:cs="Arial" w:eastAsia="Arial" w:hAnsi="Arial"/>
                <w:b w:val="false"/>
                <w:bCs w:val="false"/>
                <w:i w:val="false"/>
                <w:iCs w:val="false"/>
                <w:color w:val="000000"/>
                <w:sz w:val="18"/>
                <w:szCs w:val="18"/>
              </w:rPr>
              <w:t xml:space="preserve"> an independent event, </w:t>
            </w:r>
            <w:del w:id="9014" w:author="Claude (AI) - proposed" w:date="2026-10-18T00:29:15Z">
              <w:r>
                <w:rPr>
                  <w:rFonts w:ascii="Arial" w:cs="Arial" w:eastAsia="Arial" w:hAnsi="Arial"/>
                  <w:b w:val="false"/>
                  <w:bCs w:val="false"/>
                  <w:i w:val="false"/>
                  <w:iCs w:val="false"/>
                  <w:color w:val="000000"/>
                  <w:sz w:val="18"/>
                  <w:szCs w:val="18"/>
                </w:rPr>
                <w:delText xml:space="preserve">so a coin or</w:delText>
              </w:r>
            </w:del>
            <w:ins w:id="9015" w:author="Claude (AI) - proposed" w:date="2026-10-18T00:29:15Z">
              <w:r>
                <w:rPr>
                  <w:rFonts w:ascii="Arial" w:cs="Arial" w:eastAsia="Arial" w:hAnsi="Arial"/>
                  <w:b w:val="false"/>
                  <w:bCs w:val="false"/>
                  <w:i w:val="false"/>
                  <w:iCs w:val="false"/>
                  <w:color w:val="000000"/>
                  <w:sz w:val="18"/>
                  <w:szCs w:val="18"/>
                </w:rPr>
                <w:t xml:space="preserve">then like a coin</w:t>
              </w:r>
            </w:ins>
            <w:r>
              <w:rPr>
                <w:rFonts w:ascii="Arial" w:cs="Arial" w:eastAsia="Arial" w:hAnsi="Arial"/>
                <w:b w:val="false"/>
                <w:bCs w:val="false"/>
                <w:i w:val="false"/>
                <w:iCs w:val="false"/>
                <w:color w:val="000000"/>
                <w:sz w:val="18"/>
                <w:szCs w:val="18"/>
              </w:rPr>
              <w:t xml:space="preserve"> a team has no memory: the probability of the next match stays fixed no matter how long the winning streak is. The fans who said Gor Mahia was 'due' for a loss, and bettors who think tails is 'due' after five heads, are making the gambler's fallacy. The multiplication rule shows that the probability of winning several bets in a row gets smaller with each extra bet, so long winning streaks are unlikely. In our stall example, the stall expected to collect Ksh 3,600 and pay out Ksh 1,800 over 180 spins, so it expects a profit, although short runs can differ. Understanding this protects me because I will not trust betting advertisements that promise I can 'beat the odds', and I will not spend my money chasing a 'due' win. Instead I will use probability to make careful and responsible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9:1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29:1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9:1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bjthmdu0fpwfez9xp2y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3zl6mi-0ms_8ljflf-d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69rrt_pgkvsfze5qo1c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bjthmdu0fpwfez9xp2ym" Type="http://schemas.openxmlformats.org/officeDocument/2006/relationships/hyperlink" Target="https://creativecommons.org/licenses/by-nc/4.0/" TargetMode="External"/><Relationship Id="rIdb3zl6mi-0ms_8ljflf-dx" Type="http://schemas.openxmlformats.org/officeDocument/2006/relationships/hyperlink" Target="https://creativecommons.org/licenses/by-nc/4.0/" TargetMode="External"/><Relationship Id="rIdz69rrt_pgkvsfze5qo1c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2026-10-18T00:29:13.976Z</dcterms:created>
  <dcterms:modified xsi:type="dcterms:W3CDTF">2026-10-18T00:29:13.976Z</dcterms:modified>
</cp:coreProperties>
</file>

<file path=docProps/custom.xml><?xml version="1.0" encoding="utf-8"?>
<Properties xmlns="http://schemas.openxmlformats.org/officeDocument/2006/custom-properties" xmlns:vt="http://schemas.openxmlformats.org/officeDocument/2006/docPropsVTypes"/>
</file>