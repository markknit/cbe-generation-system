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3.2: Probability I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Probability 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If past outcomes of a chance event — like a coin toss or a football match — do not change future probabilities, how can we use mathematics to predict what is likely to happen, and why does this understanding protect us from the dangers of gambling?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Equally Likely Events: Is Gor Mahia "Due" for a Loss?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tossed a 10-shilling coin 40 times per pair, recorded outcomes in a tally table, and pooled class results to compare experimental probability with the theoretical value of P(Heads) = ½.</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coin toss is an independent equally likely event. Theoretical probability = (favourable outcomes) ÷ (total equally likely outcomes). Past outcomes do NOT change future probability — a coin has no memory — directly contradicting the gambler's fallacy promoted in betting advertisements seen on Nairobi matatus and social media.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Gor Mahia fan's claim that the team is 'due' for a loss is an example of the gambler's fallacy. Mathematics shows that if each event is independent and equally likely, its probability remains fixed regardless of previous outcomes. Our coin-toss data supported the theoretical P = 0.5, especially when the whole class's results were pooled — showing that larger samples give more reliable estimates of true probability.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Computing Probability of Equally Likely Outcomes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rolled a six-faced die 60 times per group and </w:t>
            </w:r>
            <w:del w:id="9001" w:author="Claude (AI) - proposed" w:date="2026-10-18T00:29:15Z">
              <w:r>
                <w:rPr>
                  <w:rFonts w:ascii="Arial" w:cs="Arial" w:eastAsia="Arial" w:hAnsi="Arial"/>
                  <w:b w:val="false"/>
                  <w:bCs w:val="false"/>
                  <w:i w:val="false"/>
                  <w:iCs w:val="false"/>
                  <w:color w:val="000000"/>
                  <w:sz w:val="18"/>
                  <w:szCs w:val="18"/>
                </w:rPr>
                <w:delText xml:space="preserve">drew tokens from</w:delText>
              </w:r>
            </w:del>
            <w:ins w:id="9002" w:author="Claude (AI) - proposed" w:date="2026-10-18T00:29:15Z">
              <w:r>
                <w:rPr>
                  <w:rFonts w:ascii="Arial" w:cs="Arial" w:eastAsia="Arial" w:hAnsi="Arial"/>
                  <w:b w:val="false"/>
                  <w:bCs w:val="false"/>
                  <w:i w:val="false"/>
                  <w:iCs w:val="false"/>
                  <w:color w:val="000000"/>
                  <w:sz w:val="18"/>
                  <w:szCs w:val="18"/>
                </w:rPr>
                <w:t xml:space="preserve">counted the tokens in</w:t>
              </w:r>
            </w:ins>
            <w:r>
              <w:rPr>
                <w:rFonts w:ascii="Arial" w:cs="Arial" w:eastAsia="Arial" w:hAnsi="Arial"/>
                <w:b w:val="false"/>
                <w:bCs w:val="false"/>
                <w:i w:val="false"/>
                <w:iCs w:val="false"/>
                <w:color w:val="000000"/>
                <w:sz w:val="18"/>
                <w:szCs w:val="18"/>
              </w:rPr>
              <w:t xml:space="preserve"> a bag of githeri-coloured tokens (white/maize, brown/beans, green/peas), recording </w:t>
            </w:r>
            <w:del w:id="9003" w:author="Claude (AI) - proposed" w:date="2026-10-18T00:29:15Z">
              <w:r>
                <w:rPr>
                  <w:rFonts w:ascii="Arial" w:cs="Arial" w:eastAsia="Arial" w:hAnsi="Arial"/>
                  <w:b w:val="false"/>
                  <w:bCs w:val="false"/>
                  <w:i w:val="false"/>
                  <w:iCs w:val="false"/>
                  <w:color w:val="000000"/>
                  <w:sz w:val="18"/>
                  <w:szCs w:val="18"/>
                </w:rPr>
                <w:delText xml:space="preserve">all</w:delText>
              </w:r>
            </w:del>
            <w:ins w:id="9004" w:author="Claude (AI) - proposed" w:date="2026-10-18T00:29:15Z">
              <w:r>
                <w:rPr>
                  <w:rFonts w:ascii="Arial" w:cs="Arial" w:eastAsia="Arial" w:hAnsi="Arial"/>
                  <w:b w:val="false"/>
                  <w:bCs w:val="false"/>
                  <w:i w:val="false"/>
                  <w:iCs w:val="false"/>
                  <w:color w:val="000000"/>
                  <w:sz w:val="18"/>
                  <w:szCs w:val="18"/>
                </w:rPr>
                <w:t xml:space="preserve">die</w:t>
              </w:r>
            </w:ins>
            <w:r>
              <w:rPr>
                <w:rFonts w:ascii="Arial" w:cs="Arial" w:eastAsia="Arial" w:hAnsi="Arial"/>
                <w:b w:val="false"/>
                <w:bCs w:val="false"/>
                <w:i w:val="false"/>
                <w:iCs w:val="false"/>
                <w:color w:val="000000"/>
                <w:sz w:val="18"/>
                <w:szCs w:val="18"/>
              </w:rPr>
              <w:t xml:space="preserve"> outcomes in tally tables and computing experimental probabilities as fractions, decimals, and percentages.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theoretical probability formula P(event) = number of favourable outcomes ÷ total number of equally likely outcomes, and applied it to Kenyan contexts: selecting a name from a class of 30 learners, and drawing a coloured token from a mixed bag. They confirmed that all individual outcome probabilities for a fair die sum to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 probability formula and the concept of equally likely outcomes, why </w:t>
            </w:r>
            <w:del w:id="9005" w:author="Claude (AI) - proposed" w:date="2026-10-18T00:29:15Z">
              <w:r>
                <w:rPr>
                  <w:rFonts w:ascii="Arial" w:cs="Arial" w:eastAsia="Arial" w:hAnsi="Arial"/>
                  <w:b w:val="false"/>
                  <w:bCs w:val="false"/>
                  <w:i w:val="false"/>
                  <w:iCs w:val="false"/>
                  <w:color w:val="000000"/>
                  <w:sz w:val="18"/>
                  <w:szCs w:val="18"/>
                </w:rPr>
                <w:delText xml:space="preserve">Gor Mahia FC's past winning streak does</w:delText>
              </w:r>
            </w:del>
            <w:ins w:id="9006" w:author="Claude (AI) - proposed" w:date="2026-10-18T00:29:15Z">
              <w:r>
                <w:rPr>
                  <w:rFonts w:ascii="Arial" w:cs="Arial" w:eastAsia="Arial" w:hAnsi="Arial"/>
                  <w:b w:val="false"/>
                  <w:bCs w:val="false"/>
                  <w:i w:val="false"/>
                  <w:iCs w:val="false"/>
                  <w:color w:val="000000"/>
                  <w:sz w:val="18"/>
                  <w:szCs w:val="18"/>
                </w:rPr>
                <w:t xml:space="preserve">a coin's earlier results do</w:t>
              </w:r>
            </w:ins>
            <w:r>
              <w:rPr>
                <w:rFonts w:ascii="Arial" w:cs="Arial" w:eastAsia="Arial" w:hAnsi="Arial"/>
                <w:b w:val="false"/>
                <w:bCs w:val="false"/>
                <w:i w:val="false"/>
                <w:iCs w:val="false"/>
                <w:color w:val="000000"/>
                <w:sz w:val="18"/>
                <w:szCs w:val="18"/>
              </w:rPr>
              <w:t xml:space="preserve"> not change the probability of the next </w:t>
            </w:r>
            <w:del w:id="9007" w:author="Claude (AI) - proposed" w:date="2026-10-18T00:29:15Z">
              <w:r>
                <w:rPr>
                  <w:rFonts w:ascii="Arial" w:cs="Arial" w:eastAsia="Arial" w:hAnsi="Arial"/>
                  <w:b w:val="false"/>
                  <w:bCs w:val="false"/>
                  <w:i w:val="false"/>
                  <w:iCs w:val="false"/>
                  <w:color w:val="000000"/>
                  <w:sz w:val="18"/>
                  <w:szCs w:val="18"/>
                </w:rPr>
                <w:delText xml:space="preserve">match result</w:delText>
              </w:r>
            </w:del>
            <w:ins w:id="9008" w:author="Claude (AI) - proposed" w:date="2026-10-18T00:29:15Z">
              <w:r>
                <w:rPr>
                  <w:rFonts w:ascii="Arial" w:cs="Arial" w:eastAsia="Arial" w:hAnsi="Arial"/>
                  <w:b w:val="false"/>
                  <w:bCs w:val="false"/>
                  <w:i w:val="false"/>
                  <w:iCs w:val="false"/>
                  <w:color w:val="000000"/>
                  <w:sz w:val="18"/>
                  <w:szCs w:val="18"/>
                </w:rPr>
                <w:t xml:space="preserve">toss, and why a football match such as Gor Mahia FC's is not a case of equally likely outcomes</w:t>
              </w:r>
            </w:ins>
            <w:r>
              <w:rPr>
                <w:rFonts w:ascii="Arial" w:cs="Arial" w:eastAsia="Arial" w:hAnsi="Arial"/>
                <w:b w:val="false"/>
                <w:bCs w:val="false"/>
                <w:i w:val="false"/>
                <w:iCs w:val="false"/>
                <w:color w:val="000000"/>
                <w:sz w:val="18"/>
                <w:szCs w:val="18"/>
              </w:rPr>
              <w:t xml:space="preserve"> — directly challenging the gambler's fallacy promoted in Nairobi betting advertisements.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Range of Probability: From Impossible to Certain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analysed Kenyan scenario Evidence Cards (maize kernels, fruit bowls, dice, spinners) and the class's accumulated coin-toss data from Lesson 1 to find probabilities and place them on a number line.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probability of any event must satisfy 0 ≤ P(event) ≤ 1; P = 0 means impossible (e.g., snow in Kisumu in July); P = 1 means certain (e.g., sunrise over Mombasa); all other events fall strictly between 0 and 1, and no winning streak — including Gor Mahia's — can push a future probability outside these bounds.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range of probability to refute a fictional gambling advertisement claiming '120% odds', and wrote a mathematical explanation of why a sports commentator claiming Gor Mahia's winning streak raises their probability above 1 is mathematically impossible, using the boundary rule 0 ≤ P ≤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Mutually Exclusive Events — Identification &amp; The Addition Rule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sorted 10 Kenyan-context event-cards into 'mutually exclusive' and 'not mutually exclusive' piles, justifying each placement. They also rolled a die 30 times each and recorded experimental frequencies for Event A (rolling a 2), Event B (rolling a 5), and Event A or B (rolling a 2 or a 5), pooling class data on the board.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Mutually exclusive events are events that cannot occur simultaneously on a single trial — for example, a matatu cannot arrive in Nairobi and Mombasa at the same time; a Gor Mahia match cannot end in both a WIN and a DRAW. For mutually exclusive events, the addition rule states P(A or B) = P(A) + P(B). This rule does NOT apply when events can overlap (e.g., drawing a card that is both a King and a Heart). The addition rule helps decode gambling advertisements that imply bettors can simply sum their chances — but only works when the underlying events truly cannot co-occur.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experimental die-roll data showed </w:t>
            </w:r>
            <w:del w:id="9009" w:author="Claude (AI) - proposed" w:date="2026-10-18T00:29:15Z">
              <w:r>
                <w:rPr>
                  <w:rFonts w:ascii="Arial" w:cs="Arial" w:eastAsia="Arial" w:hAnsi="Arial"/>
                  <w:b w:val="false"/>
                  <w:bCs w:val="false"/>
                  <w:i w:val="false"/>
                  <w:iCs w:val="false"/>
                  <w:color w:val="000000"/>
                  <w:sz w:val="18"/>
                  <w:szCs w:val="18"/>
                </w:rPr>
                <w:delText xml:space="preserve">P(rolling a 2 or a 5) ≈ P(rolling a </w:delText>
              </w:r>
            </w:del>
            <w:ins w:id="9010" w:author="Claude (AI) - proposed" w:date="2026-10-18T00:29:15Z">
              <w:r>
                <w:rPr>
                  <w:rFonts w:ascii="Arial" w:cs="Arial" w:eastAsia="Arial" w:hAnsi="Arial"/>
                  <w:b w:val="false"/>
                  <w:bCs w:val="false"/>
                  <w:i w:val="false"/>
                  <w:iCs w:val="false"/>
                  <w:color w:val="000000"/>
                  <w:sz w:val="18"/>
                  <w:szCs w:val="18"/>
                </w:rPr>
                <w:t xml:space="preserve">that the frequency of '2 or 5' equalled the frequency of 2 plus the frequency of 5 exactly, and that each experimental probability was close to its theoretical value: P(2 or 5) = P(</w:t>
              </w:r>
            </w:ins>
            <w:r>
              <w:rPr>
                <w:rFonts w:ascii="Arial" w:cs="Arial" w:eastAsia="Arial" w:hAnsi="Arial"/>
                <w:b w:val="false"/>
                <w:bCs w:val="false"/>
                <w:i w:val="false"/>
                <w:iCs w:val="false"/>
                <w:color w:val="000000"/>
                <w:sz w:val="18"/>
                <w:szCs w:val="18"/>
              </w:rPr>
              <w:t xml:space="preserve">2) + P(</w:t>
            </w:r>
            <w:del w:id="9011" w:author="Claude (AI) - proposed" w:date="2026-10-18T00:29:15Z">
              <w:r>
                <w:rPr>
                  <w:rFonts w:ascii="Arial" w:cs="Arial" w:eastAsia="Arial" w:hAnsi="Arial"/>
                  <w:b w:val="false"/>
                  <w:bCs w:val="false"/>
                  <w:i w:val="false"/>
                  <w:iCs w:val="false"/>
                  <w:color w:val="000000"/>
                  <w:sz w:val="18"/>
                  <w:szCs w:val="18"/>
                </w:rPr>
                <w:delText xml:space="preserve">rolling a </w:delText>
              </w:r>
            </w:del>
            <w:r>
              <w:rPr>
                <w:rFonts w:ascii="Arial" w:cs="Arial" w:eastAsia="Arial" w:hAnsi="Arial"/>
                <w:b w:val="false"/>
                <w:bCs w:val="false"/>
                <w:i w:val="false"/>
                <w:iCs w:val="false"/>
                <w:color w:val="000000"/>
                <w:sz w:val="18"/>
                <w:szCs w:val="18"/>
              </w:rPr>
              <w:t xml:space="preserve">5) = 1/6 + 1/6 = 2/6 = 1/3. The Gor Mahia match analysis, using an assumed probability of 1/3 for each result, showed P(Win or Draw) = 1/3 + 1/3 = 2/3 because WIN and DRAW are mutually exclusive for one match. However, a betting advertiser who highlights 2/3 is hiding P(Lose) = 1/3 and exploiting the fact that across many independent matches, the gambler's losses accumulate — consistent with what </w:t>
            </w:r>
            <w:del w:id="9012" w:author="Claude (AI) - proposed" w:date="2026-10-18T00:29:15Z">
              <w:r>
                <w:rPr>
                  <w:rFonts w:ascii="Arial" w:cs="Arial" w:eastAsia="Arial" w:hAnsi="Arial"/>
                  <w:b w:val="false"/>
                  <w:bCs w:val="false"/>
                  <w:i w:val="false"/>
                  <w:iCs w:val="false"/>
                  <w:color w:val="000000"/>
                  <w:sz w:val="18"/>
                  <w:szCs w:val="18"/>
                </w:rPr>
                <w:delText xml:space="preserve">Lessons 1–3</w:delText>
              </w:r>
            </w:del>
            <w:ins w:id="9013" w:author="Claude (AI) - proposed" w:date="2026-10-18T00:29:15Z">
              <w:r>
                <w:rPr>
                  <w:rFonts w:ascii="Arial" w:cs="Arial" w:eastAsia="Arial" w:hAnsi="Arial"/>
                  <w:b w:val="false"/>
                  <w:bCs w:val="false"/>
                  <w:i w:val="false"/>
                  <w:iCs w:val="false"/>
                  <w:color w:val="000000"/>
                  <w:sz w:val="18"/>
                  <w:szCs w:val="18"/>
                </w:rPr>
                <w:t xml:space="preserve">Lesson 1</w:t>
              </w:r>
            </w:ins>
            <w:r>
              <w:rPr>
                <w:rFonts w:ascii="Arial" w:cs="Arial" w:eastAsia="Arial" w:hAnsi="Arial"/>
                <w:b w:val="false"/>
                <w:bCs w:val="false"/>
                <w:i w:val="false"/>
                <w:iCs w:val="false"/>
                <w:color w:val="000000"/>
                <w:sz w:val="18"/>
                <w:szCs w:val="18"/>
              </w:rPr>
              <w:t xml:space="preserve"> established about the independence of each match result.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Probability of Single-Chance Mutually Exclusive Events — The Addition Rule in Action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coloured tokens (representing plain, coconut, and cardamom mandazi) one at a time from a bag of 15, replaced each token after drawing, and recorded 20 draws per group. We saw that no single draw could produce two flavours simultaneously — the outcomes were mutually exclusive. Our experimental probabilities for P(plain OR coconut) were close to, but not exactly equal to, the theoretical value of 11/15.</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events are mutually exclusive — meaning they cannot both occur on a single trial — the probability of either one occurring is found by adding their individual probabilities: P(A or B) = P(A) + P(B). This rule was confirmed </w:t>
            </w:r>
            <w:del w:id="9014" w:author="Claude (AI) - proposed" w:date="2026-10-18T00:29:15Z">
              <w:r>
                <w:rPr>
                  <w:rFonts w:ascii="Arial" w:cs="Arial" w:eastAsia="Arial" w:hAnsi="Arial"/>
                  <w:b w:val="false"/>
                  <w:bCs w:val="false"/>
                  <w:i w:val="false"/>
                  <w:iCs w:val="false"/>
                  <w:color w:val="000000"/>
                  <w:sz w:val="18"/>
                  <w:szCs w:val="18"/>
                </w:rPr>
                <w:delText xml:space="preserve">across four different contexts:</w:delText>
              </w:r>
            </w:del>
            <w:ins w:id="9015" w:author="Claude (AI) - proposed" w:date="2026-10-18T00:29:15Z">
              <w:r>
                <w:rPr>
                  <w:rFonts w:ascii="Arial" w:cs="Arial" w:eastAsia="Arial" w:hAnsi="Arial"/>
                  <w:b w:val="false"/>
                  <w:bCs w:val="false"/>
                  <w:i w:val="false"/>
                  <w:iCs w:val="false"/>
                  <w:color w:val="000000"/>
                  <w:sz w:val="18"/>
                  <w:szCs w:val="18"/>
                </w:rPr>
                <w:t xml:space="preserve">in class with</w:t>
              </w:r>
            </w:ins>
            <w:r>
              <w:rPr>
                <w:rFonts w:ascii="Arial" w:cs="Arial" w:eastAsia="Arial" w:hAnsi="Arial"/>
                <w:b w:val="false"/>
                <w:bCs w:val="false"/>
                <w:i w:val="false"/>
                <w:iCs w:val="false"/>
                <w:color w:val="000000"/>
                <w:sz w:val="18"/>
                <w:szCs w:val="18"/>
              </w:rPr>
              <w:t xml:space="preserve"> the mandazi bag</w:t>
            </w:r>
            <w:del w:id="9016" w:author="Claude (AI) - proposed" w:date="2026-10-18T00:29:15Z">
              <w:r>
                <w:rPr>
                  <w:rFonts w:ascii="Arial" w:cs="Arial" w:eastAsia="Arial" w:hAnsi="Arial"/>
                  <w:b w:val="false"/>
                  <w:bCs w:val="false"/>
                  <w:i w:val="false"/>
                  <w:iCs w:val="false"/>
                  <w:color w:val="000000"/>
                  <w:sz w:val="18"/>
                  <w:szCs w:val="18"/>
                </w:rPr>
                <w:delText xml:space="preserve">,</w:delText>
              </w:r>
            </w:del>
            <w:ins w:id="9017" w:author="Claude (AI) - proposed" w:date="2026-10-18T00:29:15Z">
              <w:r>
                <w:rPr>
                  <w:rFonts w:ascii="Arial" w:cs="Arial" w:eastAsia="Arial" w:hAnsi="Arial"/>
                  <w:b w:val="false"/>
                  <w:bCs w:val="false"/>
                  <w:i w:val="false"/>
                  <w:iCs w:val="false"/>
                  <w:color w:val="000000"/>
                  <w:sz w:val="18"/>
                  <w:szCs w:val="18"/>
                </w:rPr>
                <w:t xml:space="preserve"> and a standard die, and was practised for homework with</w:t>
              </w:r>
            </w:ins>
            <w:r>
              <w:rPr>
                <w:rFonts w:ascii="Arial" w:cs="Arial" w:eastAsia="Arial" w:hAnsi="Arial"/>
                <w:b w:val="false"/>
                <w:bCs w:val="false"/>
                <w:i w:val="false"/>
                <w:iCs w:val="false"/>
                <w:color w:val="000000"/>
                <w:sz w:val="18"/>
                <w:szCs w:val="18"/>
              </w:rPr>
              <w:t xml:space="preserve"> a matatu-route spinner</w:t>
            </w:r>
            <w:del w:id="9018" w:author="Claude (AI) - proposed" w:date="2026-10-18T00:29:15Z">
              <w:r>
                <w:rPr>
                  <w:rFonts w:ascii="Arial" w:cs="Arial" w:eastAsia="Arial" w:hAnsi="Arial"/>
                  <w:b w:val="false"/>
                  <w:bCs w:val="false"/>
                  <w:i w:val="false"/>
                  <w:iCs w:val="false"/>
                  <w:color w:val="000000"/>
                  <w:sz w:val="18"/>
                  <w:szCs w:val="18"/>
                </w:rPr>
                <w:delText xml:space="preserve">, a standard die,</w:delText>
              </w:r>
            </w:del>
            <w:r>
              <w:rPr>
                <w:rFonts w:ascii="Arial" w:cs="Arial" w:eastAsia="Arial" w:hAnsi="Arial"/>
                <w:b w:val="false"/>
                <w:bCs w:val="false"/>
                <w:i w:val="false"/>
                <w:iCs w:val="false"/>
                <w:color w:val="000000"/>
                <w:sz w:val="18"/>
                <w:szCs w:val="18"/>
              </w:rPr>
              <w:t xml:space="preserve"> and the school-week days. The rule only applies when events truly cannot co-occur; applying it blindly to overlapping events gives an incorrect (inflated) probability.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Betting advertisements on Nairobi matatus and social media often imply that you can freely combine the probabilities of different outcomes to increase your chances of winning. Today's addition rule reveals this is only mathematically valid when the events are genuinely mutually exclusive and when each individual probability is correctly calculated. In a Gor Mahia match, Win, Draw, and Loss are mutually exclusive — but betting companies frequently present combinations of outcomes in ways that blur this condition, making combined probabilities appear more favourable than they truly are. This is one of the mathematical tricks that makes gambling dangerous.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Independent Events — The Coin Has No Memory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tossed a coin and rolled a die simultaneously for 24 trials, recording all combined outcomes and organising them into tree diagrams and two-way tables. They </w:t>
            </w:r>
            <w:del w:id="9019" w:author="Claude (AI) - proposed" w:date="2026-10-18T00:29:15Z">
              <w:r>
                <w:rPr>
                  <w:rFonts w:ascii="Arial" w:cs="Arial" w:eastAsia="Arial" w:hAnsi="Arial"/>
                  <w:b w:val="false"/>
                  <w:bCs w:val="false"/>
                  <w:i w:val="false"/>
                  <w:iCs w:val="false"/>
                  <w:color w:val="000000"/>
                  <w:sz w:val="18"/>
                  <w:szCs w:val="18"/>
                </w:rPr>
                <w:delText xml:space="preserve">found approximately</w:delText>
              </w:r>
            </w:del>
            <w:ins w:id="9020" w:author="Claude (AI) - proposed" w:date="2026-10-18T00:29:15Z">
              <w:r>
                <w:rPr>
                  <w:rFonts w:ascii="Arial" w:cs="Arial" w:eastAsia="Arial" w:hAnsi="Arial"/>
                  <w:b w:val="false"/>
                  <w:bCs w:val="false"/>
                  <w:i w:val="false"/>
                  <w:iCs w:val="false"/>
                  <w:color w:val="000000"/>
                  <w:sz w:val="18"/>
                  <w:szCs w:val="18"/>
                </w:rPr>
                <w:t xml:space="preserve">listed all</w:t>
              </w:r>
            </w:ins>
            <w:r>
              <w:rPr>
                <w:rFonts w:ascii="Arial" w:cs="Arial" w:eastAsia="Arial" w:hAnsi="Arial"/>
                <w:b w:val="false"/>
                <w:bCs w:val="false"/>
                <w:i w:val="false"/>
                <w:iCs w:val="false"/>
                <w:color w:val="000000"/>
                <w:sz w:val="18"/>
                <w:szCs w:val="18"/>
              </w:rPr>
              <w:t xml:space="preserve"> 12 equally likely combined outcomes</w:t>
            </w:r>
            <w:del w:id="9021" w:author="Claude (AI) - proposed" w:date="2026-10-18T00:29:15Z">
              <w:r>
                <w:rPr>
                  <w:rFonts w:ascii="Arial" w:cs="Arial" w:eastAsia="Arial" w:hAnsi="Arial"/>
                  <w:b w:val="false"/>
                  <w:bCs w:val="false"/>
                  <w:i w:val="false"/>
                  <w:iCs w:val="false"/>
                  <w:color w:val="000000"/>
                  <w:sz w:val="18"/>
                  <w:szCs w:val="18"/>
                </w:rPr>
                <w:delText xml:space="preserve">, each occurring roughly</w:delText>
              </w:r>
            </w:del>
            <w:ins w:id="9022" w:author="Claude (AI) - proposed" w:date="2026-10-18T00:29:15Z">
              <w:r>
                <w:rPr>
                  <w:rFonts w:ascii="Arial" w:cs="Arial" w:eastAsia="Arial" w:hAnsi="Arial"/>
                  <w:b w:val="false"/>
                  <w:bCs w:val="false"/>
                  <w:i w:val="false"/>
                  <w:iCs w:val="false"/>
                  <w:color w:val="000000"/>
                  <w:sz w:val="18"/>
                  <w:szCs w:val="18"/>
                </w:rPr>
                <w:t xml:space="preserve">; with only 24 trials per group the counts varied a lot, but the pooled class counts came closer to</w:t>
              </w:r>
            </w:ins>
            <w:r>
              <w:rPr>
                <w:rFonts w:ascii="Arial" w:cs="Arial" w:eastAsia="Arial" w:hAnsi="Arial"/>
                <w:b w:val="false"/>
                <w:bCs w:val="false"/>
                <w:i w:val="false"/>
                <w:iCs w:val="false"/>
                <w:color w:val="000000"/>
                <w:sz w:val="18"/>
                <w:szCs w:val="18"/>
              </w:rPr>
              <w:t xml:space="preserve"> 1/12 of the </w:t>
            </w:r>
            <w:del w:id="9023" w:author="Claude (AI) - proposed" w:date="2026-10-18T00:29:15Z">
              <w:r>
                <w:rPr>
                  <w:rFonts w:ascii="Arial" w:cs="Arial" w:eastAsia="Arial" w:hAnsi="Arial"/>
                  <w:b w:val="false"/>
                  <w:bCs w:val="false"/>
                  <w:i w:val="false"/>
                  <w:iCs w:val="false"/>
                  <w:color w:val="000000"/>
                  <w:sz w:val="18"/>
                  <w:szCs w:val="18"/>
                </w:rPr>
                <w:delText xml:space="preserve">time</w:delText>
              </w:r>
            </w:del>
            <w:ins w:id="9024" w:author="Claude (AI) - proposed" w:date="2026-10-18T00:29:15Z">
              <w:r>
                <w:rPr>
                  <w:rFonts w:ascii="Arial" w:cs="Arial" w:eastAsia="Arial" w:hAnsi="Arial"/>
                  <w:b w:val="false"/>
                  <w:bCs w:val="false"/>
                  <w:i w:val="false"/>
                  <w:iCs w:val="false"/>
                  <w:color w:val="000000"/>
                  <w:sz w:val="18"/>
                  <w:szCs w:val="18"/>
                </w:rPr>
                <w:t xml:space="preserve">trials for each</w:t>
              </w:r>
            </w:ins>
            <w:r>
              <w:rPr>
                <w:rFonts w:ascii="Arial" w:cs="Arial" w:eastAsia="Arial" w:hAnsi="Arial"/>
                <w:b w:val="false"/>
                <w:bCs w:val="false"/>
                <w:i w:val="false"/>
                <w:iCs w:val="false"/>
                <w:color w:val="000000"/>
                <w:sz w:val="18"/>
                <w:szCs w:val="18"/>
              </w:rPr>
              <w:t xml:space="preserve">. They also drew numbered cards with replacement and noticed the second draw was unaffected by the first.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events are independent — meaning the outcome of one gives no information about the other — the probability of both occurring together is found by multiplying their individual probabilities: P(A and B) = P(A) × P(B). Independence means the first event has no memory and cannot influence the second, regardless of what that first outcome was.</w:t>
            </w:r>
          </w:p>
        </w:tc>
        <w:tc>
          <w:tcPr>
            <w:tcW w:type="dxa" w:w="3760"/>
            <w:shd w:fill="FFFFFF" w:color="auto" w:val="clear"/>
            <w:tcMar>
              <w:top w:type="dxa" w:w="60"/>
              <w:left w:type="dxa" w:w="120"/>
              <w:bottom w:type="dxa" w:w="60"/>
              <w:right w:type="dxa" w:w="120"/>
            </w:tcMar>
            <w:vAlign w:val="top"/>
          </w:tcPr>
          <w:p>
            <w:pPr>
              <w:keepNext w:val="false"/>
              <w:spacing w:after="40" w:before="0"/>
              <w:jc w:val="left"/>
            </w:pPr>
            <w:del w:id="9025" w:author="Claude (AI) - proposed" w:date="2026-10-18T00:29:15Z">
              <w:r>
                <w:rPr>
                  <w:rFonts w:ascii="Arial" w:cs="Arial" w:eastAsia="Arial" w:hAnsi="Arial"/>
                  <w:b w:val="false"/>
                  <w:bCs w:val="false"/>
                  <w:i w:val="false"/>
                  <w:iCs w:val="false"/>
                  <w:color w:val="000000"/>
                  <w:sz w:val="18"/>
                  <w:szCs w:val="18"/>
                </w:rPr>
                <w:delText xml:space="preserve">Each Gor Mahia football match is an independent event — just like each</w:delText>
              </w:r>
            </w:del>
            <w:ins w:id="9026" w:author="Claude (AI) - proposed" w:date="2026-10-18T00:29:15Z">
              <w:r>
                <w:rPr>
                  <w:rFonts w:ascii="Arial" w:cs="Arial" w:eastAsia="Arial" w:hAnsi="Arial"/>
                  <w:b w:val="false"/>
                  <w:bCs w:val="false"/>
                  <w:i w:val="false"/>
                  <w:iCs w:val="false"/>
                  <w:color w:val="000000"/>
                  <w:sz w:val="18"/>
                  <w:szCs w:val="18"/>
                </w:rPr>
                <w:t xml:space="preserve">A</w:t>
              </w:r>
            </w:ins>
            <w:r>
              <w:rPr>
                <w:rFonts w:ascii="Arial" w:cs="Arial" w:eastAsia="Arial" w:hAnsi="Arial"/>
                <w:b w:val="false"/>
                <w:bCs w:val="false"/>
                <w:i w:val="false"/>
                <w:iCs w:val="false"/>
                <w:color w:val="000000"/>
                <w:sz w:val="18"/>
                <w:szCs w:val="18"/>
              </w:rPr>
              <w:t xml:space="preserve"> coin toss and </w:t>
            </w:r>
            <w:del w:id="9027" w:author="Claude (AI) - proposed" w:date="2026-10-18T00:29:15Z">
              <w:r>
                <w:rPr>
                  <w:rFonts w:ascii="Arial" w:cs="Arial" w:eastAsia="Arial" w:hAnsi="Arial"/>
                  <w:b w:val="false"/>
                  <w:bCs w:val="false"/>
                  <w:i w:val="false"/>
                  <w:iCs w:val="false"/>
                  <w:color w:val="000000"/>
                  <w:sz w:val="18"/>
                  <w:szCs w:val="18"/>
                </w:rPr>
                <w:delText xml:space="preserve">each die roll. The five</w:delText>
              </w:r>
            </w:del>
            <w:ins w:id="9028" w:author="Claude (AI) - proposed" w:date="2026-10-18T00:29:15Z">
              <w:r>
                <w:rPr>
                  <w:rFonts w:ascii="Arial" w:cs="Arial" w:eastAsia="Arial" w:hAnsi="Arial"/>
                  <w:b w:val="false"/>
                  <w:bCs w:val="false"/>
                  <w:i w:val="false"/>
                  <w:iCs w:val="false"/>
                  <w:color w:val="000000"/>
                  <w:sz w:val="18"/>
                  <w:szCs w:val="18"/>
                </w:rPr>
                <w:t xml:space="preserve">a die roll are independent events, and we model each Gor Mahia match the same way as a simplification. On that model the seven</w:t>
              </w:r>
            </w:ins>
            <w:r>
              <w:rPr>
                <w:rFonts w:ascii="Arial" w:cs="Arial" w:eastAsia="Arial" w:hAnsi="Arial"/>
                <w:b w:val="false"/>
                <w:bCs w:val="false"/>
                <w:i w:val="false"/>
                <w:iCs w:val="false"/>
                <w:color w:val="000000"/>
                <w:sz w:val="18"/>
                <w:szCs w:val="18"/>
              </w:rPr>
              <w:t xml:space="preserve">-win streak carries zero mathematical information about the probability of winning match </w:t>
            </w:r>
            <w:del w:id="9029" w:author="Claude (AI) - proposed" w:date="2026-10-18T00:29:15Z">
              <w:r>
                <w:rPr>
                  <w:rFonts w:ascii="Arial" w:cs="Arial" w:eastAsia="Arial" w:hAnsi="Arial"/>
                  <w:b w:val="false"/>
                  <w:bCs w:val="false"/>
                  <w:i w:val="false"/>
                  <w:iCs w:val="false"/>
                  <w:color w:val="000000"/>
                  <w:sz w:val="18"/>
                  <w:szCs w:val="18"/>
                </w:rPr>
                <w:delText xml:space="preserve">six</w:delText>
              </w:r>
            </w:del>
            <w:ins w:id="9030" w:author="Claude (AI) - proposed" w:date="2026-10-18T00:29:15Z">
              <w:r>
                <w:rPr>
                  <w:rFonts w:ascii="Arial" w:cs="Arial" w:eastAsia="Arial" w:hAnsi="Arial"/>
                  <w:b w:val="false"/>
                  <w:bCs w:val="false"/>
                  <w:i w:val="false"/>
                  <w:iCs w:val="false"/>
                  <w:color w:val="000000"/>
                  <w:sz w:val="18"/>
                  <w:szCs w:val="18"/>
                </w:rPr>
                <w:t xml:space="preserve">eight; a real team's form may hint at its strength, but a streak never makes a loss 'due'</w:t>
              </w:r>
            </w:ins>
            <w:r>
              <w:rPr>
                <w:rFonts w:ascii="Arial" w:cs="Arial" w:eastAsia="Arial" w:hAnsi="Arial"/>
                <w:b w:val="false"/>
                <w:bCs w:val="false"/>
                <w:i w:val="false"/>
                <w:iCs w:val="false"/>
                <w:color w:val="000000"/>
                <w:sz w:val="18"/>
                <w:szCs w:val="18"/>
              </w:rPr>
              <w:t xml:space="preserve">. The multiplication rule quantifies joint probability without any adjustment for past results, proving that the gambler's fallacy promoted in betting advertisements on Nairobi matatus is mathematically false: no streak, however long, changes the probability of the next independent event.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Probability of Independent Events in Context: The Multiplication Rule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tossed a coin (or used a spinner) twice in 20 trials and recorded WIN–WIN outcomes, finding an experimental probability close to 0.25. They constructed probability tree diagrams for two independent coin tosses and for the Kisumu rain scenario (P(rain)=0.7), labelling all four branches and verifying that endpoint probabilities summed to 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events are independent when the outcome of one does not affect the other. The probability of both independent events occurring is found by multiplying their individual probabilities: P(A and B) = P(A) × P(B). This rule was applied to three Kenyan contexts: rain in Kisumu (0.7 × 0.7 = 0.49), two female learners selected (0.6 × 0.6 = 0.36), and a mandazi vendor selling out twice (0.8 × 0.8 = 0.64). The compound probability of two independent events is </w:t>
            </w:r>
            <w:del w:id="9031" w:author="Claude (AI) - proposed" w:date="2026-10-18T00:29:15Z">
              <w:r>
                <w:rPr>
                  <w:rFonts w:ascii="Arial" w:cs="Arial" w:eastAsia="Arial" w:hAnsi="Arial"/>
                  <w:b w:val="false"/>
                  <w:bCs w:val="false"/>
                  <w:i w:val="false"/>
                  <w:iCs w:val="false"/>
                  <w:color w:val="000000"/>
                  <w:sz w:val="18"/>
                  <w:szCs w:val="18"/>
                </w:rPr>
                <w:delText xml:space="preserve">always less than</w:delText>
              </w:r>
            </w:del>
            <w:ins w:id="9032" w:author="Claude (AI) - proposed" w:date="2026-10-18T00:29:15Z">
              <w:r>
                <w:rPr>
                  <w:rFonts w:ascii="Arial" w:cs="Arial" w:eastAsia="Arial" w:hAnsi="Arial"/>
                  <w:b w:val="false"/>
                  <w:bCs w:val="false"/>
                  <w:i w:val="false"/>
                  <w:iCs w:val="false"/>
                  <w:color w:val="000000"/>
                  <w:sz w:val="18"/>
                  <w:szCs w:val="18"/>
                </w:rPr>
                <w:t xml:space="preserve">less than or equal to</w:t>
              </w:r>
            </w:ins>
            <w:r>
              <w:rPr>
                <w:rFonts w:ascii="Arial" w:cs="Arial" w:eastAsia="Arial" w:hAnsi="Arial"/>
                <w:b w:val="false"/>
                <w:bCs w:val="false"/>
                <w:i w:val="false"/>
                <w:iCs w:val="false"/>
                <w:color w:val="000000"/>
                <w:sz w:val="18"/>
                <w:szCs w:val="18"/>
              </w:rPr>
              <w:t xml:space="preserve"> either individual probability</w:t>
            </w:r>
            <w:ins w:id="9033" w:author="Claude (AI) - proposed" w:date="2026-10-18T00:29:15Z">
              <w:r>
                <w:rPr>
                  <w:rFonts w:ascii="Arial" w:cs="Arial" w:eastAsia="Arial" w:hAnsi="Arial"/>
                  <w:b w:val="false"/>
                  <w:bCs w:val="false"/>
                  <w:i w:val="false"/>
                  <w:iCs w:val="false"/>
                  <w:color w:val="000000"/>
                  <w:sz w:val="18"/>
                  <w:szCs w:val="18"/>
                </w:rPr>
                <w:t xml:space="preserve"> (equal only when the other probability is 1); in all three examples today it is strictly less</w:t>
              </w:r>
            </w:ins>
            <w:r>
              <w:rPr>
                <w:rFonts w:ascii="Arial" w:cs="Arial" w:eastAsia="Arial" w:hAnsi="Arial"/>
                <w:b w:val="false"/>
                <w:bCs w:val="false"/>
                <w:i w:val="false"/>
                <w:iCs w:val="false"/>
                <w:color w:val="000000"/>
                <w:sz w:val="18"/>
                <w:szCs w:val="18"/>
              </w:rPr>
              <w:t xml:space="preserve">. A betting stall running 180 spins at P(win)=1/3 expects to pay out Ksh 1,800 while collecting Ksh 3,600 — an expected profit of Ksh 1,800 on average over many spins (not a guarantee for any short run) — showing that gambling is structured to disadvantage the player.</w:t>
            </w:r>
          </w:p>
        </w:tc>
        <w:tc>
          <w:tcPr>
            <w:tcW w:type="dxa" w:w="3760"/>
            <w:shd w:fill="FFFFFF" w:color="auto" w:val="clear"/>
            <w:tcMar>
              <w:top w:type="dxa" w:w="60"/>
              <w:left w:type="dxa" w:w="120"/>
              <w:bottom w:type="dxa" w:w="60"/>
              <w:right w:type="dxa" w:w="120"/>
            </w:tcMar>
            <w:vAlign w:val="top"/>
          </w:tcPr>
          <w:p>
            <w:pPr>
              <w:keepNext w:val="false"/>
              <w:spacing w:after="40" w:before="0"/>
              <w:jc w:val="left"/>
            </w:pPr>
            <w:del w:id="9034" w:author="Claude (AI) - proposed" w:date="2026-10-18T00:29:15Z">
              <w:r>
                <w:rPr>
                  <w:rFonts w:ascii="Arial" w:cs="Arial" w:eastAsia="Arial" w:hAnsi="Arial"/>
                  <w:b w:val="false"/>
                  <w:bCs w:val="false"/>
                  <w:i w:val="false"/>
                  <w:iCs w:val="false"/>
                  <w:color w:val="000000"/>
                  <w:sz w:val="18"/>
                  <w:szCs w:val="18"/>
                </w:rPr>
                <w:delText xml:space="preserve">Because</w:delText>
              </w:r>
            </w:del>
            <w:ins w:id="9035" w:author="Claude (AI) - proposed" w:date="2026-10-18T00:29:15Z">
              <w:r>
                <w:rPr>
                  <w:rFonts w:ascii="Arial" w:cs="Arial" w:eastAsia="Arial" w:hAnsi="Arial"/>
                  <w:b w:val="false"/>
                  <w:bCs w:val="false"/>
                  <w:i w:val="false"/>
                  <w:iCs w:val="false"/>
                  <w:color w:val="000000"/>
                  <w:sz w:val="18"/>
                  <w:szCs w:val="18"/>
                </w:rPr>
                <w:t xml:space="preserve">If we model</w:t>
              </w:r>
            </w:ins>
            <w:r>
              <w:rPr>
                <w:rFonts w:ascii="Arial" w:cs="Arial" w:eastAsia="Arial" w:hAnsi="Arial"/>
                <w:b w:val="false"/>
                <w:bCs w:val="false"/>
                <w:i w:val="false"/>
                <w:iCs w:val="false"/>
                <w:color w:val="000000"/>
                <w:sz w:val="18"/>
                <w:szCs w:val="18"/>
              </w:rPr>
              <w:t xml:space="preserve"> each match Gor Mahia plays </w:t>
            </w:r>
            <w:del w:id="9036" w:author="Claude (AI) - proposed" w:date="2026-10-18T00:29:15Z">
              <w:r>
                <w:rPr>
                  <w:rFonts w:ascii="Arial" w:cs="Arial" w:eastAsia="Arial" w:hAnsi="Arial"/>
                  <w:b w:val="false"/>
                  <w:bCs w:val="false"/>
                  <w:i w:val="false"/>
                  <w:iCs w:val="false"/>
                  <w:color w:val="000000"/>
                  <w:sz w:val="18"/>
                  <w:szCs w:val="18"/>
                </w:rPr>
                <w:delText xml:space="preserve">is</w:delText>
              </w:r>
            </w:del>
            <w:ins w:id="9037" w:author="Claude (AI) - proposed" w:date="2026-10-18T00:29:15Z">
              <w:r>
                <w:rPr>
                  <w:rFonts w:ascii="Arial" w:cs="Arial" w:eastAsia="Arial" w:hAnsi="Arial"/>
                  <w:b w:val="false"/>
                  <w:bCs w:val="false"/>
                  <w:i w:val="false"/>
                  <w:iCs w:val="false"/>
                  <w:color w:val="000000"/>
                  <w:sz w:val="18"/>
                  <w:szCs w:val="18"/>
                </w:rPr>
                <w:t xml:space="preserve">as</w:t>
              </w:r>
            </w:ins>
            <w:r>
              <w:rPr>
                <w:rFonts w:ascii="Arial" w:cs="Arial" w:eastAsia="Arial" w:hAnsi="Arial"/>
                <w:b w:val="false"/>
                <w:bCs w:val="false"/>
                <w:i w:val="false"/>
                <w:iCs w:val="false"/>
                <w:color w:val="000000"/>
                <w:sz w:val="18"/>
                <w:szCs w:val="18"/>
              </w:rPr>
              <w:t xml:space="preserve"> an independent event, the probability of the team winning two consecutive matches is P(win) × P(win) — not a different probability influenced by their previous results. The gambler's fallacy claims that past outcomes change future probabilities, but the multiplication rule proves this is false: each event's probability is fixed, and the compound probability of a streak is simply the product of the fixed individual probabilities. This same mathematics explains why betting stalls always profit in the long run — the game is designed so that the house's expected payout is always less than its expected collection, regardless of short-term streaks.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Consolidation, Final Explanation &amp; DQB Closure: Why Mathematics — Not Luck — Governs the Odds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worked through four Kenyan-context probability scenarios (coin toss independence, Kisumu dice range, mutually exclusive football match outcomes, and a </w:t>
            </w:r>
            <w:del w:id="9038" w:author="Claude (AI) - proposed" w:date="2026-10-18T00:29:15Z">
              <w:r>
                <w:rPr>
                  <w:rFonts w:ascii="Arial" w:cs="Arial" w:eastAsia="Arial" w:hAnsi="Arial"/>
                  <w:b w:val="false"/>
                  <w:bCs w:val="false"/>
                  <w:i w:val="false"/>
                  <w:iCs w:val="false"/>
                  <w:color w:val="000000"/>
                  <w:sz w:val="18"/>
                  <w:szCs w:val="18"/>
                </w:rPr>
                <w:delText xml:space="preserve">three</w:delText>
              </w:r>
            </w:del>
            <w:ins w:id="9039" w:author="Claude (AI) - proposed" w:date="2026-10-18T00:29:15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-match independent-event multiplication), recorded calculations and written explanations on an Evidence Pack, and conducted a gallery walk critiquing peer mini-posters using structured feedback cards.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w:t>
            </w:r>
            <w:del w:id="9040" w:author="Claude (AI) - proposed" w:date="2026-10-18T00:29:15Z">
              <w:r>
                <w:rPr>
                  <w:rFonts w:ascii="Arial" w:cs="Arial" w:eastAsia="Arial" w:hAnsi="Arial"/>
                  <w:b w:val="false"/>
                  <w:bCs w:val="false"/>
                  <w:i w:val="false"/>
                  <w:iCs w:val="false"/>
                  <w:color w:val="000000"/>
                  <w:sz w:val="18"/>
                  <w:szCs w:val="18"/>
                </w:rPr>
                <w:delText xml:space="preserve">football match (and every chance event studied)</w:delText>
              </w:r>
            </w:del>
            <w:ins w:id="9041" w:author="Claude (AI) - proposed" w:date="2026-10-18T00:29:15Z">
              <w:r>
                <w:rPr>
                  <w:rFonts w:ascii="Arial" w:cs="Arial" w:eastAsia="Arial" w:hAnsi="Arial"/>
                  <w:b w:val="false"/>
                  <w:bCs w:val="false"/>
                  <w:i w:val="false"/>
                  <w:iCs w:val="false"/>
                  <w:color w:val="000000"/>
                  <w:sz w:val="18"/>
                  <w:szCs w:val="18"/>
                </w:rPr>
                <w:t xml:space="preserve">coin toss, die roll and draw with replacement</w:t>
              </w:r>
            </w:ins>
            <w:r>
              <w:rPr>
                <w:rFonts w:ascii="Arial" w:cs="Arial" w:eastAsia="Arial" w:hAnsi="Arial"/>
                <w:b w:val="false"/>
                <w:bCs w:val="false"/>
                <w:i w:val="false"/>
                <w:iCs w:val="false"/>
                <w:color w:val="000000"/>
                <w:sz w:val="18"/>
                <w:szCs w:val="18"/>
              </w:rPr>
              <w:t xml:space="preserve"> is an independent event</w:t>
            </w:r>
            <w:ins w:id="9042" w:author="Claude (AI) - proposed" w:date="2026-10-18T00:29:15Z">
              <w:r>
                <w:rPr>
                  <w:rFonts w:ascii="Arial" w:cs="Arial" w:eastAsia="Arial" w:hAnsi="Arial"/>
                  <w:b w:val="false"/>
                  <w:bCs w:val="false"/>
                  <w:i w:val="false"/>
                  <w:iCs w:val="false"/>
                  <w:color w:val="000000"/>
                  <w:sz w:val="18"/>
                  <w:szCs w:val="18"/>
                </w:rPr>
                <w:t xml:space="preserve">, and a football match can be modelled as one</w:t>
              </w:r>
            </w:ins>
            <w:r>
              <w:rPr>
                <w:rFonts w:ascii="Arial" w:cs="Arial" w:eastAsia="Arial" w:hAnsi="Arial"/>
                <w:b w:val="false"/>
                <w:bCs w:val="false"/>
                <w:i w:val="false"/>
                <w:iCs w:val="false"/>
                <w:color w:val="000000"/>
                <w:sz w:val="18"/>
                <w:szCs w:val="18"/>
              </w:rPr>
              <w:t xml:space="preserve"> — its probability is fixed and cannot be changed by past outcomes. The gambler's fallacy is mathematically false because P(event) for an independent trial does not depend on previous results. Gambling is a losing proposition because the multiplication rule </w:t>
            </w:r>
            <w:del w:id="9043" w:author="Claude (AI) - proposed" w:date="2026-10-18T00:29:15Z">
              <w:r>
                <w:rPr>
                  <w:rFonts w:ascii="Arial" w:cs="Arial" w:eastAsia="Arial" w:hAnsi="Arial"/>
                  <w:b w:val="false"/>
                  <w:bCs w:val="false"/>
                  <w:i w:val="false"/>
                  <w:iCs w:val="false"/>
                  <w:color w:val="000000"/>
                  <w:sz w:val="18"/>
                  <w:szCs w:val="18"/>
                </w:rPr>
                <w:delText xml:space="preserve">for independent events </w:delText>
              </w:r>
            </w:del>
            <w:r>
              <w:rPr>
                <w:rFonts w:ascii="Arial" w:cs="Arial" w:eastAsia="Arial" w:hAnsi="Arial"/>
                <w:b w:val="false"/>
                <w:bCs w:val="false"/>
                <w:i w:val="false"/>
                <w:iCs w:val="false"/>
                <w:color w:val="000000"/>
                <w:sz w:val="18"/>
                <w:szCs w:val="18"/>
              </w:rPr>
              <w:t xml:space="preserve">shows that P(winning </w:t>
            </w:r>
            <w:del w:id="9044" w:author="Claude (AI) - proposed" w:date="2026-10-18T00:29:15Z">
              <w:r>
                <w:rPr>
                  <w:rFonts w:ascii="Arial" w:cs="Arial" w:eastAsia="Arial" w:hAnsi="Arial"/>
                  <w:b w:val="false"/>
                  <w:bCs w:val="false"/>
                  <w:i w:val="false"/>
                  <w:iCs w:val="false"/>
                  <w:color w:val="000000"/>
                  <w:sz w:val="18"/>
                  <w:szCs w:val="18"/>
                </w:rPr>
                <w:delText xml:space="preserve">multiple consecutive bets) decreases sharply</w:delText>
              </w:r>
            </w:del>
            <w:ins w:id="9045" w:author="Claude (AI) - proposed" w:date="2026-10-18T00:29:15Z">
              <w:r>
                <w:rPr>
                  <w:rFonts w:ascii="Arial" w:cs="Arial" w:eastAsia="Arial" w:hAnsi="Arial"/>
                  <w:b w:val="false"/>
                  <w:bCs w:val="false"/>
                  <w:i w:val="false"/>
                  <w:iCs w:val="false"/>
                  <w:color w:val="000000"/>
                  <w:sz w:val="18"/>
                  <w:szCs w:val="18"/>
                </w:rPr>
                <w:t xml:space="preserve">several bets in a row) falls</w:t>
              </w:r>
            </w:ins>
            <w:r>
              <w:rPr>
                <w:rFonts w:ascii="Arial" w:cs="Arial" w:eastAsia="Arial" w:hAnsi="Arial"/>
                <w:b w:val="false"/>
                <w:bCs w:val="false"/>
                <w:i w:val="false"/>
                <w:iCs w:val="false"/>
                <w:color w:val="000000"/>
                <w:sz w:val="18"/>
                <w:szCs w:val="18"/>
              </w:rPr>
              <w:t xml:space="preserve"> with each additional </w:t>
            </w:r>
            <w:del w:id="9046" w:author="Claude (AI) - proposed" w:date="2026-10-18T00:29:15Z">
              <w:r>
                <w:rPr>
                  <w:rFonts w:ascii="Arial" w:cs="Arial" w:eastAsia="Arial" w:hAnsi="Arial"/>
                  <w:b w:val="false"/>
                  <w:bCs w:val="false"/>
                  <w:i w:val="false"/>
                  <w:iCs w:val="false"/>
                  <w:color w:val="000000"/>
                  <w:sz w:val="18"/>
                  <w:szCs w:val="18"/>
                </w:rPr>
                <w:delText xml:space="preserve">trial</w:delText>
              </w:r>
            </w:del>
            <w:ins w:id="9047" w:author="Claude (AI) - proposed" w:date="2026-10-18T00:29:15Z">
              <w:r>
                <w:rPr>
                  <w:rFonts w:ascii="Arial" w:cs="Arial" w:eastAsia="Arial" w:hAnsi="Arial"/>
                  <w:b w:val="false"/>
                  <w:bCs w:val="false"/>
                  <w:i w:val="false"/>
                  <w:iCs w:val="false"/>
                  <w:color w:val="000000"/>
                  <w:sz w:val="18"/>
                  <w:szCs w:val="18"/>
                </w:rPr>
                <w:t xml:space="preserve">bet, and because, as the Lesson 7 stall showed, the average payout is less than the money staked</w:t>
              </w:r>
            </w:ins>
            <w:r>
              <w:rPr>
                <w:rFonts w:ascii="Arial" w:cs="Arial" w:eastAsia="Arial" w:hAnsi="Arial"/>
                <w:b w:val="false"/>
                <w:bCs w:val="false"/>
                <w:i w:val="false"/>
                <w:iCs w:val="false"/>
                <w:color w:val="000000"/>
                <w:sz w:val="18"/>
                <w:szCs w:val="18"/>
              </w:rPr>
              <w:t xml:space="preserve">. All probability values lie in the range 0 ≤ P(E) ≤ 1, and mutually exclusive events (both teams winning the same match) have a combined probability of zero.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all four probability concepts together — equally likely events, range of probability, mutually exclusive events, and independent events — learners constructed a complete written and visual explanation of why the Gor Mahia winning-streak debate and the Nairobi matatu betting advertisements are both examples of the gambler's fallacy. The composite class answer, the mini-posters, the DQB closure, and the written assessment all demonstrate that mathematics — not luck, streaks, or intuition — governs the odds, and that this knowledge is a practical tool for responsible decision-making in real life.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fru4qqbbgndatfbcsdm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56hxev1zidsdszgxmrc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h8wjqah8ao9id1hn0c6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fru4qqbbgndatfbcsdmj" Type="http://schemas.openxmlformats.org/officeDocument/2006/relationships/hyperlink" Target="https://creativecommons.org/licenses/by-nc/4.0/" TargetMode="External"/><Relationship Id="rIdw56hxev1zidsdszgxmrch" Type="http://schemas.openxmlformats.org/officeDocument/2006/relationships/hyperlink" Target="https://creativecommons.org/licenses/by-nc/4.0/" TargetMode="External"/><Relationship Id="rIdjh8wjqah8ao9id1hn0c6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2026-10-18T00:29:13.987Z</dcterms:created>
  <dcterms:modified xsi:type="dcterms:W3CDTF">2026-10-18T00:29:13.987Z</dcterms:modified>
</cp:coreProperties>
</file>

<file path=docProps/custom.xml><?xml version="1.0" encoding="utf-8"?>
<Properties xmlns="http://schemas.openxmlformats.org/officeDocument/2006/custom-properties" xmlns:vt="http://schemas.openxmlformats.org/officeDocument/2006/docPropsVTypes"/>
</file>