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w:t>
            </w:r>
            <w:del w:id="9001" w:author="Claude (AI) - proposed" w:date="2026-10-18T00:28:04Z">
              <w:r>
                <w:rPr>
                  <w:rFonts w:ascii="Arial" w:cs="Arial" w:eastAsia="Arial" w:hAnsi="Arial"/>
                  <w:b/>
                  <w:bCs/>
                  <w:i w:val="false"/>
                  <w:iCs w:val="false"/>
                  <w:color w:val="000000"/>
                  <w:sz w:val="18"/>
                  <w:szCs w:val="18"/>
                </w:rPr>
                <w:delText xml:space="preserve">17.6</w:delText>
              </w:r>
            </w:del>
            <w:ins w:id="9002" w:author="Claude (AI) - proposed" w:date="2026-10-18T00:28:04Z">
              <w:r>
                <w:rPr>
                  <w:rFonts w:ascii="Arial" w:cs="Arial" w:eastAsia="Arial" w:hAnsi="Arial"/>
                  <w:b/>
                  <w:bCs/>
                  <w:i w:val="false"/>
                  <w:iCs w:val="false"/>
                  <w:color w:val="000000"/>
                  <w:sz w:val="18"/>
                  <w:szCs w:val="18"/>
                </w:rPr>
                <w:t xml:space="preserve">16</w:t>
              </w:r>
            </w:ins>
            <w:r>
              <w:rPr>
                <w:rFonts w:ascii="Arial" w:cs="Arial" w:eastAsia="Arial" w:hAnsi="Arial"/>
                <w:b/>
                <w:bCs/>
                <w:i w:val="false"/>
                <w:iCs w:val="false"/>
                <w:color w:val="000000"/>
                <w:sz w:val="18"/>
                <w:szCs w:val="18"/>
              </w:rPr>
              <w:t xml:space="preserve">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Runner B had slowed to about </w:t>
            </w:r>
            <w:del w:id="9003" w:author="Claude (AI) - proposed" w:date="2026-10-18T00:28:04Z">
              <w:r>
                <w:rPr>
                  <w:rFonts w:ascii="Arial" w:cs="Arial" w:eastAsia="Arial" w:hAnsi="Arial"/>
                  <w:b/>
                  <w:bCs/>
                  <w:i w:val="false"/>
                  <w:iCs w:val="false"/>
                  <w:color w:val="000000"/>
                  <w:sz w:val="18"/>
                  <w:szCs w:val="18"/>
                </w:rPr>
                <w:delText xml:space="preserve">17.6</w:delText>
              </w:r>
            </w:del>
            <w:ins w:id="9004" w:author="Claude (AI) - proposed" w:date="2026-10-18T00:28:04Z">
              <w:r>
                <w:rPr>
                  <w:rFonts w:ascii="Arial" w:cs="Arial" w:eastAsia="Arial" w:hAnsi="Arial"/>
                  <w:b/>
                  <w:bCs/>
                  <w:i w:val="false"/>
                  <w:iCs w:val="false"/>
                  <w:color w:val="000000"/>
                  <w:sz w:val="18"/>
                  <w:szCs w:val="18"/>
                </w:rPr>
                <w:t xml:space="preserve">16</w:t>
              </w:r>
            </w:ins>
            <w:r>
              <w:rPr>
                <w:rFonts w:ascii="Arial" w:cs="Arial" w:eastAsia="Arial" w:hAnsi="Arial"/>
                <w:b/>
                <w:bCs/>
                <w:i w:val="false"/>
                <w:iCs w:val="false"/>
                <w:color w:val="000000"/>
                <w:sz w:val="18"/>
                <w:szCs w:val="18"/>
              </w:rPr>
              <w:t xml:space="preserve">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8T00:28:04Z">
              <w:r>
                <w:rPr>
                  <w:rFonts w:ascii="Arial" w:cs="Arial" w:eastAsia="Arial" w:hAnsi="Arial"/>
                  <w:b w:val="false"/>
                  <w:bCs w:val="false"/>
                  <w:i w:val="false"/>
                  <w:iCs w:val="false"/>
                  <w:color w:val="000000"/>
                  <w:sz w:val="18"/>
                  <w:szCs w:val="18"/>
                </w:rPr>
                <w:delText xml:space="preserve">Defines</w:delText>
              </w:r>
            </w:del>
            <w:ins w:id="9006" w:author="Claude (AI) - proposed" w:date="2026-10-18T00:28:04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all terms correctly, correctly labels each as scalar or vector, and uses them accurately and consistently throughout</w:t>
            </w:r>
            <w:ins w:id="9007" w:author="Claude (AI) - proposed" w:date="2026-10-18T00:28:04Z">
              <w:r>
                <w:rPr>
                  <w:rFonts w:ascii="Arial" w:cs="Arial" w:eastAsia="Arial" w:hAnsi="Arial"/>
                  <w:b w:val="false"/>
                  <w:bCs w:val="false"/>
                  <w:i w:val="false"/>
                  <w:iCs w:val="false"/>
                  <w:color w:val="000000"/>
                  <w:sz w:val="18"/>
                  <w:szCs w:val="18"/>
                </w:rPr>
                <w:t xml:space="preserve">, including in new situations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28:04Z">
              <w:r>
                <w:rPr>
                  <w:rFonts w:ascii="Arial" w:cs="Arial" w:eastAsia="Arial" w:hAnsi="Arial"/>
                  <w:b w:val="false"/>
                  <w:bCs w:val="false"/>
                  <w:i w:val="false"/>
                  <w:iCs w:val="false"/>
                  <w:color w:val="000000"/>
                  <w:sz w:val="18"/>
                  <w:szCs w:val="18"/>
                </w:rPr>
                <w:delText xml:space="preserve">Defines</w:delText>
              </w:r>
            </w:del>
            <w:ins w:id="9009" w:author="Claude (AI) - proposed" w:date="2026-10-18T00:28:04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28:04Z">
              <w:r>
                <w:rPr>
                  <w:rFonts w:ascii="Arial" w:cs="Arial" w:eastAsia="Arial" w:hAnsi="Arial"/>
                  <w:b w:val="false"/>
                  <w:bCs w:val="false"/>
                  <w:i w:val="false"/>
                  <w:iCs w:val="false"/>
                  <w:color w:val="000000"/>
                  <w:sz w:val="18"/>
                  <w:szCs w:val="18"/>
                </w:rPr>
                <w:delText xml:space="preserve">Confuses</w:delText>
              </w:r>
            </w:del>
            <w:ins w:id="9011" w:author="Claude (AI) - proposed" w:date="2026-10-18T00:28:04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28:04Z">
              <w:r>
                <w:rPr>
                  <w:rFonts w:ascii="Arial" w:cs="Arial" w:eastAsia="Arial" w:hAnsi="Arial"/>
                  <w:b w:val="false"/>
                  <w:bCs w:val="false"/>
                  <w:i w:val="false"/>
                  <w:iCs w:val="false"/>
                  <w:color w:val="000000"/>
                  <w:sz w:val="18"/>
                  <w:szCs w:val="18"/>
                </w:rPr>
                <w:delText xml:space="preserve">All</w:delText>
              </w:r>
            </w:del>
            <w:ins w:id="9013" w:author="Claude (AI) - proposed" w:date="2026-10-18T00:28:04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with clear working, correct formulas and correct units</w:t>
            </w:r>
            <w:ins w:id="9014" w:author="Claude (AI) - proposed" w:date="2026-10-18T00:28:04Z">
              <w:r>
                <w:rPr>
                  <w:rFonts w:ascii="Arial" w:cs="Arial" w:eastAsia="Arial" w:hAnsi="Arial"/>
                  <w:b w:val="false"/>
                  <w:bCs w:val="false"/>
                  <w:i w:val="false"/>
                  <w:iCs w:val="false"/>
                  <w:color w:val="000000"/>
                  <w:sz w:val="18"/>
                  <w:szCs w:val="18"/>
                </w:rPr>
                <w:t xml:space="preserve">, and answers are checked for sense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28:04Z">
              <w:r>
                <w:rPr>
                  <w:rFonts w:ascii="Arial" w:cs="Arial" w:eastAsia="Arial" w:hAnsi="Arial"/>
                  <w:b w:val="false"/>
                  <w:bCs w:val="false"/>
                  <w:i w:val="false"/>
                  <w:iCs w:val="false"/>
                  <w:color w:val="000000"/>
                  <w:sz w:val="18"/>
                  <w:szCs w:val="18"/>
                </w:rPr>
                <w:delText xml:space="preserve">Most</w:delText>
              </w:r>
            </w:del>
            <w:ins w:id="9016" w:author="Claude (AI) - proposed" w:date="2026-10-18T00:28:04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occasional errors in units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28:04Z">
              <w:r>
                <w:rPr>
                  <w:rFonts w:ascii="Arial" w:cs="Arial" w:eastAsia="Arial" w:hAnsi="Arial"/>
                  <w:b w:val="false"/>
                  <w:bCs w:val="false"/>
                  <w:i w:val="false"/>
                  <w:iCs w:val="false"/>
                  <w:color w:val="000000"/>
                  <w:sz w:val="18"/>
                  <w:szCs w:val="18"/>
                </w:rPr>
                <w:delText xml:space="preserve">Several</w:delText>
              </w:r>
            </w:del>
            <w:ins w:id="9018" w:author="Claude (AI) - proposed" w:date="2026-10-18T00:28:04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28:04Z">
              <w:r>
                <w:rPr>
                  <w:rFonts w:ascii="Arial" w:cs="Arial" w:eastAsia="Arial" w:hAnsi="Arial"/>
                  <w:b w:val="false"/>
                  <w:bCs w:val="false"/>
                  <w:i w:val="false"/>
                  <w:iCs w:val="false"/>
                  <w:color w:val="000000"/>
                  <w:sz w:val="18"/>
                  <w:szCs w:val="18"/>
                </w:rPr>
                <w:delText xml:space="preserve">Correctly</w:delText>
              </w:r>
            </w:del>
            <w:ins w:id="9020" w:author="Claude (AI) - proposed" w:date="2026-10-18T00:28:04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28:04Z">
              <w:r>
                <w:rPr>
                  <w:rFonts w:ascii="Arial" w:cs="Arial" w:eastAsia="Arial" w:hAnsi="Arial"/>
                  <w:b w:val="false"/>
                  <w:bCs w:val="false"/>
                  <w:i w:val="false"/>
                  <w:iCs w:val="false"/>
                  <w:color w:val="000000"/>
                  <w:sz w:val="18"/>
                  <w:szCs w:val="18"/>
                </w:rPr>
                <w:delText xml:space="preserve">States</w:delText>
              </w:r>
            </w:del>
            <w:ins w:id="9022" w:author="Claude (AI) - proposed" w:date="2026-10-18T00:28:04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28:04Z">
              <w:r>
                <w:rPr>
                  <w:rFonts w:ascii="Arial" w:cs="Arial" w:eastAsia="Arial" w:hAnsi="Arial"/>
                  <w:b w:val="false"/>
                  <w:bCs w:val="false"/>
                  <w:i w:val="false"/>
                  <w:iCs w:val="false"/>
                  <w:color w:val="000000"/>
                  <w:sz w:val="18"/>
                  <w:szCs w:val="18"/>
                </w:rPr>
                <w:delText xml:space="preserve">Mixes</w:delText>
              </w:r>
            </w:del>
            <w:ins w:id="9024" w:author="Claude (AI) - proposed" w:date="2026-10-18T00:28:04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8:04Z">
              <w:r>
                <w:rPr>
                  <w:rFonts w:ascii="Arial" w:cs="Arial" w:eastAsia="Arial" w:hAnsi="Arial"/>
                  <w:b w:val="false"/>
                  <w:bCs w:val="false"/>
                  <w:i w:val="false"/>
                  <w:iCs w:val="false"/>
                  <w:color w:val="000000"/>
                  <w:sz w:val="18"/>
                  <w:szCs w:val="18"/>
                </w:rPr>
                <w:delText xml:space="preserve">Gives</w:delText>
              </w:r>
            </w:del>
            <w:ins w:id="9026" w:author="Claude (AI) - proposed" w:date="2026-10-18T00:28:0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logical explanation of why Runner A won despite Runner B leading at 30 km, using velocity, acceleration, graph shape and relative speed</w:t>
            </w:r>
            <w:ins w:id="9027" w:author="Claude (AI) - proposed" w:date="2026-10-18T00:28:04Z">
              <w:r>
                <w:rPr>
                  <w:rFonts w:ascii="Arial" w:cs="Arial" w:eastAsia="Arial" w:hAnsi="Arial"/>
                  <w:b w:val="false"/>
                  <w:bCs w:val="false"/>
                  <w:i w:val="false"/>
                  <w:iCs w:val="false"/>
                  <w:color w:val="000000"/>
                  <w:sz w:val="18"/>
                  <w:szCs w:val="18"/>
                </w:rPr>
                <w:t xml:space="preserve">, with numbers from the data</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8T00:28:04Z">
              <w:r>
                <w:rPr>
                  <w:rFonts w:ascii="Arial" w:cs="Arial" w:eastAsia="Arial" w:hAnsi="Arial"/>
                  <w:b w:val="false"/>
                  <w:bCs w:val="false"/>
                  <w:i w:val="false"/>
                  <w:iCs w:val="false"/>
                  <w:color w:val="000000"/>
                  <w:sz w:val="18"/>
                  <w:szCs w:val="18"/>
                </w:rPr>
                <w:delText xml:space="preserve">Explains</w:delText>
              </w:r>
            </w:del>
            <w:ins w:id="9029" w:author="Claude (AI) - proposed" w:date="2026-10-18T00:28:04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8:04Z">
              <w:r>
                <w:rPr>
                  <w:rFonts w:ascii="Arial" w:cs="Arial" w:eastAsia="Arial" w:hAnsi="Arial"/>
                  <w:b w:val="false"/>
                  <w:bCs w:val="false"/>
                  <w:i w:val="false"/>
                  <w:iCs w:val="false"/>
                  <w:color w:val="000000"/>
                  <w:sz w:val="18"/>
                  <w:szCs w:val="18"/>
                </w:rPr>
                <w:delText xml:space="preserve">Only</w:delText>
              </w:r>
            </w:del>
            <w:ins w:id="9031" w:author="Claude (AI) - proposed" w:date="2026-10-18T00:28:04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28:04Z">
              <w:r>
                <w:rPr>
                  <w:rFonts w:ascii="Arial" w:cs="Arial" w:eastAsia="Arial" w:hAnsi="Arial"/>
                  <w:b w:val="false"/>
                  <w:bCs w:val="false"/>
                  <w:i w:val="false"/>
                  <w:iCs w:val="false"/>
                  <w:color w:val="000000"/>
                  <w:sz w:val="18"/>
                  <w:szCs w:val="18"/>
                </w:rPr>
                <w:delText xml:space="preserve">Links</w:delText>
              </w:r>
            </w:del>
            <w:ins w:id="9033" w:author="Claude (AI) - proposed" w:date="2026-10-18T00:28:04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8T00:28:04Z">
              <w:r>
                <w:rPr>
                  <w:rFonts w:ascii="Arial" w:cs="Arial" w:eastAsia="Arial" w:hAnsi="Arial"/>
                  <w:b w:val="false"/>
                  <w:bCs w:val="false"/>
                  <w:i w:val="false"/>
                  <w:iCs w:val="false"/>
                  <w:color w:val="000000"/>
                  <w:sz w:val="18"/>
                  <w:szCs w:val="18"/>
                </w:rPr>
                <w:delText xml:space="preserve">Uses</w:delText>
              </w:r>
            </w:del>
            <w:ins w:id="9035" w:author="Claude (AI) - proposed" w:date="2026-10-18T00:28:04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Kenyan examples; writing is mostly 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28:04Z">
              <w:r>
                <w:rPr>
                  <w:rFonts w:ascii="Arial" w:cs="Arial" w:eastAsia="Arial" w:hAnsi="Arial"/>
                  <w:b w:val="false"/>
                  <w:bCs w:val="false"/>
                  <w:i w:val="false"/>
                  <w:iCs w:val="false"/>
                  <w:color w:val="000000"/>
                  <w:sz w:val="18"/>
                  <w:szCs w:val="18"/>
                </w:rPr>
                <w:delText xml:space="preserve">Few</w:delText>
              </w:r>
            </w:del>
            <w:ins w:id="9037" w:author="Claude (AI) - proposed" w:date="2026-10-18T00:28:04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pmdw9sm-axz3qh0cefg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5deb0fojuf5chjjh7h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xekmtuhx_gzpjvw7kpq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mdw9sm-axz3qh0cefgy" Type="http://schemas.openxmlformats.org/officeDocument/2006/relationships/hyperlink" Target="https://creativecommons.org/licenses/by-nc/4.0/" TargetMode="External"/><Relationship Id="rId-d5deb0fojuf5chjjh7hi" Type="http://schemas.openxmlformats.org/officeDocument/2006/relationships/hyperlink" Target="https://creativecommons.org/licenses/by-nc/4.0/" TargetMode="External"/><Relationship Id="rIdnxekmtuhx_gzpjvw7kpq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2026-10-18T00:28:01.938Z</dcterms:created>
  <dcterms:modified xsi:type="dcterms:W3CDTF">2026-10-18T00:28:01.938Z</dcterms:modified>
</cp:coreProperties>
</file>

<file path=docProps/custom.xml><?xml version="1.0" encoding="utf-8"?>
<Properties xmlns="http://schemas.openxmlformats.org/officeDocument/2006/custom-properties" xmlns:vt="http://schemas.openxmlformats.org/officeDocument/2006/docPropsVTypes"/>
</file>