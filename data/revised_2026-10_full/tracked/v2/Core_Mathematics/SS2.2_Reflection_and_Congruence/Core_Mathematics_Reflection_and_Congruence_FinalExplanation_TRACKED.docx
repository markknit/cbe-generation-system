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2.2 REFLECTION AND CONGRUENCE: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yet appears flipped, and how can we use this to prove that the original and its mirror image are always congruent? Remember the matatu conductor on the Nairobi–Thika highway holding a small rectangular mirror so the driver can see a lorry approaching from behind. Use everything you learned in Lessons 1 to 8</w:t>
            </w:r>
            <w:ins w:id="9001" w:author="Claude (AI) - proposed" w:date="2026-10-15T20:14:00Z">
              <w:r>
                <w:rPr>
                  <w:rFonts w:ascii="Arial" w:cs="Arial" w:eastAsia="Arial" w:hAnsi="Arial"/>
                  <w:b w:val="false"/>
                  <w:bCs w:val="false"/>
                  <w:i w:val="false"/>
                  <w:iCs w:val="false"/>
                  <w:color w:val="000000"/>
                  <w:sz w:val="18"/>
                  <w:szCs w:val="18"/>
                </w:rPr>
                <w:t xml:space="preserve">, including your Summary Tables,</w:t>
              </w:r>
            </w:ins>
            <w:r>
              <w:rPr>
                <w:rFonts w:ascii="Arial" w:cs="Arial" w:eastAsia="Arial" w:hAnsi="Arial"/>
                <w:b w:val="false"/>
                <w:bCs w:val="false"/>
                <w:i w:val="false"/>
                <w:iCs w:val="false"/>
                <w:color w:val="000000"/>
                <w:sz w:val="18"/>
                <w:szCs w:val="18"/>
              </w:rPr>
              <w:t xml:space="preserve"> to answer each question below in the space under it. Write in full sentences, show all your working for calculations, and draw neat labelled diagrams with a ruler where asked. Use correct words such as mirror line, image, object, perpendicular bisector, congruent, SSS and lateral inversion.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mirror does to the lorry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the Nairobi–Thika highway the conductor's mirror shows three things about the lorry's image: (a) it appears as far behind the mirror surface as the real lorry is in front of it, (b) it is the same size as the lorry, and (c) the lorry's right headlight appears on the left. Draw a labelled diagram showing the lorry (object), the mirror line and the image. Then use the properties of reflection you discovered in Lesson 4 to explain each of the three observations (a), (b) and (c).</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Coordinates and the mirror line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Imagine the matatu mirror is the y-axis of a Cartesian plane. Write the rule that maps any object point (a, b) to its image, and explain in one sentence what stays the same and what changes. (b) A point P(</w:t>
            </w:r>
            <w:del w:id="9002" w:author="Claude (AI) - proposed" w:date="2026-10-15T20:14:00Z">
              <w:r>
                <w:rPr>
                  <w:rFonts w:ascii="Arial" w:cs="Arial" w:eastAsia="Arial" w:hAnsi="Arial"/>
                  <w:b/>
                  <w:bCs/>
                  <w:i w:val="false"/>
                  <w:iCs w:val="false"/>
                  <w:color w:val="000000"/>
                  <w:sz w:val="18"/>
                  <w:szCs w:val="18"/>
                </w:rPr>
                <w:delText xml:space="preserve">2, 1</w:delText>
              </w:r>
            </w:del>
            <w:ins w:id="9003" w:author="Claude (AI) - proposed" w:date="2026-10-15T20:14:00Z">
              <w:r>
                <w:rPr>
                  <w:rFonts w:ascii="Arial" w:cs="Arial" w:eastAsia="Arial" w:hAnsi="Arial"/>
                  <w:b/>
                  <w:bCs/>
                  <w:i w:val="false"/>
                  <w:iCs w:val="false"/>
                  <w:color w:val="000000"/>
                  <w:sz w:val="18"/>
                  <w:szCs w:val="18"/>
                </w:rPr>
                <w:t xml:space="preserve">1, 2</w:t>
              </w:r>
            </w:ins>
            <w:r>
              <w:rPr>
                <w:rFonts w:ascii="Arial" w:cs="Arial" w:eastAsia="Arial" w:hAnsi="Arial"/>
                <w:b/>
                <w:bCs/>
                <w:i w:val="false"/>
                <w:iCs w:val="false"/>
                <w:color w:val="000000"/>
                <w:sz w:val="18"/>
                <w:szCs w:val="18"/>
              </w:rPr>
              <w:t xml:space="preserve">) has the image P'(</w:t>
            </w:r>
            <w:del w:id="9004" w:author="Claude (AI) - proposed" w:date="2026-10-15T20:14:00Z">
              <w:r>
                <w:rPr>
                  <w:rFonts w:ascii="Arial" w:cs="Arial" w:eastAsia="Arial" w:hAnsi="Arial"/>
                  <w:b/>
                  <w:bCs/>
                  <w:i w:val="false"/>
                  <w:iCs w:val="false"/>
                  <w:color w:val="000000"/>
                  <w:sz w:val="18"/>
                  <w:szCs w:val="18"/>
                </w:rPr>
                <w:delText xml:space="preserve">6, 5</w:delText>
              </w:r>
            </w:del>
            <w:ins w:id="9005" w:author="Claude (AI) - proposed" w:date="2026-10-15T20:14:00Z">
              <w:r>
                <w:rPr>
                  <w:rFonts w:ascii="Arial" w:cs="Arial" w:eastAsia="Arial" w:hAnsi="Arial"/>
                  <w:b/>
                  <w:bCs/>
                  <w:i w:val="false"/>
                  <w:iCs w:val="false"/>
                  <w:color w:val="000000"/>
                  <w:sz w:val="18"/>
                  <w:szCs w:val="18"/>
                </w:rPr>
                <w:t xml:space="preserve">5, 4</w:t>
              </w:r>
            </w:ins>
            <w:r>
              <w:rPr>
                <w:rFonts w:ascii="Arial" w:cs="Arial" w:eastAsia="Arial" w:hAnsi="Arial"/>
                <w:b/>
                <w:bCs/>
                <w:i w:val="false"/>
                <w:iCs w:val="false"/>
                <w:color w:val="000000"/>
                <w:sz w:val="18"/>
                <w:szCs w:val="18"/>
              </w:rPr>
              <w:t xml:space="preserve">) after reflection in an unknown mirror line. Find the equation of the mirror line. Show each step of your working and say which facts about the mirror line you used.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Proving the image is congruent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Triangle NMK is reflected in a mirror line to give triangle N'M'K'. (a) Explain why the sides NM, MK and KN are equal in length to N'M', M'K' and K'N'. (b) Name the congruence test that proves triangle NMK is congruent to triangle N'M'K', and write the congruence statement. (c) Why do we not need to measure all six elements (three sides and three angles) of the two triangles?</w:t>
            </w:r>
            <w:ins w:id="9006" w:author="Claude (AI) - proposed" w:date="2026-10-15T20:14:00Z">
              <w:r>
                <w:rPr>
                  <w:rFonts w:ascii="Arial" w:cs="Arial" w:eastAsia="Arial" w:hAnsi="Arial"/>
                  <w:b/>
                  <w:bCs/>
                  <w:i w:val="false"/>
                  <w:iCs w:val="false"/>
                  <w:color w:val="000000"/>
                  <w:sz w:val="18"/>
                  <w:szCs w:val="18"/>
                </w:rPr>
                <w:t xml:space="preserve"> (d) In triangles ABC and DEF, AB = DE = 6 cm, angle ABC = angle DEF = 50 degrees and BC = EF = 8 cm. Are the triangles congruent? Name the test and write the congruence statement. (e) Triangle X and triangle Y both have angles of 40, 60 and 80 degrees. Wanjiru says they must be congruent. Do you agree? Explain.</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image looks flipped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classmate says: 'If the lorry's image is congruent to the lorry, it should be possible to place one exactly on top of the other without lifting it off the page, so the right headlight should not appear on the left.' Respond to your classmate. In your answer, name the type of congruence that a reflection produces and explain how it resolves the puzzle in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reflection and congruence in real life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Give two examples from Kenyan daily life where reflection is used or can be seen, and one example where congruence is used or can be seen. (b) Look back at the model you drew in Lesson 1. Describe two ideas in it that you would keep and two things you would change or add now, using at least two terms from this unit.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with properties of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5T20:14:0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explains equal distance, equal size and lateral inversion, linking each to the matatu mirror and the lorry, with a fully labelled diagram showing perpendicular connectors.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5T20:14:0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at least two of the three observations correctly using the properties of reflection; the diagram is mostly labelled.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5T20:14:0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what is seen but does not link it to properties of reflection, or the diagram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Coordinate rules and mirror-line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20:14:0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(a, b) to (-a, b) correctly and finds y = -</w:t>
            </w:r>
            <w:del w:id="9011" w:author="Claude (AI) - proposed" w:date="2026-10-15T20:14:00Z">
              <w:r>
                <w:rPr>
                  <w:rFonts w:ascii="Arial" w:cs="Arial" w:eastAsia="Arial" w:hAnsi="Arial"/>
                  <w:b w:val="false"/>
                  <w:bCs w:val="false"/>
                  <w:i w:val="false"/>
                  <w:iCs w:val="false"/>
                  <w:color w:val="000000"/>
                  <w:sz w:val="18"/>
                  <w:szCs w:val="18"/>
                </w:rPr>
                <w:delText xml:space="preserve">x + 7</w:delText>
              </w:r>
            </w:del>
            <w:ins w:id="9012" w:author="Claude (AI) - proposed" w:date="2026-10-15T20:14:00Z">
              <w:r>
                <w:rPr>
                  <w:rFonts w:ascii="Arial" w:cs="Arial" w:eastAsia="Arial" w:hAnsi="Arial"/>
                  <w:b w:val="false"/>
                  <w:bCs w:val="false"/>
                  <w:i w:val="false"/>
                  <w:iCs w:val="false"/>
                  <w:color w:val="000000"/>
                  <w:sz w:val="18"/>
                  <w:szCs w:val="18"/>
                </w:rPr>
                <w:t xml:space="preserve">2x + 9</w:t>
              </w:r>
            </w:ins>
            <w:r>
              <w:rPr>
                <w:rFonts w:ascii="Arial" w:cs="Arial" w:eastAsia="Arial" w:hAnsi="Arial"/>
                <w:b w:val="false"/>
                <w:bCs w:val="false"/>
                <w:i w:val="false"/>
                <w:iCs w:val="false"/>
                <w:color w:val="000000"/>
                <w:sz w:val="18"/>
                <w:szCs w:val="18"/>
              </w:rPr>
              <w:t xml:space="preserve"> with all steps shown (midpoint, gradient, negative reciprocal, equation) and a reason for each.</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5T20:14:0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Finds the correct equation with minor slips in working or missing reasons, or states the rule correctly with a small error in the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5T20:14:0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Cannot state the rule or find the midpoint and gradient correctly, and does not reach the equation.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Congruence reasoning (</w:t>
            </w:r>
            <w:del w:id="9015" w:author="Claude (AI) - proposed" w:date="2026-10-15T20:14:00Z">
              <w:r>
                <w:rPr>
                  <w:rFonts w:ascii="Arial" w:cs="Arial" w:eastAsia="Arial" w:hAnsi="Arial"/>
                  <w:b w:val="false"/>
                  <w:bCs w:val="false"/>
                  <w:i w:val="false"/>
                  <w:iCs w:val="false"/>
                  <w:color w:val="000000"/>
                  <w:sz w:val="18"/>
                  <w:szCs w:val="18"/>
                </w:rPr>
                <w:delText xml:space="preserve">SSS</w:delText>
              </w:r>
            </w:del>
            <w:ins w:id="9016" w:author="Claude (AI) - proposed" w:date="2026-10-15T20:14:00Z">
              <w:r>
                <w:rPr>
                  <w:rFonts w:ascii="Arial" w:cs="Arial" w:eastAsia="Arial" w:hAnsi="Arial"/>
                  <w:b w:val="false"/>
                  <w:bCs w:val="false"/>
                  <w:i w:val="false"/>
                  <w:iCs w:val="false"/>
                  <w:color w:val="000000"/>
                  <w:sz w:val="18"/>
                  <w:szCs w:val="18"/>
                </w:rPr>
                <w:t xml:space="preserve">congruence tests</w:t>
              </w:r>
            </w:ins>
            <w:r>
              <w:rPr>
                <w:rFonts w:ascii="Arial" w:cs="Arial" w:eastAsia="Arial" w:hAnsi="Arial"/>
                <w:b w:val="false"/>
                <w:bCs w:val="false"/>
                <w:i w:val="false"/>
                <w:iCs w:val="false"/>
                <w:color w:val="000000"/>
                <w:sz w:val="18"/>
                <w:szCs w:val="18"/>
              </w:rPr>
              <w:t xml:space="preserve"> and opposite congruence)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20:14:0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that reflection preserves distances, names SSS with a correct congruence statement, </w:t>
            </w:r>
            <w:del w:id="9018" w:author="Claude (AI) - proposed" w:date="2026-10-15T20:14:00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explains why six elements are not needed and why the congruence is opposite</w:t>
            </w:r>
            <w:ins w:id="9019" w:author="Claude (AI) - proposed" w:date="2026-10-15T20:14:00Z">
              <w:r>
                <w:rPr>
                  <w:rFonts w:ascii="Arial" w:cs="Arial" w:eastAsia="Arial" w:hAnsi="Arial"/>
                  <w:b w:val="false"/>
                  <w:bCs w:val="false"/>
                  <w:i w:val="false"/>
                  <w:iCs w:val="false"/>
                  <w:color w:val="000000"/>
                  <w:sz w:val="18"/>
                  <w:szCs w:val="18"/>
                </w:rPr>
                <w:t xml:space="preserve">, uses SAS correctly in (d) and explains in (e) why equal angles alone are not enough</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5T20:14:0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SSS and gives a correct statement </w:t>
            </w:r>
            <w:del w:id="9021" w:author="Claude (AI) - proposed" w:date="2026-10-15T20:14:00Z">
              <w:r>
                <w:rPr>
                  <w:rFonts w:ascii="Arial" w:cs="Arial" w:eastAsia="Arial" w:hAnsi="Arial"/>
                  <w:b w:val="false"/>
                  <w:bCs w:val="false"/>
                  <w:i w:val="false"/>
                  <w:iCs w:val="false"/>
                  <w:color w:val="000000"/>
                  <w:sz w:val="18"/>
                  <w:szCs w:val="18"/>
                </w:rPr>
                <w:delText xml:space="preserve">but</w:delText>
              </w:r>
            </w:del>
            <w:ins w:id="9022" w:author="Claude (AI) - proposed" w:date="2026-10-15T20:14:00Z">
              <w:r>
                <w:rPr>
                  <w:rFonts w:ascii="Arial" w:cs="Arial" w:eastAsia="Arial" w:hAnsi="Arial"/>
                  <w:b w:val="false"/>
                  <w:bCs w:val="false"/>
                  <w:i w:val="false"/>
                  <w:iCs w:val="false"/>
                  <w:color w:val="000000"/>
                  <w:sz w:val="18"/>
                  <w:szCs w:val="18"/>
                </w:rPr>
                <w:t xml:space="preserve">and identifies SAS in (d);</w:t>
              </w:r>
            </w:ins>
            <w:r>
              <w:rPr>
                <w:rFonts w:ascii="Arial" w:cs="Arial" w:eastAsia="Arial" w:hAnsi="Arial"/>
                <w:b w:val="false"/>
                <w:bCs w:val="false"/>
                <w:i w:val="false"/>
                <w:iCs w:val="false"/>
                <w:color w:val="000000"/>
                <w:sz w:val="18"/>
                <w:szCs w:val="18"/>
              </w:rPr>
              <w:t xml:space="preserve"> the explanation of why distances are preserved</w:t>
            </w:r>
            <w:del w:id="9023" w:author="Claude (AI) - proposed" w:date="2026-10-15T20:14:00Z">
              <w:r>
                <w:rPr>
                  <w:rFonts w:ascii="Arial" w:cs="Arial" w:eastAsia="Arial" w:hAnsi="Arial"/>
                  <w:b w:val="false"/>
                  <w:bCs w:val="false"/>
                  <w:i w:val="false"/>
                  <w:iCs w:val="false"/>
                  <w:color w:val="000000"/>
                  <w:sz w:val="18"/>
                  <w:szCs w:val="18"/>
                </w:rPr>
                <w:delText xml:space="preserve"> or</w:delText>
              </w:r>
            </w:del>
            <w:ins w:id="9024" w:author="Claude (AI) - proposed" w:date="2026-10-15T20:14:00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why the congruence is opposite </w:t>
            </w:r>
            <w:ins w:id="9025" w:author="Claude (AI) - proposed" w:date="2026-10-15T20:14:00Z">
              <w:r>
                <w:rPr>
                  <w:rFonts w:ascii="Arial" w:cs="Arial" w:eastAsia="Arial" w:hAnsi="Arial"/>
                  <w:b w:val="false"/>
                  <w:bCs w:val="false"/>
                  <w:i w:val="false"/>
                  <w:iCs w:val="false"/>
                  <w:color w:val="000000"/>
                  <w:sz w:val="18"/>
                  <w:szCs w:val="18"/>
                </w:rPr>
                <w:t xml:space="preserve">or why equal angles are not enough </w:t>
              </w:r>
            </w:ins>
            <w:r>
              <w:rPr>
                <w:rFonts w:ascii="Arial" w:cs="Arial" w:eastAsia="Arial" w:hAnsi="Arial"/>
                <w:b w:val="false"/>
                <w:bCs w:val="false"/>
                <w:i w:val="false"/>
                <w:iCs w:val="false"/>
                <w:color w:val="000000"/>
                <w:sz w:val="18"/>
                <w:szCs w:val="18"/>
              </w:rPr>
              <w:t xml:space="preserve">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5T20:14:0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name a valid congruence test</w:t>
            </w:r>
            <w:ins w:id="9027" w:author="Claude (AI) - proposed" w:date="2026-10-15T20:14:00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or confuses congruence with orientation</w:t>
            </w:r>
            <w:ins w:id="9028" w:author="Claude (AI) - proposed" w:date="2026-10-15T20:14:00Z">
              <w:r>
                <w:rPr>
                  <w:rFonts w:ascii="Arial" w:cs="Arial" w:eastAsia="Arial" w:hAnsi="Arial"/>
                  <w:b w:val="false"/>
                  <w:bCs w:val="false"/>
                  <w:i w:val="false"/>
                  <w:iCs w:val="false"/>
                  <w:color w:val="000000"/>
                  <w:sz w:val="18"/>
                  <w:szCs w:val="18"/>
                </w:rPr>
                <w:t xml:space="preserve"> or with similar shapes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Resolving the driving question and using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9" w:author="Claude (AI) - proposed" w:date="2026-10-15T20:14:0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distinguishes size/shape from orientation, answers the driving question in a connected argument, and gives accurate Kenyan examples and a thoughtful model revision.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0" w:author="Claude (AI) - proposed" w:date="2026-10-15T20:14:0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Answers the driving question with some links between ideas; examples and model revision are accurate but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5T20:14:0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separate, unconnected statements; examples are missing or inaccurate and there is little model revision.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affs1xatvgfe0b0ckvv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qatvdmwiwesdt24nb9i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ntqhwn8nffwlb650jl9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affs1xatvgfe0b0ckvvn" Type="http://schemas.openxmlformats.org/officeDocument/2006/relationships/hyperlink" Target="https://creativecommons.org/licenses/by-nc/4.0/" TargetMode="External"/><Relationship Id="rIdmqatvdmwiwesdt24nb9ip" Type="http://schemas.openxmlformats.org/officeDocument/2006/relationships/hyperlink" Target="https://creativecommons.org/licenses/by-nc/4.0/" TargetMode="External"/><Relationship Id="rIdxntqhwn8nffwlb650jl9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2026-10-15T20:13:59.219Z</dcterms:created>
  <dcterms:modified xsi:type="dcterms:W3CDTF">2026-10-15T20:13:59.219Z</dcterms:modified>
</cp:coreProperties>
</file>

<file path=docProps/custom.xml><?xml version="1.0" encoding="utf-8"?>
<Properties xmlns="http://schemas.openxmlformats.org/officeDocument/2006/custom-properties" xmlns:vt="http://schemas.openxmlformats.org/officeDocument/2006/docPropsVTypes"/>
</file>