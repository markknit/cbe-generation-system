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2.3 ROTATION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been studying the minute hand of the clock on the Administration Block at the University of Nairobi. Answer the driving question: When the minute hand completes its journey around the clock face, what mathematical rules govern exactly where every point on the hand ends up, and how can we use those rules to rotate any shape to any position, on paper and on a grid? Work through the five sections below. Write in full sentences, show every step of your working, and use words and labels from our lessons (centre of rotation, angle of rotation, clockwise, anticlockwise, order of rotational symmetry). Draw neat sketches where a prompt asks for them. Use a ruler, compass and protractor where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changes and what stays the same?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minute hand of the University of Nairobi clock was observed at 12:00, 12:15, 12:30 and 12:45. The hand pointed in a different direction each time, yet it looked the same. (a) Name the type of motion the hand is performing and say how it differs from a translation and from a reflection. (b) Say which point is the centre of rotation, and explain why it is the only point that does not move. (c) List what changes and what stays the same about the hand during the motion, and give a reason for each. (d) Explain how a compass and a protractor in the four-step construction method represent features of the clock.</w:t>
            </w:r>
            <w:ins w:id="9001" w:author="Claude (AI) - proposed" w:date="2026-10-15T20:14:05Z">
              <w:r>
                <w:rPr>
                  <w:rFonts w:ascii="Arial" w:cs="Arial" w:eastAsia="Arial" w:hAnsi="Arial"/>
                  <w:b/>
                  <w:bCs/>
                  <w:i w:val="false"/>
                  <w:iCs w:val="false"/>
                  <w:color w:val="000000"/>
                  <w:sz w:val="18"/>
                  <w:szCs w:val="18"/>
                </w:rPr>
                <w:t xml:space="preserve"> (e) Is the hand at 12:15 directly or oppositely congruent to the hand at 12:00? Give a reason using what you know about flipping and turning.</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Predicting positions with coordinate rules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Model the minute hand as a line segment on a coordinate grid with the clock centre at the origin O(0, 0). The points A(0, 5), B(0, 3) and C(0, 1) lie on the hand at 12:00. The hand turns 90° clockwise every 15 minutes.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Turn from 12:00</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(0, 1)</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12:15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 clockwise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12:30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12:45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 clockwise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Write down the coordinate rule for each turn: 90° clockwise, 180° and 270° clockwise. (b) Use the rules to complete the table. (c) Using point A at 12:15, show by calculation that its distance from the centre has not changed. (d) State the position of A at 1:00 and explain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Finding the centre and angle of rotation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Suppose you did not know where the clock's pivot was. You are only told that the tip of the hand moved from A(0, 5) at 12:00 to A′(5, 0) at 12:15, and then to A″(0, −5) at 12:30. (a) Describe, step by step, how you would use a ruler and compass to find the centre of rotation from these positions. (b) Plot A, A′ and A″ on a coordinate grid and carry out your construction on the grid. Use it to state the coordinates of the centre. (c) Explain why the centre must lie on the perpendicular bisector of each object–image segment. (d) How would you measure the angle of rotation and check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Rotational symmetry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does it mean for a plane figure to have rotational symmetry of order n, and how do you work out the smallest angle of rotation that maps it onto itself? (b) State the order of rotational symmetry of a regular hexagon (like the weave pattern of a </w:t>
            </w:r>
            <w:del w:id="9002" w:author="Claude (AI) - proposed" w:date="2026-10-15T20:14:05Z">
              <w:r>
                <w:rPr>
                  <w:rFonts w:ascii="Arial" w:cs="Arial" w:eastAsia="Arial" w:hAnsi="Arial"/>
                  <w:b/>
                  <w:bCs/>
                  <w:i w:val="false"/>
                  <w:iCs w:val="false"/>
                  <w:color w:val="000000"/>
                  <w:sz w:val="18"/>
                  <w:szCs w:val="18"/>
                </w:rPr>
                <w:delText xml:space="preserve">Maasai</w:delText>
              </w:r>
            </w:del>
            <w:ins w:id="9003" w:author="Claude (AI) - proposed" w:date="2026-10-15T20:14:05Z">
              <w:r>
                <w:rPr>
                  <w:rFonts w:ascii="Arial" w:cs="Arial" w:eastAsia="Arial" w:hAnsi="Arial"/>
                  <w:b/>
                  <w:bCs/>
                  <w:i w:val="false"/>
                  <w:iCs w:val="false"/>
                  <w:color w:val="000000"/>
                  <w:sz w:val="18"/>
                  <w:szCs w:val="18"/>
                </w:rPr>
                <w:t xml:space="preserve">Kikuyu</w:t>
              </w:r>
            </w:ins>
            <w:r>
              <w:rPr>
                <w:rFonts w:ascii="Arial" w:cs="Arial" w:eastAsia="Arial" w:hAnsi="Arial"/>
                <w:b/>
                <w:bCs/>
                <w:i w:val="false"/>
                <w:iCs w:val="false"/>
                <w:color w:val="000000"/>
                <w:sz w:val="18"/>
                <w:szCs w:val="18"/>
              </w:rPr>
              <w:t xml:space="preserve"> kiondo basket), a rectangle, and the letter S. (c) </w:t>
            </w:r>
            <w:del w:id="9004" w:author="Claude (AI) - proposed" w:date="2026-10-15T20:14:05Z">
              <w:r>
                <w:rPr>
                  <w:rFonts w:ascii="Arial" w:cs="Arial" w:eastAsia="Arial" w:hAnsi="Arial"/>
                  <w:b/>
                  <w:bCs/>
                  <w:i w:val="false"/>
                  <w:iCs w:val="false"/>
                  <w:color w:val="000000"/>
                  <w:sz w:val="18"/>
                  <w:szCs w:val="18"/>
                </w:rPr>
                <w:delText xml:space="preserve">The</w:delText>
              </w:r>
            </w:del>
            <w:ins w:id="9005" w:author="Claude (AI) - proposed" w:date="2026-10-15T20:14:05Z">
              <w:r>
                <w:rPr>
                  <w:rFonts w:ascii="Arial" w:cs="Arial" w:eastAsia="Arial" w:hAnsi="Arial"/>
                  <w:b/>
                  <w:bCs/>
                  <w:i w:val="false"/>
                  <w:iCs w:val="false"/>
                  <w:color w:val="000000"/>
                  <w:sz w:val="18"/>
                  <w:szCs w:val="18"/>
                </w:rPr>
                <w:t xml:space="preserve">Look only at the 12 equally spaced hour marks on the</w:t>
              </w:r>
            </w:ins>
            <w:r>
              <w:rPr>
                <w:rFonts w:ascii="Arial" w:cs="Arial" w:eastAsia="Arial" w:hAnsi="Arial"/>
                <w:b/>
                <w:bCs/>
                <w:i w:val="false"/>
                <w:iCs w:val="false"/>
                <w:color w:val="000000"/>
                <w:sz w:val="18"/>
                <w:szCs w:val="18"/>
              </w:rPr>
              <w:t xml:space="preserve"> clock face at the University of Nairobi </w:t>
            </w:r>
            <w:del w:id="9006" w:author="Claude (AI) - proposed" w:date="2026-10-15T20:14:05Z">
              <w:r>
                <w:rPr>
                  <w:rFonts w:ascii="Arial" w:cs="Arial" w:eastAsia="Arial" w:hAnsi="Arial"/>
                  <w:b/>
                  <w:bCs/>
                  <w:i w:val="false"/>
                  <w:iCs w:val="false"/>
                  <w:color w:val="000000"/>
                  <w:sz w:val="18"/>
                  <w:szCs w:val="18"/>
                </w:rPr>
                <w:delText xml:space="preserve">has 12 equally spaced marks</w:delText>
              </w:r>
            </w:del>
            <w:ins w:id="9007" w:author="Claude (AI) - proposed" w:date="2026-10-15T20:14:05Z">
              <w:r>
                <w:rPr>
                  <w:rFonts w:ascii="Arial" w:cs="Arial" w:eastAsia="Arial" w:hAnsi="Arial"/>
                  <w:b/>
                  <w:bCs/>
                  <w:i w:val="false"/>
                  <w:iCs w:val="false"/>
                  <w:color w:val="000000"/>
                  <w:sz w:val="18"/>
                  <w:szCs w:val="18"/>
                </w:rPr>
                <w:t xml:space="preserve">(ignore the numerals, the hands and the minute marks)</w:t>
              </w:r>
            </w:ins>
            <w:r>
              <w:rPr>
                <w:rFonts w:ascii="Arial" w:cs="Arial" w:eastAsia="Arial" w:hAnsi="Arial"/>
                <w:b/>
                <w:bCs/>
                <w:i w:val="false"/>
                <w:iCs w:val="false"/>
                <w:color w:val="000000"/>
                <w:sz w:val="18"/>
                <w:szCs w:val="18"/>
              </w:rPr>
              <w:t xml:space="preserve">. State its order of rotational symmetry and the angle between each coincident position. (d) A triangular prism</w:t>
            </w:r>
            <w:ins w:id="9008" w:author="Claude (AI) - proposed" w:date="2026-10-15T20:14:05Z">
              <w:r>
                <w:rPr>
                  <w:rFonts w:ascii="Arial" w:cs="Arial" w:eastAsia="Arial" w:hAnsi="Arial"/>
                  <w:b/>
                  <w:bCs/>
                  <w:i w:val="false"/>
                  <w:iCs w:val="false"/>
                  <w:color w:val="000000"/>
                  <w:sz w:val="18"/>
                  <w:szCs w:val="18"/>
                </w:rPr>
                <w:t xml:space="preserve"> with equilateral triangle ends</w:t>
              </w:r>
            </w:ins>
            <w:r>
              <w:rPr>
                <w:rFonts w:ascii="Arial" w:cs="Arial" w:eastAsia="Arial" w:hAnsi="Arial"/>
                <w:b/>
                <w:bCs/>
                <w:i w:val="false"/>
                <w:iCs w:val="false"/>
                <w:color w:val="000000"/>
                <w:sz w:val="18"/>
                <w:szCs w:val="18"/>
              </w:rPr>
              <w:t xml:space="preserve"> is rotated about its longitudinal axis. State the order of rotational symmetry it has about that axis and explain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evidence-based answer to the driving question: When the minute hand of the University of Nairobi clock completes its journey around the clock face, what mathematical rules govern exactly where every point on the hand ends up, and how can we use those rules to rotate any shape to any position, on paper and on a grid? Your answer should (i) state the properties of rotation, (ii) explain how to find the image on plain paper and on the Cartesian plane, (iii) explain how to find the centre and angle when they are unknown, and (iv) give one example of rotation from your school, home or a Kenyan place, stating its centre and an angle or order of symmetry. Finally, say how your thinking has changed since your first sketch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rotation</w:t>
            </w:r>
            <w:ins w:id="9009" w:author="Claude (AI) - proposed" w:date="2026-10-15T20:14:05Z">
              <w:r>
                <w:rPr>
                  <w:rFonts w:ascii="Arial" w:cs="Arial" w:eastAsia="Arial" w:hAnsi="Arial"/>
                  <w:b w:val="false"/>
                  <w:bCs w:val="false"/>
                  <w:i w:val="false"/>
                  <w:iCs w:val="false"/>
                  <w:color w:val="000000"/>
                  <w:sz w:val="18"/>
                  <w:szCs w:val="18"/>
                </w:rPr>
                <w:t xml:space="preserve">, congruence</w:t>
              </w:r>
            </w:ins>
            <w:r>
              <w:rPr>
                <w:rFonts w:ascii="Arial" w:cs="Arial" w:eastAsia="Arial" w:hAnsi="Arial"/>
                <w:b w:val="false"/>
                <w:bCs w:val="false"/>
                <w:i w:val="false"/>
                <w:iCs w:val="false"/>
                <w:color w:val="000000"/>
                <w:sz w:val="18"/>
                <w:szCs w:val="18"/>
              </w:rPr>
              <w:t xml:space="preserve"> and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the centre, angle, direction and preserved distances and shape, </w:t>
            </w:r>
            <w:ins w:id="9011" w:author="Claude (AI) - proposed" w:date="2026-10-15T20:14:05Z">
              <w:r>
                <w:rPr>
                  <w:rFonts w:ascii="Arial" w:cs="Arial" w:eastAsia="Arial" w:hAnsi="Arial"/>
                  <w:b w:val="false"/>
                  <w:bCs w:val="false"/>
                  <w:i w:val="false"/>
                  <w:iCs w:val="false"/>
                  <w:color w:val="000000"/>
                  <w:sz w:val="18"/>
                  <w:szCs w:val="18"/>
                </w:rPr>
                <w:t xml:space="preserve">states that the hand at a later time is directly congruent to the hand at 12:00 (turned, not flipped over), </w:t>
              </w:r>
            </w:ins>
            <w:r>
              <w:rPr>
                <w:rFonts w:ascii="Arial" w:cs="Arial" w:eastAsia="Arial" w:hAnsi="Arial"/>
                <w:b w:val="false"/>
                <w:bCs w:val="false"/>
                <w:i w:val="false"/>
                <w:iCs w:val="false"/>
                <w:color w:val="000000"/>
                <w:sz w:val="18"/>
                <w:szCs w:val="18"/>
              </w:rPr>
              <w:t xml:space="preserve">and clearly links each</w:t>
            </w:r>
            <w:ins w:id="9012" w:author="Claude (AI) - proposed" w:date="2026-10-15T20:14:05Z">
              <w:r>
                <w:rPr>
                  <w:rFonts w:ascii="Arial" w:cs="Arial" w:eastAsia="Arial" w:hAnsi="Arial"/>
                  <w:b w:val="false"/>
                  <w:bCs w:val="false"/>
                  <w:i w:val="false"/>
                  <w:iCs w:val="false"/>
                  <w:color w:val="000000"/>
                  <w:sz w:val="18"/>
                  <w:szCs w:val="18"/>
                </w:rPr>
                <w:t xml:space="preserve"> idea</w:t>
              </w:r>
            </w:ins>
            <w:r>
              <w:rPr>
                <w:rFonts w:ascii="Arial" w:cs="Arial" w:eastAsia="Arial" w:hAnsi="Arial"/>
                <w:b w:val="false"/>
                <w:bCs w:val="false"/>
                <w:i w:val="false"/>
                <w:iCs w:val="false"/>
                <w:color w:val="000000"/>
                <w:sz w:val="18"/>
                <w:szCs w:val="18"/>
              </w:rPr>
              <w:t xml:space="preserve"> to the Nairobi clock and to the construction steps.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most properties correctly</w:t>
            </w:r>
            <w:ins w:id="9014" w:author="Claude (AI) - proposed" w:date="2026-10-15T20:14:05Z">
              <w:r>
                <w:rPr>
                  <w:rFonts w:ascii="Arial" w:cs="Arial" w:eastAsia="Arial" w:hAnsi="Arial"/>
                  <w:b w:val="false"/>
                  <w:bCs w:val="false"/>
                  <w:i w:val="false"/>
                  <w:iCs w:val="false"/>
                  <w:color w:val="000000"/>
                  <w:sz w:val="18"/>
                  <w:szCs w:val="18"/>
                </w:rPr>
                <w:t xml:space="preserve"> and gives the congruence type with a reason,</w:t>
              </w:r>
            </w:ins>
            <w:r>
              <w:rPr>
                <w:rFonts w:ascii="Arial" w:cs="Arial" w:eastAsia="Arial" w:hAnsi="Arial"/>
                <w:b w:val="false"/>
                <w:bCs w:val="false"/>
                <w:i w:val="false"/>
                <w:iCs w:val="false"/>
                <w:color w:val="000000"/>
                <w:sz w:val="18"/>
                <w:szCs w:val="18"/>
              </w:rPr>
              <w:t xml:space="preserve"> with some link to the clock; minor gaps in explaining why.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rotation but confuses it with translation or reflection</w:t>
            </w:r>
            <w:ins w:id="9016" w:author="Claude (AI) - proposed" w:date="2026-10-15T20:14:05Z">
              <w:r>
                <w:rPr>
                  <w:rFonts w:ascii="Arial" w:cs="Arial" w:eastAsia="Arial" w:hAnsi="Arial"/>
                  <w:b w:val="false"/>
                  <w:bCs w:val="false"/>
                  <w:i w:val="false"/>
                  <w:iCs w:val="false"/>
                  <w:color w:val="000000"/>
                  <w:sz w:val="18"/>
                  <w:szCs w:val="18"/>
                </w:rPr>
                <w:t xml:space="preserve"> (for example says a rotation gives opposite congruence)</w:t>
              </w:r>
            </w:ins>
            <w:r>
              <w:rPr>
                <w:rFonts w:ascii="Arial" w:cs="Arial" w:eastAsia="Arial" w:hAnsi="Arial"/>
                <w:b w:val="false"/>
                <w:bCs w:val="false"/>
                <w:i w:val="false"/>
                <w:iCs w:val="false"/>
                <w:color w:val="000000"/>
                <w:sz w:val="18"/>
                <w:szCs w:val="18"/>
              </w:rPr>
              <w:t xml:space="preserve">, or lists properties without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coordinate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all rules correctly to complete the table, verifies distance preservation with calculation, and explains the 360° return.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Completes most of the table correctly; minor sign errors or incomplete distance check.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wrong rules or direction, or cannot calculate image coordinates.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Finding centre and angle of rotation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an accurate perpendicular bisector construction, finds the correct centre, justifies why the centre is equidistant, and verifies the angle.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1"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method and finds the centre with minor errors in reasoning or verification.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Cannot locate the centre or does not use perpendicular bisectors.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Rotational symmetry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correct orders and angles for all figures and the solid, with the 360° ÷ n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4"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orders correct; reasoning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Orders incorrect or no use of 360° ÷ 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Synthesis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coherent, evidence-based answer covering all four points, gives a valid Kenyan example,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7"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 covers most points with a reasonable example; reflection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Answer is incomplete or lacks evidence, example or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oj4_glm0dxujx4g1prw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l4--qzmlyuscuhnwzye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aito5_dcjdhkf-2ugva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oj4_glm0dxujx4g1prwd" Type="http://schemas.openxmlformats.org/officeDocument/2006/relationships/hyperlink" Target="https://creativecommons.org/licenses/by-nc/4.0/" TargetMode="External"/><Relationship Id="rIdrl4--qzmlyuscuhnwzyen" Type="http://schemas.openxmlformats.org/officeDocument/2006/relationships/hyperlink" Target="https://creativecommons.org/licenses/by-nc/4.0/" TargetMode="External"/><Relationship Id="rIdxaito5_dcjdhkf-2ugva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2026-10-15T20:14:04.165Z</dcterms:created>
  <dcterms:modified xsi:type="dcterms:W3CDTF">2026-10-15T20:14:04.165Z</dcterms:modified>
</cp:coreProperties>
</file>

<file path=docProps/custom.xml><?xml version="1.0" encoding="utf-8"?>
<Properties xmlns="http://schemas.openxmlformats.org/officeDocument/2006/custom-properties" xmlns:vt="http://schemas.openxmlformats.org/officeDocument/2006/docPropsVTypes"/>
</file>