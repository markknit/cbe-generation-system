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2.1 SIMILARITY AND ENLARGEMENT</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Kisumu school plan labelled Scale 1 : 200 and the two water tanks, one of which holds 8 times as much water as the other. Answer every section in your own words. Use the evidence you collected in Lessons 1 to 8, including your measurements, tables</w:t>
            </w:r>
            <w:del w:id="9001" w:author="Claude (AI) - proposed" w:date="2026-10-15T20:13:55Z">
              <w:r>
                <w:rPr>
                  <w:rFonts w:ascii="Arial" w:cs="Arial" w:eastAsia="Arial" w:hAnsi="Arial"/>
                  <w:b w:val="false"/>
                  <w:bCs w:val="false"/>
                  <w:i w:val="false"/>
                  <w:iCs w:val="false"/>
                  <w:color w:val="000000"/>
                  <w:sz w:val="18"/>
                  <w:szCs w:val="18"/>
                </w:rPr>
                <w:delText xml:space="preserve"> and models</w:delText>
              </w:r>
            </w:del>
            <w:ins w:id="9002" w:author="Claude (AI) - proposed" w:date="2026-10-15T20:13:55Z">
              <w:r>
                <w:rPr>
                  <w:rFonts w:ascii="Arial" w:cs="Arial" w:eastAsia="Arial" w:hAnsi="Arial"/>
                  <w:b w:val="false"/>
                  <w:bCs w:val="false"/>
                  <w:i w:val="false"/>
                  <w:iCs w:val="false"/>
                  <w:color w:val="000000"/>
                  <w:sz w:val="18"/>
                  <w:szCs w:val="18"/>
                </w:rPr>
                <w:t xml:space="preserve">, models and the Summary Table you completed. If your teacher agrees, you may give part of an answer aloud or as a labelled diagram</w:t>
              </w:r>
            </w:ins>
            <w:r>
              <w:rPr>
                <w:rFonts w:ascii="Arial" w:cs="Arial" w:eastAsia="Arial" w:hAnsi="Arial"/>
                <w:b w:val="false"/>
                <w:bCs w:val="false"/>
                <w:i w:val="false"/>
                <w:iCs w:val="false"/>
                <w:color w:val="000000"/>
                <w:sz w:val="18"/>
                <w:szCs w:val="18"/>
              </w:rPr>
              <w:t xml:space="preserve">. Show all your working for calculations and write full sentences when asked to explain. Use the words linear scale factor (L.S.F), area scale factor (A.S.F), volume scale factor (V.S.F) and centre of enlargement correctly. Your teacher will mark your work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makes figures similar, and what does Scale 1 : 200 mean?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Kisumu school plan is labelled Scale 1 : 200. A classroom block that is 10 m wide appears on the plan with a certain width. (a) State the two conditions that must be true for two figures to be similar. (b) Calculate the width of the classroom block on the plan in centimetres, and write the L.S.F as a fraction. (c) Explain why every window, door and corridor on the plan is still in the right proportion even though the whole school compound fits on one </w:t>
            </w:r>
            <w:del w:id="9003" w:author="Claude (AI) - proposed" w:date="2026-10-15T20:13:55Z">
              <w:r>
                <w:rPr>
                  <w:rFonts w:ascii="Arial" w:cs="Arial" w:eastAsia="Arial" w:hAnsi="Arial"/>
                  <w:b/>
                  <w:bCs/>
                  <w:i w:val="false"/>
                  <w:iCs w:val="false"/>
                  <w:color w:val="000000"/>
                  <w:sz w:val="18"/>
                  <w:szCs w:val="18"/>
                </w:rPr>
                <w:delText xml:space="preserve">A3</w:delText>
              </w:r>
            </w:del>
            <w:ins w:id="9004" w:author="Claude (AI) - proposed" w:date="2026-10-15T20:13:55Z">
              <w:r>
                <w:rPr>
                  <w:rFonts w:ascii="Arial" w:cs="Arial" w:eastAsia="Arial" w:hAnsi="Arial"/>
                  <w:b/>
                  <w:bCs/>
                  <w:i w:val="false"/>
                  <w:iCs w:val="false"/>
                  <w:color w:val="000000"/>
                  <w:sz w:val="18"/>
                  <w:szCs w:val="18"/>
                </w:rPr>
                <w:t xml:space="preserve">large A0</w:t>
              </w:r>
            </w:ins>
            <w:r>
              <w:rPr>
                <w:rFonts w:ascii="Arial" w:cs="Arial" w:eastAsia="Arial" w:hAnsi="Arial"/>
                <w:b/>
                <w:bCs/>
                <w:i w:val="false"/>
                <w:iCs w:val="false"/>
                <w:color w:val="000000"/>
                <w:sz w:val="18"/>
                <w:szCs w:val="18"/>
              </w:rPr>
              <w:t xml:space="preserve"> sheet.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Centre of enlargement and constructing images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triangle ABC represents a classroom block. It is enlarged from a centre O with L.S.F k = 2 and then separately with k = −2. (a) Explain how you can find the centre of enlargement when you are given an object and its image. (b) Describe where the image is placed, and how it is oriented, for k = 2 and for k = −2. (c) The point A is at (2, 1) and the centre is the origin. Find the image of A for k = 2 and for k = −2 using the formula Image = Centre + k × (Object − Centre).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area changes under enlargement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5 you compared similar rectangles and triangles. (a) A student predicts that doubling every length of a rectangle doubles its area. Use a rectangle 3 cm by 2 cm and its enlargement with L.S.F 2 to test this prediction. (b) State the rule connecting A.S.F and L.S.F and explain why it works. (c) </w:t>
            </w:r>
            <w:del w:id="9005" w:author="Claude (AI) - proposed" w:date="2026-10-15T20:13:55Z">
              <w:r>
                <w:rPr>
                  <w:rFonts w:ascii="Arial" w:cs="Arial" w:eastAsia="Arial" w:hAnsi="Arial"/>
                  <w:b/>
                  <w:bCs/>
                  <w:i w:val="false"/>
                  <w:iCs w:val="false"/>
                  <w:color w:val="000000"/>
                  <w:sz w:val="18"/>
                  <w:szCs w:val="18"/>
                </w:rPr>
                <w:delText xml:space="preserve">The base of a 2</w:delText>
              </w:r>
            </w:del>
            <w:ins w:id="9006" w:author="Claude (AI) - proposed" w:date="2026-10-15T20:13:55Z">
              <w:r>
                <w:rPr>
                  <w:rFonts w:ascii="Arial" w:cs="Arial" w:eastAsia="Arial" w:hAnsi="Arial"/>
                  <w:b/>
                  <w:bCs/>
                  <w:i w:val="false"/>
                  <w:iCs w:val="false"/>
                  <w:color w:val="000000"/>
                  <w:sz w:val="18"/>
                  <w:szCs w:val="18"/>
                </w:rPr>
                <w:t xml:space="preserve">A shop poster is an enlargement of the front face of a 1</w:t>
              </w:r>
            </w:ins>
            <w:r>
              <w:rPr>
                <w:rFonts w:ascii="Arial" w:cs="Arial" w:eastAsia="Arial" w:hAnsi="Arial"/>
                <w:b/>
                <w:bCs/>
                <w:i w:val="false"/>
                <w:iCs w:val="false"/>
                <w:color w:val="000000"/>
                <w:sz w:val="18"/>
                <w:szCs w:val="18"/>
              </w:rPr>
              <w:t xml:space="preserve"> kg Unga Pembe </w:t>
            </w:r>
            <w:del w:id="9007" w:author="Claude (AI) - proposed" w:date="2026-10-15T20:13:55Z">
              <w:r>
                <w:rPr>
                  <w:rFonts w:ascii="Arial" w:cs="Arial" w:eastAsia="Arial" w:hAnsi="Arial"/>
                  <w:b/>
                  <w:bCs/>
                  <w:i w:val="false"/>
                  <w:iCs w:val="false"/>
                  <w:color w:val="000000"/>
                  <w:sz w:val="18"/>
                  <w:szCs w:val="18"/>
                </w:rPr>
                <w:delText xml:space="preserve">flour packet</w:delText>
              </w:r>
            </w:del>
            <w:ins w:id="9008" w:author="Claude (AI) - proposed" w:date="2026-10-15T20:13:55Z">
              <w:r>
                <w:rPr>
                  <w:rFonts w:ascii="Arial" w:cs="Arial" w:eastAsia="Arial" w:hAnsi="Arial"/>
                  <w:b/>
                  <w:bCs/>
                  <w:i w:val="false"/>
                  <w:iCs w:val="false"/>
                  <w:color w:val="000000"/>
                  <w:sz w:val="18"/>
                  <w:szCs w:val="18"/>
                </w:rPr>
                <w:t xml:space="preserve">packet, and the poster</w:t>
              </w:r>
            </w:ins>
            <w:r>
              <w:rPr>
                <w:rFonts w:ascii="Arial" w:cs="Arial" w:eastAsia="Arial" w:hAnsi="Arial"/>
                <w:b/>
                <w:bCs/>
                <w:i w:val="false"/>
                <w:iCs w:val="false"/>
                <w:color w:val="000000"/>
                <w:sz w:val="18"/>
                <w:szCs w:val="18"/>
              </w:rPr>
              <w:t xml:space="preserve"> has an area 4 times </w:t>
            </w:r>
            <w:del w:id="9009" w:author="Claude (AI) - proposed" w:date="2026-10-15T20:13:55Z">
              <w:r>
                <w:rPr>
                  <w:rFonts w:ascii="Arial" w:cs="Arial" w:eastAsia="Arial" w:hAnsi="Arial"/>
                  <w:b/>
                  <w:bCs/>
                  <w:i w:val="false"/>
                  <w:iCs w:val="false"/>
                  <w:color w:val="000000"/>
                  <w:sz w:val="18"/>
                  <w:szCs w:val="18"/>
                </w:rPr>
                <w:delText xml:space="preserve">that of the 1 kg packet</w:delText>
              </w:r>
            </w:del>
            <w:ins w:id="9010" w:author="Claude (AI) - proposed" w:date="2026-10-15T20:13:55Z">
              <w:r>
                <w:rPr>
                  <w:rFonts w:ascii="Arial" w:cs="Arial" w:eastAsia="Arial" w:hAnsi="Arial"/>
                  <w:b/>
                  <w:bCs/>
                  <w:i w:val="false"/>
                  <w:iCs w:val="false"/>
                  <w:color w:val="000000"/>
                  <w:sz w:val="18"/>
                  <w:szCs w:val="18"/>
                </w:rPr>
                <w:t xml:space="preserve">the area of the packet front</w:t>
              </w:r>
            </w:ins>
            <w:r>
              <w:rPr>
                <w:rFonts w:ascii="Arial" w:cs="Arial" w:eastAsia="Arial" w:hAnsi="Arial"/>
                <w:b/>
                <w:bCs/>
                <w:i w:val="false"/>
                <w:iCs w:val="false"/>
                <w:color w:val="000000"/>
                <w:sz w:val="18"/>
                <w:szCs w:val="18"/>
              </w:rPr>
              <w:t xml:space="preserve">. What is the L.S.F between the </w:t>
            </w:r>
            <w:del w:id="9011" w:author="Claude (AI) - proposed" w:date="2026-10-15T20:13:55Z">
              <w:r>
                <w:rPr>
                  <w:rFonts w:ascii="Arial" w:cs="Arial" w:eastAsia="Arial" w:hAnsi="Arial"/>
                  <w:b/>
                  <w:bCs/>
                  <w:i w:val="false"/>
                  <w:iCs w:val="false"/>
                  <w:color w:val="000000"/>
                  <w:sz w:val="18"/>
                  <w:szCs w:val="18"/>
                </w:rPr>
                <w:delText xml:space="preserve">two bases</w:delText>
              </w:r>
            </w:del>
            <w:ins w:id="9012" w:author="Claude (AI) - proposed" w:date="2026-10-15T20:13:55Z">
              <w:r>
                <w:rPr>
                  <w:rFonts w:ascii="Arial" w:cs="Arial" w:eastAsia="Arial" w:hAnsi="Arial"/>
                  <w:b/>
                  <w:bCs/>
                  <w:i w:val="false"/>
                  <w:iCs w:val="false"/>
                  <w:color w:val="000000"/>
                  <w:sz w:val="18"/>
                  <w:szCs w:val="18"/>
                </w:rPr>
                <w:t xml:space="preserve">poster and the packet</w:t>
              </w:r>
            </w:ins>
            <w:r>
              <w:rPr>
                <w:rFonts w:ascii="Arial" w:cs="Arial" w:eastAsia="Arial" w:hAnsi="Arial"/>
                <w:b/>
                <w:bCs/>
                <w:i w:val="false"/>
                <w:iCs w:val="false"/>
                <w:color w:val="000000"/>
                <w:sz w:val="18"/>
                <w:szCs w:val="18"/>
              </w:rPr>
              <w:t xml:space="preserve">? (d) At Scale 1 : 200, how many times smaller is an area on the plan than the real area?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Solving the water tank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school has two water tanks of identical shape. The larger tank is twice as tall as the smaller tank. (a) State the rule connecting V.S.F and L.S.F. (b) Use the rule to work out how many times as much water the larger tank holds as the smaller tank, and explain why your answer is not 2. (c) Copy and complete this table for pairs of similar solids, then show the calculations for the last row.</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L.S.F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A.S.F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V.S.F</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(d) A sufuria has a capacity of 2 litres. A similar sufuria has an L.S.F of 3 compared with it. What is the capacity of the larger sufuria?</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When you scale up a shape or solid, such as doubling the size of a water tank or enlarging a building plan, what exactly happens to its lengths, its area and its volume, and how can we use this to solve real problems in our community? (a) Write a paragraph that answers the driving question using the terms L.S.F, A.S.F and V.S.F and referring to the school plan and the water tanks. (b) Give one new real-life Kenyan example, different from the ones used in class, where you would use these scale factors, and show a calculation. (c) Complete this reflection: 'In Lesson 1 I used to think ... Now I know ...'</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similarity and scale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both conditions for similar figures and correctly calculates the plan width and L.S.F of 1/200, explaining clearly why proportions are preserved.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both conditions and calculates the L.S.F correctly, with a partly complete explanation of proportion.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only one condition or makes errors in converting units or finding the L.S.F.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and centre of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how to find the centre using ray lines, describes positive and negative k accurately, and calculates image coordinates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centre and the effect of k with minor gaps, and gets most coordinates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Cannot describe how to find the centre or confuses positive and negative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scale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applies A.S.F = (L.S.F)² and V.S.F = (L.S.F)³ in all calculations and explains why each rule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both rules correctly in most calculations with a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area or volume as scaling by k, or makes frequent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Connects the school plan and water tanks to the scale factor rules with clear, complete reasoning and accurate use of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Connects the phenomenon to the rules with generally accurate terms but some reasoning left implicit.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statements with little reasoning or little link to the phenomenon.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new, realistic Kenyan example with a correct calculation and a clear 'used to think / now I know' reflection.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suitable example with a mostly correct calculation and a brief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Example is unsuitable or the calculation is incorrect, and the reflection is missing or vague.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pnhi7gpucoq2pe229is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yjydf3ep43fumxsgdpg4">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m-qsdd2-zogorwcvyg9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pnhi7gpucoq2pe229ish" Type="http://schemas.openxmlformats.org/officeDocument/2006/relationships/hyperlink" Target="https://creativecommons.org/licenses/by-nc/4.0/" TargetMode="External"/><Relationship Id="rIdcyjydf3ep43fumxsgdpg4" Type="http://schemas.openxmlformats.org/officeDocument/2006/relationships/hyperlink" Target="https://creativecommons.org/licenses/by-nc/4.0/" TargetMode="External"/><Relationship Id="rId4m-qsdd2-zogorwcvyg9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2026-10-15T20:13:54.278Z</dcterms:created>
  <dcterms:modified xsi:type="dcterms:W3CDTF">2026-10-15T20:13:54.278Z</dcterms:modified>
</cp:coreProperties>
</file>

<file path=docProps/custom.xml><?xml version="1.0" encoding="utf-8"?>
<Properties xmlns="http://schemas.openxmlformats.org/officeDocument/2006/custom-properties" xmlns:vt="http://schemas.openxmlformats.org/officeDocument/2006/docPropsVTypes"/>
</file>