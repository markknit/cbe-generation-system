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w:t>
            </w:r>
            <w:ins w:id="9001" w:author="Claude (AI) - proposed" w:date="2026-10-15T20:14:11Z">
              <w:r>
                <w:rPr>
                  <w:rFonts w:ascii="Arial" w:cs="Arial" w:eastAsia="Arial" w:hAnsi="Arial"/>
                  <w:b w:val="false"/>
                  <w:bCs w:val="false"/>
                  <w:i w:val="false"/>
                  <w:iCs w:val="false"/>
                  <w:color w:val="000000"/>
                  <w:sz w:val="18"/>
                  <w:szCs w:val="18"/>
                </w:rPr>
                <w:t xml:space="preserve"> You may show your understanding in writing, with annotated diagrams, or by explaining aloud to your teacher, and you may use Kiswahili words alongside the English terms.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horizontal ground line of 40 m from the base of the mast to the student, the vertical mast as the upright side, and the line of sight from the student to the top as the longest side. The 50° angle is at the student's position. Relative to the 50° angle: the mast height (h) is the opposite side, the 40 m ground distance is the adjacent side, and the line of sight is the hypotenuse. (b) Pythagoras' theorem connects the lengths of two sides to find a third side, but here only one side (40 m) is known, together with an angle. Pythagoras has no way to use an angle, so we need a different tool that links an angle to a ratio of sides. (c) In triangles of different sizes with the same acute angle, the ratio of any chosen pair of sides stayed nearly constant. This means the ratio depends only on the angle and not on the size of the triangle. So if the ratio for 50° is known from a table, it can be used for the huge mast triangle, even though we could only measure small triangles on paper. (d) Sine of an angle = opposite ÷ hypotenuse (sin θ = O/H, SOH). Cosine of an angle = adjacent ÷ hypotenuse (cos θ = A/H, CAH). Tangent of an angle = opposite ÷ adjacent (tan θ = O/A, TOA).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tangent ratio. The height h is the opposite side and the 40 m distance is the adjacent side, and tan θ = opposite ÷ adjacent uses exactly these two sides and the angle. (b) tan 50° = h ÷ 40. So h = 40 × tan 50° = 40 × 1.192 = 47.68 m ≈ 47.7 m. The mast is about 47.7 m tall. (c) By measuring only the horizontal distance (40 m) and the angle of elevation (50°) from the ground, the tangent ratio gives us the height directly, so no one needs to climb the mast. The tangent ratio is the mathematical bridge between the known side and the unknown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angles of a triangle add to 180° and the right angle is 90°, so the other acute angle is 90° − 50° = 40°. The side opposite the 40° angle is the mast height h, and this same side is adjacent to the 50° angle. The hypotenuse is the same for both angles. So sin 40° = opposite ÷ hypotenuse = h ÷ hypotenuse, and cos 50° = adjacent ÷ hypotenuse = h ÷ hypotenuse. They are the same ratio, so sin 40° = cos 50° (both are 0.6428 from tables). In general, sin θ = cos(90° − θ) and cos θ = sin(90° − θ), because the side opposite one acute angle is adjacent to the other. (b) She can use tan θ = sin θ ÷ cos θ, so tan 50° = sin 50° ÷ cos 50°. Proof: sin θ ÷ cos θ = (O/H) ÷ (A/H) = (O/H) × (H/A) = O/A = tan θ. The hypotenuse cancels, leaving opposite ÷ adjacent, which is the tangent. (c) sin θ = 3/5 means opposite = 3 and hypotenuse = 5 (in proportion). The adjacent side = √(5² − 3²) = √16 = 4. So cos θ = 4/5 and tan θ = 3/4. Check: sin θ ÷ cos θ = (3/5) ÷ (4/5) = 3/4, which agrees.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tan 45° = 1. This comes from the isosceles right-angled triangle with both legs 1 unit: opposite = adjacent = 1, so tan 45° = 1 ÷ 1 = 1. Then h = 40 × tan 45° = 40 × 1 = 40 m. (b) tan 60° = √3, from the 30-60-90 triangle formed by bisecting an equilateral triangle of side 2 (opposite = √3, adjacent = 1). So h = 40 × √3 = 40√3 ≈ 69.3 m. (c) The angle of depression is 50°. The worker's line of sight to the student is the hypotenuse, and the horizontal line from the worker is parallel to the ground. So the angle of depression from the worker to the student equals the angle of elevation from the student to the worker (alternate angles), which is 50°. Note that it is measured from the horizontal line, not from the vertical mast, so it is not the 40° angle at the top of the mast, which lies between the mast and the line of sight. The angle of elevation is measured upward from the horizontal to the line of sight, while the angle of depression is measured downward from the horizontal to the line of 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t>
            </w:r>
            <w:del w:id="9002" w:author="Claude (AI) - proposed" w:date="2026-10-15T20:14:11Z">
              <w:r>
                <w:rPr>
                  <w:rFonts w:ascii="Arial" w:cs="Arial" w:eastAsia="Arial" w:hAnsi="Arial"/>
                  <w:b/>
                  <w:bCs/>
                  <w:i w:val="false"/>
                  <w:iCs w:val="false"/>
                  <w:color w:val="000000"/>
                  <w:sz w:val="18"/>
                  <w:szCs w:val="18"/>
                </w:rPr>
                <w:delText xml:space="preserve">wheelchair ramp</w:delText>
              </w:r>
            </w:del>
            <w:ins w:id="9003" w:author="Claude (AI) - proposed" w:date="2026-10-15T20:14:11Z">
              <w:r>
                <w:rPr>
                  <w:rFonts w:ascii="Arial" w:cs="Arial" w:eastAsia="Arial" w:hAnsi="Arial"/>
                  <w:b/>
                  <w:bCs/>
                  <w:i w:val="false"/>
                  <w:iCs w:val="false"/>
                  <w:color w:val="000000"/>
                  <w:sz w:val="18"/>
                  <w:szCs w:val="18"/>
                </w:rPr>
                <w:t xml:space="preserve">loading ramp for supply trolleys</w:t>
              </w:r>
            </w:ins>
            <w:r>
              <w:rPr>
                <w:rFonts w:ascii="Arial" w:cs="Arial" w:eastAsia="Arial" w:hAnsi="Arial"/>
                <w:b/>
                <w:bCs/>
                <w:i w:val="false"/>
                <w:iCs w:val="false"/>
                <w:color w:val="000000"/>
                <w:sz w:val="18"/>
                <w:szCs w:val="18"/>
              </w:rPr>
              <w:t xml:space="preserve">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12° angle at the bottom of the ramp, the horizontal ground distance of 6 m as the adjacent side, the ramp surface as the hypotenuse (x), and the vertical rise as the opposite side. (b) Known: adjacent = 6 m, unknown: hypotenuse. A and H match CAH, so cos 12° = 6 ÷ x. Then x = 6 ÷ cos 12° = 6 ÷ 0.9781 ≈ 6.13 m. The ramp surface is about 6.13 m long. (c) Draw and label the triangle; identify which sides are opposite, adjacent and hypotenuse relative to the given angle; match the known and unknown sides to SOH, CAH or TOA; write and rearrange the equation to isolate the unknown; calculate using tables or a calculator; interpret the answer in context with units. (d) A Kenya Power engineer can find the height of a transmission mast, as in Nakuru, from the distance and the angle of elevation. A land surveyor in the Rift Valley can find the height of a hill or the width of a river from a measured distance and angle. Both need only one side and one angle of a right-angled triangle, and trigonometric ratios give the unknown height or distance without climbing or crossing, which is exactly how trigonometry helps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5T20:14: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5T20:14: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5T20:14: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Labels sides incorrectly or does not give a reason for choosing the ratio.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20:14: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5T20:14: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20:14: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20:14: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5T20:14: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20:14: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20:14: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5T20:14: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20:14: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20:14: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5T20:14: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20:14: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imhzw8bcudmjnzcxmiq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s7an6rtikwj-jmxxphn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r08-rzpewhlv0fnfhd7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mhzw8bcudmjnzcxmiqq" Type="http://schemas.openxmlformats.org/officeDocument/2006/relationships/hyperlink" Target="https://creativecommons.org/licenses/by-nc/4.0/" TargetMode="External"/><Relationship Id="rIdss7an6rtikwj-jmxxphnv" Type="http://schemas.openxmlformats.org/officeDocument/2006/relationships/hyperlink" Target="https://creativecommons.org/licenses/by-nc/4.0/" TargetMode="External"/><Relationship Id="rIdmr08-rzpewhlv0fnfhd7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2026-10-15T20:14:09.751Z</dcterms:created>
  <dcterms:modified xsi:type="dcterms:W3CDTF">2026-10-15T20:14:09.751Z</dcterms:modified>
</cp:coreProperties>
</file>

<file path=docProps/custom.xml><?xml version="1.0" encoding="utf-8"?>
<Properties xmlns="http://schemas.openxmlformats.org/officeDocument/2006/custom-properties" xmlns:vt="http://schemas.openxmlformats.org/officeDocument/2006/docPropsVTypes"/>
</file>