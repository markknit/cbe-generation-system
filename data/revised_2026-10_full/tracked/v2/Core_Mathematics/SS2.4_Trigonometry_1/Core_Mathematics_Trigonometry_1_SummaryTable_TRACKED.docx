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Defining Sine, Cosine, and Tangent — Naming the Ratios That Unlock the Mast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w:t>
            </w:r>
            <w:del w:id="9001" w:author="Claude (AI) - proposed" w:date="2026-10-15T20:14:11Z">
              <w:r>
                <w:rPr>
                  <w:rFonts w:ascii="Arial" w:cs="Arial" w:eastAsia="Arial" w:hAnsi="Arial"/>
                  <w:b w:val="false"/>
                  <w:bCs w:val="false"/>
                  <w:i w:val="false"/>
                  <w:iCs w:val="false"/>
                  <w:color w:val="000000"/>
                  <w:sz w:val="18"/>
                  <w:szCs w:val="18"/>
                </w:rPr>
                <w:delText xml:space="preserve">from their Lesson 2 data</w:delText>
              </w:r>
            </w:del>
            <w:ins w:id="9002" w:author="Claude (AI) - proposed" w:date="2026-10-15T20:14:11Z">
              <w:r>
                <w:rPr>
                  <w:rFonts w:ascii="Arial" w:cs="Arial" w:eastAsia="Arial" w:hAnsi="Arial"/>
                  <w:b w:val="false"/>
                  <w:bCs w:val="false"/>
                  <w:i w:val="false"/>
                  <w:iCs w:val="false"/>
                  <w:color w:val="000000"/>
                  <w:sz w:val="18"/>
                  <w:szCs w:val="18"/>
                </w:rPr>
                <w:t xml:space="preserve">read from their mathematical</w:t>
              </w:r>
            </w:ins>
            <w:r>
              <w:rPr>
                <w:rFonts w:ascii="Arial" w:cs="Arial" w:eastAsia="Arial" w:hAnsi="Arial"/>
                <w:b w:val="false"/>
                <w:bCs w:val="false"/>
                <w:i w:val="false"/>
                <w:iCs w:val="false"/>
                <w:color w:val="000000"/>
                <w:sz w:val="18"/>
                <w:szCs w:val="18"/>
              </w:rPr>
              <w:t xml:space="preserve"> tables and found that the quotient matched </w:t>
            </w:r>
            <w:del w:id="9003" w:author="Claude (AI) - proposed" w:date="2026-10-15T20:14:11Z">
              <w:r>
                <w:rPr>
                  <w:rFonts w:ascii="Arial" w:cs="Arial" w:eastAsia="Arial" w:hAnsi="Arial"/>
                  <w:b w:val="false"/>
                  <w:bCs w:val="false"/>
                  <w:i w:val="false"/>
                  <w:iCs w:val="false"/>
                  <w:color w:val="000000"/>
                  <w:sz w:val="18"/>
                  <w:szCs w:val="18"/>
                </w:rPr>
                <w:delText xml:space="preserve">their recorded</w:delText>
              </w:r>
            </w:del>
            <w:ins w:id="9004" w:author="Claude (AI) - proposed" w:date="2026-10-15T20:14:11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w:t>
            </w:r>
            <w:del w:id="9005" w:author="Claude (AI) - proposed" w:date="2026-10-15T20:14:11Z">
              <w:r>
                <w:rPr>
                  <w:rFonts w:ascii="Arial" w:cs="Arial" w:eastAsia="Arial" w:hAnsi="Arial"/>
                  <w:b w:val="false"/>
                  <w:bCs w:val="false"/>
                  <w:i w:val="false"/>
                  <w:iCs w:val="false"/>
                  <w:color w:val="000000"/>
                  <w:sz w:val="18"/>
                  <w:szCs w:val="18"/>
                </w:rPr>
                <w:delText xml:space="preserve">exactly</w:delText>
              </w:r>
            </w:del>
            <w:ins w:id="9006" w:author="Claude (AI) - proposed" w:date="2026-10-15T20:14:11Z">
              <w:r>
                <w:rPr>
                  <w:rFonts w:ascii="Arial" w:cs="Arial" w:eastAsia="Arial" w:hAnsi="Arial"/>
                  <w:b w:val="false"/>
                  <w:bCs w:val="false"/>
                  <w:i w:val="false"/>
                  <w:iCs w:val="false"/>
                  <w:color w:val="000000"/>
                  <w:sz w:val="18"/>
                  <w:szCs w:val="18"/>
                </w:rPr>
                <w:t xml:space="preserve">(to the accuracy of the tables)</w:t>
              </w:r>
            </w:ins>
            <w:r>
              <w:rPr>
                <w:rFonts w:ascii="Arial" w:cs="Arial" w:eastAsia="Arial" w:hAnsi="Arial"/>
                <w:b w:val="false"/>
                <w:bCs w:val="false"/>
                <w:i w:val="false"/>
                <w:iCs w:val="false"/>
                <w:color w:val="000000"/>
                <w:sz w:val="18"/>
                <w:szCs w:val="18"/>
              </w:rPr>
              <w:t xml:space="preserve"> in every row, regardless of the angle chosen.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w:t>
            </w:r>
            <w:del w:id="9007" w:author="Claude (AI) - proposed" w:date="2026-10-15T20:14:11Z">
              <w:r>
                <w:rPr>
                  <w:rFonts w:ascii="Arial" w:cs="Arial" w:eastAsia="Arial" w:hAnsi="Arial"/>
                  <w:b w:val="false"/>
                  <w:bCs w:val="false"/>
                  <w:i w:val="false"/>
                  <w:iCs w:val="false"/>
                  <w:color w:val="000000"/>
                  <w:sz w:val="18"/>
                  <w:szCs w:val="18"/>
                </w:rPr>
                <w:delText xml:space="preserve">their trig tables from Lesson 3</w:delText>
              </w:r>
            </w:del>
            <w:ins w:id="9008" w:author="Claude (AI) - proposed" w:date="2026-10-15T20:14:11Z">
              <w:r>
                <w:rPr>
                  <w:rFonts w:ascii="Arial" w:cs="Arial" w:eastAsia="Arial" w:hAnsi="Arial"/>
                  <w:b w:val="false"/>
                  <w:bCs w:val="false"/>
                  <w:i w:val="false"/>
                  <w:iCs w:val="false"/>
                  <w:color w:val="000000"/>
                  <w:sz w:val="18"/>
                  <w:szCs w:val="18"/>
                </w:rPr>
                <w:t xml:space="preserve">the first and last rows of their mathematical tables</w:t>
              </w:r>
            </w:ins>
            <w:r>
              <w:rPr>
                <w:rFonts w:ascii="Arial" w:cs="Arial" w:eastAsia="Arial" w:hAnsi="Arial"/>
                <w:b w:val="false"/>
                <w:bCs w:val="false"/>
                <w:i w:val="false"/>
                <w:iCs w:val="false"/>
                <w:color w:val="000000"/>
                <w:sz w:val="18"/>
                <w:szCs w:val="18"/>
              </w:rPr>
              <w:t xml:space="preserve"> as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Real-Life Applications, and DQB Review — Solving the Nakuru Mast at Last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ummbe0hmdrozevgff0o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1ielvujda6lu1hyps7t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xkyyxaqmqpye9mx4a-3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ummbe0hmdrozevgff0o2" Type="http://schemas.openxmlformats.org/officeDocument/2006/relationships/hyperlink" Target="https://creativecommons.org/licenses/by-nc/4.0/" TargetMode="External"/><Relationship Id="rId21ielvujda6lu1hyps7tn" Type="http://schemas.openxmlformats.org/officeDocument/2006/relationships/hyperlink" Target="https://creativecommons.org/licenses/by-nc/4.0/" TargetMode="External"/><Relationship Id="rIdvxkyyxaqmqpye9mx4a-3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2026-10-15T20:14:09.760Z</dcterms:created>
  <dcterms:modified xsi:type="dcterms:W3CDTF">2026-10-15T20:14:09.760Z</dcterms:modified>
</cp:coreProperties>
</file>

<file path=docProps/custom.xml><?xml version="1.0" encoding="utf-8"?>
<Properties xmlns="http://schemas.openxmlformats.org/officeDocument/2006/custom-properties" xmlns:vt="http://schemas.openxmlformats.org/officeDocument/2006/docPropsVTypes"/>
</file>