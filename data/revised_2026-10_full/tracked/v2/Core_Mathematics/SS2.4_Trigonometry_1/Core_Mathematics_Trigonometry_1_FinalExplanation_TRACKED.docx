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w:t>
            </w:r>
            <w:ins w:id="9001" w:author="Claude (AI) - proposed" w:date="2026-10-18T00:27:38Z">
              <w:r>
                <w:rPr>
                  <w:rFonts w:ascii="Arial" w:cs="Arial" w:eastAsia="Arial" w:hAnsi="Arial"/>
                  <w:b w:val="false"/>
                  <w:bCs w:val="false"/>
                  <w:i w:val="false"/>
                  <w:iCs w:val="false"/>
                  <w:color w:val="000000"/>
                  <w:sz w:val="18"/>
                  <w:szCs w:val="18"/>
                </w:rPr>
                <w:t xml:space="preserve"> You may show your understanding in writing, with annotated diagrams, or by explaining aloud to your teacher, and you may use Kiswahili words alongside the English terms.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t>
            </w:r>
            <w:del w:id="9002" w:author="Claude (AI) - proposed" w:date="2026-10-18T00:27:38Z">
              <w:r>
                <w:rPr>
                  <w:rFonts w:ascii="Arial" w:cs="Arial" w:eastAsia="Arial" w:hAnsi="Arial"/>
                  <w:b/>
                  <w:bCs/>
                  <w:i w:val="false"/>
                  <w:iCs w:val="false"/>
                  <w:color w:val="000000"/>
                  <w:sz w:val="18"/>
                  <w:szCs w:val="18"/>
                </w:rPr>
                <w:delText xml:space="preserve">wheelchair ramp</w:delText>
              </w:r>
            </w:del>
            <w:ins w:id="9003" w:author="Claude (AI) - proposed" w:date="2026-10-18T00:27:38Z">
              <w:r>
                <w:rPr>
                  <w:rFonts w:ascii="Arial" w:cs="Arial" w:eastAsia="Arial" w:hAnsi="Arial"/>
                  <w:b/>
                  <w:bCs/>
                  <w:i w:val="false"/>
                  <w:iCs w:val="false"/>
                  <w:color w:val="000000"/>
                  <w:sz w:val="18"/>
                  <w:szCs w:val="18"/>
                </w:rPr>
                <w:t xml:space="preserve">loading ramp for supply trolleys</w:t>
              </w:r>
            </w:ins>
            <w:r>
              <w:rPr>
                <w:rFonts w:ascii="Arial" w:cs="Arial" w:eastAsia="Arial" w:hAnsi="Arial"/>
                <w:b/>
                <w:bCs/>
                <w:i w:val="false"/>
                <w:iCs w:val="false"/>
                <w:color w:val="000000"/>
                <w:sz w:val="18"/>
                <w:szCs w:val="18"/>
              </w:rPr>
              <w:t xml:space="preserve">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7: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27: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7: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7: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7: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7: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7: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7: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7: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7: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7: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7: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7: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7: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7: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plyhft0bdsigr98e2mz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okmpokj3hzfuwt3yb7x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ei0tybal24rxszyonio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plyhft0bdsigr98e2mze" Type="http://schemas.openxmlformats.org/officeDocument/2006/relationships/hyperlink" Target="https://creativecommons.org/licenses/by-nc/4.0/" TargetMode="External"/><Relationship Id="rIdpokmpokj3hzfuwt3yb7xw" Type="http://schemas.openxmlformats.org/officeDocument/2006/relationships/hyperlink" Target="https://creativecommons.org/licenses/by-nc/4.0/" TargetMode="External"/><Relationship Id="rIdwei0tybal24rxszyonio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2026-10-18T00:27:37.656Z</dcterms:created>
  <dcterms:modified xsi:type="dcterms:W3CDTF">2026-10-18T00:27:37.656Z</dcterms:modified>
</cp:coreProperties>
</file>

<file path=docProps/custom.xml><?xml version="1.0" encoding="utf-8"?>
<Properties xmlns="http://schemas.openxmlformats.org/officeDocument/2006/custom-properties" xmlns:vt="http://schemas.openxmlformats.org/officeDocument/2006/docPropsVTypes"/>
</file>