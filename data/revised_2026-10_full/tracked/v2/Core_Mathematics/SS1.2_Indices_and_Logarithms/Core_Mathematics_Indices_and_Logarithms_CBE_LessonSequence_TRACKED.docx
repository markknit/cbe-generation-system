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INDICES AND LOGARITHMS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w:t>
            </w:r>
            <w:ins w:id="9001" w:author="Claude (AI) - proposed" w:date="2026-10-15T20:13:44Z">
              <w:r>
                <w:rPr>
                  <w:rFonts w:ascii="Arial" w:cs="Arial" w:eastAsia="Arial" w:hAnsi="Arial"/>
                  <w:b w:val="false"/>
                  <w:bCs w:val="false"/>
                  <w:i w:val="false"/>
                  <w:iCs w:val="false"/>
                  <w:color w:val="000000"/>
                  <w:sz w:val="18"/>
                  <w:szCs w:val="18"/>
                </w:rPr>
                <w:t xml:space="preserve">: 6 double periods × 80 minutes + 2 single periods</w:t>
              </w:r>
            </w:ins>
            <w:r>
              <w:rPr>
                <w:rFonts w:ascii="Arial" w:cs="Arial" w:eastAsia="Arial" w:hAnsi="Arial"/>
                <w:b w:val="false"/>
                <w:bCs w:val="false"/>
                <w:i w:val="false"/>
                <w:iCs w:val="false"/>
                <w:color w:val="000000"/>
                <w:sz w:val="18"/>
                <w:szCs w:val="18"/>
              </w:rPr>
              <w:t xml:space="preserve"> × 40 minutes = </w:t>
            </w:r>
            <w:del w:id="9002" w:author="Claude (AI) - proposed" w:date="2026-10-15T20:13:44Z">
              <w:r>
                <w:rPr>
                  <w:rFonts w:ascii="Arial" w:cs="Arial" w:eastAsia="Arial" w:hAnsi="Arial"/>
                  <w:b w:val="false"/>
                  <w:bCs w:val="false"/>
                  <w:i w:val="false"/>
                  <w:iCs w:val="false"/>
                  <w:color w:val="000000"/>
                  <w:sz w:val="18"/>
                  <w:szCs w:val="18"/>
                </w:rPr>
                <w:delText xml:space="preserve">320</w:delText>
              </w:r>
            </w:del>
            <w:ins w:id="9003" w:author="Claude (AI) - proposed" w:date="2026-10-15T20:13:44Z">
              <w:r>
                <w:rPr>
                  <w:rFonts w:ascii="Arial" w:cs="Arial" w:eastAsia="Arial" w:hAnsi="Arial"/>
                  <w:b w:val="false"/>
                  <w:bCs w:val="false"/>
                  <w:i w:val="false"/>
                  <w:iCs w:val="false"/>
                  <w:color w:val="000000"/>
                  <w:sz w:val="18"/>
                  <w:szCs w:val="18"/>
                </w:rPr>
                <w:t xml:space="preserve">560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5" w:author="Claude (AI) - proposed" w:date="2026-10-15T20:13:44Z"/>
              </w:rPr>
            </w:pPr>
            <w:ins w:id="9004" w:author="Claude (AI) - proposed" w:date="2026-10-15T20:13:44Z">
              <w:r>
                <w:rPr>
                  <w:rFonts w:ascii="Arial" w:cs="Arial" w:eastAsia="Arial" w:hAnsi="Arial"/>
                  <w:b w:val="false"/>
                  <w:bCs w:val="false"/>
                  <w:i w:val="false"/>
                  <w:iCs w:val="false"/>
                  <w:color w:val="000000"/>
                  <w:sz w:val="18"/>
                  <w:szCs w:val="18"/>
                </w:rPr>
                <w:t xml:space="preserve">–  Indices</w:t>
              </w:r>
            </w:ins>
          </w:p>
          <w:p>
            <w:pPr>
              <w:spacing w:after="30" w:before="0"/>
              <w:ind w:left="360" w:hanging="180"/>
              <w:jc w:val="left"/>
              <w:rPr>
                <w:ins w:id="9007" w:author="Claude (AI) - proposed" w:date="2026-10-15T20:13:44Z"/>
              </w:rPr>
            </w:pPr>
            <w:ins w:id="9006" w:author="Claude (AI) - proposed" w:date="2026-10-15T20:13:44Z">
              <w:r>
                <w:rPr>
                  <w:rFonts w:ascii="Arial" w:cs="Arial" w:eastAsia="Arial" w:hAnsi="Arial"/>
                  <w:b w:val="false"/>
                  <w:bCs w:val="false"/>
                  <w:i w:val="false"/>
                  <w:iCs w:val="false"/>
                  <w:color w:val="000000"/>
                  <w:sz w:val="18"/>
                  <w:szCs w:val="18"/>
                </w:rPr>
                <w:t xml:space="preserve">–  Logarithms to base 10</w:t>
              </w:r>
            </w:ins>
          </w:p>
          <w:p>
            <w:pPr>
              <w:spacing w:after="30" w:before="0"/>
              <w:ind w:left="360" w:hanging="180"/>
              <w:jc w:val="left"/>
              <w:rPr>
                <w:del w:id="9009" w:author="Claude (AI) - proposed" w:date="2026-10-15T20:13:44Z"/>
              </w:rPr>
            </w:pPr>
            <w:del w:id="9008" w:author="Claude (AI) - proposed" w:date="2026-10-15T20:13:44Z">
              <w:r>
                <w:rPr>
                  <w:rFonts w:ascii="Arial" w:cs="Arial" w:eastAsia="Arial" w:hAnsi="Arial"/>
                  <w:b w:val="false"/>
                  <w:bCs w:val="false"/>
                  <w:i w:val="false"/>
                  <w:iCs w:val="false"/>
                  <w:color w:val="000000"/>
                  <w:sz w:val="18"/>
                  <w:szCs w:val="18"/>
                </w:rPr>
                <w:delText xml:space="preserve">–  Reciprocal of real numbers and their applications in mathematical computations</w:delText>
              </w:r>
            </w:del>
          </w:p>
          <w:p>
            <w:pPr>
              <w:spacing w:after="30" w:before="0"/>
              <w:ind w:left="360" w:hanging="180"/>
              <w:jc w:val="left"/>
              <w:rPr>
                <w:del w:id="9011" w:author="Claude (AI) - proposed" w:date="2026-10-15T20:13:44Z"/>
              </w:rPr>
            </w:pPr>
            <w:del w:id="9010" w:author="Claude (AI) - proposed" w:date="2026-10-15T20:13:44Z">
              <w:r>
                <w:rPr>
                  <w:rFonts w:ascii="Arial" w:cs="Arial" w:eastAsia="Arial" w:hAnsi="Arial"/>
                  <w:b w:val="false"/>
                  <w:bCs w:val="false"/>
                  <w:i w:val="false"/>
                  <w:iCs w:val="false"/>
                  <w:color w:val="000000"/>
                  <w:sz w:val="18"/>
                  <w:szCs w:val="18"/>
                </w:rPr>
                <w:delText xml:space="preserve">–  Laws of indices: product rule, quotient rule, power rule, zero index, negative indices, fractional indices</w:delText>
              </w:r>
            </w:del>
          </w:p>
          <w:p>
            <w:pPr>
              <w:spacing w:after="30" w:before="0"/>
              <w:ind w:left="360" w:hanging="180"/>
              <w:jc w:val="left"/>
              <w:rPr>
                <w:del w:id="9013" w:author="Claude (AI) - proposed" w:date="2026-10-15T20:13:44Z"/>
              </w:rPr>
            </w:pPr>
            <w:del w:id="9012" w:author="Claude (AI) - proposed" w:date="2026-10-15T20:13:44Z">
              <w:r>
                <w:rPr>
                  <w:rFonts w:ascii="Arial" w:cs="Arial" w:eastAsia="Arial" w:hAnsi="Arial"/>
                  <w:b w:val="false"/>
                  <w:bCs w:val="false"/>
                  <w:i w:val="false"/>
                  <w:iCs w:val="false"/>
                  <w:color w:val="000000"/>
                  <w:sz w:val="18"/>
                  <w:szCs w:val="18"/>
                </w:rPr>
                <w:delText xml:space="preserve">–  Simplification of expressions using laws of indices</w:delText>
              </w:r>
            </w:del>
          </w:p>
          <w:p>
            <w:pPr>
              <w:spacing w:after="30" w:before="0"/>
              <w:ind w:left="360" w:hanging="180"/>
              <w:jc w:val="left"/>
              <w:rPr>
                <w:del w:id="9015" w:author="Claude (AI) - proposed" w:date="2026-10-15T20:13:44Z"/>
              </w:rPr>
            </w:pPr>
            <w:del w:id="9014" w:author="Claude (AI) - proposed" w:date="2026-10-15T20:13:44Z">
              <w:r>
                <w:rPr>
                  <w:rFonts w:ascii="Arial" w:cs="Arial" w:eastAsia="Arial" w:hAnsi="Arial"/>
                  <w:b w:val="false"/>
                  <w:bCs w:val="false"/>
                  <w:i w:val="false"/>
                  <w:iCs w:val="false"/>
                  <w:color w:val="000000"/>
                  <w:sz w:val="18"/>
                  <w:szCs w:val="18"/>
                </w:rPr>
                <w:delText xml:space="preserve">–  Common logarithms: definition and relationship to indices (base 10)</w:delText>
              </w:r>
            </w:del>
          </w:p>
          <w:p>
            <w:pPr>
              <w:spacing w:after="30" w:before="0"/>
              <w:ind w:left="360" w:hanging="180"/>
              <w:jc w:val="left"/>
              <w:rPr>
                <w:del w:id="9017" w:author="Claude (AI) - proposed" w:date="2026-10-15T20:13:44Z"/>
              </w:rPr>
            </w:pPr>
            <w:del w:id="9016" w:author="Claude (AI) - proposed" w:date="2026-10-15T20:13:44Z">
              <w:r>
                <w:rPr>
                  <w:rFonts w:ascii="Arial" w:cs="Arial" w:eastAsia="Arial" w:hAnsi="Arial"/>
                  <w:b w:val="false"/>
                  <w:bCs w:val="false"/>
                  <w:i w:val="false"/>
                  <w:iCs w:val="false"/>
                  <w:color w:val="000000"/>
                  <w:sz w:val="18"/>
                  <w:szCs w:val="18"/>
                </w:rPr>
                <w:delText xml:space="preserve">–  Reading and interpreting common logarithms from mathematical tables</w:delText>
              </w:r>
            </w:del>
          </w:p>
          <w:p>
            <w:pPr>
              <w:spacing w:after="30" w:before="0"/>
              <w:ind w:left="360" w:hanging="180"/>
              <w:jc w:val="left"/>
              <w:rPr>
                <w:del w:id="9019" w:author="Claude (AI) - proposed" w:date="2026-10-15T20:13:44Z"/>
              </w:rPr>
            </w:pPr>
            <w:del w:id="9018" w:author="Claude (AI) - proposed" w:date="2026-10-15T20:13:44Z">
              <w:r>
                <w:rPr>
                  <w:rFonts w:ascii="Arial" w:cs="Arial" w:eastAsia="Arial" w:hAnsi="Arial"/>
                  <w:b w:val="false"/>
                  <w:bCs w:val="false"/>
                  <w:i w:val="false"/>
                  <w:iCs w:val="false"/>
                  <w:color w:val="000000"/>
                  <w:sz w:val="18"/>
                  <w:szCs w:val="18"/>
                </w:rPr>
                <w:delText xml:space="preserve">–  Using calculators to determine common logarithms and antilogarithms</w:delText>
              </w:r>
            </w:del>
          </w:p>
          <w:p>
            <w:pPr>
              <w:spacing w:after="30" w:before="0"/>
              <w:ind w:left="360" w:hanging="180"/>
              <w:jc w:val="left"/>
              <w:rPr>
                <w:del w:id="9021" w:author="Claude (AI) - proposed" w:date="2026-10-15T20:13:44Z"/>
              </w:rPr>
            </w:pPr>
            <w:del w:id="9020" w:author="Claude (AI) - proposed" w:date="2026-10-15T20:13:44Z">
              <w:r>
                <w:rPr>
                  <w:rFonts w:ascii="Arial" w:cs="Arial" w:eastAsia="Arial" w:hAnsi="Arial"/>
                  <w:b w:val="false"/>
                  <w:bCs w:val="false"/>
                  <w:i w:val="false"/>
                  <w:iCs w:val="false"/>
                  <w:color w:val="000000"/>
                  <w:sz w:val="18"/>
                  <w:szCs w:val="18"/>
                </w:rPr>
                <w:delText xml:space="preserve">–  Characteristics and mantissas of common logarithms</w:delText>
              </w:r>
            </w:del>
          </w:p>
          <w:p>
            <w:pPr>
              <w:spacing w:after="30" w:before="0"/>
              <w:ind w:left="360" w:hanging="180"/>
              <w:jc w:val="left"/>
              <w:rPr>
                <w:del w:id="9023" w:author="Claude (AI) - proposed" w:date="2026-10-15T20:13:44Z"/>
              </w:rPr>
            </w:pPr>
            <w:del w:id="9022" w:author="Claude (AI) - proposed" w:date="2026-10-15T20:13:44Z">
              <w:r>
                <w:rPr>
                  <w:rFonts w:ascii="Arial" w:cs="Arial" w:eastAsia="Arial" w:hAnsi="Arial"/>
                  <w:b w:val="false"/>
                  <w:bCs w:val="false"/>
                  <w:i w:val="false"/>
                  <w:iCs w:val="false"/>
                  <w:color w:val="000000"/>
                  <w:sz w:val="18"/>
                  <w:szCs w:val="18"/>
                </w:rPr>
                <w:delText xml:space="preserve">–  Application of logarithms in multiplication of numbers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w:t>
            </w:r>
            <w:del w:id="9024" w:author="Claude (AI) - proposed" w:date="2026-10-15T20:13:44Z">
              <w:r>
                <w:rPr>
                  <w:rFonts w:ascii="Arial" w:cs="Arial" w:eastAsia="Arial" w:hAnsi="Arial"/>
                  <w:b w:val="false"/>
                  <w:bCs w:val="false"/>
                  <w:i w:val="false"/>
                  <w:iCs w:val="false"/>
                  <w:color w:val="000000"/>
                  <w:sz w:val="18"/>
                  <w:szCs w:val="18"/>
                </w:rPr>
                <w:delText xml:space="preserve">logarithms in division of numbers</w:delText>
              </w:r>
            </w:del>
            <w:ins w:id="9025" w:author="Claude (AI) - proposed" w:date="2026-10-15T20:13:44Z">
              <w:r>
                <w:rPr>
                  <w:rFonts w:ascii="Arial" w:cs="Arial" w:eastAsia="Arial" w:hAnsi="Arial"/>
                  <w:b w:val="false"/>
                  <w:bCs w:val="false"/>
                  <w:i w:val="false"/>
                  <w:iCs w:val="false"/>
                  <w:color w:val="000000"/>
                  <w:sz w:val="18"/>
                  <w:szCs w:val="18"/>
                </w:rPr>
                <w:t xml:space="preserve">indices and logarithms</w:t>
              </w:r>
            </w:ins>
          </w:p>
          <w:p>
            <w:pPr>
              <w:spacing w:after="30" w:before="0"/>
              <w:ind w:left="360" w:hanging="180"/>
              <w:jc w:val="left"/>
              <w:rPr>
                <w:del w:id="9027" w:author="Claude (AI) - proposed" w:date="2026-10-15T20:13:44Z"/>
              </w:rPr>
            </w:pPr>
            <w:del w:id="9026" w:author="Claude (AI) - proposed" w:date="2026-10-15T20:13:44Z">
              <w:r>
                <w:rPr>
                  <w:rFonts w:ascii="Arial" w:cs="Arial" w:eastAsia="Arial" w:hAnsi="Arial"/>
                  <w:b w:val="false"/>
                  <w:bCs w:val="false"/>
                  <w:i w:val="false"/>
                  <w:iCs w:val="false"/>
                  <w:color w:val="000000"/>
                  <w:sz w:val="18"/>
                  <w:szCs w:val="18"/>
                </w:rPr>
                <w:delText xml:space="preserve">–  Application of logarithms in finding powers of numbers</w:delText>
              </w:r>
            </w:del>
          </w:p>
          <w:p>
            <w:pPr>
              <w:spacing w:after="30" w:before="0"/>
              <w:ind w:left="360" w:hanging="180"/>
              <w:jc w:val="left"/>
              <w:rPr>
                <w:del w:id="9029" w:author="Claude (AI) - proposed" w:date="2026-10-15T20:13:44Z"/>
              </w:rPr>
            </w:pPr>
            <w:del w:id="9028" w:author="Claude (AI) - proposed" w:date="2026-10-15T20:13:44Z">
              <w:r>
                <w:rPr>
                  <w:rFonts w:ascii="Arial" w:cs="Arial" w:eastAsia="Arial" w:hAnsi="Arial"/>
                  <w:b w:val="false"/>
                  <w:bCs w:val="false"/>
                  <w:i w:val="false"/>
                  <w:iCs w:val="false"/>
                  <w:color w:val="000000"/>
                  <w:sz w:val="18"/>
                  <w:szCs w:val="18"/>
                </w:rPr>
                <w:delText xml:space="preserve">–  Application of logarithms in finding roots of numbers</w:delText>
              </w:r>
            </w:del>
          </w:p>
          <w:p>
            <w:pPr>
              <w:spacing w:after="30" w:before="0"/>
              <w:ind w:left="360" w:hanging="180"/>
              <w:jc w:val="left"/>
              <w:rPr>
                <w:del w:id="9031" w:author="Claude (AI) - proposed" w:date="2026-10-15T20:13:44Z"/>
              </w:rPr>
            </w:pPr>
            <w:del w:id="9030" w:author="Claude (AI) - proposed" w:date="2026-10-15T20:13:44Z">
              <w:r>
                <w:rPr>
                  <w:rFonts w:ascii="Arial" w:cs="Arial" w:eastAsia="Arial" w:hAnsi="Arial"/>
                  <w:b w:val="false"/>
                  <w:bCs w:val="false"/>
                  <w:i w:val="false"/>
                  <w:iCs w:val="false"/>
                  <w:color w:val="000000"/>
                  <w:sz w:val="18"/>
                  <w:szCs w:val="18"/>
                </w:rPr>
                <w:delText xml:space="preserve">–  Combined operations using logarithms in real-life computations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rPr>
                <w:ins w:id="9033" w:author="Claude (AI) - proposed" w:date="2026-10-15T20:13:44Z"/>
              </w:rPr>
            </w:pPr>
            <w:ins w:id="9032" w:author="Claude (AI) - proposed" w:date="2026-10-15T20:13:44Z">
              <w:r>
                <w:rPr>
                  <w:rFonts w:ascii="Arial" w:cs="Arial" w:eastAsia="Arial" w:hAnsi="Arial"/>
                  <w:b w:val="false"/>
                  <w:bCs w:val="false"/>
                  <w:i w:val="false"/>
                  <w:iCs w:val="false"/>
                  <w:color w:val="000000"/>
                  <w:sz w:val="18"/>
                  <w:szCs w:val="18"/>
                </w:rPr>
                <w:t xml:space="preserve">a) express numbers in index form,</w:t>
              </w:r>
            </w:ins>
          </w:p>
          <w:p>
            <w:pPr>
              <w:keepNext w:val="false"/>
              <w:spacing w:after="40" w:before="0"/>
              <w:jc w:val="left"/>
              <w:rPr>
                <w:del w:id="9035" w:author="Claude (AI) - proposed" w:date="2026-10-15T20:13:44Z"/>
              </w:rPr>
            </w:pPr>
            <w:del w:id="9034" w:author="Claude (AI) - proposed" w:date="2026-10-15T20:13:44Z">
              <w:r>
                <w:rPr>
                  <w:rFonts w:ascii="Arial" w:cs="Arial" w:eastAsia="Arial" w:hAnsi="Arial"/>
                  <w:b w:val="false"/>
                  <w:bCs w:val="false"/>
                  <w:i w:val="false"/>
                  <w:iCs w:val="false"/>
                  <w:color w:val="000000"/>
                  <w:sz w:val="18"/>
                  <w:szCs w:val="18"/>
                </w:rPr>
                <w:delText xml:space="preserve">a) apply the reciprocal of real numbers in mathematical computations,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b) derive </w:t>
            </w:r>
            <w:del w:id="9036" w:author="Claude (AI) - proposed" w:date="2026-10-15T20:13:44Z">
              <w:r>
                <w:rPr>
                  <w:rFonts w:ascii="Arial" w:cs="Arial" w:eastAsia="Arial" w:hAnsi="Arial"/>
                  <w:b w:val="false"/>
                  <w:bCs w:val="false"/>
                  <w:i w:val="false"/>
                  <w:iCs w:val="false"/>
                  <w:color w:val="000000"/>
                  <w:sz w:val="18"/>
                  <w:szCs w:val="18"/>
                </w:rPr>
                <w:delText xml:space="preserve">and apply</w:delText>
              </w:r>
            </w:del>
            <w:ins w:id="9037" w:author="Claude (AI) - proposed" w:date="2026-10-15T20:13:44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laws of indices </w:t>
            </w:r>
            <w:del w:id="9038" w:author="Claude (AI) - proposed" w:date="2026-10-15T20:13:44Z">
              <w:r>
                <w:rPr>
                  <w:rFonts w:ascii="Arial" w:cs="Arial" w:eastAsia="Arial" w:hAnsi="Arial"/>
                  <w:b w:val="false"/>
                  <w:bCs w:val="false"/>
                  <w:i w:val="false"/>
                  <w:iCs w:val="false"/>
                  <w:color w:val="000000"/>
                  <w:sz w:val="18"/>
                  <w:szCs w:val="18"/>
                </w:rPr>
                <w:delText xml:space="preserve">in different situations</w:delText>
              </w:r>
            </w:del>
            <w:ins w:id="9039" w:author="Claude (AI) - proposed" w:date="2026-10-15T20:13:44Z">
              <w:r>
                <w:rPr>
                  <w:rFonts w:ascii="Arial" w:cs="Arial" w:eastAsia="Arial" w:hAnsi="Arial"/>
                  <w:b w:val="false"/>
                  <w:bCs w:val="false"/>
                  <w:i w:val="false"/>
                  <w:iCs w:val="false"/>
                  <w:color w:val="000000"/>
                  <w:sz w:val="18"/>
                  <w:szCs w:val="18"/>
                </w:rPr>
                <w:t xml:space="preserve">using factors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41" w:author="Claude (AI) - proposed" w:date="2026-10-15T20:13:44Z"/>
              </w:rPr>
            </w:pPr>
            <w:del w:id="9040" w:author="Claude (AI) - proposed" w:date="2026-10-15T20:13:44Z">
              <w:r>
                <w:rPr>
                  <w:rFonts w:ascii="Arial" w:cs="Arial" w:eastAsia="Arial" w:hAnsi="Arial"/>
                  <w:b w:val="false"/>
                  <w:bCs w:val="false"/>
                  <w:i w:val="false"/>
                  <w:iCs w:val="false"/>
                  <w:color w:val="000000"/>
                  <w:sz w:val="18"/>
                  <w:szCs w:val="18"/>
                </w:rPr>
                <w:delText xml:space="preserve">c) determine common logarithms of numbers from mathematical tables and calculators,</w:delText>
              </w:r>
            </w:del>
          </w:p>
          <w:p>
            <w:pPr>
              <w:keepNext w:val="false"/>
              <w:spacing w:after="40" w:before="0"/>
              <w:jc w:val="left"/>
              <w:rPr>
                <w:del w:id="9043" w:author="Claude (AI) - proposed" w:date="2026-10-15T20:13:44Z"/>
              </w:rPr>
            </w:pPr>
            <w:del w:id="9042" w:author="Claude (AI) - proposed" w:date="2026-10-15T20:13:44Z">
              <w:r>
                <w:rPr>
                  <w:rFonts w:ascii="Arial" w:cs="Arial" w:eastAsia="Arial" w:hAnsi="Arial"/>
                  <w:b w:val="false"/>
                  <w:bCs w:val="false"/>
                  <w:i w:val="false"/>
                  <w:iCs w:val="false"/>
                  <w:color w:val="000000"/>
                  <w:sz w:val="18"/>
                  <w:szCs w:val="18"/>
                </w:rPr>
                <w:delText xml:space="preserve">d) apply common logarithms in multiplication, division, powers, and roots of numbers,</w:delText>
              </w:r>
            </w:del>
          </w:p>
          <w:p>
            <w:pPr>
              <w:keepNext w:val="false"/>
              <w:spacing w:after="40" w:before="0"/>
              <w:jc w:val="left"/>
            </w:pPr>
            <w:del w:id="9044" w:author="Claude (AI) - proposed" w:date="2026-10-15T20:13:44Z">
              <w:r>
                <w:rPr>
                  <w:rFonts w:ascii="Arial" w:cs="Arial" w:eastAsia="Arial" w:hAnsi="Arial"/>
                  <w:b w:val="false"/>
                  <w:bCs w:val="false"/>
                  <w:i w:val="false"/>
                  <w:iCs w:val="false"/>
                  <w:color w:val="000000"/>
                  <w:sz w:val="18"/>
                  <w:szCs w:val="18"/>
                </w:rPr>
                <w:delText xml:space="preserve">e) appreciate the use of indices and logarithms in solving real-life problems.</w:delText>
              </w:r>
            </w:del>
            <w:ins w:id="9045" w:author="Claude (AI) - proposed" w:date="2026-10-15T20:13:44Z">
              <w:r>
                <w:rPr>
                  <w:rFonts w:ascii="Arial" w:cs="Arial" w:eastAsia="Arial" w:hAnsi="Arial"/>
                  <w:b w:val="false"/>
                  <w:bCs w:val="false"/>
                  <w:i w:val="false"/>
                  <w:iCs w:val="false"/>
                  <w:color w:val="000000"/>
                  <w:sz w:val="18"/>
                  <w:szCs w:val="18"/>
                </w:rPr>
                <w:t xml:space="preserve">c) apply the laws of indices in different situations,</w:t>
              </w:r>
            </w:ins>
          </w:p>
          <w:p>
            <w:pPr>
              <w:keepNext w:val="false"/>
              <w:spacing w:after="40" w:before="0"/>
              <w:jc w:val="left"/>
              <w:rPr>
                <w:ins w:id="9047" w:author="Claude (AI) - proposed" w:date="2026-10-15T20:13:44Z"/>
              </w:rPr>
            </w:pPr>
            <w:ins w:id="9046" w:author="Claude (AI) - proposed" w:date="2026-10-15T20:13:44Z">
              <w:r>
                <w:rPr>
                  <w:rFonts w:ascii="Arial" w:cs="Arial" w:eastAsia="Arial" w:hAnsi="Arial"/>
                  <w:b w:val="false"/>
                  <w:bCs w:val="false"/>
                  <w:i w:val="false"/>
                  <w:iCs w:val="false"/>
                  <w:color w:val="000000"/>
                  <w:sz w:val="18"/>
                  <w:szCs w:val="18"/>
                </w:rPr>
                <w:t xml:space="preserve">d) relate index notation to logarithm notation to base 10,</w:t>
              </w:r>
            </w:ins>
          </w:p>
          <w:p>
            <w:pPr>
              <w:keepNext w:val="false"/>
              <w:spacing w:after="40" w:before="0"/>
              <w:jc w:val="left"/>
              <w:rPr>
                <w:ins w:id="9049" w:author="Claude (AI) - proposed" w:date="2026-10-15T20:13:44Z"/>
              </w:rPr>
            </w:pPr>
            <w:ins w:id="9048" w:author="Claude (AI) - proposed" w:date="2026-10-15T20:13:44Z">
              <w:r>
                <w:rPr>
                  <w:rFonts w:ascii="Arial" w:cs="Arial" w:eastAsia="Arial" w:hAnsi="Arial"/>
                  <w:b w:val="false"/>
                  <w:bCs w:val="false"/>
                  <w:i w:val="false"/>
                  <w:iCs w:val="false"/>
                  <w:color w:val="000000"/>
                  <w:sz w:val="18"/>
                  <w:szCs w:val="18"/>
                </w:rPr>
                <w:t xml:space="preserve">e) determine common logarithms of numbers from mathematical tables and calculators,</w:t>
              </w:r>
            </w:ins>
          </w:p>
          <w:p>
            <w:pPr>
              <w:keepNext w:val="false"/>
              <w:spacing w:after="40" w:before="0"/>
              <w:jc w:val="left"/>
              <w:rPr>
                <w:ins w:id="9051" w:author="Claude (AI) - proposed" w:date="2026-10-15T20:13:44Z"/>
              </w:rPr>
            </w:pPr>
            <w:ins w:id="9050" w:author="Claude (AI) - proposed" w:date="2026-10-15T20:13:44Z">
              <w:r>
                <w:rPr>
                  <w:rFonts w:ascii="Arial" w:cs="Arial" w:eastAsia="Arial" w:hAnsi="Arial"/>
                  <w:b w:val="false"/>
                  <w:bCs w:val="false"/>
                  <w:i w:val="false"/>
                  <w:iCs w:val="false"/>
                  <w:color w:val="000000"/>
                  <w:sz w:val="18"/>
                  <w:szCs w:val="18"/>
                </w:rPr>
                <w:t xml:space="preserve">f) apply common logarithms in multiplication, division, powers and roots of numbers,</w:t>
              </w:r>
            </w:ins>
          </w:p>
          <w:p>
            <w:pPr>
              <w:keepNext w:val="false"/>
              <w:spacing w:after="40" w:before="0"/>
              <w:jc w:val="left"/>
              <w:rPr>
                <w:ins w:id="9053" w:author="Claude (AI) - proposed" w:date="2026-10-15T20:13:44Z"/>
              </w:rPr>
            </w:pPr>
            <w:ins w:id="9052" w:author="Claude (AI) - proposed" w:date="2026-10-15T20:13:44Z">
              <w:r>
                <w:rPr>
                  <w:rFonts w:ascii="Arial" w:cs="Arial" w:eastAsia="Arial" w:hAnsi="Arial"/>
                  <w:b w:val="false"/>
                  <w:bCs w:val="false"/>
                  <w:i w:val="false"/>
                  <w:iCs w:val="false"/>
                  <w:color w:val="000000"/>
                  <w:sz w:val="18"/>
                  <w:szCs w:val="18"/>
                </w:rPr>
                <w:t xml:space="preserve">g) appreciate the use of indices and common logarithms in mathematical computations.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55" w:author="Claude (AI) - proposed" w:date="2026-10-15T20:13:44Z"/>
              </w:rPr>
            </w:pPr>
            <w:ins w:id="9054" w:author="Claude (AI) - proposed" w:date="2026-10-15T20:13:44Z">
              <w:r>
                <w:rPr>
                  <w:rFonts w:ascii="Arial" w:cs="Arial" w:eastAsia="Arial" w:hAnsi="Arial"/>
                  <w:b w:val="false"/>
                  <w:bCs w:val="false"/>
                  <w:i w:val="false"/>
                  <w:iCs w:val="false"/>
                  <w:color w:val="000000"/>
                  <w:sz w:val="18"/>
                  <w:szCs w:val="18"/>
                </w:rPr>
                <w:t xml:space="preserve">KICD core competencies for this sub-strand:</w:t>
              </w:r>
            </w:ins>
          </w:p>
          <w:p>
            <w:pPr>
              <w:spacing w:after="30" w:before="0"/>
              <w:ind w:left="360" w:hanging="180"/>
              <w:jc w:val="left"/>
              <w:rPr>
                <w:ins w:id="9057" w:author="Claude (AI) - proposed" w:date="2026-10-15T20:13:44Z"/>
              </w:rPr>
            </w:pPr>
            <w:ins w:id="9056" w:author="Claude (AI) - proposed" w:date="2026-10-15T20:13:44Z">
              <w:r>
                <w:rPr>
                  <w:rFonts w:ascii="Arial" w:cs="Arial" w:eastAsia="Arial" w:hAnsi="Arial"/>
                  <w:b w:val="false"/>
                  <w:bCs w:val="false"/>
                  <w:i w:val="false"/>
                  <w:iCs w:val="false"/>
                  <w:color w:val="000000"/>
                  <w:sz w:val="18"/>
                  <w:szCs w:val="18"/>
                </w:rPr>
                <w:t xml:space="preserve">–  Learning to learn: the learner discusses in a group and generates the laws of indices.</w:t>
              </w:r>
            </w:ins>
          </w:p>
          <w:p>
            <w:pPr>
              <w:spacing w:after="30" w:before="0"/>
              <w:ind w:left="360" w:hanging="180"/>
              <w:jc w:val="left"/>
              <w:rPr>
                <w:ins w:id="9059" w:author="Claude (AI) - proposed" w:date="2026-10-15T20:13:44Z"/>
              </w:rPr>
            </w:pPr>
            <w:ins w:id="9058" w:author="Claude (AI) - proposed" w:date="2026-10-15T20:13:44Z">
              <w:r>
                <w:rPr>
                  <w:rFonts w:ascii="Arial" w:cs="Arial" w:eastAsia="Arial" w:hAnsi="Arial"/>
                  <w:b w:val="false"/>
                  <w:bCs w:val="false"/>
                  <w:i w:val="false"/>
                  <w:iCs w:val="false"/>
                  <w:color w:val="000000"/>
                  <w:sz w:val="18"/>
                  <w:szCs w:val="18"/>
                </w:rPr>
                <w:t xml:space="preserve">–  Digital literacy: the learner reads and obtains common logarithms of numbers from tables and calculators.</w:t>
              </w:r>
            </w:ins>
          </w:p>
          <w:p>
            <w:pPr>
              <w:keepNext w:val="false"/>
              <w:spacing w:after="40" w:before="0"/>
              <w:jc w:val="left"/>
              <w:rPr>
                <w:ins w:id="9061" w:author="Claude (AI) - proposed" w:date="2026-10-15T20:13:44Z"/>
              </w:rPr>
            </w:pPr>
            <w:ins w:id="9060" w:author="Claude (AI) - proposed" w:date="2026-10-15T20:13:44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3" w:author="Claude (AI) - proposed" w:date="2026-10-15T20:13:44Z"/>
              </w:rPr>
            </w:pPr>
            <w:ins w:id="9062" w:author="Claude (AI) - proposed" w:date="2026-10-15T20:13:44Z">
              <w:r>
                <w:rPr>
                  <w:rFonts w:ascii="Arial" w:cs="Arial" w:eastAsia="Arial" w:hAnsi="Arial"/>
                  <w:b w:val="false"/>
                  <w:bCs w:val="false"/>
                  <w:i w:val="false"/>
                  <w:iCs w:val="false"/>
                  <w:color w:val="000000"/>
                  <w:sz w:val="18"/>
                  <w:szCs w:val="18"/>
                </w:rPr>
                <w:t xml:space="preserve">Additional competencies developed in this sequence (not in the KICD design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derives laws of indices and applies logarithmic methods to solve multi-step computations such as working out the cost per kilogram of maize bought in bulk by a Rift Valley farmer, selecting the most efficient computational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explains index laws and logarithmic procedures with peers during group activities, clearly articulating mathematical reasoning using correct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scientific calculators and, where available, digital devices to determine common logarithms and antilogarithms, comparing results with mathematical tables to build confidence in both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independently reads logarithm tables, identifies patterns in the laws of indices, and applies acquired strategies to unfamiliar numerical problems encountered in daily Kenyan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65" w:author="Claude (AI) - proposed" w:date="2026-10-15T20:13:44Z"/>
              </w:rPr>
            </w:pPr>
            <w:ins w:id="9064" w:author="Claude (AI) - proposed" w:date="2026-10-15T20:13:44Z">
              <w:r>
                <w:rPr>
                  <w:rFonts w:ascii="Arial" w:cs="Arial" w:eastAsia="Arial" w:hAnsi="Arial"/>
                  <w:b w:val="false"/>
                  <w:bCs w:val="false"/>
                  <w:i w:val="false"/>
                  <w:iCs w:val="false"/>
                  <w:color w:val="000000"/>
                  <w:sz w:val="18"/>
                  <w:szCs w:val="18"/>
                </w:rPr>
                <w:t xml:space="preserve">KICD values for this sub-strand:</w:t>
              </w:r>
            </w:ins>
          </w:p>
          <w:p>
            <w:pPr>
              <w:spacing w:after="30" w:before="0"/>
              <w:ind w:left="360" w:hanging="180"/>
              <w:jc w:val="left"/>
              <w:rPr>
                <w:ins w:id="9067" w:author="Claude (AI) - proposed" w:date="2026-10-15T20:13:44Z"/>
              </w:rPr>
            </w:pPr>
            <w:ins w:id="9066" w:author="Claude (AI) - proposed" w:date="2026-10-15T20:13:44Z">
              <w:r>
                <w:rPr>
                  <w:rFonts w:ascii="Arial" w:cs="Arial" w:eastAsia="Arial" w:hAnsi="Arial"/>
                  <w:b w:val="false"/>
                  <w:bCs w:val="false"/>
                  <w:i w:val="false"/>
                  <w:iCs w:val="false"/>
                  <w:color w:val="000000"/>
                  <w:sz w:val="18"/>
                  <w:szCs w:val="18"/>
                </w:rPr>
                <w:t xml:space="preserve">–  Responsibility: the learner takes care of mathematical tables and calculators.</w:t>
              </w:r>
            </w:ins>
          </w:p>
          <w:p>
            <w:pPr>
              <w:spacing w:after="30" w:before="0"/>
              <w:ind w:left="360" w:hanging="180"/>
              <w:jc w:val="left"/>
              <w:rPr>
                <w:ins w:id="9069" w:author="Claude (AI) - proposed" w:date="2026-10-15T20:13:44Z"/>
              </w:rPr>
            </w:pPr>
            <w:ins w:id="9068" w:author="Claude (AI) - proposed" w:date="2026-10-15T20:13:44Z">
              <w:r>
                <w:rPr>
                  <w:rFonts w:ascii="Arial" w:cs="Arial" w:eastAsia="Arial" w:hAnsi="Arial"/>
                  <w:b w:val="false"/>
                  <w:bCs w:val="false"/>
                  <w:i w:val="false"/>
                  <w:iCs w:val="false"/>
                  <w:color w:val="000000"/>
                  <w:sz w:val="18"/>
                  <w:szCs w:val="18"/>
                </w:rPr>
                <w:t xml:space="preserve">–  Respect: the learner appreciates the input of others while discussing in a group and relating powers of 10 to common logarithms.</w:t>
              </w:r>
            </w:ins>
          </w:p>
          <w:p>
            <w:pPr>
              <w:keepNext w:val="false"/>
              <w:spacing w:after="40" w:before="0"/>
              <w:jc w:val="left"/>
              <w:rPr>
                <w:ins w:id="9071" w:author="Claude (AI) - proposed" w:date="2026-10-15T20:13:44Z"/>
              </w:rPr>
            </w:pPr>
            <w:ins w:id="9070" w:author="Claude (AI) - proposed" w:date="2026-10-15T20:13:44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3" w:author="Claude (AI) - proposed" w:date="2026-10-15T20:13:44Z"/>
              </w:rPr>
            </w:pPr>
            <w:ins w:id="9072" w:author="Claude (AI) - proposed" w:date="2026-10-15T20:13:44Z">
              <w:r>
                <w:rPr>
                  <w:rFonts w:ascii="Arial" w:cs="Arial" w:eastAsia="Arial" w:hAnsi="Arial"/>
                  <w:b w:val="false"/>
                  <w:bCs w:val="false"/>
                  <w:i w:val="false"/>
                  <w:iCs w:val="false"/>
                  <w:color w:val="000000"/>
                  <w:sz w:val="18"/>
                  <w:szCs w:val="18"/>
                </w:rPr>
                <w:t xml:space="preserve">Additional values developed in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logarithm table readings and calculator results accurately and honestly, without falsifying computed values during class activities and assessments.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shared mathematical tables and calculators, and diligently completes index and logarithm practice tasks that underpin sound financial and scientific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respectfully in group problem-solving tasks, valuing each member's contribution when deriving index laws or checking logarithm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peers' different approaches to simplifying index expressions and computing logarithms, recognising that multiple valid methods may lead to the same correct answer.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the laws of indices as a formal mathematical framework and uses logarithmic tables and calculators as computational tools to solve numerical problems efficiently — mirroring how scientists and engineers process large or small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questions about why very large numbers (e.g., national maize harvest tonnage) or very small numbers (e.g., bacterial cell dimensions) are easier to handle in index/logarithmic form, driving inquiry into the utility of the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constructs step-by-step written explanations of how each law of indices is derived and why logarithms convert multiplication into addition, communicating reasoning clearly in mathematical language.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reads, evaluates, and communicates data extracted from logarithm tables and calculator outputs, cross-checking for reasonableness in the context of real-life Kenyan scenarios.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75" w:author="Claude (AI) - proposed" w:date="2026-10-15T20:13:44Z"/>
              </w:rPr>
            </w:pPr>
            <w:ins w:id="9074" w:author="Claude (AI) - proposed" w:date="2026-10-15T20:13:44Z">
              <w:r>
                <w:rPr>
                  <w:rFonts w:ascii="Arial" w:cs="Arial" w:eastAsia="Arial" w:hAnsi="Arial"/>
                  <w:b w:val="false"/>
                  <w:bCs w:val="false"/>
                  <w:i w:val="false"/>
                  <w:iCs w:val="false"/>
                  <w:color w:val="000000"/>
                  <w:sz w:val="18"/>
                  <w:szCs w:val="18"/>
                </w:rPr>
                <w:t xml:space="preserve">KICD pertinent and contemporary issue for this sub-strand:</w:t>
              </w:r>
            </w:ins>
          </w:p>
          <w:p>
            <w:pPr>
              <w:spacing w:after="30" w:before="0"/>
              <w:ind w:left="360" w:hanging="180"/>
              <w:jc w:val="left"/>
              <w:rPr>
                <w:ins w:id="9077" w:author="Claude (AI) - proposed" w:date="2026-10-15T20:13:44Z"/>
              </w:rPr>
            </w:pPr>
            <w:ins w:id="9076" w:author="Claude (AI) - proposed" w:date="2026-10-15T20:13:44Z">
              <w:r>
                <w:rPr>
                  <w:rFonts w:ascii="Arial" w:cs="Arial" w:eastAsia="Arial" w:hAnsi="Arial"/>
                  <w:b w:val="false"/>
                  <w:bCs w:val="false"/>
                  <w:i w:val="false"/>
                  <w:iCs w:val="false"/>
                  <w:color w:val="000000"/>
                  <w:sz w:val="18"/>
                  <w:szCs w:val="18"/>
                </w:rPr>
                <w:t xml:space="preserve">–  Life Skills (self-awareness): the learner discusses in a group and relates powers of 10 to common logarithms and identifies the base.</w:t>
              </w:r>
            </w:ins>
          </w:p>
          <w:p>
            <w:pPr>
              <w:keepNext w:val="false"/>
              <w:spacing w:after="40" w:before="0"/>
              <w:jc w:val="left"/>
              <w:rPr>
                <w:ins w:id="9079" w:author="Claude (AI) - proposed" w:date="2026-10-15T20:13:44Z"/>
              </w:rPr>
            </w:pPr>
            <w:ins w:id="9078" w:author="Claude (AI) - proposed" w:date="2026-10-15T20:13:44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1" w:author="Claude (AI) - proposed" w:date="2026-10-15T20:13:44Z"/>
              </w:rPr>
            </w:pPr>
            <w:ins w:id="9080" w:author="Claude (AI) - proposed" w:date="2026-10-15T20:13:44Z">
              <w:r>
                <w:rPr>
                  <w:rFonts w:ascii="Arial" w:cs="Arial" w:eastAsia="Arial" w:hAnsi="Arial"/>
                  <w:b w:val="false"/>
                  <w:bCs w:val="false"/>
                  <w:i w:val="false"/>
                  <w:iCs w:val="false"/>
                  <w:color w:val="000000"/>
                  <w:sz w:val="18"/>
                  <w:szCs w:val="18"/>
                </w:rPr>
                <w:t xml:space="preserve">Additional PCIs developed in this sequence: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indices and logarithms to compute compound growth, loan interest, and bulk-purchase pricing — skills directly relevant to managing personal and family finances in Kenya's growing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uses indices to express very large quantities such as Kenya's forest cover area in hectares or very small quantities such as concentrations of pollutants in Lake Victoria water, appreciating the role of mathematics in environmental monitoring.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collaboratively in mixed-ability groups to derive index laws and verify logarithm calculations, building mutual respect and teamwork across diverse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ICT Integration: the learner uses scientific calculators and, where available, learner digital devices (LDDs) to explore logarithm functions, connecting mathematical table skills with modern computational tools as outlined in Appendix 2 of the KICD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Banking and Finance: indices underpin compound interest calculations used by Kenyan banks and SACCOs; logarithms support actuarial science and financial modelling.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Technology: engineers at facilities such as the Olkaria Geothermal Plant use index notation to express energy outputs and apply logarithmic scales in signal processing and structural load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pharmaceutical dosage calculations and the pH scale (a logarithmic measure) are essential tools for Kenyan healthcare workers and pharmacists.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use exponential growth models to predict crop yields and pest population dynamics on Kenyan farms in the Rift Valley and Central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Kenyan scientists monitoring air quality, water acidity in Lake Victoria, or </w:t>
            </w:r>
            <w:del w:id="9082" w:author="Claude (AI) - proposed" w:date="2026-10-15T20:13:44Z">
              <w:r>
                <w:rPr>
                  <w:rFonts w:ascii="Arial" w:cs="Arial" w:eastAsia="Arial" w:hAnsi="Arial"/>
                  <w:b w:val="false"/>
                  <w:bCs w:val="false"/>
                  <w:i w:val="false"/>
                  <w:iCs w:val="false"/>
                  <w:color w:val="000000"/>
                  <w:sz w:val="18"/>
                  <w:szCs w:val="18"/>
                </w:rPr>
                <w:delText xml:space="preserve">seismic activity at the Kenya Meteorological Department</w:delText>
              </w:r>
            </w:del>
            <w:ins w:id="9083" w:author="Claude (AI) - proposed" w:date="2026-10-15T20:13:44Z">
              <w:r>
                <w:rPr>
                  <w:rFonts w:ascii="Arial" w:cs="Arial" w:eastAsia="Arial" w:hAnsi="Arial"/>
                  <w:b w:val="false"/>
                  <w:bCs w:val="false"/>
                  <w:i w:val="false"/>
                  <w:iCs w:val="false"/>
                  <w:color w:val="000000"/>
                  <w:sz w:val="18"/>
                  <w:szCs w:val="18"/>
                </w:rPr>
                <w:t xml:space="preserve">earthquakes</w:t>
              </w:r>
            </w:ins>
            <w:r>
              <w:rPr>
                <w:rFonts w:ascii="Arial" w:cs="Arial" w:eastAsia="Arial" w:hAnsi="Arial"/>
                <w:b w:val="false"/>
                <w:bCs w:val="false"/>
                <w:i w:val="false"/>
                <w:iCs w:val="false"/>
                <w:color w:val="000000"/>
                <w:sz w:val="18"/>
                <w:szCs w:val="18"/>
              </w:rPr>
              <w:t xml:space="preserve"> use logarithmic scales (Richter, pH, decibel) routinely.</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Science and Data Science: algorithmic complexity (Big-O notation), binary number systems, and data compression all rely on a deep understanding of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builds learners' fluency with indices and logarithms as powerful tools for representing, computing, and reasoning about both very large and very small quantities encountered in Kenyan daily life — from the national maize harvest measured in tonnes to microscopic quantities in medicine. Learners first consolidate the laws of indices through discovery and pattern-based derivation, then unlock common logarithms as a bridge between exponential thinking and efficient computation. The unit emphasises both procedural accuracy with mathematical tables and calculators and conceptual understanding of why logarithms transform multiplicative problems into additive ones, preparing learners for STEM pathways in Senior School and beyond.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Kericho tea farmer — or any Kenyan scientist, engineer, or business person — use the mathematics of indices and logarithms to make sense of, and calculate with, numbers that are too large or too small to handle by ordinary arithmetic?</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84" w:author="Claude (AI) - proposed" w:date="2026-10-15T20:13:44Z">
              <w:r>
                <w:rPr>
                  <w:rFonts w:ascii="Arial" w:cs="Arial" w:eastAsia="Arial" w:hAnsi="Arial"/>
                  <w:b w:val="false"/>
                  <w:bCs w:val="false"/>
                  <w:i w:val="false"/>
                  <w:iCs w:val="false"/>
                  <w:color w:val="000000"/>
                  <w:sz w:val="18"/>
                  <w:szCs w:val="18"/>
                </w:rPr>
                <w:delText xml:space="preserve">QUESTIONS</w:delText>
              </w:r>
            </w:del>
            <w:ins w:id="9085" w:author="Claude (AI) - proposed" w:date="2026-10-15T20:13:44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87" w:author="Claude (AI) - proposed" w:date="2026-10-15T20:13:44Z"/>
              </w:rPr>
            </w:pPr>
            <w:ins w:id="9086" w:author="Claude (AI) - proposed" w:date="2026-10-15T20:13:44Z">
              <w:r>
                <w:rPr>
                  <w:rFonts w:ascii="Arial" w:cs="Arial" w:eastAsia="Arial" w:hAnsi="Arial"/>
                  <w:b w:val="false"/>
                  <w:bCs w:val="false"/>
                  <w:i w:val="false"/>
                  <w:iCs w:val="false"/>
                  <w:color w:val="000000"/>
                  <w:sz w:val="18"/>
                  <w:szCs w:val="18"/>
                </w:rPr>
                <w:t xml:space="preserve">Why do we use indices and logarithms?</w:t>
              </w:r>
            </w:ins>
          </w:p>
          <w:p>
            <w:pPr>
              <w:keepNext w:val="false"/>
              <w:spacing w:after="40" w:before="0"/>
              <w:jc w:val="left"/>
              <w:rPr>
                <w:ins w:id="9089" w:author="Claude (AI) - proposed" w:date="2026-10-15T20:13:44Z"/>
              </w:rPr>
            </w:pPr>
            <w:ins w:id="9088" w:author="Claude (AI) - proposed" w:date="2026-10-15T20:13:44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91" w:author="Claude (AI) - proposed" w:date="2026-10-15T20:13:44Z"/>
              </w:rPr>
            </w:pPr>
            <w:ins w:id="9090" w:author="Claude (AI) - proposed" w:date="2026-10-15T20:13:44Z">
              <w:r>
                <w:rPr>
                  <w:rFonts w:ascii="Arial" w:cs="Arial" w:eastAsia="Arial" w:hAnsi="Arial"/>
                  <w:b w:val="false"/>
                  <w:bCs w:val="false"/>
                  <w:i w:val="false"/>
                  <w:iCs w:val="false"/>
                  <w:color w:val="000000"/>
                  <w:sz w:val="18"/>
                  <w:szCs w:val="18"/>
                </w:rPr>
                <w:t xml:space="preserve">LESSON FOCUS QUESTIONS (used across the sequence):</w:t>
              </w:r>
            </w:ins>
          </w:p>
          <w:p>
            <w:pPr>
              <w:keepNext w:val="false"/>
              <w:spacing w:after="40" w:before="0"/>
              <w:jc w:val="left"/>
            </w:pPr>
            <w:r>
              <w:rPr>
                <w:rFonts w:ascii="Arial" w:cs="Arial" w:eastAsia="Arial" w:hAnsi="Arial"/>
                <w:b w:val="false"/>
                <w:bCs w:val="false"/>
                <w:i w:val="false"/>
                <w:iCs w:val="false"/>
                <w:color w:val="000000"/>
                <w:sz w:val="18"/>
                <w:szCs w:val="18"/>
              </w:rPr>
              <w:t xml:space="preserve">1. How do we apply indices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logarithms in computations?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Kericho tea farmer records that a single tea plant produces approximately 2³ grams of processed tea per harvest cycle, while </w:t>
            </w:r>
            <w:del w:id="9092" w:author="Claude (AI) - proposed" w:date="2026-10-15T20:13:44Z">
              <w:r>
                <w:rPr>
                  <w:rFonts w:ascii="Arial" w:cs="Arial" w:eastAsia="Arial" w:hAnsi="Arial"/>
                  <w:b w:val="false"/>
                  <w:bCs w:val="false"/>
                  <w:i w:val="false"/>
                  <w:iCs w:val="false"/>
                  <w:color w:val="000000"/>
                  <w:sz w:val="18"/>
                  <w:szCs w:val="18"/>
                </w:rPr>
                <w:delText xml:space="preserve">a large estate covering 2¹⁰ plants harvests enough tea to fill an entire export container. When</w:delText>
              </w:r>
            </w:del>
            <w:ins w:id="9093" w:author="Claude (AI) - proposed" w:date="2026-10-15T20:13:44Z">
              <w:r>
                <w:rPr>
                  <w:rFonts w:ascii="Arial" w:cs="Arial" w:eastAsia="Arial" w:hAnsi="Arial"/>
                  <w:b w:val="false"/>
                  <w:bCs w:val="false"/>
                  <w:i w:val="false"/>
                  <w:iCs w:val="false"/>
                  <w:color w:val="000000"/>
                  <w:sz w:val="18"/>
                  <w:szCs w:val="18"/>
                </w:rPr>
                <w:t xml:space="preserve">the estate's 2¹⁰ (1 024) plants together harvest 2³ × 2¹⁰ = 2¹³ = 8 192 grams (about 8 kg) per cycle. This small case is easy to check by hand, but</w:t>
              </w:r>
            </w:ins>
            <w:r>
              <w:rPr>
                <w:rFonts w:ascii="Arial" w:cs="Arial" w:eastAsia="Arial" w:hAnsi="Arial"/>
                <w:b w:val="false"/>
                <w:bCs w:val="false"/>
                <w:i w:val="false"/>
                <w:iCs w:val="false"/>
                <w:color w:val="000000"/>
                <w:sz w:val="18"/>
                <w:szCs w:val="18"/>
              </w:rPr>
              <w:t xml:space="preserve"> the farm manager </w:t>
            </w:r>
            <w:del w:id="9094" w:author="Claude (AI) - proposed" w:date="2026-10-15T20:13:44Z">
              <w:r>
                <w:rPr>
                  <w:rFonts w:ascii="Arial" w:cs="Arial" w:eastAsia="Arial" w:hAnsi="Arial"/>
                  <w:b w:val="false"/>
                  <w:bCs w:val="false"/>
                  <w:i w:val="false"/>
                  <w:iCs w:val="false"/>
                  <w:color w:val="000000"/>
                  <w:sz w:val="18"/>
                  <w:szCs w:val="18"/>
                </w:rPr>
                <w:delText xml:space="preserve">tries to calculate the total production using</w:delText>
              </w:r>
            </w:del>
            <w:ins w:id="9095" w:author="Claude (AI) - proposed" w:date="2026-10-15T20:13:44Z">
              <w:r>
                <w:rPr>
                  <w:rFonts w:ascii="Arial" w:cs="Arial" w:eastAsia="Arial" w:hAnsi="Arial"/>
                  <w:b w:val="false"/>
                  <w:bCs w:val="false"/>
                  <w:i w:val="false"/>
                  <w:iCs w:val="false"/>
                  <w:color w:val="000000"/>
                  <w:sz w:val="18"/>
                  <w:szCs w:val="18"/>
                </w:rPr>
                <w:t xml:space="preserve">wants a method that still works when the numbers get much bigger (a larger estate, a bulk order), where</w:t>
              </w:r>
            </w:ins>
            <w:r>
              <w:rPr>
                <w:rFonts w:ascii="Arial" w:cs="Arial" w:eastAsia="Arial" w:hAnsi="Arial"/>
                <w:b w:val="false"/>
                <w:bCs w:val="false"/>
                <w:i w:val="false"/>
                <w:iCs w:val="false"/>
                <w:color w:val="000000"/>
                <w:sz w:val="18"/>
                <w:szCs w:val="18"/>
              </w:rPr>
              <w:t xml:space="preserve"> ordinary multiplication on paper</w:t>
            </w:r>
            <w:del w:id="9096" w:author="Claude (AI) - proposed" w:date="2026-10-15T20:13:44Z">
              <w:r>
                <w:rPr>
                  <w:rFonts w:ascii="Arial" w:cs="Arial" w:eastAsia="Arial" w:hAnsi="Arial"/>
                  <w:b w:val="false"/>
                  <w:bCs w:val="false"/>
                  <w:i w:val="false"/>
                  <w:iCs w:val="false"/>
                  <w:color w:val="000000"/>
                  <w:sz w:val="18"/>
                  <w:szCs w:val="18"/>
                </w:rPr>
                <w:delText xml:space="preserve">, the numbers become unwieldy very quickly</w:delText>
              </w:r>
            </w:del>
            <w:ins w:id="9097" w:author="Claude (AI) - proposed" w:date="2026-10-15T20:13:44Z">
              <w:r>
                <w:rPr>
                  <w:rFonts w:ascii="Arial" w:cs="Arial" w:eastAsia="Arial" w:hAnsi="Arial"/>
                  <w:b w:val="false"/>
                  <w:bCs w:val="false"/>
                  <w:i w:val="false"/>
                  <w:iCs w:val="false"/>
                  <w:color w:val="000000"/>
                  <w:sz w:val="18"/>
                  <w:szCs w:val="18"/>
                </w:rPr>
                <w:t xml:space="preserve"> becomes slow and error-prone</w:t>
              </w:r>
            </w:ins>
            <w:r>
              <w:rPr>
                <w:rFonts w:ascii="Arial" w:cs="Arial" w:eastAsia="Arial" w:hAnsi="Arial"/>
                <w:b w:val="false"/>
                <w:bCs w:val="false"/>
                <w:i w:val="false"/>
                <w:iCs w:val="false"/>
                <w:color w:val="000000"/>
                <w:sz w:val="18"/>
                <w:szCs w:val="18"/>
              </w:rPr>
              <w:t xml:space="preserve"> — yet a fellow farmer who attended a technical training shows that using a simple four-figure logarithm table, the same calculation can be done in under two minutes without a calculator. Students are shown two worked examples side-by-side: one using long multiplication</w:t>
            </w:r>
            <w:del w:id="9098" w:author="Claude (AI) - proposed" w:date="2026-10-15T20:13:44Z">
              <w:r>
                <w:rPr>
                  <w:rFonts w:ascii="Arial" w:cs="Arial" w:eastAsia="Arial" w:hAnsi="Arial"/>
                  <w:b w:val="false"/>
                  <w:bCs w:val="false"/>
                  <w:i w:val="false"/>
                  <w:iCs w:val="false"/>
                  <w:color w:val="000000"/>
                  <w:sz w:val="18"/>
                  <w:szCs w:val="18"/>
                </w:rPr>
                <w:delText xml:space="preserve"> across six digits</w:delText>
              </w:r>
            </w:del>
            <w:r>
              <w:rPr>
                <w:rFonts w:ascii="Arial" w:cs="Arial" w:eastAsia="Arial" w:hAnsi="Arial"/>
                <w:b w:val="false"/>
                <w:bCs w:val="false"/>
                <w:i w:val="false"/>
                <w:iCs w:val="false"/>
                <w:color w:val="000000"/>
                <w:sz w:val="18"/>
                <w:szCs w:val="18"/>
              </w:rPr>
              <w:t xml:space="preserve">, the other using logarithms. The puzzling observation is: how can adding two small decimal numbers from a table give the same answer as multiplying two enormous numbers? And why does changing the exponent (the power of 2) by just 1 double the entire harvest? This phenomenon anchors both the power of index notation in expressing repeated multiplication compactly and the seemingly magical ability of logarithms to convert multiplication into addition — motivating the full arc of the unit.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Reciprocals and the Language of Indices: Students encounter the anchoring phenomenon (tea farm production calculation). They revisit reciprocals of real numbers and connect them to negative indices (a⁻¹ = 1/a), building the conceptual bridge from familiar fractions to index notation. Students predict what happens to a number when its index increases by 1 versus decreases by 1, using the tea harvest context.</w:t>
            </w:r>
            <w:ins w:id="9099" w:author="Claude (AI) - proposed" w:date="2026-10-15T20:13:44Z">
              <w:r>
                <w:rPr>
                  <w:rFonts w:ascii="Arial" w:cs="Arial" w:eastAsia="Arial" w:hAnsi="Arial"/>
                  <w:b w:val="false"/>
                  <w:bCs w:val="false"/>
                  <w:i w:val="false"/>
                  <w:iCs w:val="false"/>
                  <w:color w:val="000000"/>
                  <w:sz w:val="18"/>
                  <w:szCs w:val="18"/>
                </w:rPr>
                <w:t xml:space="preserve"> They open the class Driving Question Board (DQB) and start the Indices and Logarithms Concept Map.</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Deriving the Laws of Indices (Part 1 — Product, Quotient, Zero Index): Through guided pattern discovery using numerical examples (e.g., 2³ × 2⁴, 3⁵ ÷ 3², aⁿ × a⁰), learners derive the product rule, quotient rule, and zero index law. They apply these to simplify expressions representing quantities from Kenyan contexts (e.g., land areas, population counts). </w:t>
            </w:r>
            <w:del w:id="9100" w:author="Claude (AI) - proposed" w:date="2026-10-15T20:13:44Z">
              <w:r>
                <w:rPr>
                  <w:rFonts w:ascii="Arial" w:cs="Arial" w:eastAsia="Arial" w:hAnsi="Arial"/>
                  <w:b w:val="false"/>
                  <w:bCs w:val="false"/>
                  <w:i w:val="false"/>
                  <w:iCs w:val="false"/>
                  <w:color w:val="000000"/>
                  <w:sz w:val="18"/>
                  <w:szCs w:val="18"/>
                </w:rPr>
                <w:delText xml:space="preserve">A</w:delText>
              </w:r>
            </w:del>
            <w:ins w:id="9101" w:author="Claude (AI) - proposed" w:date="2026-10-15T20:13:44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class Driving Question Board (DQB) </w:t>
            </w:r>
            <w:del w:id="9102" w:author="Claude (AI) - proposed" w:date="2026-10-15T20:13:44Z">
              <w:r>
                <w:rPr>
                  <w:rFonts w:ascii="Arial" w:cs="Arial" w:eastAsia="Arial" w:hAnsi="Arial"/>
                  <w:b w:val="false"/>
                  <w:bCs w:val="false"/>
                  <w:i w:val="false"/>
                  <w:iCs w:val="false"/>
                  <w:color w:val="000000"/>
                  <w:sz w:val="18"/>
                  <w:szCs w:val="18"/>
                </w:rPr>
                <w:delText xml:space="preserve">is initiated</w:delText>
              </w:r>
            </w:del>
            <w:ins w:id="9103" w:author="Claude (AI) - proposed" w:date="2026-10-15T20:13:44Z">
              <w:r>
                <w:rPr>
                  <w:rFonts w:ascii="Arial" w:cs="Arial" w:eastAsia="Arial" w:hAnsi="Arial"/>
                  <w:b w:val="false"/>
                  <w:bCs w:val="false"/>
                  <w:i w:val="false"/>
                  <w:iCs w:val="false"/>
                  <w:color w:val="000000"/>
                  <w:sz w:val="18"/>
                  <w:szCs w:val="18"/>
                </w:rPr>
                <w:t xml:space="preserve">opened in Lesson 1 is revisited and extended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Deriving the Laws of Indices (Part 2 — Power, Negative, and Fractional Indices): Learners derive the power rule, negative index rule, and fractional index rule (connecting to roots). They use the Kericho tea phenomenon to contextualise: what does 2^(1/2) mean in terms of a "half-harvest cycle"? Students update their DQB with new understanding and remaining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Introduction to Common Logarithms: Learners are formally introduced to the definition of a common logarithm (log₁₀ x = n ↔ 10ⁿ = x). Using the pH supporting phenomenon, they explore why log₁₀ 1,000 = 3 and log₁₀ 0.01 = −2. Students learn to identify the characteristic and mantissa of a logarithm, and practise reading four-figure logarithm tables for numbers from 1 to 9,999.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Using Mathematical Tables and Calculators for Logarithms and Antilogarithms: Students systematically practise reading logarithm tables and antilogarithm tables, cross-checking results with scientific calculators. The supporting phenomenon of M-Pesa transaction volumes is used to generate large numbers whose logarithms students must find. Teacher models a full table-reading procedure with explicit wait-time and cold-call questioning.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Applying Logarithms to Multiplication and Division: Learners apply the log laws (log(ab) = log a + log b; log(a/b) = log a − log b) to perform multi-digit multiplication and division using tables — replicating the "farmer's two-minute calculation" from the anchoring phenomenon. Students work in pairs to solve real-life problems involving bulk maize </w:t>
            </w:r>
            <w:del w:id="9104" w:author="Claude (AI) - proposed" w:date="2026-10-15T20:13:44Z">
              <w:r>
                <w:rPr>
                  <w:rFonts w:ascii="Arial" w:cs="Arial" w:eastAsia="Arial" w:hAnsi="Arial"/>
                  <w:b w:val="false"/>
                  <w:bCs w:val="false"/>
                  <w:i w:val="false"/>
                  <w:iCs w:val="false"/>
                  <w:color w:val="000000"/>
                  <w:sz w:val="18"/>
                  <w:szCs w:val="18"/>
                </w:rPr>
                <w:delText xml:space="preserve">pricing, fertiliser mixing ratios, and export tonnage</w:delText>
              </w:r>
            </w:del>
            <w:ins w:id="9105" w:author="Claude (AI) - proposed" w:date="2026-10-15T20:13:44Z">
              <w:r>
                <w:rPr>
                  <w:rFonts w:ascii="Arial" w:cs="Arial" w:eastAsia="Arial" w:hAnsi="Arial"/>
                  <w:b w:val="false"/>
                  <w:bCs w:val="false"/>
                  <w:i w:val="false"/>
                  <w:iCs w:val="false"/>
                  <w:color w:val="000000"/>
                  <w:sz w:val="18"/>
                  <w:szCs w:val="18"/>
                </w:rPr>
                <w:t xml:space="preserve">purchases, fertiliser shared among farms, and annual tea revenue</w:t>
              </w:r>
            </w:ins>
            <w:r>
              <w:rPr>
                <w:rFonts w:ascii="Arial" w:cs="Arial" w:eastAsia="Arial" w:hAnsi="Arial"/>
                <w:b w:val="false"/>
                <w:bCs w:val="false"/>
                <w:i w:val="false"/>
                <w:iCs w:val="false"/>
                <w:color w:val="000000"/>
                <w:sz w:val="18"/>
                <w:szCs w:val="18"/>
              </w:rPr>
              <w:t xml:space="preserve"> calculations.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Applying Logarithms to Powers and Roots: Learners apply log(aⁿ) = n·log a and log(ⁿ√a) = (1/n)·log a to compute powers and roots of numbers. They solve problems involving compound interest on a SACCO loan (powers) and determining the side length of a square plot of land given its area (roots), drawing explicit connections back to the driving question and the Kericho farm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Combined Operations, and Model Revision: Learners tackle combined logarithm problems (involving multiplication, division, powers, and roots in a single expression) using mathematical tables. The lesson culminates in a cumulative model revision: each group updates a visual "Indices and Logarithms Concept Map" started in Lesson 1, showing how every law and skill connects. Students revisit the anchoring phenomenon and answer the driving question in writing, demonstrating full sub-strand understanding. A class DQB review closes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Population Growth in Nairobi: Nairobi's population approximately doubles every 20 years. Students examine census data expressed as powers of 2 multiplied by a base figure, and ask why the population graph curves upward so steeply — connecting exponential growth to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 of Kenyan Water Sources: Students compare the acidity of Lake Nakuru (highly alkaline, pH ≈ 10) with clean drinking water (pH 7) and </w:t>
            </w:r>
            <w:del w:id="9106" w:author="Claude (AI) - proposed" w:date="2026-10-15T20:13:44Z">
              <w:r>
                <w:rPr>
                  <w:rFonts w:ascii="Arial" w:cs="Arial" w:eastAsia="Arial" w:hAnsi="Arial"/>
                  <w:b w:val="false"/>
                  <w:bCs w:val="false"/>
                  <w:i w:val="false"/>
                  <w:iCs w:val="false"/>
                  <w:color w:val="000000"/>
                  <w:sz w:val="18"/>
                  <w:szCs w:val="18"/>
                </w:rPr>
                <w:delText xml:space="preserve">Nairobi River water</w:delText>
              </w:r>
            </w:del>
            <w:ins w:id="9107" w:author="Claude (AI) - proposed" w:date="2026-10-15T20:13:44Z">
              <w:r>
                <w:rPr>
                  <w:rFonts w:ascii="Arial" w:cs="Arial" w:eastAsia="Arial" w:hAnsi="Arial"/>
                  <w:b w:val="false"/>
                  <w:bCs w:val="false"/>
                  <w:i w:val="false"/>
                  <w:iCs w:val="false"/>
                  <w:color w:val="000000"/>
                  <w:sz w:val="18"/>
                  <w:szCs w:val="18"/>
                </w:rPr>
                <w:t xml:space="preserve">lemon juice</w:t>
              </w:r>
            </w:ins>
            <w:r>
              <w:rPr>
                <w:rFonts w:ascii="Arial" w:cs="Arial" w:eastAsia="Arial" w:hAnsi="Arial"/>
                <w:b w:val="false"/>
                <w:bCs w:val="false"/>
                <w:i w:val="false"/>
                <w:iCs w:val="false"/>
                <w:color w:val="000000"/>
                <w:sz w:val="18"/>
                <w:szCs w:val="18"/>
              </w:rPr>
              <w:t xml:space="preserve"> (pH ≈ </w:t>
            </w:r>
            <w:del w:id="9108" w:author="Claude (AI) - proposed" w:date="2026-10-15T20:13:44Z">
              <w:r>
                <w:rPr>
                  <w:rFonts w:ascii="Arial" w:cs="Arial" w:eastAsia="Arial" w:hAnsi="Arial"/>
                  <w:b w:val="false"/>
                  <w:bCs w:val="false"/>
                  <w:i w:val="false"/>
                  <w:iCs w:val="false"/>
                  <w:color w:val="000000"/>
                  <w:sz w:val="18"/>
                  <w:szCs w:val="18"/>
                </w:rPr>
                <w:delText xml:space="preserve">4</w:delText>
              </w:r>
            </w:del>
            <w:ins w:id="9109"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Each unit on the pH scale represents a tenfold change in hydrogen ion concentration — a direct application of common logarithms (base 10) in a Kenyan environmental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Mpesa Transaction Volumes: The total value of M-Pesa transactions processed annually in Kenya is expressed in billions </w:t>
            </w:r>
            <w:del w:id="9110" w:author="Claude (AI) - proposed" w:date="2026-10-15T20:13:44Z">
              <w:r>
                <w:rPr>
                  <w:rFonts w:ascii="Arial" w:cs="Arial" w:eastAsia="Arial" w:hAnsi="Arial"/>
                  <w:b w:val="false"/>
                  <w:bCs w:val="false"/>
                  <w:i w:val="false"/>
                  <w:iCs w:val="false"/>
                  <w:color w:val="000000"/>
                  <w:sz w:val="18"/>
                  <w:szCs w:val="18"/>
                </w:rPr>
                <w:delText xml:space="preserve">of shillings</w:delText>
              </w:r>
            </w:del>
            <w:ins w:id="9111" w:author="Claude (AI) - proposed" w:date="2026-10-15T20:13:44Z">
              <w:r>
                <w:rPr>
                  <w:rFonts w:ascii="Arial" w:cs="Arial" w:eastAsia="Arial" w:hAnsi="Arial"/>
                  <w:b w:val="false"/>
                  <w:bCs w:val="false"/>
                  <w:i w:val="false"/>
                  <w:iCs w:val="false"/>
                  <w:color w:val="000000"/>
                  <w:sz w:val="18"/>
                  <w:szCs w:val="18"/>
                </w:rPr>
                <w:t xml:space="preserve">or trillions of shillings (teachers: check the latest Safaricom annual report)</w:t>
              </w:r>
            </w:ins>
            <w:r>
              <w:rPr>
                <w:rFonts w:ascii="Arial" w:cs="Arial" w:eastAsia="Arial" w:hAnsi="Arial"/>
                <w:b w:val="false"/>
                <w:bCs w:val="false"/>
                <w:i w:val="false"/>
                <w:iCs w:val="false"/>
                <w:color w:val="000000"/>
                <w:sz w:val="18"/>
                <w:szCs w:val="18"/>
              </w:rPr>
              <w:t xml:space="preserve"> — a number requiring index notation to write compactly. Students explore how such numbers appear on financial reports and why scientists and economists prefer scientific notation (a form of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Sound Levels at a Nairobi Matatu Stage: Students compare the decibel (dB) ratings of a quiet classroom (~40 dB) versus a busy matatu stage in Nairobi (~90 dB). Because the decibel scale is logarithmic, a 50 dB difference represents a 100,000-fold increase in sound intensity — providing a vivid, locally relevant demonstration of why logarithmic scales exist.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1gycipjysonoo4rx8rw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d-verwjstnldc6hlq4d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d0nfkwwan2hjtu2e_yl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Reciprocals and the Language of Indices: Launching the Tea Farm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tea farm production in Kericho and establish the conceptual language of index notation, connecting reciprocals of real numbers to negative indices as the entry point into the full unit on indices and logarithms.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reciprocal of a real number a is 1/a, and that a × (1/a) = 1; (2) index notation expresses repeated multiplication compactly using a base and an exponent; (3) a negative index a⁻¹ = 1/a and a⁻ⁿ = 1/aⁿ; (4) increasing an exponent by 1 doubles the quantity when the base is 2, providing a direct link to the Kericho tea harvest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determine the reciprocal of given real numbers including fractions and decimals; (2) write numbers in index notation and convert between index form and ordinary form; (3) apply the rule a⁻ⁿ = 1/aⁿ to rewrite expressions with negative indices; (4) predict and verify the effect of changing an exponent by ±1 on the value of a power expression.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notation is a powerful tool for expressing real-world quantities — such as tea farm harvests — efficiently, and will develop curiosity about why logarithms can simplify enormous calculations, motivating sustained inquiry throughout the unit.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12" w:author="Claude (AI) - proposed" w:date="2026-10-15T20:13:44Z">
              <w:r>
                <w:rPr>
                  <w:rFonts w:ascii="Arial" w:cs="Arial" w:eastAsia="Arial" w:hAnsi="Arial"/>
                  <w:b w:val="false"/>
                  <w:bCs w:val="false"/>
                  <w:i w:val="false"/>
                  <w:iCs w:val="false"/>
                  <w:color w:val="000000"/>
                  <w:sz w:val="18"/>
                  <w:szCs w:val="18"/>
                </w:rPr>
                <w:t xml:space="preserve">KICD key inquiry question: Why do we use indices and logarithms? Lesson focus: </w:t>
              </w:r>
            </w:ins>
            <w:r>
              <w:rPr>
                <w:rFonts w:ascii="Arial" w:cs="Arial" w:eastAsia="Arial" w:hAnsi="Arial"/>
                <w:b w:val="false"/>
                <w:bCs w:val="false"/>
                <w:i w:val="false"/>
                <w:iCs w:val="false"/>
                <w:color w:val="000000"/>
                <w:sz w:val="18"/>
                <w:szCs w:val="18"/>
              </w:rPr>
              <w:t xml:space="preserve">How do we apply indices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a Kericho tea farmer struggling with unwieldy large-number arithmetic versus a fellow farmer who solves the same problem in two minutes using a four-figure logarithm table. Students encounter the puzzle for the first time, make their first predictions, and build the foundational language of index notation and reciprocals that every subsequent lesson will depend upon. The Driving Question Board is opened and the first student questions are posted.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logarithm tables are distributed, remind learners to handle shared resources respectfully. No safety concerns beyond standard classroom practice.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unit by presenting the Kericho tea farm anchoring phenomenon as a compelling, real-world puzzle: how can adding two small decimal numbers from a table (logarithms) give the same answer as multiplying two enormous harvest figures? Students first encounter the phenomenon through a side-by-side comparison of long multiplication versus a four-figure logarithm table calculation. Before any instruction, students predict what happens to a tea plant's output when the exponent increases or decreases by 1. The teacher then guides students to revisit reciprocals of real numbers — a familiar concept — and builds the conceptual bridge to negative index notation (a⁻¹ = 1/a, a⁻ⁿ = 1/aⁿ). Students practise writing and interpreting index expressions in the tea-farm context (e.g. 2³ grams per plant, 2¹⁰ plants on the estate). The lesson closes by opening the Driving Question Board, where students post their own burning questions prompted by the phenomenon, and by constructing a first draft of a conceptual model linking reciprocals, indices, and the idea of repeated multiplication. KICD Key Inquiry Question addressed: How do we apply indices in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fykrtp5pi0zrutduokpq">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gl7pk5cozjggbn_2aq8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nqytis-5kkjopwayilfi">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xqwy9aaroxcew23ps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or printed 'Phenomenon Card' describing the Kericho tea farm scenario: 'One tea plant on Chai Bora Estate in Kericho produces 2³ grams of processed tea per harvest cycle. The estate has 2¹⁰ plants. The farm manager </w:t>
            </w:r>
            <w:del w:id="9113" w:author="Claude (AI) - proposed" w:date="2026-10-15T20:13:44Z">
              <w:r>
                <w:rPr>
                  <w:rFonts w:ascii="Arial" w:cs="Arial" w:eastAsia="Arial" w:hAnsi="Arial"/>
                  <w:b w:val="false"/>
                  <w:bCs w:val="false"/>
                  <w:i w:val="false"/>
                  <w:iCs w:val="false"/>
                  <w:color w:val="000000"/>
                  <w:sz w:val="18"/>
                  <w:szCs w:val="18"/>
                </w:rPr>
                <w:delText xml:space="preserve">tries to calculate total production by hand —</w:delText>
              </w:r>
            </w:del>
            <w:ins w:id="9114" w:author="Claude (AI) - proposed" w:date="2026-10-15T20:13:44Z">
              <w:r>
                <w:rPr>
                  <w:rFonts w:ascii="Arial" w:cs="Arial" w:eastAsia="Arial" w:hAnsi="Arial"/>
                  <w:b w:val="false"/>
                  <w:bCs w:val="false"/>
                  <w:i w:val="false"/>
                  <w:iCs w:val="false"/>
                  <w:color w:val="000000"/>
                  <w:sz w:val="18"/>
                  <w:szCs w:val="18"/>
                </w:rPr>
                <w:t xml:space="preserve">wants a method for totalling the harvest that will still work when</w:t>
              </w:r>
            </w:ins>
            <w:r>
              <w:rPr>
                <w:rFonts w:ascii="Arial" w:cs="Arial" w:eastAsia="Arial" w:hAnsi="Arial"/>
                <w:b w:val="false"/>
                <w:bCs w:val="false"/>
                <w:i w:val="false"/>
                <w:iCs w:val="false"/>
                <w:color w:val="000000"/>
                <w:sz w:val="18"/>
                <w:szCs w:val="18"/>
              </w:rPr>
              <w:t xml:space="preserve"> the numbers get </w:t>
            </w:r>
            <w:del w:id="9115" w:author="Claude (AI) - proposed" w:date="2026-10-15T20:13:44Z">
              <w:r>
                <w:rPr>
                  <w:rFonts w:ascii="Arial" w:cs="Arial" w:eastAsia="Arial" w:hAnsi="Arial"/>
                  <w:b w:val="false"/>
                  <w:bCs w:val="false"/>
                  <w:i w:val="false"/>
                  <w:iCs w:val="false"/>
                  <w:color w:val="000000"/>
                  <w:sz w:val="18"/>
                  <w:szCs w:val="18"/>
                </w:rPr>
                <w:delText xml:space="preserve">unwieldy</w:delText>
              </w:r>
            </w:del>
            <w:ins w:id="9116" w:author="Claude (AI) - proposed" w:date="2026-10-15T20:13:44Z">
              <w:r>
                <w:rPr>
                  <w:rFonts w:ascii="Arial" w:cs="Arial" w:eastAsia="Arial" w:hAnsi="Arial"/>
                  <w:b w:val="false"/>
                  <w:bCs w:val="false"/>
                  <w:i w:val="false"/>
                  <w:iCs w:val="false"/>
                  <w:color w:val="000000"/>
                  <w:sz w:val="18"/>
                  <w:szCs w:val="18"/>
                </w:rPr>
                <w:t xml:space="preserve">much bigger</w:t>
              </w:r>
            </w:ins>
            <w:r>
              <w:rPr>
                <w:rFonts w:ascii="Arial" w:cs="Arial" w:eastAsia="Arial" w:hAnsi="Arial"/>
                <w:b w:val="false"/>
                <w:bCs w:val="false"/>
                <w:i w:val="false"/>
                <w:iCs w:val="false"/>
                <w:color w:val="000000"/>
                <w:sz w:val="18"/>
                <w:szCs w:val="18"/>
              </w:rPr>
              <w:t xml:space="preserve">. A second farmer completes the</w:t>
            </w:r>
            <w:del w:id="9117" w:author="Claude (AI) - proposed" w:date="2026-10-15T20:13:44Z">
              <w:r>
                <w:rPr>
                  <w:rFonts w:ascii="Arial" w:cs="Arial" w:eastAsia="Arial" w:hAnsi="Arial"/>
                  <w:b w:val="false"/>
                  <w:bCs w:val="false"/>
                  <w:i w:val="false"/>
                  <w:iCs w:val="false"/>
                  <w:color w:val="000000"/>
                  <w:sz w:val="18"/>
                  <w:szCs w:val="18"/>
                </w:rPr>
                <w:delText xml:space="preserve"> same</w:delText>
              </w:r>
            </w:del>
            <w:r>
              <w:rPr>
                <w:rFonts w:ascii="Arial" w:cs="Arial" w:eastAsia="Arial" w:hAnsi="Arial"/>
                <w:b w:val="false"/>
                <w:bCs w:val="false"/>
                <w:i w:val="false"/>
                <w:iCs w:val="false"/>
                <w:color w:val="000000"/>
                <w:sz w:val="18"/>
                <w:szCs w:val="18"/>
              </w:rPr>
              <w:t xml:space="preserve"> calculation in under two minutes using a four-figure logarithm table.' Learners are shown the two side-by-side worked examples (long multiplication of 8 × 1024 shown as a column multiplication, and the same via log tables). Learners individually write responses to three Predict prompts on sticky notes or in their exercise books: (1) 'If one plant produces 2³ grams, how many grams would it produce if the exponent increased by 1, to 2⁴? What if the exponent decreased by 1, to 2²? Explain your reasoning in words.' (2) 'Without calculating, estimate: is 2¹⁰ closer to 100, 1 000, or 10 000? How did you decide?' (3) 'What is puzzling or surprising about the logarithm table method shown?' Learners write silently for 5 minutes, then share predictions with a shoulder partner (2 minutes). Teacher cold-calls 4 students to share — selecting one confident, one hesitant, and two mid-range — and records key predictions on the board under the heading 'OUR PREDICTIONS — we will test these!'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Card on the board or distribute printed copies. Say verbatim: 'Before I tell you anything, I want you to think like the Kericho farm manager. Read this card carefully.' Allow 2 minutes of silent reading. Then say: 'Now write your predictions — do not worry about being right. In mathematics, a brave wrong prediction is more valuable than silence.' Set a visible 5-minute timer. Circulate and observe written predictions without correcting — note 2–3 interesting or misconception-revealing responses for later cold-call. After partner share, cold-call exactly 4 students: 'Achieng, what did you and your partner predict for the first question?' (WAIT 12 seconds.) Record responses verbatim on the board. Do NOT evaluate — say: 'Thank you — we will return to that prediction before the end of today.' Repeat for Mutua, Njeri, and Odhiambo. Underline any responses that use the word 'double' or 'half' — these are gold for the Explain phase. Close the phase by saying: 'Hold your predictions. Let us now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Predict-then-Observe (anticipation guide format): By committing predictions to paper before instruction, learners activate prior knowledge about multiplication and powers, surface misconceptions about exponential growth (many will predict linear increase), and create cognitive dissonance that motivates the Observe phase. Recording predictions publicly on the board makes them accountable reference points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written predictions. Observable indicators of prior understanding: (a) learner correctly states that 2⁴ = 16 and 2² = 4, demonstrating recall of powers of 2; (b) learner uses the word 'double' or 'twice' to describe the effect of increasing the exponent by 1 — indicates strong intuition about exponential growth; (c) learner writes 'I have no idea' or leaves blank — flags need for additional scaffolding during Observe phase. Teacher notes names of learners in category (c)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hn5re_birdv5gqf3hotd">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8gcerinzegspssk4rxo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8fyzkafbhrre5yf2f7e">
              <w:r>
                <w:rPr>
                  <w:rFonts w:ascii="Arial" w:cs="Arial" w:eastAsia="Arial" w:hAnsi="Arial"/>
                  <w:color w:val="2E75B6"/>
                  <w:sz w:val="16"/>
                  <w:szCs w:val="16"/>
                  <w:u w:val="single" w:color="2E75B6"/>
                </w:rPr>
                <w:t xml:space="preserve">Negative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bfshxhhcgzm-bmmzd7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a structured Evidence Activity in pairs. Part A — Powers of 2 Table (8 minutes): Each pair receives (or draws) a table with two columns: Exponent (n) and Value of 2ⁿ. They complete the table for n = 0, 1, 2, 3, 4, 5, 6, 7, 8, 9, 10 by repeated doubling (no calculator needed for this range). They then answer: 'What happens each time n increases by 1? What happens each time n decreases by 1?' Learners record observations in their own words. Part B — Reciprocals in Context (7 minutes): The teacher projects or writes: 'If the full estate of 2¹⁰ = 1 024 plants produces a total of 8 192 grams, what fraction of the total does ONE plant produce?' Learners express this as a fraction (1/1024) and then as 1/2¹⁰. Teacher then asks: 'Can we write 1/2¹⁰ using an exponent?' Learners attempt to write it as 2⁻¹⁰, guided by the pattern they see in their table (they extend the table downward: 2⁰=1, 2⁻¹=½, 2⁻²=¼). Part C — Reciprocal Review (5 minutes): Learners individually find the reciprocal of: (a) 8, (b) 1/4, (c) 2³, (d) 5⁻¹. They write each reciprocal in two forms: fraction form and index form where possible.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Evidence Activity sheet (or write on board)</w:t>
            </w:r>
            <w:ins w:id="9118" w:author="Claude (AI) - proposed" w:date="2026-10-15T20:13:44Z">
              <w:r>
                <w:rPr>
                  <w:rFonts w:ascii="Arial" w:cs="Arial" w:eastAsia="Arial" w:hAnsi="Arial"/>
                  <w:b w:val="false"/>
                  <w:bCs w:val="false"/>
                  <w:i w:val="false"/>
                  <w:iCs w:val="false"/>
                  <w:color w:val="000000"/>
                  <w:sz w:val="18"/>
                  <w:szCs w:val="18"/>
                </w:rPr>
                <w:t xml:space="preserve">. LANGUAGE SUPPORT: post a word wall with the key terms next to a worked example (index/exponent, base, power, reciprocal); let learners discuss in their home language or Kiswahili before answering in English; offer a sentence frame such as 'When the exponent goes up by 1, the value ____ because ____.' Kiswahili terms for the wall (teachers to confirm the terms your school uses): kielezo or kipeo (index, power), kinyume cha kuzidisha (reciprocal), logarithimu (logarithm). ACCOMMODATIONS: give learners who struggle to copy a printed table with enlarged print, and let them show the doubling pattern orally or with a drawn chart instead of writing it</w:t>
              </w:r>
            </w:ins>
            <w:r>
              <w:rPr>
                <w:rFonts w:ascii="Arial" w:cs="Arial" w:eastAsia="Arial" w:hAnsi="Arial"/>
                <w:b w:val="false"/>
                <w:bCs w:val="false"/>
                <w:i w:val="false"/>
                <w:iCs w:val="false"/>
                <w:color w:val="000000"/>
                <w:sz w:val="18"/>
                <w:szCs w:val="18"/>
              </w:rPr>
              <w:t xml:space="preserve">. For Part A, say: 'Do not use a calculator. Use only repeated doubling — this is how the Kericho farmer's brain should work.' After 5 minutes, pause and ask the whole class: 'Baraka, what pattern do you see in your table?' (WAIT 10 seconds.) After response, ask: 'Wanjiku, do you agree or disagree with Baraka — and why?' (WAIT 12 seconds.) For Part B, before revealing 2⁻¹⁰, say: 'Discuss with your partner — is there a way to write 1/2¹⁰ using the same base-and-exponent language we used for 2¹⁰? You have 2 minutes.' Cold-call 2 pairs. If no pair reaches 2⁻¹⁰ spontaneously, say: 'Look at your table. You went from 2⁰ downward. What is the pattern in the exponent column?' Guide through Socratic questioning: 'If 2¹ = 2 and 2⁰ = 1, what operation did we apply to 2 to get 1? So what should 2⁻¹ equal?' For Part C, circulate and place a tick (✓) beside correct index form answers. For any learner who writes 1/5 for 5⁻¹ but cannot connect to index form, quietly ask: 'What is the reciprocal of 5 in fraction form? Now compare: a⁻¹ = 1/a. What does that tell you about 5⁻¹?'</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Pattern Extension: Learners build empirical evidence by computing powers of 2 through repeated doubling — a concrete, low-tech process that mirrors what the Kericho farmer does mentally. Extending the table into negative exponents leverages the observed pattern (÷2 each row going down) rather than abstract rule-stating, making the definition a⁻ⁿ = 1/aⁿ feel discovered rather than imposed. This is the NGSS Science and Engineering Practice of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correctly completes the powers-of-2 table with no errors from 2⁰ to 2¹⁰ — meets expectations for knowledge of index notation; (b) Learner spontaneously extends table to 2⁻¹ = 0.5 or ½ without prompting — exceeds expectations; (c) Learner writes 2⁻¹⁰ correctly for 1/1024 — meets expectation on negative index rule; (d) For Part C, learner correctly gives both fraction form AND index form for all four — meets expectation. Teacher collects Part C responses (quick scan of books) at end of phase to sort learners into 'secure,' 'developing,' and 'needs support' groups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i_6oae1mspbzhywhvfle">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owz8tf5jn-kflst3wa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_eom9gzlylqzue0pckt">
              <w:r>
                <w:rPr>
                  <w:rFonts w:ascii="Arial" w:cs="Arial" w:eastAsia="Arial" w:hAnsi="Arial"/>
                  <w:color w:val="2E75B6"/>
                  <w:sz w:val="16"/>
                  <w:szCs w:val="16"/>
                  <w:u w:val="single" w:color="2E75B6"/>
                </w:rPr>
                <w:t xml:space="preserve">Negative Exponents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tqshpmlr4kfsz74vhi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sensemaking. The teacher formalises the three concepts that emerged from the Observe phase, always anchoring to the Kericho phenomenon. Step 1 — Reciprocals (5 minutes): Learners copy and complete a structured note: 'The reciprocal of a real number a is 1/a, and a × (1/a) = 1. The reciprocal of 2¹⁰ (the number of plants) is 1/2¹⁰ — the fraction of the estate's total production that one single plant contributes.' Step 2 — Index Notation and the Laws of Negative Indices (8 minutes): Teacher writes on board: a⁻ⁿ = 1/aⁿ and a⁻¹ = 1/a. Learners work three guided examples: (i) Write 2⁻³ as a fraction and evaluate. (ii) Write 1/125 in index form using base 5. (iii) A tea pest destroys half the estate each season — if the estate had 2¹⁰ plants, express the surviving plants after 3 seasons of halving, using negative indices. Step 3 — Connecting to the Phenomenon (7 minutes): Learners return to their original predictions from Phase 1. Teacher asks: 'Raise your hand if your prediction about what happens when the exponent increases by 1 was correct.' Learners amend their prediction sticky notes in a different colour. Teacher draws the key conceptual bridge on the board: [2ⁿ] → [×2] → [2ⁿ⁺¹] and [2ⁿ] → [÷2 = ×½ = ×2⁻¹] → [2ⁿ⁻¹]. Learners write this bridge in their own words in the 'Explain' section of their exercise 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Step 1 by saying: 'Let us now give precise mathematical language to what you observed.' Write 'RECIPROCAL' in large letters. Say: 'Otieno, from your table — what is the reciprocal of 2¹⁰ in fraction form?' (WAIT 12 seconds.) After correct response: 'Good. Now Fatuma — can you write that same fraction using a negative exponent, based on the pattern you found?' (WAIT 15 seconds.) In Step 2, do NOT simply state the rule — write a⁻ⁿ = 1/aⁿ and say: 'This is the formal statement of the pattern you discovered. Let us test it on three problems.' Work Example (i) as a class. For Example (ii), say: 'Try this independently — you have 90 seconds. Go.' Cold-call one learner after 90 seconds. For Example (iii) — the pest problem — say: 'This is harder. Discuss in your group of three. You have 2 minutes.' Cold-call one group spokesperson. In Step 3, before asking for hands, say: 'Look at your prediction from Phase 1. In silence, decide: was it correct, partially correct, or wrong? Mark it honestly in pencil.' (WAIT 20 seconds of silent reflection.) Then invite 3 cold-calls: one correct predictor, one partially correct, one wrong — affirming all three as valuable: 'A corrected prediction is a sign of genuine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Predict–Revise–Explain Cycle anchored to Phenomenon: Returning to Phase 1 predictions and explicitly amending them in a different colour makes learning visible and reinforces metacognition. The guided examples escalate from pure computation (2⁻³) to real-world application (the pest problem), ensuring the index notation is always tethered to the Kericho context. This mirrors the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three observable indicators during Step 2: (a) In Example (ii), learner correctly writes 1/125 = 5⁻³ — demonstrates ability to convert from fraction to negative index form; (b) In Example (iii), learner correctly writes 2¹⁰ × (2⁻¹)³ = 2¹⁰ × 2⁻³ = 2⁷ = 128 plants — demonstrates ability to combine positive and negative indices in context; (c) In Step 3, learner's amended prediction note shows a specific correction (e.g., 'I said +100 but it actually doubles') — demonstrates conceptual revision, not just rote correction. Teacher notes any learner who cannot complete Example (ii) for follow-up before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eky54ms23dckr2-zq_3k">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vena-v-cnrfm-jk3b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pxg_hxjdx98-1lk3d-ua">
              <w:r>
                <w:rPr>
                  <w:rFonts w:ascii="Arial" w:cs="Arial" w:eastAsia="Arial" w:hAnsi="Arial"/>
                  <w:color w:val="2E75B6"/>
                  <w:sz w:val="16"/>
                  <w:szCs w:val="16"/>
                  <w:u w:val="single" w:color="2E75B6"/>
                </w:rPr>
                <w:t xml:space="preserve">Negative Exponents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vyyfis9vtl1gmrdsdd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is formally opened. The class Driving Question — 'How can a Kericho tea farmer — or any Kenyan scientist, engineer, or business person — use the mathematics of indices and logarithms to make sense of, and calculate with, numbers that are too large or too small to handle by ordinary arithmetic?' — is written in bold at the top of a dedicated section of the classroom board (or a large sheet of chart paper). Each learner writes ONE question they still have about the phenomenon on a small card or sticky note. Questions are read silently, grouped by the teacher into three visible clusters: (A) 'Questions about indices and powers,' (B) 'Questions about logarithms and tables,' (C) 'Questions about why this matters in Kenya.' Representative cards from each cluster are pinned to the DQB. Learners note in their books: 'My DQB question: ____. I think we will answer this in Lesson ____.' The teacher highlights 2–3 student questions that will be answered across the unit, creating anticipation: e.g., 'Kamau asks: why does adding numbers in a log table give the same answer as multiplying? That is the central mystery of this unit — we will fully answer it by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DQB by saying: 'Every great mathematician starts with questions they cannot yet answer. This board is OUR question wall for the entire unit. It will fill up — and slowly, lesson by lesson, we will answer every question on it.' Distribute cards. Say: 'Write ONE question — not a fact you want confirmed, but a genuine puzzle the phenomenon created for you. You have 2 minutes.' (WAIT silently while learners write — do not prompt or coach.) Collect cards. Do a quick 60-second silent sort into clusters A, B, C. Read two cards aloud from each cluster (anonymously). Pin them. Then say: 'Before the next lesson, I will add the KICD key inquiry questions to this board — they map exactly onto questions some of you just wrote.' Close by saying: 'Our DQB opens today with YOUR questions. We will return to it at the start of every lesson to update what we now understand.' Write today's date on the board beside the DQB heading.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a Driving Question Board: Physically organising student questions into themed clusters makes the intellectual landscape of the unit visible. Learners see that their personal curiosity maps onto the unit structure, increasing intrinsic motivation. Publicly naming which lessons will answer which questions gives learners a sense of agency over their learning trajectory — a core principle of Kenya's CBE learner-centred approach.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submitted DQB cards before the next lesson. Observable indicators: (a) Learner asks a question about logarithms specifically (e.g., 'What is a logarithm exactly?') — shows the phenomenon successfully created cognitive dissonance about log tables; (b) Learner asks a question about the index laws (e.g., 'What happens when you multiply two powers with the same base?') — shows readiness for Lesson 2 content; (c) Learner's question is superficial or off-topic (e.g., 'How much does tea cost in Kericho?') — flags low engagement with the mathematical phenomenon; teacher makes a note to re-anchor this learner with a one-on-one conversation at the start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d8zf2p-7vdy9s2gvtkpq">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jknr5w4yg5h_fjek7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60ga8a5uems6xgy5ar4">
              <w:r>
                <w:rPr>
                  <w:rFonts w:ascii="Arial" w:cs="Arial" w:eastAsia="Arial" w:hAnsi="Arial"/>
                  <w:color w:val="2E75B6"/>
                  <w:sz w:val="16"/>
                  <w:szCs w:val="16"/>
                  <w:u w:val="single" w:color="2E75B6"/>
                </w:rPr>
                <w:t xml:space="preserve">Negative and Zero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43e6eedrteyxmzlhsdw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Draft Model 1 — </w:t>
            </w:r>
            <w:del w:id="9119" w:author="Claude (AI) - proposed" w:date="2026-10-15T20:13:44Z">
              <w:r>
                <w:rPr>
                  <w:rFonts w:ascii="Arial" w:cs="Arial" w:eastAsia="Arial" w:hAnsi="Arial"/>
                  <w:b w:val="false"/>
                  <w:bCs w:val="false"/>
                  <w:i w:val="false"/>
                  <w:iCs w:val="false"/>
                  <w:color w:val="000000"/>
                  <w:sz w:val="18"/>
                  <w:szCs w:val="18"/>
                </w:rPr>
                <w:delText xml:space="preserve">a conceptual diagram</w:delText>
              </w:r>
            </w:del>
            <w:ins w:id="9120" w:author="Claude (AI) - proposed" w:date="2026-10-15T20:13:44Z">
              <w:r>
                <w:rPr>
                  <w:rFonts w:ascii="Arial" w:cs="Arial" w:eastAsia="Arial" w:hAnsi="Arial"/>
                  <w:b w:val="false"/>
                  <w:bCs w:val="false"/>
                  <w:i w:val="false"/>
                  <w:iCs w:val="false"/>
                  <w:color w:val="000000"/>
                  <w:sz w:val="18"/>
                  <w:szCs w:val="18"/>
                </w:rPr>
                <w:t xml:space="preserve">the first version of their 'Indices and Logarithms Concept Map', which</w:t>
              </w:r>
            </w:ins>
            <w:r>
              <w:rPr>
                <w:rFonts w:ascii="Arial" w:cs="Arial" w:eastAsia="Arial" w:hAnsi="Arial"/>
                <w:b w:val="false"/>
                <w:bCs w:val="false"/>
                <w:i w:val="false"/>
                <w:iCs w:val="false"/>
                <w:color w:val="000000"/>
                <w:sz w:val="18"/>
                <w:szCs w:val="18"/>
              </w:rPr>
              <w:t xml:space="preserve"> they will revise </w:t>
            </w:r>
            <w:del w:id="9121" w:author="Claude (AI) - proposed" w:date="2026-10-15T20:13:44Z">
              <w:r>
                <w:rPr>
                  <w:rFonts w:ascii="Arial" w:cs="Arial" w:eastAsia="Arial" w:hAnsi="Arial"/>
                  <w:b w:val="false"/>
                  <w:bCs w:val="false"/>
                  <w:i w:val="false"/>
                  <w:iCs w:val="false"/>
                  <w:color w:val="000000"/>
                  <w:sz w:val="18"/>
                  <w:szCs w:val="18"/>
                </w:rPr>
                <w:delText xml:space="preserve">throughout the unit</w:delText>
              </w:r>
            </w:del>
            <w:ins w:id="9122" w:author="Claude (AI) - proposed" w:date="2026-10-15T20:13:44Z">
              <w:r>
                <w:rPr>
                  <w:rFonts w:ascii="Arial" w:cs="Arial" w:eastAsia="Arial" w:hAnsi="Arial"/>
                  <w:b w:val="false"/>
                  <w:bCs w:val="false"/>
                  <w:i w:val="false"/>
                  <w:iCs w:val="false"/>
                  <w:color w:val="000000"/>
                  <w:sz w:val="18"/>
                  <w:szCs w:val="18"/>
                </w:rPr>
                <w:t xml:space="preserve">in every lesson and complete in Lesson 8</w:t>
              </w:r>
            </w:ins>
            <w:r>
              <w:rPr>
                <w:rFonts w:ascii="Arial" w:cs="Arial" w:eastAsia="Arial" w:hAnsi="Arial"/>
                <w:b w:val="false"/>
                <w:bCs w:val="false"/>
                <w:i w:val="false"/>
                <w:iCs w:val="false"/>
                <w:color w:val="000000"/>
                <w:sz w:val="18"/>
                <w:szCs w:val="18"/>
              </w:rPr>
              <w:t xml:space="preserve">. In their exercise books, they draw a simple diagram with the following elements (teacher provides a scaffold template on the board): (i) A box labelled 'Tea Plant Output' connected by an arrow labelled '×2 (exponent +1)' to a box labelled 'Double Output'; (ii) A box labelled 'Number a' connected by an arrow labelled 'Reciprocal (1/a = a⁻¹)' to a box labelled '1/a'; (iii) A central question cloud labelled '?? How does a LOG TABLE turn × into +??' which they cannot yet fill in. Learners annotate each box with a Kericho tea example: e.g., '2³ grams per plant → 2⁴ grams if exponent increases by 1.' Below the diagram, they write three sentences: (1) 'Index notation helps us because...' (2) 'A reciprocal is connected to a negative index because...' (3) 'I am still puzzled about...' Learners share their 'still puzzled about' sentence with a partner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science and mathematics, a model is not a perfect answer — it is your best current thinking, which you will improve. Draw Draft Model 1 now.' Display the scaffold template. Circulate for 8 minutes, looking specifically for: (a) correct arrow labels connecting index notation to the tea context; (b) the reciprocal–negative index link drawn explicitly. When you see a strong model, say quietly to that learner: 'I may ask you to share this with the class next lesson.' After 8 minutes, ask learners to write their three sentences (4 minutes). Close by cold-calling 3 learners to read their 'still puzzled about' sentence aloud. Say: 'Perfect — these puzzles go straight onto our DQB. They are what will drive the next five lessons.' Add 1–2 of the spoken sentences to the DQB physically. End the lesson by returning to the Phenomenon Card and saying: 'At the start of today, this farmer's problem looked like magic. By the end of this unit, you will be able to do exactly what that second farmer did — and explain WHY it works. See you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(Draft 1 of a cumulative unit model): Beginning with an explicitly incomplete model (the '?? log table ??' cloud cannot be filled) is a deliberate sensemaking strategy. It signals to learners that incompleteness is intellectually honest and that the model is a living document. The three-sentence annotation forces learners to articulate understanding and uncertainty in their own words, activating the NGSS Practice of 'Developing and Using Models.' Sharing 'still puzzled about' sentences links Model Building back to the DQB, creating a coherent inquiry loop.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Draft Model 1 diagrams as they circulate. Observable indicators: (a) Learner draws the reciprocal arrow with correct label 'a⁻¹ = 1/a' AND includes a Kericho numerical example — meets expectation for knowledge and application; (b) Learner draws the ×2 / ÷2 doubling arrow correctly and labels it 'exponent +1 / exponent −1' — meets expectation for index pattern understanding; (c) Learner's 'still puzzled about' sentence specifically references logarithms or the addition-vs-multiplication mystery — indicates high engagement with the phenomenon; (d) Learner's model has no Kericho context examples (only abstract algebra) — teacher notes for targeted contextualisation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the Phenomenon Card create genuine curiosity — did learners ask questions about logarithms spontaneously, or did the phenomenon need stronger anchoring? If fewer than 60% of DQB cards referenced the log-table mystery, consider opening Lesson 2 by re-showing the two side-by-side calculations more dramatically. (2) Which learners could not extend the powers-of-2 table into negative exponents even after Socratic prompting? List their names and plan a 5-minute catch-up activity at the start of Lesson 2 using the reciprocal of a mandazi price (e.g., 'If one mandazi costs Ksh 5, what fraction of Ksh 5 does Ksh 1 represent?') to make the reciprocal concept more tangible. (3) Were the cold-call wait times (10–15 seconds) honoured? Rushed wait time is the single greatest barrier to equitable participation — if you found yourself calling on the first hand, set a physical timer visible to the class for the next lesson. (4) Review the Draft Model 1 diagrams: what proportion of learners drew the reciprocal–negative index link explicitly? If fewer than half did so, the conceptual bridge needs re-teaching at the start of Lesson 2 before moving to the laws of indices. (5) Examine the DQB cards: do learner questions cluster naturally around the KICD Key Inquiry Questions (application of indices; use of logarithms in computation)? If the questions are too shallow or too far from the mathematical content, plan a 'Question Enrichment' moment at the start of Lesson 2 where you read two exemplary questions anonymously and ask the class to improve their own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side-by-side comparison of long multiplication versus a four-figure logarithm table calculation for the Kericho tea farm total harvest (2³ grams per plant × 2¹⁰ plants). They also completed a powers-of-2 table (2⁰ to 2¹⁰) by repeated doubling and extended it into negative exponents (2⁻¹, 2⁻²) by observing the halving pattern.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reciprocal of a real number a is 1/a, and a × (1/a) = 1; (2) index notation expresses repeated multiplication compactly (e.g., 2³ = 2×2×2 = 8 grams per tea plant); (3) negative indices represent reciprocals — a⁻ⁿ = 1/aⁿ; (4) increasing an exponent by 1 doubles the value (when base = 2), and decreasing it by 1 halves the value; (5) the anchoring phenomenon puzzle — how logarithm tables turn multiplication into addition — remains open and will be resolved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Kericho tea farm context, that: (1) the fraction of the estate's total production contributed by one single plant can be written as both 1/2¹⁰ and 2⁻¹⁰ — connecting reciprocals to negative index notation; (2) each additional tea plant exponent represents a doubling of harvest, which is why index notation is far more efficient than writing out large numbers; (3) their Draft Model 1 shows the conceptual links between reciprocals, negative indices, and the doubling pattern, with the logarithm mystery explicitly marked as 'still to be explained' — anchoring the inquiry arc for the remaining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7_1wrpoacnkjdyhfxfv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wdu0lhzyd3j1hdvcv7i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Deriving the Laws of Indices — Part 1: Product Rule, Quotient Rule, and Zero Index Law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product rule, quotient rule, and zero index law through guided pattern discovery using numerical examples drawn from Kenyan farming, land, and population contexts, advancing understanding of how index notation compresses large-number arithmetic.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product rule of indices: aᵐ × aⁿ = aᵐ⁺ⁿ; (2) the quotient rule of indices: aᵐ ÷ aⁿ = aᵐ⁻ⁿ; (3) the zero index law: a⁰ = 1 for any non-zero base a; (4) how these laws connect to the Kericho tea-farm phenomenon by explaining why changing an exponent by 1 doubles or halves a harvest quantity.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derive each law by expanding index expressions numerically and identifying patterns; (2) apply the product and quotient rules to simplify algebraic and numerical expressions; (3) apply the zero index law to evaluate expressions; (4) represent quantities in Kenyan contexts (land area, population counts, tea-plant yields) using index notation and simplify them using the derived laws.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laws are not arbitrary rules to be memorised but are logical consequences of patterns discoverable through systematic investigation; they will value collaborative inquiry and recognise that Kenyan farmers, engineers, and scientists routinely rely on such compact mathematical tools.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23" w:author="Claude (AI) - proposed" w:date="2026-10-15T20:13:44Z">
              <w:r>
                <w:rPr>
                  <w:rFonts w:ascii="Arial" w:cs="Arial" w:eastAsia="Arial" w:hAnsi="Arial"/>
                  <w:b w:val="false"/>
                  <w:bCs w:val="false"/>
                  <w:i w:val="false"/>
                  <w:iCs w:val="false"/>
                  <w:color w:val="000000"/>
                  <w:sz w:val="18"/>
                  <w:szCs w:val="18"/>
                </w:rPr>
                <w:t xml:space="preserve">KICD key inquiry question: Why do we use indices and logarithms? Lesson focus: </w:t>
              </w:r>
            </w:ins>
            <w:r>
              <w:rPr>
                <w:rFonts w:ascii="Arial" w:cs="Arial" w:eastAsia="Arial" w:hAnsi="Arial"/>
                <w:b w:val="false"/>
                <w:bCs w:val="false"/>
                <w:i w:val="false"/>
                <w:iCs w:val="false"/>
                <w:color w:val="000000"/>
                <w:sz w:val="18"/>
                <w:szCs w:val="18"/>
              </w:rPr>
              <w:t xml:space="preserve">How do we apply indices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introduced index notation and established the anchoring phenomenon — the Kericho tea farmer's calculation problem and the surprising power of logarithms. Lesson 2 now gives learners the foundational toolkit they need: the three core laws of indices (product, quotient, zero). Without these laws, learners cannot later understand why log(A × B) = log A + log B — the very trick that made the farmer's logarithm table work. Each law is discovered, not told, so learners experience the same 'aha' moment the farmer's trainer experienced. The DQB </w:t>
            </w:r>
            <w:del w:id="9124" w:author="Claude (AI) - proposed" w:date="2026-10-15T20:13:44Z">
              <w:r>
                <w:rPr>
                  <w:rFonts w:ascii="Arial" w:cs="Arial" w:eastAsia="Arial" w:hAnsi="Arial"/>
                  <w:b w:val="false"/>
                  <w:bCs w:val="false"/>
                  <w:i w:val="false"/>
                  <w:iCs w:val="false"/>
                  <w:color w:val="000000"/>
                  <w:sz w:val="18"/>
                  <w:szCs w:val="18"/>
                </w:rPr>
                <w:delText xml:space="preserve">is initiated</w:delText>
              </w:r>
            </w:del>
            <w:ins w:id="9125" w:author="Claude (AI) - proposed" w:date="2026-10-15T20:13:44Z">
              <w:r>
                <w:rPr>
                  <w:rFonts w:ascii="Arial" w:cs="Arial" w:eastAsia="Arial" w:hAnsi="Arial"/>
                  <w:b w:val="false"/>
                  <w:bCs w:val="false"/>
                  <w:i w:val="false"/>
                  <w:iCs w:val="false"/>
                  <w:color w:val="000000"/>
                  <w:sz w:val="18"/>
                  <w:szCs w:val="18"/>
                </w:rPr>
                <w:t xml:space="preserve">opened in Lesson 1 is extended</w:t>
              </w:r>
            </w:ins>
            <w:r>
              <w:rPr>
                <w:rFonts w:ascii="Arial" w:cs="Arial" w:eastAsia="Arial" w:hAnsi="Arial"/>
                <w:b w:val="false"/>
                <w:bCs w:val="false"/>
                <w:i w:val="false"/>
                <w:iCs w:val="false"/>
                <w:color w:val="000000"/>
                <w:sz w:val="18"/>
                <w:szCs w:val="18"/>
              </w:rPr>
              <w:t xml:space="preserve"> here, capturing every new question the pattern-discovery raises, propelling the remaining six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learners do not crowd around the display board when posting DQB sticky notes; manage movement in turns to avoid congestion.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work in small groups to derive three laws of indices through guided numerical pattern discovery. The lesson opens by reconnecting to the Kericho tea-farm phenomenon: the teacher re-displays the side-by-side calculation from Lesson 1 and focuses attention on the exponents 2³ and 2¹⁰, asking why multiplying two powers of the same base is equivalent to adding exponents. Through a structured Predict–Observe–Explain cycle, groups expand index expressions (e.g., 2³ × 2⁴, 3⁵ ÷ 3², 5² ÷ 5²) into repeated-multiplication form, count factors, and re-write the result as a single power — thereby deriving aᵐ × aⁿ = aᵐ⁺ⁿ, aᵐ ÷ aⁿ = aᵐ⁻ⁿ, and a⁰ = 1 for themselves. Kenyan contexts anchor every example: tea-plant yields on a Kericho estate, land areas in the Rift Valley measured in powers of 10 metres, and population counts for Nairobi and Kisumu expressed in index form. </w:t>
            </w:r>
            <w:del w:id="9126" w:author="Claude (AI) - proposed" w:date="2026-10-15T20:13:44Z">
              <w:r>
                <w:rPr>
                  <w:rFonts w:ascii="Arial" w:cs="Arial" w:eastAsia="Arial" w:hAnsi="Arial"/>
                  <w:b w:val="false"/>
                  <w:bCs w:val="false"/>
                  <w:i w:val="false"/>
                  <w:iCs w:val="false"/>
                  <w:color w:val="000000"/>
                  <w:sz w:val="18"/>
                  <w:szCs w:val="18"/>
                </w:rPr>
                <w:delText xml:space="preserve">A</w:delText>
              </w:r>
            </w:del>
            <w:ins w:id="9127" w:author="Claude (AI) - proposed" w:date="2026-10-15T20:13:44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class Driving Question Board (DQB) </w:t>
            </w:r>
            <w:del w:id="9128" w:author="Claude (AI) - proposed" w:date="2026-10-15T20:13:44Z">
              <w:r>
                <w:rPr>
                  <w:rFonts w:ascii="Arial" w:cs="Arial" w:eastAsia="Arial" w:hAnsi="Arial"/>
                  <w:b w:val="false"/>
                  <w:bCs w:val="false"/>
                  <w:i w:val="false"/>
                  <w:iCs w:val="false"/>
                  <w:color w:val="000000"/>
                  <w:sz w:val="18"/>
                  <w:szCs w:val="18"/>
                </w:rPr>
                <w:delText xml:space="preserve">is formally initiated, with learners posting</w:delText>
              </w:r>
            </w:del>
            <w:ins w:id="9129" w:author="Claude (AI) - proposed" w:date="2026-10-15T20:13:44Z">
              <w:r>
                <w:rPr>
                  <w:rFonts w:ascii="Arial" w:cs="Arial" w:eastAsia="Arial" w:hAnsi="Arial"/>
                  <w:b w:val="false"/>
                  <w:bCs w:val="false"/>
                  <w:i w:val="false"/>
                  <w:iCs w:val="false"/>
                  <w:color w:val="000000"/>
                  <w:sz w:val="18"/>
                  <w:szCs w:val="18"/>
                </w:rPr>
                <w:t xml:space="preserve">opened in Lesson 1 is revisited, and learners add the</w:t>
              </w:r>
            </w:ins>
            <w:r>
              <w:rPr>
                <w:rFonts w:ascii="Arial" w:cs="Arial" w:eastAsia="Arial" w:hAnsi="Arial"/>
                <w:b w:val="false"/>
                <w:bCs w:val="false"/>
                <w:i w:val="false"/>
                <w:iCs w:val="false"/>
                <w:color w:val="000000"/>
                <w:sz w:val="18"/>
                <w:szCs w:val="18"/>
              </w:rPr>
              <w:t xml:space="preserve"> questions the pattern-discovery raises. The lesson closes with a cumulative model sketch in which groups update their 'Index Toolbox' diagram, adding the three new laws alongside the definition of an index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mv9tgolvqgaekcbzm-kx">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lrjbpnodb2cxrnjr_h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phbl5d4d5kabivqzqdcj">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ykm3rrkksbfu1-uadab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expressions written on the board: (A) 2³ × 2⁴ and (B) 2¹⁰ ÷ 2³, both linked to the tea-farm context ('</w:t>
            </w:r>
            <w:del w:id="9130" w:author="Claude (AI) - proposed" w:date="2026-10-15T20:13:44Z">
              <w:r>
                <w:rPr>
                  <w:rFonts w:ascii="Arial" w:cs="Arial" w:eastAsia="Arial" w:hAnsi="Arial"/>
                  <w:b w:val="false"/>
                  <w:bCs w:val="false"/>
                  <w:i w:val="false"/>
                  <w:iCs w:val="false"/>
                  <w:color w:val="000000"/>
                  <w:sz w:val="18"/>
                  <w:szCs w:val="18"/>
                </w:rPr>
                <w:delText xml:space="preserve">A single Kericho tea plant yields 2³ g per cycle; after 2⁴ growth cycles on the same plant, what is the total yield index? A large estate with 2¹⁰ plants ships out a consignment equal to 2³ plants-worth of stock — what index describes the remainder</w:delText>
              </w:r>
            </w:del>
            <w:ins w:id="9131" w:author="Claude (AI) - proposed" w:date="2026-10-15T20:13:44Z">
              <w:r>
                <w:rPr>
                  <w:rFonts w:ascii="Arial" w:cs="Arial" w:eastAsia="Arial" w:hAnsi="Arial"/>
                  <w:b w:val="false"/>
                  <w:bCs w:val="false"/>
                  <w:i w:val="false"/>
                  <w:iCs w:val="false"/>
                  <w:color w:val="000000"/>
                  <w:sz w:val="18"/>
                  <w:szCs w:val="18"/>
                </w:rPr>
                <w:t xml:space="preserve">(A) A Kericho plot has 2³ rows of tea and each row has 2⁴ plants — how many plants altogether, written as one power of 2? (B) A nursery has 2¹⁰ tea seedlings to share equally among 2³ farmers — how many seedlings does each farmer get, written as one power of 2</w:t>
              </w:r>
            </w:ins>
            <w:r>
              <w:rPr>
                <w:rFonts w:ascii="Arial" w:cs="Arial" w:eastAsia="Arial" w:hAnsi="Arial"/>
                <w:b w:val="false"/>
                <w:bCs w:val="false"/>
                <w:i w:val="false"/>
                <w:iCs w:val="false"/>
                <w:color w:val="000000"/>
                <w:sz w:val="18"/>
                <w:szCs w:val="18"/>
              </w:rPr>
              <w:t xml:space="preserve">?'). Working individually for 3 minutes, each learner writes a prediction: 'I think 2³ × 2⁴ = 2___ because…' and 'I think 2¹⁰ ÷ 2³ = 2___ because…'. They then share predictions with a shoulder partner (2 minutes). The teacher conducts a quick show-of-hands poll: 'Who predicts the product exponent is 7? 12? Something else?' and records tallies publicly without evaluating them. Learners also predict what 2⁰ equals, committing a value (most predict 0) before any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Re-display the Lesson 1 phenomenon side-by-side calculation. Point to the exponents and say: 'Last lesson we saw that the farmer's number came from 2³ and 2¹⁰. Today we are going to discover WHY you can do arithmetic with those tiny superscripts instead of the enormous numbers they represent — but first, I need YOUR predictions.' 2. Write the two expressions on the board in large notation. Give learners exactly 3 minutes of silent individual think time — use a visible timer. 3. After 3 minutes say: 'Turn to your shoulder partner. You have 90 seconds. Partner A speaks first — share your prediction and your reasoning. Partner B, do NOT agree or disagree yet, just listen.' 4. Conduct the show-of-hands tally. Cold-call 3 learners who gave different answers: 'Wanjiku, you predicted 7 — walk us through your thinking in one sentence.' WAIT 10 seconds after each cold-call before accepting the response. Do NOT confirm or deny any prediction. 5. Pose the bonus question: 'Before we investigate, what do you think 2⁰ equals? Write it on the corner of your page. We will come back to this.' Record the class distribution of answers (likely mostly 0, some 1) on the board as a tally.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w:t>
            </w:r>
            <w:del w:id="9132" w:author="Claude (AI) - proposed" w:date="2026-10-15T20:13:44Z">
              <w:r>
                <w:rPr>
                  <w:rFonts w:ascii="Arial" w:cs="Arial" w:eastAsia="Arial" w:hAnsi="Arial"/>
                  <w:b w:val="false"/>
                  <w:bCs w:val="false"/>
                  <w:i w:val="false"/>
                  <w:iCs w:val="false"/>
                  <w:color w:val="000000"/>
                  <w:sz w:val="18"/>
                  <w:szCs w:val="18"/>
                </w:rPr>
                <w:delText xml:space="preserve">Claim–Evidence–Reasoning anticipation</w:delText>
              </w:r>
            </w:del>
            <w:ins w:id="9133" w:author="Claude (AI) - proposed" w:date="2026-10-15T20:13:44Z">
              <w:r>
                <w:rPr>
                  <w:rFonts w:ascii="Arial" w:cs="Arial" w:eastAsia="Arial" w:hAnsi="Arial"/>
                  <w:b w:val="false"/>
                  <w:bCs w:val="false"/>
                  <w:i w:val="false"/>
                  <w:iCs w:val="false"/>
                  <w:color w:val="000000"/>
                  <w:sz w:val="18"/>
                  <w:szCs w:val="18"/>
                </w:rPr>
                <w:t xml:space="preserve">claim and reasoning first; the evidence comes in the Observe phase</w:t>
              </w:r>
            </w:ins>
            <w:r>
              <w:rPr>
                <w:rFonts w:ascii="Arial" w:cs="Arial" w:eastAsia="Arial" w:hAnsi="Arial"/>
                <w:b w:val="false"/>
                <w:bCs w:val="false"/>
                <w:i w:val="false"/>
                <w:iCs w:val="false"/>
                <w:color w:val="000000"/>
                <w:sz w:val="18"/>
                <w:szCs w:val="18"/>
              </w:rPr>
              <w:t xml:space="preserve">): By requiring learners to commit a written prediction with a 'because' clause before any instruction, the teacher activates prior knowledge (repeated multiplication, the definition of an index from Lesson 1) and creates productive cognitive dissonance when the observation contradicts the prediction. The public tally makes the disagreement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justification clause in their exercise book before the class tally begins. The teacher circulates during the 3-minute silent period and scans for learners who leave the 'because…' clause blank — these learners receive a targeted prompt: 'Think about what 2³ means as a multiplication — write it out in full first.' The tally of 2⁰ predictions (0 vs 1 vs other) is recorded on the board and revisited at the end of the lesson as a check for conceptual shift.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f04xicj_bgyy2f7u7gsj">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6aiyds_ftjphtc72t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fkq8gh2fqk1py7d-pscl">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00g2thou_9okhi78t-b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structured Discovery Worksheet with three investigation tables. Table 1 (Product Rule): Expand each expression into repeated-multiplication form, count total factors, re-write as a single power, and record the relationship between original exponents and final exponent. Examples used: 2² × 2³; 2³ × 2⁴; 3² × 3³; 5¹ × 5⁴; aᵐ × aⁿ (general). Table 2 (Quotient Rule): Expand numerator and denominator, cancel common factors, re-write as a single power. Examples used: 2⁵ ÷ 2²; 3⁵ ÷ 3²; 5⁴ ÷ 5¹; aᵐ ÷ aⁿ (m &gt; n, general). Table 3 (Zero Index): Extend the quotient pattern to the case m = n: 2³ ÷ 2³; 5⁴ ÷ 5⁴; aⁿ ÷ aⁿ — evaluate by cancellation and by the quotient rule and compare. All numeric examples use bases and exponents drawn from the tea-farm and Kenyan contexts printed on the worksheet (e.g., 'A Kericho estate has 2⁵ rows of tea plants</w:t>
            </w:r>
            <w:del w:id="9134" w:author="Claude (AI) - proposed" w:date="2026-10-15T20:13:44Z">
              <w:r>
                <w:rPr>
                  <w:rFonts w:ascii="Arial" w:cs="Arial" w:eastAsia="Arial" w:hAnsi="Arial"/>
                  <w:b w:val="false"/>
                  <w:bCs w:val="false"/>
                  <w:i w:val="false"/>
                  <w:iCs w:val="false"/>
                  <w:color w:val="000000"/>
                  <w:sz w:val="18"/>
                  <w:szCs w:val="18"/>
                </w:rPr>
                <w:delText xml:space="preserve">; 2² rows are set aside for seedlings</w:delText>
              </w:r>
            </w:del>
            <w:ins w:id="9135" w:author="Claude (AI) - proposed" w:date="2026-10-15T20:13:44Z">
              <w:r>
                <w:rPr>
                  <w:rFonts w:ascii="Arial" w:cs="Arial" w:eastAsia="Arial" w:hAnsi="Arial"/>
                  <w:b w:val="false"/>
                  <w:bCs w:val="false"/>
                  <w:i w:val="false"/>
                  <w:iCs w:val="false"/>
                  <w:color w:val="000000"/>
                  <w:sz w:val="18"/>
                  <w:szCs w:val="18"/>
                </w:rPr>
                <w:t xml:space="preserve">, shared equally among 2² pickers</w:t>
              </w:r>
            </w:ins>
            <w:r>
              <w:rPr>
                <w:rFonts w:ascii="Arial" w:cs="Arial" w:eastAsia="Arial" w:hAnsi="Arial"/>
                <w:b w:val="false"/>
                <w:bCs w:val="false"/>
                <w:i w:val="false"/>
                <w:iCs w:val="false"/>
                <w:color w:val="000000"/>
                <w:sz w:val="18"/>
                <w:szCs w:val="18"/>
              </w:rPr>
              <w:t xml:space="preserve"> — how many rows </w:t>
            </w:r>
            <w:del w:id="9136" w:author="Claude (AI) - proposed" w:date="2026-10-15T20:13:44Z">
              <w:r>
                <w:rPr>
                  <w:rFonts w:ascii="Arial" w:cs="Arial" w:eastAsia="Arial" w:hAnsi="Arial"/>
                  <w:b w:val="false"/>
                  <w:bCs w:val="false"/>
                  <w:i w:val="false"/>
                  <w:iCs w:val="false"/>
                  <w:color w:val="000000"/>
                  <w:sz w:val="18"/>
                  <w:szCs w:val="18"/>
                </w:rPr>
                <w:delText xml:space="preserve">remain</w:delText>
              </w:r>
            </w:del>
            <w:ins w:id="9137" w:author="Claude (AI) - proposed" w:date="2026-10-15T20:13:44Z">
              <w:r>
                <w:rPr>
                  <w:rFonts w:ascii="Arial" w:cs="Arial" w:eastAsia="Arial" w:hAnsi="Arial"/>
                  <w:b w:val="false"/>
                  <w:bCs w:val="false"/>
                  <w:i w:val="false"/>
                  <w:iCs w:val="false"/>
                  <w:color w:val="000000"/>
                  <w:sz w:val="18"/>
                  <w:szCs w:val="18"/>
                </w:rPr>
                <w:t xml:space="preserve">does each picker harvest,</w:t>
              </w:r>
            </w:ins>
            <w:r>
              <w:rPr>
                <w:rFonts w:ascii="Arial" w:cs="Arial" w:eastAsia="Arial" w:hAnsi="Arial"/>
                <w:b w:val="false"/>
                <w:bCs w:val="false"/>
                <w:i w:val="false"/>
                <w:iCs w:val="false"/>
                <w:color w:val="000000"/>
                <w:sz w:val="18"/>
                <w:szCs w:val="18"/>
              </w:rPr>
              <w:t xml:space="preserve"> as a power of 2?'). Groups record observations in the 'What I notice' column of each table and draft a conjecture statement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Discovery Worksheet. Say: 'You have 15 minutes in your groups. Your job is NOT to apply a rule — your job is to DISCOVER the rule by carefully expanding every expression and looking for a pattern. Record everything you see, even if it seems obvious.' 2. Circulate continuously. Every 4 minutes, visit at least 3 groups. Use these targeted prompts only — do not give answers: (a) If a group is guessing without expanding: 'Show me 2³ written out as a multiplication — now write 2⁴ next to it. What do you have altogether?' (b) If a group has the product rule but is stuck on the quotient: 'Write out 2⁵ on top and 2² on the bottom as repeated multiplications. Now draw a line through any factor that appears in both.' (c) If a group is stuck on the zero index: 'Your quotient rule gives you 2³⁻³ = 2⁰. Your cancellation gives you… what number? So what must 2⁰ equal?' 3. With 3 minutes remaining, call time and say: 'Each group, write ONE conjecture sentence for each table — use the words base, exponent, product/quotient. You will share these in 3 minutes.' 4. Cold-call 3 groups (one per law) to read their conjecture aloud. WAIT 12 seconds after each group reads before asking: 'Does any other group agree, disagree, or want to refine that conjecture?' 5. Do NOT write the formal law yet — that happens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Discovery through Structured Tabulation: The worksheet scaffolds learners to move from concrete numerical examples to abstract generalisation by making the structural relationship (relationship between exponents) visible in a table format. Requiring both a 'cancellation' method and an 'exponent arithmetic' method for the quotient and zero index creates the cognitive need for a unifying rule, rather than two separate tricks.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worksheet Table 1 column 'Final exponent' must show 5, 7, 5, 5 for the four numeric examples (2²×2³, 2³×2⁴, 3²×3³, 5¹×5⁴) — the teacher scans these during circulation to identify arithmetic errors. Any group where a cell shows the wrong number (e.g., 6 for 2²×2³) receives an immediate targeted question: 'Count the 2s you wrote — how many are there altogether?' The zero-index prediction from Phase 1 is revisited: ask learners to compare their Phase 1 prediction of 2⁰ with what Table 3 shows — a shift from 0 to 1 is the target conceptual change.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sv8kkgfbcudjery1dzvg">
              <w:r>
                <w:rPr>
                  <w:rFonts w:ascii="Arial" w:cs="Arial" w:eastAsia="Arial" w:hAnsi="Arial"/>
                  <w:color w:val="2E75B6"/>
                  <w:sz w:val="16"/>
                  <w:szCs w:val="16"/>
                  <w:u w:val="single" w:color="2E75B6"/>
                </w:rPr>
                <w:t xml:space="preserve">Exponent properties with products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qct5ep_nynfjwjnkar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rcik_lvzdmxjzkfpvews">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kz__j9y6npbb7wu6bba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co-constructs the three formal laws from the group conjectures. The teacher writes the general form of each law in standard notation as the class agrees on the wording. Learners then work in pairs on a Kenyan-context application set: (1) A farmer in the Rift Valley owns a rectangular plot measuring 3⁴ metres by 3² metres — express the area as a single power of 3 and calculate its value. (2) </w:t>
            </w:r>
            <w:del w:id="9138" w:author="Claude (AI) - proposed" w:date="2026-10-15T20:13:44Z">
              <w:r>
                <w:rPr>
                  <w:rFonts w:ascii="Arial" w:cs="Arial" w:eastAsia="Arial" w:hAnsi="Arial"/>
                  <w:b w:val="false"/>
                  <w:bCs w:val="false"/>
                  <w:i w:val="false"/>
                  <w:iCs w:val="false"/>
                  <w:color w:val="000000"/>
                  <w:sz w:val="18"/>
                  <w:szCs w:val="18"/>
                </w:rPr>
                <w:delText xml:space="preserve">The population of Nairobi is approximately 5³ × 5⁴ people (in suitable units) — simplify and evaluate</w:delText>
              </w:r>
            </w:del>
            <w:ins w:id="9139" w:author="Claude (AI) - proposed" w:date="2026-10-15T20:13:44Z">
              <w:r>
                <w:rPr>
                  <w:rFonts w:ascii="Arial" w:cs="Arial" w:eastAsia="Arial" w:hAnsi="Arial"/>
                  <w:b w:val="false"/>
                  <w:bCs w:val="false"/>
                  <w:i w:val="false"/>
                  <w:iCs w:val="false"/>
                  <w:color w:val="000000"/>
                  <w:sz w:val="18"/>
                  <w:szCs w:val="18"/>
                </w:rPr>
                <w:t xml:space="preserve">A Rift Valley town has 5³ neighbourhoods with about 5⁴ people in each — find the town's population as a power of 5 and as a number</w:t>
              </w:r>
            </w:ins>
            <w:r>
              <w:rPr>
                <w:rFonts w:ascii="Arial" w:cs="Arial" w:eastAsia="Arial" w:hAnsi="Arial"/>
                <w:b w:val="false"/>
                <w:bCs w:val="false"/>
                <w:i w:val="false"/>
                <w:iCs w:val="false"/>
                <w:color w:val="000000"/>
                <w:sz w:val="18"/>
                <w:szCs w:val="18"/>
              </w:rPr>
              <w:t xml:space="preserve">. (3) A Kisumu fish trader divides 4⁶ kg of dried tilapia equally among 4³ market stalls — how many kilograms per stall, expressed as a power of 4? (4) A mandazi recipe requires exactly 2³ ÷ 2³ cups of flour for every batch — simplify and explain what the answer means practically. After completing the four problems, pairs write a one-sentence explanation connecting the zero index law back to the phenomenon: 'This means that when the Kericho farmer's exponent drops to zero, the harvest index equals…'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the formal co-construction by asking: 'Group 2, read your conjecture for the product rule.' After they read, say: 'Let us test it with one more example — can someone give me ANY base and ANY two exponents? I will work it on the board.' Take a student-generated example (cold-call a quiet learner). 2. Write the formal law: aᵐ × aⁿ = aᵐ⁺ⁿ. Say: 'We did not look this up — we derived it. This is what mathematicians do.' Repeat for quotient rule and zero index, each time using a student-generated example to verify. WAIT 10 seconds between each law presentation before asking: 'Does anyone see a way this could be wrong? Is there a base or exponent combination that might break this rule?' (Guide learners to note a ≠ 0 for the zero index.) 3. Distribute the Kenyan-context application problems. Say: 'You have 8 minutes in pairs. For each problem, write: (a) which law you are using, (b) the algebraic step, (c) the numerical answer.' 4. After 8 minutes, cold-call 4 different pairs — one per problem. For each, ask the rest of the class: 'Thumbs up if you got the same answer, thumbs sideways if you got a different answer.' Resolve any disagreements publicly on the board. 5. For the mandazi problem (zero index), cold-call a learner for the one-sentence phenomenon connection. WAIT 15 seconds. If no response, prompt: 'What does 2³ ÷ 2³ mean in words — how many batches versus how many batches?'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Co-construction followed by Contextualised Application (Concept–Context Bridge): The teacher does not present the laws deductively; instead, the formal notation is assembled from learner-generated conjectures, making the law feel 'owned.' The immediate Kenyan-context application set forces learners to discriminate between laws (which law applies here?) rather than pattern-match a single procedure, deepening flexible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four application problems, the teacher looks for two quality markers — (a) learners correctly identify WHICH law is applied before computing (not just computing the answer), and (b) in problem 4 (mandazi/zero index), the sentence connects the numerical answer '1' to a real-world meaning ('one cup of flour per batch, because dividing the same quantity by itself always gives 1'). Any pair who writes only a numerical answer without naming the law is asked: 'Which law did you use? Point to it in your notes.' The teacher also checks whether any pair attempts to add exponents in the quotient problem — this error pattern is addressed whole-class if it appears in more than 2 pairs.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kbs32ef1uohemq0n2a_i">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1nfk9mqvewjf37xoo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ge9g-76bqjfi-0_jvrxq">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yvuyhbnioo4uzmptpy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w:t>
            </w:r>
            <w:del w:id="9140" w:author="Claude (AI) - proposed" w:date="2026-10-15T20:13:44Z">
              <w:r>
                <w:rPr>
                  <w:rFonts w:ascii="Arial" w:cs="Arial" w:eastAsia="Arial" w:hAnsi="Arial"/>
                  <w:b w:val="false"/>
                  <w:bCs w:val="false"/>
                  <w:i w:val="false"/>
                  <w:iCs w:val="false"/>
                  <w:color w:val="000000"/>
                  <w:sz w:val="18"/>
                  <w:szCs w:val="18"/>
                </w:rPr>
                <w:delText xml:space="preserve">formally initiates</w:delText>
              </w:r>
            </w:del>
            <w:ins w:id="9141" w:author="Claude (AI) - proposed" w:date="2026-10-15T20:13:44Z">
              <w:r>
                <w:rPr>
                  <w:rFonts w:ascii="Arial" w:cs="Arial" w:eastAsia="Arial" w:hAnsi="Arial"/>
                  <w:b w:val="false"/>
                  <w:bCs w:val="false"/>
                  <w:i w:val="false"/>
                  <w:iCs w:val="false"/>
                  <w:color w:val="000000"/>
                  <w:sz w:val="18"/>
                  <w:szCs w:val="18"/>
                </w:rPr>
                <w:t xml:space="preserve">returns to</w:t>
              </w:r>
            </w:ins>
            <w:r>
              <w:rPr>
                <w:rFonts w:ascii="Arial" w:cs="Arial" w:eastAsia="Arial" w:hAnsi="Arial"/>
                <w:b w:val="false"/>
                <w:bCs w:val="false"/>
                <w:i w:val="false"/>
                <w:iCs w:val="false"/>
                <w:color w:val="000000"/>
                <w:sz w:val="18"/>
                <w:szCs w:val="18"/>
              </w:rPr>
              <w:t xml:space="preserve"> the unit DQB</w:t>
            </w:r>
            <w:ins w:id="9142" w:author="Claude (AI) - proposed" w:date="2026-10-15T20:13:44Z">
              <w:r>
                <w:rPr>
                  <w:rFonts w:ascii="Arial" w:cs="Arial" w:eastAsia="Arial" w:hAnsi="Arial"/>
                  <w:b w:val="false"/>
                  <w:bCs w:val="false"/>
                  <w:i w:val="false"/>
                  <w:iCs w:val="false"/>
                  <w:color w:val="000000"/>
                  <w:sz w:val="18"/>
                  <w:szCs w:val="18"/>
                </w:rPr>
                <w:t xml:space="preserve"> opened in Lesson 1</w:t>
              </w:r>
            </w:ins>
            <w:r>
              <w:rPr>
                <w:rFonts w:ascii="Arial" w:cs="Arial" w:eastAsia="Arial" w:hAnsi="Arial"/>
                <w:b w:val="false"/>
                <w:bCs w:val="false"/>
                <w:i w:val="false"/>
                <w:iCs w:val="false"/>
                <w:color w:val="000000"/>
                <w:sz w:val="18"/>
                <w:szCs w:val="18"/>
              </w:rPr>
              <w:t xml:space="preserve">. Each learner receives two sticky notes (or draws two small boxes in their notes if physical sticky notes are unavailable). On the first, they write one question the today's pattern-discovery raised for them about indices. On the second, they write one question they still have about the tea-farm phenomenon or logarithms. Examples of questions that should emerge: 'What happens when the exponent is negative — does the rule still hold?' / 'What if the bases are different — can we still add exponents?' / 'Why does adding exponents in logarithm tables work like the product rule?' / 'What does 2^(1/2) mean?' Learners post their questions on the class DQB</w:t>
            </w:r>
            <w:del w:id="9143" w:author="Claude (AI) - proposed" w:date="2026-10-15T20:13:44Z">
              <w:r>
                <w:rPr>
                  <w:rFonts w:ascii="Arial" w:cs="Arial" w:eastAsia="Arial" w:hAnsi="Arial"/>
                  <w:b w:val="false"/>
                  <w:bCs w:val="false"/>
                  <w:i w:val="false"/>
                  <w:iCs w:val="false"/>
                  <w:color w:val="000000"/>
                  <w:sz w:val="18"/>
                  <w:szCs w:val="18"/>
                </w:rPr>
                <w:delText xml:space="preserve"> display (a large sheet of chart paper divided into two columns: </w:delText>
              </w:r>
            </w:del>
            <w:ins w:id="9144" w:author="Claude (AI) - proposed" w:date="2026-10-15T20:13:44Z">
              <w:r>
                <w:rPr>
                  <w:rFonts w:ascii="Arial" w:cs="Arial" w:eastAsia="Arial" w:hAnsi="Arial"/>
                  <w:b w:val="false"/>
                  <w:bCs w:val="false"/>
                  <w:i w:val="false"/>
                  <w:iCs w:val="false"/>
                  <w:color w:val="000000"/>
                  <w:sz w:val="18"/>
                  <w:szCs w:val="18"/>
                </w:rPr>
                <w:t xml:space="preserve">, placing each in cluster A (</w:t>
              </w:r>
            </w:ins>
            <w:r>
              <w:rPr>
                <w:rFonts w:ascii="Arial" w:cs="Arial" w:eastAsia="Arial" w:hAnsi="Arial"/>
                <w:b w:val="false"/>
                <w:bCs w:val="false"/>
                <w:i w:val="false"/>
                <w:iCs w:val="false"/>
                <w:color w:val="000000"/>
                <w:sz w:val="18"/>
                <w:szCs w:val="18"/>
              </w:rPr>
              <w:t xml:space="preserve">'Questions about </w:t>
            </w:r>
            <w:del w:id="9145" w:author="Claude (AI) - proposed" w:date="2026-10-15T20:13:44Z">
              <w:r>
                <w:rPr>
                  <w:rFonts w:ascii="Arial" w:cs="Arial" w:eastAsia="Arial" w:hAnsi="Arial"/>
                  <w:b w:val="false"/>
                  <w:bCs w:val="false"/>
                  <w:i w:val="false"/>
                  <w:iCs w:val="false"/>
                  <w:color w:val="000000"/>
                  <w:sz w:val="18"/>
                  <w:szCs w:val="18"/>
                </w:rPr>
                <w:delText xml:space="preserve">Indices' and </w:delText>
              </w:r>
            </w:del>
            <w:ins w:id="9146" w:author="Claude (AI) - proposed" w:date="2026-10-15T20:13:44Z">
              <w:r>
                <w:rPr>
                  <w:rFonts w:ascii="Arial" w:cs="Arial" w:eastAsia="Arial" w:hAnsi="Arial"/>
                  <w:b w:val="false"/>
                  <w:bCs w:val="false"/>
                  <w:i w:val="false"/>
                  <w:iCs w:val="false"/>
                  <w:color w:val="000000"/>
                  <w:sz w:val="18"/>
                  <w:szCs w:val="18"/>
                </w:rPr>
                <w:t xml:space="preserve">indices and powers') or cluster B (</w:t>
              </w:r>
            </w:ins>
            <w:r>
              <w:rPr>
                <w:rFonts w:ascii="Arial" w:cs="Arial" w:eastAsia="Arial" w:hAnsi="Arial"/>
                <w:b w:val="false"/>
                <w:bCs w:val="false"/>
                <w:i w:val="false"/>
                <w:iCs w:val="false"/>
                <w:color w:val="000000"/>
                <w:sz w:val="18"/>
                <w:szCs w:val="18"/>
              </w:rPr>
              <w:t xml:space="preserve">'Questions about </w:t>
            </w:r>
            <w:del w:id="9147" w:author="Claude (AI) - proposed" w:date="2026-10-15T20:13:44Z">
              <w:r>
                <w:rPr>
                  <w:rFonts w:ascii="Arial" w:cs="Arial" w:eastAsia="Arial" w:hAnsi="Arial"/>
                  <w:b w:val="false"/>
                  <w:bCs w:val="false"/>
                  <w:i w:val="false"/>
                  <w:iCs w:val="false"/>
                  <w:color w:val="000000"/>
                  <w:sz w:val="18"/>
                  <w:szCs w:val="18"/>
                </w:rPr>
                <w:delText xml:space="preserve">Logarithms / The Farmer's Calculation')</w:delText>
              </w:r>
            </w:del>
            <w:ins w:id="9148" w:author="Claude (AI) - proposed" w:date="2026-10-15T20:13:44Z">
              <w:r>
                <w:rPr>
                  <w:rFonts w:ascii="Arial" w:cs="Arial" w:eastAsia="Arial" w:hAnsi="Arial"/>
                  <w:b w:val="false"/>
                  <w:bCs w:val="false"/>
                  <w:i w:val="false"/>
                  <w:iCs w:val="false"/>
                  <w:color w:val="000000"/>
                  <w:sz w:val="18"/>
                  <w:szCs w:val="18"/>
                </w:rPr>
                <w:t xml:space="preserve">logarithms and tables / the farmer's calculation') from Lesson 1</w:t>
              </w:r>
            </w:ins>
            <w:r>
              <w:rPr>
                <w:rFonts w:ascii="Arial" w:cs="Arial" w:eastAsia="Arial" w:hAnsi="Arial"/>
                <w:b w:val="false"/>
                <w:bCs w:val="false"/>
                <w:i w:val="false"/>
                <w:iCs w:val="false"/>
                <w:color w:val="000000"/>
                <w:sz w:val="18"/>
                <w:szCs w:val="18"/>
              </w:rPr>
              <w:t xml:space="preserve">. The teacher reads five questions aloud and sorts them publicly into </w:t>
            </w:r>
            <w:del w:id="9149" w:author="Claude (AI) - proposed" w:date="2026-10-15T20:13:44Z">
              <w:r>
                <w:rPr>
                  <w:rFonts w:ascii="Arial" w:cs="Arial" w:eastAsia="Arial" w:hAnsi="Arial"/>
                  <w:b w:val="false"/>
                  <w:bCs w:val="false"/>
                  <w:i w:val="false"/>
                  <w:iCs w:val="false"/>
                  <w:color w:val="000000"/>
                  <w:sz w:val="18"/>
                  <w:szCs w:val="18"/>
                </w:rPr>
                <w:delText xml:space="preserve">the two columns</w:delText>
              </w:r>
            </w:del>
            <w:ins w:id="9150" w:author="Claude (AI) - proposed" w:date="2026-10-15T20:13:44Z">
              <w:r>
                <w:rPr>
                  <w:rFonts w:ascii="Arial" w:cs="Arial" w:eastAsia="Arial" w:hAnsi="Arial"/>
                  <w:b w:val="false"/>
                  <w:bCs w:val="false"/>
                  <w:i w:val="false"/>
                  <w:iCs w:val="false"/>
                  <w:color w:val="000000"/>
                  <w:sz w:val="18"/>
                  <w:szCs w:val="18"/>
                </w:rPr>
                <w:t xml:space="preserve">those clusters</w:t>
              </w:r>
            </w:ins>
            <w:r>
              <w:rPr>
                <w:rFonts w:ascii="Arial" w:cs="Arial" w:eastAsia="Arial" w:hAnsi="Arial"/>
                <w:b w:val="false"/>
                <w:bCs w:val="false"/>
                <w:i w:val="false"/>
                <w:iCs w:val="false"/>
                <w:color w:val="000000"/>
                <w:sz w:val="18"/>
                <w:szCs w:val="18"/>
              </w:rPr>
              <w:t xml:space="preserve">, modelling how to categorise mathematical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t>
            </w:r>
            <w:del w:id="9151" w:author="Claude (AI) - proposed" w:date="2026-10-15T20:13:44Z">
              <w:r>
                <w:rPr>
                  <w:rFonts w:ascii="Arial" w:cs="Arial" w:eastAsia="Arial" w:hAnsi="Arial"/>
                  <w:b w:val="false"/>
                  <w:bCs w:val="false"/>
                  <w:i w:val="false"/>
                  <w:iCs w:val="false"/>
                  <w:color w:val="000000"/>
                  <w:sz w:val="18"/>
                  <w:szCs w:val="18"/>
                </w:rPr>
                <w:delText xml:space="preserve">Unveil the blank DQB chart paper</w:delText>
              </w:r>
            </w:del>
            <w:ins w:id="9152" w:author="Claude (AI) - proposed" w:date="2026-10-15T20:13:44Z">
              <w:r>
                <w:rPr>
                  <w:rFonts w:ascii="Arial" w:cs="Arial" w:eastAsia="Arial" w:hAnsi="Arial"/>
                  <w:b w:val="false"/>
                  <w:bCs w:val="false"/>
                  <w:i w:val="false"/>
                  <w:iCs w:val="false"/>
                  <w:color w:val="000000"/>
                  <w:sz w:val="18"/>
                  <w:szCs w:val="18"/>
                </w:rPr>
                <w:t xml:space="preserve">Return to the DQB opened in Lesson 1</w:t>
              </w:r>
            </w:ins>
            <w:r>
              <w:rPr>
                <w:rFonts w:ascii="Arial" w:cs="Arial" w:eastAsia="Arial" w:hAnsi="Arial"/>
                <w:b w:val="false"/>
                <w:bCs w:val="false"/>
                <w:i w:val="false"/>
                <w:iCs w:val="false"/>
                <w:color w:val="000000"/>
                <w:sz w:val="18"/>
                <w:szCs w:val="18"/>
              </w:rPr>
              <w:t xml:space="preserve">. Say: 'This board belongs to all of us. Every question you post here is a promise — by the end of this unit, we will have answered it. Some questions will be answered next lesson; some will wait until Lesson 7 or 8. But every question matters.' 2. Give learners 3 minutes to write their two sticky notes in silence. Circulate and prompt any learner who is stuck: 'Think about what we have NOT yet explained. What are you still wondering? What confused you?' 3. Invite learners to post their notes in turn (manage in row order to avoid crowding). 4. Read five selected questions aloud — choose at least one from each </w:t>
            </w:r>
            <w:del w:id="9153" w:author="Claude (AI) - proposed" w:date="2026-10-15T20:13:44Z">
              <w:r>
                <w:rPr>
                  <w:rFonts w:ascii="Arial" w:cs="Arial" w:eastAsia="Arial" w:hAnsi="Arial"/>
                  <w:b w:val="false"/>
                  <w:bCs w:val="false"/>
                  <w:i w:val="false"/>
                  <w:iCs w:val="false"/>
                  <w:color w:val="000000"/>
                  <w:sz w:val="18"/>
                  <w:szCs w:val="18"/>
                </w:rPr>
                <w:delText xml:space="preserve">column</w:delText>
              </w:r>
            </w:del>
            <w:ins w:id="9154" w:author="Claude (AI) - proposed" w:date="2026-10-15T20:13:44Z">
              <w:r>
                <w:rPr>
                  <w:rFonts w:ascii="Arial" w:cs="Arial" w:eastAsia="Arial" w:hAnsi="Arial"/>
                  <w:b w:val="false"/>
                  <w:bCs w:val="false"/>
                  <w:i w:val="false"/>
                  <w:iCs w:val="false"/>
                  <w:color w:val="000000"/>
                  <w:sz w:val="18"/>
                  <w:szCs w:val="18"/>
                </w:rPr>
                <w:t xml:space="preserve">cluster</w:t>
              </w:r>
            </w:ins>
            <w:r>
              <w:rPr>
                <w:rFonts w:ascii="Arial" w:cs="Arial" w:eastAsia="Arial" w:hAnsi="Arial"/>
                <w:b w:val="false"/>
                <w:bCs w:val="false"/>
                <w:i w:val="false"/>
                <w:iCs w:val="false"/>
                <w:color w:val="000000"/>
                <w:sz w:val="18"/>
                <w:szCs w:val="18"/>
              </w:rPr>
              <w:t xml:space="preserve"> and deliberately choose one that foreshadows logarithms (e.g., 'Why does the farmer add numbers in the log table?'). Say: 'This question about the farmer's addition — we WILL answer it, but not today. Today we have laid the first brick. Hold that question.' 5. Circle the question about negative or fractional exponents on the DQB. Say: 'This will be answered in Lesson 3. Does anyone want to make a prediction right now?' Take 2–3 quick verbal predictions. Do not evaluate.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a Driving Question Board (Metacognitive Monitoring): The DQB externalises learner understanding gaps and makes the narrative arc of the unit visible. By sorting questions into 'Indices' and 'Logarithms' columns, the teacher models disciplinary thinking — distinguishing what is currently known from what is not yet known — and creates an accountability structure that will be revisited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quality of DQB questions is a formative signal. Well-formed questions ('What happens when m &lt; n in the quotient rule?') indicate strong engagement with the pattern-discovery; surface questions ('What is an index?') indicate a learner who may not have consolidated Lesson 1 content and needs targeted follow-up. The teacher photographs the DQB at the end of the lesson and reviews questions before Lesson 3 to identify misconceptions to address.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01c1mqiuowgugm-ahag5">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emby4en0hvfibveqlck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6-ibskhyd8axqx7yd_yi">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wfkiltlmzgzxim1uu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w:t>
            </w:r>
            <w:ins w:id="9155" w:author="Claude (AI) - proposed" w:date="2026-10-15T20:13:44Z">
              <w:r>
                <w:rPr>
                  <w:rFonts w:ascii="Arial" w:cs="Arial" w:eastAsia="Arial" w:hAnsi="Arial"/>
                  <w:b w:val="false"/>
                  <w:bCs w:val="false"/>
                  <w:i w:val="false"/>
                  <w:iCs w:val="false"/>
                  <w:color w:val="000000"/>
                  <w:sz w:val="18"/>
                  <w:szCs w:val="18"/>
                </w:rPr>
                <w:t xml:space="preserve"> their Indices and Logarithms Concept Map (Draft Model 1 from Lesson 1), where</w:t>
              </w:r>
            </w:ins>
            <w:r>
              <w:rPr>
                <w:rFonts w:ascii="Arial" w:cs="Arial" w:eastAsia="Arial" w:hAnsi="Arial"/>
                <w:b w:val="false"/>
                <w:bCs w:val="false"/>
                <w:i w:val="false"/>
                <w:iCs w:val="false"/>
                <w:color w:val="000000"/>
                <w:sz w:val="18"/>
                <w:szCs w:val="18"/>
              </w:rPr>
              <w:t xml:space="preserve"> the 'Index Toolbox' </w:t>
            </w:r>
            <w:del w:id="9156" w:author="Claude (AI) - proposed" w:date="2026-10-15T20:13:44Z">
              <w:r>
                <w:rPr>
                  <w:rFonts w:ascii="Arial" w:cs="Arial" w:eastAsia="Arial" w:hAnsi="Arial"/>
                  <w:b w:val="false"/>
                  <w:bCs w:val="false"/>
                  <w:i w:val="false"/>
                  <w:iCs w:val="false"/>
                  <w:color w:val="000000"/>
                  <w:sz w:val="18"/>
                  <w:szCs w:val="18"/>
                </w:rPr>
                <w:delText xml:space="preserve">diagram begun in Lesson 1 (a visual model of index notation showing</w:delText>
              </w:r>
            </w:del>
            <w:ins w:id="9157" w:author="Claude (AI) - proposed" w:date="2026-10-15T20:13:44Z">
              <w:r>
                <w:rPr>
                  <w:rFonts w:ascii="Arial" w:cs="Arial" w:eastAsia="Arial" w:hAnsi="Arial"/>
                  <w:b w:val="false"/>
                  <w:bCs w:val="false"/>
                  <w:i w:val="false"/>
                  <w:iCs w:val="false"/>
                  <w:color w:val="000000"/>
                  <w:sz w:val="18"/>
                  <w:szCs w:val="18"/>
                </w:rPr>
                <w:t xml:space="preserve">section shows index notation:</w:t>
              </w:r>
            </w:ins>
            <w:r>
              <w:rPr>
                <w:rFonts w:ascii="Arial" w:cs="Arial" w:eastAsia="Arial" w:hAnsi="Arial"/>
                <w:b w:val="false"/>
                <w:bCs w:val="false"/>
                <w:i w:val="false"/>
                <w:iCs w:val="false"/>
                <w:color w:val="000000"/>
                <w:sz w:val="18"/>
                <w:szCs w:val="18"/>
              </w:rPr>
              <w:t xml:space="preserve"> base, exponent, and expanded form</w:t>
            </w:r>
            <w:del w:id="9158" w:author="Claude (AI) - proposed" w:date="2026-10-15T20:13:4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They now add a 'Laws Panel' to their diagram, recording all three derived laws in both symbolic form (aᵐ × aⁿ = aᵐ⁺ⁿ, etc.) and in a Kenyan-context worked example of their own choice. They also add an annotation arrow labelled 'Why the farmer's trick works (coming soon…)' pointing from the product rule to the blank logarithm section of the diagram. Groups share their diagrams with an adjacent group and give one piece of feedback using the sentence stem: 'I can see [law] clearly because… / I am not sure about [element] because…'. Learners then individually write a 'Today I can…' exit statement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Index Toolbox diagram from Lesson 1. You are now going to make it more powerful. Add a Laws Panel — it must contain all three laws we derived today, each with a Kenyan-context example YOU choose. You have 7 minutes.' 2. Circulate and prompt: 'Which Kenyan context will you use? Tea farm? Land area? Fish at Kisumu market? Population? Make sure your example uses the law — not just shows the formula.' 3. After 7 minutes, say: 'Now add the annotation arrow with the label I described. This arrow is a promise to your future self — by the end of this unit you will be able to fill in what it points to.' 4. Facilitate the peer-share using the sentence stems. WAIT 10 seconds after each pair shares before moving on. 5. Cold-call 2 learners to read their 'Today I can…' exit statements aloud. Use these to frame the lesson close: 'Excellent — Lesson 3 will push the toolbox further. You will discover what happens when the exponent is negative or a fraction. Keep your toolbox — you will need it every lesson from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Visual Model): The 'Index Toolbox' diagram is not a one-time worksheet but a living document revised each lesson. Adding the Laws Panel and the anticipatory annotation arrow connects today's learning to both Lesson 1 (definition of index) and future lessons (logarithm connection), making the cumulative structure of the unit physically visible in every learner's book. Peer feedback using structured sentence stems ensures the model review is substantive, not cosmetic.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teacher collects or photographs 6–8 random learner diagrams at the end of the lesson. Quality criteria: (1) all three laws are present in correct symbolic form; (2) at least one worked example per law uses a Kenyan context; (3) the annotation arrow is present and correctly labelled. Any diagram missing a law or showing an incorrect symbolic form (e.g., aᵐ × aⁿ = aᵐⁿ) is flagged for targeted correction at the start of Lesson 3. The 'Today I can…' statements are read by the teacher before Lesson 3 to calibrate the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 (1) PREDICTION GAP — How many learners correctly predicted the product exponent rule before the investigation? Did the gap between prediction and observation create genuine curiosity, or did learners feel exposed? If many predicted correctly, consider raising the cognitive challenge in Lesson 3 by starting with fractional exponents. (2) ZERO INDEX MISCONCEPTION — Did the majority of learners initially predict 2⁰ = 0? If yes, was the conceptual shift (from 0 to 1) consolidated by the end of the lesson, or did some learners revert to 0 in the application problems? Plan a targeted 5-minute retrieval warm-up at the start of Lesson 3 if this misconception persisted. (3) DQB QUALITY — Review the DQB photographs. Are learners asking questions that cross the index-logarithm boundary ('Why does adding in log tables connect to the product rule?')? If yes, the phenomenon is doing its motivational work. If questions are only procedural ('How do I simplify more complicated expressions?'), plan a 2-minute phenomenon re-connection at the start of Lesson 3. (4) KENYAN CONTEXT UPTAKE — In the model building phase, did learners choose diverse Kenyan contexts for their worked examples (not just repeating the tea-farm example), or did they default to copying the board? Diversity of context indicates internalisation; uniformity suggests learners are still imitating rather than applying. (5) PACING — Did the 20-minute Observe Phase feel rushed or spacious? The most common bottleneck is the zero index table (Table 3) — if more than half the groups did not reach Table 3 independently, consider splitting the product and quotient rules into one lesson and zero/negative indices into the next, and adjusting the 8-lesson sequence plan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index expressions (e.g., 2³ × 2⁴, 3⁵ ÷ 3², 5² ÷ 5²) into repeated-multiplication form, counted factors, cancelled common factors in quotient expressions, and recorded numerical results in structured discovery tables — all using examples drawn from Kericho tea-farm yields, Rift Valley land areas, and Nairobi/Kisumu population counts.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expanding and counting factors systematically, learners derived three laws of indices: (1) aᵐ × aⁿ = aᵐ⁺ⁿ (product rule — exponents add when multiplying same-base powers); (2) aᵐ ÷ aⁿ = aᵐ⁻ⁿ (quotient rule — exponents subtract when dividing same-base powers); (3) a⁰ = 1 for any non-zero base a (zero index law — any base raised to zero equals 1, proved by the quotient rule when m = n). These laws explain why changing the exponent on the Kericho farmer's tea-plant count by 1 doubles or halves the harvest.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derived laws by applying them to Kenyan-context problems (Rift Valley plot areas, Kisumu fish quantities, mandazi recipes), co-constructing formal symbolic notation from group conjectures, annotating their Index Toolbox diagrams with all three laws and self-chosen worked examples, and posting questions on the class Driving Question Board — including the anticipatory question of how the product rule connects to the farmer's logarithm addition trick.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4eo1cfvvlldunwo2xg_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btwnyo8zm6pgcxjchpx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Deriving the Laws of Indices — Part 2: Power, Negative, and Fractional Indices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index notation by deriving the power rule, negative index rule, and fractional index rule, and connecting these to real-life contexts including the Kericho tea farm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derive and apply the power rule of indices — (a^m)^n = a^(mn); (b) derive and apply the negative index rule — a^(−n) = 1/a^n; (c) derive and apply the fractional index rule — a^(1/n) = ⁿ√a and a^(m/n) = ⁿ√(a^m); (d) connect fractional indices to roots in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mathematical rules from first principles using pattern recognition; applying laws of indices accurately in simplification and computation; interpreting index expressions set in real-life Kenyan contexts; updating a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elegance and efficiency of mathematical notation; show curiosity about why fractional exponents correspond to roots; demonstrate persistence when deriving rules from first principles; value collaborative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59" w:author="Claude (AI) - proposed" w:date="2026-10-15T20:13:44Z">
              <w:r>
                <w:rPr>
                  <w:rFonts w:ascii="Arial" w:cs="Arial" w:eastAsia="Arial" w:hAnsi="Arial"/>
                  <w:b w:val="false"/>
                  <w:bCs w:val="false"/>
                  <w:i w:val="false"/>
                  <w:iCs w:val="false"/>
                  <w:color w:val="000000"/>
                  <w:sz w:val="18"/>
                  <w:szCs w:val="18"/>
                </w:rPr>
                <w:t xml:space="preserve">KICD key inquiry question: Why do we use indices and logarithms? Lesson focus: </w:t>
              </w:r>
            </w:ins>
            <w:r>
              <w:rPr>
                <w:rFonts w:ascii="Arial" w:cs="Arial" w:eastAsia="Arial" w:hAnsi="Arial"/>
                <w:b w:val="false"/>
                <w:bCs w:val="false"/>
                <w:i w:val="false"/>
                <w:iCs w:val="false"/>
                <w:color w:val="000000"/>
                <w:sz w:val="18"/>
                <w:szCs w:val="18"/>
              </w:rPr>
              <w:t xml:space="preserve">How do we apply indices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the product rule (a^m × a^n = a^(m+n)) and quotient rule (a^m ÷ a^n = a^(m−n)) using the Kericho tea farm's harvest data expressed as powers of 2. This lesson advances the storyline by asking: what happens when a power is itself raised to a power (scaling the estate), what does 2^0 or 2^(−1) mean in terms of harvest, and — most provocatively — what does 2^(1/2) mean for a 'half harvest cycle'? These three new rules complete the full set of index laws and set the stage for Lesson 4, where logarithms are introduced as the inverse operation that makes multiplying powers as easy as adding their exponents.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work with pencil-and-paper derivations and manipulatives. Ensure adequate desk space for group work. If printed 'harvest cards' are used, handle paper cutting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(2^3)^2 and 2^(1/2) might mean in terms of the Kericho tea farm harvest, drawing on their existing understanding of repeated multiplication. Through a structured derivation activity (Observe phase), groups use the quotient rule established in Lesson 2 to prove the power rule, negative index rule, and fractional index rule from first principles — using powers of 2 as a consistent anchor. In the Explain phase, learners apply all three rules to simplify expressions and solve contextualised problems (scaling farm plots, interpreting sub-harvest cycles, reversing compound growth). A whole-class DQB update captures what has been resolved and what new questions have emerged. The lesson closes with learners revising their cumulative index-laws model to incorporate the three new rules, annotating each with a Kericho farm interpretation.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d-_ijrjyqeu6mduhpzcd">
              <w:r>
                <w:rPr>
                  <w:rFonts w:ascii="Arial" w:cs="Arial" w:eastAsia="Arial" w:hAnsi="Arial"/>
                  <w:color w:val="2E75B6"/>
                  <w:sz w:val="16"/>
                  <w:szCs w:val="16"/>
                  <w:u w:val="single" w:color="2E75B6"/>
                </w:rPr>
                <w:t xml:space="preserve">Rewriting roots as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6gb91w8rbamubztamg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z0trmabjderlvbtrry9j">
              <w:r>
                <w:rPr>
                  <w:rFonts w:ascii="Arial" w:cs="Arial" w:eastAsia="Arial" w:hAnsi="Arial"/>
                  <w:color w:val="2E75B6"/>
                  <w:sz w:val="16"/>
                  <w:szCs w:val="16"/>
                  <w:u w:val="single" w:color="2E75B6"/>
                </w:rPr>
                <w:t xml:space="preserve">Properties of exponents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d8zfidmdvmnv6lqbbo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index expressions on the board — (2^3)^2, 2^0, and 2^(1/2) — each labelled with a farm scenario: (i) 'The farm manager squares the number of harvest cycles'; (ii) 'A plant completes zero harvest cycles'; (iii) 'A plant completes exactly half a harvest cycle.' Working individually for 3 minutes, learners write their numeric predictions and a one-sentence justification in their exercise books using only what they already know about repeated multiplication. They then share predictions with a shoulder partner for 2 minutes. The teacher collects a snapshot of predictions by asking learners to hold up fingers: 1 = very unsure, 5 = very confident, for each expression in turn. Predictions are left visible on a 'Before' sticky-note strip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expressions and the farm context using the board or printed cards. Say verbatim: 'Before we derive anything today, I want to know what your gut tells you. Use only what you already know about repeated multiplication — no new rules yet. You have three minutes of silent thinking.' [START 3-minute timer.] After individual time: 'Turn to your shoulder partner and compare your predictions. Do you agree? If not, whose reasoning is stronger?' [Allow 2 minutes.] Cold-call 3 pairs to share — one per expression. For each, ask: 'What multiplication story did you use to get there?' After sharing: 'Hold up fingers — how confident are you about (2^3)^2? … about 2^0? … about 2^(1/2)?' Record the class confidence distribution on the board next to each expression. Do NOT confirm or correct yet. Say: 'Keep these predictions live — we will return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Predict-Before-Observe: By requiring justification tied to repeated multiplication (the anchor representation established in Lesson 1), learners surface their existing mental models and make their reasoning visible. The confidence poll creates a public record of uncertainty that motivates the derivation activity and gives the teacher real-time formative data on which expression needs the most scaffolding.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 prediction AND a justification sentence for all three expressions before sharing begins. Teacher scans books during cold-call phase. Flag learners who have a number but no justification — prompt with: 'What multiplication did you picture?' The confidence distribution informs pacing: if fewer than half the class show 4–5 fingers for 2^(1/2), allocate extra derivation time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vc1m2flwpn20y_fulfoi">
              <w:r>
                <w:rPr>
                  <w:rFonts w:ascii="Arial" w:cs="Arial" w:eastAsia="Arial" w:hAnsi="Arial"/>
                  <w:color w:val="2E75B6"/>
                  <w:sz w:val="16"/>
                  <w:szCs w:val="16"/>
                  <w:u w:val="single" w:color="2E75B6"/>
                </w:rPr>
                <w:t xml:space="preserve">Rewriting quotient of powers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4yjqml2syh_8kz7slsu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ggm1ai6ln0fo7hx5gdkz">
              <w:r>
                <w:rPr>
                  <w:rFonts w:ascii="Arial" w:cs="Arial" w:eastAsia="Arial" w:hAnsi="Arial"/>
                  <w:color w:val="2E75B6"/>
                  <w:sz w:val="16"/>
                  <w:szCs w:val="16"/>
                  <w:u w:val="single" w:color="2E75B6"/>
                </w:rPr>
                <w:t xml:space="preserve">Applying the Laws of Exponents to Rational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zqvn-fzykjgeipolrk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structured 'Derivation Worksheet' that guides them to prove each rule from first principles using the quotient rule (a^m ÷ a^n = a^(m−n)) and expanded notation. The worksheet has three stations, each with a Kericho farm framing: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A — Power Rule: Groups expand (2^3)^2 as repeated multiplication (write out all 6 twos), count the total factors, express as a single power, then generalise to (a^m)^n. They verify with (2^2)^3 and (3^2)^2.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B — Negative Index Rule: Groups use the quotient rule to compute 2^3 ÷ 2^5, getting 2^(3−5) = 2^(−2). They also compute 8 ÷ 32 as a fraction and simplify. They reconcile the two answers, derive 2^(−2) = 1/2^2, then generalise to a^(−n) = 1/a^n. Farm framing: '</w:t>
            </w:r>
            <w:del w:id="9160" w:author="Claude (AI) - proposed" w:date="2026-10-15T20:13:44Z">
              <w:r>
                <w:rPr>
                  <w:rFonts w:ascii="Arial" w:cs="Arial" w:eastAsia="Arial" w:hAnsi="Arial"/>
                  <w:b w:val="false"/>
                  <w:bCs w:val="false"/>
                  <w:i w:val="false"/>
                  <w:iCs w:val="false"/>
                  <w:color w:val="000000"/>
                  <w:sz w:val="18"/>
                  <w:szCs w:val="18"/>
                </w:rPr>
                <w:delText xml:space="preserve">What does it mean for a plant to owe the farm two harvest cycles? Its net contribution is a fraction of the base amount</w:delText>
              </w:r>
            </w:del>
            <w:ins w:id="9161" w:author="Claude (AI) - proposed" w:date="2026-10-15T20:13:44Z">
              <w:r>
                <w:rPr>
                  <w:rFonts w:ascii="Arial" w:cs="Arial" w:eastAsia="Arial" w:hAnsi="Arial"/>
                  <w:b w:val="false"/>
                  <w:bCs w:val="false"/>
                  <w:i w:val="false"/>
                  <w:iCs w:val="false"/>
                  <w:color w:val="000000"/>
                  <w:sz w:val="18"/>
                  <w:szCs w:val="18"/>
                </w:rPr>
                <w:t xml:space="preserve">8 g (2³ g) of tea from one plant is shared equally among 2⁵ = 32 tasting cups — how much goes in each cup? Write it as a power of 2 and as a fraction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C — Fractional Index Rule: Groups use the power rule in reverse: if (2^(1/2))^2 = 2^(1/2 × 2) = 2^1 = 2, then 2^(1/2) must be the number that, when multiplied by itself, gives 2 — i.e. √2. They verify with (2^(1/3))^3 and generalise to a^(1/n) = ⁿ√a. They then derive a^(m/n) = ⁿ√(a^m) = (ⁿ√a)^m. Farm framing: 'A half-harvest cycle of a tea plant yields 2^(1/2) grams — the geometric midpoint between 2^0 = 1 and 2^1 =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group records: the expanded working, the general rule, and one original farm sentence interpreting the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Derivation Worksheet and say: 'Your job is to be mathematicians, not answer-receivers. Each station gives you a starting point — your group derives the rule. If you get stuck, the only hint I give is: go back to what the exponent means — repeated multiplication.' [Allow 15 minutes of group work.] Circulate and use targeted questions, NOT answers:</w:t>
            </w:r>
          </w:p>
          <w:p>
            <w:pPr>
              <w:keepNext w:val="false"/>
              <w:spacing w:after="40" w:before="0"/>
              <w:jc w:val="left"/>
            </w:pPr>
            <w:r>
              <w:rPr>
                <w:rFonts w:ascii="Arial" w:cs="Arial" w:eastAsia="Arial" w:hAnsi="Arial"/>
                <w:b w:val="false"/>
                <w:bCs w:val="false"/>
                <w:i w:val="false"/>
                <w:iCs w:val="false"/>
                <w:color w:val="000000"/>
                <w:sz w:val="18"/>
                <w:szCs w:val="18"/>
              </w:rPr>
              <w:t xml:space="preserve">— Station A: 'How many twos total? Can you count them without writing them all out a second time?'</w:t>
            </w:r>
          </w:p>
          <w:p>
            <w:pPr>
              <w:keepNext w:val="false"/>
              <w:spacing w:after="40" w:before="0"/>
              <w:jc w:val="left"/>
            </w:pPr>
            <w:r>
              <w:rPr>
                <w:rFonts w:ascii="Arial" w:cs="Arial" w:eastAsia="Arial" w:hAnsi="Arial"/>
                <w:b w:val="false"/>
                <w:bCs w:val="false"/>
                <w:i w:val="false"/>
                <w:iCs w:val="false"/>
                <w:color w:val="000000"/>
                <w:sz w:val="18"/>
                <w:szCs w:val="18"/>
              </w:rPr>
              <w:t xml:space="preserve">— Station B: 'You got 2^(−2) from the index law. You got 1/4 from ordinary arithmetic. What must 2^(−2) equal?'</w:t>
            </w:r>
          </w:p>
          <w:p>
            <w:pPr>
              <w:keepNext w:val="false"/>
              <w:spacing w:after="40" w:before="0"/>
              <w:jc w:val="left"/>
            </w:pPr>
            <w:r>
              <w:rPr>
                <w:rFonts w:ascii="Arial" w:cs="Arial" w:eastAsia="Arial" w:hAnsi="Arial"/>
                <w:b w:val="false"/>
                <w:bCs w:val="false"/>
                <w:i w:val="false"/>
                <w:iCs w:val="false"/>
                <w:color w:val="000000"/>
                <w:sz w:val="18"/>
                <w:szCs w:val="18"/>
              </w:rPr>
              <w:t xml:space="preserve">— Station C: 'What is the question you are answering when you look for 2^(1/2)? Rephrase it as a square-root question.'</w:t>
            </w:r>
          </w:p>
          <w:p>
            <w:pPr>
              <w:keepNext w:val="false"/>
              <w:spacing w:after="40" w:before="0"/>
              <w:jc w:val="left"/>
            </w:pPr>
            <w:r>
              <w:rPr>
                <w:rFonts w:ascii="Arial" w:cs="Arial" w:eastAsia="Arial" w:hAnsi="Arial"/>
                <w:b w:val="false"/>
                <w:bCs w:val="false"/>
                <w:i w:val="false"/>
                <w:iCs w:val="false"/>
                <w:color w:val="000000"/>
                <w:sz w:val="18"/>
                <w:szCs w:val="18"/>
              </w:rPr>
              <w:t xml:space="preserve">WAIT TIME: After posing each targeted question, wait at least 12 seconds before speaking again. After 15 minutes, conduct a gallery-style share: each group sends one 'ambassador' to stand at the next group's table and check their derivations. [3 minutes.] Reconvene whole class. Cold-call 3 different groups (one per station) to present their generalised rule and farm sentence. Write the three rules on the board in a 'Laws of Indices' reference box. Return to the Predict phase predictions and ask: 'How does your derivation change your original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Derive-Before-Tell (Guided Inquiry): Rather than presenting the rules and asking learners to apply them, learners construct the rules from the tools they already have (expanded notation + quotient rule). This mirrors the NGSS Science and Engineering Practice of 'Developing and Using Models' — the algebraic identity is the model, built from evidence (numeric examples). The gallery ambassador move ensures cross-group quality control and exposes learners to peer reasoning without full class disruption.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Station B working shows both the index-law route (2^(−2)) and the arithmetic route (1/4) reconciled with an equals sign — if not, the concept of negative indices as reciprocals has not landed. (2) Station C: learners write (2^(1/2))^2 = 2^1 as an intermediate step — if they jump straight to '√2' without this bridge, probe their reasoning. (3) During cold-call, listen for generalisations using variable bases (a, not just 2) — if all three groups stay numeric, prompt: 'Can you write that rule for any base 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icwztqe6okisaztzknev">
              <w:r>
                <w:rPr>
                  <w:rFonts w:ascii="Arial" w:cs="Arial" w:eastAsia="Arial" w:hAnsi="Arial"/>
                  <w:color w:val="2E75B6"/>
                  <w:sz w:val="16"/>
                  <w:szCs w:val="16"/>
                  <w:u w:val="single" w:color="2E75B6"/>
                </w:rPr>
                <w:t xml:space="preserve">Intro to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9akcjfazq1ud-tdvi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otu8dq8sa0tyualcwp2u">
              <w:r>
                <w:rPr>
                  <w:rFonts w:ascii="Arial" w:cs="Arial" w:eastAsia="Arial" w:hAnsi="Arial"/>
                  <w:color w:val="2E75B6"/>
                  <w:sz w:val="16"/>
                  <w:szCs w:val="16"/>
                  <w:u w:val="single" w:color="2E75B6"/>
                </w:rPr>
                <w:t xml:space="preserve">Properties of exponents intro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l1bbqhtpwiwgng6k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three new rules (plus the rules from Lessons 1–2) to a tiered set of problems, all framed within the Kericho tea farm and wider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Tier 1 (all learners, 6 minutes, individual): Simplify: (a) (2^4)^3; (b) 5^(−2); (c) 9^(1/2); (d) 8^(2/3). For each, write the rule used.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Tier 2 (pairs, 6 minutes): A Kericho estate has 2^10 tea plants arranged in 2^</w:t>
            </w:r>
            <w:del w:id="9162" w:author="Claude (AI) - proposed" w:date="2026-10-15T20:13:44Z">
              <w:r>
                <w:rPr>
                  <w:rFonts w:ascii="Arial" w:cs="Arial" w:eastAsia="Arial" w:hAnsi="Arial"/>
                  <w:b w:val="false"/>
                  <w:bCs w:val="false"/>
                  <w:i w:val="false"/>
                  <w:iCs w:val="false"/>
                  <w:color w:val="000000"/>
                  <w:sz w:val="18"/>
                  <w:szCs w:val="18"/>
                </w:rPr>
                <w:delText xml:space="preserve">(1/2)</w:delText>
              </w:r>
            </w:del>
            <w:ins w:id="9163" w:author="Claude (AI) - proposed" w:date="2026-10-15T20:13:4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equal rows. Express the number of plants per row as a power of 2 and as a </w:t>
            </w:r>
            <w:del w:id="9164" w:author="Claude (AI) - proposed" w:date="2026-10-15T20:13:44Z">
              <w:r>
                <w:rPr>
                  <w:rFonts w:ascii="Arial" w:cs="Arial" w:eastAsia="Arial" w:hAnsi="Arial"/>
                  <w:b w:val="false"/>
                  <w:bCs w:val="false"/>
                  <w:i w:val="false"/>
                  <w:iCs w:val="false"/>
                  <w:color w:val="000000"/>
                  <w:sz w:val="18"/>
                  <w:szCs w:val="18"/>
                </w:rPr>
                <w:delText xml:space="preserve">decimal (to 2 d.p.)</w:delText>
              </w:r>
            </w:del>
            <w:ins w:id="9165" w:author="Claude (AI) - proposed" w:date="2026-10-15T20:13:44Z">
              <w:r>
                <w:rPr>
                  <w:rFonts w:ascii="Arial" w:cs="Arial" w:eastAsia="Arial" w:hAnsi="Arial"/>
                  <w:b w:val="false"/>
                  <w:bCs w:val="false"/>
                  <w:i w:val="false"/>
                  <w:iCs w:val="false"/>
                  <w:color w:val="000000"/>
                  <w:sz w:val="18"/>
                  <w:szCs w:val="18"/>
                </w:rPr>
                <w:t xml:space="preserve">whole number</w:t>
              </w:r>
            </w:ins>
            <w:r>
              <w:rPr>
                <w:rFonts w:ascii="Arial" w:cs="Arial" w:eastAsia="Arial" w:hAnsi="Arial"/>
                <w:b w:val="false"/>
                <w:bCs w:val="false"/>
                <w:i w:val="false"/>
                <w:iCs w:val="false"/>
                <w:color w:val="000000"/>
                <w:sz w:val="18"/>
                <w:szCs w:val="18"/>
              </w:rPr>
              <w:t xml:space="preserve">. Then: the estate manager wants to compare this estate with a smaller trial plot of 2^(−3) container-loads of tea. Explain in words what 2^(−3) container-loads means physically.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Tier 3 (extension, independent): A Nairobi food-processing company </w:t>
            </w:r>
            <w:del w:id="9166" w:author="Claude (AI) - proposed" w:date="2026-10-15T20:13:44Z">
              <w:r>
                <w:rPr>
                  <w:rFonts w:ascii="Arial" w:cs="Arial" w:eastAsia="Arial" w:hAnsi="Arial"/>
                  <w:b w:val="false"/>
                  <w:bCs w:val="false"/>
                  <w:i w:val="false"/>
                  <w:iCs w:val="false"/>
                  <w:color w:val="000000"/>
                  <w:sz w:val="18"/>
                  <w:szCs w:val="18"/>
                </w:rPr>
                <w:delText xml:space="preserve">packages tea in tins whose volume is modelled by V</w:delText>
              </w:r>
            </w:del>
            <w:ins w:id="9167" w:author="Claude (AI) - proposed" w:date="2026-10-15T20:13:44Z">
              <w:r>
                <w:rPr>
                  <w:rFonts w:ascii="Arial" w:cs="Arial" w:eastAsia="Arial" w:hAnsi="Arial"/>
                  <w:b w:val="false"/>
                  <w:bCs w:val="false"/>
                  <w:i w:val="false"/>
                  <w:iCs w:val="false"/>
                  <w:color w:val="000000"/>
                  <w:sz w:val="18"/>
                  <w:szCs w:val="18"/>
                </w:rPr>
                <w:t xml:space="preserve">uses a simple practice model for the cost of a batch of tea, C</w:t>
              </w:r>
            </w:ins>
            <w:r>
              <w:rPr>
                <w:rFonts w:ascii="Arial" w:cs="Arial" w:eastAsia="Arial" w:hAnsi="Arial"/>
                <w:b w:val="false"/>
                <w:bCs w:val="false"/>
                <w:i w:val="false"/>
                <w:iCs w:val="false"/>
                <w:color w:val="000000"/>
                <w:sz w:val="18"/>
                <w:szCs w:val="18"/>
              </w:rPr>
              <w:t xml:space="preserve"> = k^(3/2) </w:t>
            </w:r>
            <w:del w:id="9168" w:author="Claude (AI) - proposed" w:date="2026-10-15T20:13:44Z">
              <w:r>
                <w:rPr>
                  <w:rFonts w:ascii="Arial" w:cs="Arial" w:eastAsia="Arial" w:hAnsi="Arial"/>
                  <w:b w:val="false"/>
                  <w:bCs w:val="false"/>
                  <w:i w:val="false"/>
                  <w:iCs w:val="false"/>
                  <w:color w:val="000000"/>
                  <w:sz w:val="18"/>
                  <w:szCs w:val="18"/>
                </w:rPr>
                <w:delText xml:space="preserve">cm³</w:delText>
              </w:r>
            </w:del>
            <w:ins w:id="9169" w:author="Claude (AI) - proposed" w:date="2026-10-15T20:13:44Z">
              <w:r>
                <w:rPr>
                  <w:rFonts w:ascii="Arial" w:cs="Arial" w:eastAsia="Arial" w:hAnsi="Arial"/>
                  <w:b w:val="false"/>
                  <w:bCs w:val="false"/>
                  <w:i w:val="false"/>
                  <w:iCs w:val="false"/>
                  <w:color w:val="000000"/>
                  <w:sz w:val="18"/>
                  <w:szCs w:val="18"/>
                </w:rPr>
                <w:t xml:space="preserve">shillings</w:t>
              </w:r>
            </w:ins>
            <w:r>
              <w:rPr>
                <w:rFonts w:ascii="Arial" w:cs="Arial" w:eastAsia="Arial" w:hAnsi="Arial"/>
                <w:b w:val="false"/>
                <w:bCs w:val="false"/>
                <w:i w:val="false"/>
                <w:iCs w:val="false"/>
                <w:color w:val="000000"/>
                <w:sz w:val="18"/>
                <w:szCs w:val="18"/>
              </w:rPr>
              <w:t xml:space="preserve">, where k is the </w:t>
            </w:r>
            <w:del w:id="9170" w:author="Claude (AI) - proposed" w:date="2026-10-15T20:13:44Z">
              <w:r>
                <w:rPr>
                  <w:rFonts w:ascii="Arial" w:cs="Arial" w:eastAsia="Arial" w:hAnsi="Arial"/>
                  <w:b w:val="false"/>
                  <w:bCs w:val="false"/>
                  <w:i w:val="false"/>
                  <w:iCs w:val="false"/>
                  <w:color w:val="000000"/>
                  <w:sz w:val="18"/>
                  <w:szCs w:val="18"/>
                </w:rPr>
                <w:delText xml:space="preserve">base dimension in cm</w:delText>
              </w:r>
            </w:del>
            <w:ins w:id="9171" w:author="Claude (AI) - proposed" w:date="2026-10-15T20:13:44Z">
              <w:r>
                <w:rPr>
                  <w:rFonts w:ascii="Arial" w:cs="Arial" w:eastAsia="Arial" w:hAnsi="Arial"/>
                  <w:b w:val="false"/>
                  <w:bCs w:val="false"/>
                  <w:i w:val="false"/>
                  <w:iCs w:val="false"/>
                  <w:color w:val="000000"/>
                  <w:sz w:val="18"/>
                  <w:szCs w:val="18"/>
                </w:rPr>
                <w:t xml:space="preserve">batch size in kg</w:t>
              </w:r>
            </w:ins>
            <w:r>
              <w:rPr>
                <w:rFonts w:ascii="Arial" w:cs="Arial" w:eastAsia="Arial" w:hAnsi="Arial"/>
                <w:b w:val="false"/>
                <w:bCs w:val="false"/>
                <w:i w:val="false"/>
                <w:iCs w:val="false"/>
                <w:color w:val="000000"/>
                <w:sz w:val="18"/>
                <w:szCs w:val="18"/>
              </w:rPr>
              <w:t xml:space="preserve">. If k = 16, find </w:t>
            </w:r>
            <w:del w:id="9172" w:author="Claude (AI) - proposed" w:date="2026-10-15T20:13:44Z">
              <w:r>
                <w:rPr>
                  <w:rFonts w:ascii="Arial" w:cs="Arial" w:eastAsia="Arial" w:hAnsi="Arial"/>
                  <w:b w:val="false"/>
                  <w:bCs w:val="false"/>
                  <w:i w:val="false"/>
                  <w:iCs w:val="false"/>
                  <w:color w:val="000000"/>
                  <w:sz w:val="18"/>
                  <w:szCs w:val="18"/>
                </w:rPr>
                <w:delText xml:space="preserve">V. If V</w:delText>
              </w:r>
            </w:del>
            <w:ins w:id="9173" w:author="Claude (AI) - proposed" w:date="2026-10-15T20:13:44Z">
              <w:r>
                <w:rPr>
                  <w:rFonts w:ascii="Arial" w:cs="Arial" w:eastAsia="Arial" w:hAnsi="Arial"/>
                  <w:b w:val="false"/>
                  <w:bCs w:val="false"/>
                  <w:i w:val="false"/>
                  <w:iCs w:val="false"/>
                  <w:color w:val="000000"/>
                  <w:sz w:val="18"/>
                  <w:szCs w:val="18"/>
                </w:rPr>
                <w:t xml:space="preserve">C. If C</w:t>
              </w:r>
            </w:ins>
            <w:r>
              <w:rPr>
                <w:rFonts w:ascii="Arial" w:cs="Arial" w:eastAsia="Arial" w:hAnsi="Arial"/>
                <w:b w:val="false"/>
                <w:bCs w:val="false"/>
                <w:i w:val="false"/>
                <w:iCs w:val="false"/>
                <w:color w:val="000000"/>
                <w:sz w:val="18"/>
                <w:szCs w:val="18"/>
              </w:rPr>
              <w:t xml:space="preserve"> must equal 27 </w:t>
            </w:r>
            <w:del w:id="9174" w:author="Claude (AI) - proposed" w:date="2026-10-15T20:13:44Z">
              <w:r>
                <w:rPr>
                  <w:rFonts w:ascii="Arial" w:cs="Arial" w:eastAsia="Arial" w:hAnsi="Arial"/>
                  <w:b w:val="false"/>
                  <w:bCs w:val="false"/>
                  <w:i w:val="false"/>
                  <w:iCs w:val="false"/>
                  <w:color w:val="000000"/>
                  <w:sz w:val="18"/>
                  <w:szCs w:val="18"/>
                </w:rPr>
                <w:delText xml:space="preserve">cm³</w:delText>
              </w:r>
            </w:del>
            <w:ins w:id="9175" w:author="Claude (AI) - proposed" w:date="2026-10-15T20:13:44Z">
              <w:r>
                <w:rPr>
                  <w:rFonts w:ascii="Arial" w:cs="Arial" w:eastAsia="Arial" w:hAnsi="Arial"/>
                  <w:b w:val="false"/>
                  <w:bCs w:val="false"/>
                  <w:i w:val="false"/>
                  <w:iCs w:val="false"/>
                  <w:color w:val="000000"/>
                  <w:sz w:val="18"/>
                  <w:szCs w:val="18"/>
                </w:rPr>
                <w:t xml:space="preserve">shillings</w:t>
              </w:r>
            </w:ins>
            <w:r>
              <w:rPr>
                <w:rFonts w:ascii="Arial" w:cs="Arial" w:eastAsia="Arial" w:hAnsi="Arial"/>
                <w:b w:val="false"/>
                <w:bCs w:val="false"/>
                <w:i w:val="false"/>
                <w:iCs w:val="false"/>
                <w:color w:val="000000"/>
                <w:sz w:val="18"/>
                <w:szCs w:val="18"/>
              </w:rPr>
              <w:t xml:space="preserve">, find k. Connect each calculation to the fractional index rule.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individual/pair work, the teacher leads a whole-class 'rule audit': for each Tier 1 answer, the teacher writes a deliberate error on the board (e.g. (2^4)^3 = 2^7) and asks learners to identify and correct it, citing the specific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tiers clearly: 'Everyone starts on Tier 1 — you have 6 minutes, working alone. Tier 2 is in pairs. Tier 3 is a challenge for those who finish early.' [Set timer.] During Tier 1, circulate and mark correct/incorrect silently with a tick or a dot (not the answer).</w:t>
            </w:r>
            <w:ins w:id="9176" w:author="Claude (AI) - proposed" w:date="2026-10-15T20:13:44Z">
              <w:r>
                <w:rPr>
                  <w:rFonts w:ascii="Arial" w:cs="Arial" w:eastAsia="Arial" w:hAnsi="Arial"/>
                  <w:b w:val="false"/>
                  <w:bCs w:val="false"/>
                  <w:i w:val="false"/>
                  <w:iCs w:val="false"/>
                  <w:color w:val="000000"/>
                  <w:sz w:val="18"/>
                  <w:szCs w:val="18"/>
                </w:rPr>
                <w:t xml:space="preserve"> Answers for you: (a) 2^12 = 4 096; (b) 1/25 = 0.04; (c) 3; (d) 8^(2/3) = (∛8)² = 4. Tier 2: 2^6 = 64 plants per row; 2^(−3) = 1/8 of a container-load. Tier 3: C = 64; k = 9. If a learner says 8^(2/3) = 8 ÷ 3 or 16/3, ask: 'Which part of 2/3 tells you the root and which tells you the power?'</w:t>
              </w:r>
            </w:ins>
            <w:r>
              <w:rPr>
                <w:rFonts w:ascii="Arial" w:cs="Arial" w:eastAsia="Arial" w:hAnsi="Arial"/>
                <w:b w:val="false"/>
                <w:bCs w:val="false"/>
                <w:i w:val="false"/>
                <w:iCs w:val="false"/>
                <w:color w:val="000000"/>
                <w:sz w:val="18"/>
                <w:szCs w:val="18"/>
              </w:rPr>
              <w:t xml:space="preserve"> For Tier 2, listen specifically to how pairs articulate 2^(−3) container-loads — target the farm physical interpretation. After pair work, say: 'I have written four answers on the board. At least two are wrong. Your job as a class is to find the errors and explain exactly which rule was broken.' Read out each answer including errors. After WAIT TIME of 12 seconds, cold-call 4 different learners (rotate from those not yet called this lesson). For each correction, push with: 'Which rule? State it in words before you use symbols.' Close the explain phase by saying: 'The power rule, negative index rule, and fractional index rule are not new inventions — you derived them today from rules you already knew. That is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 Worked Example Critique (NGSS Practice: Constructing Explanations): Presenting deliberate errors shifts learners from passive answer-checking to active rule-enforcement. Requiring learners to name the rule in words before writing symbols deepens conceptual encoding. The tiered structure ensures all learners engage with the core rules while extension learners encounter the rules in a novel context (</w:t>
            </w:r>
            <w:del w:id="9177" w:author="Claude (AI) - proposed" w:date="2026-10-15T20:13:44Z">
              <w:r>
                <w:rPr>
                  <w:rFonts w:ascii="Arial" w:cs="Arial" w:eastAsia="Arial" w:hAnsi="Arial"/>
                  <w:b w:val="false"/>
                  <w:bCs w:val="false"/>
                  <w:i w:val="false"/>
                  <w:iCs w:val="false"/>
                  <w:color w:val="000000"/>
                  <w:sz w:val="18"/>
                  <w:szCs w:val="18"/>
                </w:rPr>
                <w:delText xml:space="preserve">volume formula</w:delText>
              </w:r>
            </w:del>
            <w:ins w:id="9178" w:author="Claude (AI) - proposed" w:date="2026-10-15T20:13:44Z">
              <w:r>
                <w:rPr>
                  <w:rFonts w:ascii="Arial" w:cs="Arial" w:eastAsia="Arial" w:hAnsi="Arial"/>
                  <w:b w:val="false"/>
                  <w:bCs w:val="false"/>
                  <w:i w:val="false"/>
                  <w:iCs w:val="false"/>
                  <w:color w:val="000000"/>
                  <w:sz w:val="18"/>
                  <w:szCs w:val="18"/>
                </w:rPr>
                <w:t xml:space="preserve">a cost model</w:t>
              </w:r>
            </w:ins>
            <w:r>
              <w:rPr>
                <w:rFonts w:ascii="Arial" w:cs="Arial" w:eastAsia="Arial" w:hAnsi="Arial"/>
                <w:b w:val="false"/>
                <w:bCs w:val="false"/>
                <w:i w:val="false"/>
                <w:iCs w:val="false"/>
                <w:color w:val="000000"/>
                <w:sz w:val="18"/>
                <w:szCs w:val="18"/>
              </w:rPr>
              <w:t xml:space="preserve">), foreshadowing Lesson 4's use of logarithms to solve for exponents.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Tier 1 — all four answers correct with rules cited: learner is ready for Tier 2/3. Any systematic error (e.g. consistently writing a^(m/n) = a^m / a^n instead of ⁿ√(a^m)) signals a conceptual gap to address before Lesson 4. (2) Tier 2 physical interpretation: if a learner writes '2^(−3) container-loads means a negative amount of tea,' this reveals the critical misconception that negative indices mean negative quantities — address immediately with a brief whole-class clarification using the reciprocal definition.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mbls5rllgima8jokbwq5">
              <w:r>
                <w:rPr>
                  <w:rFonts w:ascii="Arial" w:cs="Arial" w:eastAsia="Arial" w:hAnsi="Arial"/>
                  <w:color w:val="2E75B6"/>
                  <w:sz w:val="16"/>
                  <w:szCs w:val="16"/>
                  <w:u w:val="single" w:color="2E75B6"/>
                </w:rPr>
                <w:t xml:space="preserve">Rewriting roots as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suzflvj5houuoruxy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8v25c-drgfbjhnhozd45">
              <w:r>
                <w:rPr>
                  <w:rFonts w:ascii="Arial" w:cs="Arial" w:eastAsia="Arial" w:hAnsi="Arial"/>
                  <w:color w:val="2E75B6"/>
                  <w:sz w:val="16"/>
                  <w:szCs w:val="16"/>
                  <w:u w:val="single" w:color="2E75B6"/>
                </w:rPr>
                <w:t xml:space="preserve">Fractional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eseop1n_ovpghvurqbz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two sticky notes: one GREEN (something they now understand that was previously on the DQB as a question) and one ORANGE (a new question or remaining puzzle that today's lesson has raised). Examples likely to emerge: GREEN — 'Now I understand why 2^(−1) is 1/2, not −2 grams of tea'; ORANGE — 'If 2^(1/2) = √2, is there a way to find 2^(1/2) without a calculator using the logarithm table?'; 'What is 2^(π)?' Groups then physically move their Lesson 1–2 sticky notes on the class DQB from 'We wonder…' to 'We now know…' if those questions have been resolved, and add new notes. The class reads the updated DQB together and the teacher annotates the board to show the arc: Lessons 1–3 have established all six index laws; the ORANGE notes pointing toward logarithms and computation become the bridge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(pre-cut, green and orange). Say: 'Green = something you can now answer that was previously a wonder. Orange = a new question today's work has opened up. You have 3 minutes — silent, individual.' [3-minute timer.] After writing, ask 2 volunteers per colour to read their notes aloud before placing them on the DQB. Narrate the board update: 'Look at what we have resolved in three lessons — we have derived all six index laws from a single idea: repeated multiplication. Look at the orange notes — many of you are asking how to compute with these laws when numbers get large. That is exactly where we are going next.' Point explicitly to the phenomenon: 'Remember the Kericho farm manager who used a logarithm table to multiply large numbers in two minutes? We now have the index laws that make that possible. Next lesson, we find out how.' Write on the DQB in a new column: 'Lesson 4 will address: using logarithms to compute with large powers.'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Epistemic Artefact: The DQB is not decorative — it is a living record of the class's collective knowledge state. The green/orange protocol makes the distinction between resolved knowledge and productive uncertainty explicit and public. Narrating the arc from phenomenon → index laws → logarithms gives learners a sense of purposeful progression, maintaining motivation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notes should reference specific rules (power, negative, or fractional index) with a connection to the phenomenon — a generic 'I understand indices better' is insufficient; prompt the learner to be specific. Orange notes should be genuine mathematical questions, not restatements of content already covered — if a learner's orange note is 'What is the product rule?', they have missed learning from Lessons 1–2 and need targeted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upl-mjk_ob8d42lts3f">
              <w:r>
                <w:rPr>
                  <w:rFonts w:ascii="Arial" w:cs="Arial" w:eastAsia="Arial" w:hAnsi="Arial"/>
                  <w:color w:val="2E75B6"/>
                  <w:sz w:val="16"/>
                  <w:szCs w:val="16"/>
                  <w:u w:val="single" w:color="2E75B6"/>
                </w:rPr>
                <w:t xml:space="preserve">Rewriting quotient of powers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enkkjrbbtgasfnktn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npqziwdlmzrqmfuj_ivh">
              <w:r>
                <w:rPr>
                  <w:rFonts w:ascii="Arial" w:cs="Arial" w:eastAsia="Arial" w:hAnsi="Arial"/>
                  <w:color w:val="2E75B6"/>
                  <w:sz w:val="16"/>
                  <w:szCs w:val="16"/>
                  <w:u w:val="single" w:color="2E75B6"/>
                </w:rPr>
                <w:t xml:space="preserve">Properties of exponents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g3lmct8xuoevxnubgx5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w:t>
            </w:r>
            <w:del w:id="9179" w:author="Claude (AI) - proposed" w:date="2026-10-15T20:13:44Z">
              <w:r>
                <w:rPr>
                  <w:rFonts w:ascii="Arial" w:cs="Arial" w:eastAsia="Arial" w:hAnsi="Arial"/>
                  <w:b w:val="false"/>
                  <w:bCs w:val="false"/>
                  <w:i w:val="false"/>
                  <w:iCs w:val="false"/>
                  <w:color w:val="000000"/>
                  <w:sz w:val="18"/>
                  <w:szCs w:val="18"/>
                </w:rPr>
                <w:delText xml:space="preserve">their cumulative</w:delText>
              </w:r>
            </w:del>
            <w:ins w:id="9180" w:author="Claude (AI) - proposed" w:date="2026-10-15T20:13:44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'Index Laws</w:t>
            </w:r>
            <w:del w:id="9181" w:author="Claude (AI) - proposed" w:date="2026-10-15T20:13:44Z">
              <w:r>
                <w:rPr>
                  <w:rFonts w:ascii="Arial" w:cs="Arial" w:eastAsia="Arial" w:hAnsi="Arial"/>
                  <w:b w:val="false"/>
                  <w:bCs w:val="false"/>
                  <w:i w:val="false"/>
                  <w:iCs w:val="false"/>
                  <w:color w:val="000000"/>
                  <w:sz w:val="18"/>
                  <w:szCs w:val="18"/>
                </w:rPr>
                <w:delText xml:space="preserve"> Model'</w:delText>
              </w:r>
            </w:del>
            <w:ins w:id="9182" w:author="Claude (AI) - proposed" w:date="2026-10-15T20:13:44Z">
              <w:r>
                <w:rPr>
                  <w:rFonts w:ascii="Arial" w:cs="Arial" w:eastAsia="Arial" w:hAnsi="Arial"/>
                  <w:b w:val="false"/>
                  <w:bCs w:val="false"/>
                  <w:i w:val="false"/>
                  <w:iCs w:val="false"/>
                  <w:color w:val="000000"/>
                  <w:sz w:val="18"/>
                  <w:szCs w:val="18"/>
                </w:rPr>
                <w:t xml:space="preserve">' page of their Indices and Logarithms Concept Map</w:t>
              </w:r>
            </w:ins>
            <w:r>
              <w:rPr>
                <w:rFonts w:ascii="Arial" w:cs="Arial" w:eastAsia="Arial" w:hAnsi="Arial"/>
                <w:b w:val="false"/>
                <w:bCs w:val="false"/>
                <w:i w:val="false"/>
                <w:iCs w:val="false"/>
                <w:color w:val="000000"/>
                <w:sz w:val="18"/>
                <w:szCs w:val="18"/>
              </w:rPr>
              <w:t xml:space="preserve"> — a two-column graphic organiser </w:t>
            </w:r>
            <w:del w:id="9183" w:author="Claude (AI) - proposed" w:date="2026-10-15T20:13:44Z">
              <w:r>
                <w:rPr>
                  <w:rFonts w:ascii="Arial" w:cs="Arial" w:eastAsia="Arial" w:hAnsi="Arial"/>
                  <w:b w:val="false"/>
                  <w:bCs w:val="false"/>
                  <w:i w:val="false"/>
                  <w:iCs w:val="false"/>
                  <w:color w:val="000000"/>
                  <w:sz w:val="18"/>
                  <w:szCs w:val="18"/>
                </w:rPr>
                <w:delText xml:space="preserve">started in Lesson 1</w:delText>
              </w:r>
            </w:del>
            <w:ins w:id="9184" w:author="Claude (AI) - proposed" w:date="2026-10-15T20:13:44Z">
              <w:r>
                <w:rPr>
                  <w:rFonts w:ascii="Arial" w:cs="Arial" w:eastAsia="Arial" w:hAnsi="Arial"/>
                  <w:b w:val="false"/>
                  <w:bCs w:val="false"/>
                  <w:i w:val="false"/>
                  <w:iCs w:val="false"/>
                  <w:color w:val="000000"/>
                  <w:sz w:val="18"/>
                  <w:szCs w:val="18"/>
                </w:rPr>
                <w:t xml:space="preserve">that continues the Index Toolbox from Lessons 1-2</w:t>
              </w:r>
            </w:ins>
            <w:r>
              <w:rPr>
                <w:rFonts w:ascii="Arial" w:cs="Arial" w:eastAsia="Arial" w:hAnsi="Arial"/>
                <w:b w:val="false"/>
                <w:bCs w:val="false"/>
                <w:i w:val="false"/>
                <w:iCs w:val="false"/>
                <w:color w:val="000000"/>
                <w:sz w:val="18"/>
                <w:szCs w:val="18"/>
              </w:rPr>
              <w:t xml:space="preserve">, with columns labelled 'Law (symbolic)' and 'Kericho Farm Meaning.' They add three new rows for today's rules. For each row, they must: (1) write the symbolic rule; (2) write a specific numeric example using powers of 2; (3) write one sentence connecting the rule to the tea farm phenomenon. After completing their own model (6 minutes individual), learners share with their group and negotiate a 'best farm sentence' for the fractional index rule — the most conceptually challenging. One sentence per group is written on a shared chart paper strip and displayed on the classroom wall under the heading: '2^(1/2) means… (Class consensus).' The lesson closes with the teacher reading two or three of the displayed sentences aloud and affirming the key insight: a fractional index is a root, and a root is the inverse of a power — a relationship that logarithms will generalise to all bases in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Index Laws Model from Lesson 1. We are adding three rows today — power rule, negative index rule, and fractional index rule. You have 6 minutes to complete all three rows individually. The symbolic rule and numeric example are non-negotiable. The farm sentence is where you show real understanding.' [6-minute timer, circulate.] After individual work: 'In your groups, read your fractional index farm sentences aloud. Vote on the clearest and most accurate one. Write it on the chart strip.' [3 minutes.] Gallery walk: learners read two other groups' strips (2 minutes). Whole class: cold-call 2 groups to read and defend their sentence. Teacher closes: 'Your model now holds all six index laws. Every one of them came from one idea — what does it mean to multiply a number by itself repeatedly? In Lesson 4, we will add a new column to this model: what the logarithm table does with each of these laws. Keep your model safe — it is your reference for the rest of this unit.' Assign homework: 'Using your model, create two original index expressions — one requiring the negative index rule and one requiring the fractional index rule — set in any Kenyan context of your choice (market prices, population, farming, athletics). Bring them to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Developing and Using Models): The graphic organiser is a personal, evolving model that learners build across all 8 lessons. Each lesson's contribution is visible, making learning progression concrete. The group negotiation of the 'best farm sentence' for 2^(1/2) requires learners to evaluate precision and meaning simultaneously — a higher-order sensemaking demand. The wall display creates a shared class artefact that can be referenced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symbolic rule must be correct and generalised (using a and n, not just 2 and 3). (2) The numeric example must be correct and use the rule, not a simpler shortcut. (3) The farm sentence must use the word 'harvest' or 'plant' or 'container' AND correctly interpret the index operation — not just restate the symbolic rule in words. A sentence like '2^(−2) means the exponent is negative' scores zero; '2^(−2) means the farm produces 1/4 of a base container-load — it is the reciprocal of 2^2 = 4 container-loads' scores full marks. Collect 6 randomly selected model pages at the end of the lesson for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DERIVATION DEPTH — Did learners genuinely derive the three rules, or did they reverse-engineer from a remembered answer? Evidence: check whether Station C worksheets show the intermediate step (2^(1/2))^2 = 2^1 before stating 2^(1/2) = √2. If this step is missing, plan a brief re-derivation warm-up at the start of Lesson 4. (2) FRACTIONAL INDEX CONCEPTUAL GAP — The fractional index rule is the most cognitively demanding of the three. How many learners in the exit model could write a farm sentence that correctly distinguishes 2^(1/2) as a root (not half of 2)? If fewer than 70% achieved this, open Lesson 4 with a 5-minute targeted re-engagement using a concrete example: 'What length of a square has area 2 cm²?' (3) NEGATIVE INDEX MISCONCEPTION — Did any learners persist in interpreting 2^(−n) as a negative quantity rather than a reciprocal? This misconception is high-stakes because it will corrupt logarithm work in Lessons 5–7. Plan individual follow-up before Lesson 4 for any learner whose Tier 2 Kericho interpretation used 'negative tea.' (4) DQB QUALITY — Are the orange sticky notes pointing toward logarithms, computation, or inverse operations? If the orange notes are mostly about index simplification (content already taught), learners may not yet see the larger arc of the unit — revisit the phenomenon story at the start of Lesson 4 to re-anchor. (5) PACING — If the derivation phase ran over time, note which station caused the delay (most likely Station C). Consider providing a partially completed Station C scaffold for lower-attaining groups in future iterations while keeping Stations A and B fully open. (6) HOMEWORK QUALITY CHECK — At the start of Lesson 4, cold-call 3 learners to share their original index expressions. Use these as the warm-up context for introducing logarithms, thereby honoring learner-generated content and reinforcing the Kenya-context rule.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their own group derivations) that: (1) raising a power to another power multiplies the exponents — (2^3)^2 = 2^6 = 64, confirmed by writing out all six factors of 2; (2) applying the quotient rule to a case where the denominator exponent exceeds the numerator (e.g. 2^3 ÷ 2^5 = 2^(−2) = 1/4) reveals that negative indices produce reciprocal fractions; (3) using the power rule in reverse, 2^(1/2) must be the number whose square is 2, i.e. √2 ≈ 1.414 — meaning a 'half harvest cycle' yields the geometric mean between 2^0 and 2^1.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and can now state: (1) Power Rule — (a^m)^n = a^(mn); (2) Negative Index Rule — a^(−n) = 1/a^n, so a negative exponent signals a reciprocal, NOT a negative quantity; (3) Fractional Index Rule — a^(1/n) = ⁿ√a and a^(m/n) = ⁿ√(a^m) = (ⁿ√a)^m. Together with the product rule, quotient rule, and zero index rule from Lesson 2, learners now hold the complete set of six index laws, all derived from the single foundational idea of repeated multiplication.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(1) why the Kericho tea farm manager's harvest figures grow exponentially — each additional power of 2 doubles production, and the power rule explains why scaling an already-scaled estate multiplies the exponent; (2) why 2^(−3) container-loads does not mean 'negative tea' but means the farm is 1/8 of a reference container-load — a physically meaningful fraction relevant when comparing micro-plots to large estates; (3) why 2^(1/2) grams per 'half harvest cycle' is approximately 1.414 grams — the geometric midpoint of the doubling sequence — and how this connects roots to indices, foreshadowing logarithms as the tool for reversing any index operation.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vvj3bn1ah8mc92mbcrs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ofajis5sfvjxlnk2voa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Introduction to Common Logarithms: Definition, Characteristic, Mantissa, and Reading Four-Figure Tables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formally introduced to the definition of a common logarithm (log₁₀ x = n ↔ 10ⁿ = x), identify the characteristic and mantissa of a logarithm, and practise reading four-figure logarithm tables for numbers from 1 to 9,999 — connecting this tool directly to the Kericho tea-farm phenomenon and the driving question about making unwieldy numbers manageable.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and apply the definition log₁₀ x = n ↔ 10ⁿ = x; (b) evaluate common logarithms of exact powers of 10 (including negative powers) without tables; (c) identify and state the characteristic and mantissa of any common logarithm; (d) read the mantissa of a four-figure logarithm table correctly for numbers between 1 and 9,999.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Reading and interpreting four-figure mathematical tables; translating between exponential and logarithmic form; decomposing a logarithm into its integer characteristic and decimal mantissa; applying the pH supporting phenomenon to evaluate negative-characteristic logarithms.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logarithms are not abstract tricks but a historically proven computational tool — the same tool that helped Kenyan agronomists and engineers long before calculators existed — and develop confidence in reading mathematical tables accurately.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85" w:author="Claude (AI) - proposed" w:date="2026-10-15T20:13:44Z">
              <w:r>
                <w:rPr>
                  <w:rFonts w:ascii="Arial" w:cs="Arial" w:eastAsia="Arial" w:hAnsi="Arial"/>
                  <w:b w:val="false"/>
                  <w:bCs w:val="false"/>
                  <w:i w:val="false"/>
                  <w:iCs w:val="false"/>
                  <w:color w:val="000000"/>
                  <w:sz w:val="18"/>
                  <w:szCs w:val="18"/>
                </w:rPr>
                <w:delText xml:space="preserve">How do we use logarithms in computations?</w:delText>
              </w:r>
            </w:del>
            <w:ins w:id="9186" w:author="Claude (AI) - proposed" w:date="2026-10-15T20:13:44Z">
              <w:r>
                <w:rPr>
                  <w:rFonts w:ascii="Arial" w:cs="Arial" w:eastAsia="Arial" w:hAnsi="Arial"/>
                  <w:b w:val="false"/>
                  <w:bCs w:val="false"/>
                  <w:i w:val="false"/>
                  <w:iCs w:val="false"/>
                  <w:color w:val="000000"/>
                  <w:sz w:val="18"/>
                  <w:szCs w:val="18"/>
                </w:rPr>
                <w:t xml:space="preserve">KICD key inquiry question: Why do we use indices and logarithms? Lesson focus: How do we use logarithms in computations?</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index notation and the laws of indices, and saw in the phenomenon that the tea-farm manager struggled with large-number multiplication. Lesson 4 is the pivot: learners now receive the formal definition of log₁₀ and discover that a logarithm is simply the exponent they already know — rewritten. By the end of this lesson they can pick up a four-figure table and read a mantissa, equipping them for Lesson 5 (</w:t>
            </w:r>
            <w:ins w:id="9187" w:author="Claude (AI) - proposed" w:date="2026-10-15T20:13:44Z">
              <w:r>
                <w:rPr>
                  <w:rFonts w:ascii="Arial" w:cs="Arial" w:eastAsia="Arial" w:hAnsi="Arial"/>
                  <w:b w:val="false"/>
                  <w:bCs w:val="false"/>
                  <w:i w:val="false"/>
                  <w:iCs w:val="false"/>
                  <w:color w:val="000000"/>
                  <w:sz w:val="18"/>
                  <w:szCs w:val="18"/>
                </w:rPr>
                <w:t xml:space="preserve">antilogarithms) and Lesson 6 (</w:t>
              </w:r>
            </w:ins>
            <w:r>
              <w:rPr>
                <w:rFonts w:ascii="Arial" w:cs="Arial" w:eastAsia="Arial" w:hAnsi="Arial"/>
                <w:b w:val="false"/>
                <w:bCs w:val="false"/>
                <w:i w:val="false"/>
                <w:iCs w:val="false"/>
                <w:color w:val="000000"/>
                <w:sz w:val="18"/>
                <w:szCs w:val="18"/>
              </w:rPr>
              <w:t xml:space="preserve">multiplication and division via logs) and directly answering the phenomenon's puzzle of 'how can adding two small decimals equal multiplying two enormous numbers?'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If the pH supporting phenomenon is demonstrated with litmus paper or universal indicator and lemon/lime juice (optional), ensure learners do not ingest any substance. Handle glass containers with care. Standard classroom safety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log₁₀ 1,000 means before any instruction. A short supporting phenomenon — pH values of common Kenyan foods and drinks (lemon juice, uji, milk, </w:t>
            </w:r>
            <w:del w:id="9188" w:author="Claude (AI) - proposed" w:date="2026-10-15T20:13:44Z">
              <w:r>
                <w:rPr>
                  <w:rFonts w:ascii="Arial" w:cs="Arial" w:eastAsia="Arial" w:hAnsi="Arial"/>
                  <w:b w:val="false"/>
                  <w:bCs w:val="false"/>
                  <w:i w:val="false"/>
                  <w:iCs w:val="false"/>
                  <w:color w:val="000000"/>
                  <w:sz w:val="18"/>
                  <w:szCs w:val="18"/>
                </w:rPr>
                <w:delText xml:space="preserve">lake water from Lake Victoria</w:delText>
              </w:r>
            </w:del>
            <w:ins w:id="9189" w:author="Claude (AI) - proposed" w:date="2026-10-15T20:13:44Z">
              <w:r>
                <w:rPr>
                  <w:rFonts w:ascii="Arial" w:cs="Arial" w:eastAsia="Arial" w:hAnsi="Arial"/>
                  <w:b w:val="false"/>
                  <w:bCs w:val="false"/>
                  <w:i w:val="false"/>
                  <w:iCs w:val="false"/>
                  <w:color w:val="000000"/>
                  <w:sz w:val="18"/>
                  <w:szCs w:val="18"/>
                </w:rPr>
                <w:t xml:space="preserve">clean drinking water</w:t>
              </w:r>
            </w:ins>
            <w:r>
              <w:rPr>
                <w:rFonts w:ascii="Arial" w:cs="Arial" w:eastAsia="Arial" w:hAnsi="Arial"/>
                <w:b w:val="false"/>
                <w:bCs w:val="false"/>
                <w:i w:val="false"/>
                <w:iCs w:val="false"/>
                <w:color w:val="000000"/>
                <w:sz w:val="18"/>
                <w:szCs w:val="18"/>
              </w:rPr>
              <w:t xml:space="preserve">) — provides a memorable, concrete context for negative-characteristic logarithms. The teacher formally defines the common logarithm, guides learners through converting between exponential and log form, and introduces the characteristic–mantissa decomposition. Learners then work in pairs to practise reading a physical four-figure logarithm table for at least eight numbers, recording results on a structured table-reading worksheet. The lesson closes with DQB updating and a cumulative model revision connecting logarithms back to the tea-farm phenomenon.</w:t>
            </w:r>
            <w:ins w:id="9190" w:author="Claude (AI) - proposed" w:date="2026-10-15T20:13:44Z">
              <w:r>
                <w:rPr>
                  <w:rFonts w:ascii="Arial" w:cs="Arial" w:eastAsia="Arial" w:hAnsi="Arial"/>
                  <w:b w:val="false"/>
                  <w:bCs w:val="false"/>
                  <w:i w:val="false"/>
                  <w:iCs w:val="false"/>
                  <w:color w:val="000000"/>
                  <w:sz w:val="18"/>
                  <w:szCs w:val="18"/>
                </w:rPr>
                <w:t xml:space="preserve"> Time budget (80 minutes): Predict 10, Observe 13, Explain 34 (Part A 8, B 12, C 14), Driving Question Board 7, Model Building 14 including the exit task.</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mqo9ua89bw_we9m4b1xv">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duqzn0uwyubtlgyq5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ik3kgmwaig0dsscordgz">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abcauwy998lvb4dmwsj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with three prompt questions written on the board: (1) 'The Kericho tea estate produces 10³ kg of tea. Write 10³ as an ordinary number. Now write it in words.' (2) 'If 10ⁿ = 1,000, what is n? What is 10ⁿ = 0.01, what is n?' (3) 'The fellow farmer in our phenomenon said he used a table of logarithms. Write down, in your own words, what you think a logarithm IS — even if you have never been taught.' Learners write individual predictions silently for 5 minutes, then share with a shoulder partner for 2 minutes. No judgement is given — all predictions are valid starting points. Selected predictions are pinned to the Driving Question Board under the column 'What we THINK we know about logs.'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recap slide: 'The fellow farmer opened a four-figure table and looked up two numbers. He added them. He got the total tea production. HOW?' SAY: 'Before I teach you anything about logarithms today, I want to know what YOU already think they are. You have 5 minutes — write on your half-sheet.' Set a visible timer. After 5 minutes, say: 'Turn to your shoulder partner and share your answer to question 2 — what is n when 10ⁿ = 0.01?' Allow 2 minutes pair discussion. Cold-call 3 learners using name sticks: ask each 'What did you and your partner decide — and WHY?' Apply 12-second wait time after each response before probing. Do NOT correct yet — record predictions on the board in two columns: 'n is positive' and 'n is negative / zero.' SAY: 'Hold those ideas. By the end of today you will know exactly why n must be negative for 0.01 — and that fact is the key to understanding the pH of your morning uji.'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Strategy: by surfacing prior conceptions (including misconceptions) about exponents and logarithms before instruction, the teacher creates cognitive dissonance that motivates the formal definition. Recording predictions visibly on the board signals that student thinking is valued and creates a reference point for revision at lesson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write a numerical value for n when 10ⁿ = 1,000 (expected: n = 3). Teacher scans half-sheets during pair-share; if fewer than 60% correctly identify n = 3, the teacher pauses and re-asks: 'We did index notation in Lesson 1 — what does the small raised 3 mean in 10³?' before proceeding. Note any learner who correctly writes n = −2 for 10ⁿ = 0.01 — this learner will be invited to explain their reasoning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91z8bgza4nxl5ayoi1i-">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7znizxsjrfbds-aky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viovylxwcinh6yd7hxku">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8rc8qftbjgbuwz63ig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Supporting Phenomenon — The pH Scale of Kenyan Foods. The teacher displays a large visual poster (or projected slide) showing a pH strip with the following real Kenyan data points labelled: lemon juice (pH ≈ 2), uji/fermented porridge (pH ≈ 3.5), milk from a Rift Valley dairy (pH ≈ 6.8), clean </w:t>
            </w:r>
            <w:del w:id="9191" w:author="Claude (AI) - proposed" w:date="2026-10-15T20:13:44Z">
              <w:r>
                <w:rPr>
                  <w:rFonts w:ascii="Arial" w:cs="Arial" w:eastAsia="Arial" w:hAnsi="Arial"/>
                  <w:b w:val="false"/>
                  <w:bCs w:val="false"/>
                  <w:i w:val="false"/>
                  <w:iCs w:val="false"/>
                  <w:color w:val="000000"/>
                  <w:sz w:val="18"/>
                  <w:szCs w:val="18"/>
                </w:rPr>
                <w:delText xml:space="preserve">water from Lake Naivasha</w:delText>
              </w:r>
            </w:del>
            <w:ins w:id="9192" w:author="Claude (AI) - proposed" w:date="2026-10-15T20:13:44Z">
              <w:r>
                <w:rPr>
                  <w:rFonts w:ascii="Arial" w:cs="Arial" w:eastAsia="Arial" w:hAnsi="Arial"/>
                  <w:b w:val="false"/>
                  <w:bCs w:val="false"/>
                  <w:i w:val="false"/>
                  <w:iCs w:val="false"/>
                  <w:color w:val="000000"/>
                  <w:sz w:val="18"/>
                  <w:szCs w:val="18"/>
                </w:rPr>
                <w:t xml:space="preserve">drinking water</w:t>
              </w:r>
            </w:ins>
            <w:r>
              <w:rPr>
                <w:rFonts w:ascii="Arial" w:cs="Arial" w:eastAsia="Arial" w:hAnsi="Arial"/>
                <w:b w:val="false"/>
                <w:bCs w:val="false"/>
                <w:i w:val="false"/>
                <w:iCs w:val="false"/>
                <w:color w:val="000000"/>
                <w:sz w:val="18"/>
                <w:szCs w:val="18"/>
              </w:rPr>
              <w:t xml:space="preserve"> (pH ≈ 7), and </w:t>
            </w:r>
            <w:del w:id="9193" w:author="Claude (AI) - proposed" w:date="2026-10-15T20:13:44Z">
              <w:r>
                <w:rPr>
                  <w:rFonts w:ascii="Arial" w:cs="Arial" w:eastAsia="Arial" w:hAnsi="Arial"/>
                  <w:b w:val="false"/>
                  <w:bCs w:val="false"/>
                  <w:i w:val="false"/>
                  <w:iCs w:val="false"/>
                  <w:color w:val="000000"/>
                  <w:sz w:val="18"/>
                  <w:szCs w:val="18"/>
                </w:rPr>
                <w:delText xml:space="preserve">bleaching agent used on Mombasa dhow sails</w:delText>
              </w:r>
            </w:del>
            <w:ins w:id="9194" w:author="Claude (AI) - proposed" w:date="2026-10-15T20:13:44Z">
              <w:r>
                <w:rPr>
                  <w:rFonts w:ascii="Arial" w:cs="Arial" w:eastAsia="Arial" w:hAnsi="Arial"/>
                  <w:b w:val="false"/>
                  <w:bCs w:val="false"/>
                  <w:i w:val="false"/>
                  <w:iCs w:val="false"/>
                  <w:color w:val="000000"/>
                  <w:sz w:val="18"/>
                  <w:szCs w:val="18"/>
                </w:rPr>
                <w:t xml:space="preserve">household bleach</w:t>
              </w:r>
            </w:ins>
            <w:r>
              <w:rPr>
                <w:rFonts w:ascii="Arial" w:cs="Arial" w:eastAsia="Arial" w:hAnsi="Arial"/>
                <w:b w:val="false"/>
                <w:bCs w:val="false"/>
                <w:i w:val="false"/>
                <w:iCs w:val="false"/>
                <w:color w:val="000000"/>
                <w:sz w:val="18"/>
                <w:szCs w:val="18"/>
              </w:rPr>
              <w:t xml:space="preserve"> (pH ≈ 12). Alongside each food, the HYDROGEN ION CONCENTRATION [H⁺] is written in full: lemon juice = 0.01 mol/L, uji ≈ 0.000316 mol/L, etc. Learners observe that chemists defined pH = −log₁₀[H⁺]. A second visual shows the same data as a number line of powers of 10: 10⁻², 10⁻³·⁵, 10⁻⁶·⁸ etc. Learners complete an Observation Table (on their worksheet) with three columns: Food/Liquid | [H⁺] written as a power of 10 | pH value. They notice that pH is simply the magnitude of the exponent — i.e., the logarithm — of the concentration. A 3-minute silent reading excerpt (one paragraph, on the worksheet) explains: 'John Napier invented logarithms in 1614. Kenyan scientists like agrochemists at the </w:t>
            </w:r>
            <w:del w:id="9195" w:author="Claude (AI) - proposed" w:date="2026-10-15T20:13:44Z">
              <w:r>
                <w:rPr>
                  <w:rFonts w:ascii="Arial" w:cs="Arial" w:eastAsia="Arial" w:hAnsi="Arial"/>
                  <w:b w:val="false"/>
                  <w:bCs w:val="false"/>
                  <w:i w:val="false"/>
                  <w:iCs w:val="false"/>
                  <w:color w:val="000000"/>
                  <w:sz w:val="18"/>
                  <w:szCs w:val="18"/>
                </w:rPr>
                <w:delText xml:space="preserve">Tea Research Foundation</w:delText>
              </w:r>
            </w:del>
            <w:ins w:id="9196" w:author="Claude (AI) - proposed" w:date="2026-10-15T20:13:44Z">
              <w:r>
                <w:rPr>
                  <w:rFonts w:ascii="Arial" w:cs="Arial" w:eastAsia="Arial" w:hAnsi="Arial"/>
                  <w:b w:val="false"/>
                  <w:bCs w:val="false"/>
                  <w:i w:val="false"/>
                  <w:iCs w:val="false"/>
                  <w:color w:val="000000"/>
                  <w:sz w:val="18"/>
                  <w:szCs w:val="18"/>
                </w:rPr>
                <w:t xml:space="preserve">KALRO Tea Research Institute</w:t>
              </w:r>
            </w:ins>
            <w:r>
              <w:rPr>
                <w:rFonts w:ascii="Arial" w:cs="Arial" w:eastAsia="Arial" w:hAnsi="Arial"/>
                <w:b w:val="false"/>
                <w:bCs w:val="false"/>
                <w:i w:val="false"/>
                <w:iCs w:val="false"/>
                <w:color w:val="000000"/>
                <w:sz w:val="18"/>
                <w:szCs w:val="18"/>
              </w:rPr>
              <w:t xml:space="preserve"> in Kericho use pH — a logarithmic scale — to test whether soil acidity is suitable for tea growing. Tea grows best at pH 4.5–5.5. A change of 1 pH unit means the hydrogen ion concentration changes by a factor of 10.' Learners annotate the excerpt, underlining what connects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or project the pH poster before learners enter. As lesson starts, point to lemon juice row: 'Naomi, read the [H⁺] value for lemon juice aloud.' After response, SAY: 'Now write that as a power of 10 in your observation table. You have 30 seconds.' Cold-call a second learner: 'David, what power of 10 did you write?' After response and 12-second wait: 'Everyone check — did you write 10⁻²? Thumbs up if yes.' Address any thumbs-down by asking: 'What did you write instead? Let us see why 0.01 = 10⁻².' Reference </w:t>
            </w:r>
            <w:del w:id="9197" w:author="Claude (AI) - proposed" w:date="2026-10-15T20:13:44Z">
              <w:r>
                <w:rPr>
                  <w:rFonts w:ascii="Arial" w:cs="Arial" w:eastAsia="Arial" w:hAnsi="Arial"/>
                  <w:b w:val="false"/>
                  <w:bCs w:val="false"/>
                  <w:i w:val="false"/>
                  <w:iCs w:val="false"/>
                  <w:color w:val="000000"/>
                  <w:sz w:val="18"/>
                  <w:szCs w:val="18"/>
                </w:rPr>
                <w:delText xml:space="preserve">Lesson 2</w:delText>
              </w:r>
            </w:del>
            <w:ins w:id="9198" w:author="Claude (AI) - proposed" w:date="2026-10-15T20:13:44Z">
              <w:r>
                <w:rPr>
                  <w:rFonts w:ascii="Arial" w:cs="Arial" w:eastAsia="Arial" w:hAnsi="Arial"/>
                  <w:b w:val="false"/>
                  <w:bCs w:val="false"/>
                  <w:i w:val="false"/>
                  <w:iCs w:val="false"/>
                  <w:color w:val="000000"/>
                  <w:sz w:val="18"/>
                  <w:szCs w:val="18"/>
                </w:rPr>
                <w:t xml:space="preserve">Lessons 1 and 3</w:t>
              </w:r>
            </w:ins>
            <w:r>
              <w:rPr>
                <w:rFonts w:ascii="Arial" w:cs="Arial" w:eastAsia="Arial" w:hAnsi="Arial"/>
                <w:b w:val="false"/>
                <w:bCs w:val="false"/>
                <w:i w:val="false"/>
                <w:iCs w:val="false"/>
                <w:color w:val="000000"/>
                <w:sz w:val="18"/>
                <w:szCs w:val="18"/>
              </w:rPr>
              <w:t xml:space="preserve"> (negative indices): '0.01 = 1/100 = 1/10² = 10⁻² — this is a law we already proved.' Continue row by row for 6 minutes, alternating cold-calls (target: every learner called at least once across the table). After the table is complete, SAY: 'Now read the excerpt silently and underline ONE sentence that surprises you. 3 minutes.' After reading, cold-call 2 learners: 'Faith, what surprised you?' Apply 15-second wait. Conclude Observe phase: 'What you have just noticed — that pH IS the exponent — is exactly the definition of a logarithm. That is what we formalise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Observation with Real Data: using authentic Kenyan pH data grounds the abstract concept of logarithms in a tangible, memorable context. By physically writing [H⁺] as powers of 10 and then reading off the pH, learners are constructing the logarithm relationship themselves before it is named — a form of guided inquiry aligned with NGSS Science and Engineering Practice 3 (Planning and Carrying Out Investigations) adapted for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 with correct powers of 10 for at least 4 of 5 rows. Teacher circulates during table completion; specifically check whether learners correctly write the negative sign in 10⁻² (common omission). If a learner writes 10² instead of 10⁻², ask: 'Is 0.01 greater or less than 1? What does that tell us about the sign of the exponent?' — do NOT simply correct; elicit reasoning.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9rrtszuvc4777g2m1iv2">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w6jpyrwqzmmzvxh2qg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_trtcby2rbu_0a0ozoub">
              <w:r>
                <w:rPr>
                  <w:rFonts w:ascii="Arial" w:cs="Arial" w:eastAsia="Arial" w:hAnsi="Arial"/>
                  <w:color w:val="2E75B6"/>
                  <w:sz w:val="16"/>
                  <w:szCs w:val="16"/>
                  <w:u w:val="single" w:color="2E75B6"/>
                </w:rPr>
                <w:t xml:space="preserve">Negative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nbaxsuasviw0eurwz8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Formal Definition (</w:t>
            </w:r>
            <w:del w:id="9199" w:author="Claude (AI) - proposed" w:date="2026-10-15T20:13:44Z">
              <w:r>
                <w:rPr>
                  <w:rFonts w:ascii="Arial" w:cs="Arial" w:eastAsia="Arial" w:hAnsi="Arial"/>
                  <w:b w:val="false"/>
                  <w:bCs w:val="false"/>
                  <w:i w:val="false"/>
                  <w:iCs w:val="false"/>
                  <w:color w:val="000000"/>
                  <w:sz w:val="18"/>
                  <w:szCs w:val="18"/>
                </w:rPr>
                <w:delText xml:space="preserve">10</w:delText>
              </w:r>
            </w:del>
            <w:ins w:id="9200" w:author="Claude (AI) - proposed" w:date="2026-10-15T20:13:4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The teacher writes on the board: 'log₁₀ x = n  ↔  10ⁿ = x' and reads it aloud twice. Learners copy this into their notes with a box around it. Three worked examples are displayed and completed together: (1) log₁₀ 1,000 = ? → 10? = 1,000 → ? = 3; (2) log₁₀ 0.01 = ? → 10? = 0.01 → ? = −2; (3) log₁₀ 1 = ? → 10? = 1 → ? = 0. Learners then individually complete a six-item rapid conversion table (exponential → log form and log → exponential form) on their worksheet. Part B — Characteristic and Mantissa (12 min). Teacher introduces the decomposition: any common logarithm = characteristic (integer part, can be negative) + mantissa (decimal part, always 0 ≤ mantissa &lt; 1). Using the examples log₁₀ 3,500 ≈ 3.5441: characteristic = 3 (because 1,000 ≤ 3,500 &lt; 10,000, i.e., 10³ ≤ 3,500 &lt; 10⁴), mantissa = 0.5441 (read from table). Kenyan context: 'The tea estate in Kericho ships 3,500 kg per container. log₁₀ 3,500 = 3.5441. The characteristic 3 tells us there are 4 digits — the mantissa 0.5441 gives the precision.' Learners practise identifying the characteristic from the number of digits for eight numbers on their worksheet without using tables. Part C — Reading Four-Figure Tables (</w:t>
            </w:r>
            <w:del w:id="9201" w:author="Claude (AI) - proposed" w:date="2026-10-15T20:13:44Z">
              <w:r>
                <w:rPr>
                  <w:rFonts w:ascii="Arial" w:cs="Arial" w:eastAsia="Arial" w:hAnsi="Arial"/>
                  <w:b w:val="false"/>
                  <w:bCs w:val="false"/>
                  <w:i w:val="false"/>
                  <w:iCs w:val="false"/>
                  <w:color w:val="000000"/>
                  <w:sz w:val="18"/>
                  <w:szCs w:val="18"/>
                </w:rPr>
                <w:delText xml:space="preserve">18</w:delText>
              </w:r>
            </w:del>
            <w:ins w:id="9202" w:author="Claude (AI) - proposed" w:date="2026-10-15T20:13:44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 Each pair receives a physical four-figure logarithm table booklet (or a printed A3 extract). Teacher models on the board: 'To find log₁₀ 356: (1) The characteristic is 2 (3 digits). (2) Look up row 35, column 6 in the table → mantissa = 0.5514. (3) Therefore log₁₀ 356 = 2.5514.' Learners then work in pairs to look up and record log values for: 47, 520, 8.3, 1,200, 0.064 (teacher guides characteristic of the last two), 73.5, 9.99, and 3,142 (π × 1,000 — Kenyan connection to circular tea plantation design). Each pair records their values in a structured Table-Reading Record on the worksheet.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Write the definition slowly, narrating each symbol: 'The small 10 here is the BASE. The n is the EXPONENT — the POWER. This is the same power we have been writing since Lesson 1.' After worked example 2, SAY: 'Remind me — we saw 10⁻² in the pH table. What food had [H⁺] = 10⁻²?' (Wait 10 seconds — expected: lemon juice.) 'Exactly. So log₁₀ 0.01 = −2 is just saying: lemon juice has a hydrogen ion concentration that is 10 to the NEGATIVE 2. Logarithm and pH are the same mathematics.' Cold-call the learner identified in Phase 1 who wrote n = −2 correctly: 'You predicted this in your half-sheet — explain to the class how you knew.' After the six-item rapid conversion, ask learners to self-mark using the answer key projected for 60 seconds. Ask: 'Raise your hand if you got all six correct.' Then: 'Raise your hand if you got five.' Address the most common error. Part B: After modelling characteristic of 3,500, SAY: 'Here is the rule without a table: the characteristic of a number ≥ 1 is one less than the number of digits before the decimal point. Write that rule in a box in your notes.' Give 2 minutes for the eight-item worksheet. Cold-call 3 learners for answers, applying 12-second wait each time. Part C: Model the table lookup TWICE at full speed, narrating every step. Then say: 'Now you and your partner do the same for 47. I will walk around — you have 3 minutes. I must see BOTH partners' fingers on the table simultaneously.' Circulate and check hand positions on the table. After 8 numbers are complete, cold-call one pair per number to share their answer. Record all 8 on the board. </w:t>
            </w:r>
            <w:ins w:id="9203" w:author="Claude (AI) - proposed" w:date="2026-10-15T20:13:44Z">
              <w:r>
                <w:rPr>
                  <w:rFonts w:ascii="Arial" w:cs="Arial" w:eastAsia="Arial" w:hAnsi="Arial"/>
                  <w:b w:val="false"/>
                  <w:bCs w:val="false"/>
                  <w:i w:val="false"/>
                  <w:iCs w:val="false"/>
                  <w:color w:val="000000"/>
                  <w:sz w:val="18"/>
                  <w:szCs w:val="18"/>
                </w:rPr>
                <w:t xml:space="preserve">Answers for you (four-figure tables): log 47 = 1.6721; log 520 = 2.7160; log 8.3 = 0.9191; log 1,200 = 3.0792; log 0.064 = 2̄.8062, which means −2 + 0.8062 = −1.1938 (the characteristic is negative, the mantissa stays positive); log 73.5 = 1.8663; log 9.99 = 0.9996; log 3,142 = 3.4972 (row 31, column 4 gives 0.4969, then add the mean difference 3 for the fourth digit 2). Teach the mean-difference columns with 3,142, because it is the only four-digit number in the list. </w:t>
              </w:r>
            </w:ins>
            <w:r>
              <w:rPr>
                <w:rFonts w:ascii="Arial" w:cs="Arial" w:eastAsia="Arial" w:hAnsi="Arial"/>
                <w:b w:val="false"/>
                <w:bCs w:val="false"/>
                <w:i w:val="false"/>
                <w:iCs w:val="false"/>
                <w:color w:val="000000"/>
                <w:sz w:val="18"/>
                <w:szCs w:val="18"/>
              </w:rPr>
              <w:t xml:space="preserve">SAY: 'Look at the last entry — 3,142. That is π × 1,000. Agronomists at KALRO in Nairobi sometimes compute the circumference of a circular test plantation — now you can find the logarithm of that number in under 20 seconds.'</w:t>
            </w:r>
            <w:ins w:id="9204" w:author="Claude (AI) - proposed" w:date="2026-10-15T20:13:44Z">
              <w:r>
                <w:rPr>
                  <w:rFonts w:ascii="Arial" w:cs="Arial" w:eastAsia="Arial" w:hAnsi="Arial"/>
                  <w:b w:val="false"/>
                  <w:bCs w:val="false"/>
                  <w:i w:val="false"/>
                  <w:iCs w:val="false"/>
                  <w:color w:val="000000"/>
                  <w:sz w:val="18"/>
                  <w:szCs w:val="18"/>
                </w:rPr>
                <w:t xml:space="preserve"> ACCESSIBILITY: give learners with low vision or tracking difficulty an enlarged table extract and a ruler or card strip to follow the row; learners who find table reading hard may first use the calculator and then check against the table, and may explain a lookup aloud instead of writing every step.</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Concept-Definition-Application Cycle (CDA) with Phenomenon Anchoring: the teacher first formalises the concept (log definition), then builds the structural sub-concept (characteristic + mantissa), then immediately applies it to the procedural skill (table reading) — each step re-anchored to the Kericho tea phenomenon or the pH supporting phenomenon. This prevents the definition from floating free of meaning. NGSS Practice 6 (Constructing Explanations) is embedded as learners articulate in writing why the characteristic of 3,500 is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checkpoints: (1) Six-item rapid conversion self-mark — teacher notes class accuracy rate. If &gt;25% miss items involving negative logs (e.g., log₁₀ 0.001), pause and reteach using the pH table before moving to Part B. (2) Eight-item characteristic identification — teacher collects three randomly selected worksheets and checks during pair work; any learner writing characteristic = (number of digits) rather than (digits − 1) is flagged for targeted support. (3) Table-reading record — teacher verifies log₁₀ 47 = 1.6721 ± 0.0001 and log₁₀ 520 = 2.7160 ± 0.0001 as a quick accuracy check; pairs with both values correct are considered fluent; pairs with errors are re-shown the table structure.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5np0uyycjzas8ikm8soj">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1zrkhwa_n3eqnxhpn6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fvce6tuuhf9byaonfisq">
              <w:r>
                <w:rPr>
                  <w:rFonts w:ascii="Arial" w:cs="Arial" w:eastAsia="Arial" w:hAnsi="Arial"/>
                  <w:color w:val="2E75B6"/>
                  <w:sz w:val="16"/>
                  <w:szCs w:val="16"/>
                  <w:u w:val="single" w:color="2E75B6"/>
                </w:rPr>
                <w:t xml:space="preserve">Negative Exponents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xaafgolrk0rlp2i-nb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In pairs, they write two sticky notes: (A) one GREEN note titled 'What we NOW know' — must include at least one sentence using the words 'characteristic,' 'mantissa,' and 'four-figure table'; (B) one ORANGE note titled 'New question raised' — a genuine question that this lesson has created about using logs in the tea-farm calculation. Pairs post their notes on the DQB. The teacher reads 3–4 orange notes aloud and previews: 'Lesson </w:t>
            </w:r>
            <w:del w:id="9205" w:author="Claude (AI) - proposed" w:date="2026-10-15T20:13:44Z">
              <w:r>
                <w:rPr>
                  <w:rFonts w:ascii="Arial" w:cs="Arial" w:eastAsia="Arial" w:hAnsi="Arial"/>
                  <w:b w:val="false"/>
                  <w:bCs w:val="false"/>
                  <w:i w:val="false"/>
                  <w:iCs w:val="false"/>
                  <w:color w:val="000000"/>
                  <w:sz w:val="18"/>
                  <w:szCs w:val="18"/>
                </w:rPr>
                <w:delText xml:space="preserve">5</w:delText>
              </w:r>
            </w:del>
            <w:ins w:id="9206" w:author="Claude (AI) - proposed" w:date="2026-10-15T20:13:4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will answer exactly THIS question — how do we multiply two large numbers using the log table we just learned to read?'. The class reviews the original prediction sticky notes from Phase 1 and learners physically move any note they now believe to be correct from the 'What we THINK' column to the 'What we KNOW'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pairs 4 minutes for sticky notes. As they write, circulate and prompt any pair whose green note lacks mathematical precision: 'Can you write the actual definition — log₁₀ x = n means…?' Post the notes quickly. Read 3 orange 'new question' notes aloud, naming the pair: 'Amina and Koech ask — if you can use logs to multiply, can you use them to divide too? Excellent question. Keep it on the board.' Point to the original Phase 1 predictions: 'Look at our board from the start of the lesson. Which of these predictions were right? Let us move them.' Guide this physically — do not simply announce answers. SAY: 'The driving question asks how logarithms help the tea farmer. Today's lesson gave us the key that unlocks that question — we now know WHAT a logarithm is. Next lesson we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Revision Strategy: the physical act of moving sticky notes from 'think' to 'know' externalises metacognitive growth. The orange 'new question' notes ensure learners are not passive recipients but active generators of the next inquiry step — directly aligned with KICD's emphasis on learner-centred, inquiry-based pedagogy and NGSS Practice 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green sticky note must contain the log definition in symbolic form (log₁₀ x = n ↔ 10ⁿ = x) or an equivalent statement. Teacher checks notes as they are posted; any note missing the symbolic definition is returned to the pair with the prompt: 'Show me the mathematical relationship — not just the words.' Count of orange notes mentioning multiplication/division (expected: majority) confirms learners have grasped the lesson's connective role in the storyline.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pl94dcf29abfu301g0gf">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dx5b6txhh3oslriuo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7gptj_2mdor0i7u6vsl9">
              <w:r>
                <w:rPr>
                  <w:rFonts w:ascii="Arial" w:cs="Arial" w:eastAsia="Arial" w:hAnsi="Arial"/>
                  <w:color w:val="2E75B6"/>
                  <w:sz w:val="16"/>
                  <w:szCs w:val="16"/>
                  <w:u w:val="single" w:color="2E75B6"/>
                </w:rPr>
                <w:t xml:space="preserve">Negative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iy0ajlvhplmuzct1gg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w:t>
            </w:r>
            <w:del w:id="9207" w:author="Claude (AI) - proposed" w:date="2026-10-15T20:13:44Z">
              <w:r>
                <w:rPr>
                  <w:rFonts w:ascii="Arial" w:cs="Arial" w:eastAsia="Arial" w:hAnsi="Arial"/>
                  <w:b w:val="false"/>
                  <w:bCs w:val="false"/>
                  <w:i w:val="false"/>
                  <w:iCs w:val="false"/>
                  <w:color w:val="000000"/>
                  <w:sz w:val="18"/>
                  <w:szCs w:val="18"/>
                </w:rPr>
                <w:delText xml:space="preserve">cumulative unit model —</w:delText>
              </w:r>
            </w:del>
            <w:ins w:id="9208" w:author="Claude (AI) - proposed" w:date="2026-10-15T20:13:44Z">
              <w:r>
                <w:rPr>
                  <w:rFonts w:ascii="Arial" w:cs="Arial" w:eastAsia="Arial" w:hAnsi="Arial"/>
                  <w:b w:val="false"/>
                  <w:bCs w:val="false"/>
                  <w:i w:val="false"/>
                  <w:iCs w:val="false"/>
                  <w:color w:val="000000"/>
                  <w:sz w:val="18"/>
                  <w:szCs w:val="18"/>
                </w:rPr>
                <w:t xml:space="preserve">Indices and Logarithms Concept Map (begun as Draft Model 1 in Lesson 1), now organised as</w:t>
              </w:r>
            </w:ins>
            <w:r>
              <w:rPr>
                <w:rFonts w:ascii="Arial" w:cs="Arial" w:eastAsia="Arial" w:hAnsi="Arial"/>
                <w:b w:val="false"/>
                <w:bCs w:val="false"/>
                <w:i w:val="false"/>
                <w:iCs w:val="false"/>
                <w:color w:val="000000"/>
                <w:sz w:val="18"/>
                <w:szCs w:val="18"/>
              </w:rPr>
              <w:t xml:space="preserve"> a two-column poster</w:t>
            </w:r>
            <w:del w:id="9209" w:author="Claude (AI) - proposed" w:date="2026-10-15T20:13:44Z">
              <w:r>
                <w:rPr>
                  <w:rFonts w:ascii="Arial" w:cs="Arial" w:eastAsia="Arial" w:hAnsi="Arial"/>
                  <w:b w:val="false"/>
                  <w:bCs w:val="false"/>
                  <w:i w:val="false"/>
                  <w:iCs w:val="false"/>
                  <w:color w:val="000000"/>
                  <w:sz w:val="18"/>
                  <w:szCs w:val="18"/>
                </w:rPr>
                <w:delText xml:space="preserve"> begun in Lesson 1</w:delText>
              </w:r>
            </w:del>
            <w:r>
              <w:rPr>
                <w:rFonts w:ascii="Arial" w:cs="Arial" w:eastAsia="Arial" w:hAnsi="Arial"/>
                <w:b w:val="false"/>
                <w:bCs w:val="false"/>
                <w:i w:val="false"/>
                <w:iCs w:val="false"/>
                <w:color w:val="000000"/>
                <w:sz w:val="18"/>
                <w:szCs w:val="18"/>
              </w:rPr>
              <w:t xml:space="preserve"> with the headings 'INDEX SIDE' and 'LOGARITHM SIDE.' In Lessons 1–3 they populated the INDEX SIDE with: repeated multiplication → index notation → laws of indices → tea-farm harvest calculation in index form. Today they begin populating the LOGARITHM SIDE for the first time. Using a guided model-revision template on their worksheet, each learner adds: (1) the formal definition box (log₁₀ x = n ↔ 10ⁿ = x) with an arrow connecting it to '10³ = 1,000' already on the INDEX SIDE; (2) a characteristic-mantissa decomposition diagram for log₁₀ 3,500 = 3.5441 (annotated with what each part means in the tea-farm context); (3) a 'bridge statement' in their own words: 'A logarithm is the EXPONENT, rewritten on the left side of the equation. The four-figure table gives me the mantissa of that exponent for any number I choose.' Finally, learners sketch a simple arrow diagram showing: LARGE NUMBER → log table → LOGARITHM (char + mantissa) → [to be completed in </w:t>
            </w:r>
            <w:del w:id="9210" w:author="Claude (AI) - proposed" w:date="2026-10-15T20:13:44Z">
              <w:r>
                <w:rPr>
                  <w:rFonts w:ascii="Arial" w:cs="Arial" w:eastAsia="Arial" w:hAnsi="Arial"/>
                  <w:b w:val="false"/>
                  <w:bCs w:val="false"/>
                  <w:i w:val="false"/>
                  <w:iCs w:val="false"/>
                  <w:color w:val="000000"/>
                  <w:sz w:val="18"/>
                  <w:szCs w:val="18"/>
                </w:rPr>
                <w:delText xml:space="preserve">Lesson 5:</w:delText>
              </w:r>
            </w:del>
            <w:ins w:id="9211" w:author="Claude (AI) - proposed" w:date="2026-10-15T20:13:44Z">
              <w:r>
                <w:rPr>
                  <w:rFonts w:ascii="Arial" w:cs="Arial" w:eastAsia="Arial" w:hAnsi="Arial"/>
                  <w:b w:val="false"/>
                  <w:bCs w:val="false"/>
                  <w:i w:val="false"/>
                  <w:iCs w:val="false"/>
                  <w:color w:val="000000"/>
                  <w:sz w:val="18"/>
                  <w:szCs w:val="18"/>
                </w:rPr>
                <w:t xml:space="preserve">Lessons 5 and 6: → antilog (Lesson 5)</w:t>
              </w:r>
            </w:ins>
            <w:r>
              <w:rPr>
                <w:rFonts w:ascii="Arial" w:cs="Arial" w:eastAsia="Arial" w:hAnsi="Arial"/>
                <w:b w:val="false"/>
                <w:bCs w:val="false"/>
                <w:i w:val="false"/>
                <w:iCs w:val="false"/>
                <w:color w:val="000000"/>
                <w:sz w:val="18"/>
                <w:szCs w:val="18"/>
              </w:rPr>
              <w:t xml:space="preserve"> → ADD logs → </w:t>
            </w:r>
            <w:del w:id="9212" w:author="Claude (AI) - proposed" w:date="2026-10-15T20:13:44Z">
              <w:r>
                <w:rPr>
                  <w:rFonts w:ascii="Arial" w:cs="Arial" w:eastAsia="Arial" w:hAnsi="Arial"/>
                  <w:b w:val="false"/>
                  <w:bCs w:val="false"/>
                  <w:i w:val="false"/>
                  <w:iCs w:val="false"/>
                  <w:color w:val="000000"/>
                  <w:sz w:val="18"/>
                  <w:szCs w:val="18"/>
                </w:rPr>
                <w:delText xml:space="preserve">antilog → PRODUCT</w:delText>
              </w:r>
            </w:del>
            <w:ins w:id="9213" w:author="Claude (AI) - proposed" w:date="2026-10-15T20:13:44Z">
              <w:r>
                <w:rPr>
                  <w:rFonts w:ascii="Arial" w:cs="Arial" w:eastAsia="Arial" w:hAnsi="Arial"/>
                  <w:b w:val="false"/>
                  <w:bCs w:val="false"/>
                  <w:i w:val="false"/>
                  <w:iCs w:val="false"/>
                  <w:color w:val="000000"/>
                  <w:sz w:val="18"/>
                  <w:szCs w:val="18"/>
                </w:rPr>
                <w:t xml:space="preserve">PRODUCT (Lesson 6)</w:t>
              </w:r>
            </w:ins>
            <w:r>
              <w:rPr>
                <w:rFonts w:ascii="Arial" w:cs="Arial" w:eastAsia="Arial" w:hAnsi="Arial"/>
                <w:b w:val="false"/>
                <w:bCs w:val="false"/>
                <w:i w:val="false"/>
                <w:iCs w:val="false"/>
                <w:color w:val="000000"/>
                <w:sz w:val="18"/>
                <w:szCs w:val="18"/>
              </w:rPr>
              <w:t xml:space="preserve">]. The last</w:t>
            </w:r>
            <w:del w:id="9214" w:author="Claude (AI) - proposed" w:date="2026-10-15T20:13:44Z">
              <w:r>
                <w:rPr>
                  <w:rFonts w:ascii="Arial" w:cs="Arial" w:eastAsia="Arial" w:hAnsi="Arial"/>
                  <w:b w:val="false"/>
                  <w:bCs w:val="false"/>
                  <w:i w:val="false"/>
                  <w:iCs w:val="false"/>
                  <w:color w:val="000000"/>
                  <w:sz w:val="18"/>
                  <w:szCs w:val="18"/>
                </w:rPr>
                <w:delText xml:space="preserve"> two</w:delText>
              </w:r>
            </w:del>
            <w:r>
              <w:rPr>
                <w:rFonts w:ascii="Arial" w:cs="Arial" w:eastAsia="Arial" w:hAnsi="Arial"/>
                <w:b w:val="false"/>
                <w:bCs w:val="false"/>
                <w:i w:val="false"/>
                <w:iCs w:val="false"/>
                <w:color w:val="000000"/>
                <w:sz w:val="18"/>
                <w:szCs w:val="18"/>
              </w:rPr>
              <w:t xml:space="preserve"> boxes are left blank with a dotted outline labelled '</w:t>
            </w:r>
            <w:del w:id="9215" w:author="Claude (AI) - proposed" w:date="2026-10-15T20:13:44Z">
              <w:r>
                <w:rPr>
                  <w:rFonts w:ascii="Arial" w:cs="Arial" w:eastAsia="Arial" w:hAnsi="Arial"/>
                  <w:b w:val="false"/>
                  <w:bCs w:val="false"/>
                  <w:i w:val="false"/>
                  <w:iCs w:val="false"/>
                  <w:color w:val="000000"/>
                  <w:sz w:val="18"/>
                  <w:szCs w:val="18"/>
                </w:rPr>
                <w:delText xml:space="preserve">Lesson 5</w:delText>
              </w:r>
            </w:del>
            <w:ins w:id="9216" w:author="Claude (AI) - proposed" w:date="2026-10-15T20:13:44Z">
              <w:r>
                <w:rPr>
                  <w:rFonts w:ascii="Arial" w:cs="Arial" w:eastAsia="Arial" w:hAnsi="Arial"/>
                  <w:b w:val="false"/>
                  <w:bCs w:val="false"/>
                  <w:i w:val="false"/>
                  <w:iCs w:val="false"/>
                  <w:color w:val="000000"/>
                  <w:sz w:val="18"/>
                  <w:szCs w:val="18"/>
                </w:rPr>
                <w:t xml:space="preserve">Lessons 5-6</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model-revision template or direct learners to their cumulative poster. SAY: 'Your model so far lives entirely on the INDEX SIDE. Today we open the LOGARITHM SIDE. This is the moment the fellow farmer's trick starts to make sense.' Give 8 minutes for individual model revision. Circulate and look for three things: (a) the bidirectional arrow between log definition and the index notation already in the model; (b) correct labelling of characteristic vs. mantissa; (c) the bridge statement in the learner's own words. After 8 minutes, ask two volunteers to read their bridge statement aloud. After each, ask the class: 'Does that bridge statement capture what we learned? Thumbs up / sideways / down.' Use sideways thumbs as a prompt: 'What would you add or change?' Close with: 'The dotted boxes you left blank are the payoff of this entire unit. In </w:t>
            </w:r>
            <w:del w:id="9217" w:author="Claude (AI) - proposed" w:date="2026-10-15T20:13:44Z">
              <w:r>
                <w:rPr>
                  <w:rFonts w:ascii="Arial" w:cs="Arial" w:eastAsia="Arial" w:hAnsi="Arial"/>
                  <w:b w:val="false"/>
                  <w:bCs w:val="false"/>
                  <w:i w:val="false"/>
                  <w:iCs w:val="false"/>
                  <w:color w:val="000000"/>
                  <w:sz w:val="18"/>
                  <w:szCs w:val="18"/>
                </w:rPr>
                <w:delText xml:space="preserve">Lesson 5</w:delText>
              </w:r>
            </w:del>
            <w:ins w:id="9218" w:author="Claude (AI) - proposed" w:date="2026-10-15T20:13:44Z">
              <w:r>
                <w:rPr>
                  <w:rFonts w:ascii="Arial" w:cs="Arial" w:eastAsia="Arial" w:hAnsi="Arial"/>
                  <w:b w:val="false"/>
                  <w:bCs w:val="false"/>
                  <w:i w:val="false"/>
                  <w:iCs w:val="false"/>
                  <w:color w:val="000000"/>
                  <w:sz w:val="18"/>
                  <w:szCs w:val="18"/>
                </w:rPr>
                <w:t xml:space="preserve">Lessons 5 and 6</w:t>
              </w:r>
            </w:ins>
            <w:r>
              <w:rPr>
                <w:rFonts w:ascii="Arial" w:cs="Arial" w:eastAsia="Arial" w:hAnsi="Arial"/>
                <w:b w:val="false"/>
                <w:bCs w:val="false"/>
                <w:i w:val="false"/>
                <w:iCs w:val="false"/>
                <w:color w:val="000000"/>
                <w:sz w:val="18"/>
                <w:szCs w:val="18"/>
              </w:rPr>
              <w:t xml:space="preserve">, you will fill them in — and when you do, you will have solved the tea-farm manager's problem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Conceptual Model Revision (CCMR): maintaining a single evolving model across all 8 lessons makes the conceptual architecture of the unit visible. By leaving Lesson 5 boxes deliberately blank, the teacher creates productive anticipation (a 'conceptual cliffhanger') and signals that today's content is a necessary — but incomplete — piece of a larger explanation. This directly mirrors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Task (final 3 minutes): each learner individually writes on the back of their worksheet: 'Without using a table, state log₁₀ 10,000 and give the characteristic and mantissa of log₁₀ 2,500 (hint: characteristic only — no table needed for characteristic).' Expected responses: log₁₀ 10,000 = 4; characteristic of log₁₀ 2,500 = 3 (four digits before decimal point, minus 1). Teacher collects these as the learners leave. Any learner who cannot state log₁₀ 10,000 = 4 will receive a five-minute review at the start of Lesson 5 connecting 10⁴ = 10,000 back to the index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lesson record book:</w:t>
            </w:r>
          </w:p>
          <w:p>
            <w:pPr>
              <w:keepNext w:val="false"/>
              <w:spacing w:after="40" w:before="0"/>
              <w:jc w:val="left"/>
            </w:pPr>
            <w:r>
              <w:rPr>
                <w:rFonts w:ascii="Arial" w:cs="Arial" w:eastAsia="Arial" w:hAnsi="Arial"/>
                <w:b w:val="false"/>
                <w:bCs w:val="false"/>
                <w:i w:val="false"/>
                <w:iCs w:val="false"/>
                <w:color w:val="000000"/>
                <w:sz w:val="18"/>
                <w:szCs w:val="18"/>
              </w:rPr>
              <w:t xml:space="preserve">1. DEFINITION FLUENCY: Could learners move fluently between exponential form and logarithmic form (both directions) during the six-item rapid conversion? If more than 25% struggled, consider opening Lesson 5 with a two-minute 'log ↔ exponential' oral drill before proceeding to multiplication using logs.</w:t>
            </w:r>
          </w:p>
          <w:p>
            <w:pPr>
              <w:keepNext w:val="false"/>
              <w:spacing w:after="40" w:before="0"/>
              <w:jc w:val="left"/>
            </w:pPr>
            <w:r>
              <w:rPr>
                <w:rFonts w:ascii="Arial" w:cs="Arial" w:eastAsia="Arial" w:hAnsi="Arial"/>
                <w:b w:val="false"/>
                <w:bCs w:val="false"/>
                <w:i w:val="false"/>
                <w:iCs w:val="false"/>
                <w:color w:val="000000"/>
                <w:sz w:val="18"/>
                <w:szCs w:val="18"/>
              </w:rPr>
              <w:t xml:space="preserve">2. NEGATIVE CHARACTERISTICS: Did learners correctly handle log₁₀ 0.01 = −2 and relate it to the pH phenomenon? Confusion about negative characteristics is the most common block that will impede Lesson 6 (division using logarithms of numbers less than 1). If confusion persists, use the lemon-juice pH anchor ('the farmer tests soil pH 4.5 — what is [H⁺]?') as a re-entry point.</w:t>
            </w:r>
          </w:p>
          <w:p>
            <w:pPr>
              <w:keepNext w:val="false"/>
              <w:spacing w:after="40" w:before="0"/>
              <w:jc w:val="left"/>
            </w:pPr>
            <w:r>
              <w:rPr>
                <w:rFonts w:ascii="Arial" w:cs="Arial" w:eastAsia="Arial" w:hAnsi="Arial"/>
                <w:b w:val="false"/>
                <w:bCs w:val="false"/>
                <w:i w:val="false"/>
                <w:iCs w:val="false"/>
                <w:color w:val="000000"/>
                <w:sz w:val="18"/>
                <w:szCs w:val="18"/>
              </w:rPr>
              <w:t xml:space="preserve">3. TABLE-READING FLUENCY: Were both members of each pair using their fingers on the physical table simultaneously (as instructed)? Passive partners often become lost when table reading advances to anti-logarithms in Lesson 5. Identify pairs where only one learner is doing the table work and restructure pairs if needed.</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orange 'new question' sticky notes show genuine forward curiosity about multiplication/division via logs, or were they superficial? Shallow orange notes suggest learners have not yet connected today's definition lesson to the phenomenon's unanswered puzzle. If so, re-read the phenomenon aloud at the start of Lesson 5 and explicitly ask: 'The fellow farmer added two numbers from a table. TODAY we learn what he added — and why adding works.'</w:t>
            </w:r>
          </w:p>
          <w:p>
            <w:pPr>
              <w:keepNext w:val="false"/>
              <w:spacing w:after="40" w:before="0"/>
              <w:jc w:val="left"/>
            </w:pPr>
            <w:r>
              <w:rPr>
                <w:rFonts w:ascii="Arial" w:cs="Arial" w:eastAsia="Arial" w:hAnsi="Arial"/>
                <w:b w:val="false"/>
                <w:bCs w:val="false"/>
                <w:i w:val="false"/>
                <w:iCs w:val="false"/>
                <w:color w:val="000000"/>
                <w:sz w:val="18"/>
                <w:szCs w:val="18"/>
              </w:rPr>
              <w:t xml:space="preserve">5. MODEL COHERENCE: Check three randomly selected cumulative models for the bidirectional arrow connecting the log definition on the LOGARITHM SIDE to the existing index notation on the INDEX SIDE. This arrow is the conceptual spine of the unit. If it is missing, the learner has not yet grasped that a logarithm IS an exponent — the central insight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 data table featuring common Kenyan foods and liquids (lemon juice, uji, Rift Valley dairy milk, </w:t>
            </w:r>
            <w:del w:id="9219" w:author="Claude (AI) - proposed" w:date="2026-10-15T20:13:44Z">
              <w:r>
                <w:rPr>
                  <w:rFonts w:ascii="Arial" w:cs="Arial" w:eastAsia="Arial" w:hAnsi="Arial"/>
                  <w:b w:val="false"/>
                  <w:bCs w:val="false"/>
                  <w:i w:val="false"/>
                  <w:iCs w:val="false"/>
                  <w:color w:val="000000"/>
                  <w:sz w:val="18"/>
                  <w:szCs w:val="18"/>
                </w:rPr>
                <w:delText xml:space="preserve">Lake Naivasha</w:delText>
              </w:r>
            </w:del>
            <w:ins w:id="9220" w:author="Claude (AI) - proposed" w:date="2026-10-15T20:13:44Z">
              <w:r>
                <w:rPr>
                  <w:rFonts w:ascii="Arial" w:cs="Arial" w:eastAsia="Arial" w:hAnsi="Arial"/>
                  <w:b w:val="false"/>
                  <w:bCs w:val="false"/>
                  <w:i w:val="false"/>
                  <w:iCs w:val="false"/>
                  <w:color w:val="000000"/>
                  <w:sz w:val="18"/>
                  <w:szCs w:val="18"/>
                </w:rPr>
                <w:t xml:space="preserve">clean drinking</w:t>
              </w:r>
            </w:ins>
            <w:r>
              <w:rPr>
                <w:rFonts w:ascii="Arial" w:cs="Arial" w:eastAsia="Arial" w:hAnsi="Arial"/>
                <w:b w:val="false"/>
                <w:bCs w:val="false"/>
                <w:i w:val="false"/>
                <w:iCs w:val="false"/>
                <w:color w:val="000000"/>
                <w:sz w:val="18"/>
                <w:szCs w:val="18"/>
              </w:rPr>
              <w:t xml:space="preserve"> water) in which hydrogen ion concentrations were expressed as negative powers of 10. They noticed that the pH value of each substance equals the magnitude of the exponent of its [H⁺] concentration, and that a change of 1 pH unit corresponds to a tenfold change in concentration — mirroring the tea-farm phenomenon where changing an exponent by 1 doubles the harvest.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formal definition of the common logarithm: log₁₀ x = n if and only if 10ⁿ = x. They learned to decompose any common logarithm into its characteristic (the integer part, equal to one less than the number of digits before the decimal point for numbers ≥ 1) and its mantissa (the non-negative decimal part, read from a four-figure table). They practised reading the mantissa from a physical four-figure logarithm table for eight numbers including 3,142 (π × 1,000, connected to circular plantation geometry).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logarithm is simply the exponent rewritten on the left side of the equation — the same exponent they have been working with since Lesson 1 in index notation. They articulated why the characteristic of log₁₀ 3,500 is 3 (because 10³ ≤ 3,500 &lt; 10⁴) and connected the negative-characteristic logarithm log₁₀ 0.01 = −2 to the pH phenomenon (lemon juice [H⁺] = 10⁻² mol/L). They began populating the LOGARITHM SIDE of their cumulative unit model and left the 'add logs → antilog → product' boxes blank as a bridge to </w:t>
            </w:r>
            <w:del w:id="9221" w:author="Claude (AI) - proposed" w:date="2026-10-15T20:13:44Z">
              <w:r>
                <w:rPr>
                  <w:rFonts w:ascii="Arial" w:cs="Arial" w:eastAsia="Arial" w:hAnsi="Arial"/>
                  <w:b w:val="false"/>
                  <w:bCs w:val="false"/>
                  <w:i w:val="false"/>
                  <w:iCs w:val="false"/>
                  <w:color w:val="000000"/>
                  <w:sz w:val="18"/>
                  <w:szCs w:val="18"/>
                </w:rPr>
                <w:delText xml:space="preserve">Lesson 5</w:delText>
              </w:r>
            </w:del>
            <w:ins w:id="9222" w:author="Claude (AI) - proposed" w:date="2026-10-15T20:13:44Z">
              <w:r>
                <w:rPr>
                  <w:rFonts w:ascii="Arial" w:cs="Arial" w:eastAsia="Arial" w:hAnsi="Arial"/>
                  <w:b w:val="false"/>
                  <w:bCs w:val="false"/>
                  <w:i w:val="false"/>
                  <w:iCs w:val="false"/>
                  <w:color w:val="000000"/>
                  <w:sz w:val="18"/>
                  <w:szCs w:val="18"/>
                </w:rPr>
                <w:t xml:space="preserve">Lessons 5 and 6</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zrrad2wy4lncrtojzst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ojiiy1qafazmhjyrq0t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Using Mathematical Tables and Calculators for Logarithms and Antilogarithms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build systematic fluency in reading both logarithm and antilogarithm tables, and cross-check every result with a scientific calculator, using M-Pesa transaction volumes as the source of large numbers — advancing the unit's central question of how logarithms convert unwieldy multiplication into simple addition.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the antilogarithm of x is 10ˣ, and that antilog tables reverse the process of log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role of the characteristic in placing the decimal point when finding an antilogarithm</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full table-reading procedure for both log and antilog tables, including use of the difference columns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a scientific calculator's log and 10ˣ (or INV log) keys give the same results as four-figure tables, to four significant figures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Read a four-figure logarithm table to find log₁₀ N for any N between 1 and 9999, using the mean-difference columns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a four-figure antilogarithm table to find 10ˣ for any x between 0 and 0.9999, and apply the characteristic to position the decimal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Use a scientific calculator to verify log₁₀ N and 10ˣ values and reconcile minor rounding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full log → operation → antilog workflow to a multiplication problem drawn from the M-Pesa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tables are a powerful, universally accessible tool — usable even without electricity — mirroring the Kericho farmer's ability to compute without a calculator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precision and patience in reading tables, recognising that a one-digit error in the difference column can produce a large error in the final answer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23" w:author="Claude (AI) - proposed" w:date="2026-10-15T20:13:44Z">
              <w:r>
                <w:rPr>
                  <w:rFonts w:ascii="Arial" w:cs="Arial" w:eastAsia="Arial" w:hAnsi="Arial"/>
                  <w:b w:val="false"/>
                  <w:bCs w:val="false"/>
                  <w:i w:val="false"/>
                  <w:iCs w:val="false"/>
                  <w:color w:val="000000"/>
                  <w:sz w:val="18"/>
                  <w:szCs w:val="18"/>
                </w:rPr>
                <w:delText xml:space="preserve">How do we use logarithms in computations?</w:delText>
              </w:r>
            </w:del>
            <w:ins w:id="9224" w:author="Claude (AI) - proposed" w:date="2026-10-15T20:13:44Z">
              <w:r>
                <w:rPr>
                  <w:rFonts w:ascii="Arial" w:cs="Arial" w:eastAsia="Arial" w:hAnsi="Arial"/>
                  <w:b w:val="false"/>
                  <w:bCs w:val="false"/>
                  <w:i w:val="false"/>
                  <w:iCs w:val="false"/>
                  <w:color w:val="000000"/>
                  <w:sz w:val="18"/>
                  <w:szCs w:val="18"/>
                </w:rPr>
                <w:t xml:space="preserve">KICD key inquiry question: Why do we use indices and logarithms? Lesson focus: How do we use logarithms in computations?</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what logarithms are and how to find the log of a number. Lesson 5 completes the two-way journey: students can now move from number → logarithm (log table) AND from logarithm → number (antilog table). This unlocks the full computational chain — log, operate, antilog — that the Kericho farmer's colleague used to multiply enormous harvest figures in under two minutes, and that the M-Pesa supporting phenomenon makes viscerally real.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scientific calculators have charged batteries or are solar-powered. If shared devices are used, establish a clear rotation protocol so all learners get hands-on calculator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sits at the pivot point of the unit: students have learned what logarithms are and how to read a log table (Lesson 4); now they learn the reverse — the antilogarithm — and practise the complete log-table workflow end to end. The lesson opens with a striking M-Pesa statistic: </w:t>
            </w:r>
            <w:del w:id="9225" w:author="Claude (AI) - proposed" w:date="2026-10-15T20:13:44Z">
              <w:r>
                <w:rPr>
                  <w:rFonts w:ascii="Arial" w:cs="Arial" w:eastAsia="Arial" w:hAnsi="Arial"/>
                  <w:b w:val="false"/>
                  <w:bCs w:val="false"/>
                  <w:i w:val="false"/>
                  <w:iCs w:val="false"/>
                  <w:color w:val="000000"/>
                  <w:sz w:val="18"/>
                  <w:szCs w:val="18"/>
                </w:rPr>
                <w:delText xml:space="preserve">Safaricom's network processes approximately</w:delText>
              </w:r>
            </w:del>
            <w:ins w:id="9226" w:author="Claude (AI) - proposed" w:date="2026-10-15T20:13:44Z">
              <w:r>
                <w:rPr>
                  <w:rFonts w:ascii="Arial" w:cs="Arial" w:eastAsia="Arial" w:hAnsi="Arial"/>
                  <w:b w:val="false"/>
                  <w:bCs w:val="false"/>
                  <w:i w:val="false"/>
                  <w:iCs w:val="false"/>
                  <w:color w:val="000000"/>
                  <w:sz w:val="18"/>
                  <w:szCs w:val="18"/>
                </w:rPr>
                <w:t xml:space="preserve">Imagine about</w:t>
              </w:r>
            </w:ins>
            <w:r>
              <w:rPr>
                <w:rFonts w:ascii="Arial" w:cs="Arial" w:eastAsia="Arial" w:hAnsi="Arial"/>
                <w:b w:val="false"/>
                <w:bCs w:val="false"/>
                <w:i w:val="false"/>
                <w:iCs w:val="false"/>
                <w:color w:val="000000"/>
                <w:sz w:val="18"/>
                <w:szCs w:val="18"/>
              </w:rPr>
              <w:t xml:space="preserve"> 1.7 × 10⁷ </w:t>
            </w:r>
            <w:del w:id="9227" w:author="Claude (AI) - proposed" w:date="2026-10-15T20:13:44Z">
              <w:r>
                <w:rPr>
                  <w:rFonts w:ascii="Arial" w:cs="Arial" w:eastAsia="Arial" w:hAnsi="Arial"/>
                  <w:b w:val="false"/>
                  <w:bCs w:val="false"/>
                  <w:i w:val="false"/>
                  <w:iCs w:val="false"/>
                  <w:color w:val="000000"/>
                  <w:sz w:val="18"/>
                  <w:szCs w:val="18"/>
                </w:rPr>
                <w:delText xml:space="preserve">transactions every single day across Kenya</w:delText>
              </w:r>
            </w:del>
            <w:ins w:id="9228" w:author="Claude (AI) - proposed" w:date="2026-10-15T20:13:44Z">
              <w:r>
                <w:rPr>
                  <w:rFonts w:ascii="Arial" w:cs="Arial" w:eastAsia="Arial" w:hAnsi="Arial"/>
                  <w:b w:val="false"/>
                  <w:bCs w:val="false"/>
                  <w:i w:val="false"/>
                  <w:iCs w:val="false"/>
                  <w:color w:val="000000"/>
                  <w:sz w:val="18"/>
                  <w:szCs w:val="18"/>
                </w:rPr>
                <w:t xml:space="preserve">(17 million) M-Pesa transactions on a busy day (a round number for this exercise, not an official Safaricom statistic)</w:t>
              </w:r>
            </w:ins>
            <w:r>
              <w:rPr>
                <w:rFonts w:ascii="Arial" w:cs="Arial" w:eastAsia="Arial" w:hAnsi="Arial"/>
                <w:b w:val="false"/>
                <w:bCs w:val="false"/>
                <w:i w:val="false"/>
                <w:iCs w:val="false"/>
                <w:color w:val="000000"/>
                <w:sz w:val="18"/>
                <w:szCs w:val="18"/>
              </w:rPr>
              <w:t xml:space="preserve">. A farm manager in Kericho receiving payment for a tea shipment, or a maize trader in Eldoret settling a bulk order, is one node in that vast network. The teacher poses the puzzle: if you know that log₁₀ x = 7.2304, what is x? Students have not yet seen antilogarithm tables, so this question deliberately sits just beyond their current reach — creating the productive tension that drives the Observe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Observe phase the teacher models, with narrated think-aloud and explicit wait-time, the complete four-step procedure: (1) separate the characteristic from the mantissa; (2) locate the mantissa row and column in the antilog table; (3) add the mean-difference correction; (4) use the characteristic to place the decimal point. Students then practise four carefully graded problems — two logarithm lookups and two antilogarithm lookups — cross-checking each answer on a scientific calculator. The M-Pesa transaction volume, the Kericho tea estate total yield, and daily milk output figures from Nyandarua county dairy cooperatives supply the numbers, keeping every calculation anchored in a recognisable Kenyan economic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requires students to articulate, in writing and in paired discussion, why the antilog is the inverse of the log, connecting it to the index definition log₁₀ x = n ⟺ 10ⁿ = x established in Lesson 4. The Driving Question Board is updated to record that students can now complete the full log → add/subtract → antilog chain — the very procedure that puzzled them in the anchoring phenomenon — even if they have not yet formally proved the log laws that justify the addition step. The Model Building phase revises the cumulative unit model to show the two-way arrow between numbers and logarithms, making explicit that the antilog table is simply a table of powers of 10.</w:t>
            </w:r>
            <w:ins w:id="9229" w:author="Claude (AI) - proposed" w:date="2026-10-15T20:13:44Z">
              <w:r>
                <w:rPr>
                  <w:rFonts w:ascii="Arial" w:cs="Arial" w:eastAsia="Arial" w:hAnsi="Arial"/>
                  <w:b w:val="false"/>
                  <w:bCs w:val="false"/>
                  <w:i w:val="false"/>
                  <w:iCs w:val="false"/>
                  <w:color w:val="000000"/>
                  <w:sz w:val="18"/>
                  <w:szCs w:val="18"/>
                </w:rPr>
                <w:t xml:space="preserve"> Time budget (40 minutes): Predict 5, Observe 16, Explain 8, Driving Question Board 5, Model Building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ogt3kcs6sb2nnl9rlrbv">
              <w:r>
                <w:rPr>
                  <w:rFonts w:ascii="Arial" w:cs="Arial" w:eastAsia="Arial" w:hAnsi="Arial"/>
                  <w:color w:val="2E75B6"/>
                  <w:sz w:val="16"/>
                  <w:szCs w:val="16"/>
                  <w:u w:val="single" w:color="2E75B6"/>
                </w:rPr>
                <w:t xml:space="preserve">Evaluating natural logarithm with calculator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0bc1jw6tctqadbhvgw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gf8atml583_k26b59o3z">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17c_c7qjykcvfn5u7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read a single prompt displayed on the board: '</w:t>
            </w:r>
            <w:del w:id="9230" w:author="Claude (AI) - proposed" w:date="2026-10-15T20:13:44Z">
              <w:r>
                <w:rPr>
                  <w:rFonts w:ascii="Arial" w:cs="Arial" w:eastAsia="Arial" w:hAnsi="Arial"/>
                  <w:b w:val="false"/>
                  <w:bCs w:val="false"/>
                  <w:i w:val="false"/>
                  <w:iCs w:val="false"/>
                  <w:color w:val="000000"/>
                  <w:sz w:val="18"/>
                  <w:szCs w:val="18"/>
                </w:rPr>
                <w:delText xml:space="preserve">Safaricom's</w:delText>
              </w:r>
            </w:del>
            <w:ins w:id="9231" w:author="Claude (AI) - proposed" w:date="2026-10-15T20:13:44Z">
              <w:r>
                <w:rPr>
                  <w:rFonts w:ascii="Arial" w:cs="Arial" w:eastAsia="Arial" w:hAnsi="Arial"/>
                  <w:b w:val="false"/>
                  <w:bCs w:val="false"/>
                  <w:i w:val="false"/>
                  <w:iCs w:val="false"/>
                  <w:color w:val="000000"/>
                  <w:sz w:val="18"/>
                  <w:szCs w:val="18"/>
                </w:rPr>
                <w:t xml:space="preserve">Imagine</w:t>
              </w:r>
            </w:ins>
            <w:r>
              <w:rPr>
                <w:rFonts w:ascii="Arial" w:cs="Arial" w:eastAsia="Arial" w:hAnsi="Arial"/>
                <w:b w:val="false"/>
                <w:bCs w:val="false"/>
                <w:i w:val="false"/>
                <w:iCs w:val="false"/>
                <w:color w:val="000000"/>
                <w:sz w:val="18"/>
                <w:szCs w:val="18"/>
              </w:rPr>
              <w:t xml:space="preserve"> M-Pesa processed</w:t>
            </w:r>
            <w:del w:id="9232" w:author="Claude (AI) - proposed" w:date="2026-10-15T20:13:44Z">
              <w:r>
                <w:rPr>
                  <w:rFonts w:ascii="Arial" w:cs="Arial" w:eastAsia="Arial" w:hAnsi="Arial"/>
                  <w:b w:val="false"/>
                  <w:bCs w:val="false"/>
                  <w:i w:val="false"/>
                  <w:iCs w:val="false"/>
                  <w:color w:val="000000"/>
                  <w:sz w:val="18"/>
                  <w:szCs w:val="18"/>
                </w:rPr>
                <w:delText xml:space="preserve"> roughly</w:delText>
              </w:r>
            </w:del>
            <w:r>
              <w:rPr>
                <w:rFonts w:ascii="Arial" w:cs="Arial" w:eastAsia="Arial" w:hAnsi="Arial"/>
                <w:b w:val="false"/>
                <w:bCs w:val="false"/>
                <w:i w:val="false"/>
                <w:iCs w:val="false"/>
                <w:color w:val="000000"/>
                <w:sz w:val="18"/>
                <w:szCs w:val="18"/>
              </w:rPr>
              <w:t xml:space="preserve"> 17,000,000 transactions yesterday</w:t>
            </w:r>
            <w:ins w:id="9233" w:author="Claude (AI) - proposed" w:date="2026-10-15T20:13:44Z">
              <w:r>
                <w:rPr>
                  <w:rFonts w:ascii="Arial" w:cs="Arial" w:eastAsia="Arial" w:hAnsi="Arial"/>
                  <w:b w:val="false"/>
                  <w:bCs w:val="false"/>
                  <w:i w:val="false"/>
                  <w:iCs w:val="false"/>
                  <w:color w:val="000000"/>
                  <w:sz w:val="18"/>
                  <w:szCs w:val="18"/>
                </w:rPr>
                <w:t xml:space="preserve"> (a round number for this exercise, not an official figure)</w:t>
              </w:r>
            </w:ins>
            <w:r>
              <w:rPr>
                <w:rFonts w:ascii="Arial" w:cs="Arial" w:eastAsia="Arial" w:hAnsi="Arial"/>
                <w:b w:val="false"/>
                <w:bCs w:val="false"/>
                <w:i w:val="false"/>
                <w:iCs w:val="false"/>
                <w:color w:val="000000"/>
                <w:sz w:val="18"/>
                <w:szCs w:val="18"/>
              </w:rPr>
              <w:t xml:space="preserve">. A data analyst writes in her notebook: log₁₀(17,000,000) ≈ 7.2304. Her supervisor asks: given only the number 7.2304, how would you recover the original 17,000,000 without a calculator?' Students write a one-sentence prediction in their exercise books, then share with a partner for 60 seconds. The teacher then poses a second, sharper question: 'In Lesson 4 we moved from a number to its logarithm. Can we go the other way — from a logarithm back to the number? What tool or method do you think exists for that?' Students record their prediction before any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M-Pesa prompt on the board before learners enter the room. After learners settle, say: 'Read the board silently and write your prediction — do not discuss yet. You have 90 seconds.' [WAIT 90 seconds — circulate to note the range of ideas without commenting.] Call on 3 learners by name (cold-call): 'Achieng, what did you write?' → 'Mutua, yours?' → 'Wanjiru, anything different?' After each response, say only 'Thank you — hold that idea.' Do NOT confirm or correct. Then say: 'Today we are going to discover the tool that lets us reverse the logarithm. By the end of this lesson you will be able to look at 7.2304 and recover 17,000,000 — and you will understand exactly why that works.' Record the three student predictions on a corner of the board under the heading 'Our Predictions' — they will be revisited at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Anchored Uncertainty — Students activate prior knowledge (log definition from Lesson 4, index notation from Lessons 1–3) to predict a procedure they have not yet seen. The deliberate choice of an M-Pesa number that is large and familiar (every student has observed family members use M-Pesa) ensures the problem feels real and motivates resolution. Recording predictions publicly commits students to an intellectual position they will later revise, supporting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90-second wait. Look for: (a) students who write 'reverse the process / undo the log' — these show strong conceptual readiness; (b) students who write 'divide by 10 somehow' — these reveal additive rather than exponential thinking, flagging a misconception to address in the Explain phase; (c) blank pages — these students need a re-read prompt: 'Write anything you know about 10 raised to a power of 7.' Record names in the two latter categories for targeted questioning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ewv81lhfhmwmukrirlvx">
              <w:r>
                <w:rPr>
                  <w:rFonts w:ascii="Arial" w:cs="Arial" w:eastAsia="Arial" w:hAnsi="Arial"/>
                  <w:color w:val="2E75B6"/>
                  <w:sz w:val="16"/>
                  <w:szCs w:val="16"/>
                  <w:u w:val="single" w:color="2E75B6"/>
                </w:rPr>
                <w:t xml:space="preserve">Evaluating natural logarithm with calculator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z4hsyogekffncfq9gbu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bm6cmhhzkdxm9-0vsp_x">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0t_w_v7h05ot_sisty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(or projects) a four-figure antilogarithm table alongside the four-figure logarithm table used in Lesson 4. Students observe a narrated, step-by-step teacher demonstration of two worked examples — one log lookup and one antilog lookup — using numbers drawn from the M-Pesa and Kericho tea contexts. Students do NOT copy during the demonstration; they observe and annotate a printed skeleton framework provided on a half-sheet. After the demonstration, students attempt four practice problems in pairs, recording each step in the four-row skeleton (characteristic | mantissa row | column + difference | final answer), then verify each answer by pressing the log or 10ˣ key on a scientific calculator.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DEMONSTRATION — WORKED EXAMPLE 1 (Log lookup): Write on board: 'Find log₁₀(5,840) using the four-figure table.' Say: 'Watch the four steps — I will name each step as I do it.' Step 1 — 'I identify the significant figures: 5, 8, 4, 0. I ignore trailing zeros for the mantissa.' Step 2 — 'Characteristic: 5840 has 4 digits before the decimal, so characteristic = 4 − 1 = 3.' Step 3 — 'I go to row 58 in the log table, then column 4. I read </w:t>
            </w:r>
            <w:del w:id="9234" w:author="Claude (AI) - proposed" w:date="2026-10-15T20:13:44Z">
              <w:r>
                <w:rPr>
                  <w:rFonts w:ascii="Arial" w:cs="Arial" w:eastAsia="Arial" w:hAnsi="Arial"/>
                  <w:b w:val="false"/>
                  <w:bCs w:val="false"/>
                  <w:i w:val="false"/>
                  <w:iCs w:val="false"/>
                  <w:color w:val="000000"/>
                  <w:sz w:val="18"/>
                  <w:szCs w:val="18"/>
                </w:rPr>
                <w:delText xml:space="preserve">7招 — let me read aloud: 7招, that is </w:delText>
              </w:r>
            </w:del>
            <w:r>
              <w:rPr>
                <w:rFonts w:ascii="Arial" w:cs="Arial" w:eastAsia="Arial" w:hAnsi="Arial"/>
                <w:b w:val="false"/>
                <w:bCs w:val="false"/>
                <w:i w:val="false"/>
                <w:iCs w:val="false"/>
                <w:color w:val="000000"/>
                <w:sz w:val="18"/>
                <w:szCs w:val="18"/>
              </w:rPr>
              <w:t xml:space="preserve">7 6 6 </w:t>
            </w:r>
            <w:del w:id="9235" w:author="Claude (AI) - proposed" w:date="2026-10-15T20:13:44Z">
              <w:r>
                <w:rPr>
                  <w:rFonts w:ascii="Arial" w:cs="Arial" w:eastAsia="Arial" w:hAnsi="Arial"/>
                  <w:b w:val="false"/>
                  <w:bCs w:val="false"/>
                  <w:i w:val="false"/>
                  <w:iCs w:val="false"/>
                  <w:color w:val="000000"/>
                  <w:sz w:val="18"/>
                  <w:szCs w:val="18"/>
                </w:rPr>
                <w:delText xml:space="preserve">9</w:delText>
              </w:r>
            </w:del>
            <w:ins w:id="9236" w:author="Claude (AI) - proposed" w:date="2026-10-15T20:13:4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[Point to cell visibly.] Step 4 — 'The </w:t>
            </w:r>
            <w:del w:id="9237" w:author="Claude (AI) - proposed" w:date="2026-10-15T20:13:44Z">
              <w:r>
                <w:rPr>
                  <w:rFonts w:ascii="Arial" w:cs="Arial" w:eastAsia="Arial" w:hAnsi="Arial"/>
                  <w:b w:val="false"/>
                  <w:bCs w:val="false"/>
                  <w:i w:val="false"/>
                  <w:iCs w:val="false"/>
                  <w:color w:val="000000"/>
                  <w:sz w:val="18"/>
                  <w:szCs w:val="18"/>
                </w:rPr>
                <w:delText xml:space="preserve">difference column for the next digit — here there is no fifth digit, so difference =</w:delText>
              </w:r>
            </w:del>
            <w:ins w:id="9238" w:author="Claude (AI) - proposed" w:date="2026-10-15T20:13:44Z">
              <w:r>
                <w:rPr>
                  <w:rFonts w:ascii="Arial" w:cs="Arial" w:eastAsia="Arial" w:hAnsi="Arial"/>
                  <w:b w:val="false"/>
                  <w:bCs w:val="false"/>
                  <w:i w:val="false"/>
                  <w:iCs w:val="false"/>
                  <w:color w:val="000000"/>
                  <w:sz w:val="18"/>
                  <w:szCs w:val="18"/>
                </w:rPr>
                <w:t xml:space="preserve">fourth digit of 5840 is 0, so the difference column adds</w:t>
              </w:r>
            </w:ins>
            <w:r>
              <w:rPr>
                <w:rFonts w:ascii="Arial" w:cs="Arial" w:eastAsia="Arial" w:hAnsi="Arial"/>
                <w:b w:val="false"/>
                <w:bCs w:val="false"/>
                <w:i w:val="false"/>
                <w:iCs w:val="false"/>
                <w:color w:val="000000"/>
                <w:sz w:val="18"/>
                <w:szCs w:val="18"/>
              </w:rPr>
              <w:t xml:space="preserve"> 0. Mantissa = 0.</w:t>
            </w:r>
            <w:del w:id="9239" w:author="Claude (AI) - proposed" w:date="2026-10-15T20:13:44Z">
              <w:r>
                <w:rPr>
                  <w:rFonts w:ascii="Arial" w:cs="Arial" w:eastAsia="Arial" w:hAnsi="Arial"/>
                  <w:b w:val="false"/>
                  <w:bCs w:val="false"/>
                  <w:i w:val="false"/>
                  <w:iCs w:val="false"/>
                  <w:color w:val="000000"/>
                  <w:sz w:val="18"/>
                  <w:szCs w:val="18"/>
                </w:rPr>
                <w:delText xml:space="preserve">7669</w:delText>
              </w:r>
            </w:del>
            <w:ins w:id="9240" w:author="Claude (AI) - proposed" w:date="2026-10-15T20:13:44Z">
              <w:r>
                <w:rPr>
                  <w:rFonts w:ascii="Arial" w:cs="Arial" w:eastAsia="Arial" w:hAnsi="Arial"/>
                  <w:b w:val="false"/>
                  <w:bCs w:val="false"/>
                  <w:i w:val="false"/>
                  <w:iCs w:val="false"/>
                  <w:color w:val="000000"/>
                  <w:sz w:val="18"/>
                  <w:szCs w:val="18"/>
                </w:rPr>
                <w:t xml:space="preserve">7664</w:t>
              </w:r>
            </w:ins>
            <w:r>
              <w:rPr>
                <w:rFonts w:ascii="Arial" w:cs="Arial" w:eastAsia="Arial" w:hAnsi="Arial"/>
                <w:b w:val="false"/>
                <w:bCs w:val="false"/>
                <w:i w:val="false"/>
                <w:iCs w:val="false"/>
                <w:color w:val="000000"/>
                <w:sz w:val="18"/>
                <w:szCs w:val="18"/>
              </w:rPr>
              <w:t xml:space="preserve">. Therefore log₁₀(5840) = 3.</w:t>
            </w:r>
            <w:del w:id="9241" w:author="Claude (AI) - proposed" w:date="2026-10-15T20:13:44Z">
              <w:r>
                <w:rPr>
                  <w:rFonts w:ascii="Arial" w:cs="Arial" w:eastAsia="Arial" w:hAnsi="Arial"/>
                  <w:b w:val="false"/>
                  <w:bCs w:val="false"/>
                  <w:i w:val="false"/>
                  <w:iCs w:val="false"/>
                  <w:color w:val="000000"/>
                  <w:sz w:val="18"/>
                  <w:szCs w:val="18"/>
                </w:rPr>
                <w:delText xml:space="preserve">7669</w:delText>
              </w:r>
            </w:del>
            <w:ins w:id="9242" w:author="Claude (AI) - proposed" w:date="2026-10-15T20:13:44Z">
              <w:r>
                <w:rPr>
                  <w:rFonts w:ascii="Arial" w:cs="Arial" w:eastAsia="Arial" w:hAnsi="Arial"/>
                  <w:b w:val="false"/>
                  <w:bCs w:val="false"/>
                  <w:i w:val="false"/>
                  <w:iCs w:val="false"/>
                  <w:color w:val="000000"/>
                  <w:sz w:val="18"/>
                  <w:szCs w:val="18"/>
                </w:rPr>
                <w:t xml:space="preserve">7664</w:t>
              </w:r>
            </w:ins>
            <w:r>
              <w:rPr>
                <w:rFonts w:ascii="Arial" w:cs="Arial" w:eastAsia="Arial" w:hAnsi="Arial"/>
                <w:b w:val="false"/>
                <w:bCs w:val="false"/>
                <w:i w:val="false"/>
                <w:iCs w:val="false"/>
                <w:color w:val="000000"/>
                <w:sz w:val="18"/>
                <w:szCs w:val="18"/>
              </w:rPr>
              <w:t xml:space="preserve">.' Ask: 'Kariuki, what would the characteristic be if the number were 58.4 instead?' [WAIT 10 seconds.] Cold-call 1. Then: 'Otieno, what if it were 0.584?' [WAIT 12 seconds.] Cold-call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DEMONSTRATION — WORKED EXAMPLE 2 (Antilog lookup): Write on board: 'Find antilog(7.2304) — that is, find x where log₁₀ x = 7.2304.' Say: 'This is the M-Pesa reversal question from our prediction.' Step 1 — 'Separate: characteristic = 7, mantissa = 0.2304.' Step 2 — 'Open the antilog table. Look up row .23 — the first two decimal places.' Step 3 — 'Column for third decimal digit: 0. Read the cell: I get 1 6 9 8.' Step 4 — 'Fourth decimal digit is 4 — go to the mean-difference column for 4: I add 2. So antilog of .2304 = 1698 + 2 = 1700.' Step 5 — 'Characteristic = 7 means the answer has 7+1 = 8 digits before the decimal point. So x = 1.700 × 10⁷ = 17,000,000.' Say: 'That is the 17 million M-Pesa transactions — we recovered the original number!' [WAIT 8 seconds for the class to absorb.]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PRACTICE — distribute half-sheets. Say: 'In pairs, complete problems A through D on your skeleton sheet. For each one: (1) write the four steps, (2) write the calculator verification. You have </w:t>
            </w:r>
            <w:del w:id="9243" w:author="Claude (AI) - proposed" w:date="2026-10-15T20:13:44Z">
              <w:r>
                <w:rPr>
                  <w:rFonts w:ascii="Arial" w:cs="Arial" w:eastAsia="Arial" w:hAnsi="Arial"/>
                  <w:b w:val="false"/>
                  <w:bCs w:val="false"/>
                  <w:i w:val="false"/>
                  <w:iCs w:val="false"/>
                  <w:color w:val="000000"/>
                  <w:sz w:val="18"/>
                  <w:szCs w:val="18"/>
                </w:rPr>
                <w:delText xml:space="preserve">9 minutes</w:delText>
              </w:r>
            </w:del>
            <w:ins w:id="9244" w:author="Claude (AI) - proposed" w:date="2026-10-15T20:13:44Z">
              <w:r>
                <w:rPr>
                  <w:rFonts w:ascii="Arial" w:cs="Arial" w:eastAsia="Arial" w:hAnsi="Arial"/>
                  <w:b w:val="false"/>
                  <w:bCs w:val="false"/>
                  <w:i w:val="false"/>
                  <w:iCs w:val="false"/>
                  <w:color w:val="000000"/>
                  <w:sz w:val="18"/>
                  <w:szCs w:val="18"/>
                </w:rPr>
                <w:t xml:space="preserve">6 minutes: Partner 1 does A then C, Partner 2 does B then D, then swap and check each other's</w:t>
              </w:r>
            </w:ins>
            <w:r>
              <w:rPr>
                <w:rFonts w:ascii="Arial" w:cs="Arial" w:eastAsia="Arial" w:hAnsi="Arial"/>
                <w:b w:val="false"/>
                <w:bCs w:val="false"/>
                <w:i w:val="false"/>
                <w:iCs w:val="false"/>
                <w:color w:val="000000"/>
                <w:sz w:val="18"/>
                <w:szCs w:val="18"/>
              </w:rPr>
              <w:t xml:space="preserve">.' Problems: A. log₁₀(3,240) [Kericho tea estate daily output in kg]; B. log₁₀(47.6) [price per kg of processed tea in KSh]; C. antilog(4.5922) [total M-Pesa value in KSh × 10⁴]; D. antilog(2.8751) [number of tea bags packed per shift at a Limuru factory]. Circulate; when a pair is stuck, prompt: 'Which step are you on? Read the step name aloud.' Do not give the answer. After </w:t>
            </w:r>
            <w:del w:id="9245" w:author="Claude (AI) - proposed" w:date="2026-10-15T20:13:44Z">
              <w:r>
                <w:rPr>
                  <w:rFonts w:ascii="Arial" w:cs="Arial" w:eastAsia="Arial" w:hAnsi="Arial"/>
                  <w:b w:val="false"/>
                  <w:bCs w:val="false"/>
                  <w:i w:val="false"/>
                  <w:iCs w:val="false"/>
                  <w:color w:val="000000"/>
                  <w:sz w:val="18"/>
                  <w:szCs w:val="18"/>
                </w:rPr>
                <w:delText xml:space="preserve">9</w:delText>
              </w:r>
            </w:del>
            <w:ins w:id="9246" w:author="Claude (AI) - proposed" w:date="2026-10-15T20:13:4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cold-call </w:t>
            </w:r>
            <w:del w:id="9247" w:author="Claude (AI) - proposed" w:date="2026-10-15T20:13:44Z">
              <w:r>
                <w:rPr>
                  <w:rFonts w:ascii="Arial" w:cs="Arial" w:eastAsia="Arial" w:hAnsi="Arial"/>
                  <w:b w:val="false"/>
                  <w:bCs w:val="false"/>
                  <w:i w:val="false"/>
                  <w:iCs w:val="false"/>
                  <w:color w:val="000000"/>
                  <w:sz w:val="18"/>
                  <w:szCs w:val="18"/>
                </w:rPr>
                <w:delText xml:space="preserve">4 different</w:delText>
              </w:r>
            </w:del>
            <w:ins w:id="9248"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(one </w:t>
            </w:r>
            <w:del w:id="9249" w:author="Claude (AI) - proposed" w:date="2026-10-15T20:13:44Z">
              <w:r>
                <w:rPr>
                  <w:rFonts w:ascii="Arial" w:cs="Arial" w:eastAsia="Arial" w:hAnsi="Arial"/>
                  <w:b w:val="false"/>
                  <w:bCs w:val="false"/>
                  <w:i w:val="false"/>
                  <w:iCs w:val="false"/>
                  <w:color w:val="000000"/>
                  <w:sz w:val="18"/>
                  <w:szCs w:val="18"/>
                </w:rPr>
                <w:delText xml:space="preserve">per</w:delText>
              </w:r>
            </w:del>
            <w:ins w:id="9250" w:author="Claude (AI) - proposed" w:date="2026-10-15T20:13:44Z">
              <w:r>
                <w:rPr>
                  <w:rFonts w:ascii="Arial" w:cs="Arial" w:eastAsia="Arial" w:hAnsi="Arial"/>
                  <w:b w:val="false"/>
                  <w:bCs w:val="false"/>
                  <w:i w:val="false"/>
                  <w:iCs w:val="false"/>
                  <w:color w:val="000000"/>
                  <w:sz w:val="18"/>
                  <w:szCs w:val="18"/>
                </w:rPr>
                <w:t xml:space="preserve">log problem, one antilog</w:t>
              </w:r>
            </w:ins>
            <w:r>
              <w:rPr>
                <w:rFonts w:ascii="Arial" w:cs="Arial" w:eastAsia="Arial" w:hAnsi="Arial"/>
                <w:b w:val="false"/>
                <w:bCs w:val="false"/>
                <w:i w:val="false"/>
                <w:iCs w:val="false"/>
                <w:color w:val="000000"/>
                <w:sz w:val="18"/>
                <w:szCs w:val="18"/>
              </w:rPr>
              <w:t xml:space="preserve"> problem) to read their four steps aloud. [WAIT 8 seconds between each cold-call and the next.]</w:t>
            </w:r>
            <w:ins w:id="9251" w:author="Claude (AI) - proposed" w:date="2026-10-15T20:13:44Z">
              <w:r>
                <w:rPr>
                  <w:rFonts w:ascii="Arial" w:cs="Arial" w:eastAsia="Arial" w:hAnsi="Arial"/>
                  <w:b w:val="false"/>
                  <w:bCs w:val="false"/>
                  <w:i w:val="false"/>
                  <w:iCs w:val="false"/>
                  <w:color w:val="000000"/>
                  <w:sz w:val="18"/>
                  <w:szCs w:val="18"/>
                </w:rPr>
                <w:t xml:space="preserve"> Answers for you (table values, calculator check): A. log₁₀ 3,240 = 3.5105; B. log₁₀ 47.6 = 1.6776; C. antilog 4.5922 ≈ 39,100 (10^0.5922 ≈ 3.910, so 3.910 × 10⁴); D. antilog 2.8751 ≈ 750.0 (10^0.8751 ≈ 7.500, so 7.500 × 10²).</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Worked Example with Skeleton Framework — The skeleton framework (four named rows) prevents passive copying while structuring observation. By naming each procedural step ('characteristic,' 'mantissa row,' 'column,' 'difference'), the teacher makes the tacit structure of table-reading explicit and transferable. The immediate calculator cross-check creates a self-correcting feedback loop: if the table answer and the calculator answer differ by more than 1 in the last digit, students know they made a reading error and must retrace their steps rather than simply accepting an incorrect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pairs work, teacher looks for: (1) students writing the characteristic as the number of digits (instead of digits minus 1) — ask 'How many digits does 3,240 have? So what is one less than that?'; (2) students reading the antilog row from the log table instead of the antilog table — point to the table title; (3) calculator answers that differ from table answers by more than 2 in the last place — ask the pair to re-read the difference column. Collect four skeleton sheets at random after the cold-call presentations to check step-level recording quality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lvsrz_whggz178eikhmu">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yzogomjamm2eu9x6o-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tzxynii0wdwllrfh8iwo">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9urj9yihwtnuoqtcuf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answer three 'Explain It' prompts in their exercise books (2 minutes writing, then </w:t>
            </w:r>
            <w:del w:id="9252" w:author="Claude (AI) - proposed" w:date="2026-10-15T20:13:44Z">
              <w:r>
                <w:rPr>
                  <w:rFonts w:ascii="Arial" w:cs="Arial" w:eastAsia="Arial" w:hAnsi="Arial"/>
                  <w:b w:val="false"/>
                  <w:bCs w:val="false"/>
                  <w:i w:val="false"/>
                  <w:iCs w:val="false"/>
                  <w:color w:val="000000"/>
                  <w:sz w:val="18"/>
                  <w:szCs w:val="18"/>
                </w:rPr>
                <w:delText xml:space="preserve">3</w:delText>
              </w:r>
            </w:del>
            <w:ins w:id="9253" w:author="Claude (AI) - proposed" w:date="2026-10-15T20:13:44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paired comparison</w:t>
            </w:r>
            <w:ins w:id="9254" w:author="Claude (AI) - proposed" w:date="2026-10-15T20:13:44Z">
              <w:r>
                <w:rPr>
                  <w:rFonts w:ascii="Arial" w:cs="Arial" w:eastAsia="Arial" w:hAnsi="Arial"/>
                  <w:b w:val="false"/>
                  <w:bCs w:val="false"/>
                  <w:i w:val="false"/>
                  <w:iCs w:val="false"/>
                  <w:color w:val="000000"/>
                  <w:sz w:val="18"/>
                  <w:szCs w:val="18"/>
                </w:rPr>
                <w:t xml:space="preserve">; if time is short, Prompt 1 is answered orally</w:t>
              </w:r>
            </w:ins>
            <w:r>
              <w:rPr>
                <w:rFonts w:ascii="Arial" w:cs="Arial" w:eastAsia="Arial" w:hAnsi="Arial"/>
                <w:b w:val="false"/>
                <w:bCs w:val="false"/>
                <w:i w:val="false"/>
                <w:iCs w:val="false"/>
                <w:color w:val="000000"/>
                <w:sz w:val="18"/>
                <w:szCs w:val="18"/>
              </w:rPr>
              <w:t xml:space="preserve">): Prompt 1 — 'Why is the antilogarithm table described as a table of powers of 10? Use the definition log₁₀ x = n ⟺ 10ⁿ = x to explain.' Prompt 2 — 'The M-Pesa analyst wrote log₁₀(17,000,000) ≈ 7.2304. If she makes an error and writes 7.2340 instead, will her recovered number be larger or smaller than 17,000,000? Explain without doing the full calculation.' Prompt 3 — 'A Kericho tea estate manager wants to multiply 3,240 × 47.6 using logarithms. Write out the steps he would follow, using the results from Practice Problems A and B.' After paired comparison, three pairs present to the class. The teacher uses their explanations to formalize the antilogarithm definition and to preview the log multiplication rule (log(ab) = log a + log b) without proving it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issuing the prompts, say: 'Write alone first — your own words, no sharing yet. Two minutes.' [WAIT 2 minutes — circulate, read over shoulders, note strong and weak explanations.] Then: 'Compare with your partner. Where do your explanations differ? Try to agree on the best wording. </w:t>
            </w:r>
            <w:del w:id="9255" w:author="Claude (AI) - proposed" w:date="2026-10-15T20:13:44Z">
              <w:r>
                <w:rPr>
                  <w:rFonts w:ascii="Arial" w:cs="Arial" w:eastAsia="Arial" w:hAnsi="Arial"/>
                  <w:b w:val="false"/>
                  <w:bCs w:val="false"/>
                  <w:i w:val="false"/>
                  <w:iCs w:val="false"/>
                  <w:color w:val="000000"/>
                  <w:sz w:val="18"/>
                  <w:szCs w:val="18"/>
                </w:rPr>
                <w:delText xml:space="preserve">Two minutes</w:delText>
              </w:r>
            </w:del>
            <w:ins w:id="9256" w:author="Claude (AI) - proposed" w:date="2026-10-15T20:13:44Z">
              <w:r>
                <w:rPr>
                  <w:rFonts w:ascii="Arial" w:cs="Arial" w:eastAsia="Arial" w:hAnsi="Arial"/>
                  <w:b w:val="false"/>
                  <w:bCs w:val="false"/>
                  <w:i w:val="false"/>
                  <w:iCs w:val="false"/>
                  <w:color w:val="000000"/>
                  <w:sz w:val="18"/>
                  <w:szCs w:val="18"/>
                </w:rPr>
                <w:t xml:space="preserve">One minute</w:t>
              </w:r>
            </w:ins>
            <w:r>
              <w:rPr>
                <w:rFonts w:ascii="Arial" w:cs="Arial" w:eastAsia="Arial" w:hAnsi="Arial"/>
                <w:b w:val="false"/>
                <w:bCs w:val="false"/>
                <w:i w:val="false"/>
                <w:iCs w:val="false"/>
                <w:color w:val="000000"/>
                <w:sz w:val="18"/>
                <w:szCs w:val="18"/>
              </w:rPr>
              <w:t xml:space="preserve">.' [WAIT </w:t>
            </w:r>
            <w:del w:id="9257" w:author="Claude (AI) - proposed" w:date="2026-10-15T20:13:44Z">
              <w:r>
                <w:rPr>
                  <w:rFonts w:ascii="Arial" w:cs="Arial" w:eastAsia="Arial" w:hAnsi="Arial"/>
                  <w:b w:val="false"/>
                  <w:bCs w:val="false"/>
                  <w:i w:val="false"/>
                  <w:iCs w:val="false"/>
                  <w:color w:val="000000"/>
                  <w:sz w:val="18"/>
                  <w:szCs w:val="18"/>
                </w:rPr>
                <w:delText xml:space="preserve">2 minutes</w:delText>
              </w:r>
            </w:del>
            <w:ins w:id="9258" w:author="Claude (AI) - proposed" w:date="2026-10-15T20:13:44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Cold-call Prompt 1: 'Njeri, read your explanation for prompt 1.' [WAIT 10 seconds.] After response, press: 'Good — can anyone add what the exponent 0.2304 actually represents in terms of powers of 10?' [WAIT 12 seconds.] Cold-call Prompt 2: 'Kamau, is the recovered number larger or smaller? How do you know?' [WAIT 10 seconds.] After response, say: 'Everyone — thumbs up if you agree, thumbs sideways if you are not sure.' Scan the room. If more than four thumbs sideways, re-examine together: 'What does a larger mantissa mean for the antilog value? Look at your antilog table — as the mantissa row number increases, do the antilog values increase or decrease?' Cold-call Prompt 3: 'Auma, walk us through the tea manager's steps.' [WAIT 10 seconds.] After she gives the steps, write on the board: log(3240) + log(47.6) = 3.</w:t>
            </w:r>
            <w:del w:id="9259" w:author="Claude (AI) - proposed" w:date="2026-10-15T20:13:44Z">
              <w:r>
                <w:rPr>
                  <w:rFonts w:ascii="Arial" w:cs="Arial" w:eastAsia="Arial" w:hAnsi="Arial"/>
                  <w:b w:val="false"/>
                  <w:bCs w:val="false"/>
                  <w:i w:val="false"/>
                  <w:iCs w:val="false"/>
                  <w:color w:val="000000"/>
                  <w:sz w:val="18"/>
                  <w:szCs w:val="18"/>
                </w:rPr>
                <w:delText xml:space="preserve">7669</w:delText>
              </w:r>
            </w:del>
            <w:ins w:id="9260" w:author="Claude (AI) - proposed" w:date="2026-10-15T20:13:44Z">
              <w:r>
                <w:rPr>
                  <w:rFonts w:ascii="Arial" w:cs="Arial" w:eastAsia="Arial" w:hAnsi="Arial"/>
                  <w:b w:val="false"/>
                  <w:bCs w:val="false"/>
                  <w:i w:val="false"/>
                  <w:iCs w:val="false"/>
                  <w:color w:val="000000"/>
                  <w:sz w:val="18"/>
                  <w:szCs w:val="18"/>
                </w:rPr>
                <w:t xml:space="preserve">5105</w:t>
              </w:r>
            </w:ins>
            <w:r>
              <w:rPr>
                <w:rFonts w:ascii="Arial" w:cs="Arial" w:eastAsia="Arial" w:hAnsi="Arial"/>
                <w:b w:val="false"/>
                <w:bCs w:val="false"/>
                <w:i w:val="false"/>
                <w:iCs w:val="false"/>
                <w:color w:val="000000"/>
                <w:sz w:val="18"/>
                <w:szCs w:val="18"/>
              </w:rPr>
              <w:t xml:space="preserve"> + 1.6776 = 5.</w:t>
            </w:r>
            <w:del w:id="9261" w:author="Claude (AI) - proposed" w:date="2026-10-15T20:13:44Z">
              <w:r>
                <w:rPr>
                  <w:rFonts w:ascii="Arial" w:cs="Arial" w:eastAsia="Arial" w:hAnsi="Arial"/>
                  <w:b w:val="false"/>
                  <w:bCs w:val="false"/>
                  <w:i w:val="false"/>
                  <w:iCs w:val="false"/>
                  <w:color w:val="000000"/>
                  <w:sz w:val="18"/>
                  <w:szCs w:val="18"/>
                </w:rPr>
                <w:delText xml:space="preserve">4445</w:delText>
              </w:r>
            </w:del>
            <w:ins w:id="9262" w:author="Claude (AI) - proposed" w:date="2026-10-15T20:13:44Z">
              <w:r>
                <w:rPr>
                  <w:rFonts w:ascii="Arial" w:cs="Arial" w:eastAsia="Arial" w:hAnsi="Arial"/>
                  <w:b w:val="false"/>
                  <w:bCs w:val="false"/>
                  <w:i w:val="false"/>
                  <w:iCs w:val="false"/>
                  <w:color w:val="000000"/>
                  <w:sz w:val="18"/>
                  <w:szCs w:val="18"/>
                </w:rPr>
                <w:t xml:space="preserve">1881</w:t>
              </w:r>
            </w:ins>
            <w:r>
              <w:rPr>
                <w:rFonts w:ascii="Arial" w:cs="Arial" w:eastAsia="Arial" w:hAnsi="Arial"/>
                <w:b w:val="false"/>
                <w:bCs w:val="false"/>
                <w:i w:val="false"/>
                <w:iCs w:val="false"/>
                <w:color w:val="000000"/>
                <w:sz w:val="18"/>
                <w:szCs w:val="18"/>
              </w:rPr>
              <w:t xml:space="preserve"> → antilog(5.</w:t>
            </w:r>
            <w:del w:id="9263" w:author="Claude (AI) - proposed" w:date="2026-10-15T20:13:44Z">
              <w:r>
                <w:rPr>
                  <w:rFonts w:ascii="Arial" w:cs="Arial" w:eastAsia="Arial" w:hAnsi="Arial"/>
                  <w:b w:val="false"/>
                  <w:bCs w:val="false"/>
                  <w:i w:val="false"/>
                  <w:iCs w:val="false"/>
                  <w:color w:val="000000"/>
                  <w:sz w:val="18"/>
                  <w:szCs w:val="18"/>
                </w:rPr>
                <w:delText xml:space="preserve">4445</w:delText>
              </w:r>
            </w:del>
            <w:ins w:id="9264" w:author="Claude (AI) - proposed" w:date="2026-10-15T20:13:44Z">
              <w:r>
                <w:rPr>
                  <w:rFonts w:ascii="Arial" w:cs="Arial" w:eastAsia="Arial" w:hAnsi="Arial"/>
                  <w:b w:val="false"/>
                  <w:bCs w:val="false"/>
                  <w:i w:val="false"/>
                  <w:iCs w:val="false"/>
                  <w:color w:val="000000"/>
                  <w:sz w:val="18"/>
                  <w:szCs w:val="18"/>
                </w:rPr>
                <w:t xml:space="preserve">1881</w:t>
              </w:r>
            </w:ins>
            <w:r>
              <w:rPr>
                <w:rFonts w:ascii="Arial" w:cs="Arial" w:eastAsia="Arial" w:hAnsi="Arial"/>
                <w:b w:val="false"/>
                <w:bCs w:val="false"/>
                <w:i w:val="false"/>
                <w:iCs w:val="false"/>
                <w:color w:val="000000"/>
                <w:sz w:val="18"/>
                <w:szCs w:val="18"/>
              </w:rPr>
              <w:t xml:space="preserve">) = ?</w:t>
            </w:r>
            <w:ins w:id="9265" w:author="Claude (AI) - proposed" w:date="2026-10-15T20:13:44Z">
              <w:r>
                <w:rPr>
                  <w:rFonts w:ascii="Arial" w:cs="Arial" w:eastAsia="Arial" w:hAnsi="Arial"/>
                  <w:b w:val="false"/>
                  <w:bCs w:val="false"/>
                  <w:i w:val="false"/>
                  <w:iCs w:val="false"/>
                  <w:color w:val="000000"/>
                  <w:sz w:val="18"/>
                  <w:szCs w:val="18"/>
                </w:rPr>
                <w:t xml:space="preserve"> (about 154,200; exact 3,240 × 47.6 = 154,224)</w:t>
              </w:r>
            </w:ins>
            <w:r>
              <w:rPr>
                <w:rFonts w:ascii="Arial" w:cs="Arial" w:eastAsia="Arial" w:hAnsi="Arial"/>
                <w:b w:val="false"/>
                <w:bCs w:val="false"/>
                <w:i w:val="false"/>
                <w:iCs w:val="false"/>
                <w:color w:val="000000"/>
                <w:sz w:val="18"/>
                <w:szCs w:val="18"/>
              </w:rPr>
              <w:t xml:space="preserve"> Say: 'We have the addition step. What does taking the antilog of that sum give us? We will prove WHY addition works in Lesson 6 — but today you have just USED the procedure. Notice: the Kericho farmer's colleague did exactly this two steps.'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Explanation-Driven Consolidation with Structured Prompts — The three prompts are designed at increasing levels of depth: Prompt 1 demands definitional recall; Prompt 2 demands directional reasoning without calculation (building conceptual rather than procedural knowledge); Prompt 3 demands procedural synthesis across two lessons. The public presentation of responses creates a 'talk move' environment where students hear multiple formulations of the same idea, strengthening the mental model. The teacher's deliberate withholding of the proof of log(ab) = log a + log b creates a forward tension that motivates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written responses during the individual writing phase. Look for: (a) students who confuse 'antilog' with 'negative log' — this is a critical misconception; address it immediately by writing antilog(0.2304) = 10^0.2304 on the board; (b) students whose Prompt 3 answer reverses the steps (antilog first, then add) — this signals the procedure has not been internalized; use a 'step-number' prompt to reorder; (c) strong responses to Prompt 2 that include reasoning such as 'the antilog table values always increase as mantissa increases' — affirm these publicly as they demonstrate table-structure understanding beyond procedural recall.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xwqrode7qz89fb4hp-r1">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8qfgrlaazlmrudkyv0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tpfmhonlcrjzy7pk8yy7">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0ur2_xkkxrxs79crpm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class Driving Question Board (a large chart or projected slide showing the unit's anchoring question and the accumulated evidence from Lessons 1–4). Students first examine three sticky notes the teacher has pre-prepared from the Predict phase predictions and confirm or revise them: 'Can we go from a logarithm back to the original number? YES/NO/PARTIALLY.' Students then contribute two new DQB entries per pair: (1) one 'We now know…' statement capturing today's learning; (2) one 'We still wonder…' question about something today raised but did not resolve. Selected entries are read aloud and physically added to the board. The teacher explicitly connects today's evidence to the anchoring phenomenon: 'The Kericho farmer's colleague used exactly this two-way journey — log table then antilog table — to get the answer in under two minutes. We have just done that ourselves.'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out or project the DQB. Point to the three Predict-phase predictions recorded at lesson start. Say: 'Let's check our predictions. Achieng predicted [read it]. Mutua predicted [read it]. Wanjiru predicted [read it]. Which of these turned out to be most accurate?' [WAIT 10 seconds — accept hands.] Then say: 'On your sticky notes — one green for WE NOW KNOW, one yellow for WE STILL WONDER. You have 90 seconds. Write one statement each.' [WAIT 90 seconds.] Ask </w:t>
            </w:r>
            <w:del w:id="9266" w:author="Claude (AI) - proposed" w:date="2026-10-15T20:13:44Z">
              <w:r>
                <w:rPr>
                  <w:rFonts w:ascii="Arial" w:cs="Arial" w:eastAsia="Arial" w:hAnsi="Arial"/>
                  <w:b w:val="false"/>
                  <w:bCs w:val="false"/>
                  <w:i w:val="false"/>
                  <w:iCs w:val="false"/>
                  <w:color w:val="000000"/>
                  <w:sz w:val="18"/>
                  <w:szCs w:val="18"/>
                </w:rPr>
                <w:delText xml:space="preserve">4</w:delText>
              </w:r>
            </w:del>
            <w:ins w:id="9267"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to read their green notes. After each, ask the class: 'Does everyone agree this belongs on our KNOW side?' Then ask </w:t>
            </w:r>
            <w:del w:id="9268" w:author="Claude (AI) - proposed" w:date="2026-10-15T20:13:44Z">
              <w:r>
                <w:rPr>
                  <w:rFonts w:ascii="Arial" w:cs="Arial" w:eastAsia="Arial" w:hAnsi="Arial"/>
                  <w:b w:val="false"/>
                  <w:bCs w:val="false"/>
                  <w:i w:val="false"/>
                  <w:iCs w:val="false"/>
                  <w:color w:val="000000"/>
                  <w:sz w:val="18"/>
                  <w:szCs w:val="18"/>
                </w:rPr>
                <w:delText xml:space="preserve">2 pairs to read yellow notes</w:delText>
              </w:r>
            </w:del>
            <w:ins w:id="9269" w:author="Claude (AI) - proposed" w:date="2026-10-15T20:13:44Z">
              <w:r>
                <w:rPr>
                  <w:rFonts w:ascii="Arial" w:cs="Arial" w:eastAsia="Arial" w:hAnsi="Arial"/>
                  <w:b w:val="false"/>
                  <w:bCs w:val="false"/>
                  <w:i w:val="false"/>
                  <w:iCs w:val="false"/>
                  <w:color w:val="000000"/>
                  <w:sz w:val="18"/>
                  <w:szCs w:val="18"/>
                </w:rPr>
                <w:t xml:space="preserve">1 pair to read a yellow note</w:t>
              </w:r>
            </w:ins>
            <w:r>
              <w:rPr>
                <w:rFonts w:ascii="Arial" w:cs="Arial" w:eastAsia="Arial" w:hAnsi="Arial"/>
                <w:b w:val="false"/>
                <w:bCs w:val="false"/>
                <w:i w:val="false"/>
                <w:iCs w:val="false"/>
                <w:color w:val="000000"/>
                <w:sz w:val="18"/>
                <w:szCs w:val="18"/>
              </w:rPr>
              <w:t xml:space="preserve">. Typical 'still wonder' entries might include: 'Why does log(ab) = log a + log b?' and 'Does this work for division too?' Say: 'Those yellow questions are exactly where Lesson 6 takes us. Notice — we have not yet proved the addition rule; we have only used it. The proof is our next evidence step.' Point to the driving question on the board and say: 'Where are we now on answering — how can the Kericho farmer use logarithms to multiply huge numbers? Can someone give me a one-sentence answer to that right now?' [WAIT 12 seconds.] Cold-call 1 student.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Prediction Accountability — By returning to recorded predictions made at lesson start, the DQB update makes the prediction-observation-explanation cycle visible and explicit. The two-colour sticky-note protocol (green = know, yellow = wonder) distinguishes consolidated knowledge from open inquiry, preventing premature closure. The teacher's deliberate pointing to unresolved questions ('still wonder') models scientific and mathematical practice: knowing what you do not yet know is a form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and yellow notes as pairs write them. Look for: (a) green notes that are procedural only ('we know how to read the antilog table') vs. conceptual ('we know the antilog table is a table of powers of 10') — if most are procedural only, pose one more conceptual question before closing the DQB phase; (b) yellow notes that reveal residual misconceptions ('we wonder if the antilog of a negative number is a negative number') — flag these for opening of Lesson 6; (c) whether any pair can formulate a one-sentence answer to the driving question that includes both 'log table' and 'antilog table' — this demonstrates readiness for the formal log laws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rw20yy-bfm0ixxtnfnwx">
              <w:r>
                <w:rPr>
                  <w:rFonts w:ascii="Arial" w:cs="Arial" w:eastAsia="Arial" w:hAnsi="Arial"/>
                  <w:color w:val="2E75B6"/>
                  <w:sz w:val="16"/>
                  <w:szCs w:val="16"/>
                  <w:u w:val="single" w:color="2E75B6"/>
                </w:rPr>
                <w:t xml:space="preserve">Relationship between exponentials &amp; logarithms: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lre5zp-5vgv9j4x2rm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7eotd7ie47by62qz7hch">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0q6gdkt_xidvr5oi01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w:t>
            </w:r>
            <w:del w:id="9270" w:author="Claude (AI) - proposed" w:date="2026-10-15T20:13:44Z">
              <w:r>
                <w:rPr>
                  <w:rFonts w:ascii="Arial" w:cs="Arial" w:eastAsia="Arial" w:hAnsi="Arial"/>
                  <w:b w:val="false"/>
                  <w:bCs w:val="false"/>
                  <w:i w:val="false"/>
                  <w:iCs w:val="false"/>
                  <w:color w:val="000000"/>
                  <w:sz w:val="18"/>
                  <w:szCs w:val="18"/>
                </w:rPr>
                <w:delText xml:space="preserve">cumulative unit model — a</w:delText>
              </w:r>
            </w:del>
            <w:ins w:id="9271" w:author="Claude (AI) - proposed" w:date="2026-10-15T20:13:44Z">
              <w:r>
                <w:rPr>
                  <w:rFonts w:ascii="Arial" w:cs="Arial" w:eastAsia="Arial" w:hAnsi="Arial"/>
                  <w:b w:val="false"/>
                  <w:bCs w:val="false"/>
                  <w:i w:val="false"/>
                  <w:iCs w:val="false"/>
                  <w:color w:val="000000"/>
                  <w:sz w:val="18"/>
                  <w:szCs w:val="18"/>
                </w:rPr>
                <w:t xml:space="preserve">Indices and Logarithms Concept Map — the</w:t>
              </w:r>
            </w:ins>
            <w:r>
              <w:rPr>
                <w:rFonts w:ascii="Arial" w:cs="Arial" w:eastAsia="Arial" w:hAnsi="Arial"/>
                <w:b w:val="false"/>
                <w:bCs w:val="false"/>
                <w:i w:val="false"/>
                <w:iCs w:val="false"/>
                <w:color w:val="000000"/>
                <w:sz w:val="18"/>
                <w:szCs w:val="18"/>
              </w:rPr>
              <w:t xml:space="preserve"> diagram they have been building since Lesson 1 that represents the relationship between numbers, indices, and logarithms. They add three new elements to the model: (1) a two-way arrow between 'NUMBER (N)' and 'LOGARITHM (log₁₀ N)' labelled 'log table →' and '← antilog table'; (2) a box showing the four-step antilog procedure (characteristic | mantissa row | column + difference | place decimal point); (3) the M-Pesa example: 17,000,000 ↔ log₁₀(17,000,000) = 7.2304, annotated with characteristic = 7, mantissa = .2304. Students then write one sentence connecting the model to the anchoring phenomenon, beginning with the stem: 'The Kericho tea farmer's colleague was able to multiply large harvest numbers quickly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unit model from Lesson 1. Today we add the return journey.' Project a partially completed model on the board showing the one-way arrow from Lesson 4 (number → log). Say: 'Your job is to make this arrow two-way, and add the three elements I am about to list.' Read the three elements slowly, giving students time to draw each one. [WAIT 15 seconds after each element.] After students add the three elements (approximately 4 minutes), say: 'Now write your one sentence connecting the model to the Kericho phenomenon. Start with the stem on the board.' [WAIT </w:t>
            </w:r>
            <w:del w:id="9272" w:author="Claude (AI) - proposed" w:date="2026-10-15T20:13:44Z">
              <w:r>
                <w:rPr>
                  <w:rFonts w:ascii="Arial" w:cs="Arial" w:eastAsia="Arial" w:hAnsi="Arial"/>
                  <w:b w:val="false"/>
                  <w:bCs w:val="false"/>
                  <w:i w:val="false"/>
                  <w:iCs w:val="false"/>
                  <w:color w:val="000000"/>
                  <w:sz w:val="18"/>
                  <w:szCs w:val="18"/>
                </w:rPr>
                <w:delText xml:space="preserve">2 minutes</w:delText>
              </w:r>
            </w:del>
            <w:ins w:id="9273" w:author="Claude (AI) - proposed" w:date="2026-10-15T20:13:44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Cold-call </w:t>
            </w:r>
            <w:del w:id="9274" w:author="Claude (AI) - proposed" w:date="2026-10-15T20:13:44Z">
              <w:r>
                <w:rPr>
                  <w:rFonts w:ascii="Arial" w:cs="Arial" w:eastAsia="Arial" w:hAnsi="Arial"/>
                  <w:b w:val="false"/>
                  <w:bCs w:val="false"/>
                  <w:i w:val="false"/>
                  <w:iCs w:val="false"/>
                  <w:color w:val="000000"/>
                  <w:sz w:val="18"/>
                  <w:szCs w:val="18"/>
                </w:rPr>
                <w:delText xml:space="preserve">2 students</w:delText>
              </w:r>
            </w:del>
            <w:ins w:id="9275" w:author="Claude (AI) - proposed" w:date="2026-10-15T20:13:44Z">
              <w:r>
                <w:rPr>
                  <w:rFonts w:ascii="Arial" w:cs="Arial" w:eastAsia="Arial" w:hAnsi="Arial"/>
                  <w:b w:val="false"/>
                  <w:bCs w:val="false"/>
                  <w:i w:val="false"/>
                  <w:iCs w:val="false"/>
                  <w:color w:val="000000"/>
                  <w:sz w:val="18"/>
                  <w:szCs w:val="18"/>
                </w:rPr>
                <w:t xml:space="preserve">1 student</w:t>
              </w:r>
            </w:ins>
            <w:r>
              <w:rPr>
                <w:rFonts w:ascii="Arial" w:cs="Arial" w:eastAsia="Arial" w:hAnsi="Arial"/>
                <w:b w:val="false"/>
                <w:bCs w:val="false"/>
                <w:i w:val="false"/>
                <w:iCs w:val="false"/>
                <w:color w:val="000000"/>
                <w:sz w:val="18"/>
                <w:szCs w:val="18"/>
              </w:rPr>
              <w:t xml:space="preserve"> to read their </w:t>
            </w:r>
            <w:del w:id="9276" w:author="Claude (AI) - proposed" w:date="2026-10-15T20:13:44Z">
              <w:r>
                <w:rPr>
                  <w:rFonts w:ascii="Arial" w:cs="Arial" w:eastAsia="Arial" w:hAnsi="Arial"/>
                  <w:b w:val="false"/>
                  <w:bCs w:val="false"/>
                  <w:i w:val="false"/>
                  <w:iCs w:val="false"/>
                  <w:color w:val="000000"/>
                  <w:sz w:val="18"/>
                  <w:szCs w:val="18"/>
                </w:rPr>
                <w:delText xml:space="preserve">sentences. After each,</w:delText>
              </w:r>
            </w:del>
            <w:ins w:id="9277" w:author="Claude (AI) - proposed" w:date="2026-10-15T20:13:44Z">
              <w:r>
                <w:rPr>
                  <w:rFonts w:ascii="Arial" w:cs="Arial" w:eastAsia="Arial" w:hAnsi="Arial"/>
                  <w:b w:val="false"/>
                  <w:bCs w:val="false"/>
                  <w:i w:val="false"/>
                  <w:iCs w:val="false"/>
                  <w:color w:val="000000"/>
                  <w:sz w:val="18"/>
                  <w:szCs w:val="18"/>
                </w:rPr>
                <w:t xml:space="preserve">sentence. Then</w:t>
              </w:r>
            </w:ins>
            <w:r>
              <w:rPr>
                <w:rFonts w:ascii="Arial" w:cs="Arial" w:eastAsia="Arial" w:hAnsi="Arial"/>
                <w:b w:val="false"/>
                <w:bCs w:val="false"/>
                <w:i w:val="false"/>
                <w:iCs w:val="false"/>
                <w:color w:val="000000"/>
                <w:sz w:val="18"/>
                <w:szCs w:val="18"/>
              </w:rPr>
              <w:t xml:space="preserve"> ask: 'Does that sentence tell us HOW as well as WHY? If not, what one word or phrase would make it more complete?' Finally, say: 'In Lesson 6 we will add one more element to this model — the log laws that prove WHY we can add logarithms instead of multiplying. Your model will be complete by Lesson 7.'</w:t>
            </w:r>
            <w:del w:id="9278" w:author="Claude (AI) - proposed" w:date="2026-10-15T20:13:44Z">
              <w:r>
                <w:rPr>
                  <w:rFonts w:ascii="Arial" w:cs="Arial" w:eastAsia="Arial" w:hAnsi="Arial"/>
                  <w:b w:val="false"/>
                  <w:bCs w:val="false"/>
                  <w:i w:val="false"/>
                  <w:iCs w:val="false"/>
                  <w:color w:val="000000"/>
                  <w:sz w:val="18"/>
                  <w:szCs w:val="18"/>
                </w:rPr>
                <w:delText xml:space="preserve"> Hold up a model from a previous lesson cohort (if available) to show what the completed version will look like.</w:delText>
              </w:r>
            </w:del>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model-building approach makes conceptual growth visible over the arc of the unit. Each revision is additive (students never erase previous entries), so the model itself becomes a learning record. The two-way arrow is the key conceptual addition in this lesson: it externalises the inverse relationship between log and antilog, which is the mathematical heart of today's learning. The sentence-stem prompt ('The Kericho tea farmer's colleague was able to…') keeps every model revision anchored to the unit phenomenon, preventing the model from becoming an abstract diagram disconnected from the motivating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revision and checks for: (a) students who draw the two arrows but label them identically — prompt: 'What is the name of the TABLE you use to go in each direction?'; (b) students whose four-step box omits the characteristic-to-decimal-point step — this is the most common procedural gap; point to their Practice Problem D answer and ask 'How did you know where to put the decimal point?'; (c) the quality of the phenomenon-connection sentence — a strong sentence names both log tables and antilog tables and references the addition of logarithms. Collect 5 models at random to assess the quality of the two-way arrow and annotation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demonstration, did all learners track the table-reading procedure step by step, or did some lose the thread when I moved between the log table and the antilog table? What visual or physical cue could I add to make the switch between the two tables more salient next time?\n2. When I cold-called on Prompt 2 (the M-Pesa error question), did students reason directionally (larger mantissa → larger antilog) or did they attempt a full calculation? If most attempted a full calculation, how can I design a Predict prompt in Lesson 6 that specifically rewards directional reasoning?\n3. Were the four skeleton-sheet practice problems correctly calibrated — too easy (all pairs finished in under 5 minutes), about right (most pairs finished with 1–2 minutes to spare), or too hard (more than a quarter of pairs did not reach Problem D)? Adjust the number and difficulty of practice problems accordingly.\n4. Looking at the 5 unit models I collected: do students show the antilog as the inverse of the log, or do they show it as a separate unrelated process? If models show it as separate, I need to open Lesson 6 with an explicit 'these two arrows are inverses of each other — just as multiplication and division are inverses' bridge.\n5. Did the M-Pesa context feel genuinely motivating to students, or did it feel like a forced application? Observe whether students spontaneously use M-Pesa or other Kenyan financial contexts in their 'We Now Know / We Still Wonder' sticky notes as an indicator of authentic engagement with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teacher-modelled, narrated demonstration of the full four-step antilogarithm table procedure, applied to the M-Pesa transaction volume of 17,000,000 (log₁₀ = 7.2304). They also observed that pressing the 10ˣ key on a scientific calculator gives the same result as the antilog table, confirming that both tools are performing the same mathematical operation — raising 10 to a power.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antilogarithm of x is 10ˣ; finding it requires separating the characteristic from the mantissa, looking up the mantissa in the antilog table (row = first two decimal digits, column = third decimal digit, mean-difference = fourth decimal digit), and using the characteristic to place the decimal point in the result. Together with the log table procedure from Lesson 4, students can now make the full two-way journey between any number and its common logarithm.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how the Kericho farmer's colleague multiplied two large harvest numbers in under two minutes using only a table — can now be traced step by step: (1) find log of each number using the log table; (2) add the two logarithms (a step students have used but not yet proved); (3) find the antilog of the sum using the antilog table to recover the product. Today's lesson provides step 3, completing the procedure. The proof that step 2 is valid (log(ab) = log a + log b) is the open question that motivates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rtnqrxflngfncywcbda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ch9cse6bayeeeay9zg5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Applying Logarithms to Multiplication and Division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logarithm laws log(ab) = log a + log b and log(a/b) = log a − log b to perform multi-digit multiplication and division using four-figure mathematical tables, replicating the 'farmer's two-minute calculation' from the anchoring phenomenon and solving real-life Kenyan problems involving bulk maize </w:t>
            </w:r>
            <w:del w:id="9279" w:author="Claude (AI) - proposed" w:date="2026-10-15T20:13:44Z">
              <w:r>
                <w:rPr>
                  <w:rFonts w:ascii="Arial" w:cs="Arial" w:eastAsia="Arial" w:hAnsi="Arial"/>
                  <w:b w:val="false"/>
                  <w:bCs w:val="false"/>
                  <w:i w:val="false"/>
                  <w:iCs w:val="false"/>
                  <w:color w:val="000000"/>
                  <w:sz w:val="18"/>
                  <w:szCs w:val="18"/>
                </w:rPr>
                <w:delText xml:space="preserve">pricing, fertiliser mixing ratios, and export tonnage</w:delText>
              </w:r>
            </w:del>
            <w:ins w:id="9280" w:author="Claude (AI) - proposed" w:date="2026-10-15T20:13:44Z">
              <w:r>
                <w:rPr>
                  <w:rFonts w:ascii="Arial" w:cs="Arial" w:eastAsia="Arial" w:hAnsi="Arial"/>
                  <w:b w:val="false"/>
                  <w:bCs w:val="false"/>
                  <w:i w:val="false"/>
                  <w:iCs w:val="false"/>
                  <w:color w:val="000000"/>
                  <w:sz w:val="18"/>
                  <w:szCs w:val="18"/>
                </w:rPr>
                <w:t xml:space="preserve">purchases, fertiliser shared among farms, and annual tea revenue</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and explain the product law of logarithms: log(ab) = log a + log b; (b) state and explain the quotient law of logarithms: log(a/b) = log a − log b; (c) use four-figure logarithm tables to find the logarithm and antilogarithm of numbers; (d) apply both laws to evaluate products and quotients of multi-digit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read logarithm and antilogarithm tables accurately, including the use of the difference columns; (b) set up a standard logarithm working table (number | log | operation | result); (c) perform multi-step multiplication and division computations using logarithms within two minutes per problem; (d) verify reasonableness of answers using estimation.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 appreciates that converting multiplication into addition is an elegant mathematical idea that empowered farmers and scientists before calculators existed; (b) shows patience and precision when reading four-figure tables; (c) values collaborative problem-solving when working with a partner on real-life Kenyan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81" w:author="Claude (AI) - proposed" w:date="2026-10-15T20:13:44Z">
              <w:r>
                <w:rPr>
                  <w:rFonts w:ascii="Arial" w:cs="Arial" w:eastAsia="Arial" w:hAnsi="Arial"/>
                  <w:b w:val="false"/>
                  <w:bCs w:val="false"/>
                  <w:i w:val="false"/>
                  <w:iCs w:val="false"/>
                  <w:color w:val="000000"/>
                  <w:sz w:val="18"/>
                  <w:szCs w:val="18"/>
                </w:rPr>
                <w:delText xml:space="preserve">How do we use logarithms in computations?</w:delText>
              </w:r>
            </w:del>
            <w:ins w:id="9282" w:author="Claude (AI) - proposed" w:date="2026-10-15T20:13:44Z">
              <w:r>
                <w:rPr>
                  <w:rFonts w:ascii="Arial" w:cs="Arial" w:eastAsia="Arial" w:hAnsi="Arial"/>
                  <w:b w:val="false"/>
                  <w:bCs w:val="false"/>
                  <w:i w:val="false"/>
                  <w:iCs w:val="false"/>
                  <w:color w:val="000000"/>
                  <w:sz w:val="18"/>
                  <w:szCs w:val="18"/>
                </w:rPr>
                <w:t xml:space="preserve">KICD key inquiry question: Why do we use indices and logarithms? Lesson focus: How do we use logarithms in computations?</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In Lessons 1–5 learners built index notation, established log as the inverse of a power, and read basic log tables. Now they execute the full 'farmer's two-minute calculation' that was promised in the anchoring phenomenon — multiplying and dividing large numbers by adding and subtracting their logarithms. By the end of this lesson learners can replicate the technical-training demonstration the fellow Kericho farmer performed, directly answering the driving question's challenge of handling numbers too large for ordinary arithmetic.</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printed four-figure log tables are handled carefully and not written on (shared class sets). If digital devices are used to display tables, apply screen-time guidelines as per school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re-examining the side-by-side comparison from the anchoring phenomenon (long multiplication vs. logarithm method) and predict which law makes multiplication possible with logarithms. Through guided pair-work they derive the product and quotient laws, then practise reading antilogarithm tables. The core activity has pairs solving three real-life Kenyan problems — </w:t>
            </w:r>
            <w:del w:id="9283" w:author="Claude (AI) - proposed" w:date="2026-10-15T20:13:44Z">
              <w:r>
                <w:rPr>
                  <w:rFonts w:ascii="Arial" w:cs="Arial" w:eastAsia="Arial" w:hAnsi="Arial"/>
                  <w:b w:val="false"/>
                  <w:bCs w:val="false"/>
                  <w:i w:val="false"/>
                  <w:iCs w:val="false"/>
                  <w:color w:val="000000"/>
                  <w:sz w:val="18"/>
                  <w:szCs w:val="18"/>
                </w:rPr>
                <w:delText xml:space="preserve">bulk maize pricing</w:delText>
              </w:r>
            </w:del>
            <w:ins w:id="9284" w:author="Claude (AI) - proposed" w:date="2026-10-15T20:13:44Z">
              <w:r>
                <w:rPr>
                  <w:rFonts w:ascii="Arial" w:cs="Arial" w:eastAsia="Arial" w:hAnsi="Arial"/>
                  <w:b w:val="false"/>
                  <w:bCs w:val="false"/>
                  <w:i w:val="false"/>
                  <w:iCs w:val="false"/>
                  <w:color w:val="000000"/>
                  <w:sz w:val="18"/>
                  <w:szCs w:val="18"/>
                </w:rPr>
                <w:t xml:space="preserve">the total mass of maize bought</w:t>
              </w:r>
            </w:ins>
            <w:r>
              <w:rPr>
                <w:rFonts w:ascii="Arial" w:cs="Arial" w:eastAsia="Arial" w:hAnsi="Arial"/>
                <w:b w:val="false"/>
                <w:bCs w:val="false"/>
                <w:i w:val="false"/>
                <w:iCs w:val="false"/>
                <w:color w:val="000000"/>
                <w:sz w:val="18"/>
                <w:szCs w:val="18"/>
              </w:rPr>
              <w:t xml:space="preserve"> at Wakulima Market, fertiliser </w:t>
            </w:r>
            <w:del w:id="9285" w:author="Claude (AI) - proposed" w:date="2026-10-15T20:13:44Z">
              <w:r>
                <w:rPr>
                  <w:rFonts w:ascii="Arial" w:cs="Arial" w:eastAsia="Arial" w:hAnsi="Arial"/>
                  <w:b w:val="false"/>
                  <w:bCs w:val="false"/>
                  <w:i w:val="false"/>
                  <w:iCs w:val="false"/>
                  <w:color w:val="000000"/>
                  <w:sz w:val="18"/>
                  <w:szCs w:val="18"/>
                </w:rPr>
                <w:delText xml:space="preserve">mixing ratios for a Rift Valley farm, and export tonnage from Mombasa port</w:delText>
              </w:r>
            </w:del>
            <w:ins w:id="9286" w:author="Claude (AI) - proposed" w:date="2026-10-15T20:13:44Z">
              <w:r>
                <w:rPr>
                  <w:rFonts w:ascii="Arial" w:cs="Arial" w:eastAsia="Arial" w:hAnsi="Arial"/>
                  <w:b w:val="false"/>
                  <w:bCs w:val="false"/>
                  <w:i w:val="false"/>
                  <w:iCs w:val="false"/>
                  <w:color w:val="000000"/>
                  <w:sz w:val="18"/>
                  <w:szCs w:val="18"/>
                </w:rPr>
                <w:t xml:space="preserve">shared among Rift Valley farms, and annual tea revenue for a Kericho estate</w:t>
              </w:r>
            </w:ins>
            <w:r>
              <w:rPr>
                <w:rFonts w:ascii="Arial" w:cs="Arial" w:eastAsia="Arial" w:hAnsi="Arial"/>
                <w:b w:val="false"/>
                <w:bCs w:val="false"/>
                <w:i w:val="false"/>
                <w:iCs w:val="false"/>
                <w:color w:val="000000"/>
                <w:sz w:val="18"/>
                <w:szCs w:val="18"/>
              </w:rPr>
              <w:t xml:space="preserve"> — using a structured log working table. A class gallery share consolidates the method, and learners update their Driving Question Board and cumulative model before a teacher-led exit reflection ties every step back to the Kericho tea farmer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jls6kfdmptbrjzprzsbk">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lre4i3umfgqgszo3n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b7hu_i6oqm_iafk25dya">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bhlbehfhk0gwa4xgrw9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two side-by-side worked examples from the anchoring phenomenon displayed on a poster or board: (A) long multiplication of 2¹⁰ × 8 = 1024 × 8 done digit-by-digit, and (B) the same calculation done in two lines using log tables. Each learner independently writes in their exercise book: (1) Which step in Method B replaces the multiplication sign — and what arithmetic operation does it use instead? (2) If log(1024) ≈ 3.0103 and log(8) ≈ 0.9031, predict the answer to log(1024 × 8) before looking it up. (3) Write one sentence explaining, in your own words, why you think adding logarithms might give the same result as multiplying the original numbers. Learners share predictions with their partner for 90 seconds before the teacher takes cold-call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two side-by-side worked examples on the board before learners enter. Once settled, say: 'Look carefully at these two calculations — both find the same answer. In your book, answer the three questions on the board. You have 4 minutes working silently.' [Allow 4 minutes independent think time.] After 4 minutes: 'Share your prediction for question 2 with your partner. You have 90 seconds.' [Allow 90 seconds.] Cold-call 3 pairs: 'Amina and Odhiambo — what operation did you identify in question 1?' [WAIT 12 seconds.] 'Fatuma and Kipkoech — what number did you predict for log(1024 × 8)?' [WAIT 12 seconds.] 'Wanjiku and Mwangi — read us your one-sentence explanation for question 3.' [WAIT 12 seconds.] Record all three predicted answers on the board without evaluating correctness. Say: 'We will test every one of these predictions today. Keep them visible — you will come back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(Anchored Prediction): Learners commit to a specific numeric prediction (log(1024 × 8) ≈ 3.9134) before instruction, creating cognitive dissonance that will be resolved when the law is derived. Connecting the prediction to the phenomenon's side-by-side comparison ensures the lesson opens inside the storyline rather than as an abstract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 prediction and a sentence in their book before the cold-call. Teacher scans books during the 90-second partner share. Red flag: If fewer than half the class attempt question 2, pause and re-display the two logarithm values on the board. Note which students predicted 'addition' vs. other operations — this reveals whether prior log-as-inverse knowledge from Lesson 5 is secure.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q9yc6ebfkzwnz-paebth">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cyz9hzpao-hempkny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ikfbdctt5hkumgzuusz">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wuf7u5bcgzb1mly2eo3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Deriving the Laws (20 min). Each pair receives a structured discovery worksheet. Step 1: Using index laws already known, learners complete: 10^a × 10^b = 10^(a+b). Step 2: If log(M) = a and log(N) = b, then M = 10^a and N = 10^b. Write M × N in terms of powers of 10. Step 3: Apply log to both sides of M × N = 10^(a+b). What do you get? Step 4: Replace a with log M and b with log N to state the product law. Step 5: Repeat for M ÷ N to derive the quotient law. Pairs write both laws in a coloured box in their books. PART B — Reading Antilogarithm Tables (10 min). Teacher models live on the board: 'To find antilog(3.9134), I look up 3.9134 in the antilog table. The characteristic 3 tells me the answer is in the thousands. The mantissa .9134 — I find row .91, column 3, </w:t>
            </w:r>
            <w:del w:id="9287" w:author="Claude (AI) - proposed" w:date="2026-10-15T20:13:44Z">
              <w:r>
                <w:rPr>
                  <w:rFonts w:ascii="Arial" w:cs="Arial" w:eastAsia="Arial" w:hAnsi="Arial"/>
                  <w:b w:val="false"/>
                  <w:bCs w:val="false"/>
                  <w:i w:val="false"/>
                  <w:iCs w:val="false"/>
                  <w:color w:val="000000"/>
                  <w:sz w:val="18"/>
                  <w:szCs w:val="18"/>
                </w:rPr>
                <w:delText xml:space="preserve">difference column 4. I read 8190</w:delText>
              </w:r>
            </w:del>
            <w:ins w:id="9288" w:author="Claude (AI) - proposed" w:date="2026-10-15T20:13:44Z">
              <w:r>
                <w:rPr>
                  <w:rFonts w:ascii="Arial" w:cs="Arial" w:eastAsia="Arial" w:hAnsi="Arial"/>
                  <w:b w:val="false"/>
                  <w:bCs w:val="false"/>
                  <w:i w:val="false"/>
                  <w:iCs w:val="false"/>
                  <w:color w:val="000000"/>
                  <w:sz w:val="18"/>
                  <w:szCs w:val="18"/>
                </w:rPr>
                <w:t xml:space="preserve">which reads about 8185, then add the mean difference for the fourth digit 4 (about 7)</w:t>
              </w:r>
            </w:ins>
            <w:r>
              <w:rPr>
                <w:rFonts w:ascii="Arial" w:cs="Arial" w:eastAsia="Arial" w:hAnsi="Arial"/>
                <w:b w:val="false"/>
                <w:bCs w:val="false"/>
                <w:i w:val="false"/>
                <w:iCs w:val="false"/>
                <w:color w:val="000000"/>
                <w:sz w:val="18"/>
                <w:szCs w:val="18"/>
              </w:rPr>
              <w:t xml:space="preserve">. So antilog(3.9134) </w:t>
            </w:r>
            <w:del w:id="9289" w:author="Claude (AI) - proposed" w:date="2026-10-15T20:13:44Z">
              <w:r>
                <w:rPr>
                  <w:rFonts w:ascii="Arial" w:cs="Arial" w:eastAsia="Arial" w:hAnsi="Arial"/>
                  <w:b w:val="false"/>
                  <w:bCs w:val="false"/>
                  <w:i w:val="false"/>
                  <w:iCs w:val="false"/>
                  <w:color w:val="000000"/>
                  <w:sz w:val="18"/>
                  <w:szCs w:val="18"/>
                </w:rPr>
                <w:delText xml:space="preserve">= 8190</w:delText>
              </w:r>
            </w:del>
            <w:ins w:id="9290" w:author="Claude (AI) - proposed" w:date="2026-10-15T20:13:44Z">
              <w:r>
                <w:rPr>
                  <w:rFonts w:ascii="Arial" w:cs="Arial" w:eastAsia="Arial" w:hAnsi="Arial"/>
                  <w:b w:val="false"/>
                  <w:bCs w:val="false"/>
                  <w:i w:val="false"/>
                  <w:iCs w:val="false"/>
                  <w:color w:val="000000"/>
                  <w:sz w:val="18"/>
                  <w:szCs w:val="18"/>
                </w:rPr>
                <w:t xml:space="preserve">≈ 8192, which is exactly 2¹³, the total in the phenomenon</w:t>
              </w:r>
            </w:ins>
            <w:r>
              <w:rPr>
                <w:rFonts w:ascii="Arial" w:cs="Arial" w:eastAsia="Arial" w:hAnsi="Arial"/>
                <w:b w:val="false"/>
                <w:bCs w:val="false"/>
                <w:i w:val="false"/>
                <w:iCs w:val="false"/>
                <w:color w:val="000000"/>
                <w:sz w:val="18"/>
                <w:szCs w:val="18"/>
              </w:rPr>
              <w:t xml:space="preserve">.' Learners immediately practise three guided lookups: antilog(2.7482), antilog(0.4771), antilog(1.3010). They write each result and check with the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discovery worksheets. Say: 'Work through Steps 1 to 5 with your partner. You already know index laws from Lesson 2 — this is you discovering where the log law comes from. You have 10 minutes.' [Circulate. After 5 minutes, pause the class.] Cold-call one pair to write Step 3 on the board: 'Njeri and Barasa — come and write what you got at Step 3.' [WAIT 10 seconds for them to approach.] Correct any errors immediately, reinforcing: 'log(M × N) = log(10^(a+b)) = a + b = log M + log N — this is the product law.' Repeat for quotient law with a second pair. Then say: 'Box both laws in colour — these are the tools the Kericho farmer used.' For Part B, say: 'Watch me read the antilog table carefully — I will do it slowly.' Model step-by-step as described. Then: 'Now you try the three lookups. I will cold-call in 5 minutes.' [WAIT 5 minutes.] Cold-call 3 different pairs for the three lookups, asking: 'Kipchoge and Akinyi — what is antilog(2.7482) and how did you read the table?' [WAIT 12 seconds each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Algebraic Derivation (Structured Discovery): Rather than stating the laws, learners re-derive them from known index laws using a scaffolded worksheet. This strategy makes the 'magic' of the phenomenon explicable — the product law is not mysterious once learners see it follows directly from 10^a × 10^b = 10^(a+b). Connecting each algebraic step back to 'M = amount of tea produced, N = number of plants' keeps the phenomenon alive during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Step 3 of the worksheet, every learner should write 'log(M × N) = a + b'. Teacher checks this specific line during circulation — it is the pivotal deduction. Red flag: Students who write 'log(M) × log(N) = a + b' are confusing multiplication of logs with the log of a product; address immediately with: 'Careful — log is applied to the whole product M × N, not to log M times log N.' </w:t>
            </w:r>
            <w:ins w:id="9291" w:author="Claude (AI) - proposed" w:date="2026-10-15T20:13:44Z">
              <w:r>
                <w:rPr>
                  <w:rFonts w:ascii="Arial" w:cs="Arial" w:eastAsia="Arial" w:hAnsi="Arial"/>
                  <w:b w:val="false"/>
                  <w:bCs w:val="false"/>
                  <w:i w:val="false"/>
                  <w:iCs w:val="false"/>
                  <w:color w:val="000000"/>
                  <w:sz w:val="18"/>
                  <w:szCs w:val="18"/>
                </w:rPr>
                <w:t xml:space="preserve">Also watch for log(M + N) = log M + log N: the law is for a product, not a sum. Test it with M = N = 10: log 20 = 1.301, but log 10 + log 10 = 2. </w:t>
              </w:r>
            </w:ins>
            <w:r>
              <w:rPr>
                <w:rFonts w:ascii="Arial" w:cs="Arial" w:eastAsia="Arial" w:hAnsi="Arial"/>
                <w:b w:val="false"/>
                <w:bCs w:val="false"/>
                <w:i w:val="false"/>
                <w:iCs w:val="false"/>
                <w:color w:val="000000"/>
                <w:sz w:val="18"/>
                <w:szCs w:val="18"/>
              </w:rPr>
              <w:t xml:space="preserve">For antilog practice: correct reading is antilog(2.7482) = 560.0, antilog(0.4771) = 3.000, antilog(1.3010) = 20.00. Students getting the order of magnitude wrong (forgetting the characteristic) are identified here.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xhigzkwdesaai17w9ppw">
              <w:r>
                <w:rPr>
                  <w:rFonts w:ascii="Arial" w:cs="Arial" w:eastAsia="Arial" w:hAnsi="Arial"/>
                  <w:color w:val="2E75B6"/>
                  <w:sz w:val="16"/>
                  <w:szCs w:val="16"/>
                  <w:u w:val="single" w:color="2E75B6"/>
                </w:rPr>
                <w:t xml:space="preserve">Proof of the logarithm quotient and power rules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hn1ogu6dfb8pbzwpnyg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y0qaetbnszxenpzbses5">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psk6vejggyw_r4phsv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solve three real-life problems using a standard four-row log working table (Number | Logarithm | Operation | Result). All problems are set in Kenyan contexts: PROBLEM 1 (Multiplication): A maize trader at Wakulima Market, Nairobi, buys 346 bags each weighing 91.5 kg. Using logarithms, find the total mass of maize purchased. PROBLEM 2 (Division): A fertiliser depot in Nakuru has 7,820 kg of CAN fertiliser to distribute equally among 34 farms in the Rift Valley. Using logarithms, find the mass each farm receives. PROBLEM 3 (Combined): A tea estate in Kericho produces 2,480 kg of processed tea per week. The estate operates for 52 weeks per year. The Kenya Tea Development Agency (KTDA) buys the tea at Ksh 118 per kg. Using logarithms, calculate the annual revenue. (This requires multiplication twice or a combined log calculation.) Each pair records full working in their books. After completing all three, pairs write a one-sentence 'connection statement': 'This method works because ________, which is exactly what the fellow Kericho farmer showed in the two-minute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are the technical-training farmers. You will solve three real Kenyan problems the same way the fellow farmer did — using logarithms instead of a calculator. Work in your pairs. You have 18 minutes.' [Distribute printed log and antilog table booklets if not already in use. Write the three problems on the board.] Circulate actively. After 6 minutes (when most should finish Problem 1), pause: 'Hands up if you have the answer to Problem 1.' [Scan.] 'Opiyo and Chebet — read your log working table for Problem 1 row by row.' [WAIT 12 seconds.] Correct any table-reading errors on the board live. After 12 minutes, briefly address Problem 2 in the same way. After 18 minutes, cold-call one pair per problem to present full working on the board: 'Zawadi and Mutua — write your complete working for Problem 3 on the board. Talk us through each row of your table.' [WAIT 15 seconds.] After each presentation, ask the class: 'Thumbs up if your answer matches, thumbs sideways if slightly different, thumbs down if very different.' Address discrepancies. Finally, ask all pairs to write their connection statement and cold-call two: 'Read your connection statement.' [WAIT 12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Log Working Table (Procedural Scaffolding with Contextual Meaning): The four-column table (Number | Logarithm | Operation | Result) makes the invisible steps of the method visible and auditable. Pairing this scaffold with Kenya-specific contexts (Wakulima Market, KTDA, Nakuru depots) ensures learners experience the method as genuinely useful rather than abstract. The 'connection statement' forces explicit linguistic linking back to the phenomenon, consolidating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Problem 1 expected answer: log(346) + log(91.5) = 2.5391 + 1.9614 = 4.5005; antilog(4.5005) ≈ 31,</w:t>
            </w:r>
            <w:del w:id="9292" w:author="Claude (AI) - proposed" w:date="2026-10-15T20:13:44Z">
              <w:r>
                <w:rPr>
                  <w:rFonts w:ascii="Arial" w:cs="Arial" w:eastAsia="Arial" w:hAnsi="Arial"/>
                  <w:b w:val="false"/>
                  <w:bCs w:val="false"/>
                  <w:i w:val="false"/>
                  <w:iCs w:val="false"/>
                  <w:color w:val="000000"/>
                  <w:sz w:val="18"/>
                  <w:szCs w:val="18"/>
                </w:rPr>
                <w:delText xml:space="preserve">640 kg</w:delText>
              </w:r>
            </w:del>
            <w:ins w:id="9293" w:author="Claude (AI) - proposed" w:date="2026-10-15T20:13:44Z">
              <w:r>
                <w:rPr>
                  <w:rFonts w:ascii="Arial" w:cs="Arial" w:eastAsia="Arial" w:hAnsi="Arial"/>
                  <w:b w:val="false"/>
                  <w:bCs w:val="false"/>
                  <w:i w:val="false"/>
                  <w:iCs w:val="false"/>
                  <w:color w:val="000000"/>
                  <w:sz w:val="18"/>
                  <w:szCs w:val="18"/>
                </w:rPr>
                <w:t xml:space="preserve">660 kg (exact: 346 × 91.5 = 31,659 kg)</w:t>
              </w:r>
            </w:ins>
            <w:r>
              <w:rPr>
                <w:rFonts w:ascii="Arial" w:cs="Arial" w:eastAsia="Arial" w:hAnsi="Arial"/>
                <w:b w:val="false"/>
                <w:bCs w:val="false"/>
                <w:i w:val="false"/>
                <w:iCs w:val="false"/>
                <w:color w:val="000000"/>
                <w:sz w:val="18"/>
                <w:szCs w:val="18"/>
              </w:rPr>
              <w:t xml:space="preserve"> — correct order of magnitude is critical. (2) Problem 2: log(7820) − log(34) = 3.8932 − 1.5315 = 2.3617; antilog(2.3617) ≈ </w:t>
            </w:r>
            <w:del w:id="9294" w:author="Claude (AI) - proposed" w:date="2026-10-15T20:13:44Z">
              <w:r>
                <w:rPr>
                  <w:rFonts w:ascii="Arial" w:cs="Arial" w:eastAsia="Arial" w:hAnsi="Arial"/>
                  <w:b w:val="false"/>
                  <w:bCs w:val="false"/>
                  <w:i w:val="false"/>
                  <w:iCs w:val="false"/>
                  <w:color w:val="000000"/>
                  <w:sz w:val="18"/>
                  <w:szCs w:val="18"/>
                </w:rPr>
                <w:delText xml:space="preserve">229.9</w:delText>
              </w:r>
            </w:del>
            <w:ins w:id="9295" w:author="Claude (AI) - proposed" w:date="2026-10-15T20:13:44Z">
              <w:r>
                <w:rPr>
                  <w:rFonts w:ascii="Arial" w:cs="Arial" w:eastAsia="Arial" w:hAnsi="Arial"/>
                  <w:b w:val="false"/>
                  <w:bCs w:val="false"/>
                  <w:i w:val="false"/>
                  <w:iCs w:val="false"/>
                  <w:color w:val="000000"/>
                  <w:sz w:val="18"/>
                  <w:szCs w:val="18"/>
                </w:rPr>
                <w:t xml:space="preserve">230</w:t>
              </w:r>
            </w:ins>
            <w:r>
              <w:rPr>
                <w:rFonts w:ascii="Arial" w:cs="Arial" w:eastAsia="Arial" w:hAnsi="Arial"/>
                <w:b w:val="false"/>
                <w:bCs w:val="false"/>
                <w:i w:val="false"/>
                <w:iCs w:val="false"/>
                <w:color w:val="000000"/>
                <w:sz w:val="18"/>
                <w:szCs w:val="18"/>
              </w:rPr>
              <w:t xml:space="preserve"> kg per farm</w:t>
            </w:r>
            <w:ins w:id="9296" w:author="Claude (AI) - proposed" w:date="2026-10-15T20:13:44Z">
              <w:r>
                <w:rPr>
                  <w:rFonts w:ascii="Arial" w:cs="Arial" w:eastAsia="Arial" w:hAnsi="Arial"/>
                  <w:b w:val="false"/>
                  <w:bCs w:val="false"/>
                  <w:i w:val="false"/>
                  <w:iCs w:val="false"/>
                  <w:color w:val="000000"/>
                  <w:sz w:val="18"/>
                  <w:szCs w:val="18"/>
                </w:rPr>
                <w:t xml:space="preserve"> (exact: 7,820 ÷ 34 = 230 kg)</w:t>
              </w:r>
            </w:ins>
            <w:r>
              <w:rPr>
                <w:rFonts w:ascii="Arial" w:cs="Arial" w:eastAsia="Arial" w:hAnsi="Arial"/>
                <w:b w:val="false"/>
                <w:bCs w:val="false"/>
                <w:i w:val="false"/>
                <w:iCs w:val="false"/>
                <w:color w:val="000000"/>
                <w:sz w:val="18"/>
                <w:szCs w:val="18"/>
              </w:rPr>
              <w:t xml:space="preserve">. (3) Problem 3: log(2480) + log(52) + log(118) = 3.3945 + 1.7160 + 2.0719 = 7.1824; antilog(7.1824) ≈ 15,220,000 Ksh annually</w:t>
            </w:r>
            <w:ins w:id="9297" w:author="Claude (AI) - proposed" w:date="2026-10-15T20:13:44Z">
              <w:r>
                <w:rPr>
                  <w:rFonts w:ascii="Arial" w:cs="Arial" w:eastAsia="Arial" w:hAnsi="Arial"/>
                  <w:b w:val="false"/>
                  <w:bCs w:val="false"/>
                  <w:i w:val="false"/>
                  <w:iCs w:val="false"/>
                  <w:color w:val="000000"/>
                  <w:sz w:val="18"/>
                  <w:szCs w:val="18"/>
                </w:rPr>
                <w:t xml:space="preserve"> (exact: 2,480 × 52 × 118 = 15,217,280)</w:t>
              </w:r>
            </w:ins>
            <w:r>
              <w:rPr>
                <w:rFonts w:ascii="Arial" w:cs="Arial" w:eastAsia="Arial" w:hAnsi="Arial"/>
                <w:b w:val="false"/>
                <w:bCs w:val="false"/>
                <w:i w:val="false"/>
                <w:iCs w:val="false"/>
                <w:color w:val="000000"/>
                <w:sz w:val="18"/>
                <w:szCs w:val="18"/>
              </w:rPr>
              <w:t xml:space="preserve">. Red flag for Problem 3: Students who add only two logs have missed that revenue = production × weeks × price; prompt with: 'How many numbers are being multiplied together? How many logs should you add?' Students confusing characteristic and mantissa during antilog lookup need one-to-one table coaching during circulation.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969d2hbetf_ndtwja-qs">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ta1igssslrwtsilyb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crwxud2dflx5jda1gbgg">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2fjxjzhqt-i0nw86wue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index-card strips if physical DQB is used): GREEN NOTE — one thing they can now explain about the driving question: 'How can a Kericho tea farmer use logarithms to calculate with very large numbers?' Specifically, they must use the words 'product law' or 'quotient law' in their green note. ORANGE NOTE — one remaining question or uncertainty, for example: 'Can logarithms also handle powers and roots?' or 'What happens when we multiply three or more numbers?' or 'Why does the antilog table have a differences column?' Learners post their notes on the class DQB under the columns 'We Now Understand' and 'We Still Wonder'. The teacher reads 3–4 orange notes aloud to the class and previews: 'Lesson 7 will answer the question about powers and roots — stay curious.'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to write your two notes — green must include the words product law or quotient law. Orange can be anything you still genuinely wonder about.' [Allow 2 minutes.] As learners post notes, circulate and read them. Select 3 green notes that show strong connection to the phenomenon and read them aloud: 'Listen to how Amara connected this to the Kericho farmer...' Then read 3 orange notes and say: 'These are excellent scientific questions. Notice that Kibet is asking about powers — that is exactly where we are going next lesson.' Point to the DQB and say: 'Look at how much of the board has moved from the Wonder side to the Understand side since Lesson 1. The farmer's two-minute calculation is no longer mysterious to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(Metacognitive Tracking): The DQB serves as a visible record of the class's growing understanding across all 8 lessons. Requiring the specific terms 'product law' or 'quotient law' in the green note ensures disciplinary vocabulary is consolidated. The orange notes surface genuine curiosity about powers and roots, which is the content of Lesson 7, creating a learner-generated bridge between lessons and maintaining storyline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green note correctly names either the product or quotient law and connects it to a computation context (maize, fertiliser, tea). Red flag: Green notes that say only 'I learned log(ab) = log a + log b' without any contextual connection indicate surface-level recall rather than sensemaking — pull these students aside for a brief verbal probe: 'How would the Kericho farmer actually use this law? Walk me through one step.' Orange notes asking about negative logarithms or logarithms of numbers less than 1 indicate high readiness and should be noted for extension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npvexlzb4atw8-hllx9t">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ixkqvi66nmqhv34zm_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gkfx99fnrsmxcq-mallf">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g0rqu1zv9vlnnlksw4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w:t>
            </w:r>
            <w:del w:id="9298" w:author="Claude (AI) - proposed" w:date="2026-10-15T20:13:44Z">
              <w:r>
                <w:rPr>
                  <w:rFonts w:ascii="Arial" w:cs="Arial" w:eastAsia="Arial" w:hAnsi="Arial"/>
                  <w:b w:val="false"/>
                  <w:bCs w:val="false"/>
                  <w:i w:val="false"/>
                  <w:iCs w:val="false"/>
                  <w:color w:val="000000"/>
                  <w:sz w:val="18"/>
                  <w:szCs w:val="18"/>
                </w:rPr>
                <w:delText xml:space="preserve">cumulative model page — a diagram</w:delText>
              </w:r>
            </w:del>
            <w:ins w:id="9299" w:author="Claude (AI) - proposed" w:date="2026-10-15T20:13:44Z">
              <w:r>
                <w:rPr>
                  <w:rFonts w:ascii="Arial" w:cs="Arial" w:eastAsia="Arial" w:hAnsi="Arial"/>
                  <w:b w:val="false"/>
                  <w:bCs w:val="false"/>
                  <w:i w:val="false"/>
                  <w:iCs w:val="false"/>
                  <w:color w:val="000000"/>
                  <w:sz w:val="18"/>
                  <w:szCs w:val="18"/>
                </w:rPr>
                <w:t xml:space="preserve">Indices and Logarithms Concept Map —</w:t>
              </w:r>
            </w:ins>
            <w:r>
              <w:rPr>
                <w:rFonts w:ascii="Arial" w:cs="Arial" w:eastAsia="Arial" w:hAnsi="Arial"/>
                <w:b w:val="false"/>
                <w:bCs w:val="false"/>
                <w:i w:val="false"/>
                <w:iCs w:val="false"/>
                <w:color w:val="000000"/>
                <w:sz w:val="18"/>
                <w:szCs w:val="18"/>
              </w:rPr>
              <w:t xml:space="preserve"> begun in Lesson 1 that represents how the Kericho tea farmer's calculation works. In earlier lessons, learners added: index notation for repeated multiplication (Lessons 1–3), the definition of logarithm as the inverse operation (Lesson 4), and the method for reading log and antilog tables (Lessons 4–5). Today, learners add two new components: (A) A labelled arrow from 'MULTIPLY two quantities' pointing to 'CONVERT each to its logarithm (look up in table)' → 'ADD the logarithms' → 'CONVERT answer back using antilog table' → 'FINAL PRODUCT'. (B) A parallel arrow for DIVISION showing subtraction of logarithms. Below the diagram, learners write a two-sentence summary: 'The product law works because multiplying powers of 10 means adding their exponents, which is what logarithms are. This is why the Kericho farmer can find the total tea revenue — Ksh 15,220,000 — by adding three small decimal numbers from a table instead of multiplying three large numbers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page. You are adding the most powerful piece yet — the full calculation chain that the fellow farmer demonstrated. Draw the two arrows I describe and label every box.' [Allow 5 minutes for drawing and labelling.] Circulate and check that both the multiplication chain and the division chain are present. After 5 minutes: 'Write your two-sentence summary underneath the diagram. First sentence: why the law works. Second sentence: connect it to the Kericho farmer with a specific number from today.' [Allow 3 minutes.] Cold-call two learners to read their two-sentence summaries: 'Miriam — read your summary.' [WAIT 12 seconds.] 'Otieno — read yours.' [WAIT 12 seconds.] After both, say: 'Notice Miriam connected back to index laws from Lesson 2 — that is exactly the chain of reasoning we have been building for six lessons. In Lesson 7, this model will grow again when we tackle powers and roots.'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(Progressive Model Building): The diagram grows across all 8 lessons, making the unit's conceptual arc visible to every learner at a glance. Adding today's calculation chain directly onto a model that already contains index notation and log-as-inverse reinforces the coherence of the entire unit. Requiring a specific number (Ksh 15,220,000) in the summary sentence anchors the abstract model to the concrete phenomenon and discourages generic statements.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model addition shows a correctly sequenced four-box chain (multiply → log → add → antilog) for multiplication, and a matching chain for division (divide → log → subtract → antilog). The two-sentence summary explicitly names index laws as the reason the product law works. Red flag: Models that show only the addition step without the antilog step are incomplete — the 'converting back' step is frequently omitted and represents a procedural gap that will cause errors in Lesson 7 when powers are involved. Red flag sentence: 'The law works because logs are easier' — this is vague; prompt with 'What specific property of powers of 10 makes this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CONNECTION — In the Explain phase, did learners spontaneously refer back to the Kericho farmer when discussing their solutions, or did the Kenyan contexts feel like add-ons rather than genuine motivators? If the latter, consider opening Lesson 7 by re-reading the original phenomenon statement aloud and asking: 'Which part of that story can you now fully explain?' (2) TABLE-READING ACCURACY — Were errors concentrated in reading the log table (finding the mantissa) or in the antilog table (applying the differences column), or in assigning the characteristic? Identifying the specific failure point allows you to provide a targeted 5-minute micro-revision at the start of Lesson 7. (3) PARTNER DYNAMICS — Did both members of each pair engage with the log working table, or did one partner dominate while the other copied? Consider assigning roles in Lesson 7: 'Table Reader' (reads the log value aloud) and 'Recorder' (writes the working table row), alternating per problem. (4) PROBLEM 3 CHALLENGE — The three-factor multiplication in Problem 3 (production × weeks × price) was the highest cognitive demand of the lesson. Note which pairs solved it correctly and which added only two logs. Use correct pairs as peer-tutors in the opening minutes of Lesson 7 before extending to powers and roots. (5) DQB QUALITY — Were the orange 'wonder' notes genuinely curious about powers and roots, or were they expressing confusion about today's content? If more than one-third express confusion about the basic product law, build a brief consolidation activity into the first 10 minutes of Lesson 7 before advancing the storyline.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side-by-side worked examples — long multiplication of large tea-harvest numbers versus the same calculation performed using four-figure logarithm tables — and noted that the logarithm method replaced a multiplication step with an addition step, producing the same result in a fraction of the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product law log(ab) = log a + log b and the quotient law log(a/b) = log a − log b directly from the index law 10^a × 10^b = 10^(a+b), and applied both laws using four-figure log and antilog tables to solve real-life Kenyan problems involving bulk maize </w:t>
            </w:r>
            <w:del w:id="9300" w:author="Claude (AI) - proposed" w:date="2026-10-15T20:13:44Z">
              <w:r>
                <w:rPr>
                  <w:rFonts w:ascii="Arial" w:cs="Arial" w:eastAsia="Arial" w:hAnsi="Arial"/>
                  <w:b w:val="false"/>
                  <w:bCs w:val="false"/>
                  <w:i w:val="false"/>
                  <w:iCs w:val="false"/>
                  <w:color w:val="000000"/>
                  <w:sz w:val="18"/>
                  <w:szCs w:val="18"/>
                </w:rPr>
                <w:delText xml:space="preserve">pricing</w:delText>
              </w:r>
            </w:del>
            <w:ins w:id="9301" w:author="Claude (AI) - proposed" w:date="2026-10-15T20:13:44Z">
              <w:r>
                <w:rPr>
                  <w:rFonts w:ascii="Arial" w:cs="Arial" w:eastAsia="Arial" w:hAnsi="Arial"/>
                  <w:b w:val="false"/>
                  <w:bCs w:val="false"/>
                  <w:i w:val="false"/>
                  <w:iCs w:val="false"/>
                  <w:color w:val="000000"/>
                  <w:sz w:val="18"/>
                  <w:szCs w:val="18"/>
                </w:rPr>
                <w:t xml:space="preserve">purchases</w:t>
              </w:r>
            </w:ins>
            <w:r>
              <w:rPr>
                <w:rFonts w:ascii="Arial" w:cs="Arial" w:eastAsia="Arial" w:hAnsi="Arial"/>
                <w:b w:val="false"/>
                <w:bCs w:val="false"/>
                <w:i w:val="false"/>
                <w:iCs w:val="false"/>
                <w:color w:val="000000"/>
                <w:sz w:val="18"/>
                <w:szCs w:val="18"/>
              </w:rPr>
              <w:t xml:space="preserve"> at Wakulima Market, fertiliser distribution in the Rift Valley, and annual tea revenue for a Kericho KTDA estate.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multiplying two numbers is equivalent to adding their logarithms is that logarithms are exponents of powers of 10, and multiplying powers of 10 means adding their exponents — so log(M × N) = log M + log N follows directly from the index law. This is exactly the mathematical principle that allowed the fellow Kericho farmer to complete the tea-harvest total production calculation in under two minutes using only a log table, converting an unwieldy multi-digit multiplication into a simple decimal addition.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i5dbktn0hembnni53ua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00a_lyna4k9ffx2tdof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Applying Logarithms to Powers and Roots — Unlocking the Exponent and the Square Plot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logarithm toolkit by deriving and applying the power law log(aⁿ) = n·log a and the root law log(ⁿ√a) = (1/n)·log a, solving real-life Kenyan problems involving SACCO compound interest and land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derive the power law of logarithms: log(aⁿ) = n·log a</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derive the root law of logarithms: log(ⁿ√a) = (1/n)·log a</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these two laws extend the logarithm table method to calculations involving powers and roots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power law to the index law (aᵐ)ⁿ = aᵐⁿ derived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four-figure logarithm and antilogarithm tables to evaluate expressions of the form aⁿ and ⁿ√a for real-life Kenyan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Lay out a full logarithm working (log, operate, antilog) systematically and accurately for both power and root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 errors in a peer's logarithm working for a compound-interest or area-side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 single elegant law (log(aⁿ) = n·log a) converts an exponential computation — such as calculating compound interest over many years — into a simple multiplication by 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confidence and persistence when the characteristic of a logarithm is negative (bar notation), connecting to the Kericho farmer's need for reliable, quick calculation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302" w:author="Claude (AI) - proposed" w:date="2026-10-15T20:13:44Z">
              <w:r>
                <w:rPr>
                  <w:rFonts w:ascii="Arial" w:cs="Arial" w:eastAsia="Arial" w:hAnsi="Arial"/>
                  <w:b w:val="false"/>
                  <w:bCs w:val="false"/>
                  <w:i w:val="false"/>
                  <w:iCs w:val="false"/>
                  <w:color w:val="000000"/>
                  <w:sz w:val="18"/>
                  <w:szCs w:val="18"/>
                </w:rPr>
                <w:delText xml:space="preserve">How</w:delText>
              </w:r>
            </w:del>
            <w:ins w:id="9303" w:author="Claude (AI) - proposed" w:date="2026-10-15T20:13:44Z">
              <w:r>
                <w:rPr>
                  <w:rFonts w:ascii="Arial" w:cs="Arial" w:eastAsia="Arial" w:hAnsi="Arial"/>
                  <w:b w:val="false"/>
                  <w:bCs w:val="false"/>
                  <w:i w:val="false"/>
                  <w:iCs w:val="false"/>
                  <w:color w:val="000000"/>
                  <w:sz w:val="18"/>
                  <w:szCs w:val="18"/>
                </w:rPr>
                <w:t xml:space="preserve">KICD key inquiry question: Why</w:t>
              </w:r>
            </w:ins>
            <w:r>
              <w:rPr>
                <w:rFonts w:ascii="Arial" w:cs="Arial" w:eastAsia="Arial" w:hAnsi="Arial"/>
                <w:b w:val="false"/>
                <w:bCs w:val="false"/>
                <w:i w:val="false"/>
                <w:iCs w:val="false"/>
                <w:color w:val="000000"/>
                <w:sz w:val="18"/>
                <w:szCs w:val="18"/>
              </w:rPr>
              <w:t xml:space="preserve"> do we use </w:t>
            </w:r>
            <w:del w:id="9304" w:author="Claude (AI) - proposed" w:date="2026-10-15T20:13:44Z">
              <w:r>
                <w:rPr>
                  <w:rFonts w:ascii="Arial" w:cs="Arial" w:eastAsia="Arial" w:hAnsi="Arial"/>
                  <w:b w:val="false"/>
                  <w:bCs w:val="false"/>
                  <w:i w:val="false"/>
                  <w:iCs w:val="false"/>
                  <w:color w:val="000000"/>
                  <w:sz w:val="18"/>
                  <w:szCs w:val="18"/>
                </w:rPr>
                <w:delText xml:space="preserve">logarithms in computations — specifically, how</w:delText>
              </w:r>
            </w:del>
            <w:ins w:id="9305" w:author="Claude (AI) - proposed" w:date="2026-10-15T20:13:44Z">
              <w:r>
                <w:rPr>
                  <w:rFonts w:ascii="Arial" w:cs="Arial" w:eastAsia="Arial" w:hAnsi="Arial"/>
                  <w:b w:val="false"/>
                  <w:bCs w:val="false"/>
                  <w:i w:val="false"/>
                  <w:iCs w:val="false"/>
                  <w:color w:val="000000"/>
                  <w:sz w:val="18"/>
                  <w:szCs w:val="18"/>
                </w:rPr>
                <w:t xml:space="preserve">indices and logarithms? Lesson focus: How</w:t>
              </w:r>
            </w:ins>
            <w:r>
              <w:rPr>
                <w:rFonts w:ascii="Arial" w:cs="Arial" w:eastAsia="Arial" w:hAnsi="Arial"/>
                <w:b w:val="false"/>
                <w:bCs w:val="false"/>
                <w:i w:val="false"/>
                <w:iCs w:val="false"/>
                <w:color w:val="000000"/>
                <w:sz w:val="18"/>
                <w:szCs w:val="18"/>
              </w:rPr>
              <w:t xml:space="preserve"> do the power and root laws </w:t>
            </w:r>
            <w:del w:id="9306" w:author="Claude (AI) - proposed" w:date="2026-10-15T20:13:44Z">
              <w:r>
                <w:rPr>
                  <w:rFonts w:ascii="Arial" w:cs="Arial" w:eastAsia="Arial" w:hAnsi="Arial"/>
                  <w:b w:val="false"/>
                  <w:bCs w:val="false"/>
                  <w:i w:val="false"/>
                  <w:iCs w:val="false"/>
                  <w:color w:val="000000"/>
                  <w:sz w:val="18"/>
                  <w:szCs w:val="18"/>
                </w:rPr>
                <w:delText xml:space="preserve">allow us to</w:delText>
              </w:r>
            </w:del>
            <w:ins w:id="9307" w:author="Claude (AI) - proposed" w:date="2026-10-15T20:13:44Z">
              <w:r>
                <w:rPr>
                  <w:rFonts w:ascii="Arial" w:cs="Arial" w:eastAsia="Arial" w:hAnsi="Arial"/>
                  <w:b w:val="false"/>
                  <w:bCs w:val="false"/>
                  <w:i w:val="false"/>
                  <w:iCs w:val="false"/>
                  <w:color w:val="000000"/>
                  <w:sz w:val="18"/>
                  <w:szCs w:val="18"/>
                </w:rPr>
                <w:t xml:space="preserve">let us</w:t>
              </w:r>
            </w:ins>
            <w:r>
              <w:rPr>
                <w:rFonts w:ascii="Arial" w:cs="Arial" w:eastAsia="Arial" w:hAnsi="Arial"/>
                <w:b w:val="false"/>
                <w:bCs w:val="false"/>
                <w:i w:val="false"/>
                <w:iCs w:val="false"/>
                <w:color w:val="000000"/>
                <w:sz w:val="18"/>
                <w:szCs w:val="18"/>
              </w:rPr>
              <w:t xml:space="preserve"> evaluate powers and roots of numbers using </w:t>
            </w:r>
            <w:del w:id="9308" w:author="Claude (AI) - proposed" w:date="2026-10-15T20:13:44Z">
              <w:r>
                <w:rPr>
                  <w:rFonts w:ascii="Arial" w:cs="Arial" w:eastAsia="Arial" w:hAnsi="Arial"/>
                  <w:b w:val="false"/>
                  <w:bCs w:val="false"/>
                  <w:i w:val="false"/>
                  <w:iCs w:val="false"/>
                  <w:color w:val="000000"/>
                  <w:sz w:val="18"/>
                  <w:szCs w:val="18"/>
                </w:rPr>
                <w:delText xml:space="preserve">only </w:delText>
              </w:r>
            </w:del>
            <w:r>
              <w:rPr>
                <w:rFonts w:ascii="Arial" w:cs="Arial" w:eastAsia="Arial" w:hAnsi="Arial"/>
                <w:b w:val="false"/>
                <w:bCs w:val="false"/>
                <w:i w:val="false"/>
                <w:iCs w:val="false"/>
                <w:color w:val="000000"/>
                <w:sz w:val="18"/>
                <w:szCs w:val="18"/>
              </w:rPr>
              <w:t xml:space="preserve">four-figure tables?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4–6 learners mastered reading log/antilog tables and applying the product and quotient laws to multiply and divide large numbers. This lesson completes the logarithm arc by showing that the same tables — combined with a simple scalar multiplication or division — can evaluate any power or root. The SACCO compound-interest scenario and the square-plot side-length problem bring the driving question sharply into focus: the Kericho farm manager, or any Kenyan engineer or business person, can now handle virtually any 'unwieldy' calculation with four-figure tables and the three core log laws.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handle printed four-figure table sheets carefully and do not deface them, as they are shared class resources.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seventh in an eight-lesson evidence-gathering sequence on Indices and Logarithms. Building directly on Lesson 6 (multiplication and division via log(ab) = log a + log b and log(a/b) = log a − log b), learners now discover that the same four-figure tables can evaluate powers (e.g. 1.045¹²) and roots (e.g. √8,464) by deriving two new laws from first principles. The power law, log(aⁿ) = n·log a, is shown to follow directly from the repeated-addition interpretation of the product law, and is anchored in the index law (aᵐ)ⁿ = aᵐⁿ that learners derived in Lesson 3. The root law, log(ⁿ√a) = (1/n)·log a, is derived as its immediate corollary using the fractional-index rule a^(1/n) = ⁿ√a from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uses two carefully chosen Kenyan contexts. First, a member of the Kericho Tea Growers SACCO borrows Ksh 50,000 at 4.5% compound interest per annum; learners compute the total amount owed after 12 years — a calculation that requires evaluating 1.045¹² and is impractical by direct multiplication but takes under three minutes with logarithm tables. Second, a farm surveyor in Nakuru County needs to find the side length of a square plot whose area is 8,464 m²; this requires evaluating √8,464 and is solved instantly using the root law. Both problems reconnect explicitly to the driving-question phenomenon: the 'magic' of adding or scaling small decimal numbers to get the same answer as enormous direct calculations.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estimate 1.045¹² and √8,464 by hand to feel the difficulty. In the Observe phase learners watch a step-by-step demonstration of the power-law working and then independently complete the root-law working, using the printed four-figure tables. In the Explain phase pairs share their derivation of each law in their own words and connect it back to the index laws from Lesson 3. In the DQB phase learners update the class Driving Question Board, noting which parts of the driving question are now fully answered. In the Model Building phase learners revise their cumulative 'logarithm toolkit' diagram to include the two new laws alongside the product and quotient laws from Lesson 6.</w:t>
            </w:r>
            <w:ins w:id="9309" w:author="Claude (AI) - proposed" w:date="2026-10-15T20:13:44Z">
              <w:r>
                <w:rPr>
                  <w:rFonts w:ascii="Arial" w:cs="Arial" w:eastAsia="Arial" w:hAnsi="Arial"/>
                  <w:b w:val="false"/>
                  <w:bCs w:val="false"/>
                  <w:i w:val="false"/>
                  <w:iCs w:val="false"/>
                  <w:color w:val="000000"/>
                  <w:sz w:val="18"/>
                  <w:szCs w:val="18"/>
                </w:rPr>
                <w:t xml:space="preserve"> Time budget (40 minutes): Predict 5, Observe 16, Explain 7, Driving Question Board 5, Model Building 7.</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j0zwhcxgplyyfawunjzb">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xioabqfoehcrhmhzd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dnn1-fhgexf03mt7mykl">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wemwq6yvvhkpshiqgl4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for </w:t>
            </w:r>
            <w:del w:id="9310" w:author="Claude (AI) - proposed" w:date="2026-10-15T20:13:44Z">
              <w:r>
                <w:rPr>
                  <w:rFonts w:ascii="Arial" w:cs="Arial" w:eastAsia="Arial" w:hAnsi="Arial"/>
                  <w:b w:val="false"/>
                  <w:bCs w:val="false"/>
                  <w:i w:val="false"/>
                  <w:iCs w:val="false"/>
                  <w:color w:val="000000"/>
                  <w:sz w:val="18"/>
                  <w:szCs w:val="18"/>
                </w:rPr>
                <w:delText xml:space="preserve">3</w:delText>
              </w:r>
            </w:del>
            <w:ins w:id="9311"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learners attempt to estimate two values without any table: (1) 1.045¹², the multiplier for a 12-year SACCO compound-interest calculation on a Ksh 50,000 loan at 4.5% p.a., and (2) √8,464, the side length of a square plot of land in Nakuru County with area 8,464 m². Learners write their estimates and one sentence explaining their reasoning strategy in their exercise books. They then share their estimate with a shoulder partner and note whether their two estimates 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questions on the board under the heading 'Can you find these without a calculator or tables?' Ask: 'Before we touch any table today, I want you to feel how hard these calculations are. Write your best estimate — a number — and one reason why you chose it. You have </w:t>
            </w:r>
            <w:del w:id="9312" w:author="Claude (AI) - proposed" w:date="2026-10-15T20:13:44Z">
              <w:r>
                <w:rPr>
                  <w:rFonts w:ascii="Arial" w:cs="Arial" w:eastAsia="Arial" w:hAnsi="Arial"/>
                  <w:b w:val="false"/>
                  <w:bCs w:val="false"/>
                  <w:i w:val="false"/>
                  <w:iCs w:val="false"/>
                  <w:color w:val="000000"/>
                  <w:sz w:val="18"/>
                  <w:szCs w:val="18"/>
                </w:rPr>
                <w:delText xml:space="preserve">3</w:delText>
              </w:r>
            </w:del>
            <w:ins w:id="9313"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Start now.' [Allow </w:t>
            </w:r>
            <w:del w:id="9314" w:author="Claude (AI) - proposed" w:date="2026-10-15T20:13:44Z">
              <w:r>
                <w:rPr>
                  <w:rFonts w:ascii="Arial" w:cs="Arial" w:eastAsia="Arial" w:hAnsi="Arial"/>
                  <w:b w:val="false"/>
                  <w:bCs w:val="false"/>
                  <w:i w:val="false"/>
                  <w:iCs w:val="false"/>
                  <w:color w:val="000000"/>
                  <w:sz w:val="18"/>
                  <w:szCs w:val="18"/>
                </w:rPr>
                <w:delText xml:space="preserve">3</w:delText>
              </w:r>
            </w:del>
            <w:ins w:id="9315"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individual work.] After </w:t>
            </w:r>
            <w:del w:id="9316" w:author="Claude (AI) - proposed" w:date="2026-10-15T20:13:44Z">
              <w:r>
                <w:rPr>
                  <w:rFonts w:ascii="Arial" w:cs="Arial" w:eastAsia="Arial" w:hAnsi="Arial"/>
                  <w:b w:val="false"/>
                  <w:bCs w:val="false"/>
                  <w:i w:val="false"/>
                  <w:iCs w:val="false"/>
                  <w:color w:val="000000"/>
                  <w:sz w:val="18"/>
                  <w:szCs w:val="18"/>
                </w:rPr>
                <w:delText xml:space="preserve">3</w:delText>
              </w:r>
            </w:del>
            <w:ins w:id="9317"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say: 'Share your estimate with your partner. Do you agree? Why or why not?' [Allow </w:t>
            </w:r>
            <w:del w:id="9318" w:author="Claude (AI) - proposed" w:date="2026-10-15T20:13:44Z">
              <w:r>
                <w:rPr>
                  <w:rFonts w:ascii="Arial" w:cs="Arial" w:eastAsia="Arial" w:hAnsi="Arial"/>
                  <w:b w:val="false"/>
                  <w:bCs w:val="false"/>
                  <w:i w:val="false"/>
                  <w:iCs w:val="false"/>
                  <w:color w:val="000000"/>
                  <w:sz w:val="18"/>
                  <w:szCs w:val="18"/>
                </w:rPr>
                <w:delText xml:space="preserve">90</w:delText>
              </w:r>
            </w:del>
            <w:ins w:id="9319" w:author="Claude (AI) - proposed" w:date="2026-10-15T20:13:44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pair talk.] Then cold-call </w:t>
            </w:r>
            <w:del w:id="9320" w:author="Claude (AI) - proposed" w:date="2026-10-15T20:13:44Z">
              <w:r>
                <w:rPr>
                  <w:rFonts w:ascii="Arial" w:cs="Arial" w:eastAsia="Arial" w:hAnsi="Arial"/>
                  <w:b w:val="false"/>
                  <w:bCs w:val="false"/>
                  <w:i w:val="false"/>
                  <w:iCs w:val="false"/>
                  <w:color w:val="000000"/>
                  <w:sz w:val="18"/>
                  <w:szCs w:val="18"/>
                </w:rPr>
                <w:delText xml:space="preserve">3</w:delText>
              </w:r>
            </w:del>
            <w:ins w:id="9321"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 deliberately selecting one pair whose estimates differ widely — asking: 'Pair at the back — what did you get for 1.045¹² and how did you reason?' [WAIT TIME: 12 seconds after asking before accepting any response.] For √8,464, cold-call a second pair: 'What is your estimate for the side of the plot and how did you check it?' [WAIT TIME: 10 seconds.] </w:t>
            </w:r>
            <w:del w:id="9322" w:author="Claude (AI) - proposed" w:date="2026-10-15T20:13:44Z">
              <w:r>
                <w:rPr>
                  <w:rFonts w:ascii="Arial" w:cs="Arial" w:eastAsia="Arial" w:hAnsi="Arial"/>
                  <w:b w:val="false"/>
                  <w:bCs w:val="false"/>
                  <w:i w:val="false"/>
                  <w:iCs w:val="false"/>
                  <w:color w:val="000000"/>
                  <w:sz w:val="18"/>
                  <w:szCs w:val="18"/>
                </w:rPr>
                <w:delText xml:space="preserve">Cold-call a third pair who looked uncertain: 'You two looked puzzled — what made 1.045¹² hard to estimate?' </w:delText>
              </w:r>
            </w:del>
            <w:r>
              <w:rPr>
                <w:rFonts w:ascii="Arial" w:cs="Arial" w:eastAsia="Arial" w:hAnsi="Arial"/>
                <w:b w:val="false"/>
                <w:bCs w:val="false"/>
                <w:i w:val="false"/>
                <w:iCs w:val="false"/>
                <w:color w:val="000000"/>
                <w:sz w:val="18"/>
                <w:szCs w:val="18"/>
              </w:rPr>
              <w:t xml:space="preserve">Validate all reasoning attempts, then say: 'These calculations are genuinely hard by ordinary arithmetic. By the end of today, each of you will be able to find both answers in under three minutes using only your four-figure tables — the same tool the Kericho farm manager uses.'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Conflict through Estimation: Learners confront the computational difficulty of powers and roots directly before instruction. This activates prior knowledge of compound interest (from real-life experience or earlier classes) and square roots (from Junior School), and creates a felt need for the new logarithm laws. The shoulder-partner comparison surfaces a range of estimation strategies (squaring mentally, repeated multiplication, guessing between perfect squares) that the teacher can reference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individual work and looks for: (1) whether any learner attempts to compute 1.045¹² by repeated multiplication — this reveals strong prior skill and can be used as a bridge; (2) whether learners bracket √8,464 between known perfect squares (e.g. 90² = 8,100 and 100² = 10,000), signalling readiness to connect the root law to the antilog step; (3) learners who write '1' or '0' for 1.045¹² reveal a misconception that any number close to 1 raised to a power stays at 1 — flag these learners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yju_5rbrqqqof-jt5b-q">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4361zgbic8mujakog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rdgp4rdp3uzpmdikbnjr">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levmnc-j-kze0sf2o9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observe and annotate a teacher-led step-by-step working of the power-law problem (SACCO compound interest), then independently complete the root-law problem (square plot side length), both using their printed four-figure log and antilog tables. For the teacher-led working, learners copy each step into their exercise books as it is built on the board, pausing at two points to predict the next step before it is revealed. For the independent working, learners are given a structured working frame with four labelled rows (Step 1: Find log; Step 2: Apply root law; Step 3: Find antilog; Step 4: State answer with units) and must fill in all four rows within 6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four-figure tables. We are going to solve the SACCO problem together first, step by step. Watch and copy.' Write on the board: 'A = 50,000 × 1.045¹². We need 1.045¹².' STEP 1 — Derivation of the power law: Write 'log(1.045¹²) = ?' Ask the class: 'From Lesson 6, we know log(a × b) = log a + log b. What is log(1.045²) using that rule?' [WAIT TIME: 12 seconds. Cold-call 1 learner.] Build up: 'log(1.045²) = log 1.045 + log 1.045 = 2 × log 1.045. What about log(1.045³)?' [Cold-call 1 new learner, WAIT TIME: 10 seconds.] Then generalise on the board: 'log(aⁿ) = n × log a. This follows directly from repeated addition — just as aⁿ means a multiplied by itself n times, log(aⁿ) means log a added to itself n times.' Box the law. STEP 2 — Table reading: 'Find log 1.045 in your tables.' [Allow 60 seconds. Cold-call 1 learner to read out the value: 0.</w:t>
            </w:r>
            <w:del w:id="9323" w:author="Claude (AI) - proposed" w:date="2026-10-15T20:13:44Z">
              <w:r>
                <w:rPr>
                  <w:rFonts w:ascii="Arial" w:cs="Arial" w:eastAsia="Arial" w:hAnsi="Arial"/>
                  <w:b w:val="false"/>
                  <w:bCs w:val="false"/>
                  <w:i w:val="false"/>
                  <w:iCs w:val="false"/>
                  <w:color w:val="000000"/>
                  <w:sz w:val="18"/>
                  <w:szCs w:val="18"/>
                </w:rPr>
                <w:delText xml:space="preserve">01912</w:delText>
              </w:r>
            </w:del>
            <w:ins w:id="9324" w:author="Claude (AI) - proposed" w:date="2026-10-15T20:13:44Z">
              <w:r>
                <w:rPr>
                  <w:rFonts w:ascii="Arial" w:cs="Arial" w:eastAsia="Arial" w:hAnsi="Arial"/>
                  <w:b w:val="false"/>
                  <w:bCs w:val="false"/>
                  <w:i w:val="false"/>
                  <w:iCs w:val="false"/>
                  <w:color w:val="000000"/>
                  <w:sz w:val="18"/>
                  <w:szCs w:val="18"/>
                </w:rPr>
                <w:t xml:space="preserve">0191 (a calculator shows 0.01912)</w:t>
              </w:r>
            </w:ins>
            <w:r>
              <w:rPr>
                <w:rFonts w:ascii="Arial" w:cs="Arial" w:eastAsia="Arial" w:hAnsi="Arial"/>
                <w:b w:val="false"/>
                <w:bCs w:val="false"/>
                <w:i w:val="false"/>
                <w:iCs w:val="false"/>
                <w:color w:val="000000"/>
                <w:sz w:val="18"/>
                <w:szCs w:val="18"/>
              </w:rPr>
              <w:t xml:space="preserve">. Write on board.] 'Now multiply: 12 × 0.</w:t>
            </w:r>
            <w:del w:id="9325" w:author="Claude (AI) - proposed" w:date="2026-10-15T20:13:44Z">
              <w:r>
                <w:rPr>
                  <w:rFonts w:ascii="Arial" w:cs="Arial" w:eastAsia="Arial" w:hAnsi="Arial"/>
                  <w:b w:val="false"/>
                  <w:bCs w:val="false"/>
                  <w:i w:val="false"/>
                  <w:iCs w:val="false"/>
                  <w:color w:val="000000"/>
                  <w:sz w:val="18"/>
                  <w:szCs w:val="18"/>
                </w:rPr>
                <w:delText xml:space="preserve">01912</w:delText>
              </w:r>
            </w:del>
            <w:ins w:id="9326" w:author="Claude (AI) - proposed" w:date="2026-10-15T20:13:44Z">
              <w:r>
                <w:rPr>
                  <w:rFonts w:ascii="Arial" w:cs="Arial" w:eastAsia="Arial" w:hAnsi="Arial"/>
                  <w:b w:val="false"/>
                  <w:bCs w:val="false"/>
                  <w:i w:val="false"/>
                  <w:iCs w:val="false"/>
                  <w:color w:val="000000"/>
                  <w:sz w:val="18"/>
                  <w:szCs w:val="18"/>
                </w:rPr>
                <w:t xml:space="preserve">0191</w:t>
              </w:r>
            </w:ins>
            <w:r>
              <w:rPr>
                <w:rFonts w:ascii="Arial" w:cs="Arial" w:eastAsia="Arial" w:hAnsi="Arial"/>
                <w:b w:val="false"/>
                <w:bCs w:val="false"/>
                <w:i w:val="false"/>
                <w:iCs w:val="false"/>
                <w:color w:val="000000"/>
                <w:sz w:val="18"/>
                <w:szCs w:val="18"/>
              </w:rPr>
              <w:t xml:space="preserve"> = ?' [WAIT TIME: 15 seconds — learners do arithmetic in books. Cold-call 1 learner: 0.</w:t>
            </w:r>
            <w:del w:id="9327" w:author="Claude (AI) - proposed" w:date="2026-10-15T20:13:44Z">
              <w:r>
                <w:rPr>
                  <w:rFonts w:ascii="Arial" w:cs="Arial" w:eastAsia="Arial" w:hAnsi="Arial"/>
                  <w:b w:val="false"/>
                  <w:bCs w:val="false"/>
                  <w:i w:val="false"/>
                  <w:iCs w:val="false"/>
                  <w:color w:val="000000"/>
                  <w:sz w:val="18"/>
                  <w:szCs w:val="18"/>
                </w:rPr>
                <w:delText xml:space="preserve">22944</w:delText>
              </w:r>
            </w:del>
            <w:ins w:id="9328" w:author="Claude (AI) - proposed" w:date="2026-10-15T20:13:44Z">
              <w:r>
                <w:rPr>
                  <w:rFonts w:ascii="Arial" w:cs="Arial" w:eastAsia="Arial" w:hAnsi="Arial"/>
                  <w:b w:val="false"/>
                  <w:bCs w:val="false"/>
                  <w:i w:val="false"/>
                  <w:iCs w:val="false"/>
                  <w:color w:val="000000"/>
                  <w:sz w:val="18"/>
                  <w:szCs w:val="18"/>
                </w:rPr>
                <w:t xml:space="preserve">2292</w:t>
              </w:r>
            </w:ins>
            <w:r>
              <w:rPr>
                <w:rFonts w:ascii="Arial" w:cs="Arial" w:eastAsia="Arial" w:hAnsi="Arial"/>
                <w:b w:val="false"/>
                <w:bCs w:val="false"/>
                <w:i w:val="false"/>
                <w:iCs w:val="false"/>
                <w:color w:val="000000"/>
                <w:sz w:val="18"/>
                <w:szCs w:val="18"/>
              </w:rPr>
              <w:t xml:space="preserve">.] STEP 3 — Antilog: 'Now find antilog of 0.</w:t>
            </w:r>
            <w:del w:id="9329" w:author="Claude (AI) - proposed" w:date="2026-10-15T20:13:44Z">
              <w:r>
                <w:rPr>
                  <w:rFonts w:ascii="Arial" w:cs="Arial" w:eastAsia="Arial" w:hAnsi="Arial"/>
                  <w:b w:val="false"/>
                  <w:bCs w:val="false"/>
                  <w:i w:val="false"/>
                  <w:iCs w:val="false"/>
                  <w:color w:val="000000"/>
                  <w:sz w:val="18"/>
                  <w:szCs w:val="18"/>
                </w:rPr>
                <w:delText xml:space="preserve">22944</w:delText>
              </w:r>
            </w:del>
            <w:ins w:id="9330" w:author="Claude (AI) - proposed" w:date="2026-10-15T20:13:44Z">
              <w:r>
                <w:rPr>
                  <w:rFonts w:ascii="Arial" w:cs="Arial" w:eastAsia="Arial" w:hAnsi="Arial"/>
                  <w:b w:val="false"/>
                  <w:bCs w:val="false"/>
                  <w:i w:val="false"/>
                  <w:iCs w:val="false"/>
                  <w:color w:val="000000"/>
                  <w:sz w:val="18"/>
                  <w:szCs w:val="18"/>
                </w:rPr>
                <w:t xml:space="preserve">2292</w:t>
              </w:r>
            </w:ins>
            <w:r>
              <w:rPr>
                <w:rFonts w:ascii="Arial" w:cs="Arial" w:eastAsia="Arial" w:hAnsi="Arial"/>
                <w:b w:val="false"/>
                <w:bCs w:val="false"/>
                <w:i w:val="false"/>
                <w:iCs w:val="false"/>
                <w:color w:val="000000"/>
                <w:sz w:val="18"/>
                <w:szCs w:val="18"/>
              </w:rPr>
              <w:t xml:space="preserve">.' [Allow 90 seconds. Cold-call 1 learner: ≈ 1.</w:t>
            </w:r>
            <w:del w:id="9331" w:author="Claude (AI) - proposed" w:date="2026-10-15T20:13:44Z">
              <w:r>
                <w:rPr>
                  <w:rFonts w:ascii="Arial" w:cs="Arial" w:eastAsia="Arial" w:hAnsi="Arial"/>
                  <w:b w:val="false"/>
                  <w:bCs w:val="false"/>
                  <w:i w:val="false"/>
                  <w:iCs w:val="false"/>
                  <w:color w:val="000000"/>
                  <w:sz w:val="18"/>
                  <w:szCs w:val="18"/>
                </w:rPr>
                <w:delText xml:space="preserve">696</w:delText>
              </w:r>
            </w:del>
            <w:ins w:id="9332" w:author="Claude (AI) - proposed" w:date="2026-10-15T20:13:44Z">
              <w:r>
                <w:rPr>
                  <w:rFonts w:ascii="Arial" w:cs="Arial" w:eastAsia="Arial" w:hAnsi="Arial"/>
                  <w:b w:val="false"/>
                  <w:bCs w:val="false"/>
                  <w:i w:val="false"/>
                  <w:iCs w:val="false"/>
                  <w:color w:val="000000"/>
                  <w:sz w:val="18"/>
                  <w:szCs w:val="18"/>
                </w:rPr>
                <w:t xml:space="preserve">695</w:t>
              </w:r>
            </w:ins>
            <w:r>
              <w:rPr>
                <w:rFonts w:ascii="Arial" w:cs="Arial" w:eastAsia="Arial" w:hAnsi="Arial"/>
                <w:b w:val="false"/>
                <w:bCs w:val="false"/>
                <w:i w:val="false"/>
                <w:iCs w:val="false"/>
                <w:color w:val="000000"/>
                <w:sz w:val="18"/>
                <w:szCs w:val="18"/>
              </w:rPr>
              <w:t xml:space="preserve">.] STEP 4 — Final answer: 'So A = 50,000 × 1.</w:t>
            </w:r>
            <w:del w:id="9333" w:author="Claude (AI) - proposed" w:date="2026-10-15T20:13:44Z">
              <w:r>
                <w:rPr>
                  <w:rFonts w:ascii="Arial" w:cs="Arial" w:eastAsia="Arial" w:hAnsi="Arial"/>
                  <w:b w:val="false"/>
                  <w:bCs w:val="false"/>
                  <w:i w:val="false"/>
                  <w:iCs w:val="false"/>
                  <w:color w:val="000000"/>
                  <w:sz w:val="18"/>
                  <w:szCs w:val="18"/>
                </w:rPr>
                <w:delText xml:space="preserve">696 =</w:delText>
              </w:r>
            </w:del>
            <w:ins w:id="9334" w:author="Claude (AI) - proposed" w:date="2026-10-15T20:13:44Z">
              <w:r>
                <w:rPr>
                  <w:rFonts w:ascii="Arial" w:cs="Arial" w:eastAsia="Arial" w:hAnsi="Arial"/>
                  <w:b w:val="false"/>
                  <w:bCs w:val="false"/>
                  <w:i w:val="false"/>
                  <w:iCs w:val="false"/>
                  <w:color w:val="000000"/>
                  <w:sz w:val="18"/>
                  <w:szCs w:val="18"/>
                </w:rPr>
                <w:t xml:space="preserve">695 ≈ Ksh 84,750, which is</w:t>
              </w:r>
            </w:ins>
            <w:r>
              <w:rPr>
                <w:rFonts w:ascii="Arial" w:cs="Arial" w:eastAsia="Arial" w:hAnsi="Arial"/>
                <w:b w:val="false"/>
                <w:bCs w:val="false"/>
                <w:i w:val="false"/>
                <w:iCs w:val="false"/>
                <w:color w:val="000000"/>
                <w:sz w:val="18"/>
                <w:szCs w:val="18"/>
              </w:rPr>
              <w:t xml:space="preserve"> Ksh 84,800</w:t>
            </w:r>
            <w:ins w:id="9335" w:author="Claude (AI) - proposed" w:date="2026-10-15T20:13:44Z">
              <w:r>
                <w:rPr>
                  <w:rFonts w:ascii="Arial" w:cs="Arial" w:eastAsia="Arial" w:hAnsi="Arial"/>
                  <w:b w:val="false"/>
                  <w:bCs w:val="false"/>
                  <w:i w:val="false"/>
                  <w:iCs w:val="false"/>
                  <w:color w:val="000000"/>
                  <w:sz w:val="18"/>
                  <w:szCs w:val="18"/>
                </w:rPr>
                <w:t xml:space="preserve"> to the nearest hundred (a calculator gives Ksh 84,794)</w:t>
              </w:r>
            </w:ins>
            <w:r>
              <w:rPr>
                <w:rFonts w:ascii="Arial" w:cs="Arial" w:eastAsia="Arial" w:hAnsi="Arial"/>
                <w:b w:val="false"/>
                <w:bCs w:val="false"/>
                <w:i w:val="false"/>
                <w:iCs w:val="false"/>
                <w:color w:val="000000"/>
                <w:sz w:val="18"/>
                <w:szCs w:val="18"/>
              </w:rPr>
              <w:t xml:space="preserve">.' Pause and ask: 'Does this feel right? Earlier you estimated 1.045¹² to be around [refer to a student's estimate]. How does 1.696 compare?' [WAIT TIME: 10 seconds. Acknowledge.] NOW transition to the root law: Write on board: 'Find √8,464.' Ask: 'Using our fractional index rule from Lesson 3, how can we write √8,464 as a power?' [WAIT TIME: 12 seconds. Cold-call 1 learner: 8,464^(1/2).] 'So log(8,464^(1/2)) = (1/2) × log 8,464. This is the root law: log(ⁿ√a) = (1/n) × log a.' Box the law on the board. Hand out the structured working frame. SAY: 'Now you complete the root problem independently. Use the four rows on your frame. You have 6 minutes.' Circulate and offer targeted prompts to learners struggling with the characteristic of log 8,464: 'How many digits are before the decimal point in 8,464? So what is the characteristic?'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Reveal with Student Prediction (Scaffolded Direct Instruction): The power-law derivation is built incrementally from the product law learners already know, pausing at each step for learners to predict the pattern before it is stated. This makes the new law feel discovered rather than handed down. The structured working frame for the root problem provides enough scaffolding for independent practice without removing productive struggle — learners must still read the table and perform the arithmetic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teacher-led working: listen for whether learners correctly generalise from log(1.045²) = 2 × log 1.045 to the general law — if two or more learners cannot make the leap, pause and re-derive using log(1.045³) as a second concrete case. During independent root-law working: circulate and check Step 1 (log 8,464 should be 3.9276) — a wrong characteristic (e.g. writing 2.9276) indicates the learner has miscounted digits and needs immediate re-teaching of the characteristic rule from Lesson 4. Check Step 2 (½ × 3.9276 = 1.9638). Check Step 3 (antilog 1.9638 ≈ 92.0). Learners who correctly complete all four rows and state '√8,464 ≈ 92.0 m' are ready for the Explain phase extension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d3g9tr2lcxspwz7jacca">
              <w:r>
                <w:rPr>
                  <w:rFonts w:ascii="Arial" w:cs="Arial" w:eastAsia="Arial" w:hAnsi="Arial"/>
                  <w:color w:val="2E75B6"/>
                  <w:sz w:val="16"/>
                  <w:szCs w:val="16"/>
                  <w:u w:val="single" w:color="2E75B6"/>
                </w:rPr>
                <w:t xml:space="preserve">Proof of the logarithm quotient and power rules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ygsu1ydhyyo29cnbnw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cdkcfoxai2so-mstsykn">
              <w:r>
                <w:rPr>
                  <w:rFonts w:ascii="Arial" w:cs="Arial" w:eastAsia="Arial" w:hAnsi="Arial"/>
                  <w:color w:val="2E75B6"/>
                  <w:sz w:val="16"/>
                  <w:szCs w:val="16"/>
                  <w:u w:val="single" w:color="2E75B6"/>
                </w:rPr>
                <w:t xml:space="preserve">Applying the Laws of Exponents to Rational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26y-hdn-ogidkhyzef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take turns being 'the teacher': each partner explains one of the two new laws (power law or root law) to the other using only their own words and their exercise-book working — no reading directly from the board. They must answer two specific questions posed by their partner: (1) 'Where exactly does the n come from in log(aⁿ) = n·log a?' and (2) 'Which lesson's index law makes the root law work?' After the pair explanation, the class reconvenes for a whole-class discussion in which three pairs share their explanations and the teacher connects both laws back to the Kericho phenomenon. Learners then </w:t>
            </w:r>
            <w:del w:id="9336" w:author="Claude (AI) - proposed" w:date="2026-10-15T20:13:44Z">
              <w:r>
                <w:rPr>
                  <w:rFonts w:ascii="Arial" w:cs="Arial" w:eastAsia="Arial" w:hAnsi="Arial"/>
                  <w:b w:val="false"/>
                  <w:bCs w:val="false"/>
                  <w:i w:val="false"/>
                  <w:iCs w:val="false"/>
                  <w:color w:val="000000"/>
                  <w:sz w:val="18"/>
                  <w:szCs w:val="18"/>
                </w:rPr>
                <w:delText xml:space="preserve">individually solve one extension problem</w:delText>
              </w:r>
            </w:del>
            <w:ins w:id="9337" w:author="Claude (AI) - proposed" w:date="2026-10-15T20:13:44Z">
              <w:r>
                <w:rPr>
                  <w:rFonts w:ascii="Arial" w:cs="Arial" w:eastAsia="Arial" w:hAnsi="Arial"/>
                  <w:b w:val="false"/>
                  <w:bCs w:val="false"/>
                  <w:i w:val="false"/>
                  <w:iCs w:val="false"/>
                  <w:color w:val="000000"/>
                  <w:sz w:val="18"/>
                  <w:szCs w:val="18"/>
                </w:rPr>
                <w:t xml:space="preserve">take the following extension problem home as homework</w:t>
              </w:r>
            </w:ins>
            <w:r>
              <w:rPr>
                <w:rFonts w:ascii="Arial" w:cs="Arial" w:eastAsia="Arial" w:hAnsi="Arial"/>
                <w:b w:val="false"/>
                <w:bCs w:val="false"/>
                <w:i w:val="false"/>
                <w:iCs w:val="false"/>
                <w:color w:val="000000"/>
                <w:sz w:val="18"/>
                <w:szCs w:val="18"/>
              </w:rPr>
              <w:t xml:space="preserve">: 'A Kericho KTDA estate's tea production has grown by a factor of 2³ per year for the last 5 years. If production was P₀ tonnes in the base year, use the power law to find log(P₀ × 2¹⁵) in terms of log P₀.'</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each have </w:t>
            </w:r>
            <w:del w:id="9338" w:author="Claude (AI) - proposed" w:date="2026-10-15T20:13:44Z">
              <w:r>
                <w:rPr>
                  <w:rFonts w:ascii="Arial" w:cs="Arial" w:eastAsia="Arial" w:hAnsi="Arial"/>
                  <w:b w:val="false"/>
                  <w:bCs w:val="false"/>
                  <w:i w:val="false"/>
                  <w:iCs w:val="false"/>
                  <w:color w:val="000000"/>
                  <w:sz w:val="18"/>
                  <w:szCs w:val="18"/>
                </w:rPr>
                <w:delText xml:space="preserve">2 minutes</w:delText>
              </w:r>
            </w:del>
            <w:ins w:id="9339" w:author="Claude (AI) - proposed" w:date="2026-10-15T20:13:44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to explain one law to your partner. The explainer must answer the two questions on the board without looking at my working.' Display on board: Q1 — 'Where does the n come from in log(aⁿ) = n·log a?' Q2 — 'Which lesson taught us a^(1/n) = ⁿ√a?' [Allow </w:t>
            </w:r>
            <w:del w:id="9340" w:author="Claude (AI) - proposed" w:date="2026-10-15T20:13:44Z">
              <w:r>
                <w:rPr>
                  <w:rFonts w:ascii="Arial" w:cs="Arial" w:eastAsia="Arial" w:hAnsi="Arial"/>
                  <w:b w:val="false"/>
                  <w:bCs w:val="false"/>
                  <w:i w:val="false"/>
                  <w:iCs w:val="false"/>
                  <w:color w:val="000000"/>
                  <w:sz w:val="18"/>
                  <w:szCs w:val="18"/>
                </w:rPr>
                <w:delText xml:space="preserve">4</w:delText>
              </w:r>
            </w:del>
            <w:ins w:id="9341"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total for pair explanations, </w:t>
            </w:r>
            <w:del w:id="9342" w:author="Claude (AI) - proposed" w:date="2026-10-15T20:13:44Z">
              <w:r>
                <w:rPr>
                  <w:rFonts w:ascii="Arial" w:cs="Arial" w:eastAsia="Arial" w:hAnsi="Arial"/>
                  <w:b w:val="false"/>
                  <w:bCs w:val="false"/>
                  <w:i w:val="false"/>
                  <w:iCs w:val="false"/>
                  <w:color w:val="000000"/>
                  <w:sz w:val="18"/>
                  <w:szCs w:val="18"/>
                </w:rPr>
                <w:delText xml:space="preserve">2 minutes</w:delText>
              </w:r>
            </w:del>
            <w:ins w:id="9343" w:author="Claude (AI) - proposed" w:date="2026-10-15T20:13:44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per partner.] Circulate and listen — do not intervene unless a pair has a factual error (e.g. confusing the power law with the quotient law). After 4 minutes, call the class back. SAY: 'Pair in the front row — explain the power law in your own words. Start with the product law.' [Cold-call. WAIT TIME: 10 seconds.] After the explanation, annotate on the board where the product law transitions to repeated addition to multiplication. SAY: 'Now, a different pair — explain the root law and name the lesson where we proved a^(1/n) = ⁿ√a.' [Cold-call a second pair. WAIT TIME: 12 seconds.] After the explanation, draw a visible arrow on the board from 'Lesson 3: Fractional Indices' to 'Root Law of Logarithms'. SAY: 'Third pair — connect both of today's laws back to the driving question. Why does the Kericho farm manager care that log(aⁿ) = n·log a?' [Cold-call. WAIT TIME: 15 seconds.] Accept and affirm: the multiplying-into-adding 'magic' now extends to exponentiation — a power calculation becomes a single multiplication. SAY: '</w:t>
            </w:r>
            <w:del w:id="9344" w:author="Claude (AI) - proposed" w:date="2026-10-15T20:13:44Z">
              <w:r>
                <w:rPr>
                  <w:rFonts w:ascii="Arial" w:cs="Arial" w:eastAsia="Arial" w:hAnsi="Arial"/>
                  <w:b w:val="false"/>
                  <w:bCs w:val="false"/>
                  <w:i w:val="false"/>
                  <w:iCs w:val="false"/>
                  <w:color w:val="000000"/>
                  <w:sz w:val="18"/>
                  <w:szCs w:val="18"/>
                </w:rPr>
                <w:delText xml:space="preserve">Now try the extension problem independently. 3 minutes.' [Circulate. Look for correct application:</w:delText>
              </w:r>
            </w:del>
            <w:ins w:id="9345" w:author="Claude (AI) - proposed" w:date="2026-10-15T20:13:44Z">
              <w:r>
                <w:rPr>
                  <w:rFonts w:ascii="Arial" w:cs="Arial" w:eastAsia="Arial" w:hAnsi="Arial"/>
                  <w:b w:val="false"/>
                  <w:bCs w:val="false"/>
                  <w:i w:val="false"/>
                  <w:iCs w:val="false"/>
                  <w:color w:val="000000"/>
                  <w:sz w:val="18"/>
                  <w:szCs w:val="18"/>
                </w:rPr>
                <w:t xml:space="preserve">The extension problem is your homework; we check it at the start of Lesson 8.' The correct answer is</w:t>
              </w:r>
            </w:ins>
            <w:r>
              <w:rPr>
                <w:rFonts w:ascii="Arial" w:cs="Arial" w:eastAsia="Arial" w:hAnsi="Arial"/>
                <w:b w:val="false"/>
                <w:bCs w:val="false"/>
                <w:i w:val="false"/>
                <w:iCs w:val="false"/>
                <w:color w:val="000000"/>
                <w:sz w:val="18"/>
                <w:szCs w:val="18"/>
              </w:rPr>
              <w:t xml:space="preserve"> log(P₀ × 2¹⁵) = log P₀ + 15·log 2.</w:t>
            </w:r>
            <w:del w:id="9346" w:author="Claude (AI) - proposed" w:date="2026-10-15T20:13:44Z">
              <w:r>
                <w:rPr>
                  <w:rFonts w:ascii="Arial" w:cs="Arial" w:eastAsia="Arial" w:hAnsi="Arial"/>
                  <w:b w:val="false"/>
                  <w:bCs w:val="false"/>
                  <w:i w:val="false"/>
                  <w:iCs w:val="false"/>
                  <w:color w:val="000000"/>
                  <w:sz w:val="18"/>
                  <w:szCs w:val="18"/>
                </w:rPr>
                <w:delText xml:space="preserve">]</w:delText>
              </w:r>
            </w:del>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Teaching (Jigsaw-lite) with Concept Mapping: Each learner must reconstruct the logical chain of a law in spoken language, which forces retrieval of the underlying index-law derivation rather than surface memorisation of a formula. The explicit board arrow from Lesson 3 to today's root law externalises the cumulative nature of the unit's storyline, reinforcing that every new law is anchored in the original repeated-multiplication idea introduced with the Kericho tea plant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during pair explanations for two critical misconceptions: (1) a learner who says 'you just put n in front of the log' without connecting it to the product law — this learner has memorised the formula without understanding its derivation; prompt with 'Can you show me where the n comes from using log(a²) = log a + log a?'; (2) a learner who applies the power law as log(a + n) = n·log a (confusing powers with sums) — address immediately by returning to the definition. For the extension problem, accept log P₀ + 15·log 2 as the correct answer; a learner who writes only '15·log 2' has forgotten the product law from Lesson 6 and needs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f0oc6knwb8_jtbladn5d">
              <w:r>
                <w:rPr>
                  <w:rFonts w:ascii="Arial" w:cs="Arial" w:eastAsia="Arial" w:hAnsi="Arial"/>
                  <w:color w:val="2E75B6"/>
                  <w:sz w:val="16"/>
                  <w:szCs w:val="16"/>
                  <w:u w:val="single" w:color="2E75B6"/>
                </w:rPr>
                <w:t xml:space="preserve">Evaluating fractional exponents: negative unit-fraction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hkf0b34cnsny7s0kjr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8q0hjafqkpqvyab_a_nj">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th7qtl0zu4nh7lz6-fk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sentence in their DQB section of their exercise book if physical sticky notes are unavailable) that updates the class Driving Question Board. The note must contain: (a) a green tick (✓) next to a part of the driving question that this lesson now fully answers, AND (b) a new sub-question or observation that today's lesson raises. Learners post their notes on the class DQB under the column headed 'Lesson 7: Powers and Roots'. The teacher reads out three selected notes and the class votes with thumbs up/down on whether each green-ticked item is truly resolved.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 section of the classroom board or a dedicated chart that has been growing since Lesson 1) and SAY: 'Look at our Driving Question: How can the Kericho tea farmer — or any Kenyan scientist, engineer, or business person — use the mathematics of indices and logarithms to make sense of, and calculate with, numbers that are too large or too small to handle by ordinary arithmetic? We have now covered: log for multiplication (Lesson 6), log for powers (today), log for roots (today). Write your sticky note now. Two minutes.' [Allow 2 minutes of silent writing.] After 2 minutes, direct learners to post notes. Read out three notes — select one that ticks 'applying log tables to compound interest', one that ticks 'computing roots using tables', and one that raises a new question (e.g. 'What if the log gives a negative characteristic — does the rule still work?'). For each, ask the class: 'Thumbs up if you agree this part of the driving question is now answered, thumbs sideways if you are not sure.' [WAIT TIME: 8 seconds per vote.] For any sideways thumbs, invite one learner to voice their uncertainty: 'Tell us what is still unclear for you.' SAY: 'One thing remains: Lesson 8 will show us how all four laws — product, quotient, power, root — work together in combined problems and what happens when characteristics are negative. Add that to your board as a question for next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Running Driving Question Board (Iterative Sense-Making Record): The DQB is a living artefact that tracks the class's growing understanding across all eight lessons. By requiring learners to both tick resolved questions and generate new ones, it prevents premature closure ('we know everything now') while also celebrating genuine progress. The class vote externalises and socialises the formative assessment, making individual uncertainties visible to the whole group without singling out struggling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sticky notes that correctly identify 'computing aⁿ using log tables' and 'computing ⁿ√a using log tables' as resolved. If fewer than 70% of learners tick these, the Explain phase has not yet consolidated learning sufficiently — plan a brief re-teach at the start of Lesson 8. New questions raised on the DQB (e.g. about bar-notation negative characteristics, combined operations, or whether natural logarithms follow the same laws) inform the depth and sequencing of Lesson 8. Record the three most common new questions in the teacher's lesson notes for immediate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n9duajycu2dy5d7obq1d">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lkaahyybddnkh5u8pe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hbyjhj2qn25iw5zd3b_w">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asqyqmqca4grlzsw07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w:t>
            </w:r>
            <w:del w:id="9347" w:author="Claude (AI) - proposed" w:date="2026-10-15T20:13:44Z">
              <w:r>
                <w:rPr>
                  <w:rFonts w:ascii="Arial" w:cs="Arial" w:eastAsia="Arial" w:hAnsi="Arial"/>
                  <w:b w:val="false"/>
                  <w:bCs w:val="false"/>
                  <w:i w:val="false"/>
                  <w:iCs w:val="false"/>
                  <w:color w:val="000000"/>
                  <w:sz w:val="18"/>
                  <w:szCs w:val="18"/>
                </w:rPr>
                <w:delText xml:space="preserve">their cumulative</w:delText>
              </w:r>
            </w:del>
            <w:ins w:id="9348" w:author="Claude (AI) - proposed" w:date="2026-10-15T20:13:44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'Logarithm Toolkit' </w:t>
            </w:r>
            <w:del w:id="9349" w:author="Claude (AI) - proposed" w:date="2026-10-15T20:13:44Z">
              <w:r>
                <w:rPr>
                  <w:rFonts w:ascii="Arial" w:cs="Arial" w:eastAsia="Arial" w:hAnsi="Arial"/>
                  <w:b w:val="false"/>
                  <w:bCs w:val="false"/>
                  <w:i w:val="false"/>
                  <w:iCs w:val="false"/>
                  <w:color w:val="000000"/>
                  <w:sz w:val="18"/>
                  <w:szCs w:val="18"/>
                </w:rPr>
                <w:delText xml:space="preserve">diagram — a visual model</w:delText>
              </w:r>
            </w:del>
            <w:ins w:id="9350" w:author="Claude (AI) - proposed" w:date="2026-10-15T20:13:44Z">
              <w:r>
                <w:rPr>
                  <w:rFonts w:ascii="Arial" w:cs="Arial" w:eastAsia="Arial" w:hAnsi="Arial"/>
                  <w:b w:val="false"/>
                  <w:bCs w:val="false"/>
                  <w:i w:val="false"/>
                  <w:iCs w:val="false"/>
                  <w:color w:val="000000"/>
                  <w:sz w:val="18"/>
                  <w:szCs w:val="18"/>
                </w:rPr>
                <w:t xml:space="preserve">section of their Indices and Logarithms Concept Map — the logarithm side</w:t>
              </w:r>
            </w:ins>
            <w:r>
              <w:rPr>
                <w:rFonts w:ascii="Arial" w:cs="Arial" w:eastAsia="Arial" w:hAnsi="Arial"/>
                <w:b w:val="false"/>
                <w:bCs w:val="false"/>
                <w:i w:val="false"/>
                <w:iCs w:val="false"/>
                <w:color w:val="000000"/>
                <w:sz w:val="18"/>
                <w:szCs w:val="18"/>
              </w:rPr>
              <w:t xml:space="preserve"> they have been building since Lesson 4, which currently shows the log definition, log/antilog table procedure, and the product and quotient laws from Lesson 6. They now add two new nodes to the diagram: one for the power law (log(aⁿ) = n·log a) and one for the root law (log(ⁿ√a) = (1/n)·log a), drawing arrows that connect each new law back to its source index law in the diagram. They also add a worked example beside each new node — the SACCO compound-interest calculation beside the power law, and the Nakuru square-plot calculation beside the root law — with the final answer stated in context (e.g. 'Total owed after 12 years ≈ Ksh 84,800' and 'Side of plot ≈ 92.0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Logarithm Toolkit diagram. By the end of today it should have six nodes: definition, table procedure, product law, quotient law, power law, root law — and every law should trace back to the index laws we derived in Lessons 2 and 3. You have </w:t>
            </w:r>
            <w:del w:id="9351" w:author="Claude (AI) - proposed" w:date="2026-10-15T20:13:44Z">
              <w:r>
                <w:rPr>
                  <w:rFonts w:ascii="Arial" w:cs="Arial" w:eastAsia="Arial" w:hAnsi="Arial"/>
                  <w:b w:val="false"/>
                  <w:bCs w:val="false"/>
                  <w:i w:val="false"/>
                  <w:iCs w:val="false"/>
                  <w:color w:val="000000"/>
                  <w:sz w:val="18"/>
                  <w:szCs w:val="18"/>
                </w:rPr>
                <w:delText xml:space="preserve">5</w:delText>
              </w:r>
            </w:del>
            <w:ins w:id="9352" w:author="Claude (AI) - proposed" w:date="2026-10-15T20:13:4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to update it now.' [Allow </w:t>
            </w:r>
            <w:del w:id="9353" w:author="Claude (AI) - proposed" w:date="2026-10-15T20:13:44Z">
              <w:r>
                <w:rPr>
                  <w:rFonts w:ascii="Arial" w:cs="Arial" w:eastAsia="Arial" w:hAnsi="Arial"/>
                  <w:b w:val="false"/>
                  <w:bCs w:val="false"/>
                  <w:i w:val="false"/>
                  <w:iCs w:val="false"/>
                  <w:color w:val="000000"/>
                  <w:sz w:val="18"/>
                  <w:szCs w:val="18"/>
                </w:rPr>
                <w:delText xml:space="preserve">5</w:delText>
              </w:r>
            </w:del>
            <w:ins w:id="9354" w:author="Claude (AI) - proposed" w:date="2026-10-15T20:13:4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individual diagram work. Circulate and look at 4–5 diagrams.] After 5 minutes, display a teacher model diagram on the board (pre-drawn, with the two new nodes but without the worked examples) and SAY: 'Here is my version. Notice I have drawn an arrow from the Lesson 3 fractional-index rule to the root law — can someone tell me why that arrow is there?' [WAIT TIME: 12 seconds. Cold-call 1 learner.] Then point to the power-law node and ask: 'And this arrow from the product law to the power law — who can explain it in one sentence?' [Cold-call 1 different learner. WAIT TIME: 10 seconds.] SAY: 'Now write your two worked examples beside the new nodes. Use the exact numbers from today's problems. Include the units — Kenyan shillings and metres. </w:t>
            </w:r>
            <w:del w:id="9355" w:author="Claude (AI) - proposed" w:date="2026-10-15T20:13:44Z">
              <w:r>
                <w:rPr>
                  <w:rFonts w:ascii="Arial" w:cs="Arial" w:eastAsia="Arial" w:hAnsi="Arial"/>
                  <w:b w:val="false"/>
                  <w:bCs w:val="false"/>
                  <w:i w:val="false"/>
                  <w:iCs w:val="false"/>
                  <w:color w:val="000000"/>
                  <w:sz w:val="18"/>
                  <w:szCs w:val="18"/>
                </w:rPr>
                <w:delText xml:space="preserve">2 more minutes</w:delText>
              </w:r>
            </w:del>
            <w:ins w:id="9356" w:author="Claude (AI) - proposed" w:date="2026-10-15T20:13:44Z">
              <w:r>
                <w:rPr>
                  <w:rFonts w:ascii="Arial" w:cs="Arial" w:eastAsia="Arial" w:hAnsi="Arial"/>
                  <w:b w:val="false"/>
                  <w:bCs w:val="false"/>
                  <w:i w:val="false"/>
                  <w:iCs w:val="false"/>
                  <w:color w:val="000000"/>
                  <w:sz w:val="18"/>
                  <w:szCs w:val="18"/>
                </w:rPr>
                <w:t xml:space="preserve">1 more minute</w:t>
              </w:r>
            </w:ins>
            <w:r>
              <w:rPr>
                <w:rFonts w:ascii="Arial" w:cs="Arial" w:eastAsia="Arial" w:hAnsi="Arial"/>
                <w:b w:val="false"/>
                <w:bCs w:val="false"/>
                <w:i w:val="false"/>
                <w:iCs w:val="false"/>
                <w:color w:val="000000"/>
                <w:sz w:val="18"/>
                <w:szCs w:val="18"/>
              </w:rPr>
              <w:t xml:space="preserve">.' [Allow </w:t>
            </w:r>
            <w:del w:id="9357" w:author="Claude (AI) - proposed" w:date="2026-10-15T20:13:44Z">
              <w:r>
                <w:rPr>
                  <w:rFonts w:ascii="Arial" w:cs="Arial" w:eastAsia="Arial" w:hAnsi="Arial"/>
                  <w:b w:val="false"/>
                  <w:bCs w:val="false"/>
                  <w:i w:val="false"/>
                  <w:iCs w:val="false"/>
                  <w:color w:val="000000"/>
                  <w:sz w:val="18"/>
                  <w:szCs w:val="18"/>
                </w:rPr>
                <w:delText xml:space="preserve">2 minutes</w:delText>
              </w:r>
            </w:del>
            <w:ins w:id="9358" w:author="Claude (AI) - proposed" w:date="2026-10-15T20:13:44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Close by asking: 'Our driving question asks how the Kericho farm manager can handle numbers that are too large or too small for ordinary arithmetic. Look at your full toolkit. At Lesson 7 of 8, what can our farmer now calculate that she could not calculate at Lesson 1?' [WAIT TIME: 15 seconds. Cold-call 1 learner for a closing sentence.] Affirm and say: 'Next lesson we combine all four laws in one problem and meet bar notation for negative characteristics.'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(Knowledge-Building Diagram): The toolkit diagram is the lesson's primary knowledge-integration tool. Adding nodes and arrows makes the logical dependency structure between laws explicit and visible — learners literally see that the power law is 'downstream' of both the product law and the index law from Lesson 3. Requiring worked Kenyan examples beside each new node prevents the diagram from becoming abstract symbol-shuffling and keeps the real-world anchoring of the driving question at the centre of every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teacher circulates during diagram revision, look for three indicators of deep understanding: (1) the learner draws an arrow from the Lesson 3 power-of-a-power / fractional-index node to the root-law node — this demonstrates cross-lesson connection; (2) the learner writes the correct numerical answer with units beside each worked example (Ksh 84,800 and 92.0 m) — this confirms procedural accuracy; (3) the learner labels the arrow between the product law and the power law with a brief justification such as 'n times repeated addition' — this reveals conceptual depth. Learners whose diagrams lack arrows entirely, or who cannot add a worked example, need a short one-to-one consolidation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what range of estimates did learners produce for 1.045¹², and did any learner attempt repeated multiplication? How can I use those approaches as bridging examples when introducing the power law in Lesson 8's combined-operations problem?</w:t>
            </w:r>
          </w:p>
          <w:p>
            <w:pPr>
              <w:keepNext w:val="false"/>
              <w:spacing w:after="40" w:before="0"/>
              <w:jc w:val="left"/>
            </w:pPr>
            <w:r>
              <w:rPr>
                <w:rFonts w:ascii="Arial" w:cs="Arial" w:eastAsia="Arial" w:hAnsi="Arial"/>
                <w:b w:val="false"/>
                <w:bCs w:val="false"/>
                <w:i w:val="false"/>
                <w:iCs w:val="false"/>
                <w:color w:val="000000"/>
                <w:sz w:val="18"/>
                <w:szCs w:val="18"/>
              </w:rPr>
              <w:t xml:space="preserve">2. When I derived the power law by building from log(1.045²) → log(1.045³) → log(1.045ⁿ), at which step did learners begin to generalise confidently? Were there learners who needed a fourth concrete case before seeing the pattern, and how should I adjust pacing for similar inductive derivations?</w:t>
            </w:r>
          </w:p>
          <w:p>
            <w:pPr>
              <w:keepNext w:val="false"/>
              <w:spacing w:after="40" w:before="0"/>
              <w:jc w:val="left"/>
            </w:pPr>
            <w:r>
              <w:rPr>
                <w:rFonts w:ascii="Arial" w:cs="Arial" w:eastAsia="Arial" w:hAnsi="Arial"/>
                <w:b w:val="false"/>
                <w:bCs w:val="false"/>
                <w:i w:val="false"/>
                <w:iCs w:val="false"/>
                <w:color w:val="000000"/>
                <w:sz w:val="18"/>
                <w:szCs w:val="18"/>
              </w:rPr>
              <w:t xml:space="preserve">3. How accurately did learners read the four-figure tables for log 1.045 (expected: 0.</w:t>
            </w:r>
            <w:del w:id="9359" w:author="Claude (AI) - proposed" w:date="2026-10-15T20:13:44Z">
              <w:r>
                <w:rPr>
                  <w:rFonts w:ascii="Arial" w:cs="Arial" w:eastAsia="Arial" w:hAnsi="Arial"/>
                  <w:b w:val="false"/>
                  <w:bCs w:val="false"/>
                  <w:i w:val="false"/>
                  <w:iCs w:val="false"/>
                  <w:color w:val="000000"/>
                  <w:sz w:val="18"/>
                  <w:szCs w:val="18"/>
                </w:rPr>
                <w:delText xml:space="preserve">01912</w:delText>
              </w:r>
            </w:del>
            <w:ins w:id="9360" w:author="Claude (AI) - proposed" w:date="2026-10-15T20:13:44Z">
              <w:r>
                <w:rPr>
                  <w:rFonts w:ascii="Arial" w:cs="Arial" w:eastAsia="Arial" w:hAnsi="Arial"/>
                  <w:b w:val="false"/>
                  <w:bCs w:val="false"/>
                  <w:i w:val="false"/>
                  <w:iCs w:val="false"/>
                  <w:color w:val="000000"/>
                  <w:sz w:val="18"/>
                  <w:szCs w:val="18"/>
                </w:rPr>
                <w:t xml:space="preserve">0191</w:t>
              </w:r>
            </w:ins>
            <w:r>
              <w:rPr>
                <w:rFonts w:ascii="Arial" w:cs="Arial" w:eastAsia="Arial" w:hAnsi="Arial"/>
                <w:b w:val="false"/>
                <w:bCs w:val="false"/>
                <w:i w:val="false"/>
                <w:iCs w:val="false"/>
                <w:color w:val="000000"/>
                <w:sz w:val="18"/>
                <w:szCs w:val="18"/>
              </w:rPr>
              <w:t xml:space="preserve">) and antilog 0.</w:t>
            </w:r>
            <w:del w:id="9361" w:author="Claude (AI) - proposed" w:date="2026-10-15T20:13:44Z">
              <w:r>
                <w:rPr>
                  <w:rFonts w:ascii="Arial" w:cs="Arial" w:eastAsia="Arial" w:hAnsi="Arial"/>
                  <w:b w:val="false"/>
                  <w:bCs w:val="false"/>
                  <w:i w:val="false"/>
                  <w:iCs w:val="false"/>
                  <w:color w:val="000000"/>
                  <w:sz w:val="18"/>
                  <w:szCs w:val="18"/>
                </w:rPr>
                <w:delText xml:space="preserve">22944</w:delText>
              </w:r>
            </w:del>
            <w:ins w:id="9362" w:author="Claude (AI) - proposed" w:date="2026-10-15T20:13:44Z">
              <w:r>
                <w:rPr>
                  <w:rFonts w:ascii="Arial" w:cs="Arial" w:eastAsia="Arial" w:hAnsi="Arial"/>
                  <w:b w:val="false"/>
                  <w:bCs w:val="false"/>
                  <w:i w:val="false"/>
                  <w:iCs w:val="false"/>
                  <w:color w:val="000000"/>
                  <w:sz w:val="18"/>
                  <w:szCs w:val="18"/>
                </w:rPr>
                <w:t xml:space="preserve">2292</w:t>
              </w:r>
            </w:ins>
            <w:r>
              <w:rPr>
                <w:rFonts w:ascii="Arial" w:cs="Arial" w:eastAsia="Arial" w:hAnsi="Arial"/>
                <w:b w:val="false"/>
                <w:bCs w:val="false"/>
                <w:i w:val="false"/>
                <w:iCs w:val="false"/>
                <w:color w:val="000000"/>
                <w:sz w:val="18"/>
                <w:szCs w:val="18"/>
              </w:rPr>
              <w:t xml:space="preserve"> (expected: 1.</w:t>
            </w:r>
            <w:del w:id="9363" w:author="Claude (AI) - proposed" w:date="2026-10-15T20:13:44Z">
              <w:r>
                <w:rPr>
                  <w:rFonts w:ascii="Arial" w:cs="Arial" w:eastAsia="Arial" w:hAnsi="Arial"/>
                  <w:b w:val="false"/>
                  <w:bCs w:val="false"/>
                  <w:i w:val="false"/>
                  <w:iCs w:val="false"/>
                  <w:color w:val="000000"/>
                  <w:sz w:val="18"/>
                  <w:szCs w:val="18"/>
                </w:rPr>
                <w:delText xml:space="preserve">696</w:delText>
              </w:r>
            </w:del>
            <w:ins w:id="9364" w:author="Claude (AI) - proposed" w:date="2026-10-15T20:13:44Z">
              <w:r>
                <w:rPr>
                  <w:rFonts w:ascii="Arial" w:cs="Arial" w:eastAsia="Arial" w:hAnsi="Arial"/>
                  <w:b w:val="false"/>
                  <w:bCs w:val="false"/>
                  <w:i w:val="false"/>
                  <w:iCs w:val="false"/>
                  <w:color w:val="000000"/>
                  <w:sz w:val="18"/>
                  <w:szCs w:val="18"/>
                </w:rPr>
                <w:t xml:space="preserve">695</w:t>
              </w:r>
            </w:ins>
            <w:r>
              <w:rPr>
                <w:rFonts w:ascii="Arial" w:cs="Arial" w:eastAsia="Arial" w:hAnsi="Arial"/>
                <w:b w:val="false"/>
                <w:bCs w:val="false"/>
                <w:i w:val="false"/>
                <w:iCs w:val="false"/>
                <w:color w:val="000000"/>
                <w:sz w:val="18"/>
                <w:szCs w:val="18"/>
              </w:rPr>
              <w:t xml:space="preserve">)? Were errors due to incorrect row/column selection, misreading the mean-difference column, or misplacing the decimal point — and which of these requires explicit re-teaching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4. During the Peer Teaching phase, did pairs successfully name the Lesson 3 fractional-index rule as the foundation of the root law? If not, what does this tell me about how well learners are connecting across lessons, and how can I make the lesson-to-lesson dependency structure more visible (e.g. by displaying a unit-level concept map)?</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Driving Question Board updates, what new questions did learners raise that I had not anticipated? Do any of these questions (e.g. about negative characteristics, natural logarithms, or logarithms in base other than 10) require adjustment to the Lesson 8 plan to address before the end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computing 1.045¹² by ordinary repeated multiplication is impractical and error-prone, while the same calculation — framed as 12 × log 1.045 followed by an antilog lookup — takes under three minutes using four-figure tables. They also observed that finding √8,464 reduces to halving the logarithm of 8,464 and looking up the antilog, yielding a side length of approximately 92.0 m for a Nakuru County square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 law of logarithms, log(aⁿ) = n·log a, follows directly from applying the product law n times — mirroring the way aⁿ means a multiplied by itself n times. The root law, log(ⁿ√a) = (1/n)·log a, is an immediate corollary using the fractional-index rule a^(1/n) = ⁿ√a from Lesson 3. Together, these two laws mean that any power or root calculation can be converted into a single multiplication or division of a logarithm, performed entirely with the four-figure tables introduced in Lessons 4 and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farm manager's logarithm-table method is now fully explained for all four operations. The 'magic' of adding small decimals to get large-number products (Lessons 5–6) extends to powers and roots: by scaling a small decimal by n (or by 1/n), the table converts an exponential calculation — such as compound interest over 12 years — into arithmetic a secondary-school student can do in minutes. This completes the learners' understanding of why the fellow farmer at the technical training could solve the container-harvest problem 'in under two minutes without a calculator.'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h0n4p9zmqvkrkiwpooq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vjyeckmxo_tco7gmge1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Combined Operations, and Model Revision: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full sub-strand of Indices and Logarithms by solving combined operations (multiplication, division, powers, and roots in a single expression) using four-figure mathematical tables, revising the cumulative concept map, and constructing a written final explanation that answers the unit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that: (i) all four logarithm laws (product, quotient, power, root) can be applied in sequence within a single multi-step expression; (ii) index notation and logarithm tables are interconnected tools that convert unwieldy multiplicative calculations into manageable additive ones; (iii) every skill practised across Lessons 1–8 — from index laws to reading anti-logarithms — forms a coherent, connected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accurately apply common logarithms in combined multiplication, division, powers, and roots of numbers using mathematical tables; (ii) organise a multi-step logarithm computation in a structured table format; (iii) revise and annotate a visual Indices and Logarithms Concept Map to show the connections between all laws and skills; (iv) construct a clear, evidence-based written response to the driving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mathematics provides elegant, efficient tools for real-world computation; (ii) demonstrate confidence and persistence when handling multi-step problems; (iii) value collaborative sense-making and recognise the contributions of all group members during model revision.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365" w:author="Claude (AI) - proposed" w:date="2026-10-15T20:13:44Z">
              <w:r>
                <w:rPr>
                  <w:rFonts w:ascii="Arial" w:cs="Arial" w:eastAsia="Arial" w:hAnsi="Arial"/>
                  <w:b w:val="false"/>
                  <w:bCs w:val="false"/>
                  <w:i w:val="false"/>
                  <w:iCs w:val="false"/>
                  <w:color w:val="000000"/>
                  <w:sz w:val="18"/>
                  <w:szCs w:val="18"/>
                </w:rPr>
                <w:t xml:space="preserve">KICD key inquiry question: Why do we use indices and logarithms? Lesson focus: </w:t>
              </w:r>
            </w:ins>
            <w:r>
              <w:rPr>
                <w:rFonts w:ascii="Arial" w:cs="Arial" w:eastAsia="Arial" w:hAnsi="Arial"/>
                <w:b w:val="false"/>
                <w:bCs w:val="false"/>
                <w:i w:val="false"/>
                <w:iCs w:val="false"/>
                <w:color w:val="000000"/>
                <w:sz w:val="18"/>
                <w:szCs w:val="18"/>
              </w:rPr>
              <w:t xml:space="preserve">1. How do we apply indices in real-life situations? 2. How do we use logarithms in computations?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return to the original Kericho tea-farm phenomenon — a farm manager struggling with large-number multiplication versus a fellow farmer completing the same calculation in under two minutes using a logarithm table — and now have the full toolkit to explain exactly why that works. By tackling combined-operations problems (mirroring the complexity of real export calculations), revising their concept map from Lesson 1, closing every outstanding question on the Driving Question Board, and writing a final explanation, learners demonstrate complete sub-strand understanding and close the unit storyline.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handle printed four-figure mathematical tables and markers; ensure marker fumes are not excessive in enclosed rooms. If the classroom is small, open windows during the model-revision marker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consolidating lesson of the Indices and Logarithms sub-strand. It opens by returning to the anchoring phenomenon — the Kericho tea-farm export calculation — and presenting a new, more complex version: a combined expression involving multiplication, division, a power, and a square root, all in one problem, representing a realistic blended-harvest yield calculation. In the Predict Phase, learners estimate the answer and identify which logarithm laws they will need. In the Observe Phase, groups work through two such combined-operations problems using four-figure tables, recording every step in a structured log-table format and cross-checking answers between pairs. In the Explain Phase, the class constructs a shared step-by-step solution on the board, naming every law used at each step, and connects the procedure back to the phenomenon. In the DQB Phase, every remaining question on the Driving Question Board is revisited and formally answered or closed. In the Model-Building Phase, groups retrieve their Lesson 1 concept maps and execute a final cumulative revision — adding combined operations, annotating connections between index laws and logarithm laws, and marking the phenomenon connection at the centre. The lesson closes with every learner independently writing a structured answer to the driving question, which is collected as a summative formative artefact.</w:t>
            </w:r>
            <w:ins w:id="9366" w:author="Claude (AI) - proposed" w:date="2026-10-15T20:13:44Z">
              <w:r>
                <w:rPr>
                  <w:rFonts w:ascii="Arial" w:cs="Arial" w:eastAsia="Arial" w:hAnsi="Arial"/>
                  <w:b w:val="false"/>
                  <w:bCs w:val="false"/>
                  <w:i w:val="false"/>
                  <w:iCs w:val="false"/>
                  <w:color w:val="000000"/>
                  <w:sz w:val="18"/>
                  <w:szCs w:val="18"/>
                </w:rPr>
                <w:t xml:space="preserve"> Time budget (80 minutes): Predict 8, Observe 22 (including a 3-minute bar-number demonstration), Explain 18, Driving Question Board 16,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a5tthb9j1l5bregkuwgo">
              <w:r>
                <w:rPr>
                  <w:rFonts w:ascii="Arial" w:cs="Arial" w:eastAsia="Arial" w:hAnsi="Arial"/>
                  <w:color w:val="2E75B6"/>
                  <w:sz w:val="16"/>
                  <w:szCs w:val="16"/>
                  <w:u w:val="single" w:color="2E75B6"/>
                </w:rPr>
                <w:t xml:space="preserve">Exponents with negative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juta4c2lb9nwl9bvw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nceg9ysfrjki9cqe00k8">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uyxh-gtjvgvzwusfyt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slide displaying the anchoring phenomenon refreshed: 'Kamau, the Kericho estate manager, must calculate: (2.374 × 0.8163^3) ÷ √(54.72) to find the blended yield index for an export shipment. He has no calculator — only a four-figure table.' Working individually for 3 minutes, learners write: (a) an estimated order-of-magnitude answer; (b) a list of every logarithm law they expect to need; (c) the sequence of steps they would follow before touching the table. Learners then share predictions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slide and say: 'Before you touch any table, I want your brain on paper. Estimate the answer — not the exact value, just the ballpark — and list every law you think you will need. You have 3 minutes. Go.' [Allow 3 minutes silent thinking — do NOT circulate during this time to preserve independent prediction.] After 3 minutes say: 'Turn to your shoulder partner and compare your law lists. Do you agree on the sequence? 60 seconds.' [After pair-share] Cold-call 3 students: 'Akinyi — which laws did you list?' / 'Omondi — did you add or remove any laws after your partner discussion?' / 'Wanjiru — what did you estimate the answer to be, roughly?' Record the 3 law-lists on the board without evaluating. Say: 'Hold onto these predictions — we will check every one of them against our actual work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Activation with Law Inventory — by requiring learners to enumerate laws before computing, this strategy externalises prior knowledge, surfaces misconceptions about sequencing (e.g., applying the power law before taking the logarithm), and creates a personal benchmark against which the Observe phase will be measured. It directly connects to the phenomenon by framing the prediction as the manager's real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prediction sheet shows (a) a numerical estimate, (b) at least 2 named logarithm laws, and (c) a proposed step sequence. Teacher scans 5–6 sheets during the pair-share to check for misconceptions — particularly whether learners are confusing 'log of a power' with 'log of a product'. Flag any learner who lists fewer than 2 laws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nujgxmmcxg5hahukzbj0">
              <w:r>
                <w:rPr>
                  <w:rFonts w:ascii="Arial" w:cs="Arial" w:eastAsia="Arial" w:hAnsi="Arial"/>
                  <w:color w:val="2E75B6"/>
                  <w:sz w:val="16"/>
                  <w:szCs w:val="16"/>
                  <w:u w:val="single" w:color="2E75B6"/>
                </w:rPr>
                <w:t xml:space="preserve">Worked example: Order of operations (PEMDAS)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ko_abuxymjfmdr_qb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naarpzcwi7lrjgkvmlrv">
              <w:r>
                <w:rPr>
                  <w:rFonts w:ascii="Arial" w:cs="Arial" w:eastAsia="Arial" w:hAnsi="Arial"/>
                  <w:color w:val="2E75B6"/>
                  <w:sz w:val="16"/>
                  <w:szCs w:val="16"/>
                  <w:u w:val="single" w:color="2E75B6"/>
                </w:rPr>
                <w:t xml:space="preserve">Operations with Rational Exponents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dwjxvezpobbzns9f4y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structured worksheet titled 'Combined Logarithm Operations — Kericho Export Calculations.' The worksheet contains two problems: Problem A: Evaluate (2.374 × 0.8163³) ÷ √(54.72) using logarithms. Problem B: Evaluate (37.64 × 0.002917²) ÷ (8.043 × √(0.6731)) using logarithms. Each problem has a pre-printed log-table template with labelled rows: 'Number | Log | Operation | Result' so learners record every step systematically. Groups work for </w:t>
            </w:r>
            <w:del w:id="9367" w:author="Claude (AI) - proposed" w:date="2026-10-15T20:13:44Z">
              <w:r>
                <w:rPr>
                  <w:rFonts w:ascii="Arial" w:cs="Arial" w:eastAsia="Arial" w:hAnsi="Arial"/>
                  <w:b w:val="false"/>
                  <w:bCs w:val="false"/>
                  <w:i w:val="false"/>
                  <w:iCs w:val="false"/>
                  <w:color w:val="000000"/>
                  <w:sz w:val="18"/>
                  <w:szCs w:val="18"/>
                </w:rPr>
                <w:delText xml:space="preserve">18</w:delText>
              </w:r>
            </w:del>
            <w:ins w:id="9368" w:author="Claude (AI) - proposed" w:date="2026-10-15T20:13:4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with each member taking a role: Reader (reads aloud each step), Table Operator (looks up values in the four-figure table), Recorder (writes in the template), and Checker (verifies each table look-up). At the </w:t>
            </w:r>
            <w:del w:id="9369" w:author="Claude (AI) - proposed" w:date="2026-10-15T20:13:44Z">
              <w:r>
                <w:rPr>
                  <w:rFonts w:ascii="Arial" w:cs="Arial" w:eastAsia="Arial" w:hAnsi="Arial"/>
                  <w:b w:val="false"/>
                  <w:bCs w:val="false"/>
                  <w:i w:val="false"/>
                  <w:iCs w:val="false"/>
                  <w:color w:val="000000"/>
                  <w:sz w:val="18"/>
                  <w:szCs w:val="18"/>
                </w:rPr>
                <w:delText xml:space="preserve">18</w:delText>
              </w:r>
            </w:del>
            <w:ins w:id="9370" w:author="Claude (AI) - proposed" w:date="2026-10-15T20:13:4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-minute mark, groups exchange worksheets with an adjacent group and spend </w:t>
            </w:r>
            <w:del w:id="9371" w:author="Claude (AI) - proposed" w:date="2026-10-15T20:13:44Z">
              <w:r>
                <w:rPr>
                  <w:rFonts w:ascii="Arial" w:cs="Arial" w:eastAsia="Arial" w:hAnsi="Arial"/>
                  <w:b w:val="false"/>
                  <w:bCs w:val="false"/>
                  <w:i w:val="false"/>
                  <w:iCs w:val="false"/>
                  <w:color w:val="000000"/>
                  <w:sz w:val="18"/>
                  <w:szCs w:val="18"/>
                </w:rPr>
                <w:delText xml:space="preserve">3</w:delText>
              </w:r>
            </w:del>
            <w:ins w:id="9372"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peer-checking answers. Every four-figure table lookup must be shown — no skipping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373" w:author="Claude (AI) - proposed" w:date="2026-10-15T20:13:44Z">
              <w:r>
                <w:rPr>
                  <w:rFonts w:ascii="Arial" w:cs="Arial" w:eastAsia="Arial" w:hAnsi="Arial"/>
                  <w:b w:val="false"/>
                  <w:bCs w:val="false"/>
                  <w:i w:val="false"/>
                  <w:iCs w:val="false"/>
                  <w:color w:val="000000"/>
                  <w:sz w:val="18"/>
                  <w:szCs w:val="18"/>
                </w:rPr>
                <w:delText xml:space="preserve">Distribute</w:delText>
              </w:r>
            </w:del>
            <w:ins w:id="9374" w:author="Claude (AI) - proposed" w:date="2026-10-15T20:13:44Z">
              <w:r>
                <w:rPr>
                  <w:rFonts w:ascii="Arial" w:cs="Arial" w:eastAsia="Arial" w:hAnsi="Arial"/>
                  <w:b w:val="false"/>
                  <w:bCs w:val="false"/>
                  <w:i w:val="false"/>
                  <w:iCs w:val="false"/>
                  <w:color w:val="000000"/>
                  <w:sz w:val="18"/>
                  <w:szCs w:val="18"/>
                </w:rPr>
                <w:t xml:space="preserve">BEFORE GROUPS START (3 minutes): model bar numbers on the board. log 0.8163 = 1̄.9119, which means −1 + 0.9119. To cube it: 3 × 1̄.9119 = −3 + 2.7357 = −0.2643 = 1̄.7357. To halve a bar number, first rewrite it so the negative part divides evenly: 1̄.8281 = 2̄ + 1.8281, so half of it is 1̄.9140. Then distribute</w:t>
              </w:r>
            </w:ins>
            <w:r>
              <w:rPr>
                <w:rFonts w:ascii="Arial" w:cs="Arial" w:eastAsia="Arial" w:hAnsi="Arial"/>
                <w:b w:val="false"/>
                <w:bCs w:val="false"/>
                <w:i w:val="false"/>
                <w:iCs w:val="false"/>
                <w:color w:val="000000"/>
                <w:sz w:val="18"/>
                <w:szCs w:val="18"/>
              </w:rPr>
              <w:t xml:space="preserve"> worksheets and say: 'These two problems represent the kind of blended-yield calculations a real agribusiness analyst in Kericho or Nairobi might face. Your job is not just to get the answer — it is to show every single step in the template so that the Checker role can verify each table read.' [Circulate during the </w:t>
            </w:r>
            <w:del w:id="9375" w:author="Claude (AI) - proposed" w:date="2026-10-15T20:13:44Z">
              <w:r>
                <w:rPr>
                  <w:rFonts w:ascii="Arial" w:cs="Arial" w:eastAsia="Arial" w:hAnsi="Arial"/>
                  <w:b w:val="false"/>
                  <w:bCs w:val="false"/>
                  <w:i w:val="false"/>
                  <w:iCs w:val="false"/>
                  <w:color w:val="000000"/>
                  <w:sz w:val="18"/>
                  <w:szCs w:val="18"/>
                </w:rPr>
                <w:delText xml:space="preserve">18</w:delText>
              </w:r>
            </w:del>
            <w:ins w:id="9376" w:author="Claude (AI) - proposed" w:date="2026-10-15T20:13:4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 spend at least 90 seconds at each group. Use these specific diagnostic questions:] At groups struggling with the power law: 'Before you look up anything, what does log(0.8163³) equal in terms of log(0.8163)? Say the law aloud.' [Wait 10 seconds.] At groups handling the square root: 'How do you write √(54.72) as a power? What does that mean for its logarithm?' [Wait 12 seconds.] At groups confusing characteristic and mantissa of a bar number: 'Your characteristic is negative — show me how you write that as a bar number before multiplying by 3.' [Wait 10 seconds.] After </w:t>
            </w:r>
            <w:del w:id="9377" w:author="Claude (AI) - proposed" w:date="2026-10-15T20:13:44Z">
              <w:r>
                <w:rPr>
                  <w:rFonts w:ascii="Arial" w:cs="Arial" w:eastAsia="Arial" w:hAnsi="Arial"/>
                  <w:b w:val="false"/>
                  <w:bCs w:val="false"/>
                  <w:i w:val="false"/>
                  <w:iCs w:val="false"/>
                  <w:color w:val="000000"/>
                  <w:sz w:val="18"/>
                  <w:szCs w:val="18"/>
                </w:rPr>
                <w:delText xml:space="preserve">18</w:delText>
              </w:r>
            </w:del>
            <w:ins w:id="9378" w:author="Claude (AI) - proposed" w:date="2026-10-15T20:13:4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'Stop writing. Pass your worksheet to the group on your right. Checkers — you now have </w:t>
            </w:r>
            <w:del w:id="9379" w:author="Claude (AI) - proposed" w:date="2026-10-15T20:13:44Z">
              <w:r>
                <w:rPr>
                  <w:rFonts w:ascii="Arial" w:cs="Arial" w:eastAsia="Arial" w:hAnsi="Arial"/>
                  <w:b w:val="false"/>
                  <w:bCs w:val="false"/>
                  <w:i w:val="false"/>
                  <w:iCs w:val="false"/>
                  <w:color w:val="000000"/>
                  <w:sz w:val="18"/>
                  <w:szCs w:val="18"/>
                </w:rPr>
                <w:delText xml:space="preserve">3</w:delText>
              </w:r>
            </w:del>
            <w:ins w:id="9380"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to verify every table look-up and flag any step that does not match your own work.' Cold-call after peer-check: 'Group 3 — what was the single step most groups got wrong in Problem A?' Record the identified error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Role-Based Inquiry with Peer Verification — the four-role structure ensures every learner actively engages with the table (not just the fastest member) and that each step is verbalised, written, and independently checked. The peer-exchange at the end creates a natural error-analysis moment, surfacing systematic misconceptions (e.g., incorrect handling of bar numbers in multiplication by a power) that can be addressed whole-class in Phase 3. The Kericho context grounds the arithmetic in the unit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row of the log-table template is filled — no blank steps; (b) bar numbers are written in correct notation (e.g., 2̄.9134); (c) the final anti-logarithm step is present and labelled. Teacher collects 2 worksheets per group at the end of Phase 2 to scan for systematic errors before Phase 3 begins. Specific checkpoints: Problem A answer ≈ 0.</w:t>
            </w:r>
            <w:del w:id="9381" w:author="Claude (AI) - proposed" w:date="2026-10-15T20:13:44Z">
              <w:r>
                <w:rPr>
                  <w:rFonts w:ascii="Arial" w:cs="Arial" w:eastAsia="Arial" w:hAnsi="Arial"/>
                  <w:b w:val="false"/>
                  <w:bCs w:val="false"/>
                  <w:i w:val="false"/>
                  <w:iCs w:val="false"/>
                  <w:color w:val="000000"/>
                  <w:sz w:val="18"/>
                  <w:szCs w:val="18"/>
                </w:rPr>
                <w:delText xml:space="preserve">3309</w:delText>
              </w:r>
            </w:del>
            <w:ins w:id="9382" w:author="Claude (AI) - proposed" w:date="2026-10-15T20:13:44Z">
              <w:r>
                <w:rPr>
                  <w:rFonts w:ascii="Arial" w:cs="Arial" w:eastAsia="Arial" w:hAnsi="Arial"/>
                  <w:b w:val="false"/>
                  <w:bCs w:val="false"/>
                  <w:i w:val="false"/>
                  <w:iCs w:val="false"/>
                  <w:color w:val="000000"/>
                  <w:sz w:val="18"/>
                  <w:szCs w:val="18"/>
                </w:rPr>
                <w:t xml:space="preserve">1746 (accept 0.174-0.175)</w:t>
              </w:r>
            </w:ins>
            <w:r>
              <w:rPr>
                <w:rFonts w:ascii="Arial" w:cs="Arial" w:eastAsia="Arial" w:hAnsi="Arial"/>
                <w:b w:val="false"/>
                <w:bCs w:val="false"/>
                <w:i w:val="false"/>
                <w:iCs w:val="false"/>
                <w:color w:val="000000"/>
                <w:sz w:val="18"/>
                <w:szCs w:val="18"/>
              </w:rPr>
              <w:t xml:space="preserve">; Problem B answer ≈ </w:t>
            </w:r>
            <w:del w:id="9383" w:author="Claude (AI) - proposed" w:date="2026-10-15T20:13:44Z">
              <w:r>
                <w:rPr>
                  <w:rFonts w:ascii="Arial" w:cs="Arial" w:eastAsia="Arial" w:hAnsi="Arial"/>
                  <w:b w:val="false"/>
                  <w:bCs w:val="false"/>
                  <w:i w:val="false"/>
                  <w:iCs w:val="false"/>
                  <w:color w:val="000000"/>
                  <w:sz w:val="18"/>
                  <w:szCs w:val="18"/>
                </w:rPr>
                <w:delText xml:space="preserve">0.001278 — groups</w:delText>
              </w:r>
            </w:del>
            <w:ins w:id="9384" w:author="Claude (AI) - proposed" w:date="2026-10-15T20:13:44Z">
              <w:r>
                <w:rPr>
                  <w:rFonts w:ascii="Arial" w:cs="Arial" w:eastAsia="Arial" w:hAnsi="Arial"/>
                  <w:b w:val="false"/>
                  <w:bCs w:val="false"/>
                  <w:i w:val="false"/>
                  <w:iCs w:val="false"/>
                  <w:color w:val="000000"/>
                  <w:sz w:val="18"/>
                  <w:szCs w:val="18"/>
                </w:rPr>
                <w:t xml:space="preserve">4.85 × 10⁻⁵ (accept 4.8-4.9 × 10⁻⁵). Key logs: A: log 2.374 = 0.3755, log 0.8163 = 1̄.9119, log 54.72 = 1.7381, result about 1̄.242. B: log 37.64 = 1.5756, log 0.002917 = 3̄.4649, log 8.043 = 0.9054, log 0.6731 = 1̄.8281, result about 5̄.686. Groups</w:t>
              </w:r>
            </w:ins>
            <w:r>
              <w:rPr>
                <w:rFonts w:ascii="Arial" w:cs="Arial" w:eastAsia="Arial" w:hAnsi="Arial"/>
                <w:b w:val="false"/>
                <w:bCs w:val="false"/>
                <w:i w:val="false"/>
                <w:iCs w:val="false"/>
                <w:color w:val="000000"/>
                <w:sz w:val="18"/>
                <w:szCs w:val="18"/>
              </w:rPr>
              <w:t xml:space="preserve"> deviating by more than one order of magnitude are flagged for targeted reteaching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sdefnocr4suechfnqb1q">
              <w:r>
                <w:rPr>
                  <w:rFonts w:ascii="Arial" w:cs="Arial" w:eastAsia="Arial" w:hAnsi="Arial"/>
                  <w:color w:val="2E75B6"/>
                  <w:sz w:val="16"/>
                  <w:szCs w:val="16"/>
                  <w:u w:val="single" w:color="2E75B6"/>
                </w:rPr>
                <w:t xml:space="preserve">Exponents with negative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0hrm8dq4wgq07qinpn9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n1igp3u98svvlffnnamy">
              <w:r>
                <w:rPr>
                  <w:rFonts w:ascii="Arial" w:cs="Arial" w:eastAsia="Arial" w:hAnsi="Arial"/>
                  <w:color w:val="2E75B6"/>
                  <w:sz w:val="16"/>
                  <w:szCs w:val="16"/>
                  <w:u w:val="single" w:color="2E75B6"/>
                </w:rPr>
                <w:t xml:space="preserve">Exponent Laws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t_4hselpt8e01rjp-_dd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a whole-class explanation. A volunteer group presents their Problem A solution step-by-step on the board while the teacher mediates. After each step, the class is asked to name the law being applied. The teacher then connects every step back to the Kericho phenomenon: 'This is exactly the operation the farm manager performed — multiplying the per-plant yield, raising it to a power for the processing factor, dividing by the square root of the moisture-loss constant. The logarithm table turned all of that into addition and subtraction.' Learners then individually complete a 'Law Annotation' task on their worksheet: next to each step of Problem B, they write the name of the law used (Product Law / Quotient Law / Power Law / Root Law / Definition of Antilog). Finally, the class discusses: 'Why does changing the exponent by just 1 — say from 2³ to 2⁴ — double the entire harvest? What does this tell us about exponential growth in tea production?' Learners write a 3-sentence response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one group to the board: 'Group 5, you will be our presenters. Walk us through Problem A, one row of the template at a time. Class — your job is to name the law at each step. Ready?' [After each step, pause and cold-call:] 'Fatuma — which law justifies that step?' / 'Hassan — do you agree? Can you say the law in your own words?' [Wait 10 seconds after each question.] After the full worked solution is on the board, say: 'Now look at the phenomenon again. Point at the step on the board where we converted multiplication into addition. That is the moment the farm manager's two-minute calculation became possible.' [Pause 8 seconds.] 'Now open to Problem B on your worksheet. Working individually for 5 minutes, write the law name next to each step. Use the exact names we have been using all unit.' [Circulate — cold-call 3 learners to read their annotation aloud.] Then launch the exponential discussion: 'Why does shifting the exponent by 1 double the harvest? I want 3 sentences in your book — phenomenon first, then the mathematics, then the connection to logarithms. You have 4 minutes.' Cold-call 2 learners to share. Say: 'This is the answer to the second part of our driving question — you have just explained it in your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Board Explanation with Law Annotation — the public presentation by peers (rather than the teacher) positions learners as the authority on their own learning, while the law-annotation task forces every individual to translate procedural steps into conceptual language. The 3-sentence exponential-growth discussion explicitly bridges the mathematical structure (index laws) to the real-world phenomenon, completing the sense-making arc that began in Lesson 1. This aligns with NGSS Science and Engineering Practice 6 (Constructing Explanations) adapted for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worksheet has all Problem B steps annotated with correct law names; (b) the 3-sentence exponential-growth response includes reference to the phenomenon and uses the word 'logarithm' or 'index'; (c) during cold-call, learners can state a law name unprompted within 10-second wait time. Teacher notes which laws are consistently mis-named and addresses these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20rjbohfvwxbj828dbrk">
              <w:r>
                <w:rPr>
                  <w:rFonts w:ascii="Arial" w:cs="Arial" w:eastAsia="Arial" w:hAnsi="Arial"/>
                  <w:color w:val="2E75B6"/>
                  <w:sz w:val="16"/>
                  <w:szCs w:val="16"/>
                  <w:u w:val="single" w:color="2E75B6"/>
                </w:rPr>
                <w:t xml:space="preserve">Worked example: Order of operations (PEMDAS)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otreet5qrmgsoahv58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odj5rf7pf1lvcgwqqk3i">
              <w:r>
                <w:rPr>
                  <w:rFonts w:ascii="Arial" w:cs="Arial" w:eastAsia="Arial" w:hAnsi="Arial"/>
                  <w:color w:val="2E75B6"/>
                  <w:sz w:val="16"/>
                  <w:szCs w:val="16"/>
                  <w:u w:val="single" w:color="2E75B6"/>
                </w:rPr>
                <w:t xml:space="preserve">Exponent Laws Questions Q1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udjluy3uyjy0d5azadq_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built across Lessons 1–7 — is displayed at the front of the room (or projected if digital). Groups spend </w:t>
            </w:r>
            <w:del w:id="9385" w:author="Claude (AI) - proposed" w:date="2026-10-15T20:13:44Z">
              <w:r>
                <w:rPr>
                  <w:rFonts w:ascii="Arial" w:cs="Arial" w:eastAsia="Arial" w:hAnsi="Arial"/>
                  <w:b w:val="false"/>
                  <w:bCs w:val="false"/>
                  <w:i w:val="false"/>
                  <w:iCs w:val="false"/>
                  <w:color w:val="000000"/>
                  <w:sz w:val="18"/>
                  <w:szCs w:val="18"/>
                </w:rPr>
                <w:delText xml:space="preserve">6</w:delText>
              </w:r>
            </w:del>
            <w:ins w:id="9386" w:author="Claude (AI) - proposed" w:date="2026-10-15T20:13:4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reviewing every question still marked as 'unanswered' or 'partially answered' on the DQB. Each group selects one unanswered question, discusses it for 2 minutes, then writes a consensus answer on a sticky note to be placed on the board. After all groups have posted, the teacher facilitates a </w:t>
            </w:r>
            <w:del w:id="9387" w:author="Claude (AI) - proposed" w:date="2026-10-15T20:13:44Z">
              <w:r>
                <w:rPr>
                  <w:rFonts w:ascii="Arial" w:cs="Arial" w:eastAsia="Arial" w:hAnsi="Arial"/>
                  <w:b w:val="false"/>
                  <w:bCs w:val="false"/>
                  <w:i w:val="false"/>
                  <w:iCs w:val="false"/>
                  <w:color w:val="000000"/>
                  <w:sz w:val="18"/>
                  <w:szCs w:val="18"/>
                </w:rPr>
                <w:delText xml:space="preserve">5</w:delText>
              </w:r>
            </w:del>
            <w:ins w:id="9388" w:author="Claude (AI) - proposed" w:date="2026-10-15T20:13:4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DQB walkthrough, reading aloud the unit driving question: 'How can a Kericho tea farmer — or any Kenyan scientist, engineer, or business person — use the mathematics of indices and logarithms to make sense of, and calculate with, numbers that are too large or too small to handle by ordinary arithmetic?' Each learner then independently writes a structured 'Final Explanation' of 5–8 sentences in their exercise book. The response must: (i) reference the Kericho phenomenon explicitly; (ii) explain index notation; (iii) explain how logarithms convert multiplication to addition; (iv) give one specific example using numbers from the unit; (v) state why this matters for a Kenyan scientist, engineer, or business person.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the full DQB and say: 'This board has been building since Lesson 1. Every question your class asked is here. Your groups have </w:t>
            </w:r>
            <w:del w:id="9389" w:author="Claude (AI) - proposed" w:date="2026-10-15T20:13:44Z">
              <w:r>
                <w:rPr>
                  <w:rFonts w:ascii="Arial" w:cs="Arial" w:eastAsia="Arial" w:hAnsi="Arial"/>
                  <w:b w:val="false"/>
                  <w:bCs w:val="false"/>
                  <w:i w:val="false"/>
                  <w:iCs w:val="false"/>
                  <w:color w:val="000000"/>
                  <w:sz w:val="18"/>
                  <w:szCs w:val="18"/>
                </w:rPr>
                <w:delText xml:space="preserve">6</w:delText>
              </w:r>
            </w:del>
            <w:ins w:id="9390" w:author="Claude (AI) - proposed" w:date="2026-10-15T20:13:4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 find the questions still unanswered, agree on your answer, and post a sticky note. Go.' [Circulate and prompt groups who are stuck: 'Can you use something from your concept map to answer that?' / 'Does Problem A from today's worksheet give you evidence for that question?'] After posting: walk the board left to right, reading 3–4 sticky notes aloud. Say: 'Look at this board. Every question you asked eight lessons ago — you can now answer. That is what learning looks like.' [Pause 8 seconds.] 'Now I want your final explanation in writing. Alone. No talking. 8 minutes. You must mention the tea farmer, index notation, logarithm laws, a specific number, and a Kenyan application. Begin.' [After 8 minutes:] Cold-call 2 learners to read their explanation aloud. Respond: 'Notice how [learner name] connected the exponent to the harvest doubling — that is exactly what the farm manager needed to understand.' Collect all written final explanations as a summative formative artefact.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with Written Final Explanation — the DQB walkthrough provides collective validation that the unit's epistemic goals have been achieved, transforming learner-generated questions into learner-generated answers. The individual written explanation is a high-leverage sensemaking task: it requires synthesis across all eight lessons, explicit use of the phenomenon, and translation of procedural knowledge into communicative explanation. This directly mirrors NGSS SEP 6 (Constructing Explanations) and KICD's emphasis on applying mathematical knowledge to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DQB question has at least one sticky-note response posted by end of phase; (b) individual written explanations contain all 5 required elements (phenomenon, index notation, log-as-addition, specific numbers, Kenyan application); (c) explanations are free of the misconception that 'logarithms are just a trick' — they should articulate the inverse-of-exponentiation relationship. Teacher scores each explanation using the KICD rubric: Exceeds / Meets / Approaches / Below Expectations, with the Meets threshold being all 5 elements present and mathematically accurate.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39c5ctoi0f3tevtr460k">
              <w:r>
                <w:rPr>
                  <w:rFonts w:ascii="Arial" w:cs="Arial" w:eastAsia="Arial" w:hAnsi="Arial"/>
                  <w:color w:val="2E75B6"/>
                  <w:sz w:val="16"/>
                  <w:szCs w:val="16"/>
                  <w:u w:val="single" w:color="2E75B6"/>
                </w:rPr>
                <w:t xml:space="preserve">Exponents with negative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aelcwvh6aqex3jmpbq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8rriinmbyayosa_3vpv_">
              <w:r>
                <w:rPr>
                  <w:rFonts w:ascii="Arial" w:cs="Arial" w:eastAsia="Arial" w:hAnsi="Arial"/>
                  <w:color w:val="2E75B6"/>
                  <w:sz w:val="16"/>
                  <w:szCs w:val="16"/>
                  <w:u w:val="single" w:color="2E75B6"/>
                </w:rPr>
                <w:t xml:space="preserve">Exponent Laws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5wc6xj-815wg7ioma4uz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retrieve their Indices and Logarithms Concept Map started in Lesson 1. Using a different-coloured marker (to show growth visually), each group spends </w:t>
            </w:r>
            <w:del w:id="9391" w:author="Claude (AI) - proposed" w:date="2026-10-15T20:13:44Z">
              <w:r>
                <w:rPr>
                  <w:rFonts w:ascii="Arial" w:cs="Arial" w:eastAsia="Arial" w:hAnsi="Arial"/>
                  <w:b w:val="false"/>
                  <w:bCs w:val="false"/>
                  <w:i w:val="false"/>
                  <w:iCs w:val="false"/>
                  <w:color w:val="000000"/>
                  <w:sz w:val="18"/>
                  <w:szCs w:val="18"/>
                </w:rPr>
                <w:delText xml:space="preserve">10</w:delText>
              </w:r>
            </w:del>
            <w:ins w:id="9392" w:author="Claude (AI) - proposed" w:date="2026-10-15T20:13:4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executing a final revision: (a) adding 'Combined Operations' as a new node connected to all four law nodes (Product, Quotient, Power, Root); (b) drawing a bold arrow from the 'Combined Operations' node back to the central phenomenon image (the Kericho tea farm); (c) annotating every connection with the lesson number in which it was established (e.g., 'Lesson 3 — Power Law'); (d) adding a 'Final Answer to Driving Question' box at the bottom, summarising in one sentence how indices and logarithms together solve the phenomenon. Groups then conduct a </w:t>
            </w:r>
            <w:del w:id="9393" w:author="Claude (AI) - proposed" w:date="2026-10-15T20:13:44Z">
              <w:r>
                <w:rPr>
                  <w:rFonts w:ascii="Arial" w:cs="Arial" w:eastAsia="Arial" w:hAnsi="Arial"/>
                  <w:b w:val="false"/>
                  <w:bCs w:val="false"/>
                  <w:i w:val="false"/>
                  <w:iCs w:val="false"/>
                  <w:color w:val="000000"/>
                  <w:sz w:val="18"/>
                  <w:szCs w:val="18"/>
                </w:rPr>
                <w:delText xml:space="preserve">3</w:delText>
              </w:r>
            </w:del>
            <w:ins w:id="9394"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Gallery Walk — rotating one position clockwise — to compare their map with an adjacent group's, and add one 'I notice' sticky note on the other group's map. The lesson closes with the teacher displaying the Lesson 1 concept map alongside the final map side-by-side and asking: 'What has changed? What did you not know in Lesson 1 that you know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concept maps (stored since Lesson 1) and new-colour markers. Say: 'This map was started the day you first saw the tea farmer struggling with large numbers. Today you will complete it. Use the new colour so that your learning journey is visible — anyone looking at this map should see exactly when you learned each piece.' [Allow </w:t>
            </w:r>
            <w:del w:id="9395" w:author="Claude (AI) - proposed" w:date="2026-10-15T20:13:44Z">
              <w:r>
                <w:rPr>
                  <w:rFonts w:ascii="Arial" w:cs="Arial" w:eastAsia="Arial" w:hAnsi="Arial"/>
                  <w:b w:val="false"/>
                  <w:bCs w:val="false"/>
                  <w:i w:val="false"/>
                  <w:iCs w:val="false"/>
                  <w:color w:val="000000"/>
                  <w:sz w:val="18"/>
                  <w:szCs w:val="18"/>
                </w:rPr>
                <w:delText xml:space="preserve">10</w:delText>
              </w:r>
            </w:del>
            <w:ins w:id="9396" w:author="Claude (AI) - proposed" w:date="2026-10-15T20:13:4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for map revision. Circulate and prompt:] 'Where is the connection between the Power Law and the Root Law? They are related — can you show that on the map?' / 'Where does the Kericho farm phenomenon appear on your map? It should be the centre of everything.' [After 10 minutes:] 'Stand up. Rotate one group clockwise for the Gallery Walk. You have </w:t>
            </w:r>
            <w:del w:id="9397" w:author="Claude (AI) - proposed" w:date="2026-10-15T20:13:44Z">
              <w:r>
                <w:rPr>
                  <w:rFonts w:ascii="Arial" w:cs="Arial" w:eastAsia="Arial" w:hAnsi="Arial"/>
                  <w:b w:val="false"/>
                  <w:bCs w:val="false"/>
                  <w:i w:val="false"/>
                  <w:iCs w:val="false"/>
                  <w:color w:val="000000"/>
                  <w:sz w:val="18"/>
                  <w:szCs w:val="18"/>
                </w:rPr>
                <w:delText xml:space="preserve">3</w:delText>
              </w:r>
            </w:del>
            <w:ins w:id="9398" w:author="Claude (AI) - proposed" w:date="2026-10-15T20:13:4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 find the most interesting addition to your neighbours' map and write one I-notice comment on a sticky note.' [After Gallery Walk:] Project or hold up a photograph of the Lesson 1 concept map next to the current one. Cold-call 3 students: 'Njoroge — name one thing that changed.' / 'Chebet — name one connection that surprised you.' / 'Kamau — if you were explaining this map to a farmer in Kericho, what would you point to first?' [Wait 10 seconds after each.] Close: 'Every node on that map is a tool. The tea farmer, the engineer at the Athi River cement plant, the epidemiologist tracking disease spread in Kisumu — they all need exactly what is on that map. You built it. You own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with Gallery Walk — the two-colour revision makes the learning arc literally visible, supporting metacognitive awareness of growth across the unit. The Gallery Walk introduces peer accountability and cross-pollination of ideas (e.g., a group that annotated lesson numbers may prompt another group to do the same). The side-by-side Lesson 1 vs. Lesson 8 map comparison is the unit's culminating sense-making moment, answering the metacognitive question: 'How far have we come?' The phenomenon connection at the map's centre ensures the model remains grounded in the real-world anchoring context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revised map includes a 'Combined Operations' node with connections to all four law nodes; (b) a direct arrow links the map to the phenomenon; (c) lesson numbers are annotated on at least 4 connections; (d) the 'Final Answer' box is present and contains a complete sentence. Teacher photographs each final map as a portfolio artefact. The Gallery Walk sticky notes are collected and reviewed for evidence of peer-to-peer mathematical communication. Groups whose maps are missing the phenomenon connection or the combined-operations node are identified for follow-up consolidation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final lesson, reflect on the following questions: (1) Did learners' written Final Explanations demonstrate genuine understanding of why logarithms convert multiplication into addition, or did responses remain procedural ('you look up the number in the table')? If most responses were procedural, consider introducing the inverse-of-exponentiation framing earlier in a future unit cycle — perhaps as early as Lesson 4. (2) Were all DQB questions answered satisfactorily? Any question left genuinely unresolved points to a gap in the unit's lesson sequence — note it for the next cohort. (3) Did learners handle bar numbers in combined operations fluently, or did errors cluster around negative characteristics when applying the power law? If so, a dedicated 10-minute bar-number consolidation slot in Lesson 6 or 7 would reduce end-of-unit error rates. (4) Did the two-colour concept map revision successfully make learning growth visible to learners? If learners found it hard to distinguish new learning from prior knowledge, consider assigning a specific colour to each lesson from Lesson 1 onward. (5) Did the Kericho phenomenon feel authentically connected across all eight lessons, or did it become 'decoration' by the end? The phenomenon should be the engine of every phase — if it felt detached in this lesson, review the storyline thread language in Lessons 4–6 and strengthen the phenomenon callback in the teacher moves. (6) Equity check: which learners did not read their Final Explanation aloud? Ensure those learners are included in cold-call routines in future units. Note any learners scoring 'Below Expectations' on the KICD rubric for targeted support in subsequent sub-strands (particularly Quadratic Expressions and Equations, which builds on index fluency).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combined-operations logarithm problems representing a Kericho tea estate's blended-yield export calculation — a single expression involving multiplication, a cube power, division, and a square root, solved step-by-step using a four-figure mathematical table. They observed that every step could be reduced to addition or subtraction of logarithm values read from the same table, and that the final answer was recovered by a single antilogarithm look-up.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four logarithm laws — Product, Quotient, Power, and Root — can be applied in sequence within a single multi-step expression; that the structured log-table format (Number | Log | Operation | Result) organises this process reliably; that bar numbers arising from small decimals must be handled carefully when multiplied by a power; and that the entire system of indices and logarithms forms a coherent, interconnected toolkit for computing with very large or very small numbers efficiently.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how the mathematics of indices and logarithms allows a Kericho tea farmer — or any Kenyan scientist, engineer, or business person — to make sense of and calculate with numbers that are too large or too small for ordinary arithmetic: index notation compresses repeated multiplication into a compact exponential form; logarithms exploit the inverse relationship between exponentiation and its inverse to convert multiplication into addition; and the four-figure table provides a practical, calculator-free implementation of this conversion, reducing a long multiplication to a two-minute addition — exactly as demonstrated in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jow0sewug02rkdpylto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_xjcqodskso362esxp3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1gycipjysonoo4rx8rwj" Type="http://schemas.openxmlformats.org/officeDocument/2006/relationships/hyperlink" Target="https://creativecommons.org/licenses/by-nc/4.0/" TargetMode="External"/><Relationship Id="rId7d-verwjstnldc6hlq4dp" Type="http://schemas.openxmlformats.org/officeDocument/2006/relationships/hyperlink" Target="https://creativecommons.org/licenses/by-nc/4.0/" TargetMode="External"/><Relationship Id="rIdwd0nfkwwan2hjtu2e_ylw" Type="http://schemas.openxmlformats.org/officeDocument/2006/relationships/hyperlink" Target="https://creativecommons.org/licenses/by-nc/4.0/" TargetMode="External"/><Relationship Id="rId1fykrtp5pi0zrutduokpq" Type="http://schemas.openxmlformats.org/officeDocument/2006/relationships/hyperlink" Target="http://ares.local:8069/en/learn/#/topics/c/6ade7670343b5c1cb624cd189e9ad786" TargetMode="External"/><Relationship Id="rId4gl7pk5cozjggbn_2aq8b"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qytis-5kkjopwayilfi" Type="http://schemas.openxmlformats.org/officeDocument/2006/relationships/hyperlink" Target="http://ares.local:8069/en/learn/#/topics/c/8c21782dfdbf5283a5a2c25dd65a44f2" TargetMode="External"/><Relationship Id="rIdjcxqwy9aaroxcew23psgr"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n5re_birdv5gqf3hotd" Type="http://schemas.openxmlformats.org/officeDocument/2006/relationships/hyperlink" Target="http://ares.local:8069/en/learn/#/topics/c/0d10bac9c9a45e4da698dc3d9efb95cc" TargetMode="External"/><Relationship Id="rId58gcerinzegspssk4rxo_"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8fyzkafbhrre5yf2f7e" Type="http://schemas.openxmlformats.org/officeDocument/2006/relationships/hyperlink" Target="http://ares.local:8069/en/learn/#/topics/c/3fb016ddba4a577e9e05b18928a75957" TargetMode="External"/><Relationship Id="rIdhibfshxhhcgzm-bmmzd7y"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_6oae1mspbzhywhvfle" Type="http://schemas.openxmlformats.org/officeDocument/2006/relationships/hyperlink" Target="http://ares.local:8069/en/learn/#/topics/c/6ade7670343b5c1cb624cd189e9ad786" TargetMode="External"/><Relationship Id="rIdxowz8tf5jn-kflst3wamh"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_eom9gzlylqzue0pckt" Type="http://schemas.openxmlformats.org/officeDocument/2006/relationships/hyperlink" Target="http://ares.local:8069/en/learn/#/topics/c/181517a4682b5b448513c76e1c8a1c63" TargetMode="External"/><Relationship Id="rIdivtqshpmlr4kfsz74vhij"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ky54ms23dckr2-zq_3k" Type="http://schemas.openxmlformats.org/officeDocument/2006/relationships/hyperlink" Target="http://ares.local:8069/en/learn/#/topics/c/0d10bac9c9a45e4da698dc3d9efb95cc" TargetMode="External"/><Relationship Id="rIdafvena-v-cnrfm-jk3bdx"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xg_hxjdx98-1lk3d-ua" Type="http://schemas.openxmlformats.org/officeDocument/2006/relationships/hyperlink" Target="http://ares.local:8069/en/learn/#/topics/c/1ca65bb7676f5176a45f9a413d0948cb" TargetMode="External"/><Relationship Id="rIdavyyfis9vtl1gmrdsddls"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8zf2p-7vdy9s2gvtkpq" Type="http://schemas.openxmlformats.org/officeDocument/2006/relationships/hyperlink" Target="http://ares.local:8069/en/learn/#/topics/c/a85bdf6486515985bccba28df030cb6a" TargetMode="External"/><Relationship Id="rIdayjknr5w4yg5h_fjek7hf"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60ga8a5uems6xgy5ar4" Type="http://schemas.openxmlformats.org/officeDocument/2006/relationships/hyperlink" Target="http://ares.local:8069/en/learn/#/topics/c/4ba8a556f40a52d8b60ffcbdf6372a0f" TargetMode="External"/><Relationship Id="rIds43e6eedrteyxmzlhsdw7"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7_1wrpoacnkjdyhfxfvp" Type="http://schemas.openxmlformats.org/officeDocument/2006/relationships/hyperlink" Target="https://creativecommons.org/licenses/by-nc/4.0/" TargetMode="External"/><Relationship Id="rId6wdu0lhzyd3j1hdvcv7in" Type="http://schemas.openxmlformats.org/officeDocument/2006/relationships/hyperlink" Target="https://creativecommons.org/licenses/by-nc/4.0/" TargetMode="External"/><Relationship Id="rIdwmv9tgolvqgaekcbzm-kx" Type="http://schemas.openxmlformats.org/officeDocument/2006/relationships/hyperlink" Target="http://ares.local:8069/en/learn/#/topics/c/d9719b8b53745ca8bbb75c52c74d7a12" TargetMode="External"/><Relationship Id="rIddlrjbpnodb2cxrnjr_hrx"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hbl5d4d5kabivqzqdcj" Type="http://schemas.openxmlformats.org/officeDocument/2006/relationships/hyperlink" Target="http://ares.local:8069/en/learn/#/topics/c/f574c9d662025a058643c0690ad33f0e" TargetMode="External"/><Relationship Id="rIdeykm3rrkksbfu1-uadab7"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04xicj_bgyy2f7u7gsj" Type="http://schemas.openxmlformats.org/officeDocument/2006/relationships/hyperlink" Target="http://ares.local:8069/en/learn/#/topics/c/803f6cd3c77b503c9e4ddf1cbb424463" TargetMode="External"/><Relationship Id="rIdpo6aiyds_ftjphtc72tbu"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kq8gh2fqk1py7d-pscl" Type="http://schemas.openxmlformats.org/officeDocument/2006/relationships/hyperlink" Target="http://ares.local:8069/en/learn/#/topics/c/8a2e6ab5a1545561b7a1a50ca0513853" TargetMode="External"/><Relationship Id="rIdm00g2thou_9okhi78t-b5"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v8kkgfbcudjery1dzvg" Type="http://schemas.openxmlformats.org/officeDocument/2006/relationships/hyperlink" Target="http://ares.local:8069/en/learn/#/topics/c/41e51c2d6a525932a484cbce9a582f35" TargetMode="External"/><Relationship Id="rId6qct5ep_nynfjwjnkarym"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cik_lvzdmxjzkfpvews" Type="http://schemas.openxmlformats.org/officeDocument/2006/relationships/hyperlink" Target="http://ares.local:8069/en/learn/#/topics/c/f574c9d662025a058643c0690ad33f0e" TargetMode="External"/><Relationship Id="rId1kz__j9y6npbb7wu6bbad"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bs32ef1uohemq0n2a_i" Type="http://schemas.openxmlformats.org/officeDocument/2006/relationships/hyperlink" Target="http://ares.local:8069/en/learn/#/topics/c/d9719b8b53745ca8bbb75c52c74d7a12" TargetMode="External"/><Relationship Id="rIdi1nfk9mqvewjf37xoojr-"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e9g-76bqjfi-0_jvrxq" Type="http://schemas.openxmlformats.org/officeDocument/2006/relationships/hyperlink" Target="http://ares.local:8069/en/learn/#/topics/c/8a2e6ab5a1545561b7a1a50ca0513853" TargetMode="External"/><Relationship Id="rIdnnyvuyhbnioo4uzmptpyq"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1c1mqiuowgugm-ahag5" Type="http://schemas.openxmlformats.org/officeDocument/2006/relationships/hyperlink" Target="http://ares.local:8069/en/learn/#/topics/c/803f6cd3c77b503c9e4ddf1cbb424463" TargetMode="External"/><Relationship Id="rIdfemby4en0hvfibveqlck_"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ibskhyd8axqx7yd_yi" Type="http://schemas.openxmlformats.org/officeDocument/2006/relationships/hyperlink" Target="http://ares.local:8069/en/learn/#/topics/c/7aa9a57d67b45538a529452ab968cdb1" TargetMode="External"/><Relationship Id="rIdauwfkiltlmzgzxim1uuuj"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4eo1cfvvlldunwo2xg_j" Type="http://schemas.openxmlformats.org/officeDocument/2006/relationships/hyperlink" Target="https://creativecommons.org/licenses/by-nc/4.0/" TargetMode="External"/><Relationship Id="rIdfbtwnyo8zm6pgcxjchpxg" Type="http://schemas.openxmlformats.org/officeDocument/2006/relationships/hyperlink" Target="https://creativecommons.org/licenses/by-nc/4.0/" TargetMode="External"/><Relationship Id="rId0d-_ijrjyqeu6mduhpzcd" Type="http://schemas.openxmlformats.org/officeDocument/2006/relationships/hyperlink" Target="http://ares.local:8069/en/learn/#/topics/c/5088c3252e775829871d6047727b06fb" TargetMode="External"/><Relationship Id="rIdh6gb91w8rbamubztamgkt"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0trmabjderlvbtrry9j" Type="http://schemas.openxmlformats.org/officeDocument/2006/relationships/hyperlink" Target="http://ares.local:8069/en/learn/#/topics/c/6f658801917657869b8fa7979c0a377b" TargetMode="External"/><Relationship Id="rId2d8zfidmdvmnv6lqbbopc"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c1m2flwpn20y_fulfoi" Type="http://schemas.openxmlformats.org/officeDocument/2006/relationships/hyperlink" Target="http://ares.local:8069/en/learn/#/topics/c/47f8727eb590564db369f500cd9cbcc9" TargetMode="External"/><Relationship Id="rIda4yjqml2syh_8kz7slsud"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gm1ai6ln0fo7hx5gdkz" Type="http://schemas.openxmlformats.org/officeDocument/2006/relationships/hyperlink" Target="http://ares.local:8069/en/learn/#/topics/c/e242cbee6e17560e85ddbeb7e7035d01" TargetMode="External"/><Relationship Id="rIdvpzqvn-fzykjgeipolrk0"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cwztqe6okisaztzknev" Type="http://schemas.openxmlformats.org/officeDocument/2006/relationships/hyperlink" Target="http://ares.local:8069/en/learn/#/topics/c/a8eac4199cb95446920a8a0353df0f2e" TargetMode="External"/><Relationship Id="rIdbu9akcjfazq1ud-tdvisi"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tu8dq8sa0tyualcwp2u" Type="http://schemas.openxmlformats.org/officeDocument/2006/relationships/hyperlink" Target="http://ares.local:8069/en/learn/#/topics/c/d237a46bf4395acfb72f399ad2d77824" TargetMode="External"/><Relationship Id="rIdmjl1bbqhtpwiwgng6kag-"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bls5rllgima8jokbwq5" Type="http://schemas.openxmlformats.org/officeDocument/2006/relationships/hyperlink" Target="http://ares.local:8069/en/learn/#/topics/c/5088c3252e775829871d6047727b06fb" TargetMode="External"/><Relationship Id="rIdwtsuzflvj5houuoruxywm"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8v25c-drgfbjhnhozd45" Type="http://schemas.openxmlformats.org/officeDocument/2006/relationships/hyperlink" Target="http://ares.local:8069/en/learn/#/topics/c/de03fe25e8c05a518ba7c8fb62082d08" TargetMode="External"/><Relationship Id="rId1eseop1n_ovpghvurqbzj"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pl-mjk_ob8d42lts3f" Type="http://schemas.openxmlformats.org/officeDocument/2006/relationships/hyperlink" Target="http://ares.local:8069/en/learn/#/topics/c/47f8727eb590564db369f500cd9cbcc9" TargetMode="External"/><Relationship Id="rIdaxenkkjrbbtgasfnktnnh"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pqziwdlmzrqmfuj_ivh" Type="http://schemas.openxmlformats.org/officeDocument/2006/relationships/hyperlink" Target="http://ares.local:8069/en/learn/#/topics/c/6f658801917657869b8fa7979c0a377b" TargetMode="External"/><Relationship Id="rId3g3lmct8xuoevxnubgx5j"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vj3bn1ah8mc92mbcrsa" Type="http://schemas.openxmlformats.org/officeDocument/2006/relationships/hyperlink" Target="https://creativecommons.org/licenses/by-nc/4.0/" TargetMode="External"/><Relationship Id="rIdhofajis5sfvjxlnk2voac" Type="http://schemas.openxmlformats.org/officeDocument/2006/relationships/hyperlink" Target="https://creativecommons.org/licenses/by-nc/4.0/" TargetMode="External"/><Relationship Id="rIdjmqo9ua89bw_we9m4b1xv" Type="http://schemas.openxmlformats.org/officeDocument/2006/relationships/hyperlink" Target="http://ares.local:8069/en/learn/#/topics/c/082e464eff6557df9f23cbe357a79e04" TargetMode="External"/><Relationship Id="rIdbaduqzn0uwyubtlgyq5ua"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k3kgmwaig0dsscordgz" Type="http://schemas.openxmlformats.org/officeDocument/2006/relationships/hyperlink" Target="http://ares.local:8069/en/learn/#/topics/c/8c21782dfdbf5283a5a2c25dd65a44f2" TargetMode="External"/><Relationship Id="rId7abcauwy998lvb4dmwsjg"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1z8bgza4nxl5ayoi1i-" Type="http://schemas.openxmlformats.org/officeDocument/2006/relationships/hyperlink" Target="http://ares.local:8069/en/learn/#/topics/c/bcf88f5ad10a55539b176641cf20f8b1" TargetMode="External"/><Relationship Id="rIdup7znizxsjrfbds-akyhl"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iovylxwcinh6yd7hxku" Type="http://schemas.openxmlformats.org/officeDocument/2006/relationships/hyperlink" Target="http://ares.local:8069/en/learn/#/topics/c/8c21782dfdbf5283a5a2c25dd65a44f2" TargetMode="External"/><Relationship Id="rIdtt8rc8qftbjgbuwz63ig9"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rrtszuvc4777g2m1iv2" Type="http://schemas.openxmlformats.org/officeDocument/2006/relationships/hyperlink" Target="http://ares.local:8069/en/learn/#/topics/c/0d10bac9c9a45e4da698dc3d9efb95cc" TargetMode="External"/><Relationship Id="rId2w6jpyrwqzmmzvxh2qgvk"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_trtcby2rbu_0a0ozoub" Type="http://schemas.openxmlformats.org/officeDocument/2006/relationships/hyperlink" Target="http://ares.local:8069/en/learn/#/topics/c/3fb016ddba4a577e9e05b18928a75957" TargetMode="External"/><Relationship Id="rId9nbaxsuasviw0eurwz8oy"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5np0uyycjzas8ikm8soj" Type="http://schemas.openxmlformats.org/officeDocument/2006/relationships/hyperlink" Target="http://ares.local:8069/en/learn/#/topics/c/082e464eff6557df9f23cbe357a79e04" TargetMode="External"/><Relationship Id="rIdc1zrkhwa_n3eqnxhpn6ci"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vce6tuuhf9byaonfisq" Type="http://schemas.openxmlformats.org/officeDocument/2006/relationships/hyperlink" Target="http://ares.local:8069/en/learn/#/topics/c/181517a4682b5b448513c76e1c8a1c63" TargetMode="External"/><Relationship Id="rId6xaafgolrk0rlp2i-nbom"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l94dcf29abfu301g0gf" Type="http://schemas.openxmlformats.org/officeDocument/2006/relationships/hyperlink" Target="http://ares.local:8069/en/learn/#/topics/c/bcf88f5ad10a55539b176641cf20f8b1" TargetMode="External"/><Relationship Id="rIdcfdx5b6txhh3oslriuopv"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7gptj_2mdor0i7u6vsl9" Type="http://schemas.openxmlformats.org/officeDocument/2006/relationships/hyperlink" Target="http://ares.local:8069/en/learn/#/topics/c/1ca65bb7676f5176a45f9a413d0948cb" TargetMode="External"/><Relationship Id="rIdxiy0ajlvhplmuzct1gges"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rrad2wy4lncrtojzsto" Type="http://schemas.openxmlformats.org/officeDocument/2006/relationships/hyperlink" Target="https://creativecommons.org/licenses/by-nc/4.0/" TargetMode="External"/><Relationship Id="rIdcojiiy1qafazmhjyrq0tp" Type="http://schemas.openxmlformats.org/officeDocument/2006/relationships/hyperlink" Target="https://creativecommons.org/licenses/by-nc/4.0/" TargetMode="External"/><Relationship Id="rIdwogt3kcs6sb2nnl9rlrbv" Type="http://schemas.openxmlformats.org/officeDocument/2006/relationships/hyperlink" Target="http://ares.local:8069/en/learn/#/topics/c/6350d8a6d83c5b269c31fb87abde7eb6" TargetMode="External"/><Relationship Id="rIdb0bc1jw6tctqadbhvgwzs"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f8atml583_k26b59o3z" Type="http://schemas.openxmlformats.org/officeDocument/2006/relationships/hyperlink" Target="http://ares.local:8069/en/learn/#/topics/c/3f7166cae99c5930b543a62b1c4b0b97" TargetMode="External"/><Relationship Id="rIdgz17c_c7qjykcvfn5u7jr"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wv81lhfhmwmukrirlvx" Type="http://schemas.openxmlformats.org/officeDocument/2006/relationships/hyperlink" Target="http://ares.local:8069/en/learn/#/topics/c/a73727317f5c52c1941e305d0f20c829" TargetMode="External"/><Relationship Id="rIdkz4hsyogekffncfq9gbuk"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m6cmhhzkdxm9-0vsp_x" Type="http://schemas.openxmlformats.org/officeDocument/2006/relationships/hyperlink" Target="http://ares.local:8069/en/learn/#/topics/c/3f7166cae99c5930b543a62b1c4b0b97" TargetMode="External"/><Relationship Id="rIde0t_w_v7h05ot_sistyy-"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vsrz_whggz178eikhmu" Type="http://schemas.openxmlformats.org/officeDocument/2006/relationships/hyperlink" Target="http://ares.local:8069/en/learn/#/topics/c/4e3284e2e0ee52fc8b47a0b369bb5f47" TargetMode="External"/><Relationship Id="rIdwdyzogomjamm2eu9x6o-g"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zxynii0wdwllrfh8iwo" Type="http://schemas.openxmlformats.org/officeDocument/2006/relationships/hyperlink" Target="http://ares.local:8069/en/learn/#/topics/c/3f7166cae99c5930b543a62b1c4b0b97" TargetMode="External"/><Relationship Id="rIdd9urj9yihwtnuoqtcufvq"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wqrode7qz89fb4hp-r1" Type="http://schemas.openxmlformats.org/officeDocument/2006/relationships/hyperlink" Target="http://ares.local:8069/en/learn/#/topics/c/06fed0c9648e546d90f578a95b716c04" TargetMode="External"/><Relationship Id="rIdv8qfgrlaazlmrudkyv0ut"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pfmhonlcrjzy7pk8yy7" Type="http://schemas.openxmlformats.org/officeDocument/2006/relationships/hyperlink" Target="http://ares.local:8069/en/learn/#/topics/c/3f7166cae99c5930b543a62b1c4b0b97" TargetMode="External"/><Relationship Id="rIdlj0ur2_xkkxrxs79crpmq"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w20yy-bfm0ixxtnfnwx" Type="http://schemas.openxmlformats.org/officeDocument/2006/relationships/hyperlink" Target="http://ares.local:8069/en/learn/#/topics/c/bcf88f5ad10a55539b176641cf20f8b1" TargetMode="External"/><Relationship Id="rIdkslre5zp-5vgv9j4x2rmt"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eotd7ie47by62qz7hch" Type="http://schemas.openxmlformats.org/officeDocument/2006/relationships/hyperlink" Target="http://ares.local:8069/en/learn/#/topics/c/3f7166cae99c5930b543a62b1c4b0b97" TargetMode="External"/><Relationship Id="rIdfi0q6gdkt_xidvr5oi01_"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tnqrxflngfncywcbdat" Type="http://schemas.openxmlformats.org/officeDocument/2006/relationships/hyperlink" Target="https://creativecommons.org/licenses/by-nc/4.0/" TargetMode="External"/><Relationship Id="rIdhch9cse6bayeeeay9zg5v" Type="http://schemas.openxmlformats.org/officeDocument/2006/relationships/hyperlink" Target="https://creativecommons.org/licenses/by-nc/4.0/" TargetMode="External"/><Relationship Id="rIdijls6kfdmptbrjzprzsbk" Type="http://schemas.openxmlformats.org/officeDocument/2006/relationships/hyperlink" Target="http://ares.local:8069/en/learn/#/topics/c/fee77e73a485566bbf238a38827daf92" TargetMode="External"/><Relationship Id="rIdmilre4i3umfgqgszo3nbv"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7hu_i6oqm_iafk25dya" Type="http://schemas.openxmlformats.org/officeDocument/2006/relationships/hyperlink" Target="http://ares.local:8069/en/learn/#/topics/c/e242cbee6e17560e85ddbeb7e7035d01" TargetMode="External"/><Relationship Id="rIdxbhlbehfhk0gwa4xgrw9f"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9yc6ebfkzwnz-paebth" Type="http://schemas.openxmlformats.org/officeDocument/2006/relationships/hyperlink" Target="http://ares.local:8069/en/learn/#/topics/c/c1aa3593a61c55a880b2d2338b8415cb" TargetMode="External"/><Relationship Id="rIdpjcyz9hzpao-hempknytk"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ikfbdctt5hkumgzuusz" Type="http://schemas.openxmlformats.org/officeDocument/2006/relationships/hyperlink" Target="http://ares.local:8069/en/learn/#/topics/c/e242cbee6e17560e85ddbeb7e7035d01" TargetMode="External"/><Relationship Id="rIdawuf7u5bcgzb1mly2eo3m"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higzkwdesaai17w9ppw" Type="http://schemas.openxmlformats.org/officeDocument/2006/relationships/hyperlink" Target="http://ares.local:8069/en/learn/#/topics/c/38c3c2cf05955f71ab587158b1c15810" TargetMode="External"/><Relationship Id="rIdehn1ogu6dfb8pbzwpnygn"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0qaetbnszxenpzbses5" Type="http://schemas.openxmlformats.org/officeDocument/2006/relationships/hyperlink" Target="http://ares.local:8069/en/learn/#/topics/c/e242cbee6e17560e85ddbeb7e7035d01" TargetMode="External"/><Relationship Id="rIdipsk6vejggyw_r4phsvje"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69d2hbetf_ndtwja-qs" Type="http://schemas.openxmlformats.org/officeDocument/2006/relationships/hyperlink" Target="http://ares.local:8069/en/learn/#/topics/c/fee77e73a485566bbf238a38827daf92" TargetMode="External"/><Relationship Id="rIdhnta1igssslrwtsilybul"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rwxud2dflx5jda1gbgg" Type="http://schemas.openxmlformats.org/officeDocument/2006/relationships/hyperlink" Target="http://ares.local:8069/en/learn/#/topics/c/e242cbee6e17560e85ddbeb7e7035d01" TargetMode="External"/><Relationship Id="rIdz2fjxjzhqt-i0nw86wue8"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pvexlzb4atw8-hllx9t" Type="http://schemas.openxmlformats.org/officeDocument/2006/relationships/hyperlink" Target="http://ares.local:8069/en/learn/#/topics/c/c1aa3593a61c55a880b2d2338b8415cb" TargetMode="External"/><Relationship Id="rIdysixkqvi66nmqhv34zm_y"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kfx99fnrsmxcq-mallf" Type="http://schemas.openxmlformats.org/officeDocument/2006/relationships/hyperlink" Target="http://ares.local:8069/en/learn/#/topics/c/e242cbee6e17560e85ddbeb7e7035d01" TargetMode="External"/><Relationship Id="rIddg0rqu1zv9vlnnlksw4cx"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5dbktn0hembnni53ual" Type="http://schemas.openxmlformats.org/officeDocument/2006/relationships/hyperlink" Target="https://creativecommons.org/licenses/by-nc/4.0/" TargetMode="External"/><Relationship Id="rIdd00a_lyna4k9ffx2tdofd" Type="http://schemas.openxmlformats.org/officeDocument/2006/relationships/hyperlink" Target="https://creativecommons.org/licenses/by-nc/4.0/" TargetMode="External"/><Relationship Id="rIdtj0zwhcxgplyyfawunjzb" Type="http://schemas.openxmlformats.org/officeDocument/2006/relationships/hyperlink" Target="http://ares.local:8069/en/learn/#/topics/c/fee77e73a485566bbf238a38827daf92" TargetMode="External"/><Relationship Id="rIdogxioabqfoehcrhmhzdyd"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nn1-fhgexf03mt7mykl" Type="http://schemas.openxmlformats.org/officeDocument/2006/relationships/hyperlink" Target="http://ares.local:8069/en/learn/#/topics/c/77b4c1f1499b5bf595f5ee39f915ead0" TargetMode="External"/><Relationship Id="rId8wemwq6yvvhkpshiqgl4s"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ju_5rbrqqqof-jt5b-q" Type="http://schemas.openxmlformats.org/officeDocument/2006/relationships/hyperlink" Target="http://ares.local:8069/en/learn/#/topics/c/fee77e73a485566bbf238a38827daf92" TargetMode="External"/><Relationship Id="rIdvb4361zgbic8mujakogkg"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dgp4rdp3uzpmdikbnjr" Type="http://schemas.openxmlformats.org/officeDocument/2006/relationships/hyperlink" Target="http://ares.local:8069/en/learn/#/topics/c/fd24ae82fbab561380f228b0eaf04f9c" TargetMode="External"/><Relationship Id="rIdylevmnc-j-kze0sf2o9or"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3g9tr2lcxspwz7jacca" Type="http://schemas.openxmlformats.org/officeDocument/2006/relationships/hyperlink" Target="http://ares.local:8069/en/learn/#/topics/c/38c3c2cf05955f71ab587158b1c15810" TargetMode="External"/><Relationship Id="rIdtygsu1ydhyyo29cnbnwwh"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dkcfoxai2so-mstsykn" Type="http://schemas.openxmlformats.org/officeDocument/2006/relationships/hyperlink" Target="http://ares.local:8069/en/learn/#/topics/c/e242cbee6e17560e85ddbeb7e7035d01" TargetMode="External"/><Relationship Id="rIda26y-hdn-ogidkhyzefux"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0oc6knwb8_jtbladn5d" Type="http://schemas.openxmlformats.org/officeDocument/2006/relationships/hyperlink" Target="http://ares.local:8069/en/learn/#/topics/c/e51b17bb12ae57c295a2902f0c020c2e" TargetMode="External"/><Relationship Id="rIdxhkf0b34cnsny7s0kjrpe"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8q0hjafqkpqvyab_a_nj" Type="http://schemas.openxmlformats.org/officeDocument/2006/relationships/hyperlink" Target="http://ares.local:8069/en/learn/#/topics/c/77b4c1f1499b5bf595f5ee39f915ead0" TargetMode="External"/><Relationship Id="rId6th7qtl0zu4nh7lz6-fki"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9duajycu2dy5d7obq1d" Type="http://schemas.openxmlformats.org/officeDocument/2006/relationships/hyperlink" Target="http://ares.local:8069/en/learn/#/topics/c/adce913c87995c789ba820b7e7f10de9" TargetMode="External"/><Relationship Id="rIdeilkaahyybddnkh5u8pe3"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byjhj2qn25iw5zd3b_w" Type="http://schemas.openxmlformats.org/officeDocument/2006/relationships/hyperlink" Target="http://ares.local:8069/en/learn/#/topics/c/fd24ae82fbab561380f228b0eaf04f9c" TargetMode="External"/><Relationship Id="rIdaasqyqmqca4grlzsw07ay"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0n4p9zmqvkrkiwpooqw" Type="http://schemas.openxmlformats.org/officeDocument/2006/relationships/hyperlink" Target="https://creativecommons.org/licenses/by-nc/4.0/" TargetMode="External"/><Relationship Id="rIdovjyeckmxo_tco7gmge1y" Type="http://schemas.openxmlformats.org/officeDocument/2006/relationships/hyperlink" Target="https://creativecommons.org/licenses/by-nc/4.0/" TargetMode="External"/><Relationship Id="rIdga5tthb9j1l5bregkuwgo" Type="http://schemas.openxmlformats.org/officeDocument/2006/relationships/hyperlink" Target="http://ares.local:8069/en/learn/#/topics/c/4a431bf4c27b5fc4b5780540af79f13e" TargetMode="External"/><Relationship Id="rIddijuta4c2lb9nwl9bvwhr"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ceg9ysfrjki9cqe00k8" Type="http://schemas.openxmlformats.org/officeDocument/2006/relationships/hyperlink" Target="http://ares.local:8069/en/learn/#/topics/c/e242cbee6e17560e85ddbeb7e7035d01" TargetMode="External"/><Relationship Id="rId9uyxh-gtjvgvzwusfytph"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ujgxmmcxg5hahukzbj0" Type="http://schemas.openxmlformats.org/officeDocument/2006/relationships/hyperlink" Target="http://ares.local:8069/en/learn/#/topics/c/1482feab707f55b987f09f6ea77b84ff" TargetMode="External"/><Relationship Id="rIdprko_abuxymjfmdr_qbrf"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aarpzcwi7lrjgkvmlrv" Type="http://schemas.openxmlformats.org/officeDocument/2006/relationships/hyperlink" Target="http://ares.local:8069/en/learn/#/topics/c/7b1eed8702d855649f75ace8c1889ff7" TargetMode="External"/><Relationship Id="rIdmqdwjxvezpobbzns9f4yu"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defnocr4suechfnqb1q" Type="http://schemas.openxmlformats.org/officeDocument/2006/relationships/hyperlink" Target="http://ares.local:8069/en/learn/#/topics/c/4a431bf4c27b5fc4b5780540af79f13e" TargetMode="External"/><Relationship Id="rIdj0hrm8dq4wgq07qinpn9d"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1igp3u98svvlffnnamy" Type="http://schemas.openxmlformats.org/officeDocument/2006/relationships/hyperlink" Target="http://ares.local/modules/math_expression/exponent-laws.html" TargetMode="External"/><Relationship Id="rIdt_4hselpt8e01rjp-_ddo"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0rjbohfvwxbj828dbrk" Type="http://schemas.openxmlformats.org/officeDocument/2006/relationships/hyperlink" Target="http://ares.local:8069/en/learn/#/topics/c/1482feab707f55b987f09f6ea77b84ff" TargetMode="External"/><Relationship Id="rIdjlotreet5qrmgsoahv58p"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dj5rf7pf1lvcgwqqk3i" Type="http://schemas.openxmlformats.org/officeDocument/2006/relationships/hyperlink" Target="http://ares.local/modules/math_expression/exponent-laws-questions-q1.html" TargetMode="External"/><Relationship Id="rIdudjluy3uyjy0d5azadq_3"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9c5ctoi0f3tevtr460k" Type="http://schemas.openxmlformats.org/officeDocument/2006/relationships/hyperlink" Target="http://ares.local:8069/en/learn/#/topics/c/4a431bf4c27b5fc4b5780540af79f13e" TargetMode="External"/><Relationship Id="rIdwxaelcwvh6aqex3jmpbqj"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rriinmbyayosa_3vpv_" Type="http://schemas.openxmlformats.org/officeDocument/2006/relationships/hyperlink" Target="http://ares.local/modules/math_expression/exponent-laws-examples.html" TargetMode="External"/><Relationship Id="rId5wc6xj-815wg7ioma4uze"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ow0sewug02rkdpylto5" Type="http://schemas.openxmlformats.org/officeDocument/2006/relationships/hyperlink" Target="https://creativecommons.org/licenses/by-nc/4.0/" TargetMode="External"/><Relationship Id="rIdk_xjcqodskso362esxp3a"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2026-10-15T20:13:44.263Z</dcterms:created>
  <dcterms:modified xsi:type="dcterms:W3CDTF">2026-10-15T20:13:44.263Z</dcterms:modified>
</cp:coreProperties>
</file>

<file path=docProps/custom.xml><?xml version="1.0" encoding="utf-8"?>
<Properties xmlns="http://schemas.openxmlformats.org/officeDocument/2006/custom-properties" xmlns:vt="http://schemas.openxmlformats.org/officeDocument/2006/docPropsVTypes"/>
</file>