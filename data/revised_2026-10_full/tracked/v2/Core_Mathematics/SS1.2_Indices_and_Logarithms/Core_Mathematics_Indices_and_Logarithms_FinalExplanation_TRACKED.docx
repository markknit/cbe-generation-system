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1.2 INDICES AND LOGARITHMS</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Write your answers in the space under each prompt. Use full sentences and show every step of your working. Name the index law or logarithm law you use at each step. Keep referring to the Kericho tea farm: a single plant gives 2³ grams of processed tea per harvest cycle, and the estate has 2¹⁰ plants. Use a four-figure table where a question asks for one, and give answers to a sensible degree of accuracy. Your final answer should link back to the driving question: How can a Kericho tea farmer, or any Kenyan scientist, engineer or business person, use the mathematics of indices and logarithms to make sense of, and calculate with, numbers that are too large or too small to handle by ordinary arithmetic?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Indices as a compact language for the tea farm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Kericho tea plant gives 2³ grams of processed tea per harvest cycle. The estate has 2¹⁰ plants. (a) Write 2³ as repeated multiplication and give its value in grams. (b) Complete this sentence and explain why it is true: when the exponent of 2 goes up by 1, the value ______. What happens when the exponent goes down by 1? (c) Write the fraction of the estate's plants that one single plant represents, first using a reciprocal and then using a negative index. (d) Explain why a negative index does not mean 'negative tea'.</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Deriving and using the laws of indices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The farm manager wants the total production of the estate, which is 2³ grams per plant for 2¹⁰ plants. Write the total as a product of two powers. Expand both powers into repeated multiplication, count the factors of 2, and write the total as a single power of 2. State the index law you have found. (b) Use the quotient rule with equal exponents (for example 5² ÷ 5²) to explain why a⁰ = 1 for any non-zero a. (c) Use the power rule to simplify (2³)² and check your answer by writing out all the factors. (d) Explain what 2^(1/2) means and why it is not the same as 2 ÷ 2.</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Logarithms as exponents, and the antilogarithm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State the definition of the common logarithm in terms of a power of 10. (b) Use the definition to write log₁₀ 1,000 and log₁₀ 0.01 as numbers, and explain how the second connects to the pH of lemon juice, where [H⁺] = 10⁻² mol/L. (c) Without using the table, state the characteristic of log₁₀ 3,500 and justify it using powers of 10. (d) Explain, with reference to the definition, what the antilogarithm of 7.2304 means and why the antilog table is really a table of powers of 10. Name the four steps for finding an antilogarithm from a table, using the </w:t>
            </w:r>
            <w:del w:id="9001" w:author="Claude (AI) - proposed" w:date="2026-10-18T00:27:14Z">
              <w:r>
                <w:rPr>
                  <w:rFonts w:ascii="Arial" w:cs="Arial" w:eastAsia="Arial" w:hAnsi="Arial"/>
                  <w:b/>
                  <w:bCs/>
                  <w:i w:val="false"/>
                  <w:iCs w:val="false"/>
                  <w:color w:val="000000"/>
                  <w:sz w:val="18"/>
                  <w:szCs w:val="18"/>
                </w:rPr>
                <w:delText xml:space="preserve">M-Pesa</w:delText>
              </w:r>
            </w:del>
            <w:ins w:id="9002" w:author="Claude (AI) - proposed" w:date="2026-10-18T00:27:14Z">
              <w:r>
                <w:rPr>
                  <w:rFonts w:ascii="Arial" w:cs="Arial" w:eastAsia="Arial" w:hAnsi="Arial"/>
                  <w:b/>
                  <w:bCs/>
                  <w:i w:val="false"/>
                  <w:iCs w:val="false"/>
                  <w:color w:val="000000"/>
                  <w:sz w:val="18"/>
                  <w:szCs w:val="18"/>
                </w:rPr>
                <w:t xml:space="preserve">illustrative</w:t>
              </w:r>
            </w:ins>
            <w:r>
              <w:rPr>
                <w:rFonts w:ascii="Arial" w:cs="Arial" w:eastAsia="Arial" w:hAnsi="Arial"/>
                <w:b/>
                <w:bCs/>
                <w:i w:val="false"/>
                <w:iCs w:val="false"/>
                <w:color w:val="000000"/>
                <w:sz w:val="18"/>
                <w:szCs w:val="18"/>
              </w:rPr>
              <w:t xml:space="preserve"> figure of about 17,000,000 </w:t>
            </w:r>
            <w:ins w:id="9003" w:author="Claude (AI) - proposed" w:date="2026-10-18T00:27:14Z">
              <w:r>
                <w:rPr>
                  <w:rFonts w:ascii="Arial" w:cs="Arial" w:eastAsia="Arial" w:hAnsi="Arial"/>
                  <w:b/>
                  <w:bCs/>
                  <w:i w:val="false"/>
                  <w:iCs w:val="false"/>
                  <w:color w:val="000000"/>
                  <w:sz w:val="18"/>
                  <w:szCs w:val="18"/>
                </w:rPr>
                <w:t xml:space="preserve">M-Pesa </w:t>
              </w:r>
            </w:ins>
            <w:r>
              <w:rPr>
                <w:rFonts w:ascii="Arial" w:cs="Arial" w:eastAsia="Arial" w:hAnsi="Arial"/>
                <w:b/>
                <w:bCs/>
                <w:i w:val="false"/>
                <w:iCs w:val="false"/>
                <w:color w:val="000000"/>
                <w:sz w:val="18"/>
                <w:szCs w:val="18"/>
              </w:rPr>
              <w:t xml:space="preserve">transactions per day as your example.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Why adding logarithms gives a product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fellow farmer at the Kericho training session found the total tea harvest from 2³ g per plant and 2¹⁰ plants by using a four-figure log table. (a) Use the index law you met in Part 2 to explain why log(a × b) = log a + log b. Also state what the quotient law is and where it comes from. (b) Using the four-figure table values log 8 = 0.9031 and log 1,024 = 3.0103, carry out the farmer's three steps to find the total harvest in grams. Show each step, then compare your answer with 2¹³. (c) Why is the farmer's method faster than long multiplication? What does the table do that your brain finds hard?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Powers, roots and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A member of the Kericho Tea Growers SACCO borrows Ksh 50,000 at 4.5% compound interest per annum. The amount after 12 years is 50,000 × 1.045¹². Use the power law of logarithms and the table value log 1.045 = 0.0191 to find the amount owed, to the nearest hundred shillings</w:t>
            </w:r>
            <w:ins w:id="9004" w:author="Claude (AI) - proposed" w:date="2026-10-18T00:27:14Z">
              <w:r>
                <w:rPr>
                  <w:rFonts w:ascii="Arial" w:cs="Arial" w:eastAsia="Arial" w:hAnsi="Arial"/>
                  <w:b/>
                  <w:bCs/>
                  <w:i w:val="false"/>
                  <w:iCs w:val="false"/>
                  <w:color w:val="000000"/>
                  <w:sz w:val="18"/>
                  <w:szCs w:val="18"/>
                </w:rPr>
                <w:t xml:space="preserve">, and check it with a scientific calculator if one is available</w:t>
              </w:r>
            </w:ins>
            <w:r>
              <w:rPr>
                <w:rFonts w:ascii="Arial" w:cs="Arial" w:eastAsia="Arial" w:hAnsi="Arial"/>
                <w:b/>
                <w:bCs/>
                <w:i w:val="false"/>
                <w:iCs w:val="false"/>
                <w:color w:val="000000"/>
                <w:sz w:val="18"/>
                <w:szCs w:val="18"/>
              </w:rPr>
              <w:t xml:space="preserve">. Explain why the power law is true. (b) A surveyor in Nakuru County has a square plot of area 8,464 m². Use the root law and log 8,464 = 3.9276 to find its side length. (c) Now write a final answer of about 6 to 8 sentences to the driving question: How can a Kericho tea farmer, or any Kenyan scientist, engineer or business person, use indices and logarithms to make sense of and calculate with numbers that are too large or too small for ordinary arithmetic? Use at least one index law, one logarithm law and the tea farm data in your answer.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index laws and notation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5" w:author="Claude (AI) - proposed" w:date="2026-10-18T00:27:14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states and applies the product, quotient, zero, power, negative and fractional index laws with the tea-farm data, and explains why each law works by expanding repeated multiplication.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6" w:author="Claude (AI) - proposed" w:date="2026-10-18T00:27:14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Applies most index laws correctly to the tea-farm numbers, with brief or partial explanation of why they work.</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7" w:author="Claude (AI) - proposed" w:date="2026-10-18T00:27:14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States some laws but makes errors in applying them, or gives answers without reasons or without reference to the tea farm.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logarithms and antilogarithms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8" w:author="Claude (AI) - proposed" w:date="2026-10-18T00:27:14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Defines the common logarithm as an exponent of 10, correctly identifies characteristic and mantissa, and accurately describes the four-step antilog procedure and why the antilog is the inverse of the log.</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9" w:author="Claude (AI) - proposed" w:date="2026-10-18T00:27:14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the definition and handles characteristic and mantissa correctly, with minor gaps in explaining the antilog procedure.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8T00:27:14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Confuses logarithms with ordinary numbers, or cannot separate characteristic from mantissa, or cannot describe how the antilog works.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why log laws work and using them in calculations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1" w:author="Claude (AI) - proposed" w:date="2026-10-18T00:27:14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Derives the product, quotient and power laws from the index laws, completes the calculations accurately with every step and law named, and the answers match the model values to the accuracy of the four-figure tables.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2" w:author="Claude (AI) - proposed" w:date="2026-10-18T00:27:14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Completes the calculations with mostly correct steps and answers, with the derivation of the log laws partly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8T00:27:14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Calculation steps are missing or incorrect, or the log laws are stated without any connection to the index laws.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Answering the driving question with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4" w:author="Claude (AI) - proposed" w:date="2026-10-18T00:27:14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 coherent, connected final answer that links index notation, the log laws and the four-figure tables, and uses the Kericho tea-farm data and at least one other Kenyan context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5" w:author="Claude (AI) - proposed" w:date="2026-10-18T00:27:14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a clear answer that uses the tea-farm data and at least one index law and one log law, with some connections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8T00:27:14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a general or incomplete answer that does not use the tea-farm data or fails to link indices to logarithms.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nja8wqoz8qf2edm19vgta">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habpky9dn0okjxaca3epc">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kbns18kxww9i3z0dqrc-m">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ja8wqoz8qf2edm19vgta" Type="http://schemas.openxmlformats.org/officeDocument/2006/relationships/hyperlink" Target="https://creativecommons.org/licenses/by-nc/4.0/" TargetMode="External"/><Relationship Id="rIdhabpky9dn0okjxaca3epc" Type="http://schemas.openxmlformats.org/officeDocument/2006/relationships/hyperlink" Target="https://creativecommons.org/licenses/by-nc/4.0/" TargetMode="External"/><Relationship Id="rIdkbns18kxww9i3z0dqrc-m"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2026-10-18T00:27:12.596Z</dcterms:created>
  <dcterms:modified xsi:type="dcterms:W3CDTF">2026-10-18T00:27:12.596Z</dcterms:modified>
</cp:coreProperties>
</file>

<file path=docProps/custom.xml><?xml version="1.0" encoding="utf-8"?>
<Properties xmlns="http://schemas.openxmlformats.org/officeDocument/2006/custom-properties" xmlns:vt="http://schemas.openxmlformats.org/officeDocument/2006/docPropsVTypes"/>
</file>