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2.8 VECTORS,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and what mathematical tool do we need to describe a journey completely? Answer every section in the space under each prompt. Use what you learned in Lessons 1 to 8: the Kencom matatu map, the Nairobi grid with Kencom Bus Stop as the origin O, and the Nakuru journey map. In the calculation sections, show each step of your working and write the correct units (take 1 grid unit = 1 km). Use the terms scalar, vector, distance and displacement carefully. Where a question asks you to explain, write full sentences and connect your answer back to the two matatus from Kencom.</w:t>
            </w:r>
            <w:ins w:id="9001" w:author="Claude (AI) - proposed" w:date="2026-10-15T20:14:30Z">
              <w:r>
                <w:rPr>
                  <w:rFonts w:ascii="Arial" w:cs="Arial" w:eastAsia="Arial" w:hAnsi="Arial"/>
                  <w:b w:val="false"/>
                  <w:bCs w:val="false"/>
                  <w:i w:val="false"/>
                  <w:iCs w:val="false"/>
                  <w:color w:val="000000"/>
                  <w:sz w:val="18"/>
                  <w:szCs w:val="18"/>
                </w:rPr>
                <w:t xml:space="preserve"> You may show your thinking in more than one way: written sentences, a labelled diagram with a short caption, or an oral explanation to your teacher. You may use Kiswahili to plan your answer.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'8 km'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Two matatu drivers both travel 8 km from Kencom Bus Stop in Nairobi's CBD. One arrives at Westlands (north-west on the map) and the other arrives at South B (south-east on the map). (a) Is '8 km' a scalar or a vector quantity? Explain what it tells you and what it does not tell you. (b) Give one example of a scalar and one example of a vector from everyday Kenyan life, and say why each belongs in its group. (c) Use the words magnitude and direction to explain why the two matatus end up in different places.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journeys as column vectors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simplified Nairobi coordinate grid used in Lessons 5 and 6, Kencom Bus Stop is the origin O. On this grid, one Westlands-route journey is the column vector w = (−6; 5) and one South B-route journey is the column vector s = (</w:t>
            </w:r>
            <w:del w:id="9002" w:author="Claude (AI) - proposed" w:date="2026-10-15T20:14:30Z">
              <w:r>
                <w:rPr>
                  <w:rFonts w:ascii="Arial" w:cs="Arial" w:eastAsia="Arial" w:hAnsi="Arial"/>
                  <w:b/>
                  <w:bCs/>
                  <w:i w:val="false"/>
                  <w:iCs w:val="false"/>
                  <w:color w:val="000000"/>
                  <w:sz w:val="18"/>
                  <w:szCs w:val="18"/>
                </w:rPr>
                <w:delText xml:space="preserve">4</w:delText>
              </w:r>
            </w:del>
            <w:ins w:id="9003" w:author="Claude (AI) - proposed" w:date="2026-10-15T20:14:30Z">
              <w:r>
                <w:rPr>
                  <w:rFonts w:ascii="Arial" w:cs="Arial" w:eastAsia="Arial" w:hAnsi="Arial"/>
                  <w:b/>
                  <w:bCs/>
                  <w:i w:val="false"/>
                  <w:iCs w:val="false"/>
                  <w:color w:val="000000"/>
                  <w:sz w:val="18"/>
                  <w:szCs w:val="18"/>
                </w:rPr>
                <w:t xml:space="preserve">5</w:t>
              </w:r>
            </w:ins>
            <w:r>
              <w:rPr>
                <w:rFonts w:ascii="Arial" w:cs="Arial" w:eastAsia="Arial" w:hAnsi="Arial"/>
                <w:b/>
                <w:bCs/>
                <w:i w:val="false"/>
                <w:iCs w:val="false"/>
                <w:color w:val="000000"/>
                <w:sz w:val="18"/>
                <w:szCs w:val="18"/>
              </w:rPr>
              <w:t xml:space="preserve">; −6). (a) Explain what the top number and the bottom number in a column vector tell you. (b) Calculate the magnitude of w and the magnitude of s, correct to 1 decimal place. (c) Compare your two magnitudes with </w:t>
            </w:r>
            <w:ins w:id="9004" w:author="Claude (AI) - proposed" w:date="2026-10-15T20:14:30Z">
              <w:r>
                <w:rPr>
                  <w:rFonts w:ascii="Arial" w:cs="Arial" w:eastAsia="Arial" w:hAnsi="Arial"/>
                  <w:b/>
                  <w:bCs/>
                  <w:i w:val="false"/>
                  <w:iCs w:val="false"/>
                  <w:color w:val="000000"/>
                  <w:sz w:val="18"/>
                  <w:szCs w:val="18"/>
                </w:rPr>
                <w:t xml:space="preserve">each other and with </w:t>
              </w:r>
            </w:ins>
            <w:r>
              <w:rPr>
                <w:rFonts w:ascii="Arial" w:cs="Arial" w:eastAsia="Arial" w:hAnsi="Arial"/>
                <w:b/>
                <w:bCs/>
                <w:i w:val="false"/>
                <w:iCs w:val="false"/>
                <w:color w:val="000000"/>
                <w:sz w:val="18"/>
                <w:szCs w:val="18"/>
              </w:rPr>
              <w:t xml:space="preserve">the '8 km' labels on the map. (d) Explain why the two column vectors are different even though their magnitudes are </w:t>
            </w:r>
            <w:del w:id="9005" w:author="Claude (AI) - proposed" w:date="2026-10-15T20:14:30Z">
              <w:r>
                <w:rPr>
                  <w:rFonts w:ascii="Arial" w:cs="Arial" w:eastAsia="Arial" w:hAnsi="Arial"/>
                  <w:b/>
                  <w:bCs/>
                  <w:i w:val="false"/>
                  <w:iCs w:val="false"/>
                  <w:color w:val="000000"/>
                  <w:sz w:val="18"/>
                  <w:szCs w:val="18"/>
                </w:rPr>
                <w:delText xml:space="preserve">similar</w:delText>
              </w:r>
            </w:del>
            <w:ins w:id="9006" w:author="Claude (AI) - proposed" w:date="2026-10-15T20:14:30Z">
              <w:r>
                <w:rPr>
                  <w:rFonts w:ascii="Arial" w:cs="Arial" w:eastAsia="Arial" w:hAnsi="Arial"/>
                  <w:b/>
                  <w:bCs/>
                  <w:i w:val="false"/>
                  <w:iCs w:val="false"/>
                  <w:color w:val="000000"/>
                  <w:sz w:val="18"/>
                  <w:szCs w:val="18"/>
                </w:rPr>
                <w:t xml:space="preserve">the same</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Position vectors, displacement and midpoint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same grid, KICC is at point A and Uhuru Park is at point B. The position vectors are OA = (2; 3) and OB = (−1; 2). (a) Find the displacement vector AB. (b) Find the magnitude of AB, correct to 1 decimal place. (c) A matatu travels from A to B. Find the coordinates of the midpoint of this journey. (d) A translation moves every point of an object by the same vector. State the translation vector that moves point A to point B and explain how you found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Adding, scaling and reversing journeys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bodaboda rider goes from O to A, then from A to B, using the position vectors from Part 3. Write the two legs as column vectors, add them to find the resultant, and say what the resultant represents on the grid. (b) Explain in words how the triangle law (tip-to-tail) would show this resultant on squared paper. (c) The displacement vector d = (2; 1). Write 3d and −d as column vectors and describe how each compares with d in magnitude and direction. (d) Write the journey from B back to O as a vector and explain how it is related to OB.</w:t>
            </w:r>
            <w:ins w:id="9007" w:author="Claude (AI) - proposed" w:date="2026-10-15T20:14:30Z">
              <w:r>
                <w:rPr>
                  <w:rFonts w:ascii="Arial" w:cs="Arial" w:eastAsia="Arial" w:hAnsi="Arial"/>
                  <w:b/>
                  <w:bCs/>
                  <w:i w:val="false"/>
                  <w:iCs w:val="false"/>
                  <w:color w:val="000000"/>
                  <w:sz w:val="18"/>
                  <w:szCs w:val="18"/>
                </w:rPr>
                <w:t xml:space="preserve"> (e) Draw a vector equivalent to d that starts at point A. Write the position vector of its end point and explain why it is equivalent to d.</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the Nakuru journey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answer to the driving question: Why do two matatu journeys of exactly the same distance from Nairobi's CBD end up at completely different destinations, and what mathematical tool do we need to describe a journey completely? In your answer: (a) use the terms scalar, vector, magnitude and direction. (b) Refer to your column vector results from Part 2. (c) Explain how you would use vectors to describe a three-leg journey in Nakuru from the CBD Terminus to Westside Mall, then the ASK Showground, then the Lake Nakuru Viewpoint</w:t>
            </w:r>
            <w:ins w:id="9008" w:author="Claude (AI) - proposed" w:date="2026-10-15T20:14:30Z">
              <w:r>
                <w:rPr>
                  <w:rFonts w:ascii="Arial" w:cs="Arial" w:eastAsia="Arial" w:hAnsi="Arial"/>
                  <w:b/>
                  <w:bCs/>
                  <w:i w:val="false"/>
                  <w:iCs w:val="false"/>
                  <w:color w:val="000000"/>
                  <w:sz w:val="18"/>
                  <w:szCs w:val="18"/>
                </w:rPr>
                <w:t xml:space="preserve">, using the Lesson 8 task card legs (3; 4), (5; −2) and (−2; 6) in km. Find the resultant and its magnitude</w:t>
              </w:r>
            </w:ins>
            <w:r>
              <w:rPr>
                <w:rFonts w:ascii="Arial" w:cs="Arial" w:eastAsia="Arial" w:hAnsi="Arial"/>
                <w:b/>
                <w:bCs/>
                <w:i w:val="false"/>
                <w:iCs w:val="false"/>
                <w:color w:val="000000"/>
                <w:sz w:val="18"/>
                <w:szCs w:val="18"/>
              </w:rPr>
              <w:t xml:space="preserve">. Say how the total distance travelled differs from the displacement from start to finish. (d) Describe how your thinking has changed since Day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concepts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5T20:14:30Z">
              <w:r>
                <w:rPr>
                  <w:rFonts w:ascii="Arial" w:cs="Arial" w:eastAsia="Arial" w:hAnsi="Arial"/>
                  <w:b w:val="false"/>
                  <w:bCs w:val="false"/>
                  <w:i w:val="false"/>
                  <w:iCs w:val="false"/>
                  <w:color w:val="000000"/>
                  <w:sz w:val="18"/>
                  <w:szCs w:val="18"/>
                </w:rPr>
                <w:delText xml:space="preserve">Correctly</w:delText>
              </w:r>
            </w:del>
            <w:ins w:id="9010" w:author="Claude (AI) - proposed" w:date="2026-10-15T20:14:3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8 km as a scalar, gives accurate Kenyan examples of both types, and clearly explains that magnitude and direction together describe a journey.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5T20:14:30Z">
              <w:r>
                <w:rPr>
                  <w:rFonts w:ascii="Arial" w:cs="Arial" w:eastAsia="Arial" w:hAnsi="Arial"/>
                  <w:b w:val="false"/>
                  <w:bCs w:val="false"/>
                  <w:i w:val="false"/>
                  <w:iCs w:val="false"/>
                  <w:color w:val="000000"/>
                  <w:sz w:val="18"/>
                  <w:szCs w:val="18"/>
                </w:rPr>
                <w:delText xml:space="preserve">Identifies</w:delText>
              </w:r>
            </w:del>
            <w:ins w:id="9012" w:author="Claude (AI) - proposed" w:date="2026-10-15T20:14:30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scalar and vector correctly with mostly accurate examples, but the explanation of why direction matters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20:14:30Z">
              <w:r>
                <w:rPr>
                  <w:rFonts w:ascii="Arial" w:cs="Arial" w:eastAsia="Arial" w:hAnsi="Arial"/>
                  <w:b w:val="false"/>
                  <w:bCs w:val="false"/>
                  <w:i w:val="false"/>
                  <w:iCs w:val="false"/>
                  <w:color w:val="000000"/>
                  <w:sz w:val="18"/>
                  <w:szCs w:val="18"/>
                </w:rPr>
                <w:delText xml:space="preserve">Confuses</w:delText>
              </w:r>
            </w:del>
            <w:ins w:id="9014" w:author="Claude (AI) - proposed" w:date="2026-10-15T20:14:30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scalar and vector, or gives examples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Column vector and magnitude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20:14:30Z">
              <w:r>
                <w:rPr>
                  <w:rFonts w:ascii="Arial" w:cs="Arial" w:eastAsia="Arial" w:hAnsi="Arial"/>
                  <w:b w:val="false"/>
                  <w:bCs w:val="false"/>
                  <w:i w:val="false"/>
                  <w:iCs w:val="false"/>
                  <w:color w:val="000000"/>
                  <w:sz w:val="18"/>
                  <w:szCs w:val="18"/>
                </w:rPr>
                <w:delText xml:space="preserve">Reads</w:delText>
              </w:r>
            </w:del>
            <w:ins w:id="9016" w:author="Claude (AI) - proposed" w:date="2026-10-15T20:14:30Z">
              <w:r>
                <w:rPr>
                  <w:rFonts w:ascii="Arial" w:cs="Arial" w:eastAsia="Arial" w:hAnsi="Arial"/>
                  <w:b w:val="false"/>
                  <w:bCs w:val="false"/>
                  <w:i w:val="false"/>
                  <w:iCs w:val="false"/>
                  <w:color w:val="000000"/>
                  <w:sz w:val="18"/>
                  <w:szCs w:val="18"/>
                </w:rPr>
                <w:t xml:space="preserve">Exceeds Expectations: reads</w:t>
              </w:r>
            </w:ins>
            <w:r>
              <w:rPr>
                <w:rFonts w:ascii="Arial" w:cs="Arial" w:eastAsia="Arial" w:hAnsi="Arial"/>
                <w:b w:val="false"/>
                <w:bCs w:val="false"/>
                <w:i w:val="false"/>
                <w:iCs w:val="false"/>
                <w:color w:val="000000"/>
                <w:sz w:val="18"/>
                <w:szCs w:val="18"/>
              </w:rPr>
              <w:t xml:space="preserve"> components correctly and applies √(x² + y²) accurately to get 7.8 km </w:t>
            </w:r>
            <w:del w:id="9017" w:author="Claude (AI) - proposed" w:date="2026-10-15T20:14:30Z">
              <w:r>
                <w:rPr>
                  <w:rFonts w:ascii="Arial" w:cs="Arial" w:eastAsia="Arial" w:hAnsi="Arial"/>
                  <w:b w:val="false"/>
                  <w:bCs w:val="false"/>
                  <w:i w:val="false"/>
                  <w:iCs w:val="false"/>
                  <w:color w:val="000000"/>
                  <w:sz w:val="18"/>
                  <w:szCs w:val="18"/>
                </w:rPr>
                <w:delText xml:space="preserve">and 7.2 km</w:delText>
              </w:r>
            </w:del>
            <w:ins w:id="9018" w:author="Claude (AI) - proposed" w:date="2026-10-15T20:14:30Z">
              <w:r>
                <w:rPr>
                  <w:rFonts w:ascii="Arial" w:cs="Arial" w:eastAsia="Arial" w:hAnsi="Arial"/>
                  <w:b w:val="false"/>
                  <w:bCs w:val="false"/>
                  <w:i w:val="false"/>
                  <w:iCs w:val="false"/>
                  <w:color w:val="000000"/>
                  <w:sz w:val="18"/>
                  <w:szCs w:val="18"/>
                </w:rPr>
                <w:t xml:space="preserve">for both routes</w:t>
              </w:r>
            </w:ins>
            <w:r>
              <w:rPr>
                <w:rFonts w:ascii="Arial" w:cs="Arial" w:eastAsia="Arial" w:hAnsi="Arial"/>
                <w:b w:val="false"/>
                <w:bCs w:val="false"/>
                <w:i w:val="false"/>
                <w:iCs w:val="false"/>
                <w:color w:val="000000"/>
                <w:sz w:val="18"/>
                <w:szCs w:val="18"/>
              </w:rPr>
              <w:t xml:space="preserve">, with units and an honest comparison with the 8 km labels.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9" w:author="Claude (AI) - proposed" w:date="2026-10-15T20:14:30Z">
              <w:r>
                <w:rPr>
                  <w:rFonts w:ascii="Arial" w:cs="Arial" w:eastAsia="Arial" w:hAnsi="Arial"/>
                  <w:b w:val="false"/>
                  <w:bCs w:val="false"/>
                  <w:i w:val="false"/>
                  <w:iCs w:val="false"/>
                  <w:color w:val="000000"/>
                  <w:sz w:val="18"/>
                  <w:szCs w:val="18"/>
                </w:rPr>
                <w:delText xml:space="preserve">Calculates</w:delText>
              </w:r>
            </w:del>
            <w:ins w:id="9020" w:author="Claude (AI) - proposed" w:date="2026-10-15T20:14:30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the magnitudes with a minor slip in rounding or units, and makes a limited comparison with the labels.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5T20:14:30Z">
              <w:r>
                <w:rPr>
                  <w:rFonts w:ascii="Arial" w:cs="Arial" w:eastAsia="Arial" w:hAnsi="Arial"/>
                  <w:b w:val="false"/>
                  <w:bCs w:val="false"/>
                  <w:i w:val="false"/>
                  <w:iCs w:val="false"/>
                  <w:color w:val="000000"/>
                  <w:sz w:val="18"/>
                  <w:szCs w:val="18"/>
                </w:rPr>
                <w:delText xml:space="preserve">Cannot</w:delText>
              </w:r>
            </w:del>
            <w:ins w:id="9022" w:author="Claude (AI) - proposed" w:date="2026-10-15T20:14:30Z">
              <w:r>
                <w:rPr>
                  <w:rFonts w:ascii="Arial" w:cs="Arial" w:eastAsia="Arial" w:hAnsi="Arial"/>
                  <w:b w:val="false"/>
                  <w:bCs w:val="false"/>
                  <w:i w:val="false"/>
                  <w:iCs w:val="false"/>
                  <w:color w:val="000000"/>
                  <w:sz w:val="18"/>
                  <w:szCs w:val="18"/>
                </w:rPr>
                <w:t xml:space="preserve">Approaches Expectations: cannot</w:t>
              </w:r>
            </w:ins>
            <w:r>
              <w:rPr>
                <w:rFonts w:ascii="Arial" w:cs="Arial" w:eastAsia="Arial" w:hAnsi="Arial"/>
                <w:b w:val="false"/>
                <w:bCs w:val="false"/>
                <w:i w:val="false"/>
                <w:iCs w:val="false"/>
                <w:color w:val="000000"/>
                <w:sz w:val="18"/>
                <w:szCs w:val="18"/>
              </w:rPr>
              <w:t xml:space="preserve"> interpret components or uses an incorrect formula for magnitude.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Position vectors, resultant, midpoint</w:t>
            </w:r>
            <w:ins w:id="9023" w:author="Claude (AI) - proposed" w:date="2026-10-15T20:14:30Z">
              <w:r>
                <w:rPr>
                  <w:rFonts w:ascii="Arial" w:cs="Arial" w:eastAsia="Arial" w:hAnsi="Arial"/>
                  <w:b w:val="false"/>
                  <w:bCs w:val="false"/>
                  <w:i w:val="false"/>
                  <w:iCs w:val="false"/>
                  <w:color w:val="000000"/>
                  <w:sz w:val="18"/>
                  <w:szCs w:val="18"/>
                </w:rPr>
                <w:t xml:space="preserve">, equivalent vectors</w:t>
              </w:r>
            </w:ins>
            <w:r>
              <w:rPr>
                <w:rFonts w:ascii="Arial" w:cs="Arial" w:eastAsia="Arial" w:hAnsi="Arial"/>
                <w:b w:val="false"/>
                <w:bCs w:val="false"/>
                <w:i w:val="false"/>
                <w:iCs w:val="false"/>
                <w:color w:val="000000"/>
                <w:sz w:val="18"/>
                <w:szCs w:val="18"/>
              </w:rPr>
              <w:t xml:space="preserve"> and translation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5T20:14:30Z">
              <w:r>
                <w:rPr>
                  <w:rFonts w:ascii="Arial" w:cs="Arial" w:eastAsia="Arial" w:hAnsi="Arial"/>
                  <w:b w:val="false"/>
                  <w:bCs w:val="false"/>
                  <w:i w:val="false"/>
                  <w:iCs w:val="false"/>
                  <w:color w:val="000000"/>
                  <w:sz w:val="18"/>
                  <w:szCs w:val="18"/>
                </w:rPr>
                <w:delText xml:space="preserve">Correctly</w:delText>
              </w:r>
            </w:del>
            <w:ins w:id="9025" w:author="Claude (AI) - proposed" w:date="2026-10-15T20:14:3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finds AB = (−3; −1), its magnitude, the midpoint (0.5; 2.5), the resultant (−1; 2), the scaled vectors</w:t>
            </w:r>
            <w:ins w:id="9026" w:author="Claude (AI) - proposed" w:date="2026-10-15T20:14:30Z">
              <w:r>
                <w:rPr>
                  <w:rFonts w:ascii="Arial" w:cs="Arial" w:eastAsia="Arial" w:hAnsi="Arial"/>
                  <w:b w:val="false"/>
                  <w:bCs w:val="false"/>
                  <w:i w:val="false"/>
                  <w:iCs w:val="false"/>
                  <w:color w:val="000000"/>
                  <w:sz w:val="18"/>
                  <w:szCs w:val="18"/>
                </w:rPr>
                <w:t xml:space="preserve"> and an equivalent vector</w:t>
              </w:r>
            </w:ins>
            <w:r>
              <w:rPr>
                <w:rFonts w:ascii="Arial" w:cs="Arial" w:eastAsia="Arial" w:hAnsi="Arial"/>
                <w:b w:val="false"/>
                <w:bCs w:val="false"/>
                <w:i w:val="false"/>
                <w:iCs w:val="false"/>
                <w:color w:val="000000"/>
                <w:sz w:val="18"/>
                <w:szCs w:val="18"/>
              </w:rPr>
              <w:t xml:space="preserve">, and links translation to displacement.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5T20:14:30Z">
              <w:r>
                <w:rPr>
                  <w:rFonts w:ascii="Arial" w:cs="Arial" w:eastAsia="Arial" w:hAnsi="Arial"/>
                  <w:b w:val="false"/>
                  <w:bCs w:val="false"/>
                  <w:i w:val="false"/>
                  <w:iCs w:val="false"/>
                  <w:color w:val="000000"/>
                  <w:sz w:val="18"/>
                  <w:szCs w:val="18"/>
                </w:rPr>
                <w:delText xml:space="preserve">Gets</w:delText>
              </w:r>
            </w:del>
            <w:ins w:id="9028" w:author="Claude (AI) - proposed" w:date="2026-10-15T20:14:30Z">
              <w:r>
                <w:rPr>
                  <w:rFonts w:ascii="Arial" w:cs="Arial" w:eastAsia="Arial" w:hAnsi="Arial"/>
                  <w:b w:val="false"/>
                  <w:bCs w:val="false"/>
                  <w:i w:val="false"/>
                  <w:iCs w:val="false"/>
                  <w:color w:val="000000"/>
                  <w:sz w:val="18"/>
                  <w:szCs w:val="18"/>
                </w:rPr>
                <w:t xml:space="preserve">Meets Expectations: gets</w:t>
              </w:r>
            </w:ins>
            <w:r>
              <w:rPr>
                <w:rFonts w:ascii="Arial" w:cs="Arial" w:eastAsia="Arial" w:hAnsi="Arial"/>
                <w:b w:val="false"/>
                <w:bCs w:val="false"/>
                <w:i w:val="false"/>
                <w:iCs w:val="false"/>
                <w:color w:val="000000"/>
                <w:sz w:val="18"/>
                <w:szCs w:val="18"/>
              </w:rPr>
              <w:t xml:space="preserve"> most of the vector operations right with one or two arithmetic or sign errors, and links ideas partially.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20:14:30Z">
              <w:r>
                <w:rPr>
                  <w:rFonts w:ascii="Arial" w:cs="Arial" w:eastAsia="Arial" w:hAnsi="Arial"/>
                  <w:b w:val="false"/>
                  <w:bCs w:val="false"/>
                  <w:i w:val="false"/>
                  <w:iCs w:val="false"/>
                  <w:color w:val="000000"/>
                  <w:sz w:val="18"/>
                  <w:szCs w:val="18"/>
                </w:rPr>
                <w:delText xml:space="preserve">Makes</w:delText>
              </w:r>
            </w:del>
            <w:ins w:id="9030" w:author="Claude (AI) - proposed" w:date="2026-10-15T20:14:30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errors in subtraction, addition or scalar multiplication and does not link the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5T20:14:30Z">
              <w:r>
                <w:rPr>
                  <w:rFonts w:ascii="Arial" w:cs="Arial" w:eastAsia="Arial" w:hAnsi="Arial"/>
                  <w:b w:val="false"/>
                  <w:bCs w:val="false"/>
                  <w:i w:val="false"/>
                  <w:iCs w:val="false"/>
                  <w:color w:val="000000"/>
                  <w:sz w:val="18"/>
                  <w:szCs w:val="18"/>
                </w:rPr>
                <w:delText xml:space="preserve">Gives</w:delText>
              </w:r>
            </w:del>
            <w:ins w:id="9032" w:author="Claude (AI) - proposed" w:date="2026-10-15T20:14:3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explanation using the vocabulary, the Part 2 evidence, and the multi-leg Nakuru journey</w:t>
            </w:r>
            <w:ins w:id="9033" w:author="Claude (AI) - proposed" w:date="2026-10-15T20:14:30Z">
              <w:r>
                <w:rPr>
                  <w:rFonts w:ascii="Arial" w:cs="Arial" w:eastAsia="Arial" w:hAnsi="Arial"/>
                  <w:b w:val="false"/>
                  <w:bCs w:val="false"/>
                  <w:i w:val="false"/>
                  <w:iCs w:val="false"/>
                  <w:color w:val="000000"/>
                  <w:sz w:val="18"/>
                  <w:szCs w:val="18"/>
                </w:rPr>
                <w:t xml:space="preserve"> with its resultant and magnitude</w:t>
              </w:r>
            </w:ins>
            <w:r>
              <w:rPr>
                <w:rFonts w:ascii="Arial" w:cs="Arial" w:eastAsia="Arial" w:hAnsi="Arial"/>
                <w:b w:val="false"/>
                <w:bCs w:val="false"/>
                <w:i w:val="false"/>
                <w:iCs w:val="false"/>
                <w:color w:val="000000"/>
                <w:sz w:val="18"/>
                <w:szCs w:val="18"/>
              </w:rPr>
              <w:t xml:space="preserve">, distinguishes distance from displacement,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5T20:14:30Z">
              <w:r>
                <w:rPr>
                  <w:rFonts w:ascii="Arial" w:cs="Arial" w:eastAsia="Arial" w:hAnsi="Arial"/>
                  <w:b w:val="false"/>
                  <w:bCs w:val="false"/>
                  <w:i w:val="false"/>
                  <w:iCs w:val="false"/>
                  <w:color w:val="000000"/>
                  <w:sz w:val="18"/>
                  <w:szCs w:val="18"/>
                </w:rPr>
                <w:delText xml:space="preserve">Answers</w:delText>
              </w:r>
            </w:del>
            <w:ins w:id="9035" w:author="Claude (AI) - proposed" w:date="2026-10-15T20:14:30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 with correct vocabulary but gives limited evidence or only a weak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20:14:30Z">
              <w:r>
                <w:rPr>
                  <w:rFonts w:ascii="Arial" w:cs="Arial" w:eastAsia="Arial" w:hAnsi="Arial"/>
                  <w:b w:val="false"/>
                  <w:bCs w:val="false"/>
                  <w:i w:val="false"/>
                  <w:iCs w:val="false"/>
                  <w:color w:val="000000"/>
                  <w:sz w:val="18"/>
                  <w:szCs w:val="18"/>
                </w:rPr>
                <w:delText xml:space="preserve">Gives</w:delText>
              </w:r>
            </w:del>
            <w:ins w:id="9037" w:author="Claude (AI) - proposed" w:date="2026-10-15T20:14:3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incomplete or unclear answer that does not use the vector ideas or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urlj2mvvc3kvbiqq4dm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5ad0a_xummeyzv_usw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5jsalx2lif80rm0ck7z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rlj2mvvc3kvbiqq4dm9" Type="http://schemas.openxmlformats.org/officeDocument/2006/relationships/hyperlink" Target="https://creativecommons.org/licenses/by-nc/4.0/" TargetMode="External"/><Relationship Id="rId6-5ad0a_xummeyzv_usw9" Type="http://schemas.openxmlformats.org/officeDocument/2006/relationships/hyperlink" Target="https://creativecommons.org/licenses/by-nc/4.0/" TargetMode="External"/><Relationship Id="rIdn5jsalx2lif80rm0ck7z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2026-10-15T20:14:28.915Z</dcterms:created>
  <dcterms:modified xsi:type="dcterms:W3CDTF">2026-10-15T20:14:28.915Z</dcterms:modified>
</cp:coreProperties>
</file>

<file path=docProps/custom.xml><?xml version="1.0" encoding="utf-8"?>
<Properties xmlns="http://schemas.openxmlformats.org/officeDocument/2006/custom-properties" xmlns:vt="http://schemas.openxmlformats.org/officeDocument/2006/docPropsVTypes"/>
</file>