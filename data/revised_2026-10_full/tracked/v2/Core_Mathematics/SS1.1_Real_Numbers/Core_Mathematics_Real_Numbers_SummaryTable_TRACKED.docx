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1.1: Real Numbers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can we never write some everyday numbers down completely — and how do mathematicians and Kenyan professionals work accurately with numbers that go on forever?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Kind of Number Is That? (Predict &amp; Classify)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cylindrical aluminium sufuria with a diameter of 28 cm from Gikomba Market; the calculator result of 28 × π = 87.96459430… with digits that never end or repeat; the contrast between 28 × 3 = 84 (exact) and 28 × π = 87.96459430… (inexact); a visual scroll of the digits of π continuing without pattern.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Some numbers — like 60.50, 160, 34.5 — can be written down completely and exactly, while others — like π and √2 — cannot be written as terminating or repeating decimals; the circumference of a circle with a whole-number diameter may not itself be a 'nice' number; mathematicians classify numbers into different types based on whether they can be expressed exactly.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multiplying a whole number (28) by π produces a number that goes on forever without repeating, or what mathematical property separates numbers like π from numbers like 1/3 or 60.50; we cannot yet explain whether 22/7 is the same as π or merely close to it; we cannot yet name the two categories of numbers we have identified, or describe the full system of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Sorting the Number World: Classifying Real Numbers from Kenyan Contexts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20 Kenyan number cards — including prices in Kenyan shillings, distances in km, temperatures in °C, fractions, repeating decimals, and irrational numbers such as π and √2 — into self-invented groups, then re-sorted them according to the formal real number classification system using a projected nested Venn diagram.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system is organised as nested sets: natural numbers ⊂ integers ⊂ rational numbers ⊂ real numbers, with irrational numbers occupying the region inside ℝ but outside ℚ. Rational numbers can always be written as p/q and produce terminating or repeating decimals; irrational numbers — such as π and √2 — cannot be written as p/q and produce non-terminating, non-repeating decimals.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π is an irrational number. Because it cannot be expressed as a fraction p/q, the circumference of the mama mboga's sufuria (28π cm) cannot be written as an exact decimal — the digits 87.96459430… continue forever without repeating. This is why the daughter's string always has a tiny gap or overlap no matter how many decimal places she uses.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Lesson 3 — "Rational or Irrational? Sorting the Number Family"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decimal expansions of ten Kenyan everyday numbers on a calculator and discovered that some decimals terminate (60.5), some repeat in a pattern (0.142857142857… = 1/7; 0.333… = 1/3; 22/7 = 3.142857…), and others — particularly π and √2 — neither terminate nor repeat across all visible digits.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rational numbers are expressible as p/q (integers, q ≠ 0), that terminating and recurring decimals are always rational, that irrational numbers have non-terminating non-repeating decimal expansions, and that π is irrational — which is exactly why multiplying the sufuria's diameter (28 cm) by π produces a circumference that can never be written as an exact fraction or a terminating decimal.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formal classification of real numbers into rational and irrational subsets, the algebraic technique for converting a recurring decimal to a fraction, and the direct connection between π's irrationality and the unavoidable gap or overlap when cutting a string to fit the sufuria rim were explained and practised.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Placing Numbers on the Line: Can We Always Find the Exact Spot?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classroom string number line (−5 to 5) and pegged 8 number cards (including −√3, √2, π − 3, 2.333…) to their correct positions after computing decimal approximations. They also plotted and classified 7 Kericho daily temperatures as rational or irrational on a mini number-line strip.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real number — whether rational or irrational — occupies a unique, precise point on the number line. Irrational numbers like √2 and π − 3 cannot be written exactly as fractions or terminating decimals, but they can be located to any desired accuracy using decimal approximations. Non-terminating repeating decimals (e.g. 2.333…) are rational. The daughter's 88 cm string is a rational approximation pegged near — but never exactly at — the irrational circumference π × 28.</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line is complete and continuous: between any two rational numbers there are infinitely many irrational numbers, and every irrational number has a definite address on the line even though we can never write that address in full. This is why the ugali-pot daughter's string always has a tiny gap — she is placing a rational peg at an irrational address, and no matter how many decimal places her calculator shows, she can only get closer, never exact.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Operating on Real Numbers — Can We Calculate Exactly with Numbers That Never End?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 results of adding, subtracting, multiplying, and dividing pairs of real numbers drawn from Kenyan marketplace and construction contexts (unga prices, the sufuria circumference, pharmacist doses in Kericho, jua kali fabrication in Kamukunji). They observed that most combinations follow predictable rules — but that irrational × irrational can sometimes yield a rational result (√2 × √2 = 2), and that replacing π with 22/7 makes the sufuria calculation rational but introduces an approximation error.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operations on real numbers obey BODMAS. When two rationals are combined by any operation (result defined), the result is always rational. When a rational is combined with an irrational by addition or subtraction, the result is always irrational. When a </w:t>
            </w:r>
            <w:ins w:id="9001" w:author="Claude (AI) - proposed" w:date="2026-10-15T20:13:40Z">
              <w:r>
                <w:rPr>
                  <w:rFonts w:ascii="Arial" w:cs="Arial" w:eastAsia="Arial" w:hAnsi="Arial"/>
                  <w:b w:val="false"/>
                  <w:bCs w:val="false"/>
                  <w:i w:val="false"/>
                  <w:iCs w:val="false"/>
                  <w:color w:val="000000"/>
                  <w:sz w:val="18"/>
                  <w:szCs w:val="18"/>
                </w:rPr>
                <w:t xml:space="preserve">non-zero </w:t>
              </w:r>
            </w:ins>
            <w:r>
              <w:rPr>
                <w:rFonts w:ascii="Arial" w:cs="Arial" w:eastAsia="Arial" w:hAnsi="Arial"/>
                <w:b w:val="false"/>
                <w:bCs w:val="false"/>
                <w:i w:val="false"/>
                <w:iCs w:val="false"/>
                <w:color w:val="000000"/>
                <w:sz w:val="18"/>
                <w:szCs w:val="18"/>
              </w:rPr>
              <w:t xml:space="preserve">rational is multiplied or divided by an irrational, the result is </w:t>
            </w:r>
            <w:del w:id="9002" w:author="Claude (AI) - proposed" w:date="2026-10-15T20:13:40Z">
              <w:r>
                <w:rPr>
                  <w:rFonts w:ascii="Arial" w:cs="Arial" w:eastAsia="Arial" w:hAnsi="Arial"/>
                  <w:b w:val="false"/>
                  <w:bCs w:val="false"/>
                  <w:i w:val="false"/>
                  <w:iCs w:val="false"/>
                  <w:color w:val="000000"/>
                  <w:sz w:val="18"/>
                  <w:szCs w:val="18"/>
                </w:rPr>
                <w:delText xml:space="preserve">generally irrational</w:delText>
              </w:r>
            </w:del>
            <w:ins w:id="9003" w:author="Claude (AI) - proposed" w:date="2026-10-15T20:13:40Z">
              <w:r>
                <w:rPr>
                  <w:rFonts w:ascii="Arial" w:cs="Arial" w:eastAsia="Arial" w:hAnsi="Arial"/>
                  <w:b w:val="false"/>
                  <w:bCs w:val="false"/>
                  <w:i w:val="false"/>
                  <w:iCs w:val="false"/>
                  <w:color w:val="000000"/>
                  <w:sz w:val="18"/>
                  <w:szCs w:val="18"/>
                </w:rPr>
                <w:t xml:space="preserve">always irrational (zero times an irrational is 0, which is rational)</w:t>
              </w:r>
            </w:ins>
            <w:r>
              <w:rPr>
                <w:rFonts w:ascii="Arial" w:cs="Arial" w:eastAsia="Arial" w:hAnsi="Arial"/>
                <w:b w:val="false"/>
                <w:bCs w:val="false"/>
                <w:i w:val="false"/>
                <w:iCs w:val="false"/>
                <w:color w:val="000000"/>
                <w:sz w:val="18"/>
                <w:szCs w:val="18"/>
              </w:rPr>
              <w:t xml:space="preserve">. When two irrationals are combined, the result can be either rational or irrational — there is no single rule. Keeping the exact symbolic form (e.g. 28π) is more precise than any decimal approximation.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daughter's calculator shows 87.96459430… because 28 × π is the product of a rational (28) and an irrational (π), making the result irrational — a number that cannot be written as a terminating or repeating decimal, no matter how many digits the calculator displays. When she rounds to 88 cm or uses 22/7 instead of π, she converts the answer into a rational number — gaining the ability to write it down exactly — but at the cost of introducing a small error. This is why there is always a tiny gap or overlap in her string: exactness and writability are fundamentally in tension for irrational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Operating on Real Numbers: BODMAS in the Market and the Sufuria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evaluated multi-step BODMAS expressions using real numbers drawn from Gikomba Market scenarios: total market bills involving mixed numbers and decimals (unga, sukuma wiki, tomatoes), string-cost calculations using π ≈ 3.142, and a composite expression involving indices and surds (4², √16) applied to nyama choma pricing.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operations (BODMAS) governs the evaluation of expressions involving ALL real numbers — both rational (prices, weights, distances) and irrational (π, √2). Rounding an irrational number before completing all operations introduces avoidable approximation error; the most accurate strategy is to carry the irrational value symbolically (or to maximum decimal places) and round only at the final step.</w:t>
            </w:r>
            <w:ins w:id="9004" w:author="Claude (AI) - proposed" w:date="2026-10-15T20:13:40Z">
              <w:r>
                <w:rPr>
                  <w:rFonts w:ascii="Arial" w:cs="Arial" w:eastAsia="Arial" w:hAnsi="Arial"/>
                  <w:b w:val="false"/>
                  <w:bCs w:val="false"/>
                  <w:i w:val="false"/>
                  <w:iCs w:val="false"/>
                  <w:color w:val="000000"/>
                  <w:sz w:val="18"/>
                  <w:szCs w:val="18"/>
                </w:rPr>
                <w:t xml:space="preserve"> The reciprocal of a number x is 1 ÷ x (the reciprocal of a/b is b/a); a number times its reciprocal is 1, and 0 has no reciprocal. Speed in km per minute is the reciprocal of pace in minutes per km: 3 min 45 s per km gives 1 ÷ 3.75 ≈ 0.2667 km per minute = 16 km per hour.</w:t>
              </w:r>
            </w:ins>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daughter in Gikomba multiplies 28 × π and rounds π to 3.142 first, she applies BODMAS correctly but introduces a small rounding error because π is irrational and 3.142 is only an approximation. BODMAS does not change based on the type of real number — the same rules that govern Ksh 60.50 × 2.5 also govern π × 28. Professional accuracy (e.g., a civil engineer sizing a water-tank rim in Kisumu) requires carrying irrational values to as many decimal places as the context demands and rounding only at the final answer.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Absolute Value in Action — How Far From Zero on the Number Line?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evaluating |88 − 28π| using the piecewise definition of absolute value gives approximately 0.035 cm — a small but non-zero gap — and that this error is itself an irrational number. They also observed that absolute value always produces a non-negative result for any real number, whether integer, fraction, or irrational expression such as |π − 3| or |−√2|.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Absolute value |x| measures the distance of a real number x from zero on the number line and is defined as: |x| = x when x ≥ 0, and |x| = −x when x &lt; 0. The absolute difference |a − b| measures the error between any two real numbers. The daughter's string error is |88 − 28π| = 88 − 28π ≈ 0.035 cm — rational minus irrational, which is irrational — meaning the error can never be expressed as an exact fraction either.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Ugali Pot Problem now has a precise, measurable answer: the daughter's 88 cm string is approximately 0.035 cm longer than the exact circumference 28π cm. This tiny overlap is itself an irrational number — it goes on forever without repeating. No matter how many decimal places of π she uses, the string error will always be a non-terminating, non-repeating number. Absolute value gives mathematicians and Kenyan professionals (engineers, traders, pharmacists) a rigorous, always-positive way to state 'how wrong' any rational approximation of an irrational measurement really 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Absolute Value: Distance from Zero — and the Final Explanation of the Real Number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Kericho weekly temperature values (including negatives such as −3.5°C) on a number line, drew arrows from zero to each value, and measured arrow lengths. They also computed absolute values of Gikomba Market daily profit/loss figures and calculated |28π − 88| ≈ 0.035 cm as the Ugali Pot cutting error.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Absolute value |x| is the distance of a real number x from zero on the number line. It is always non-negative. Formally: |x| = x if x ≥ 0, and |x| = −x if x &lt; 0. Absolute value applies equally to rational numbers (e.g., |−Ksh 450| = 450) and irrational numbers (e.g., |−√2| = √2, |28π − 88| ≈ 0.035). It does NOT change whether a number is rational or irrational. The complete real number system classifies all numbers as either rational or irrational, and absolute value is a tool that works across the entire system to measure magnitude without regard to direction.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Some everyday numbers — such as the circumference of a sufuria with diameter 28 cm — cannot be written down completely because they are irrational: their decimal expansions neither terminate nor repeat. The real number system contains both rational numbers (expressible as fractions, with terminating or repeating decimals, like Ksh 60.50 or 34.5°C) and irrational numbers (like π and √2, which arise naturally from geometry and other mathematics). Mathematicians and Kenyan professionals — engineers, nurses, market traders, meteorologists — work accurately by using the best available rational approximation and by quantifying the approximation error using absolute value, so they always know exactly how close their working value is to the true value.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dcmngtzb9ai9f7f8i0f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u9zesm_xocxzcz7wfet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qv7_jhj8bh_eh0hwl5y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dcmngtzb9ai9f7f8i0fk" Type="http://schemas.openxmlformats.org/officeDocument/2006/relationships/hyperlink" Target="https://creativecommons.org/licenses/by-nc/4.0/" TargetMode="External"/><Relationship Id="rIdiu9zesm_xocxzcz7wfetu" Type="http://schemas.openxmlformats.org/officeDocument/2006/relationships/hyperlink" Target="https://creativecommons.org/licenses/by-nc/4.0/" TargetMode="External"/><Relationship Id="rIduqv7_jhj8bh_eh0hwl5y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2026-10-15T20:13:39.394Z</dcterms:created>
  <dcterms:modified xsi:type="dcterms:W3CDTF">2026-10-15T20:13:39.394Z</dcterms:modified>
</cp:coreProperties>
</file>

<file path=docProps/custom.xml><?xml version="1.0" encoding="utf-8"?>
<Properties xmlns="http://schemas.openxmlformats.org/officeDocument/2006/custom-properties" xmlns:vt="http://schemas.openxmlformats.org/officeDocument/2006/docPropsVTypes"/>
</file>