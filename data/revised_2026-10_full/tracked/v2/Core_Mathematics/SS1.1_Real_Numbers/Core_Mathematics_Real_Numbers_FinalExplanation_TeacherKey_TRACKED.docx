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the table of everyday Kenyan numbers.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Number</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Where it comes from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60.50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34.5</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60.50, 160, 34.5 and 1/3. Irrational: √2 and π.</w:t>
            </w:r>
          </w:p>
          <w:p>
            <w:pPr>
              <w:keepNext w:val="false"/>
              <w:spacing w:after="40" w:before="0"/>
              <w:jc w:val="left"/>
            </w:pPr>
            <w:r>
              <w:rPr>
                <w:rFonts w:ascii="Arial" w:cs="Arial" w:eastAsia="Arial" w:hAnsi="Arial"/>
                <w:b w:val="false"/>
                <w:bCs w:val="false"/>
                <w:i w:val="false"/>
                <w:iCs w:val="false"/>
                <w:color w:val="000000"/>
                <w:sz w:val="18"/>
                <w:szCs w:val="18"/>
              </w:rPr>
              <w:t xml:space="preserve">(b) Rational numbers have decimals that either terminate (60.50, 34.5, 160) or repeat in a pattern (1/3 = 0.333…). Irrational numbers have decimals that never terminate and never repeat (π = 3.14159…, √2 = 1.41421…).</w:t>
            </w:r>
          </w:p>
          <w:p>
            <w:pPr>
              <w:keepNext w:val="false"/>
              <w:spacing w:after="40" w:before="0"/>
              <w:jc w:val="left"/>
            </w:pPr>
            <w:r>
              <w:rPr>
                <w:rFonts w:ascii="Arial" w:cs="Arial" w:eastAsia="Arial" w:hAnsi="Arial"/>
                <w:b w:val="false"/>
                <w:bCs w:val="false"/>
                <w:i w:val="false"/>
                <w:iCs w:val="false"/>
                <w:color w:val="000000"/>
                <w:sz w:val="18"/>
                <w:szCs w:val="18"/>
              </w:rPr>
              <w:t xml:space="preserve">(c) A number is rational if it can be written as a fraction p/q where p and q are integers and q ≠ 0. Irrational numbers cannot be written in this form. Both kinds belong to the real numbers, so every number in the table is a real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circumference is 28 × π cm. The number 28 is rational (a whole number, so it can be written as 28/1). π is irrational: it cannot be written as p/q, and its decimal never ends or repeats. A </w:t>
            </w:r>
            <w:ins w:id="9001" w:author="Claude (AI) - proposed" w:date="2026-10-18T00:27:08Z">
              <w:r>
                <w:rPr>
                  <w:rFonts w:ascii="Arial" w:cs="Arial" w:eastAsia="Arial" w:hAnsi="Arial"/>
                  <w:b w:val="false"/>
                  <w:bCs w:val="false"/>
                  <w:i w:val="false"/>
                  <w:iCs w:val="false"/>
                  <w:color w:val="000000"/>
                  <w:sz w:val="18"/>
                  <w:szCs w:val="18"/>
                </w:rPr>
                <w:t xml:space="preserve">non-zero </w:t>
              </w:r>
            </w:ins>
            <w:r>
              <w:rPr>
                <w:rFonts w:ascii="Arial" w:cs="Arial" w:eastAsia="Arial" w:hAnsi="Arial"/>
                <w:b w:val="false"/>
                <w:bCs w:val="false"/>
                <w:i w:val="false"/>
                <w:iCs w:val="false"/>
                <w:color w:val="000000"/>
                <w:sz w:val="18"/>
                <w:szCs w:val="18"/>
              </w:rPr>
              <w:t xml:space="preserve">rational number multiplied by an irrational number is </w:t>
            </w:r>
            <w:del w:id="9002" w:author="Claude (AI) - proposed" w:date="2026-10-18T00:27:08Z">
              <w:r>
                <w:rPr>
                  <w:rFonts w:ascii="Arial" w:cs="Arial" w:eastAsia="Arial" w:hAnsi="Arial"/>
                  <w:b w:val="false"/>
                  <w:bCs w:val="false"/>
                  <w:i w:val="false"/>
                  <w:iCs w:val="false"/>
                  <w:color w:val="000000"/>
                  <w:sz w:val="18"/>
                  <w:szCs w:val="18"/>
                </w:rPr>
                <w:delText xml:space="preserve">generally</w:delText>
              </w:r>
            </w:del>
            <w:ins w:id="9003" w:author="Claude (AI) - proposed" w:date="2026-10-18T00:27:08Z">
              <w:r>
                <w:rPr>
                  <w:rFonts w:ascii="Arial" w:cs="Arial" w:eastAsia="Arial" w:hAnsi="Arial"/>
                  <w:b w:val="false"/>
                  <w:bCs w:val="false"/>
                  <w:i w:val="false"/>
                  <w:iCs w:val="false"/>
                  <w:color w:val="000000"/>
                  <w:sz w:val="18"/>
                  <w:szCs w:val="18"/>
                </w:rPr>
                <w:t xml:space="preserve">always</w:t>
              </w:r>
            </w:ins>
            <w:r>
              <w:rPr>
                <w:rFonts w:ascii="Arial" w:cs="Arial" w:eastAsia="Arial" w:hAnsi="Arial"/>
                <w:b w:val="false"/>
                <w:bCs w:val="false"/>
                <w:i w:val="false"/>
                <w:iCs w:val="false"/>
                <w:color w:val="000000"/>
                <w:sz w:val="18"/>
                <w:szCs w:val="18"/>
              </w:rPr>
              <w:t xml:space="preserve"> irrational, so 28π is irrational. This is why the calculator shows 87.96459430… with digits that go on forever without a pattern, and no fraction or terminating decimal can equal it exactly. The product 28 × 3 = 84 is exact </w:t>
            </w:r>
            <w:del w:id="9004" w:author="Claude (AI) - proposed" w:date="2026-10-18T00:27:08Z">
              <w:r>
                <w:rPr>
                  <w:rFonts w:ascii="Arial" w:cs="Arial" w:eastAsia="Arial" w:hAnsi="Arial"/>
                  <w:b w:val="false"/>
                  <w:bCs w:val="false"/>
                  <w:i w:val="false"/>
                  <w:iCs w:val="false"/>
                  <w:color w:val="000000"/>
                  <w:sz w:val="18"/>
                  <w:szCs w:val="18"/>
                </w:rPr>
                <w:delText xml:space="preserve">only because 3 is a rational number that is not π. It is just</w:delText>
              </w:r>
            </w:del>
            <w:ins w:id="9005" w:author="Claude (AI) - proposed" w:date="2026-10-18T00:27:08Z">
              <w:r>
                <w:rPr>
                  <w:rFonts w:ascii="Arial" w:cs="Arial" w:eastAsia="Arial" w:hAnsi="Arial"/>
                  <w:b w:val="false"/>
                  <w:bCs w:val="false"/>
                  <w:i w:val="false"/>
                  <w:iCs w:val="false"/>
                  <w:color w:val="000000"/>
                  <w:sz w:val="18"/>
                  <w:szCs w:val="18"/>
                </w:rPr>
                <w:t xml:space="preserve">because both numbers are rational, but 3 is only</w:t>
              </w:r>
            </w:ins>
            <w:r>
              <w:rPr>
                <w:rFonts w:ascii="Arial" w:cs="Arial" w:eastAsia="Arial" w:hAnsi="Arial"/>
                <w:b w:val="false"/>
                <w:bCs w:val="false"/>
                <w:i w:val="false"/>
                <w:iCs w:val="false"/>
                <w:color w:val="000000"/>
                <w:sz w:val="18"/>
                <w:szCs w:val="18"/>
              </w:rPr>
              <w:t xml:space="preserve"> a rough replacement for π, not </w:t>
            </w:r>
            <w:del w:id="9006" w:author="Claude (AI) - proposed" w:date="2026-10-18T00:27:08Z">
              <w:r>
                <w:rPr>
                  <w:rFonts w:ascii="Arial" w:cs="Arial" w:eastAsia="Arial" w:hAnsi="Arial"/>
                  <w:b w:val="false"/>
                  <w:bCs w:val="false"/>
                  <w:i w:val="false"/>
                  <w:iCs w:val="false"/>
                  <w:color w:val="000000"/>
                  <w:sz w:val="18"/>
                  <w:szCs w:val="18"/>
                </w:rPr>
                <w:delText xml:space="preserve">the</w:delText>
              </w:r>
            </w:del>
            <w:ins w:id="9007" w:author="Claude (AI) - proposed" w:date="2026-10-18T00:27:08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real value. So a whole-number diameter does not guarantee a 'nice' circumference. What matters is whether the other number in the product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w:t>
            </w:r>
            <w:ins w:id="9008" w:author="Claude (AI) - proposed" w:date="2026-10-18T00:27:08Z">
              <w:r>
                <w:rPr>
                  <w:rFonts w:ascii="Arial" w:cs="Arial" w:eastAsia="Arial" w:hAnsi="Arial"/>
                  <w:b/>
                  <w:bCs/>
                  <w:i w:val="false"/>
                  <w:iCs w:val="false"/>
                  <w:color w:val="000000"/>
                  <w:sz w:val="18"/>
                  <w:szCs w:val="18"/>
                </w:rPr>
                <w:t xml:space="preserve"> (d) A marathon runner from Iten runs at a pace of 3 minutes 45 seconds per km. Use the reciprocal to find her speed in km per minute and in km per hour, and show how you can check your answer.</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28π is irrational and cannot be written completely. By rounding to 88 she replaced it with a rational number that can be written exactly. We gain a number we can write and use, but it is only an approximation, so a small error is introduced.</w:t>
            </w:r>
          </w:p>
          <w:p>
            <w:pPr>
              <w:keepNext w:val="false"/>
              <w:spacing w:after="40" w:before="0"/>
              <w:jc w:val="left"/>
            </w:pPr>
            <w:r>
              <w:rPr>
                <w:rFonts w:ascii="Arial" w:cs="Arial" w:eastAsia="Arial" w:hAnsi="Arial"/>
                <w:b w:val="false"/>
                <w:bCs w:val="false"/>
                <w:i w:val="false"/>
                <w:iCs w:val="false"/>
                <w:color w:val="000000"/>
                <w:sz w:val="18"/>
                <w:szCs w:val="18"/>
              </w:rPr>
              <w:t xml:space="preserve">(b) 28 × 22/7 = 4 × 22 = 88. This is a rational number, so it can be written exactly, but 22/7 = 3.142857… is only close to π and is not equal to it. The answer 88 is therefore close to the true circumference, not exact.</w:t>
            </w:r>
          </w:p>
          <w:p>
            <w:pPr>
              <w:keepNext w:val="false"/>
              <w:spacing w:after="40" w:before="0"/>
              <w:jc w:val="left"/>
            </w:pPr>
            <w:r>
              <w:rPr>
                <w:rFonts w:ascii="Arial" w:cs="Arial" w:eastAsia="Arial" w:hAnsi="Arial"/>
                <w:b w:val="false"/>
                <w:bCs w:val="false"/>
                <w:i w:val="false"/>
                <w:iCs w:val="false"/>
                <w:color w:val="000000"/>
                <w:sz w:val="18"/>
                <w:szCs w:val="18"/>
              </w:rPr>
              <w:t xml:space="preserve">(c) BODMAS works the same way for irrational numbers as for rational ones (the same rules that handle Ksh 60.50 × 2.5 handle π × 28). Rounding π early, for example to 3.142, and then continuing the calculation makes the error grow through later steps. The most accurate method is to keep the exact form (such as 28π) or the calculator's full decimals, and round only at the final answer, to the accuracy that the job needs.</w:t>
            </w:r>
          </w:p>
          <w:p>
            <w:pPr>
              <w:keepNext w:val="false"/>
              <w:spacing w:after="40" w:before="0"/>
              <w:jc w:val="left"/>
              <w:rPr>
                <w:ins w:id="9010" w:author="Claude (AI) - proposed" w:date="2026-10-18T00:27:08Z"/>
              </w:rPr>
            </w:pPr>
            <w:ins w:id="9009" w:author="Claude (AI) - proposed" w:date="2026-10-18T00:27:08Z">
              <w:r>
                <w:rPr>
                  <w:rFonts w:ascii="Arial" w:cs="Arial" w:eastAsia="Arial" w:hAnsi="Arial"/>
                  <w:b w:val="false"/>
                  <w:bCs w:val="false"/>
                  <w:i w:val="false"/>
                  <w:iCs w:val="false"/>
                  <w:color w:val="000000"/>
                  <w:sz w:val="18"/>
                  <w:szCs w:val="18"/>
                </w:rPr>
                <w:t xml:space="preserve">(d) 3 minutes 45 seconds = 3.75 minutes per km. The reciprocal of 3.75 is 1 ÷ 3.75 ≈ 0.2667 km per minute (by division, from tables or with the calculator's 1/x key). Multiplying by 60 gives 16 km per hour. Check: 3.75 × 0.2667 ≈ 1, because a number multiplied by its reciprocal is 1.</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Error = |88 − 28π| = |88 − 87.96459430…| = 0.03540570… ≈ 0.035 cm. The value inside is positive, so |x| = x and the string is about 0.035 cm longer than the exact circumference, giving a tiny overlap.</w:t>
            </w:r>
          </w:p>
          <w:p>
            <w:pPr>
              <w:keepNext w:val="false"/>
              <w:spacing w:after="40" w:before="0"/>
              <w:jc w:val="left"/>
            </w:pPr>
            <w:r>
              <w:rPr>
                <w:rFonts w:ascii="Arial" w:cs="Arial" w:eastAsia="Arial" w:hAnsi="Arial"/>
                <w:b w:val="false"/>
                <w:bCs w:val="false"/>
                <w:i w:val="false"/>
                <w:iCs w:val="false"/>
                <w:color w:val="000000"/>
                <w:sz w:val="18"/>
                <w:szCs w:val="18"/>
              </w:rPr>
              <w:t xml:space="preserve">(b) The error is irrational. It is 88 (rational) minus 28π (irrational), and a rational minus an irrational is always irrational. So its decimal also never ends or repeats, and the error cannot be written as an exact fraction either.</w:t>
            </w:r>
          </w:p>
          <w:p>
            <w:pPr>
              <w:keepNext w:val="false"/>
              <w:spacing w:after="40" w:before="0"/>
              <w:jc w:val="left"/>
            </w:pPr>
            <w:r>
              <w:rPr>
                <w:rFonts w:ascii="Arial" w:cs="Arial" w:eastAsia="Arial" w:hAnsi="Arial"/>
                <w:b w:val="false"/>
                <w:bCs w:val="false"/>
                <w:i w:val="false"/>
                <w:iCs w:val="false"/>
                <w:color w:val="000000"/>
                <w:sz w:val="18"/>
                <w:szCs w:val="18"/>
              </w:rPr>
              <w:t xml:space="preserve">(c) Absolute value is the distance of a number from zero on the number line, defined as |x| = x if x ≥ 0 and |x| = −x if x &lt; 0, so it is always non-negative. The absolute difference |a − b| gives the distance between a working value and the true value, whether the working value is too big or too small. It does not change whether a number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contains rational numbers and irrational numbers. Rational numbers, such as Ksh 60.50 for unga, 160 km from Nairobi to Nakuru and 34.5°C in Kisumu, can be written as p/q and have terminating or repeating decimals, so we can write them down exactly. Irrational numbers such as π and √2 cannot be written as p/q, and their decimals never end or repeat. The sufuria in Gikomba has a diameter of 28 cm, which is rational, but its circumference 28π is a rational number multiplied by an irrational number, so it is irrational. That is why the calculator shows 87.96459430… forever and why the daughter's string always has a tiny gap or overlap. Every irrational number still has one exact point on the number line, but we can only locate it to a chosen accuracy by using decimal approximations, so we can get closer but never write it completely. To work accurately, professionals keep the exact form (such as 28π) or full decimals through a calculation following BODMAS, round only at the end, and then use absolute value to state the error, for example |88 − 28π| ≈ 0.035 cm. An engineer in Thika or Kisumu, a pharmacist in Kisumu or a trader in Eldoret can then say exactly how close their working value is to the true value. So we cannot write some numbers completely, but we can always control and measure how much we are off.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27:08Z">
              <w:r>
                <w:rPr>
                  <w:rFonts w:ascii="Arial" w:cs="Arial" w:eastAsia="Arial" w:hAnsi="Arial"/>
                  <w:b w:val="false"/>
                  <w:bCs w:val="false"/>
                  <w:i w:val="false"/>
                  <w:iCs w:val="false"/>
                  <w:color w:val="000000"/>
                  <w:sz w:val="18"/>
                  <w:szCs w:val="18"/>
                </w:rPr>
                <w:delText xml:space="preserve">Correctly</w:delText>
              </w:r>
            </w:del>
            <w:ins w:id="9012" w:author="Claude (AI) - proposed" w:date="2026-10-18T00:27:0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3" w:author="Claude (AI) - proposed" w:date="2026-10-18T00:27:08Z">
              <w:r>
                <w:rPr>
                  <w:rFonts w:ascii="Arial" w:cs="Arial" w:eastAsia="Arial" w:hAnsi="Arial"/>
                  <w:b w:val="false"/>
                  <w:bCs w:val="false"/>
                  <w:i w:val="false"/>
                  <w:iCs w:val="false"/>
                  <w:color w:val="000000"/>
                  <w:sz w:val="18"/>
                  <w:szCs w:val="18"/>
                </w:rPr>
                <w:delText xml:space="preserve">Classifies</w:delText>
              </w:r>
            </w:del>
            <w:ins w:id="9014" w:author="Claude (AI) - proposed" w:date="2026-10-18T00:27:08Z">
              <w:r>
                <w:rPr>
                  <w:rFonts w:ascii="Arial" w:cs="Arial" w:eastAsia="Arial" w:hAnsi="Arial"/>
                  <w:b w:val="false"/>
                  <w:bCs w:val="false"/>
                  <w:i w:val="false"/>
                  <w:iCs w:val="false"/>
                  <w:color w:val="000000"/>
                  <w:sz w:val="18"/>
                  <w:szCs w:val="18"/>
                </w:rPr>
                <w:t xml:space="preserve">Meets Expectations: classifies</w:t>
              </w:r>
            </w:ins>
            <w:r>
              <w:rPr>
                <w:rFonts w:ascii="Arial" w:cs="Arial" w:eastAsia="Arial" w:hAnsi="Arial"/>
                <w:b w:val="false"/>
                <w:bCs w:val="false"/>
                <w:i w:val="false"/>
                <w:iCs w:val="false"/>
                <w:color w:val="000000"/>
                <w:sz w:val="18"/>
                <w:szCs w:val="18"/>
              </w:rPr>
              <w:t xml:space="preserve">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7:08Z">
              <w:r>
                <w:rPr>
                  <w:rFonts w:ascii="Arial" w:cs="Arial" w:eastAsia="Arial" w:hAnsi="Arial"/>
                  <w:b w:val="false"/>
                  <w:bCs w:val="false"/>
                  <w:i w:val="false"/>
                  <w:iCs w:val="false"/>
                  <w:color w:val="000000"/>
                  <w:sz w:val="18"/>
                  <w:szCs w:val="18"/>
                </w:rPr>
                <w:delText xml:space="preserve">Classifies</w:delText>
              </w:r>
            </w:del>
            <w:ins w:id="9016" w:author="Claude (AI) - proposed" w:date="2026-10-18T00:27:08Z">
              <w:r>
                <w:rPr>
                  <w:rFonts w:ascii="Arial" w:cs="Arial" w:eastAsia="Arial" w:hAnsi="Arial"/>
                  <w:b w:val="false"/>
                  <w:bCs w:val="false"/>
                  <w:i w:val="false"/>
                  <w:iCs w:val="false"/>
                  <w:color w:val="000000"/>
                  <w:sz w:val="18"/>
                  <w:szCs w:val="18"/>
                </w:rPr>
                <w:t xml:space="preserve">Approaches Expectations: classifies</w:t>
              </w:r>
            </w:ins>
            <w:r>
              <w:rPr>
                <w:rFonts w:ascii="Arial" w:cs="Arial" w:eastAsia="Arial" w:hAnsi="Arial"/>
                <w:b w:val="false"/>
                <w:bCs w:val="false"/>
                <w:i w:val="false"/>
                <w:iCs w:val="false"/>
                <w:color w:val="000000"/>
                <w:sz w:val="18"/>
                <w:szCs w:val="18"/>
              </w:rPr>
              <w:t xml:space="preserve">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27:08Z">
              <w:r>
                <w:rPr>
                  <w:rFonts w:ascii="Arial" w:cs="Arial" w:eastAsia="Arial" w:hAnsi="Arial"/>
                  <w:b w:val="false"/>
                  <w:bCs w:val="false"/>
                  <w:i w:val="false"/>
                  <w:iCs w:val="false"/>
                  <w:color w:val="000000"/>
                  <w:sz w:val="18"/>
                  <w:szCs w:val="18"/>
                </w:rPr>
                <w:delText xml:space="preserve">Clearly</w:delText>
              </w:r>
            </w:del>
            <w:ins w:id="9018" w:author="Claude (AI) - proposed" w:date="2026-10-18T00:27:08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28π is irrational because it is a</w:t>
            </w:r>
            <w:ins w:id="9019" w:author="Claude (AI) - proposed" w:date="2026-10-18T00:27:08Z">
              <w:r>
                <w:rPr>
                  <w:rFonts w:ascii="Arial" w:cs="Arial" w:eastAsia="Arial" w:hAnsi="Arial"/>
                  <w:b w:val="false"/>
                  <w:bCs w:val="false"/>
                  <w:i w:val="false"/>
                  <w:iCs w:val="false"/>
                  <w:color w:val="000000"/>
                  <w:sz w:val="18"/>
                  <w:szCs w:val="18"/>
                </w:rPr>
                <w:t xml:space="preserve"> non-zero</w:t>
              </w:r>
            </w:ins>
            <w:r>
              <w:rPr>
                <w:rFonts w:ascii="Arial" w:cs="Arial" w:eastAsia="Arial" w:hAnsi="Arial"/>
                <w:b w:val="false"/>
                <w:bCs w:val="false"/>
                <w:i w:val="false"/>
                <w:iCs w:val="false"/>
                <w:color w:val="000000"/>
                <w:sz w:val="18"/>
                <w:szCs w:val="18"/>
              </w:rPr>
              <w:t xml:space="preserve">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27:08Z">
              <w:r>
                <w:rPr>
                  <w:rFonts w:ascii="Arial" w:cs="Arial" w:eastAsia="Arial" w:hAnsi="Arial"/>
                  <w:b w:val="false"/>
                  <w:bCs w:val="false"/>
                  <w:i w:val="false"/>
                  <w:iCs w:val="false"/>
                  <w:color w:val="000000"/>
                  <w:sz w:val="18"/>
                  <w:szCs w:val="18"/>
                </w:rPr>
                <w:delText xml:space="preserve">States</w:delText>
              </w:r>
            </w:del>
            <w:ins w:id="9021" w:author="Claude (AI) - proposed" w:date="2026-10-18T00:27:08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7:08Z">
              <w:r>
                <w:rPr>
                  <w:rFonts w:ascii="Arial" w:cs="Arial" w:eastAsia="Arial" w:hAnsi="Arial"/>
                  <w:b w:val="false"/>
                  <w:bCs w:val="false"/>
                  <w:i w:val="false"/>
                  <w:iCs w:val="false"/>
                  <w:color w:val="000000"/>
                  <w:sz w:val="18"/>
                  <w:szCs w:val="18"/>
                </w:rPr>
                <w:delText xml:space="preserve">Describes</w:delText>
              </w:r>
            </w:del>
            <w:ins w:id="9023" w:author="Claude (AI) - proposed" w:date="2026-10-18T00:27:08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calculator result but does not link it to irrationality.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w:t>
            </w:r>
            <w:del w:id="9024" w:author="Claude (AI) - proposed" w:date="2026-10-18T00:27:08Z">
              <w:r>
                <w:rPr>
                  <w:rFonts w:ascii="Arial" w:cs="Arial" w:eastAsia="Arial" w:hAnsi="Arial"/>
                  <w:b w:val="false"/>
                  <w:bCs w:val="false"/>
                  <w:i w:val="false"/>
                  <w:iCs w:val="false"/>
                  <w:color w:val="000000"/>
                  <w:sz w:val="18"/>
                  <w:szCs w:val="18"/>
                </w:rPr>
                <w:delText xml:space="preserve"> and approximation</w:delText>
              </w:r>
            </w:del>
            <w:ins w:id="9025" w:author="Claude (AI) - proposed" w:date="2026-10-18T00:27:08Z">
              <w:r>
                <w:rPr>
                  <w:rFonts w:ascii="Arial" w:cs="Arial" w:eastAsia="Arial" w:hAnsi="Arial"/>
                  <w:b w:val="false"/>
                  <w:bCs w:val="false"/>
                  <w:i w:val="false"/>
                  <w:iCs w:val="false"/>
                  <w:color w:val="000000"/>
                  <w:sz w:val="18"/>
                  <w:szCs w:val="18"/>
                </w:rPr>
                <w:t xml:space="preserve">, approximation and reciprocals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27:08Z">
              <w:r>
                <w:rPr>
                  <w:rFonts w:ascii="Arial" w:cs="Arial" w:eastAsia="Arial" w:hAnsi="Arial"/>
                  <w:b w:val="false"/>
                  <w:bCs w:val="false"/>
                  <w:i w:val="false"/>
                  <w:iCs w:val="false"/>
                  <w:color w:val="000000"/>
                  <w:sz w:val="18"/>
                  <w:szCs w:val="18"/>
                </w:rPr>
                <w:delText xml:space="preserve">Explains</w:delText>
              </w:r>
            </w:del>
            <w:ins w:id="9027" w:author="Claude (AI) - proposed" w:date="2026-10-18T00:27:08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the effect of rounding or using 22/7, shows 28 × 22/7 = 88, </w:t>
            </w:r>
            <w:del w:id="9028" w:author="Claude (AI) - proposed" w:date="2026-10-18T00:27:08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gives the strategy of carrying exact values and rounding only at the end</w:t>
            </w:r>
            <w:del w:id="9029" w:author="Claude (AI) - proposed" w:date="2026-10-18T00:27:08Z">
              <w:r>
                <w:rPr>
                  <w:rFonts w:ascii="Arial" w:cs="Arial" w:eastAsia="Arial" w:hAnsi="Arial"/>
                  <w:b w:val="false"/>
                  <w:bCs w:val="false"/>
                  <w:i w:val="false"/>
                  <w:iCs w:val="false"/>
                  <w:color w:val="000000"/>
                  <w:sz w:val="18"/>
                  <w:szCs w:val="18"/>
                </w:rPr>
                <w:delText xml:space="preserve">.</w:delText>
              </w:r>
            </w:del>
            <w:ins w:id="9030" w:author="Claude (AI) - proposed" w:date="2026-10-18T00:27:08Z">
              <w:r>
                <w:rPr>
                  <w:rFonts w:ascii="Arial" w:cs="Arial" w:eastAsia="Arial" w:hAnsi="Arial"/>
                  <w:b w:val="false"/>
                  <w:bCs w:val="false"/>
                  <w:i w:val="false"/>
                  <w:iCs w:val="false"/>
                  <w:color w:val="000000"/>
                  <w:sz w:val="18"/>
                  <w:szCs w:val="18"/>
                </w:rPr>
                <w:t xml:space="preserve">, and finds the reciprocal of 3.75 correctly with a check.</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8T00:27:08Z">
              <w:r>
                <w:rPr>
                  <w:rFonts w:ascii="Arial" w:cs="Arial" w:eastAsia="Arial" w:hAnsi="Arial"/>
                  <w:b w:val="false"/>
                  <w:bCs w:val="false"/>
                  <w:i w:val="false"/>
                  <w:iCs w:val="false"/>
                  <w:color w:val="000000"/>
                  <w:sz w:val="18"/>
                  <w:szCs w:val="18"/>
                </w:rPr>
                <w:delText xml:space="preserve">Explains</w:delText>
              </w:r>
            </w:del>
            <w:ins w:id="9032" w:author="Claude (AI) - proposed" w:date="2026-10-18T00:27:08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approximation idea and gets most calculations correct, </w:t>
            </w:r>
            <w:ins w:id="9033" w:author="Claude (AI) - proposed" w:date="2026-10-18T00:27:08Z">
              <w:r>
                <w:rPr>
                  <w:rFonts w:ascii="Arial" w:cs="Arial" w:eastAsia="Arial" w:hAnsi="Arial"/>
                  <w:b w:val="false"/>
                  <w:bCs w:val="false"/>
                  <w:i w:val="false"/>
                  <w:iCs w:val="false"/>
                  <w:color w:val="000000"/>
                  <w:sz w:val="18"/>
                  <w:szCs w:val="18"/>
                </w:rPr>
                <w:t xml:space="preserve">including the reciprocal, </w:t>
              </w:r>
            </w:ins>
            <w:r>
              <w:rPr>
                <w:rFonts w:ascii="Arial" w:cs="Arial" w:eastAsia="Arial" w:hAnsi="Arial"/>
                <w:b w:val="false"/>
                <w:bCs w:val="false"/>
                <w:i w:val="false"/>
                <w:iCs w:val="false"/>
                <w:color w:val="000000"/>
                <w:sz w:val="18"/>
                <w:szCs w:val="18"/>
              </w:rPr>
              <w:t xml:space="preserve">but the rounding strategy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27:08Z">
              <w:r>
                <w:rPr>
                  <w:rFonts w:ascii="Arial" w:cs="Arial" w:eastAsia="Arial" w:hAnsi="Arial"/>
                  <w:b w:val="false"/>
                  <w:bCs w:val="false"/>
                  <w:i w:val="false"/>
                  <w:iCs w:val="false"/>
                  <w:color w:val="000000"/>
                  <w:sz w:val="18"/>
                  <w:szCs w:val="18"/>
                </w:rPr>
                <w:delText xml:space="preserve">Calculations</w:delText>
              </w:r>
            </w:del>
            <w:ins w:id="9035" w:author="Claude (AI) - proposed" w:date="2026-10-18T00:27:08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are incomplete or incorrect</w:t>
            </w:r>
            <w:ins w:id="9036" w:author="Claude (AI) - proposed" w:date="2026-10-18T00:27:08Z">
              <w:r>
                <w:rPr>
                  <w:rFonts w:ascii="Arial" w:cs="Arial" w:eastAsia="Arial" w:hAnsi="Arial"/>
                  <w:b w:val="false"/>
                  <w:bCs w:val="false"/>
                  <w:i w:val="false"/>
                  <w:iCs w:val="false"/>
                  <w:color w:val="000000"/>
                  <w:sz w:val="18"/>
                  <w:szCs w:val="18"/>
                </w:rPr>
                <w:t xml:space="preserve">, the reciprocal is missing or wrong</w:t>
              </w:r>
            </w:ins>
            <w:r>
              <w:rPr>
                <w:rFonts w:ascii="Arial" w:cs="Arial" w:eastAsia="Arial" w:hAnsi="Arial"/>
                <w:b w:val="false"/>
                <w:bCs w:val="false"/>
                <w:i w:val="false"/>
                <w:iCs w:val="false"/>
                <w:color w:val="000000"/>
                <w:sz w:val="18"/>
                <w:szCs w:val="18"/>
              </w:rPr>
              <w:t xml:space="preserve">, and rounding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27:08Z">
              <w:r>
                <w:rPr>
                  <w:rFonts w:ascii="Arial" w:cs="Arial" w:eastAsia="Arial" w:hAnsi="Arial"/>
                  <w:b w:val="false"/>
                  <w:bCs w:val="false"/>
                  <w:i w:val="false"/>
                  <w:iCs w:val="false"/>
                  <w:color w:val="000000"/>
                  <w:sz w:val="18"/>
                  <w:szCs w:val="18"/>
                </w:rPr>
                <w:delText xml:space="preserve">Correctly</w:delText>
              </w:r>
            </w:del>
            <w:ins w:id="9038" w:author="Claude (AI) - proposed" w:date="2026-10-18T00:27:08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27:08Z">
              <w:r>
                <w:rPr>
                  <w:rFonts w:ascii="Arial" w:cs="Arial" w:eastAsia="Arial" w:hAnsi="Arial"/>
                  <w:b w:val="false"/>
                  <w:bCs w:val="false"/>
                  <w:i w:val="false"/>
                  <w:iCs w:val="false"/>
                  <w:color w:val="000000"/>
                  <w:sz w:val="18"/>
                  <w:szCs w:val="18"/>
                </w:rPr>
                <w:delText xml:space="preserve">Calculates</w:delText>
              </w:r>
            </w:del>
            <w:ins w:id="9040" w:author="Claude (AI) - proposed" w:date="2026-10-18T00:27:08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27:08Z">
              <w:r>
                <w:rPr>
                  <w:rFonts w:ascii="Arial" w:cs="Arial" w:eastAsia="Arial" w:hAnsi="Arial"/>
                  <w:b w:val="false"/>
                  <w:bCs w:val="false"/>
                  <w:i w:val="false"/>
                  <w:iCs w:val="false"/>
                  <w:color w:val="000000"/>
                  <w:sz w:val="18"/>
                  <w:szCs w:val="18"/>
                </w:rPr>
                <w:delText xml:space="preserve">Does</w:delText>
              </w:r>
            </w:del>
            <w:ins w:id="9042" w:author="Claude (AI) - proposed" w:date="2026-10-18T00:27:08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27:08Z">
              <w:r>
                <w:rPr>
                  <w:rFonts w:ascii="Arial" w:cs="Arial" w:eastAsia="Arial" w:hAnsi="Arial"/>
                  <w:b w:val="false"/>
                  <w:bCs w:val="false"/>
                  <w:i w:val="false"/>
                  <w:iCs w:val="false"/>
                  <w:color w:val="000000"/>
                  <w:sz w:val="18"/>
                  <w:szCs w:val="18"/>
                </w:rPr>
                <w:delText xml:space="preserve">Gives</w:delText>
              </w:r>
            </w:del>
            <w:ins w:id="9044" w:author="Claude (AI) - proposed" w:date="2026-10-18T00:27:0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27:08Z">
              <w:r>
                <w:rPr>
                  <w:rFonts w:ascii="Arial" w:cs="Arial" w:eastAsia="Arial" w:hAnsi="Arial"/>
                  <w:b w:val="false"/>
                  <w:bCs w:val="false"/>
                  <w:i w:val="false"/>
                  <w:iCs w:val="false"/>
                  <w:color w:val="000000"/>
                  <w:sz w:val="18"/>
                  <w:szCs w:val="18"/>
                </w:rPr>
                <w:delText xml:space="preserve">Gives</w:delText>
              </w:r>
            </w:del>
            <w:ins w:id="9046" w:author="Claude (AI) - proposed" w:date="2026-10-18T00:27:0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7:08Z">
              <w:r>
                <w:rPr>
                  <w:rFonts w:ascii="Arial" w:cs="Arial" w:eastAsia="Arial" w:hAnsi="Arial"/>
                  <w:b w:val="false"/>
                  <w:bCs w:val="false"/>
                  <w:i w:val="false"/>
                  <w:iCs w:val="false"/>
                  <w:color w:val="000000"/>
                  <w:sz w:val="18"/>
                  <w:szCs w:val="18"/>
                </w:rPr>
                <w:delText xml:space="preserve">Gives</w:delText>
              </w:r>
            </w:del>
            <w:ins w:id="9048" w:author="Claude (AI) - proposed" w:date="2026-10-18T00:27:0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ztt_csrpbjqhew5wuke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uj2hkjr9tekm-ml5dfq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tvjoxc3ubsxkpf-j8un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ztt_csrpbjqhew5wuke6" Type="http://schemas.openxmlformats.org/officeDocument/2006/relationships/hyperlink" Target="https://creativecommons.org/licenses/by-nc/4.0/" TargetMode="External"/><Relationship Id="rId3uj2hkjr9tekm-ml5dfqd" Type="http://schemas.openxmlformats.org/officeDocument/2006/relationships/hyperlink" Target="https://creativecommons.org/licenses/by-nc/4.0/" TargetMode="External"/><Relationship Id="rIdktvjoxc3ubsxkpf-j8un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2026-10-18T00:27:07.588Z</dcterms:created>
  <dcterms:modified xsi:type="dcterms:W3CDTF">2026-10-18T00:27:07.588Z</dcterms:modified>
</cp:coreProperties>
</file>

<file path=docProps/custom.xml><?xml version="1.0" encoding="utf-8"?>
<Properties xmlns="http://schemas.openxmlformats.org/officeDocument/2006/custom-properties" xmlns:vt="http://schemas.openxmlformats.org/officeDocument/2006/docPropsVTypes"/>
</file>