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1.1 REAL NUMBERS: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and how do mathematicians and Kenyan professionals work accurately with numbers that go on forever? Use what you learned in Lessons 1 to 8 to answer the five sections below. Refer to the Ugali Pot Problem from Gikomba Market: a sufuria with a diameter of 28 cm, where 28 × π = 87.96459430… on the calculator and the daughter cut her string to 88 cm. Write in full sentences, show every step of any calculation, and use the correct mathematical words. Use your own words and the evidence from our class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Which numbers can be written down exactly?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the table of everyday Kenyan numbers.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Number</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Where it comes from</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60.50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Price of 1 kg of unga (Ksh)</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from Nairobi to Nakuru (km)</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34.5</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in Kisumu (°C)</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 of a kilo of unga</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Diagonal of a square with sides of 1 m</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Used for the circumference of the sufuria</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Classify each number as rational or irrational. (b) Describe what the decimal form of each type of number looks like. (c) State the test that decides whether a number is rational.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sufuria circumference cannot be written completely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sufuria has a diameter of exactly 28 cm, which is a nice whole number. Explain why its circumference cannot be written as an exact fraction or a terminating decimal. In your answer, name the type of each number in the calculation 28 × π and say what kind of number the product is. Also compare with 28 × 3 = 84.</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Working accurately with numbers that never end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daughter in Gikomba rounded her answer to 88 cm. (a) Explain what she changed about the type of number when she did this. (b) Show what happens if she uses 22/7 in place of π, and say what type of number you get. (c) Explain why a civil engineer in Kisumu sizing a water-tank rim should be careful about when to round, using what you learned about BODMAS and rounding.</w:t>
            </w:r>
            <w:ins w:id="9001" w:author="Claude (AI) - proposed" w:date="2026-10-15T20:13:40Z">
              <w:r>
                <w:rPr>
                  <w:rFonts w:ascii="Arial" w:cs="Arial" w:eastAsia="Arial" w:hAnsi="Arial"/>
                  <w:b/>
                  <w:bCs/>
                  <w:i w:val="false"/>
                  <w:iCs w:val="false"/>
                  <w:color w:val="000000"/>
                  <w:sz w:val="18"/>
                  <w:szCs w:val="18"/>
                </w:rPr>
                <w:t xml:space="preserve"> (d) A marathon runner from Iten runs at a pace of 3 minutes 45 seconds per km. Use the reciprocal to find her speed in km per minute and in km per hour, and show how you can check your answer.</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Measuring how wrong the approximation is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28π = 87.96459430… to find the error in the daughter's 88 cm string. (a) Write the expression for the error using absolute value, and calculate it to 3 decimal places. (b) Is the error a rational or an irrational number? Explain using what you learned about combining rational and irrational numbers. (c) Explain why absolute value is a suitable tool for stating the size of an error.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clear final explanation that answers the driving question: Why can we never write some everyday numbers down completely, and how do mathematicians and Kenyan professionals work accurately with numbers that go on forever? Use at least four ideas from the lessons, including the sufuria in Gikomba Market, the real number system (rational and irrational numbers), the number line, and the use of absolute value. Mention at least one Kenyan professional.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real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2" w:author="Claude (AI) - proposed" w:date="2026-10-15T20:13:40Z">
              <w:r>
                <w:rPr>
                  <w:rFonts w:ascii="Arial" w:cs="Arial" w:eastAsia="Arial" w:hAnsi="Arial"/>
                  <w:b w:val="false"/>
                  <w:bCs w:val="false"/>
                  <w:i w:val="false"/>
                  <w:iCs w:val="false"/>
                  <w:color w:val="000000"/>
                  <w:sz w:val="18"/>
                  <w:szCs w:val="18"/>
                </w:rPr>
                <w:delText xml:space="preserve">Correctly</w:delText>
              </w:r>
            </w:del>
            <w:ins w:id="9003" w:author="Claude (AI) - proposed" w:date="2026-10-15T20:13:4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classifies all numbers as rational or irrational, with the p/q test and decimal behaviour (terminating, repeating, non-terminating non-repeating) explained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4" w:author="Claude (AI) - proposed" w:date="2026-10-15T20:13:40Z">
              <w:r>
                <w:rPr>
                  <w:rFonts w:ascii="Arial" w:cs="Arial" w:eastAsia="Arial" w:hAnsi="Arial"/>
                  <w:b w:val="false"/>
                  <w:bCs w:val="false"/>
                  <w:i w:val="false"/>
                  <w:iCs w:val="false"/>
                  <w:color w:val="000000"/>
                  <w:sz w:val="18"/>
                  <w:szCs w:val="18"/>
                </w:rPr>
                <w:delText xml:space="preserve">Classifies</w:delText>
              </w:r>
            </w:del>
            <w:ins w:id="9005" w:author="Claude (AI) - proposed" w:date="2026-10-15T20:13:40Z">
              <w:r>
                <w:rPr>
                  <w:rFonts w:ascii="Arial" w:cs="Arial" w:eastAsia="Arial" w:hAnsi="Arial"/>
                  <w:b w:val="false"/>
                  <w:bCs w:val="false"/>
                  <w:i w:val="false"/>
                  <w:iCs w:val="false"/>
                  <w:color w:val="000000"/>
                  <w:sz w:val="18"/>
                  <w:szCs w:val="18"/>
                </w:rPr>
                <w:t xml:space="preserve">Meets Expectations: classifies</w:t>
              </w:r>
            </w:ins>
            <w:r>
              <w:rPr>
                <w:rFonts w:ascii="Arial" w:cs="Arial" w:eastAsia="Arial" w:hAnsi="Arial"/>
                <w:b w:val="false"/>
                <w:bCs w:val="false"/>
                <w:i w:val="false"/>
                <w:iCs w:val="false"/>
                <w:color w:val="000000"/>
                <w:sz w:val="18"/>
                <w:szCs w:val="18"/>
              </w:rPr>
              <w:t xml:space="preserve"> most numbers correctly and mentions either the p/q test or the decimal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6" w:author="Claude (AI) - proposed" w:date="2026-10-15T20:13:40Z">
              <w:r>
                <w:rPr>
                  <w:rFonts w:ascii="Arial" w:cs="Arial" w:eastAsia="Arial" w:hAnsi="Arial"/>
                  <w:b w:val="false"/>
                  <w:bCs w:val="false"/>
                  <w:i w:val="false"/>
                  <w:iCs w:val="false"/>
                  <w:color w:val="000000"/>
                  <w:sz w:val="18"/>
                  <w:szCs w:val="18"/>
                </w:rPr>
                <w:delText xml:space="preserve">Classifies</w:delText>
              </w:r>
            </w:del>
            <w:ins w:id="9007" w:author="Claude (AI) - proposed" w:date="2026-10-15T20:13:40Z">
              <w:r>
                <w:rPr>
                  <w:rFonts w:ascii="Arial" w:cs="Arial" w:eastAsia="Arial" w:hAnsi="Arial"/>
                  <w:b w:val="false"/>
                  <w:bCs w:val="false"/>
                  <w:i w:val="false"/>
                  <w:iCs w:val="false"/>
                  <w:color w:val="000000"/>
                  <w:sz w:val="18"/>
                  <w:szCs w:val="18"/>
                </w:rPr>
                <w:t xml:space="preserve">Approaches Expectations: classifies</w:t>
              </w:r>
            </w:ins>
            <w:r>
              <w:rPr>
                <w:rFonts w:ascii="Arial" w:cs="Arial" w:eastAsia="Arial" w:hAnsi="Arial"/>
                <w:b w:val="false"/>
                <w:bCs w:val="false"/>
                <w:i w:val="false"/>
                <w:iCs w:val="false"/>
                <w:color w:val="000000"/>
                <w:sz w:val="18"/>
                <w:szCs w:val="18"/>
              </w:rPr>
              <w:t xml:space="preserve"> some numbers correctly but gives little or no reason, or confuses recurring decimals with irrational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5T20:13:40Z">
              <w:r>
                <w:rPr>
                  <w:rFonts w:ascii="Arial" w:cs="Arial" w:eastAsia="Arial" w:hAnsi="Arial"/>
                  <w:b w:val="false"/>
                  <w:bCs w:val="false"/>
                  <w:i w:val="false"/>
                  <w:iCs w:val="false"/>
                  <w:color w:val="000000"/>
                  <w:sz w:val="18"/>
                  <w:szCs w:val="18"/>
                </w:rPr>
                <w:delText xml:space="preserve">Clearly</w:delText>
              </w:r>
            </w:del>
            <w:ins w:id="9009" w:author="Claude (AI) - proposed" w:date="2026-10-15T20:13:40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28π is irrational because it is a</w:t>
            </w:r>
            <w:ins w:id="9010" w:author="Claude (AI) - proposed" w:date="2026-10-15T20:13:40Z">
              <w:r>
                <w:rPr>
                  <w:rFonts w:ascii="Arial" w:cs="Arial" w:eastAsia="Arial" w:hAnsi="Arial"/>
                  <w:b w:val="false"/>
                  <w:bCs w:val="false"/>
                  <w:i w:val="false"/>
                  <w:iCs w:val="false"/>
                  <w:color w:val="000000"/>
                  <w:sz w:val="18"/>
                  <w:szCs w:val="18"/>
                </w:rPr>
                <w:t xml:space="preserve"> non-zero</w:t>
              </w:r>
            </w:ins>
            <w:r>
              <w:rPr>
                <w:rFonts w:ascii="Arial" w:cs="Arial" w:eastAsia="Arial" w:hAnsi="Arial"/>
                <w:b w:val="false"/>
                <w:bCs w:val="false"/>
                <w:i w:val="false"/>
                <w:iCs w:val="false"/>
                <w:color w:val="000000"/>
                <w:sz w:val="18"/>
                <w:szCs w:val="18"/>
              </w:rPr>
              <w:t xml:space="preserve"> rational multiplied by the irrational π, and links this to the endless decimal and the gap or overlap in the string.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5T20:13:40Z">
              <w:r>
                <w:rPr>
                  <w:rFonts w:ascii="Arial" w:cs="Arial" w:eastAsia="Arial" w:hAnsi="Arial"/>
                  <w:b w:val="false"/>
                  <w:bCs w:val="false"/>
                  <w:i w:val="false"/>
                  <w:iCs w:val="false"/>
                  <w:color w:val="000000"/>
                  <w:sz w:val="18"/>
                  <w:szCs w:val="18"/>
                </w:rPr>
                <w:delText xml:space="preserve">States</w:delText>
              </w:r>
            </w:del>
            <w:ins w:id="9012" w:author="Claude (AI) - proposed" w:date="2026-10-15T20:13:40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π is irrational and links it to the endless digits, with a partial explanation of the product.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5T20:13:40Z">
              <w:r>
                <w:rPr>
                  <w:rFonts w:ascii="Arial" w:cs="Arial" w:eastAsia="Arial" w:hAnsi="Arial"/>
                  <w:b w:val="false"/>
                  <w:bCs w:val="false"/>
                  <w:i w:val="false"/>
                  <w:iCs w:val="false"/>
                  <w:color w:val="000000"/>
                  <w:sz w:val="18"/>
                  <w:szCs w:val="18"/>
                </w:rPr>
                <w:delText xml:space="preserve">Describes</w:delText>
              </w:r>
            </w:del>
            <w:ins w:id="9014" w:author="Claude (AI) - proposed" w:date="2026-10-15T20:13:40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the calculator result but does not link it to irrationality.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w:t>
            </w:r>
            <w:del w:id="9015" w:author="Claude (AI) - proposed" w:date="2026-10-15T20:13:40Z">
              <w:r>
                <w:rPr>
                  <w:rFonts w:ascii="Arial" w:cs="Arial" w:eastAsia="Arial" w:hAnsi="Arial"/>
                  <w:b w:val="false"/>
                  <w:bCs w:val="false"/>
                  <w:i w:val="false"/>
                  <w:iCs w:val="false"/>
                  <w:color w:val="000000"/>
                  <w:sz w:val="18"/>
                  <w:szCs w:val="18"/>
                </w:rPr>
                <w:delText xml:space="preserve"> and approximation</w:delText>
              </w:r>
            </w:del>
            <w:ins w:id="9016" w:author="Claude (AI) - proposed" w:date="2026-10-15T20:13:40Z">
              <w:r>
                <w:rPr>
                  <w:rFonts w:ascii="Arial" w:cs="Arial" w:eastAsia="Arial" w:hAnsi="Arial"/>
                  <w:b w:val="false"/>
                  <w:bCs w:val="false"/>
                  <w:i w:val="false"/>
                  <w:iCs w:val="false"/>
                  <w:color w:val="000000"/>
                  <w:sz w:val="18"/>
                  <w:szCs w:val="18"/>
                </w:rPr>
                <w:t xml:space="preserve">, approximation and reciprocals</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5T20:13:40Z">
              <w:r>
                <w:rPr>
                  <w:rFonts w:ascii="Arial" w:cs="Arial" w:eastAsia="Arial" w:hAnsi="Arial"/>
                  <w:b w:val="false"/>
                  <w:bCs w:val="false"/>
                  <w:i w:val="false"/>
                  <w:iCs w:val="false"/>
                  <w:color w:val="000000"/>
                  <w:sz w:val="18"/>
                  <w:szCs w:val="18"/>
                </w:rPr>
                <w:delText xml:space="preserve">Explains</w:delText>
              </w:r>
            </w:del>
            <w:ins w:id="9018" w:author="Claude (AI) - proposed" w:date="2026-10-15T20:13:40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the effect of rounding or using 22/7, shows 28 × 22/7 = 88, </w:t>
            </w:r>
            <w:del w:id="9019" w:author="Claude (AI) - proposed" w:date="2026-10-15T20:13:40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gives the strategy of carrying exact values and rounding only at the end</w:t>
            </w:r>
            <w:del w:id="9020" w:author="Claude (AI) - proposed" w:date="2026-10-15T20:13:40Z">
              <w:r>
                <w:rPr>
                  <w:rFonts w:ascii="Arial" w:cs="Arial" w:eastAsia="Arial" w:hAnsi="Arial"/>
                  <w:b w:val="false"/>
                  <w:bCs w:val="false"/>
                  <w:i w:val="false"/>
                  <w:iCs w:val="false"/>
                  <w:color w:val="000000"/>
                  <w:sz w:val="18"/>
                  <w:szCs w:val="18"/>
                </w:rPr>
                <w:delText xml:space="preserve">.</w:delText>
              </w:r>
            </w:del>
            <w:ins w:id="9021" w:author="Claude (AI) - proposed" w:date="2026-10-15T20:13:40Z">
              <w:r>
                <w:rPr>
                  <w:rFonts w:ascii="Arial" w:cs="Arial" w:eastAsia="Arial" w:hAnsi="Arial"/>
                  <w:b w:val="false"/>
                  <w:bCs w:val="false"/>
                  <w:i w:val="false"/>
                  <w:iCs w:val="false"/>
                  <w:color w:val="000000"/>
                  <w:sz w:val="18"/>
                  <w:szCs w:val="18"/>
                </w:rPr>
                <w:t xml:space="preserve">, and finds the reciprocal of 3.75 correctly with a check.</w:t>
              </w:r>
            </w:ins>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5T20:13:40Z">
              <w:r>
                <w:rPr>
                  <w:rFonts w:ascii="Arial" w:cs="Arial" w:eastAsia="Arial" w:hAnsi="Arial"/>
                  <w:b w:val="false"/>
                  <w:bCs w:val="false"/>
                  <w:i w:val="false"/>
                  <w:iCs w:val="false"/>
                  <w:color w:val="000000"/>
                  <w:sz w:val="18"/>
                  <w:szCs w:val="18"/>
                </w:rPr>
                <w:delText xml:space="preserve">Explains</w:delText>
              </w:r>
            </w:del>
            <w:ins w:id="9023" w:author="Claude (AI) - proposed" w:date="2026-10-15T20:13:40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approximation idea and gets most calculations correct, </w:t>
            </w:r>
            <w:ins w:id="9024" w:author="Claude (AI) - proposed" w:date="2026-10-15T20:13:40Z">
              <w:r>
                <w:rPr>
                  <w:rFonts w:ascii="Arial" w:cs="Arial" w:eastAsia="Arial" w:hAnsi="Arial"/>
                  <w:b w:val="false"/>
                  <w:bCs w:val="false"/>
                  <w:i w:val="false"/>
                  <w:iCs w:val="false"/>
                  <w:color w:val="000000"/>
                  <w:sz w:val="18"/>
                  <w:szCs w:val="18"/>
                </w:rPr>
                <w:t xml:space="preserve">including the reciprocal, </w:t>
              </w:r>
            </w:ins>
            <w:r>
              <w:rPr>
                <w:rFonts w:ascii="Arial" w:cs="Arial" w:eastAsia="Arial" w:hAnsi="Arial"/>
                <w:b w:val="false"/>
                <w:bCs w:val="false"/>
                <w:i w:val="false"/>
                <w:iCs w:val="false"/>
                <w:color w:val="000000"/>
                <w:sz w:val="18"/>
                <w:szCs w:val="18"/>
              </w:rPr>
              <w:t xml:space="preserve">but the rounding strategy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5T20:13:40Z">
              <w:r>
                <w:rPr>
                  <w:rFonts w:ascii="Arial" w:cs="Arial" w:eastAsia="Arial" w:hAnsi="Arial"/>
                  <w:b w:val="false"/>
                  <w:bCs w:val="false"/>
                  <w:i w:val="false"/>
                  <w:iCs w:val="false"/>
                  <w:color w:val="000000"/>
                  <w:sz w:val="18"/>
                  <w:szCs w:val="18"/>
                </w:rPr>
                <w:delText xml:space="preserve">Calculations</w:delText>
              </w:r>
            </w:del>
            <w:ins w:id="9026" w:author="Claude (AI) - proposed" w:date="2026-10-15T20:13:40Z">
              <w:r>
                <w:rPr>
                  <w:rFonts w:ascii="Arial" w:cs="Arial" w:eastAsia="Arial" w:hAnsi="Arial"/>
                  <w:b w:val="false"/>
                  <w:bCs w:val="false"/>
                  <w:i w:val="false"/>
                  <w:iCs w:val="false"/>
                  <w:color w:val="000000"/>
                  <w:sz w:val="18"/>
                  <w:szCs w:val="18"/>
                </w:rPr>
                <w:t xml:space="preserve">Approaches Expectations: calculations</w:t>
              </w:r>
            </w:ins>
            <w:r>
              <w:rPr>
                <w:rFonts w:ascii="Arial" w:cs="Arial" w:eastAsia="Arial" w:hAnsi="Arial"/>
                <w:b w:val="false"/>
                <w:bCs w:val="false"/>
                <w:i w:val="false"/>
                <w:iCs w:val="false"/>
                <w:color w:val="000000"/>
                <w:sz w:val="18"/>
                <w:szCs w:val="18"/>
              </w:rPr>
              <w:t xml:space="preserve"> are incomplete or incorrect</w:t>
            </w:r>
            <w:ins w:id="9027" w:author="Claude (AI) - proposed" w:date="2026-10-15T20:13:40Z">
              <w:r>
                <w:rPr>
                  <w:rFonts w:ascii="Arial" w:cs="Arial" w:eastAsia="Arial" w:hAnsi="Arial"/>
                  <w:b w:val="false"/>
                  <w:bCs w:val="false"/>
                  <w:i w:val="false"/>
                  <w:iCs w:val="false"/>
                  <w:color w:val="000000"/>
                  <w:sz w:val="18"/>
                  <w:szCs w:val="18"/>
                </w:rPr>
                <w:t xml:space="preserve">, the reciprocal is missing or wrong</w:t>
              </w:r>
            </w:ins>
            <w:r>
              <w:rPr>
                <w:rFonts w:ascii="Arial" w:cs="Arial" w:eastAsia="Arial" w:hAnsi="Arial"/>
                <w:b w:val="false"/>
                <w:bCs w:val="false"/>
                <w:i w:val="false"/>
                <w:iCs w:val="false"/>
                <w:color w:val="000000"/>
                <w:sz w:val="18"/>
                <w:szCs w:val="18"/>
              </w:rPr>
              <w:t xml:space="preserve">, and rounding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and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5T20:13:40Z">
              <w:r>
                <w:rPr>
                  <w:rFonts w:ascii="Arial" w:cs="Arial" w:eastAsia="Arial" w:hAnsi="Arial"/>
                  <w:b w:val="false"/>
                  <w:bCs w:val="false"/>
                  <w:i w:val="false"/>
                  <w:iCs w:val="false"/>
                  <w:color w:val="000000"/>
                  <w:sz w:val="18"/>
                  <w:szCs w:val="18"/>
                </w:rPr>
                <w:delText xml:space="preserve">Correctly</w:delText>
              </w:r>
            </w:del>
            <w:ins w:id="9029" w:author="Claude (AI) - proposed" w:date="2026-10-15T20:13:4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calculates |88 − 28π| ≈ 0.035 cm, states it is irrational with a reason, and explains why absolute value suits error measurement.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0" w:author="Claude (AI) - proposed" w:date="2026-10-15T20:13:40Z">
              <w:r>
                <w:rPr>
                  <w:rFonts w:ascii="Arial" w:cs="Arial" w:eastAsia="Arial" w:hAnsi="Arial"/>
                  <w:b w:val="false"/>
                  <w:bCs w:val="false"/>
                  <w:i w:val="false"/>
                  <w:iCs w:val="false"/>
                  <w:color w:val="000000"/>
                  <w:sz w:val="18"/>
                  <w:szCs w:val="18"/>
                </w:rPr>
                <w:delText xml:space="preserve">Calculates</w:delText>
              </w:r>
            </w:del>
            <w:ins w:id="9031" w:author="Claude (AI) - proposed" w:date="2026-10-15T20:13:40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the error correctly but gives an incomplete reason for its type or for the use of absolute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5T20:13:40Z">
              <w:r>
                <w:rPr>
                  <w:rFonts w:ascii="Arial" w:cs="Arial" w:eastAsia="Arial" w:hAnsi="Arial"/>
                  <w:b w:val="false"/>
                  <w:bCs w:val="false"/>
                  <w:i w:val="false"/>
                  <w:iCs w:val="false"/>
                  <w:color w:val="000000"/>
                  <w:sz w:val="18"/>
                  <w:szCs w:val="18"/>
                </w:rPr>
                <w:delText xml:space="preserve">Does</w:delText>
              </w:r>
            </w:del>
            <w:ins w:id="9033" w:author="Claude (AI) - proposed" w:date="2026-10-15T20:13:40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use absolute value correctly, or the error calculation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5T20:13:40Z">
              <w:r>
                <w:rPr>
                  <w:rFonts w:ascii="Arial" w:cs="Arial" w:eastAsia="Arial" w:hAnsi="Arial"/>
                  <w:b w:val="false"/>
                  <w:bCs w:val="false"/>
                  <w:i w:val="false"/>
                  <w:iCs w:val="false"/>
                  <w:color w:val="000000"/>
                  <w:sz w:val="18"/>
                  <w:szCs w:val="18"/>
                </w:rPr>
                <w:delText xml:space="preserve">Gives</w:delText>
              </w:r>
            </w:del>
            <w:ins w:id="9035" w:author="Claude (AI) - proposed" w:date="2026-10-15T20:13:40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explanation of the driving question using at least four lesson ideas and Kenyan contexts, with accurate mathematical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6" w:author="Claude (AI) - proposed" w:date="2026-10-15T20:13:40Z">
              <w:r>
                <w:rPr>
                  <w:rFonts w:ascii="Arial" w:cs="Arial" w:eastAsia="Arial" w:hAnsi="Arial"/>
                  <w:b w:val="false"/>
                  <w:bCs w:val="false"/>
                  <w:i w:val="false"/>
                  <w:iCs w:val="false"/>
                  <w:color w:val="000000"/>
                  <w:sz w:val="18"/>
                  <w:szCs w:val="18"/>
                </w:rPr>
                <w:delText xml:space="preserve">Gives</w:delText>
              </w:r>
            </w:del>
            <w:ins w:id="9037" w:author="Claude (AI) - proposed" w:date="2026-10-15T20:13:40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clear explanation using two or three ideas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5T20:13:40Z">
              <w:r>
                <w:rPr>
                  <w:rFonts w:ascii="Arial" w:cs="Arial" w:eastAsia="Arial" w:hAnsi="Arial"/>
                  <w:b w:val="false"/>
                  <w:bCs w:val="false"/>
                  <w:i w:val="false"/>
                  <w:iCs w:val="false"/>
                  <w:color w:val="000000"/>
                  <w:sz w:val="18"/>
                  <w:szCs w:val="18"/>
                </w:rPr>
                <w:delText xml:space="preserve">Gives</w:delText>
              </w:r>
            </w:del>
            <w:ins w:id="9039" w:author="Claude (AI) - proposed" w:date="2026-10-15T20:13:4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general or incomplete answer with few ideas from the lessons or little use of Kenyan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h2vsxp7ye53iczfcebe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oexz3x0oljaqa5lkjvu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s-wd9ezhp_jtwpmpuqx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h2vsxp7ye53iczfcebeo" Type="http://schemas.openxmlformats.org/officeDocument/2006/relationships/hyperlink" Target="https://creativecommons.org/licenses/by-nc/4.0/" TargetMode="External"/><Relationship Id="rIdxoexz3x0oljaqa5lkjvuv" Type="http://schemas.openxmlformats.org/officeDocument/2006/relationships/hyperlink" Target="https://creativecommons.org/licenses/by-nc/4.0/" TargetMode="External"/><Relationship Id="rIdps-wd9ezhp_jtwpmpuqx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2026-10-15T20:13:39.374Z</dcterms:created>
  <dcterms:modified xsi:type="dcterms:W3CDTF">2026-10-15T20:13:39.374Z</dcterms:modified>
</cp:coreProperties>
</file>

<file path=docProps/custom.xml><?xml version="1.0" encoding="utf-8"?>
<Properties xmlns="http://schemas.openxmlformats.org/officeDocument/2006/custom-properties" xmlns:vt="http://schemas.openxmlformats.org/officeDocument/2006/docPropsVTypes"/>
</file>