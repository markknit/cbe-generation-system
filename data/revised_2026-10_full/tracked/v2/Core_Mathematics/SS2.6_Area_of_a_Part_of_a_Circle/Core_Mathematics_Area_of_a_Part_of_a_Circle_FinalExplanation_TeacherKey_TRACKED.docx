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 πr² gives the area of one whole circle only. The ring is not a whole circle: it is the outer circle with the inner circle taken away, so we need to use two radii and subtract. (b) An annulus with outer radius R and inner radius r has area A = πR² − πr² = π(R² − r²). Here R = 40 m and r = 25 m. A = π(1600 − 625) = π × 975 ≈ 3063.05 m². (c) The chapati-pan border is the area of the whole pan (outer radius) minus the area of the inner flat part (inner radius), so we subtract the smaller circle's area from the larger circle's area in the same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circle is 360°, so a sector with central angle 120° covers 120/360 = 1/3 of the circle. Area and angle are in proportion, so the sector is that same fraction of the whole circle's area. (b) A = (θ/360) × πr² = (120/360) × π × 40² = (1/3) × π × 1600 ≈ 1675.52 m². (c) Arc length l = (θ/360) × 2πr = (1/3) × 2 × π × 40 ≈ 83.78 m. Sector perimeter P = l + 2r = 83.78 + 2(40) = 163.78 m. So about 163.78 m of fencing is needed, because the boundary is the curved arc plus the two straight radii.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annular sector is the large sector minus the small sector with the same angle: (θ/360)πR² − (θ/360)πr² = (θ/360) × π(R² − r²). It joins the annulus idea (subtract the inner area from the outer area) with the sector idea (take the fraction θ/360). (b) A = (120/360) × π × (40² − 25²) = (1/3) × π × (1600 − 625) = (1/3) × π × 975 ≈ 1021.02 m². This is one third of the annulus area, which agrees with the angle fraction. (c) The classmate subtracted the radii before squaring. Areas depend on the squares of the radii, so each radius must be squared first and then subtracted: R² − r² = 975, but (R − r)² = 225, which is a different and wrong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w:t>
            </w:r>
            <w:del w:id="9001" w:author="Claude (AI) - proposed" w:date="2026-10-15T20:14:20Z">
              <w:r>
                <w:rPr>
                  <w:rFonts w:ascii="Arial" w:cs="Arial" w:eastAsia="Arial" w:hAnsi="Arial"/>
                  <w:b/>
                  <w:bCs/>
                  <w:i w:val="false"/>
                  <w:iCs w:val="false"/>
                  <w:color w:val="000000"/>
                  <w:sz w:val="18"/>
                  <w:szCs w:val="18"/>
                </w:rPr>
                <w:delText xml:space="preserve">the cosine rule to find the central angle at</w:delText>
              </w:r>
            </w:del>
            <w:ins w:id="9002" w:author="Claude (AI) - proposed" w:date="2026-10-15T20:14:20Z">
              <w:r>
                <w:rPr>
                  <w:rFonts w:ascii="Arial" w:cs="Arial" w:eastAsia="Arial" w:hAnsi="Arial"/>
                  <w:b/>
                  <w:bCs/>
                  <w:i w:val="false"/>
                  <w:iCs w:val="false"/>
                  <w:color w:val="000000"/>
                  <w:sz w:val="18"/>
                  <w:szCs w:val="18"/>
                </w:rPr>
                <w:t xml:space="preserve">Pythagoras' theorem in the two right-angled triangles made by the common chord to find how far the chord is from</w:t>
              </w:r>
            </w:ins>
            <w:r>
              <w:rPr>
                <w:rFonts w:ascii="Arial" w:cs="Arial" w:eastAsia="Arial" w:hAnsi="Arial"/>
                <w:b/>
                <w:bCs/>
                <w:i w:val="false"/>
                <w:iCs w:val="false"/>
                <w:color w:val="000000"/>
                <w:sz w:val="18"/>
                <w:szCs w:val="18"/>
              </w:rPr>
              <w:t xml:space="preserve"> the centre of the circle of radius 42 m</w:t>
            </w:r>
            <w:ins w:id="9003" w:author="Claude (AI) - proposed" w:date="2026-10-15T20:14:20Z">
              <w:r>
                <w:rPr>
                  <w:rFonts w:ascii="Arial" w:cs="Arial" w:eastAsia="Arial" w:hAnsi="Arial"/>
                  <w:b/>
                  <w:bCs/>
                  <w:i w:val="false"/>
                  <w:iCs w:val="false"/>
                  <w:color w:val="000000"/>
                  <w:sz w:val="18"/>
                  <w:szCs w:val="18"/>
                </w:rPr>
                <w:t xml:space="preserve">, then find that circle's central angle</w:t>
              </w:r>
            </w:ins>
            <w:r>
              <w:rPr>
                <w:rFonts w:ascii="Arial" w:cs="Arial" w:eastAsia="Arial" w:hAnsi="Arial"/>
                <w:b/>
                <w:bCs/>
                <w:i w:val="false"/>
                <w:iCs w:val="false"/>
                <w:color w:val="000000"/>
                <w:sz w:val="18"/>
                <w:szCs w:val="18"/>
              </w:rPr>
              <w:t xml:space="preserve">. (c) The two segment areas are approximately 485.</w:t>
            </w:r>
            <w:del w:id="9004" w:author="Claude (AI) - proposed" w:date="2026-10-15T20:14:20Z">
              <w:r>
                <w:rPr>
                  <w:rFonts w:ascii="Arial" w:cs="Arial" w:eastAsia="Arial" w:hAnsi="Arial"/>
                  <w:b/>
                  <w:bCs/>
                  <w:i w:val="false"/>
                  <w:iCs w:val="false"/>
                  <w:color w:val="000000"/>
                  <w:sz w:val="18"/>
                  <w:szCs w:val="18"/>
                </w:rPr>
                <w:delText xml:space="preserve">8</w:delText>
              </w:r>
            </w:del>
            <w:ins w:id="9005" w:author="Claude (AI) - proposed" w:date="2026-10-15T20:14:20Z">
              <w:r>
                <w:rPr>
                  <w:rFonts w:ascii="Arial" w:cs="Arial" w:eastAsia="Arial" w:hAnsi="Arial"/>
                  <w:b/>
                  <w:bCs/>
                  <w:i w:val="false"/>
                  <w:iCs w:val="false"/>
                  <w:color w:val="000000"/>
                  <w:sz w:val="18"/>
                  <w:szCs w:val="18"/>
                </w:rPr>
                <w:t xml:space="preserve">6</w:t>
              </w:r>
            </w:ins>
            <w:r>
              <w:rPr>
                <w:rFonts w:ascii="Arial" w:cs="Arial" w:eastAsia="Arial" w:hAnsi="Arial"/>
                <w:b/>
                <w:bCs/>
                <w:i w:val="false"/>
                <w:iCs w:val="false"/>
                <w:color w:val="000000"/>
                <w:sz w:val="18"/>
                <w:szCs w:val="18"/>
              </w:rPr>
              <w:t xml:space="preserve"> m² and 662.</w:t>
            </w:r>
            <w:del w:id="9006" w:author="Claude (AI) - proposed" w:date="2026-10-15T20:14:20Z">
              <w:r>
                <w:rPr>
                  <w:rFonts w:ascii="Arial" w:cs="Arial" w:eastAsia="Arial" w:hAnsi="Arial"/>
                  <w:b/>
                  <w:bCs/>
                  <w:i w:val="false"/>
                  <w:iCs w:val="false"/>
                  <w:color w:val="000000"/>
                  <w:sz w:val="18"/>
                  <w:szCs w:val="18"/>
                </w:rPr>
                <w:delText xml:space="preserve">3</w:delText>
              </w:r>
            </w:del>
            <w:ins w:id="9007" w:author="Claude (AI) - proposed" w:date="2026-10-15T20:14:20Z">
              <w:r>
                <w:rPr>
                  <w:rFonts w:ascii="Arial" w:cs="Arial" w:eastAsia="Arial" w:hAnsi="Arial"/>
                  <w:b/>
                  <w:bCs/>
                  <w:i w:val="false"/>
                  <w:iCs w:val="false"/>
                  <w:color w:val="000000"/>
                  <w:sz w:val="18"/>
                  <w:szCs w:val="18"/>
                </w:rPr>
                <w:t xml:space="preserve">8</w:t>
              </w:r>
            </w:ins>
            <w:r>
              <w:rPr>
                <w:rFonts w:ascii="Arial" w:cs="Arial" w:eastAsia="Arial" w:hAnsi="Arial"/>
                <w:b/>
                <w:bCs/>
                <w:i w:val="false"/>
                <w:iCs w:val="false"/>
                <w:color w:val="000000"/>
                <w:sz w:val="18"/>
                <w:szCs w:val="18"/>
              </w:rPr>
              <w:t xml:space="preserve"> m². What is the shared area, and why does it matter to the two farmers?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area = sector area − triangle area: A = (θ/360)πr² − ½r²sinθ. With r = 35 cm and θ = 110°: sector = (110/360) × π × 1225 ≈ 1175.9 cm²; triangle = ½ × 1225 × sin110° ≈ 575.6 cm²; segment ≈ 600.3 cm². (b) Draw the chord joining the two intersection points. The lens-shaped common region is made of two segments, one from each circle. For each circle, </w:t>
            </w:r>
            <w:ins w:id="9008" w:author="Claude (AI) - proposed" w:date="2026-10-15T20:14:20Z">
              <w:r>
                <w:rPr>
                  <w:rFonts w:ascii="Arial" w:cs="Arial" w:eastAsia="Arial" w:hAnsi="Arial"/>
                  <w:b w:val="false"/>
                  <w:bCs w:val="false"/>
                  <w:i w:val="false"/>
                  <w:iCs w:val="false"/>
                  <w:color w:val="000000"/>
                  <w:sz w:val="18"/>
                  <w:szCs w:val="18"/>
                </w:rPr>
                <w:t xml:space="preserve">find how far its centre is from the common chord (the chord crosses the line of centres at M; use Pythagoras' theorem in the two right-angled triangles), then </w:t>
              </w:r>
            </w:ins>
            <w:r>
              <w:rPr>
                <w:rFonts w:ascii="Arial" w:cs="Arial" w:eastAsia="Arial" w:hAnsi="Arial"/>
                <w:b w:val="false"/>
                <w:bCs w:val="false"/>
                <w:i w:val="false"/>
                <w:iCs w:val="false"/>
                <w:color w:val="000000"/>
                <w:sz w:val="18"/>
                <w:szCs w:val="18"/>
              </w:rPr>
              <w:t xml:space="preserve">use the cosine </w:t>
            </w:r>
            <w:del w:id="9009" w:author="Claude (AI) - proposed" w:date="2026-10-15T20:14:20Z">
              <w:r>
                <w:rPr>
                  <w:rFonts w:ascii="Arial" w:cs="Arial" w:eastAsia="Arial" w:hAnsi="Arial"/>
                  <w:b w:val="false"/>
                  <w:bCs w:val="false"/>
                  <w:i w:val="false"/>
                  <w:iCs w:val="false"/>
                  <w:color w:val="000000"/>
                  <w:sz w:val="18"/>
                  <w:szCs w:val="18"/>
                </w:rPr>
                <w:delText xml:space="preserve">rule in the triangle formed by the two centres and one intersection point to find</w:delText>
              </w:r>
            </w:del>
            <w:ins w:id="9010" w:author="Claude (AI) - proposed" w:date="2026-10-15T20:14:20Z">
              <w:r>
                <w:rPr>
                  <w:rFonts w:ascii="Arial" w:cs="Arial" w:eastAsia="Arial" w:hAnsi="Arial"/>
                  <w:b w:val="false"/>
                  <w:bCs w:val="false"/>
                  <w:i w:val="false"/>
                  <w:iCs w:val="false"/>
                  <w:color w:val="000000"/>
                  <w:sz w:val="18"/>
                  <w:szCs w:val="18"/>
                </w:rPr>
                <w:t xml:space="preserve">ratio to get</w:t>
              </w:r>
            </w:ins>
            <w:r>
              <w:rPr>
                <w:rFonts w:ascii="Arial" w:cs="Arial" w:eastAsia="Arial" w:hAnsi="Arial"/>
                <w:b w:val="false"/>
                <w:bCs w:val="false"/>
                <w:i w:val="false"/>
                <w:iCs w:val="false"/>
                <w:color w:val="000000"/>
                <w:sz w:val="18"/>
                <w:szCs w:val="18"/>
              </w:rPr>
              <w:t xml:space="preserve"> the half-angle</w:t>
            </w:r>
            <w:del w:id="9011" w:author="Claude (AI) - proposed" w:date="2026-10-15T20:14:20Z">
              <w:r>
                <w:rPr>
                  <w:rFonts w:ascii="Arial" w:cs="Arial" w:eastAsia="Arial" w:hAnsi="Arial"/>
                  <w:b w:val="false"/>
                  <w:bCs w:val="false"/>
                  <w:i w:val="false"/>
                  <w:iCs w:val="false"/>
                  <w:color w:val="000000"/>
                  <w:sz w:val="18"/>
                  <w:szCs w:val="18"/>
                </w:rPr>
                <w:delText xml:space="preserve">, then double it to get</w:delText>
              </w:r>
            </w:del>
            <w:ins w:id="9012" w:author="Claude (AI) - proposed" w:date="2026-10-15T20:14:20Z">
              <w:r>
                <w:rPr>
                  <w:rFonts w:ascii="Arial" w:cs="Arial" w:eastAsia="Arial" w:hAnsi="Arial"/>
                  <w:b w:val="false"/>
                  <w:bCs w:val="false"/>
                  <w:i w:val="false"/>
                  <w:iCs w:val="false"/>
                  <w:color w:val="000000"/>
                  <w:sz w:val="18"/>
                  <w:szCs w:val="18"/>
                </w:rPr>
                <w:t xml:space="preserve"> and double it for</w:t>
              </w:r>
            </w:ins>
            <w:r>
              <w:rPr>
                <w:rFonts w:ascii="Arial" w:cs="Arial" w:eastAsia="Arial" w:hAnsi="Arial"/>
                <w:b w:val="false"/>
                <w:bCs w:val="false"/>
                <w:i w:val="false"/>
                <w:iCs w:val="false"/>
                <w:color w:val="000000"/>
                <w:sz w:val="18"/>
                <w:szCs w:val="18"/>
              </w:rPr>
              <w:t xml:space="preserve"> the central angle. Calculate each segment area with the segment formula</w:t>
            </w:r>
            <w:ins w:id="9013" w:author="Claude (AI) - proposed" w:date="2026-10-15T20:14:20Z">
              <w:r>
                <w:rPr>
                  <w:rFonts w:ascii="Arial" w:cs="Arial" w:eastAsia="Arial" w:hAnsi="Arial"/>
                  <w:b w:val="false"/>
                  <w:bCs w:val="false"/>
                  <w:i w:val="false"/>
                  <w:iCs w:val="false"/>
                  <w:color w:val="000000"/>
                  <w:sz w:val="18"/>
                  <w:szCs w:val="18"/>
                </w:rPr>
                <w:t xml:space="preserve"> (the triangle area is half the chord times the distance from the centre)</w:t>
              </w:r>
            </w:ins>
            <w:r>
              <w:rPr>
                <w:rFonts w:ascii="Arial" w:cs="Arial" w:eastAsia="Arial" w:hAnsi="Arial"/>
                <w:b w:val="false"/>
                <w:bCs w:val="false"/>
                <w:i w:val="false"/>
                <w:iCs w:val="false"/>
                <w:color w:val="000000"/>
                <w:sz w:val="18"/>
                <w:szCs w:val="18"/>
              </w:rPr>
              <w:t xml:space="preserve">, then add the two. For the circle of radius 42 m: </w:t>
            </w:r>
            <w:del w:id="9014" w:author="Claude (AI) - proposed" w:date="2026-10-15T20:14:20Z">
              <w:r>
                <w:rPr>
                  <w:rFonts w:ascii="Arial" w:cs="Arial" w:eastAsia="Arial" w:hAnsi="Arial"/>
                  <w:b w:val="false"/>
                  <w:bCs w:val="false"/>
                  <w:i w:val="false"/>
                  <w:iCs w:val="false"/>
                  <w:color w:val="000000"/>
                  <w:sz w:val="18"/>
                  <w:szCs w:val="18"/>
                </w:rPr>
                <w:delText xml:space="preserve">cosα = (r₁² + d² − r₂²)/(2r₁d) = (1764 + 2401 − 1225)/(2 × 42 × 49) = 2940/4116</w:delText>
              </w:r>
            </w:del>
            <w:ins w:id="9015" w:author="Claude (AI) - proposed" w:date="2026-10-15T20:14:20Z">
              <w:r>
                <w:rPr>
                  <w:rFonts w:ascii="Arial" w:cs="Arial" w:eastAsia="Arial" w:hAnsi="Arial"/>
                  <w:b w:val="false"/>
                  <w:bCs w:val="false"/>
                  <w:i w:val="false"/>
                  <w:iCs w:val="false"/>
                  <w:color w:val="000000"/>
                  <w:sz w:val="18"/>
                  <w:szCs w:val="18"/>
                </w:rPr>
                <w:t xml:space="preserve">x² + h² = 42² and (49 − x)² + h² = 35², so 98x − 2401 = 1764 − 1225 and x = 30 m; cosα = 30/42</w:t>
              </w:r>
            </w:ins>
            <w:r>
              <w:rPr>
                <w:rFonts w:ascii="Arial" w:cs="Arial" w:eastAsia="Arial" w:hAnsi="Arial"/>
                <w:b w:val="false"/>
                <w:bCs w:val="false"/>
                <w:i w:val="false"/>
                <w:iCs w:val="false"/>
                <w:color w:val="000000"/>
                <w:sz w:val="18"/>
                <w:szCs w:val="18"/>
              </w:rPr>
              <w:t xml:space="preserve"> ≈ 0.7143, so α ≈ 44.4° and the central angle is 2α ≈ 88.8°. (c) Shared area ≈ 485.</w:t>
            </w:r>
            <w:del w:id="9016" w:author="Claude (AI) - proposed" w:date="2026-10-15T20:14:20Z">
              <w:r>
                <w:rPr>
                  <w:rFonts w:ascii="Arial" w:cs="Arial" w:eastAsia="Arial" w:hAnsi="Arial"/>
                  <w:b w:val="false"/>
                  <w:bCs w:val="false"/>
                  <w:i w:val="false"/>
                  <w:iCs w:val="false"/>
                  <w:color w:val="000000"/>
                  <w:sz w:val="18"/>
                  <w:szCs w:val="18"/>
                </w:rPr>
                <w:delText xml:space="preserve">8</w:delText>
              </w:r>
            </w:del>
            <w:ins w:id="9017" w:author="Claude (AI) - proposed" w:date="2026-10-15T20:14:2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+ 662.</w:t>
            </w:r>
            <w:del w:id="9018" w:author="Claude (AI) - proposed" w:date="2026-10-15T20:14:20Z">
              <w:r>
                <w:rPr>
                  <w:rFonts w:ascii="Arial" w:cs="Arial" w:eastAsia="Arial" w:hAnsi="Arial"/>
                  <w:b w:val="false"/>
                  <w:bCs w:val="false"/>
                  <w:i w:val="false"/>
                  <w:iCs w:val="false"/>
                  <w:color w:val="000000"/>
                  <w:sz w:val="18"/>
                  <w:szCs w:val="18"/>
                </w:rPr>
                <w:delText xml:space="preserve">3</w:delText>
              </w:r>
            </w:del>
            <w:ins w:id="9019" w:author="Claude (AI) - proposed" w:date="2026-10-15T20:14:2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1148 m². It matters because both farmers know exactly how much land is jointly watered, so they can split water costs fairly and avoid counting that land twice in planting and fencing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Annulus (ring between two pipes): A = π(R² − r²). Sector (wedge swept by the pivot): A = (θ/360)πr². Annular sector (wedge-shaped part of a ring): A = (θ/360)π(R² − r²). Segment (region between a chord and its arc): A = (θ/360)πr² − ½r²sinθ. Common region of two intersecting circles (lens): the sum of two segment areas, with </w:t>
            </w:r>
            <w:ins w:id="9020" w:author="Claude (AI) - proposed" w:date="2026-10-15T20:14:2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central angles found </w:t>
            </w:r>
            <w:del w:id="9021" w:author="Claude (AI) - proposed" w:date="2026-10-15T20:14:20Z">
              <w:r>
                <w:rPr>
                  <w:rFonts w:ascii="Arial" w:cs="Arial" w:eastAsia="Arial" w:hAnsi="Arial"/>
                  <w:b w:val="false"/>
                  <w:bCs w:val="false"/>
                  <w:i w:val="false"/>
                  <w:iCs w:val="false"/>
                  <w:color w:val="000000"/>
                  <w:sz w:val="18"/>
                  <w:szCs w:val="18"/>
                </w:rPr>
                <w:delText xml:space="preserve">using the cosine rule</w:delText>
              </w:r>
            </w:del>
            <w:ins w:id="9022" w:author="Claude (AI) - proposed" w:date="2026-10-15T20:14:20Z">
              <w:r>
                <w:rPr>
                  <w:rFonts w:ascii="Arial" w:cs="Arial" w:eastAsia="Arial" w:hAnsi="Arial"/>
                  <w:b w:val="false"/>
                  <w:bCs w:val="false"/>
                  <w:i w:val="false"/>
                  <w:iCs w:val="false"/>
                  <w:color w:val="000000"/>
                  <w:sz w:val="18"/>
                  <w:szCs w:val="18"/>
                </w:rPr>
                <w:t xml:space="preserve">from the right-angled triangles made by the common chord (Pythagoras' theorem and the cosine ratio)</w:t>
              </w:r>
            </w:ins>
            <w:r>
              <w:rPr>
                <w:rFonts w:ascii="Arial" w:cs="Arial" w:eastAsia="Arial" w:hAnsi="Arial"/>
                <w:b w:val="false"/>
                <w:bCs w:val="false"/>
                <w:i w:val="false"/>
                <w:iCs w:val="false"/>
                <w:color w:val="000000"/>
                <w:sz w:val="18"/>
                <w:szCs w:val="18"/>
              </w:rPr>
              <w:t xml:space="preserve">. (b) I look at the structure of the shape: is it a ring, a wedge, a wedge-shaped ring, a region cut by a straight line, or an overlap? Then I break the shape into circle parts, choose the formula that matches each part, and add or subtract their areas. For a ring I subtract the inner circle from the outer; for a sector I take a fraction θ/360 of the circle; for a segment I subtract the triangle from the sector. (c) A road engineer in Kisumu can use the annular sector formula to find the exact area of paint needed for a curved road-marking strip at the Mega roundabout, so no paint is wasted. (Any similar correct Kenyan example is acceptable.) Any part of a circle can be measured exactly by splitting it into these sub-regions and applying the matching formula, so farmers, engineers and artisans can plan seed, water, fencing and materials precisely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20:14:20Z">
              <w:r>
                <w:rPr>
                  <w:rFonts w:ascii="Arial" w:cs="Arial" w:eastAsia="Arial" w:hAnsi="Arial"/>
                  <w:b w:val="false"/>
                  <w:bCs w:val="false"/>
                  <w:i w:val="false"/>
                  <w:iCs w:val="false"/>
                  <w:color w:val="000000"/>
                  <w:sz w:val="18"/>
                  <w:szCs w:val="18"/>
                </w:rPr>
                <w:delText xml:space="preserve">Names</w:delText>
              </w:r>
            </w:del>
            <w:ins w:id="9024" w:author="Claude (AI) - proposed" w:date="2026-10-15T20:14:20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5" w:author="Claude (AI) - proposed" w:date="2026-10-15T20:14:20Z">
              <w:r>
                <w:rPr>
                  <w:rFonts w:ascii="Arial" w:cs="Arial" w:eastAsia="Arial" w:hAnsi="Arial"/>
                  <w:b w:val="false"/>
                  <w:bCs w:val="false"/>
                  <w:i w:val="false"/>
                  <w:iCs w:val="false"/>
                  <w:color w:val="000000"/>
                  <w:sz w:val="18"/>
                  <w:szCs w:val="18"/>
                </w:rPr>
                <w:delText xml:space="preserve">States</w:delText>
              </w:r>
            </w:del>
            <w:ins w:id="9026" w:author="Claude (AI) - proposed" w:date="2026-10-15T20:14:20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20:14:20Z">
              <w:r>
                <w:rPr>
                  <w:rFonts w:ascii="Arial" w:cs="Arial" w:eastAsia="Arial" w:hAnsi="Arial"/>
                  <w:b w:val="false"/>
                  <w:bCs w:val="false"/>
                  <w:i w:val="false"/>
                  <w:iCs w:val="false"/>
                  <w:color w:val="000000"/>
                  <w:sz w:val="18"/>
                  <w:szCs w:val="18"/>
                </w:rPr>
                <w:delText xml:space="preserve">States</w:delText>
              </w:r>
            </w:del>
            <w:ins w:id="9028" w:author="Claude (AI) - proposed" w:date="2026-10-15T20:14:20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20:14:20Z">
              <w:r>
                <w:rPr>
                  <w:rFonts w:ascii="Arial" w:cs="Arial" w:eastAsia="Arial" w:hAnsi="Arial"/>
                  <w:b w:val="false"/>
                  <w:bCs w:val="false"/>
                  <w:i w:val="false"/>
                  <w:iCs w:val="false"/>
                  <w:color w:val="000000"/>
                  <w:sz w:val="18"/>
                  <w:szCs w:val="18"/>
                </w:rPr>
                <w:delText xml:space="preserve">All</w:delText>
              </w:r>
            </w:del>
            <w:ins w:id="9030" w:author="Claude (AI) - proposed" w:date="2026-10-15T20:14:20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5T20:14:20Z">
              <w:r>
                <w:rPr>
                  <w:rFonts w:ascii="Arial" w:cs="Arial" w:eastAsia="Arial" w:hAnsi="Arial"/>
                  <w:b w:val="false"/>
                  <w:bCs w:val="false"/>
                  <w:i w:val="false"/>
                  <w:iCs w:val="false"/>
                  <w:color w:val="000000"/>
                  <w:sz w:val="18"/>
                  <w:szCs w:val="18"/>
                </w:rPr>
                <w:delText xml:space="preserve">Most</w:delText>
              </w:r>
            </w:del>
            <w:ins w:id="9032" w:author="Claude (AI) - proposed" w:date="2026-10-15T20:14:20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5T20:14:20Z">
              <w:r>
                <w:rPr>
                  <w:rFonts w:ascii="Arial" w:cs="Arial" w:eastAsia="Arial" w:hAnsi="Arial"/>
                  <w:b w:val="false"/>
                  <w:bCs w:val="false"/>
                  <w:i w:val="false"/>
                  <w:iCs w:val="false"/>
                  <w:color w:val="000000"/>
                  <w:sz w:val="18"/>
                  <w:szCs w:val="18"/>
                </w:rPr>
                <w:delText xml:space="preserve">Several</w:delText>
              </w:r>
            </w:del>
            <w:ins w:id="9034" w:author="Claude (AI) - proposed" w:date="2026-10-15T20:14:20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20:14:20Z">
              <w:r>
                <w:rPr>
                  <w:rFonts w:ascii="Arial" w:cs="Arial" w:eastAsia="Arial" w:hAnsi="Arial"/>
                  <w:b w:val="false"/>
                  <w:bCs w:val="false"/>
                  <w:i w:val="false"/>
                  <w:iCs w:val="false"/>
                  <w:color w:val="000000"/>
                  <w:sz w:val="18"/>
                  <w:szCs w:val="18"/>
                </w:rPr>
                <w:delText xml:space="preserve">Working</w:delText>
              </w:r>
            </w:del>
            <w:ins w:id="9036" w:author="Claude (AI) - proposed" w:date="2026-10-15T20:14:20Z">
              <w:r>
                <w:rPr>
                  <w:rFonts w:ascii="Arial" w:cs="Arial" w:eastAsia="Arial" w:hAnsi="Arial"/>
                  <w:b w:val="false"/>
                  <w:bCs w:val="false"/>
                  <w:i w:val="false"/>
                  <w:iCs w:val="false"/>
                  <w:color w:val="000000"/>
                  <w:sz w:val="18"/>
                  <w:szCs w:val="18"/>
                </w:rPr>
                <w:t xml:space="preserve">Exceeds Expectations: working</w:t>
              </w:r>
            </w:ins>
            <w:r>
              <w:rPr>
                <w:rFonts w:ascii="Arial" w:cs="Arial" w:eastAsia="Arial" w:hAnsi="Arial"/>
                <w:b w:val="false"/>
                <w:bCs w:val="false"/>
                <w:i w:val="false"/>
                <w:iCs w:val="false"/>
                <w:color w:val="000000"/>
                <w:sz w:val="18"/>
                <w:szCs w:val="18"/>
              </w:rPr>
              <w:t xml:space="preserve"> is set out clearly step by step, and the </w:t>
            </w:r>
            <w:del w:id="9037" w:author="Claude (AI) - proposed" w:date="2026-10-15T20:14:20Z">
              <w:r>
                <w:rPr>
                  <w:rFonts w:ascii="Arial" w:cs="Arial" w:eastAsia="Arial" w:hAnsi="Arial"/>
                  <w:b w:val="false"/>
                  <w:bCs w:val="false"/>
                  <w:i w:val="false"/>
                  <w:iCs w:val="false"/>
                  <w:color w:val="000000"/>
                  <w:sz w:val="18"/>
                  <w:szCs w:val="18"/>
                </w:rPr>
                <w:delText xml:space="preserve">cosine rule </w:delText>
              </w:r>
            </w:del>
            <w:r>
              <w:rPr>
                <w:rFonts w:ascii="Arial" w:cs="Arial" w:eastAsia="Arial" w:hAnsi="Arial"/>
                <w:b w:val="false"/>
                <w:bCs w:val="false"/>
                <w:i w:val="false"/>
                <w:iCs w:val="false"/>
                <w:color w:val="000000"/>
                <w:sz w:val="18"/>
                <w:szCs w:val="18"/>
              </w:rPr>
              <w:t xml:space="preserve">steps for the lens</w:t>
            </w:r>
            <w:ins w:id="9038" w:author="Claude (AI) - proposed" w:date="2026-10-15T20:14:20Z">
              <w:r>
                <w:rPr>
                  <w:rFonts w:ascii="Arial" w:cs="Arial" w:eastAsia="Arial" w:hAnsi="Arial"/>
                  <w:b w:val="false"/>
                  <w:bCs w:val="false"/>
                  <w:i w:val="false"/>
                  <w:iCs w:val="false"/>
                  <w:color w:val="000000"/>
                  <w:sz w:val="18"/>
                  <w:szCs w:val="18"/>
                </w:rPr>
                <w:t xml:space="preserve"> (distance to the chord, central angles, two segments)</w:t>
              </w:r>
            </w:ins>
            <w:r>
              <w:rPr>
                <w:rFonts w:ascii="Arial" w:cs="Arial" w:eastAsia="Arial" w:hAnsi="Arial"/>
                <w:b w:val="false"/>
                <w:bCs w:val="false"/>
                <w:i w:val="false"/>
                <w:iCs w:val="false"/>
                <w:color w:val="000000"/>
                <w:sz w:val="18"/>
                <w:szCs w:val="18"/>
              </w:rPr>
              <w:t xml:space="preserve"> are explained and linked to the segments.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5T20:14:20Z">
              <w:r>
                <w:rPr>
                  <w:rFonts w:ascii="Arial" w:cs="Arial" w:eastAsia="Arial" w:hAnsi="Arial"/>
                  <w:b w:val="false"/>
                  <w:bCs w:val="false"/>
                  <w:i w:val="false"/>
                  <w:iCs w:val="false"/>
                  <w:color w:val="000000"/>
                  <w:sz w:val="18"/>
                  <w:szCs w:val="18"/>
                </w:rPr>
                <w:delText xml:space="preserve">Working</w:delText>
              </w:r>
            </w:del>
            <w:ins w:id="9040" w:author="Claude (AI) - proposed" w:date="2026-10-15T20:14:20Z">
              <w:r>
                <w:rPr>
                  <w:rFonts w:ascii="Arial" w:cs="Arial" w:eastAsia="Arial" w:hAnsi="Arial"/>
                  <w:b w:val="false"/>
                  <w:bCs w:val="false"/>
                  <w:i w:val="false"/>
                  <w:iCs w:val="false"/>
                  <w:color w:val="000000"/>
                  <w:sz w:val="18"/>
                  <w:szCs w:val="18"/>
                </w:rPr>
                <w:t xml:space="preserve">Meets Expectations: working</w:t>
              </w:r>
            </w:ins>
            <w:r>
              <w:rPr>
                <w:rFonts w:ascii="Arial" w:cs="Arial" w:eastAsia="Arial" w:hAnsi="Arial"/>
                <w:b w:val="false"/>
                <w:bCs w:val="false"/>
                <w:i w:val="false"/>
                <w:iCs w:val="false"/>
                <w:color w:val="000000"/>
                <w:sz w:val="18"/>
                <w:szCs w:val="18"/>
              </w:rPr>
              <w:t xml:space="preserve">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20:14:20Z">
              <w:r>
                <w:rPr>
                  <w:rFonts w:ascii="Arial" w:cs="Arial" w:eastAsia="Arial" w:hAnsi="Arial"/>
                  <w:b w:val="false"/>
                  <w:bCs w:val="false"/>
                  <w:i w:val="false"/>
                  <w:iCs w:val="false"/>
                  <w:color w:val="000000"/>
                  <w:sz w:val="18"/>
                  <w:szCs w:val="18"/>
                </w:rPr>
                <w:delText xml:space="preserve">Working</w:delText>
              </w:r>
            </w:del>
            <w:ins w:id="9042" w:author="Claude (AI) - proposed" w:date="2026-10-15T20:14:20Z">
              <w:r>
                <w:rPr>
                  <w:rFonts w:ascii="Arial" w:cs="Arial" w:eastAsia="Arial" w:hAnsi="Arial"/>
                  <w:b w:val="false"/>
                  <w:bCs w:val="false"/>
                  <w:i w:val="false"/>
                  <w:iCs w:val="false"/>
                  <w:color w:val="000000"/>
                  <w:sz w:val="18"/>
                  <w:szCs w:val="18"/>
                </w:rPr>
                <w:t xml:space="preserve">Approaches Expectations: working</w:t>
              </w:r>
            </w:ins>
            <w:r>
              <w:rPr>
                <w:rFonts w:ascii="Arial" w:cs="Arial" w:eastAsia="Arial" w:hAnsi="Arial"/>
                <w:b w:val="false"/>
                <w:bCs w:val="false"/>
                <w:i w:val="false"/>
                <w:iCs w:val="false"/>
                <w:color w:val="000000"/>
                <w:sz w:val="18"/>
                <w:szCs w:val="18"/>
              </w:rPr>
              <w:t xml:space="preserve">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20:14:20Z">
              <w:r>
                <w:rPr>
                  <w:rFonts w:ascii="Arial" w:cs="Arial" w:eastAsia="Arial" w:hAnsi="Arial"/>
                  <w:b w:val="false"/>
                  <w:bCs w:val="false"/>
                  <w:i w:val="false"/>
                  <w:iCs w:val="false"/>
                  <w:color w:val="000000"/>
                  <w:sz w:val="18"/>
                  <w:szCs w:val="18"/>
                </w:rPr>
                <w:delText xml:space="preserve">Clearly</w:delText>
              </w:r>
            </w:del>
            <w:ins w:id="9044" w:author="Claude (AI) - proposed" w:date="2026-10-15T20:14:20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5T20:14:20Z">
              <w:r>
                <w:rPr>
                  <w:rFonts w:ascii="Arial" w:cs="Arial" w:eastAsia="Arial" w:hAnsi="Arial"/>
                  <w:b w:val="false"/>
                  <w:bCs w:val="false"/>
                  <w:i w:val="false"/>
                  <w:iCs w:val="false"/>
                  <w:color w:val="000000"/>
                  <w:sz w:val="18"/>
                  <w:szCs w:val="18"/>
                </w:rPr>
                <w:delText xml:space="preserve">Links</w:delText>
              </w:r>
            </w:del>
            <w:ins w:id="9046" w:author="Claude (AI) - proposed" w:date="2026-10-15T20:14:20Z">
              <w:r>
                <w:rPr>
                  <w:rFonts w:ascii="Arial" w:cs="Arial" w:eastAsia="Arial" w:hAnsi="Arial"/>
                  <w:b w:val="false"/>
                  <w:bCs w:val="false"/>
                  <w:i w:val="false"/>
                  <w:iCs w:val="false"/>
                  <w:color w:val="000000"/>
                  <w:sz w:val="18"/>
                  <w:szCs w:val="18"/>
                </w:rPr>
                <w:t xml:space="preserve">Meets Expectations: links</w:t>
              </w:r>
            </w:ins>
            <w:r>
              <w:rPr>
                <w:rFonts w:ascii="Arial" w:cs="Arial" w:eastAsia="Arial" w:hAnsi="Arial"/>
                <w:b w:val="false"/>
                <w:bCs w:val="false"/>
                <w:i w:val="false"/>
                <w:iCs w:val="false"/>
                <w:color w:val="000000"/>
                <w:sz w:val="18"/>
                <w:szCs w:val="18"/>
              </w:rPr>
              <w:t xml:space="preserve">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5T20:14:20Z">
              <w:r>
                <w:rPr>
                  <w:rFonts w:ascii="Arial" w:cs="Arial" w:eastAsia="Arial" w:hAnsi="Arial"/>
                  <w:b w:val="false"/>
                  <w:bCs w:val="false"/>
                  <w:i w:val="false"/>
                  <w:iCs w:val="false"/>
                  <w:color w:val="000000"/>
                  <w:sz w:val="18"/>
                  <w:szCs w:val="18"/>
                </w:rPr>
                <w:delText xml:space="preserve">Little</w:delText>
              </w:r>
            </w:del>
            <w:ins w:id="9048" w:author="Claude (AI) - proposed" w:date="2026-10-15T20:14:20Z">
              <w:r>
                <w:rPr>
                  <w:rFonts w:ascii="Arial" w:cs="Arial" w:eastAsia="Arial" w:hAnsi="Arial"/>
                  <w:b w:val="false"/>
                  <w:bCs w:val="false"/>
                  <w:i w:val="false"/>
                  <w:iCs w:val="false"/>
                  <w:color w:val="000000"/>
                  <w:sz w:val="18"/>
                  <w:szCs w:val="18"/>
                </w:rPr>
                <w:t xml:space="preserve">Approaches Expectations: little</w:t>
              </w:r>
            </w:ins>
            <w:r>
              <w:rPr>
                <w:rFonts w:ascii="Arial" w:cs="Arial" w:eastAsia="Arial" w:hAnsi="Arial"/>
                <w:b w:val="false"/>
                <w:bCs w:val="false"/>
                <w:i w:val="false"/>
                <w:iCs w:val="false"/>
                <w:color w:val="000000"/>
                <w:sz w:val="18"/>
                <w:szCs w:val="18"/>
              </w:rPr>
              <w:t xml:space="preserv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wju1snq8jec4_qk7nsv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tucd_gdeq9tzdi3ikz9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esaks6ld60-f4hiwr0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wju1snq8jec4_qk7nsv6" Type="http://schemas.openxmlformats.org/officeDocument/2006/relationships/hyperlink" Target="https://creativecommons.org/licenses/by-nc/4.0/" TargetMode="External"/><Relationship Id="rIdntucd_gdeq9tzdi3ikz92" Type="http://schemas.openxmlformats.org/officeDocument/2006/relationships/hyperlink" Target="https://creativecommons.org/licenses/by-nc/4.0/" TargetMode="External"/><Relationship Id="rIdv-esaks6ld60-f4hiwr0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2026-10-15T20:14:19.612Z</dcterms:created>
  <dcterms:modified xsi:type="dcterms:W3CDTF">2026-10-15T20:14:19.612Z</dcterms:modified>
</cp:coreProperties>
</file>

<file path=docProps/custom.xml><?xml version="1.0" encoding="utf-8"?>
<Properties xmlns="http://schemas.openxmlformats.org/officeDocument/2006/custom-properties" xmlns:vt="http://schemas.openxmlformats.org/officeDocument/2006/docPropsVTypes"/>
</file>