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STATISTICS I (3.1)</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Is Thika Road really well served? You have collected and studied data from the 8,000 m stretch of Thika Road near Ruaraka Hills Secondary School (the 20-gap sample). Answer each section in the space below it. Use numbers from our class data and always give the unit (metres, m). Write in full sentences. Where a question asks for a calculation, show your working. Remember: Ms Halima Abdi is not careless, so describe her claim as true or incomplete, not as wrong. Use the data table below for Section 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Grouped gap data, Thika Road, 20-gap sample:</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 (m)</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Frequency</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 to &lt;200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 to &lt;400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400 to &lt;600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600 to &lt;800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800 to &lt;1000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1000 to &lt;1200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Total</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1. Checking the officer's claim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Ms Halima Abdi, the County Road Safety Officer, said: 'The average distance between crossing points is about 400 m, so the road is well served.' The stretch of Thika Road is 8,000 m long with 21 designated crossing points.</w:t>
            </w:r>
          </w:p>
          <w:p>
            <w:pPr>
              <w:keepNext/>
              <w:spacing w:after="40" w:before="0"/>
              <w:jc w:val="left"/>
            </w:pPr>
            <w:r>
              <w:rPr>
                <w:rFonts w:ascii="Arial" w:cs="Arial" w:eastAsia="Arial" w:hAnsi="Arial"/>
                <w:b/>
                <w:bCs/>
                <w:i w:val="false"/>
                <w:iCs w:val="false"/>
                <w:color w:val="000000"/>
                <w:sz w:val="18"/>
                <w:szCs w:val="18"/>
              </w:rPr>
              <w:t xml:space="preserve">(a) How many gaps are there, and how can you check her figure of 400 m?</w:t>
            </w:r>
          </w:p>
          <w:p>
            <w:pPr>
              <w:keepNext/>
              <w:spacing w:after="40" w:before="0"/>
              <w:jc w:val="left"/>
            </w:pPr>
            <w:r>
              <w:rPr>
                <w:rFonts w:ascii="Arial" w:cs="Arial" w:eastAsia="Arial" w:hAnsi="Arial"/>
                <w:b/>
                <w:bCs/>
                <w:i w:val="false"/>
                <w:iCs w:val="false"/>
                <w:color w:val="000000"/>
                <w:sz w:val="18"/>
                <w:szCs w:val="18"/>
              </w:rPr>
              <w:t xml:space="preserve">(b) Is her claim true? Is it complete? Explain using the ungrouped median and mode of the 20 gaps, which you worked out in class.</w:t>
            </w:r>
          </w:p>
          <w:p>
            <w:pPr>
              <w:keepNext/>
              <w:spacing w:after="40" w:before="0"/>
              <w:jc w:val="left"/>
              <w:rPr>
                <w:ins w:id="9002" w:author="Claude (AI) - proposed" w:date="2026-10-15T20:14:34Z"/>
              </w:rPr>
            </w:pPr>
            <w:ins w:id="9001" w:author="Claude (AI) - proposed" w:date="2026-10-15T20:14:34Z">
              <w:r>
                <w:rPr>
                  <w:rFonts w:ascii="Arial" w:cs="Arial" w:eastAsia="Arial" w:hAnsi="Arial"/>
                  <w:b/>
                  <w:bCs/>
                  <w:i w:val="false"/>
                  <w:iCs w:val="false"/>
                  <w:color w:val="000000"/>
                  <w:sz w:val="18"/>
                  <w:szCs w:val="18"/>
                </w:rPr>
                <w:t xml:space="preserve">(c) Name the three sources of data and say which one gave us the gap lengths.</w:t>
              </w:r>
            </w:ins>
          </w:p>
          <w:p>
            <w:pPr>
              <w:keepNext/>
              <w:spacing w:after="40" w:before="0"/>
              <w:jc w:val="left"/>
              <w:rPr>
                <w:ins w:id="9004" w:author="Claude (AI) - proposed" w:date="2026-10-15T20:14:34Z"/>
              </w:rPr>
            </w:pPr>
            <w:ins w:id="9003" w:author="Claude (AI) - proposed" w:date="2026-10-15T20:14:34Z">
              <w:r>
                <w:rPr>
                  <w:rFonts w:ascii="Arial" w:cs="Arial" w:eastAsia="Arial" w:hAnsi="Arial"/>
                  <w:b/>
                  <w:bCs/>
                  <w:i w:val="false"/>
                  <w:iCs w:val="false"/>
                  <w:color w:val="000000"/>
                  <w:sz w:val="18"/>
                  <w:szCs w:val="18"/>
                </w:rPr>
                <w:t xml:space="preserve">(d) The 20 gap lengths in metres, in the order along the road, are: 200, 150, 250, 100, 300, 200, 100, 250, 700, 1000, 1100, 800, 1050, 600, 200, 150, 100, 250, 300, 200. Draw an ungrouped frequency distribution table for them.</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2. Reading the grouped table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grouped table in the instructions.</w:t>
            </w:r>
          </w:p>
          <w:p>
            <w:pPr>
              <w:keepNext/>
              <w:spacing w:after="40" w:before="0"/>
              <w:jc w:val="left"/>
            </w:pPr>
            <w:r>
              <w:rPr>
                <w:rFonts w:ascii="Arial" w:cs="Arial" w:eastAsia="Arial" w:hAnsi="Arial"/>
                <w:b/>
                <w:bCs/>
                <w:i w:val="false"/>
                <w:iCs w:val="false"/>
                <w:color w:val="000000"/>
                <w:sz w:val="18"/>
                <w:szCs w:val="18"/>
              </w:rPr>
              <w:t xml:space="preserve">(a) Which is the modal class? </w:t>
            </w:r>
          </w:p>
          <w:p>
            <w:pPr>
              <w:keepNext/>
              <w:spacing w:after="40" w:before="0"/>
              <w:jc w:val="left"/>
            </w:pPr>
            <w:r>
              <w:rPr>
                <w:rFonts w:ascii="Arial" w:cs="Arial" w:eastAsia="Arial" w:hAnsi="Arial"/>
                <w:b/>
                <w:bCs/>
                <w:i w:val="false"/>
                <w:iCs w:val="false"/>
                <w:color w:val="000000"/>
                <w:sz w:val="18"/>
                <w:szCs w:val="18"/>
              </w:rPr>
              <w:t xml:space="preserve">(b) How many gaps are shorter than 400 m, and how many are 600 m or longer?</w:t>
            </w:r>
          </w:p>
          <w:p>
            <w:pPr>
              <w:keepNext/>
              <w:spacing w:after="40" w:before="0"/>
              <w:jc w:val="left"/>
            </w:pPr>
            <w:r>
              <w:rPr>
                <w:rFonts w:ascii="Arial" w:cs="Arial" w:eastAsia="Arial" w:hAnsi="Arial"/>
                <w:b/>
                <w:bCs/>
                <w:i w:val="false"/>
                <w:iCs w:val="false"/>
                <w:color w:val="000000"/>
                <w:sz w:val="18"/>
                <w:szCs w:val="18"/>
              </w:rPr>
              <w:t xml:space="preserve">(c) Calculate the estimated mean gap using class midpoints. Show your working and say why it is called an estimate.</w:t>
            </w:r>
          </w:p>
          <w:p>
            <w:pPr>
              <w:keepNext/>
              <w:spacing w:after="40" w:before="0"/>
              <w:jc w:val="left"/>
            </w:pPr>
            <w:r>
              <w:rPr>
                <w:rFonts w:ascii="Arial" w:cs="Arial" w:eastAsia="Arial" w:hAnsi="Arial"/>
                <w:b/>
                <w:bCs/>
                <w:i w:val="false"/>
                <w:iCs w:val="false"/>
                <w:color w:val="000000"/>
                <w:sz w:val="18"/>
                <w:szCs w:val="18"/>
              </w:rPr>
              <w:t xml:space="preserve">(d) The class 400 to &lt;600 is empty, yet your estimated mean from (c) is above 400 m. What does this tell you about the mean?</w:t>
            </w:r>
          </w:p>
          <w:p>
            <w:pPr>
              <w:keepNext/>
              <w:spacing w:after="40" w:before="0"/>
              <w:jc w:val="left"/>
              <w:rPr>
                <w:ins w:id="9006" w:author="Claude (AI) - proposed" w:date="2026-10-15T20:14:34Z"/>
              </w:rPr>
            </w:pPr>
            <w:ins w:id="9005" w:author="Claude (AI) - proposed" w:date="2026-10-15T20:14:34Z">
              <w:r>
                <w:rPr>
                  <w:rFonts w:ascii="Arial" w:cs="Arial" w:eastAsia="Arial" w:hAnsi="Arial"/>
                  <w:b/>
                  <w:bCs/>
                  <w:i w:val="false"/>
                  <w:iCs w:val="false"/>
                  <w:color w:val="000000"/>
                  <w:sz w:val="18"/>
                  <w:szCs w:val="18"/>
                </w:rPr>
                <w:t xml:space="preserve">(e) Use the grouped table to estimate the median gap.</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3. Using graphs to see the shape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Describe what a histogram of the equal-width table would look like. Mention where the tallest bar is, the empty class and the bars on the right.</w:t>
            </w:r>
          </w:p>
          <w:p>
            <w:pPr>
              <w:keepNext/>
              <w:spacing w:after="40" w:before="0"/>
              <w:jc w:val="left"/>
            </w:pPr>
            <w:r>
              <w:rPr>
                <w:rFonts w:ascii="Arial" w:cs="Arial" w:eastAsia="Arial" w:hAnsi="Arial"/>
                <w:b/>
                <w:bCs/>
                <w:i w:val="false"/>
                <w:iCs w:val="false"/>
                <w:color w:val="000000"/>
                <w:sz w:val="18"/>
                <w:szCs w:val="18"/>
              </w:rPr>
              <w:t xml:space="preserve">(b) When classes 400 to &lt;600, 600 to &lt;800 and 800 to &lt;1000 are merged into 400 to &lt;1000, why must we use frequency density instead of frequency for bar height? Calculate the frequency density of this merged class (use class width in units of 100 m).</w:t>
            </w:r>
          </w:p>
          <w:p>
            <w:pPr>
              <w:keepNext/>
              <w:spacing w:after="40" w:before="0"/>
              <w:jc w:val="left"/>
            </w:pPr>
            <w:r>
              <w:rPr>
                <w:rFonts w:ascii="Arial" w:cs="Arial" w:eastAsia="Arial" w:hAnsi="Arial"/>
                <w:b/>
                <w:bCs/>
                <w:i w:val="false"/>
                <w:iCs w:val="false"/>
                <w:color w:val="000000"/>
                <w:sz w:val="18"/>
                <w:szCs w:val="18"/>
              </w:rPr>
              <w:t xml:space="preserve">(c) Mombasa Road (Embakasi) has a grouped mean of 380 m and Thika Road 440 m. Using their frequency polygons, explain why similar means can hide different stories.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4. Where is the road really unsafe?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pedestrian and near-miss data from the class project: the long stretch G9-G14 (six gaps from 600 m to 1,100 m) includes the school gate. The whole 20-gap sample had 182 pedestrians crossing at undesignated spots (Tuesday, 6:30-7:30 am), and Mzee Otieno's matatu drivers logged 12 near-misses.</w:t>
            </w:r>
          </w:p>
          <w:p>
            <w:pPr>
              <w:keepNext/>
              <w:spacing w:after="40" w:before="0"/>
              <w:jc w:val="left"/>
            </w:pPr>
            <w:r>
              <w:rPr>
                <w:rFonts w:ascii="Arial" w:cs="Arial" w:eastAsia="Arial" w:hAnsi="Arial"/>
                <w:b/>
                <w:bCs/>
                <w:i w:val="false"/>
                <w:iCs w:val="false"/>
                <w:color w:val="000000"/>
                <w:sz w:val="18"/>
                <w:szCs w:val="18"/>
              </w:rPr>
              <w:t xml:space="preserve">(a) The long stretch had 140 of the 182 pedestrians. What percentage is this? What fraction of the road's 8,000 m does the long stretch (5,250 m) make up?</w:t>
            </w:r>
          </w:p>
          <w:p>
            <w:pPr>
              <w:keepNext/>
              <w:spacing w:after="40" w:before="0"/>
              <w:jc w:val="left"/>
            </w:pPr>
            <w:r>
              <w:rPr>
                <w:rFonts w:ascii="Arial" w:cs="Arial" w:eastAsia="Arial" w:hAnsi="Arial"/>
                <w:b/>
                <w:bCs/>
                <w:i w:val="false"/>
                <w:iCs w:val="false"/>
                <w:color w:val="000000"/>
                <w:sz w:val="18"/>
                <w:szCs w:val="18"/>
              </w:rPr>
              <w:t xml:space="preserve">(b) Mzee Otieno's log has 9 of 12 near-misses in the long stretch. What percentage is this?</w:t>
            </w:r>
          </w:p>
          <w:p>
            <w:pPr>
              <w:keepNext/>
              <w:spacing w:after="40" w:before="0"/>
              <w:jc w:val="left"/>
            </w:pPr>
            <w:r>
              <w:rPr>
                <w:rFonts w:ascii="Arial" w:cs="Arial" w:eastAsia="Arial" w:hAnsi="Arial"/>
                <w:b/>
                <w:bCs/>
                <w:i w:val="false"/>
                <w:iCs w:val="false"/>
                <w:color w:val="000000"/>
                <w:sz w:val="18"/>
                <w:szCs w:val="18"/>
              </w:rPr>
              <w:t xml:space="preserve">(c) Write a claim, evidence and reasoning paragraph that answers the driving question: How can we use data from our own road to show where pedestrians are really at risk, and why does one average not tell the whole story?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5. Recommendations and limits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What two recommendations would you give the school principal, the Parents Association, the area chief and the county roads representative? Support each with data.</w:t>
            </w:r>
          </w:p>
          <w:p>
            <w:pPr>
              <w:keepNext/>
              <w:spacing w:after="40" w:before="0"/>
              <w:jc w:val="left"/>
            </w:pPr>
            <w:r>
              <w:rPr>
                <w:rFonts w:ascii="Arial" w:cs="Arial" w:eastAsia="Arial" w:hAnsi="Arial"/>
                <w:b/>
                <w:bCs/>
                <w:i w:val="false"/>
                <w:iCs w:val="false"/>
                <w:color w:val="000000"/>
                <w:sz w:val="18"/>
                <w:szCs w:val="18"/>
              </w:rPr>
              <w:t xml:space="preserve">(b) Give one reason why our findings should be treated carefully before we are fully certain.</w:t>
            </w:r>
          </w:p>
          <w:p>
            <w:pPr>
              <w:keepNext/>
              <w:spacing w:after="40" w:before="0"/>
              <w:jc w:val="left"/>
            </w:pPr>
            <w:r>
              <w:rPr>
                <w:rFonts w:ascii="Arial" w:cs="Arial" w:eastAsia="Arial" w:hAnsi="Arial"/>
                <w:b/>
                <w:bCs/>
                <w:i w:val="false"/>
                <w:iCs w:val="false"/>
                <w:color w:val="000000"/>
                <w:sz w:val="18"/>
                <w:szCs w:val="18"/>
              </w:rPr>
              <w:t xml:space="preserve">(c) Answer the KICD question: How do we use statistics in day-to-day life? Use an example from this project.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and use of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7" w:author="Claude (AI) - proposed" w:date="2026-10-15T20:14:34Z">
              <w:r>
                <w:rPr>
                  <w:rFonts w:ascii="Arial" w:cs="Arial" w:eastAsia="Arial" w:hAnsi="Arial"/>
                  <w:b w:val="false"/>
                  <w:bCs w:val="false"/>
                  <w:i w:val="false"/>
                  <w:iCs w:val="false"/>
                  <w:color w:val="000000"/>
                  <w:sz w:val="18"/>
                  <w:szCs w:val="18"/>
                </w:rPr>
                <w:delText xml:space="preserve">All</w:delText>
              </w:r>
            </w:del>
            <w:ins w:id="9008" w:author="Claude (AI) - proposed" w:date="2026-10-15T20:14:34Z">
              <w:r>
                <w:rPr>
                  <w:rFonts w:ascii="Arial" w:cs="Arial" w:eastAsia="Arial" w:hAnsi="Arial"/>
                  <w:b w:val="false"/>
                  <w:bCs w:val="false"/>
                  <w:i w:val="false"/>
                  <w:iCs w:val="false"/>
                  <w:color w:val="000000"/>
                  <w:sz w:val="18"/>
                  <w:szCs w:val="18"/>
                </w:rPr>
                <w:t xml:space="preserve">Exceeds Expectations: the frequency table and all</w:t>
              </w:r>
            </w:ins>
            <w:r>
              <w:rPr>
                <w:rFonts w:ascii="Arial" w:cs="Arial" w:eastAsia="Arial" w:hAnsi="Arial"/>
                <w:b w:val="false"/>
                <w:bCs w:val="false"/>
                <w:i w:val="false"/>
                <w:iCs w:val="false"/>
                <w:color w:val="000000"/>
                <w:sz w:val="18"/>
                <w:szCs w:val="18"/>
              </w:rPr>
              <w:t xml:space="preserve"> calculations (mean, estimated mean</w:t>
            </w:r>
            <w:ins w:id="9009" w:author="Claude (AI) - proposed" w:date="2026-10-15T20:14:34Z">
              <w:r>
                <w:rPr>
                  <w:rFonts w:ascii="Arial" w:cs="Arial" w:eastAsia="Arial" w:hAnsi="Arial"/>
                  <w:b w:val="false"/>
                  <w:bCs w:val="false"/>
                  <w:i w:val="false"/>
                  <w:iCs w:val="false"/>
                  <w:color w:val="000000"/>
                  <w:sz w:val="18"/>
                  <w:szCs w:val="18"/>
                </w:rPr>
                <w:t xml:space="preserve">, grouped median</w:t>
              </w:r>
            </w:ins>
            <w:r>
              <w:rPr>
                <w:rFonts w:ascii="Arial" w:cs="Arial" w:eastAsia="Arial" w:hAnsi="Arial"/>
                <w:b w:val="false"/>
                <w:bCs w:val="false"/>
                <w:i w:val="false"/>
                <w:iCs w:val="false"/>
                <w:color w:val="000000"/>
                <w:sz w:val="18"/>
                <w:szCs w:val="18"/>
              </w:rPr>
              <w:t xml:space="preserve">, frequency density, percentages) are correct, </w:t>
            </w:r>
            <w:del w:id="9010" w:author="Claude (AI) - proposed" w:date="2026-10-15T20:14:34Z">
              <w:r>
                <w:rPr>
                  <w:rFonts w:ascii="Arial" w:cs="Arial" w:eastAsia="Arial" w:hAnsi="Arial"/>
                  <w:b w:val="false"/>
                  <w:bCs w:val="false"/>
                  <w:i w:val="false"/>
                  <w:iCs w:val="false"/>
                  <w:color w:val="000000"/>
                  <w:sz w:val="18"/>
                  <w:szCs w:val="18"/>
                </w:rPr>
                <w:delText xml:space="preserve">show</w:delText>
              </w:r>
            </w:del>
            <w:ins w:id="9011" w:author="Claude (AI) - proposed" w:date="2026-10-15T20:14:34Z">
              <w:r>
                <w:rPr>
                  <w:rFonts w:ascii="Arial" w:cs="Arial" w:eastAsia="Arial" w:hAnsi="Arial"/>
                  <w:b w:val="false"/>
                  <w:bCs w:val="false"/>
                  <w:i w:val="false"/>
                  <w:iCs w:val="false"/>
                  <w:color w:val="000000"/>
                  <w:sz w:val="18"/>
                  <w:szCs w:val="18"/>
                </w:rPr>
                <w:t xml:space="preserve">with</w:t>
              </w:r>
            </w:ins>
            <w:r>
              <w:rPr>
                <w:rFonts w:ascii="Arial" w:cs="Arial" w:eastAsia="Arial" w:hAnsi="Arial"/>
                <w:b w:val="false"/>
                <w:bCs w:val="false"/>
                <w:i w:val="false"/>
                <w:iCs w:val="false"/>
                <w:color w:val="000000"/>
                <w:sz w:val="18"/>
                <w:szCs w:val="18"/>
              </w:rPr>
              <w:t xml:space="preserve"> clear working and</w:t>
            </w:r>
            <w:del w:id="9012" w:author="Claude (AI) - proposed" w:date="2026-10-15T20:14:34Z">
              <w:r>
                <w:rPr>
                  <w:rFonts w:ascii="Arial" w:cs="Arial" w:eastAsia="Arial" w:hAnsi="Arial"/>
                  <w:b w:val="false"/>
                  <w:bCs w:val="false"/>
                  <w:i w:val="false"/>
                  <w:iCs w:val="false"/>
                  <w:color w:val="000000"/>
                  <w:sz w:val="18"/>
                  <w:szCs w:val="18"/>
                </w:rPr>
                <w:delText xml:space="preserve"> include</w:delText>
              </w:r>
            </w:del>
            <w:r>
              <w:rPr>
                <w:rFonts w:ascii="Arial" w:cs="Arial" w:eastAsia="Arial" w:hAnsi="Arial"/>
                <w:b w:val="false"/>
                <w:bCs w:val="false"/>
                <w:i w:val="false"/>
                <w:iCs w:val="false"/>
                <w:color w:val="000000"/>
                <w:sz w:val="18"/>
                <w:szCs w:val="18"/>
              </w:rPr>
              <w:t xml:space="preserve"> units (m) and the 20-gap sample.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3" w:author="Claude (AI) - proposed" w:date="2026-10-15T20:14:34Z">
              <w:r>
                <w:rPr>
                  <w:rFonts w:ascii="Arial" w:cs="Arial" w:eastAsia="Arial" w:hAnsi="Arial"/>
                  <w:b w:val="false"/>
                  <w:bCs w:val="false"/>
                  <w:i w:val="false"/>
                  <w:iCs w:val="false"/>
                  <w:color w:val="000000"/>
                  <w:sz w:val="18"/>
                  <w:szCs w:val="18"/>
                </w:rPr>
                <w:delText xml:space="preserve">Most</w:delText>
              </w:r>
            </w:del>
            <w:ins w:id="9014" w:author="Claude (AI) - proposed" w:date="2026-10-15T20:14:34Z">
              <w:r>
                <w:rPr>
                  <w:rFonts w:ascii="Arial" w:cs="Arial" w:eastAsia="Arial" w:hAnsi="Arial"/>
                  <w:b w:val="false"/>
                  <w:bCs w:val="false"/>
                  <w:i w:val="false"/>
                  <w:iCs w:val="false"/>
                  <w:color w:val="000000"/>
                  <w:sz w:val="18"/>
                  <w:szCs w:val="18"/>
                </w:rPr>
                <w:t xml:space="preserve">Meets Expectations: the frequency table is mostly correct and most</w:t>
              </w:r>
            </w:ins>
            <w:r>
              <w:rPr>
                <w:rFonts w:ascii="Arial" w:cs="Arial" w:eastAsia="Arial" w:hAnsi="Arial"/>
                <w:b w:val="false"/>
                <w:bCs w:val="false"/>
                <w:i w:val="false"/>
                <w:iCs w:val="false"/>
                <w:color w:val="000000"/>
                <w:sz w:val="18"/>
                <w:szCs w:val="18"/>
              </w:rPr>
              <w:t xml:space="preserve"> calculations are correct with some working shown; occasional missing units or small slips.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5" w:author="Claude (AI) - proposed" w:date="2026-10-15T20:14:34Z">
              <w:r>
                <w:rPr>
                  <w:rFonts w:ascii="Arial" w:cs="Arial" w:eastAsia="Arial" w:hAnsi="Arial"/>
                  <w:b w:val="false"/>
                  <w:bCs w:val="false"/>
                  <w:i w:val="false"/>
                  <w:iCs w:val="false"/>
                  <w:color w:val="000000"/>
                  <w:sz w:val="18"/>
                  <w:szCs w:val="18"/>
                </w:rPr>
                <w:delText xml:space="preserve">Several calculation errors</w:delText>
              </w:r>
            </w:del>
            <w:ins w:id="9016" w:author="Claude (AI) - proposed" w:date="2026-10-15T20:14:34Z">
              <w:r>
                <w:rPr>
                  <w:rFonts w:ascii="Arial" w:cs="Arial" w:eastAsia="Arial" w:hAnsi="Arial"/>
                  <w:b w:val="false"/>
                  <w:bCs w:val="false"/>
                  <w:i w:val="false"/>
                  <w:iCs w:val="false"/>
                  <w:color w:val="000000"/>
                  <w:sz w:val="18"/>
                  <w:szCs w:val="18"/>
                </w:rPr>
                <w:t xml:space="preserve">Approaches Expectations: several errors in the table or calculations,</w:t>
              </w:r>
            </w:ins>
            <w:r>
              <w:rPr>
                <w:rFonts w:ascii="Arial" w:cs="Arial" w:eastAsia="Arial" w:hAnsi="Arial"/>
                <w:b w:val="false"/>
                <w:bCs w:val="false"/>
                <w:i w:val="false"/>
                <w:iCs w:val="false"/>
                <w:color w:val="000000"/>
                <w:sz w:val="18"/>
                <w:szCs w:val="18"/>
              </w:rPr>
              <w:t xml:space="preserve"> or no working shown; units often missing.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mean, median, mode and grouped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7" w:author="Claude (AI) - proposed" w:date="2026-10-15T20:14:34Z">
              <w:r>
                <w:rPr>
                  <w:rFonts w:ascii="Arial" w:cs="Arial" w:eastAsia="Arial" w:hAnsi="Arial"/>
                  <w:b w:val="false"/>
                  <w:bCs w:val="false"/>
                  <w:i w:val="false"/>
                  <w:iCs w:val="false"/>
                  <w:color w:val="000000"/>
                  <w:sz w:val="18"/>
                  <w:szCs w:val="18"/>
                </w:rPr>
                <w:delText xml:space="preserve">Explains</w:delText>
              </w:r>
            </w:del>
            <w:ins w:id="9018" w:author="Claude (AI) - proposed" w:date="2026-10-15T20:14:34Z">
              <w:r>
                <w:rPr>
                  <w:rFonts w:ascii="Arial" w:cs="Arial" w:eastAsia="Arial" w:hAnsi="Arial"/>
                  <w:b w:val="false"/>
                  <w:bCs w:val="false"/>
                  <w:i w:val="false"/>
                  <w:iCs w:val="false"/>
                  <w:color w:val="000000"/>
                  <w:sz w:val="18"/>
                  <w:szCs w:val="18"/>
                </w:rPr>
                <w:t xml:space="preserve">Exceeds Expectations: explains</w:t>
              </w:r>
            </w:ins>
            <w:r>
              <w:rPr>
                <w:rFonts w:ascii="Arial" w:cs="Arial" w:eastAsia="Arial" w:hAnsi="Arial"/>
                <w:b w:val="false"/>
                <w:bCs w:val="false"/>
                <w:i w:val="false"/>
                <w:iCs w:val="false"/>
                <w:color w:val="000000"/>
                <w:sz w:val="18"/>
                <w:szCs w:val="18"/>
              </w:rPr>
              <w:t xml:space="preserve"> clearly why the mean of 400 m is true but incomplete, using median 250 m</w:t>
            </w:r>
            <w:del w:id="9019" w:author="Claude (AI) - proposed" w:date="2026-10-15T20:14:34Z">
              <w:r>
                <w:rPr>
                  <w:rFonts w:ascii="Arial" w:cs="Arial" w:eastAsia="Arial" w:hAnsi="Arial"/>
                  <w:b w:val="false"/>
                  <w:bCs w:val="false"/>
                  <w:i w:val="false"/>
                  <w:iCs w:val="false"/>
                  <w:color w:val="000000"/>
                  <w:sz w:val="18"/>
                  <w:szCs w:val="18"/>
                </w:rPr>
                <w:delText xml:space="preserve">,</w:delText>
              </w:r>
            </w:del>
            <w:ins w:id="9020" w:author="Claude (AI) - proposed" w:date="2026-10-15T20:14:34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mode 200 m, and why grouped results are estimates.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1" w:author="Claude (AI) - proposed" w:date="2026-10-15T20:14:34Z">
              <w:r>
                <w:rPr>
                  <w:rFonts w:ascii="Arial" w:cs="Arial" w:eastAsia="Arial" w:hAnsi="Arial"/>
                  <w:b w:val="false"/>
                  <w:bCs w:val="false"/>
                  <w:i w:val="false"/>
                  <w:iCs w:val="false"/>
                  <w:color w:val="000000"/>
                  <w:sz w:val="18"/>
                  <w:szCs w:val="18"/>
                </w:rPr>
                <w:delText xml:space="preserve">States</w:delText>
              </w:r>
            </w:del>
            <w:ins w:id="9022" w:author="Claude (AI) - proposed" w:date="2026-10-15T20:14:34Z">
              <w:r>
                <w:rPr>
                  <w:rFonts w:ascii="Arial" w:cs="Arial" w:eastAsia="Arial" w:hAnsi="Arial"/>
                  <w:b w:val="false"/>
                  <w:bCs w:val="false"/>
                  <w:i w:val="false"/>
                  <w:iCs w:val="false"/>
                  <w:color w:val="000000"/>
                  <w:sz w:val="18"/>
                  <w:szCs w:val="18"/>
                </w:rPr>
                <w:t xml:space="preserve">Meets Expectations: states</w:t>
              </w:r>
            </w:ins>
            <w:r>
              <w:rPr>
                <w:rFonts w:ascii="Arial" w:cs="Arial" w:eastAsia="Arial" w:hAnsi="Arial"/>
                <w:b w:val="false"/>
                <w:bCs w:val="false"/>
                <w:i w:val="false"/>
                <w:iCs w:val="false"/>
                <w:color w:val="000000"/>
                <w:sz w:val="18"/>
                <w:szCs w:val="18"/>
              </w:rPr>
              <w:t xml:space="preserve"> that the mean is true but incomplete and compares </w:t>
            </w:r>
            <w:del w:id="9023" w:author="Claude (AI) - proposed" w:date="2026-10-15T20:14:34Z">
              <w:r>
                <w:rPr>
                  <w:rFonts w:ascii="Arial" w:cs="Arial" w:eastAsia="Arial" w:hAnsi="Arial"/>
                  <w:b w:val="false"/>
                  <w:bCs w:val="false"/>
                  <w:i w:val="false"/>
                  <w:iCs w:val="false"/>
                  <w:color w:val="000000"/>
                  <w:sz w:val="18"/>
                  <w:szCs w:val="18"/>
                </w:rPr>
                <w:delText xml:space="preserve">with</w:delText>
              </w:r>
            </w:del>
            <w:ins w:id="9024" w:author="Claude (AI) - proposed" w:date="2026-10-15T20:14:34Z">
              <w:r>
                <w:rPr>
                  <w:rFonts w:ascii="Arial" w:cs="Arial" w:eastAsia="Arial" w:hAnsi="Arial"/>
                  <w:b w:val="false"/>
                  <w:bCs w:val="false"/>
                  <w:i w:val="false"/>
                  <w:iCs w:val="false"/>
                  <w:color w:val="000000"/>
                  <w:sz w:val="18"/>
                  <w:szCs w:val="18"/>
                </w:rPr>
                <w:t xml:space="preserve">it with the</w:t>
              </w:r>
            </w:ins>
            <w:r>
              <w:rPr>
                <w:rFonts w:ascii="Arial" w:cs="Arial" w:eastAsia="Arial" w:hAnsi="Arial"/>
                <w:b w:val="false"/>
                <w:bCs w:val="false"/>
                <w:i w:val="false"/>
                <w:iCs w:val="false"/>
                <w:color w:val="000000"/>
                <w:sz w:val="18"/>
                <w:szCs w:val="18"/>
              </w:rPr>
              <w:t xml:space="preserve"> median or mode, with limited explanation of grouping.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5" w:author="Claude (AI) - proposed" w:date="2026-10-15T20:14:34Z">
              <w:r>
                <w:rPr>
                  <w:rFonts w:ascii="Arial" w:cs="Arial" w:eastAsia="Arial" w:hAnsi="Arial"/>
                  <w:b w:val="false"/>
                  <w:bCs w:val="false"/>
                  <w:i w:val="false"/>
                  <w:iCs w:val="false"/>
                  <w:color w:val="000000"/>
                  <w:sz w:val="18"/>
                  <w:szCs w:val="18"/>
                </w:rPr>
                <w:delText xml:space="preserve">Only</w:delText>
              </w:r>
            </w:del>
            <w:ins w:id="9026" w:author="Claude (AI) - proposed" w:date="2026-10-15T20:14:34Z">
              <w:r>
                <w:rPr>
                  <w:rFonts w:ascii="Arial" w:cs="Arial" w:eastAsia="Arial" w:hAnsi="Arial"/>
                  <w:b w:val="false"/>
                  <w:bCs w:val="false"/>
                  <w:i w:val="false"/>
                  <w:iCs w:val="false"/>
                  <w:color w:val="000000"/>
                  <w:sz w:val="18"/>
                  <w:szCs w:val="18"/>
                </w:rPr>
                <w:t xml:space="preserve">Approaches Expectations: only</w:t>
              </w:r>
            </w:ins>
            <w:r>
              <w:rPr>
                <w:rFonts w:ascii="Arial" w:cs="Arial" w:eastAsia="Arial" w:hAnsi="Arial"/>
                <w:b w:val="false"/>
                <w:bCs w:val="false"/>
                <w:i w:val="false"/>
                <w:iCs w:val="false"/>
                <w:color w:val="000000"/>
                <w:sz w:val="18"/>
                <w:szCs w:val="18"/>
              </w:rPr>
              <w:t xml:space="preserve"> restates the mean or confuses mean, median and mode.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Interpreting graphs and tables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7" w:author="Claude (AI) - proposed" w:date="2026-10-15T20:14:34Z">
              <w:r>
                <w:rPr>
                  <w:rFonts w:ascii="Arial" w:cs="Arial" w:eastAsia="Arial" w:hAnsi="Arial"/>
                  <w:b w:val="false"/>
                  <w:bCs w:val="false"/>
                  <w:i w:val="false"/>
                  <w:iCs w:val="false"/>
                  <w:color w:val="000000"/>
                  <w:sz w:val="18"/>
                  <w:szCs w:val="18"/>
                </w:rPr>
                <w:delText xml:space="preserve">Accurately</w:delText>
              </w:r>
            </w:del>
            <w:ins w:id="9028" w:author="Claude (AI) - proposed" w:date="2026-10-15T20:14:34Z">
              <w:r>
                <w:rPr>
                  <w:rFonts w:ascii="Arial" w:cs="Arial" w:eastAsia="Arial" w:hAnsi="Arial"/>
                  <w:b w:val="false"/>
                  <w:bCs w:val="false"/>
                  <w:i w:val="false"/>
                  <w:iCs w:val="false"/>
                  <w:color w:val="000000"/>
                  <w:sz w:val="18"/>
                  <w:szCs w:val="18"/>
                </w:rPr>
                <w:t xml:space="preserve">Exceeds Expectations: accurately</w:t>
              </w:r>
            </w:ins>
            <w:r>
              <w:rPr>
                <w:rFonts w:ascii="Arial" w:cs="Arial" w:eastAsia="Arial" w:hAnsi="Arial"/>
                <w:b w:val="false"/>
                <w:bCs w:val="false"/>
                <w:i w:val="false"/>
                <w:iCs w:val="false"/>
                <w:color w:val="000000"/>
                <w:sz w:val="18"/>
                <w:szCs w:val="18"/>
              </w:rPr>
              <w:t xml:space="preserve"> describes the histogram, frequency density and polygons, and </w:t>
            </w:r>
            <w:del w:id="9029" w:author="Claude (AI) - proposed" w:date="2026-10-15T20:14:34Z">
              <w:r>
                <w:rPr>
                  <w:rFonts w:ascii="Arial" w:cs="Arial" w:eastAsia="Arial" w:hAnsi="Arial"/>
                  <w:b w:val="false"/>
                  <w:bCs w:val="false"/>
                  <w:i w:val="false"/>
                  <w:iCs w:val="false"/>
                  <w:color w:val="000000"/>
                  <w:sz w:val="18"/>
                  <w:szCs w:val="18"/>
                </w:rPr>
                <w:delText xml:space="preserve">links shape to where the long gaps are</w:delText>
              </w:r>
            </w:del>
            <w:ins w:id="9030" w:author="Claude (AI) - proposed" w:date="2026-10-15T20:14:34Z">
              <w:r>
                <w:rPr>
                  <w:rFonts w:ascii="Arial" w:cs="Arial" w:eastAsia="Arial" w:hAnsi="Arial"/>
                  <w:b w:val="false"/>
                  <w:bCs w:val="false"/>
                  <w:i w:val="false"/>
                  <w:iCs w:val="false"/>
                  <w:color w:val="000000"/>
                  <w:sz w:val="18"/>
                  <w:szCs w:val="18"/>
                </w:rPr>
                <w:t xml:space="preserve">explains how the shape shows the spread of long and short gaps</w:t>
              </w:r>
            </w:ins>
            <w:r>
              <w:rPr>
                <w:rFonts w:ascii="Arial" w:cs="Arial" w:eastAsia="Arial" w:hAnsi="Arial"/>
                <w:b w:val="false"/>
                <w:bCs w:val="false"/>
                <w:i w:val="false"/>
                <w:iCs w:val="false"/>
                <w:color w:val="000000"/>
                <w:sz w:val="18"/>
                <w:szCs w:val="18"/>
              </w:rPr>
              <w:t xml:space="preserve"> and why similar means </w:t>
            </w:r>
            <w:ins w:id="9031" w:author="Claude (AI) - proposed" w:date="2026-10-15T20:14:34Z">
              <w:r>
                <w:rPr>
                  <w:rFonts w:ascii="Arial" w:cs="Arial" w:eastAsia="Arial" w:hAnsi="Arial"/>
                  <w:b w:val="false"/>
                  <w:bCs w:val="false"/>
                  <w:i w:val="false"/>
                  <w:iCs w:val="false"/>
                  <w:color w:val="000000"/>
                  <w:sz w:val="18"/>
                  <w:szCs w:val="18"/>
                </w:rPr>
                <w:t xml:space="preserve">can </w:t>
              </w:r>
            </w:ins>
            <w:r>
              <w:rPr>
                <w:rFonts w:ascii="Arial" w:cs="Arial" w:eastAsia="Arial" w:hAnsi="Arial"/>
                <w:b w:val="false"/>
                <w:bCs w:val="false"/>
                <w:i w:val="false"/>
                <w:iCs w:val="false"/>
                <w:color w:val="000000"/>
                <w:sz w:val="18"/>
                <w:szCs w:val="18"/>
              </w:rPr>
              <w:t xml:space="preserve">hide different shapes.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2" w:author="Claude (AI) - proposed" w:date="2026-10-15T20:14:34Z">
              <w:r>
                <w:rPr>
                  <w:rFonts w:ascii="Arial" w:cs="Arial" w:eastAsia="Arial" w:hAnsi="Arial"/>
                  <w:b w:val="false"/>
                  <w:bCs w:val="false"/>
                  <w:i w:val="false"/>
                  <w:iCs w:val="false"/>
                  <w:color w:val="000000"/>
                  <w:sz w:val="18"/>
                  <w:szCs w:val="18"/>
                </w:rPr>
                <w:delText xml:space="preserve">Describes</w:delText>
              </w:r>
            </w:del>
            <w:ins w:id="9033" w:author="Claude (AI) - proposed" w:date="2026-10-15T20:14:34Z">
              <w:r>
                <w:rPr>
                  <w:rFonts w:ascii="Arial" w:cs="Arial" w:eastAsia="Arial" w:hAnsi="Arial"/>
                  <w:b w:val="false"/>
                  <w:bCs w:val="false"/>
                  <w:i w:val="false"/>
                  <w:iCs w:val="false"/>
                  <w:color w:val="000000"/>
                  <w:sz w:val="18"/>
                  <w:szCs w:val="18"/>
                </w:rPr>
                <w:t xml:space="preserve">Meets Expectations: describes</w:t>
              </w:r>
            </w:ins>
            <w:r>
              <w:rPr>
                <w:rFonts w:ascii="Arial" w:cs="Arial" w:eastAsia="Arial" w:hAnsi="Arial"/>
                <w:b w:val="false"/>
                <w:bCs w:val="false"/>
                <w:i w:val="false"/>
                <w:iCs w:val="false"/>
                <w:color w:val="000000"/>
                <w:sz w:val="18"/>
                <w:szCs w:val="18"/>
              </w:rPr>
              <w:t xml:space="preserve"> the main features of the graphs but gives </w:t>
            </w:r>
            <w:ins w:id="9034" w:author="Claude (AI) - proposed" w:date="2026-10-15T20:14:34Z">
              <w:r>
                <w:rPr>
                  <w:rFonts w:ascii="Arial" w:cs="Arial" w:eastAsia="Arial" w:hAnsi="Arial"/>
                  <w:b w:val="false"/>
                  <w:bCs w:val="false"/>
                  <w:i w:val="false"/>
                  <w:iCs w:val="false"/>
                  <w:color w:val="000000"/>
                  <w:sz w:val="18"/>
                  <w:szCs w:val="18"/>
                </w:rPr>
                <w:t xml:space="preserve">a </w:t>
              </w:r>
            </w:ins>
            <w:r>
              <w:rPr>
                <w:rFonts w:ascii="Arial" w:cs="Arial" w:eastAsia="Arial" w:hAnsi="Arial"/>
                <w:b w:val="false"/>
                <w:bCs w:val="false"/>
                <w:i w:val="false"/>
                <w:iCs w:val="false"/>
                <w:color w:val="000000"/>
                <w:sz w:val="18"/>
                <w:szCs w:val="18"/>
              </w:rPr>
              <w:t xml:space="preserve">limited comparison of Thika Road and Mombasa Road.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5" w:author="Claude (AI) - proposed" w:date="2026-10-15T20:14:34Z">
              <w:r>
                <w:rPr>
                  <w:rFonts w:ascii="Arial" w:cs="Arial" w:eastAsia="Arial" w:hAnsi="Arial"/>
                  <w:b w:val="false"/>
                  <w:bCs w:val="false"/>
                  <w:i w:val="false"/>
                  <w:iCs w:val="false"/>
                  <w:color w:val="000000"/>
                  <w:sz w:val="18"/>
                  <w:szCs w:val="18"/>
                </w:rPr>
                <w:delText xml:space="preserve">Graph</w:delText>
              </w:r>
            </w:del>
            <w:ins w:id="9036" w:author="Claude (AI) - proposed" w:date="2026-10-15T20:14:34Z">
              <w:r>
                <w:rPr>
                  <w:rFonts w:ascii="Arial" w:cs="Arial" w:eastAsia="Arial" w:hAnsi="Arial"/>
                  <w:b w:val="false"/>
                  <w:bCs w:val="false"/>
                  <w:i w:val="false"/>
                  <w:iCs w:val="false"/>
                  <w:color w:val="000000"/>
                  <w:sz w:val="18"/>
                  <w:szCs w:val="18"/>
                </w:rPr>
                <w:t xml:space="preserve">Approaches Expectations: graph</w:t>
              </w:r>
            </w:ins>
            <w:r>
              <w:rPr>
                <w:rFonts w:ascii="Arial" w:cs="Arial" w:eastAsia="Arial" w:hAnsi="Arial"/>
                <w:b w:val="false"/>
                <w:bCs w:val="false"/>
                <w:i w:val="false"/>
                <w:iCs w:val="false"/>
                <w:color w:val="000000"/>
                <w:sz w:val="18"/>
                <w:szCs w:val="18"/>
              </w:rPr>
              <w:t xml:space="preserve"> descriptions are incomplete or inaccurate; frequency density is not understood.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evidence and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7" w:author="Claude (AI) - proposed" w:date="2026-10-15T20:14:34Z">
              <w:r>
                <w:rPr>
                  <w:rFonts w:ascii="Arial" w:cs="Arial" w:eastAsia="Arial" w:hAnsi="Arial"/>
                  <w:b w:val="false"/>
                  <w:bCs w:val="false"/>
                  <w:i w:val="false"/>
                  <w:iCs w:val="false"/>
                  <w:color w:val="000000"/>
                  <w:sz w:val="18"/>
                  <w:szCs w:val="18"/>
                </w:rPr>
                <w:delText xml:space="preserve">Gives</w:delText>
              </w:r>
            </w:del>
            <w:ins w:id="9038" w:author="Claude (AI) - proposed" w:date="2026-10-15T20:14:34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clear claim supported by specific data (77%, 75%, G9-G14, 5,250 m) and reasoning that answers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9" w:author="Claude (AI) - proposed" w:date="2026-10-15T20:14:34Z">
              <w:r>
                <w:rPr>
                  <w:rFonts w:ascii="Arial" w:cs="Arial" w:eastAsia="Arial" w:hAnsi="Arial"/>
                  <w:b w:val="false"/>
                  <w:bCs w:val="false"/>
                  <w:i w:val="false"/>
                  <w:iCs w:val="false"/>
                  <w:color w:val="000000"/>
                  <w:sz w:val="18"/>
                  <w:szCs w:val="18"/>
                </w:rPr>
                <w:delText xml:space="preserve">Gives</w:delText>
              </w:r>
            </w:del>
            <w:ins w:id="9040" w:author="Claude (AI) - proposed" w:date="2026-10-15T20:14:34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claim with some correct evidence, but the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1" w:author="Claude (AI) - proposed" w:date="2026-10-15T20:14:34Z">
              <w:r>
                <w:rPr>
                  <w:rFonts w:ascii="Arial" w:cs="Arial" w:eastAsia="Arial" w:hAnsi="Arial"/>
                  <w:b w:val="false"/>
                  <w:bCs w:val="false"/>
                  <w:i w:val="false"/>
                  <w:iCs w:val="false"/>
                  <w:color w:val="000000"/>
                  <w:sz w:val="18"/>
                  <w:szCs w:val="18"/>
                </w:rPr>
                <w:delText xml:space="preserve">Claim</w:delText>
              </w:r>
            </w:del>
            <w:ins w:id="9042" w:author="Claude (AI) - proposed" w:date="2026-10-15T20:14:34Z">
              <w:r>
                <w:rPr>
                  <w:rFonts w:ascii="Arial" w:cs="Arial" w:eastAsia="Arial" w:hAnsi="Arial"/>
                  <w:b w:val="false"/>
                  <w:bCs w:val="false"/>
                  <w:i w:val="false"/>
                  <w:iCs w:val="false"/>
                  <w:color w:val="000000"/>
                  <w:sz w:val="18"/>
                  <w:szCs w:val="18"/>
                </w:rPr>
                <w:t xml:space="preserve">Approaches Expectations: the claim</w:t>
              </w:r>
            </w:ins>
            <w:r>
              <w:rPr>
                <w:rFonts w:ascii="Arial" w:cs="Arial" w:eastAsia="Arial" w:hAnsi="Arial"/>
                <w:b w:val="false"/>
                <w:bCs w:val="false"/>
                <w:i w:val="false"/>
                <w:iCs w:val="false"/>
                <w:color w:val="000000"/>
                <w:sz w:val="18"/>
                <w:szCs w:val="18"/>
              </w:rPr>
              <w:t xml:space="preserve"> is unclear or lacks data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Recommendations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3" w:author="Claude (AI) - proposed" w:date="2026-10-15T20:14:34Z">
              <w:r>
                <w:rPr>
                  <w:rFonts w:ascii="Arial" w:cs="Arial" w:eastAsia="Arial" w:hAnsi="Arial"/>
                  <w:b w:val="false"/>
                  <w:bCs w:val="false"/>
                  <w:i w:val="false"/>
                  <w:iCs w:val="false"/>
                  <w:color w:val="000000"/>
                  <w:sz w:val="18"/>
                  <w:szCs w:val="18"/>
                </w:rPr>
                <w:delText xml:space="preserve">Makes</w:delText>
              </w:r>
            </w:del>
            <w:ins w:id="9044" w:author="Claude (AI) - proposed" w:date="2026-10-15T20:14:34Z">
              <w:r>
                <w:rPr>
                  <w:rFonts w:ascii="Arial" w:cs="Arial" w:eastAsia="Arial" w:hAnsi="Arial"/>
                  <w:b w:val="false"/>
                  <w:bCs w:val="false"/>
                  <w:i w:val="false"/>
                  <w:iCs w:val="false"/>
                  <w:color w:val="000000"/>
                  <w:sz w:val="18"/>
                  <w:szCs w:val="18"/>
                </w:rPr>
                <w:t xml:space="preserve">Exceeds Expectations: makes</w:t>
              </w:r>
            </w:ins>
            <w:r>
              <w:rPr>
                <w:rFonts w:ascii="Arial" w:cs="Arial" w:eastAsia="Arial" w:hAnsi="Arial"/>
                <w:b w:val="false"/>
                <w:bCs w:val="false"/>
                <w:i w:val="false"/>
                <w:iCs w:val="false"/>
                <w:color w:val="000000"/>
                <w:sz w:val="18"/>
                <w:szCs w:val="18"/>
              </w:rPr>
              <w:t xml:space="preserve"> data-based recommendations, states the one-morning limitation and links statistics to daily life with correct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5" w:author="Claude (AI) - proposed" w:date="2026-10-15T20:14:34Z">
              <w:r>
                <w:rPr>
                  <w:rFonts w:ascii="Arial" w:cs="Arial" w:eastAsia="Arial" w:hAnsi="Arial"/>
                  <w:b w:val="false"/>
                  <w:bCs w:val="false"/>
                  <w:i w:val="false"/>
                  <w:iCs w:val="false"/>
                  <w:color w:val="000000"/>
                  <w:sz w:val="18"/>
                  <w:szCs w:val="18"/>
                </w:rPr>
                <w:delText xml:space="preserve">Makes</w:delText>
              </w:r>
            </w:del>
            <w:ins w:id="9046" w:author="Claude (AI) - proposed" w:date="2026-10-15T20:14:34Z">
              <w:r>
                <w:rPr>
                  <w:rFonts w:ascii="Arial" w:cs="Arial" w:eastAsia="Arial" w:hAnsi="Arial"/>
                  <w:b w:val="false"/>
                  <w:bCs w:val="false"/>
                  <w:i w:val="false"/>
                  <w:iCs w:val="false"/>
                  <w:color w:val="000000"/>
                  <w:sz w:val="18"/>
                  <w:szCs w:val="18"/>
                </w:rPr>
                <w:t xml:space="preserve">Meets Expectations: makes</w:t>
              </w:r>
            </w:ins>
            <w:r>
              <w:rPr>
                <w:rFonts w:ascii="Arial" w:cs="Arial" w:eastAsia="Arial" w:hAnsi="Arial"/>
                <w:b w:val="false"/>
                <w:bCs w:val="false"/>
                <w:i w:val="false"/>
                <w:iCs w:val="false"/>
                <w:color w:val="000000"/>
                <w:sz w:val="18"/>
                <w:szCs w:val="18"/>
              </w:rPr>
              <w:t xml:space="preserve"> reasonable recommendations with some data support; limited mention of limits.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7" w:author="Claude (AI) - proposed" w:date="2026-10-15T20:14:34Z">
              <w:r>
                <w:rPr>
                  <w:rFonts w:ascii="Arial" w:cs="Arial" w:eastAsia="Arial" w:hAnsi="Arial"/>
                  <w:b w:val="false"/>
                  <w:bCs w:val="false"/>
                  <w:i w:val="false"/>
                  <w:iCs w:val="false"/>
                  <w:color w:val="000000"/>
                  <w:sz w:val="18"/>
                  <w:szCs w:val="18"/>
                </w:rPr>
                <w:delText xml:space="preserve">Recommendations</w:delText>
              </w:r>
            </w:del>
            <w:ins w:id="9048" w:author="Claude (AI) - proposed" w:date="2026-10-15T20:14:34Z">
              <w:r>
                <w:rPr>
                  <w:rFonts w:ascii="Arial" w:cs="Arial" w:eastAsia="Arial" w:hAnsi="Arial"/>
                  <w:b w:val="false"/>
                  <w:bCs w:val="false"/>
                  <w:i w:val="false"/>
                  <w:iCs w:val="false"/>
                  <w:color w:val="000000"/>
                  <w:sz w:val="18"/>
                  <w:szCs w:val="18"/>
                </w:rPr>
                <w:t xml:space="preserve">Approaches Expectations: recommendations</w:t>
              </w:r>
            </w:ins>
            <w:r>
              <w:rPr>
                <w:rFonts w:ascii="Arial" w:cs="Arial" w:eastAsia="Arial" w:hAnsi="Arial"/>
                <w:b w:val="false"/>
                <w:bCs w:val="false"/>
                <w:i w:val="false"/>
                <w:iCs w:val="false"/>
                <w:color w:val="000000"/>
                <w:sz w:val="18"/>
                <w:szCs w:val="18"/>
              </w:rPr>
              <w:t xml:space="preserve"> are not linked to data or are missing.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bamphthwajqvljgatcw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jntiugol9mh7uksum77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tlh11dxmsvr0l9085ld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bamphthwajqvljgatcwt" Type="http://schemas.openxmlformats.org/officeDocument/2006/relationships/hyperlink" Target="https://creativecommons.org/licenses/by-nc/4.0/" TargetMode="External"/><Relationship Id="rIdojntiugol9mh7uksum77q" Type="http://schemas.openxmlformats.org/officeDocument/2006/relationships/hyperlink" Target="https://creativecommons.org/licenses/by-nc/4.0/" TargetMode="External"/><Relationship Id="rIdrtlh11dxmsvr0l9085ldc"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2026-10-15T20:14:33.685Z</dcterms:created>
  <dcterms:modified xsi:type="dcterms:W3CDTF">2026-10-15T20:14:33.685Z</dcterms:modified>
</cp:coreProperties>
</file>

<file path=docProps/custom.xml><?xml version="1.0" encoding="utf-8"?>
<Properties xmlns="http://schemas.openxmlformats.org/officeDocument/2006/custom-properties" xmlns:vt="http://schemas.openxmlformats.org/officeDocument/2006/docPropsVTypes"/>
</file>