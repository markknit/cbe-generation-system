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1.3: Quadratic Expressions and Equations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Expressions and Equations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expressions and equations to find the dimensions of a plot when its fence length and area are both fixed, and why do two different </w:t>
            </w:r>
            <w:del w:id="9001" w:author="Claude (AI) - proposed" w:date="2026-10-15T20:13:50Z">
              <w:r>
                <w:rPr>
                  <w:rFonts w:ascii="Arial" w:cs="Arial" w:eastAsia="Arial" w:hAnsi="Arial"/>
                  <w:b w:val="false"/>
                  <w:bCs w:val="false"/>
                  <w:i w:val="false"/>
                  <w:iCs w:val="false"/>
                  <w:color w:val="000000"/>
                  <w:sz w:val="18"/>
                  <w:szCs w:val="18"/>
                </w:rPr>
                <w:delText xml:space="preserve">plots sometimes have</w:delText>
              </w:r>
            </w:del>
            <w:ins w:id="9002" w:author="Claude (AI) - proposed" w:date="2026-10-15T20:13:50Z">
              <w:r>
                <w:rPr>
                  <w:rFonts w:ascii="Arial" w:cs="Arial" w:eastAsia="Arial" w:hAnsi="Arial"/>
                  <w:b w:val="false"/>
                  <w:bCs w:val="false"/>
                  <w:i w:val="false"/>
                  <w:iCs w:val="false"/>
                  <w:color w:val="000000"/>
                  <w:sz w:val="18"/>
                  <w:szCs w:val="18"/>
                </w:rPr>
                <w:t xml:space="preserve">widths sometimes give</w:t>
              </w:r>
            </w:ins>
            <w:r>
              <w:rPr>
                <w:rFonts w:ascii="Arial" w:cs="Arial" w:eastAsia="Arial" w:hAnsi="Arial"/>
                <w:b w:val="false"/>
                <w:bCs w:val="false"/>
                <w:i w:val="false"/>
                <w:iCs w:val="false"/>
                <w:color w:val="000000"/>
                <w:sz w:val="18"/>
                <w:szCs w:val="18"/>
              </w:rPr>
              <w:t xml:space="preserve"> the same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Forming Quadratic Expressions from Areas: Mama Wanjiru's 40 m Fence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With 40 m of wire, length + width = 20 m. Widths of 8 m and 12 m both give 96 m² (the same 8 m by 12 m plot turned round), a width of 10 m gives the largest area of 100 m², and widths of 20 m or more do not give a plot.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If the width is x m then the length is (20 − x) m and the area is x(20 − x) = 20x − x². Expanding (x + 3)(x + 5) gives x² + 8x + 15. An expression whose highest power is 2 is a quadratic expression.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explain so far: The x² term appears because multiplying a width x by a length that also contains x makes an x by x square region in the area model, so the area is a quadratic expression. We cannot yet explain why areas repeat in pairs, why the maximum is at 10 m, or how to find widths for a target area without trial and error; these questions go on the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Deriving the Squares Identities from Area: Why 12² = (10 + 2)² and 8² = (10 − 2)²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12 cm square from a 10 × 10 square, two 10 × 2 strips and a 2 × 2 square, and found its area is 144. We cut a 2 cm border from a 10 cm square and left an 8 cm square of area 64. The 10 cm square has area 100.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identity is true for all values. (a + b)² = a² + 2ab + b², and (a − b)² = a² − 2ab + b². The middle term 2ab comes from two strips, so (a + b)² is not a² + b². In (a − b)², the b² is added back because the corner was cut away twice.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squares 12² = (10 + 2)² = 144, 8² = (10 − 2)² = 64 and 10² = 100 agree with the identities. The 8 m and 12 m widths are the same plot turned round. Model v1 shows area pictures for expansions, and it does not yet explain why 100 m² is the largest area or how to find both widths for a target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Cutting a Small Square from a Large Square: Difference of Two Squares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cut a small square from the corner of a large square and rearranged the L-shape into a rectangle. The rectangle had sides (a − b) and (a + b) and the same area as the L-shape, for example 10 cm and 4 cm gave 6 × 14 = 84 cm². We also saw that 52² − 48² = 4 × 100 = 400 matches 2704 − 2304 = 400, and that for the Kericho plot, x = 8 gives 100 − 4 = 96 = 8 × 12.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identity a² − b² = (a − b)(a + b) is true for all values of a and b. It gives a quick way to calculate differences of squares mentally. Together with (a + b)² = a² + 2ab + b² and (a − b)² = a² − 2ab + b², it makes up the three identities in our model. The plot area x(20 − x) can be written as 100 − (x − 10)², a preview we will use fully in Lesson 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Cutting the L-shape and rearranging the pieces does not change the area, so a² − b² must equal (a − b)(a + b). This helps explain Mama Wanjiru's plot in Kericho: the area is 100 minus a small square, which hints at why widths on either side of 10 m give equal areas (8 m and 12 m are the same 8 m by 12 m plot turned round) and why 10 m gives the most, 100 m². We still need to learn how to factorise and solve to find widths for a target area without trial and error.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Factorising x² + bx + c: Running the Expansion Backwards to Find the Plot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rectangles from x² tiles, x strips and unit squares. x² + 8x + 15 made a rectangle with sides (x + 3) and (x + 5). For x² − 20x + 96 we listed the factor pairs of 96 and found that 8 × 12 = 96 and 8 + 12 = 20.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factorise x² + bx + c, find two numbers p and q whose sum is b and whose product is c, then write (x + p)(x + q). Check by expanding. When the sum is negative and the product is positive, both numbers are negative.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x² − 20x + 96 = (x − 8)(x − 12) because −8 + −12 = −20 and (−8)(−12) = 96. The numbers 8 and 12 are the widths that gave 96 m² on Mama Wanjiru's 40 m fence in Kericho. They add up to 20 m, so the 8 m and 12 m plots are the same 8 m by 12 m rectangle turned round.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Factorising ax² + bx + c (a ≠ 1) and Special Cases: Which Method Works Best?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2x² + 7x + 3 from area tiles (two x² tiles, seven x strips, three unit squares) and found a rectangle with sides (2x + 1) and (x + 3). We also saw that x² + 10x + 25 makes a square and that x² − 100 has no middle term.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factorise ax² + bx + c with a ≠ 1, find two numbers with product ac and sum b, split the middle term, group, take out common factors, and check by expansion. Perfect squares and differences of two squares are special cases to look for first.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Factorising turns an area back into the sides of a rectangle, just as x² − 20x + 96 = (x − 8)(x − 12) gives the widths 8 m and 12 m for Mama Wanjiru's 96 m² plot. Which method is best depends on the expression: a special case, sum and product when a = 1, or grouping or tiles when a ≠ 1. We still need to use the factors to find x, which is the next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Two Widths, One Area: Solving Quadratic Equations by Factorisation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saw that x(20 − x) = 96 can be rearranged to x² − 20x + 96 = 0 and factorised as (x − 8)(x − 12) = 0. Substituting x = 8 and x = 12 into x(20 − x) both gave 96 m², while x = 9 did not make the product zero.</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quadratic equation is solved by rearranging to zero, factorising and using the zero-product property: if p × q = 0 then p = 0 or q = 0. We also learned to check each solution against the context 0 &lt; x &lt; 20.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solutions x = 8 and x = 12 appear because width + length = 20 m, so if the width is 8 m the length is 12 m and vice versa. They describe the same 8 m by 12 m plot turned round, not two different shapes, which resolves the puzzle in Mama Wanjiru's plot. Our model now includes two solutions that add up to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Forming and Solving Quadratic Equations from Real-Life Situations: Mandazi Tray, Path Around the Shamba and Thrown Ball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worded situation (60 mandazi in x rows and (x + 4) columns; a path of width w around a 12 m by 8 m shamba with total area 140 m²; a ball with h = 20t − 5t²) can be written as an equation and rearranged to zero. We saw that the ball reaches 15 m twice (t = 1 and t = 3), like the 96 m² area appearing at x = 8 and x = 12 on the 40 m fence.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the steps: define the variable with units, write the equation, rearrange to ax² + bx + c = 0, factorise, use the zero-product property, then check each root in the situation. The mandazi equation x² + 4x − 60 = 0 gives (x + 10)(x − 6) = 0; the path equation w² + 10w − 11 = 0 gives (w + 11)(w − 1) = 0; the ball equation t² − 4t + 3 = 0 gives (t − 1)(t − 3) = 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quadratic equation can have two roots but the context decides which ones are answers: x = −10 rows and w = −11 m are rejected because lengths cannot be negative, so the answers are x = 6 and w = 1, while t = 1 s and t = 3 s are both kept because the ball goes up and comes down. This is why Mama Wanjiru's plot has two valid widths (x = 8 and x = 12, the same 8 m by 12 m plot turned round) but widths above 20 m are impossible.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Applying and Synthesising: Design a School-Garden Plot and Explain the Maximum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with 40 m of wire the length is 20 − x, so the area is x(20 − x). A target of 84 m² gives x² − 20x + 84 = 0, which gives a 6 m by 14 m plot. A target of 105 m² has no valid width, and the area table never goes above 100 m², reached at x =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form a quadratic equation from a target area, rearrange it to zero, factorise it, use the zero-product property, and check the solutions against 0 &lt; x &lt; 20. We learned that A = 100 − (x − 10)² shows the area can never exceed 100 m².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widths such as 8 m and 12 m, or 6 m and 14 m, give the same area because x and 20 − x describe the same rectangle turned round, so the area is symmetric about x = 10. There is a maximum of 100 m² at x = 10 because a square (x − 10)² cannot be less than 0, so no plot with 40 m of wire can enclose more than 100 m².</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gkzj__wowntzp8edfev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3twfbalsgb88m47wbom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7t24uktdhddpu1wthrd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gkzj__wowntzp8edfevp" Type="http://schemas.openxmlformats.org/officeDocument/2006/relationships/hyperlink" Target="https://creativecommons.org/licenses/by-nc/4.0/" TargetMode="External"/><Relationship Id="rId53twfbalsgb88m47wbomy" Type="http://schemas.openxmlformats.org/officeDocument/2006/relationships/hyperlink" Target="https://creativecommons.org/licenses/by-nc/4.0/" TargetMode="External"/><Relationship Id="rIdh7t24uktdhddpu1wthrd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2026-10-15T20:13:49.833Z</dcterms:created>
  <dcterms:modified xsi:type="dcterms:W3CDTF">2026-10-15T20:13:49.833Z</dcterms:modified>
</cp:coreProperties>
</file>

<file path=docProps/custom.xml><?xml version="1.0" encoding="utf-8"?>
<Properties xmlns="http://schemas.openxmlformats.org/officeDocument/2006/custom-properties" xmlns:vt="http://schemas.openxmlformats.org/officeDocument/2006/docPropsVTypes"/>
</file>