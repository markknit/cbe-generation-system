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QUADRATIC EXPRESSIONS AND EQUATIONS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Explanation is about Mama Wanjiru's vegetable plot in Kericho. She has exactly 40 m of fencing wire for a rectangular plot of sukuma wiki and spinach. Her children Chebet and Kiprop found that two different widths can give the same area. Use what you learned in Lessons 1 to 8 to answer each part. Write your answers in the space under each prompt. Show your working, use units (m and m²), and check every answer against the situation. Refer to your Lesson 1 model and your final model where the questions ask you to.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Forming the area expression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Mama Wanjiru uses all 40 m of wire for the fence of a rectangular plot. Let the width be x m.</w:t>
            </w:r>
          </w:p>
          <w:p>
            <w:pPr>
              <w:keepNext/>
              <w:spacing w:after="40" w:before="0"/>
              <w:jc w:val="left"/>
            </w:pPr>
            <w:r>
              <w:rPr>
                <w:rFonts w:ascii="Arial" w:cs="Arial" w:eastAsia="Arial" w:hAnsi="Arial"/>
                <w:b/>
                <w:bCs/>
                <w:i w:val="false"/>
                <w:iCs w:val="false"/>
                <w:color w:val="000000"/>
                <w:sz w:val="18"/>
                <w:szCs w:val="18"/>
              </w:rPr>
              <w:t xml:space="preserve">(a) Explain why the length is (20 − x) m.</w:t>
            </w:r>
          </w:p>
          <w:p>
            <w:pPr>
              <w:keepNext/>
              <w:spacing w:after="40" w:before="0"/>
              <w:jc w:val="left"/>
            </w:pPr>
            <w:r>
              <w:rPr>
                <w:rFonts w:ascii="Arial" w:cs="Arial" w:eastAsia="Arial" w:hAnsi="Arial"/>
                <w:b/>
                <w:bCs/>
                <w:i w:val="false"/>
                <w:iCs w:val="false"/>
                <w:color w:val="000000"/>
                <w:sz w:val="18"/>
                <w:szCs w:val="18"/>
              </w:rPr>
              <w:t xml:space="preserve">(b) Write the area as an expression in x and expand it. Say why it is called a quadratic expression.</w:t>
            </w:r>
          </w:p>
          <w:p>
            <w:pPr>
              <w:keepNext/>
              <w:spacing w:after="40" w:before="0"/>
              <w:jc w:val="left"/>
            </w:pPr>
            <w:r>
              <w:rPr>
                <w:rFonts w:ascii="Arial" w:cs="Arial" w:eastAsia="Arial" w:hAnsi="Arial"/>
                <w:b/>
                <w:bCs/>
                <w:i w:val="false"/>
                <w:iCs w:val="false"/>
                <w:color w:val="000000"/>
                <w:sz w:val="18"/>
                <w:szCs w:val="18"/>
              </w:rPr>
              <w:t xml:space="preserve">(c) Which widths x give a real plot? Explain why widths of 20 m or more do not.</w:t>
            </w:r>
          </w:p>
          <w:p>
            <w:pPr>
              <w:keepNext/>
              <w:spacing w:after="40" w:before="0"/>
              <w:jc w:val="left"/>
            </w:pPr>
            <w:r>
              <w:rPr>
                <w:rFonts w:ascii="Arial" w:cs="Arial" w:eastAsia="Arial" w:hAnsi="Arial"/>
                <w:b/>
                <w:bCs/>
                <w:i w:val="false"/>
                <w:iCs w:val="false"/>
                <w:color w:val="000000"/>
                <w:sz w:val="18"/>
                <w:szCs w:val="18"/>
              </w:rPr>
              <w:t xml:space="preserve">(d) Use your expression to find the area when x = 8, x = 10 and x = 12.</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two widths give one area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Chebet and Kiprop noticed that a plot 8 m wide and a plot 12 m wide have the same area.</w:t>
            </w:r>
          </w:p>
          <w:p>
            <w:pPr>
              <w:keepNext/>
              <w:spacing w:after="40" w:before="0"/>
              <w:jc w:val="left"/>
            </w:pPr>
            <w:r>
              <w:rPr>
                <w:rFonts w:ascii="Arial" w:cs="Arial" w:eastAsia="Arial" w:hAnsi="Arial"/>
                <w:b/>
                <w:bCs/>
                <w:i w:val="false"/>
                <w:iCs w:val="false"/>
                <w:color w:val="000000"/>
                <w:sz w:val="18"/>
                <w:szCs w:val="18"/>
              </w:rPr>
              <w:t xml:space="preserve">(a) Write the equation you get when the area is 96 m² and rearrange it so that one side is zero.</w:t>
            </w:r>
          </w:p>
          <w:p>
            <w:pPr>
              <w:keepNext/>
              <w:spacing w:after="40" w:before="0"/>
              <w:jc w:val="left"/>
            </w:pPr>
            <w:r>
              <w:rPr>
                <w:rFonts w:ascii="Arial" w:cs="Arial" w:eastAsia="Arial" w:hAnsi="Arial"/>
                <w:b/>
                <w:bCs/>
                <w:i w:val="false"/>
                <w:iCs w:val="false"/>
                <w:color w:val="000000"/>
                <w:sz w:val="18"/>
                <w:szCs w:val="18"/>
              </w:rPr>
              <w:t xml:space="preserve">(b) Factorise it and use the zero-product property to solve it. Show how you can check your answers.</w:t>
            </w:r>
          </w:p>
          <w:p>
            <w:pPr>
              <w:keepNext/>
              <w:spacing w:after="40" w:before="0"/>
              <w:jc w:val="left"/>
            </w:pPr>
            <w:r>
              <w:rPr>
                <w:rFonts w:ascii="Arial" w:cs="Arial" w:eastAsia="Arial" w:hAnsi="Arial"/>
                <w:b/>
                <w:bCs/>
                <w:i w:val="false"/>
                <w:iCs w:val="false"/>
                <w:color w:val="000000"/>
                <w:sz w:val="18"/>
                <w:szCs w:val="18"/>
              </w:rPr>
              <w:t xml:space="preserve">(c) Are the 8 m and 12 m plots two different shapes? Explain using the length and width of each plot.</w:t>
            </w:r>
          </w:p>
          <w:p>
            <w:pPr>
              <w:keepNext/>
              <w:spacing w:after="40" w:before="0"/>
              <w:jc w:val="left"/>
            </w:pPr>
            <w:r>
              <w:rPr>
                <w:rFonts w:ascii="Arial" w:cs="Arial" w:eastAsia="Arial" w:hAnsi="Arial"/>
                <w:b/>
                <w:bCs/>
                <w:i w:val="false"/>
                <w:iCs w:val="false"/>
                <w:color w:val="000000"/>
                <w:sz w:val="18"/>
                <w:szCs w:val="18"/>
              </w:rPr>
              <w:t xml:space="preserve">(d) Use the symmetry of the area table to predict one other pair of widths that give equal areas, and state that area.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there is a maximum area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With 40 m of wire, the plot with a width of 10 m gives the largest area.</w:t>
            </w:r>
          </w:p>
          <w:p>
            <w:pPr>
              <w:keepNext/>
              <w:spacing w:after="40" w:before="0"/>
              <w:jc w:val="left"/>
            </w:pPr>
            <w:r>
              <w:rPr>
                <w:rFonts w:ascii="Arial" w:cs="Arial" w:eastAsia="Arial" w:hAnsi="Arial"/>
                <w:b/>
                <w:bCs/>
                <w:i w:val="false"/>
                <w:iCs w:val="false"/>
                <w:color w:val="000000"/>
                <w:sz w:val="18"/>
                <w:szCs w:val="18"/>
              </w:rPr>
              <w:t xml:space="preserve">(a) Which identities from Lessons 2 and 3 could help you show that the area x(20 − x) can be written as 100 − (x − 10)²? Write one of them in full.</w:t>
            </w:r>
          </w:p>
          <w:p>
            <w:pPr>
              <w:keepNext/>
              <w:spacing w:after="40" w:before="0"/>
              <w:jc w:val="left"/>
            </w:pPr>
            <w:r>
              <w:rPr>
                <w:rFonts w:ascii="Arial" w:cs="Arial" w:eastAsia="Arial" w:hAnsi="Arial"/>
                <w:b/>
                <w:bCs/>
                <w:i w:val="false"/>
                <w:iCs w:val="false"/>
                <w:color w:val="000000"/>
                <w:sz w:val="18"/>
                <w:szCs w:val="18"/>
              </w:rPr>
              <w:t xml:space="preserve">(b) Show by expanding that 100 − (x − 10)² is equal to 20x − x².</w:t>
            </w:r>
          </w:p>
          <w:p>
            <w:pPr>
              <w:keepNext/>
              <w:spacing w:after="40" w:before="0"/>
              <w:jc w:val="left"/>
            </w:pPr>
            <w:r>
              <w:rPr>
                <w:rFonts w:ascii="Arial" w:cs="Arial" w:eastAsia="Arial" w:hAnsi="Arial"/>
                <w:b/>
                <w:bCs/>
                <w:i w:val="false"/>
                <w:iCs w:val="false"/>
                <w:color w:val="000000"/>
                <w:sz w:val="18"/>
                <w:szCs w:val="18"/>
              </w:rPr>
              <w:t xml:space="preserve">(c) Use this form to explain why no plot can have an area greater than 100 m², and say what shape the plot is when the area is 100 m².</w:t>
            </w:r>
          </w:p>
          <w:p>
            <w:pPr>
              <w:keepNext/>
              <w:spacing w:after="40" w:before="0"/>
              <w:jc w:val="left"/>
              <w:rPr>
                <w:ins w:id="9002" w:author="Claude (AI) - proposed" w:date="2026-10-15T20:13:50Z"/>
              </w:rPr>
            </w:pPr>
            <w:ins w:id="9001" w:author="Claude (AI) - proposed" w:date="2026-10-15T20:13:50Z">
              <w:r>
                <w:rPr>
                  <w:rFonts w:ascii="Arial" w:cs="Arial" w:eastAsia="Arial" w:hAnsi="Arial"/>
                  <w:b/>
                  <w:bCs/>
                  <w:i w:val="false"/>
                  <w:iCs w:val="false"/>
                  <w:color w:val="000000"/>
                  <w:sz w:val="18"/>
                  <w:szCs w:val="18"/>
                </w:rPr>
                <w:t xml:space="preserve">(d) Use a² − b² = (a − b)(a + b) to calculate 52² − 48² without squaring each number.</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Designing a school-garden plot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Your group has 40 m of fencing wire for a school-garden plot.</w:t>
            </w:r>
          </w:p>
          <w:p>
            <w:pPr>
              <w:keepNext/>
              <w:spacing w:after="40" w:before="0"/>
              <w:jc w:val="left"/>
            </w:pPr>
            <w:r>
              <w:rPr>
                <w:rFonts w:ascii="Arial" w:cs="Arial" w:eastAsia="Arial" w:hAnsi="Arial"/>
                <w:b/>
                <w:bCs/>
                <w:i w:val="false"/>
                <w:iCs w:val="false"/>
                <w:color w:val="000000"/>
                <w:sz w:val="18"/>
                <w:szCs w:val="18"/>
              </w:rPr>
              <w:t xml:space="preserve">(a) The target area is 84 m². Form the equation, solve it by factorisation, and state the dimensions of the plot. Check that it uses exactly 40 m of wire.</w:t>
            </w:r>
          </w:p>
          <w:p>
            <w:pPr>
              <w:keepNext/>
              <w:spacing w:after="40" w:before="0"/>
              <w:jc w:val="left"/>
            </w:pPr>
            <w:r>
              <w:rPr>
                <w:rFonts w:ascii="Arial" w:cs="Arial" w:eastAsia="Arial" w:hAnsi="Arial"/>
                <w:b/>
                <w:bCs/>
                <w:i w:val="false"/>
                <w:iCs w:val="false"/>
                <w:color w:val="000000"/>
                <w:sz w:val="18"/>
                <w:szCs w:val="18"/>
              </w:rPr>
              <w:t xml:space="preserve">(b) A second group wants an area of 105 m². Decide whether this is possible and explain your reasoning.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the method in other situations and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mandazi tray at a Kisumu market stall holds 60 mandazi in x rows and (x + 4) columns.</w:t>
            </w:r>
          </w:p>
          <w:p>
            <w:pPr>
              <w:keepNext/>
              <w:spacing w:after="40" w:before="0"/>
              <w:jc w:val="left"/>
            </w:pPr>
            <w:r>
              <w:rPr>
                <w:rFonts w:ascii="Arial" w:cs="Arial" w:eastAsia="Arial" w:hAnsi="Arial"/>
                <w:b/>
                <w:bCs/>
                <w:i w:val="false"/>
                <w:iCs w:val="false"/>
                <w:color w:val="000000"/>
                <w:sz w:val="18"/>
                <w:szCs w:val="18"/>
              </w:rPr>
              <w:t xml:space="preserve">(a) Form and solve an equation for x. State which solution you keep and why.</w:t>
            </w:r>
          </w:p>
          <w:p>
            <w:pPr>
              <w:keepNext/>
              <w:spacing w:after="40" w:before="0"/>
              <w:jc w:val="left"/>
            </w:pPr>
            <w:r>
              <w:rPr>
                <w:rFonts w:ascii="Arial" w:cs="Arial" w:eastAsia="Arial" w:hAnsi="Arial"/>
                <w:b/>
                <w:bCs/>
                <w:i w:val="false"/>
                <w:iCs w:val="false"/>
                <w:color w:val="000000"/>
                <w:sz w:val="18"/>
                <w:szCs w:val="18"/>
              </w:rPr>
              <w:t xml:space="preserve">(b) For a ball kicked at Kasarani, the height is h = 20t − 5t² metres after t seconds. The ball is at 15 m high at two times. Find both times and explain why both are valid.</w:t>
            </w:r>
          </w:p>
          <w:p>
            <w:pPr>
              <w:keepNext/>
              <w:spacing w:after="40" w:before="0"/>
              <w:jc w:val="left"/>
            </w:pPr>
            <w:r>
              <w:rPr>
                <w:rFonts w:ascii="Arial" w:cs="Arial" w:eastAsia="Arial" w:hAnsi="Arial"/>
                <w:b/>
                <w:bCs/>
                <w:i w:val="false"/>
                <w:iCs w:val="false"/>
                <w:color w:val="000000"/>
                <w:sz w:val="18"/>
                <w:szCs w:val="18"/>
              </w:rPr>
              <w:t xml:space="preserve">(c) Now answer the driving question: How can quadratic expressions and equations be used to find the dimensions of a plot when its fence length and area are both fixed, and why do two different </w:t>
            </w:r>
            <w:del w:id="9003" w:author="Claude (AI) - proposed" w:date="2026-10-15T20:13:50Z">
              <w:r>
                <w:rPr>
                  <w:rFonts w:ascii="Arial" w:cs="Arial" w:eastAsia="Arial" w:hAnsi="Arial"/>
                  <w:b/>
                  <w:bCs/>
                  <w:i w:val="false"/>
                  <w:iCs w:val="false"/>
                  <w:color w:val="000000"/>
                  <w:sz w:val="18"/>
                  <w:szCs w:val="18"/>
                </w:rPr>
                <w:delText xml:space="preserve">plots sometimes have</w:delText>
              </w:r>
            </w:del>
            <w:ins w:id="9004" w:author="Claude (AI) - proposed" w:date="2026-10-15T20:13:50Z">
              <w:r>
                <w:rPr>
                  <w:rFonts w:ascii="Arial" w:cs="Arial" w:eastAsia="Arial" w:hAnsi="Arial"/>
                  <w:b/>
                  <w:bCs/>
                  <w:i w:val="false"/>
                  <w:iCs w:val="false"/>
                  <w:color w:val="000000"/>
                  <w:sz w:val="18"/>
                  <w:szCs w:val="18"/>
                </w:rPr>
                <w:t xml:space="preserve">widths sometimes give</w:t>
              </w:r>
            </w:ins>
            <w:r>
              <w:rPr>
                <w:rFonts w:ascii="Arial" w:cs="Arial" w:eastAsia="Arial" w:hAnsi="Arial"/>
                <w:b/>
                <w:bCs/>
                <w:i w:val="false"/>
                <w:iCs w:val="false"/>
                <w:color w:val="000000"/>
                <w:sz w:val="18"/>
                <w:szCs w:val="18"/>
              </w:rPr>
              <w:t xml:space="preserve"> the same area? Compare what you thought in Lesson 1 with what you know now.</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Forming and expanding quadratic expressions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5T20:13: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derives length 20 − x and area x(20 − x) = 20x − x², explains the x² term and the valid range 0 &lt; x &lt; 20 with clear reasons.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6" w:author="Claude (AI) - proposed" w:date="2026-10-15T20:13: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the correct expression and expands it, with the range given but with a limited explanation of the x² term or the limits.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5T20:13: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Has errors in the length or area expression, or does not expand, or omits the valid range.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Solving by factorisation and checking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5T20:13: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Rearranges to zero, factorises correctly, uses the zero-product property, and checks each solution against the context and by substitution or expansion.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5T20:13: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Solves correctly but the checking against the context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20:13: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Makes factorisation or rearrangement errors, or does not use the zero-product property or check solutions.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equal areas and the maximum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5T20:13: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States that 8 m and 12 m give the same 8 m by 12 m rectangle turned round, explains symmetry about x = 10, and uses A = 100 − (x − 10)² to explain the maximum of 100 m².</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5T20:13: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the equal areas or the maximum correctly but the reasoning for one of them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20:13: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the two plots as different shapes, or states the maximum without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to new situations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5T20:13: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Forms and solves the mandazi, ball and garden equations accurately, rejecting invalid roots and keeping valid ones with a reason linked to the situation.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5T20:13: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Forms and solves most equations correctly but gives weak reasons for keeping or rejecting roots.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20:13: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Cannot form the equations from the situations, or accepts invalid roots.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Communicating and linking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5T20:13: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answer to the driving question, compares the Lesson 1 and final models, and uses correct units and vocabulary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5T20:13: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Answers the driving question with mostly correct vocabulary and units but a limited comparison to Lesson 1.</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5T20:13: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The answer to the driving question is incomplete or unclear, with frequent missing units or vocabulary errors.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b55u1cbgzlfg4kw1k9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am128yogo1po2eucpy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zjfc6ms2edvy-bp8lsw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b55u1cbgzlfg4kw1k9t" Type="http://schemas.openxmlformats.org/officeDocument/2006/relationships/hyperlink" Target="https://creativecommons.org/licenses/by-nc/4.0/" TargetMode="External"/><Relationship Id="rIdm-am128yogo1po2eucpyz" Type="http://schemas.openxmlformats.org/officeDocument/2006/relationships/hyperlink" Target="https://creativecommons.org/licenses/by-nc/4.0/" TargetMode="External"/><Relationship Id="rIdhzjfc6ms2edvy-bp8lsw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2026-10-15T20:13:49.812Z</dcterms:created>
  <dcterms:modified xsi:type="dcterms:W3CDTF">2026-10-15T20:13:49.812Z</dcterms:modified>
</cp:coreProperties>
</file>

<file path=docProps/custom.xml><?xml version="1.0" encoding="utf-8"?>
<Properties xmlns="http://schemas.openxmlformats.org/officeDocument/2006/custom-properties" xmlns:vt="http://schemas.openxmlformats.org/officeDocument/2006/docPropsVTypes"/>
</file>