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QUADRATIC EXPRESSIONS AND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about Mama Wanjiru's vegetable plot in Kericho. She has exactly 40 m of fencing wire for a rectangular plot of sukuma wiki and spinach. Her children Chebet and Kiprop found that two different widths can give the same area. Use what you learned in Lessons 1 to 8 to answer each part. Write your answers in the space under each prompt. Show your working, use units (m and m²), and check every answer against the situation. Refer to your Lesson 1 model and your final model where the questions ask you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Forming the area expression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Wanjiru uses all 40 m of wire for the fence of a rectangular plot. Let the width be x m.</w:t>
            </w:r>
          </w:p>
          <w:p>
            <w:pPr>
              <w:keepNext w:val="false"/>
              <w:spacing w:after="40" w:before="0"/>
              <w:jc w:val="left"/>
            </w:pPr>
            <w:r>
              <w:rPr>
                <w:rFonts w:ascii="Arial" w:cs="Arial" w:eastAsia="Arial" w:hAnsi="Arial"/>
                <w:b/>
                <w:bCs/>
                <w:i w:val="false"/>
                <w:iCs w:val="false"/>
                <w:color w:val="000000"/>
                <w:sz w:val="18"/>
                <w:szCs w:val="18"/>
              </w:rPr>
              <w:t xml:space="preserve">(a) Explain why the length is (20 − x) m.</w:t>
            </w:r>
          </w:p>
          <w:p>
            <w:pPr>
              <w:keepNext w:val="false"/>
              <w:spacing w:after="40" w:before="0"/>
              <w:jc w:val="left"/>
            </w:pPr>
            <w:r>
              <w:rPr>
                <w:rFonts w:ascii="Arial" w:cs="Arial" w:eastAsia="Arial" w:hAnsi="Arial"/>
                <w:b/>
                <w:bCs/>
                <w:i w:val="false"/>
                <w:iCs w:val="false"/>
                <w:color w:val="000000"/>
                <w:sz w:val="18"/>
                <w:szCs w:val="18"/>
              </w:rPr>
              <w:t xml:space="preserve">(b) Write the area as an expression in x and expand it. Say why it is called a quadratic expression.</w:t>
            </w:r>
          </w:p>
          <w:p>
            <w:pPr>
              <w:keepNext w:val="false"/>
              <w:spacing w:after="40" w:before="0"/>
              <w:jc w:val="left"/>
            </w:pPr>
            <w:r>
              <w:rPr>
                <w:rFonts w:ascii="Arial" w:cs="Arial" w:eastAsia="Arial" w:hAnsi="Arial"/>
                <w:b/>
                <w:bCs/>
                <w:i w:val="false"/>
                <w:iCs w:val="false"/>
                <w:color w:val="000000"/>
                <w:sz w:val="18"/>
                <w:szCs w:val="18"/>
              </w:rPr>
              <w:t xml:space="preserve">(c) Which widths x give a real plot? Explain why widths of 20 m or more do not.</w:t>
            </w:r>
          </w:p>
          <w:p>
            <w:pPr>
              <w:keepNext w:val="false"/>
              <w:spacing w:after="40" w:before="0"/>
              <w:jc w:val="left"/>
            </w:pPr>
            <w:r>
              <w:rPr>
                <w:rFonts w:ascii="Arial" w:cs="Arial" w:eastAsia="Arial" w:hAnsi="Arial"/>
                <w:b/>
                <w:bCs/>
                <w:i w:val="false"/>
                <w:iCs w:val="false"/>
                <w:color w:val="000000"/>
                <w:sz w:val="18"/>
                <w:szCs w:val="18"/>
              </w:rPr>
              <w:t xml:space="preserve">(d) Use your expression to find the area when x = 8, x = 10 and x = 12.</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fence goes all round the plot, so 2(length + width) = 40. Therefore length + width = 20 m. If the width is x m, the length is (20 − x) m.</w:t>
            </w:r>
          </w:p>
          <w:p>
            <w:pPr>
              <w:keepNext w:val="false"/>
              <w:spacing w:after="40" w:before="0"/>
              <w:jc w:val="left"/>
            </w:pPr>
            <w:r>
              <w:rPr>
                <w:rFonts w:ascii="Arial" w:cs="Arial" w:eastAsia="Arial" w:hAnsi="Arial"/>
                <w:b w:val="false"/>
                <w:bCs w:val="false"/>
                <w:i w:val="false"/>
                <w:iCs w:val="false"/>
                <w:color w:val="000000"/>
                <w:sz w:val="18"/>
                <w:szCs w:val="18"/>
              </w:rPr>
              <w:t xml:space="preserve">(b) Area = width × length = x(20 − x) = 20x − x² (m²). It is a quadratic expression because its highest power of x is 2. The x² term comes from multiplying x by a length that also contains x, which makes an x by x square region in the area model.</w:t>
            </w:r>
          </w:p>
          <w:p>
            <w:pPr>
              <w:keepNext w:val="false"/>
              <w:spacing w:after="40" w:before="0"/>
              <w:jc w:val="left"/>
            </w:pPr>
            <w:r>
              <w:rPr>
                <w:rFonts w:ascii="Arial" w:cs="Arial" w:eastAsia="Arial" w:hAnsi="Arial"/>
                <w:b w:val="false"/>
                <w:bCs w:val="false"/>
                <w:i w:val="false"/>
                <w:iCs w:val="false"/>
                <w:color w:val="000000"/>
                <w:sz w:val="18"/>
                <w:szCs w:val="18"/>
              </w:rPr>
              <w:t xml:space="preserve">(c) Valid widths are 0 &lt; x &lt; 20. At x = 20 the length is 20 − 20 = 0, so there is no plot. Above 20 the length is negative, which is impossible.</w:t>
            </w:r>
          </w:p>
          <w:p>
            <w:pPr>
              <w:keepNext w:val="false"/>
              <w:spacing w:after="40" w:before="0"/>
              <w:jc w:val="left"/>
            </w:pPr>
            <w:r>
              <w:rPr>
                <w:rFonts w:ascii="Arial" w:cs="Arial" w:eastAsia="Arial" w:hAnsi="Arial"/>
                <w:b w:val="false"/>
                <w:bCs w:val="false"/>
                <w:i w:val="false"/>
                <w:iCs w:val="false"/>
                <w:color w:val="000000"/>
                <w:sz w:val="18"/>
                <w:szCs w:val="18"/>
              </w:rPr>
              <w:t xml:space="preserve">(d) x = 8: 8 × 12 = 96 m². x = 10: 10 × 10 = 100 m². x = 12: 12 × 8 = 96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two widths give one area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Chebet and Kiprop noticed that a plot 8 m wide and a plot 12 m wide have the same area.</w:t>
            </w:r>
          </w:p>
          <w:p>
            <w:pPr>
              <w:keepNext w:val="false"/>
              <w:spacing w:after="40" w:before="0"/>
              <w:jc w:val="left"/>
            </w:pPr>
            <w:r>
              <w:rPr>
                <w:rFonts w:ascii="Arial" w:cs="Arial" w:eastAsia="Arial" w:hAnsi="Arial"/>
                <w:b/>
                <w:bCs/>
                <w:i w:val="false"/>
                <w:iCs w:val="false"/>
                <w:color w:val="000000"/>
                <w:sz w:val="18"/>
                <w:szCs w:val="18"/>
              </w:rPr>
              <w:t xml:space="preserve">(a) Write the equation you get when the area is 96 m² and rearrange it so that one side is zero.</w:t>
            </w:r>
          </w:p>
          <w:p>
            <w:pPr>
              <w:keepNext w:val="false"/>
              <w:spacing w:after="40" w:before="0"/>
              <w:jc w:val="left"/>
            </w:pPr>
            <w:r>
              <w:rPr>
                <w:rFonts w:ascii="Arial" w:cs="Arial" w:eastAsia="Arial" w:hAnsi="Arial"/>
                <w:b/>
                <w:bCs/>
                <w:i w:val="false"/>
                <w:iCs w:val="false"/>
                <w:color w:val="000000"/>
                <w:sz w:val="18"/>
                <w:szCs w:val="18"/>
              </w:rPr>
              <w:t xml:space="preserve">(b) Factorise it and use the zero-product property to solve it. Show how you can check your answers.</w:t>
            </w:r>
          </w:p>
          <w:p>
            <w:pPr>
              <w:keepNext w:val="false"/>
              <w:spacing w:after="40" w:before="0"/>
              <w:jc w:val="left"/>
            </w:pPr>
            <w:r>
              <w:rPr>
                <w:rFonts w:ascii="Arial" w:cs="Arial" w:eastAsia="Arial" w:hAnsi="Arial"/>
                <w:b/>
                <w:bCs/>
                <w:i w:val="false"/>
                <w:iCs w:val="false"/>
                <w:color w:val="000000"/>
                <w:sz w:val="18"/>
                <w:szCs w:val="18"/>
              </w:rPr>
              <w:t xml:space="preserve">(c) Are the 8 m and 12 m plots two different shapes? Explain using the length and width of each plot.</w:t>
            </w:r>
          </w:p>
          <w:p>
            <w:pPr>
              <w:keepNext w:val="false"/>
              <w:spacing w:after="40" w:before="0"/>
              <w:jc w:val="left"/>
            </w:pPr>
            <w:r>
              <w:rPr>
                <w:rFonts w:ascii="Arial" w:cs="Arial" w:eastAsia="Arial" w:hAnsi="Arial"/>
                <w:b/>
                <w:bCs/>
                <w:i w:val="false"/>
                <w:iCs w:val="false"/>
                <w:color w:val="000000"/>
                <w:sz w:val="18"/>
                <w:szCs w:val="18"/>
              </w:rPr>
              <w:t xml:space="preserve">(d) Use the symmetry of the area table to predict one other pair of widths that give equal areas, and state that area.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x(20 − x) = 96 gives 20x − x² = 96, so x² − 20x + 96 = 0.</w:t>
            </w:r>
          </w:p>
          <w:p>
            <w:pPr>
              <w:keepNext w:val="false"/>
              <w:spacing w:after="40" w:before="0"/>
              <w:jc w:val="left"/>
            </w:pPr>
            <w:r>
              <w:rPr>
                <w:rFonts w:ascii="Arial" w:cs="Arial" w:eastAsia="Arial" w:hAnsi="Arial"/>
                <w:b w:val="false"/>
                <w:bCs w:val="false"/>
                <w:i w:val="false"/>
                <w:iCs w:val="false"/>
                <w:color w:val="000000"/>
                <w:sz w:val="18"/>
                <w:szCs w:val="18"/>
              </w:rPr>
              <w:t xml:space="preserve">(b) We need two numbers with product 96 and sum −20. These are −8 and −12. So (x − 8)(x − 12) = 0. By the zero-product property, if p × q = 0 then p = 0 or q = 0, so x − 8 = 0 or x − 12 = 0, giving x = 8 or x = 12. Check: 8 × 12 = 96 and 12 × 8 = 96. Both are valid because 0 &lt; x &lt; 20. Expanding (x − 8)(x − 12) gives x² − 20x + 96, which also confirms the factorisation.</w:t>
            </w:r>
          </w:p>
          <w:p>
            <w:pPr>
              <w:keepNext w:val="false"/>
              <w:spacing w:after="40" w:before="0"/>
              <w:jc w:val="left"/>
            </w:pPr>
            <w:r>
              <w:rPr>
                <w:rFonts w:ascii="Arial" w:cs="Arial" w:eastAsia="Arial" w:hAnsi="Arial"/>
                <w:b w:val="false"/>
                <w:bCs w:val="false"/>
                <w:i w:val="false"/>
                <w:iCs w:val="false"/>
                <w:color w:val="000000"/>
                <w:sz w:val="18"/>
                <w:szCs w:val="18"/>
              </w:rPr>
              <w:t xml:space="preserve">(c) No. When x = 8 the length is 12 m. When x = 12 the length is 8 m. Both are the same 8 m by 12 m rectangle turned round. Width and length add up to 20 m, so x and 20 − x describe the same rectangle.</w:t>
            </w:r>
          </w:p>
          <w:p>
            <w:pPr>
              <w:keepNext w:val="false"/>
              <w:spacing w:after="40" w:before="0"/>
              <w:jc w:val="left"/>
            </w:pPr>
            <w:r>
              <w:rPr>
                <w:rFonts w:ascii="Arial" w:cs="Arial" w:eastAsia="Arial" w:hAnsi="Arial"/>
                <w:b w:val="false"/>
                <w:bCs w:val="false"/>
                <w:i w:val="false"/>
                <w:iCs w:val="false"/>
                <w:color w:val="000000"/>
                <w:sz w:val="18"/>
                <w:szCs w:val="18"/>
              </w:rPr>
              <w:t xml:space="preserve">(d) For example x = 6 and x = 14 both give 84 m² (6 × 14 = 84). Another correct answer is x = 4 and x = 16, which both give 64 m². The areas are symmetric about x =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there is a maximum area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With 40 m of wire, the plot with a width of 10 m gives the largest area.</w:t>
            </w:r>
          </w:p>
          <w:p>
            <w:pPr>
              <w:keepNext w:val="false"/>
              <w:spacing w:after="40" w:before="0"/>
              <w:jc w:val="left"/>
            </w:pPr>
            <w:r>
              <w:rPr>
                <w:rFonts w:ascii="Arial" w:cs="Arial" w:eastAsia="Arial" w:hAnsi="Arial"/>
                <w:b/>
                <w:bCs/>
                <w:i w:val="false"/>
                <w:iCs w:val="false"/>
                <w:color w:val="000000"/>
                <w:sz w:val="18"/>
                <w:szCs w:val="18"/>
              </w:rPr>
              <w:t xml:space="preserve">(a) Which identities from Lessons 2 and 3 could help you show that the area x(20 − x) can be written as 100 − (x − 10)²? Write one of them in full.</w:t>
            </w:r>
          </w:p>
          <w:p>
            <w:pPr>
              <w:keepNext w:val="false"/>
              <w:spacing w:after="40" w:before="0"/>
              <w:jc w:val="left"/>
            </w:pPr>
            <w:r>
              <w:rPr>
                <w:rFonts w:ascii="Arial" w:cs="Arial" w:eastAsia="Arial" w:hAnsi="Arial"/>
                <w:b/>
                <w:bCs/>
                <w:i w:val="false"/>
                <w:iCs w:val="false"/>
                <w:color w:val="000000"/>
                <w:sz w:val="18"/>
                <w:szCs w:val="18"/>
              </w:rPr>
              <w:t xml:space="preserve">(b) Show by expanding that 100 − (x − 10)² is equal to 20x − x².</w:t>
            </w:r>
          </w:p>
          <w:p>
            <w:pPr>
              <w:keepNext w:val="false"/>
              <w:spacing w:after="40" w:before="0"/>
              <w:jc w:val="left"/>
            </w:pPr>
            <w:r>
              <w:rPr>
                <w:rFonts w:ascii="Arial" w:cs="Arial" w:eastAsia="Arial" w:hAnsi="Arial"/>
                <w:b/>
                <w:bCs/>
                <w:i w:val="false"/>
                <w:iCs w:val="false"/>
                <w:color w:val="000000"/>
                <w:sz w:val="18"/>
                <w:szCs w:val="18"/>
              </w:rPr>
              <w:t xml:space="preserve">(c) Use this form to explain why no plot can have an area greater than 100 m², and say what shape the plot is when the area is 100 m².</w:t>
            </w:r>
          </w:p>
          <w:p>
            <w:pPr>
              <w:keepNext w:val="false"/>
              <w:spacing w:after="40" w:before="0"/>
              <w:jc w:val="left"/>
              <w:rPr>
                <w:ins w:id="9002" w:author="Claude (AI) - proposed" w:date="2026-10-15T20:13:50Z"/>
              </w:rPr>
            </w:pPr>
            <w:ins w:id="9001" w:author="Claude (AI) - proposed" w:date="2026-10-15T20:13:50Z">
              <w:r>
                <w:rPr>
                  <w:rFonts w:ascii="Arial" w:cs="Arial" w:eastAsia="Arial" w:hAnsi="Arial"/>
                  <w:b/>
                  <w:bCs/>
                  <w:i w:val="false"/>
                  <w:iCs w:val="false"/>
                  <w:color w:val="000000"/>
                  <w:sz w:val="18"/>
                  <w:szCs w:val="18"/>
                </w:rPr>
                <w:t xml:space="preserve">(d) Use a² − b² = (a − b)(a + b) to calculate 52² − 48² without squaring each number.</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identity (a − b)² = a² − 2ab + b² is used. The identity a² − b² = (a − b)(a + b) is also part of the model.</w:t>
            </w:r>
          </w:p>
          <w:p>
            <w:pPr>
              <w:keepNext w:val="false"/>
              <w:spacing w:after="40" w:before="0"/>
              <w:jc w:val="left"/>
            </w:pPr>
            <w:r>
              <w:rPr>
                <w:rFonts w:ascii="Arial" w:cs="Arial" w:eastAsia="Arial" w:hAnsi="Arial"/>
                <w:b w:val="false"/>
                <w:bCs w:val="false"/>
                <w:i w:val="false"/>
                <w:iCs w:val="false"/>
                <w:color w:val="000000"/>
                <w:sz w:val="18"/>
                <w:szCs w:val="18"/>
              </w:rPr>
              <w:t xml:space="preserve">(b) (x − 10)² = x² − 20x + 100. So 100 − (x − 10)² = 100 − x² + 20x − 100 = 20x − x². This equals x(20 − x).</w:t>
            </w:r>
          </w:p>
          <w:p>
            <w:pPr>
              <w:keepNext w:val="false"/>
              <w:spacing w:after="40" w:before="0"/>
              <w:jc w:val="left"/>
            </w:pPr>
            <w:r>
              <w:rPr>
                <w:rFonts w:ascii="Arial" w:cs="Arial" w:eastAsia="Arial" w:hAnsi="Arial"/>
                <w:b w:val="false"/>
                <w:bCs w:val="false"/>
                <w:i w:val="false"/>
                <w:iCs w:val="false"/>
                <w:color w:val="000000"/>
                <w:sz w:val="18"/>
                <w:szCs w:val="18"/>
              </w:rPr>
              <w:t xml:space="preserve">(c) A = 100 − (x − 10)². A square (x − 10)² can never be less than 0, so we never subtract a negative amount from 100. Therefore A ≤ 100. The area equals 100 m² only when (x − 10)² = 0, so x = 10. Then the length is also 10 m, so the plot is a 10 m by 10 m square.</w:t>
            </w:r>
          </w:p>
          <w:p>
            <w:pPr>
              <w:keepNext w:val="false"/>
              <w:spacing w:after="40" w:before="0"/>
              <w:jc w:val="left"/>
              <w:rPr>
                <w:ins w:id="9004" w:author="Claude (AI) - proposed" w:date="2026-10-15T20:13:50Z"/>
              </w:rPr>
            </w:pPr>
            <w:ins w:id="9003" w:author="Claude (AI) - proposed" w:date="2026-10-15T20:13:50Z">
              <w:r>
                <w:rPr>
                  <w:rFonts w:ascii="Arial" w:cs="Arial" w:eastAsia="Arial" w:hAnsi="Arial"/>
                  <w:b w:val="false"/>
                  <w:bCs w:val="false"/>
                  <w:i w:val="false"/>
                  <w:iCs w:val="false"/>
                  <w:color w:val="000000"/>
                  <w:sz w:val="18"/>
                  <w:szCs w:val="18"/>
                </w:rPr>
                <w:t xml:space="preserve">(d) 52² − 48² = (52 − 48)(52 + 48) = 4 × 100 = 400. Check: 2704 − 2304 = 400.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Designing a school-garden plot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Your group has 40 m of fencing wire for a school-garden plot.</w:t>
            </w:r>
          </w:p>
          <w:p>
            <w:pPr>
              <w:keepNext w:val="false"/>
              <w:spacing w:after="40" w:before="0"/>
              <w:jc w:val="left"/>
            </w:pPr>
            <w:r>
              <w:rPr>
                <w:rFonts w:ascii="Arial" w:cs="Arial" w:eastAsia="Arial" w:hAnsi="Arial"/>
                <w:b/>
                <w:bCs/>
                <w:i w:val="false"/>
                <w:iCs w:val="false"/>
                <w:color w:val="000000"/>
                <w:sz w:val="18"/>
                <w:szCs w:val="18"/>
              </w:rPr>
              <w:t xml:space="preserve">(a) The target area is 84 m². Form the equation, solve it by factorisation, and state the dimensions of the plot. Check that it uses exactly 40 m of wire.</w:t>
            </w:r>
          </w:p>
          <w:p>
            <w:pPr>
              <w:keepNext w:val="false"/>
              <w:spacing w:after="40" w:before="0"/>
              <w:jc w:val="left"/>
            </w:pPr>
            <w:r>
              <w:rPr>
                <w:rFonts w:ascii="Arial" w:cs="Arial" w:eastAsia="Arial" w:hAnsi="Arial"/>
                <w:b/>
                <w:bCs/>
                <w:i w:val="false"/>
                <w:iCs w:val="false"/>
                <w:color w:val="000000"/>
                <w:sz w:val="18"/>
                <w:szCs w:val="18"/>
              </w:rPr>
              <w:t xml:space="preserve">(b) A second group wants an area of 105 m². Decide whether this is possible and explain your reasoning.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x(20 − x) = 84, so x² − 20x + 84 = 0. We need two numbers with product 84 and sum −20: −6 and −14. So (x − 6)(x − 14) = 0, giving x = 6 or x = 14. Both are between 0 and 20. The plot is 6 m by 14 m. Check: area = 6 × 14 = 84 m². Wire = 2(6 + 14) = 40 m.</w:t>
            </w:r>
          </w:p>
          <w:p>
            <w:pPr>
              <w:keepNext w:val="false"/>
              <w:spacing w:after="40" w:before="0"/>
              <w:jc w:val="left"/>
            </w:pPr>
            <w:r>
              <w:rPr>
                <w:rFonts w:ascii="Arial" w:cs="Arial" w:eastAsia="Arial" w:hAnsi="Arial"/>
                <w:b w:val="false"/>
                <w:bCs w:val="false"/>
                <w:i w:val="false"/>
                <w:iCs w:val="false"/>
                <w:color w:val="000000"/>
                <w:sz w:val="18"/>
                <w:szCs w:val="18"/>
              </w:rPr>
              <w:t xml:space="preserve">(b) It is not possible. The area is A = 100 − (x − 10)², so it cannot be more than 100 m², and 105 m² is bigger than 100 m². There is no width that gives this area with 40 m of wire.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method in other situations and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mandazi tray at a Kisumu market stall holds 60 mandazi in x rows and (x + 4) columns.</w:t>
            </w:r>
          </w:p>
          <w:p>
            <w:pPr>
              <w:keepNext w:val="false"/>
              <w:spacing w:after="40" w:before="0"/>
              <w:jc w:val="left"/>
            </w:pPr>
            <w:r>
              <w:rPr>
                <w:rFonts w:ascii="Arial" w:cs="Arial" w:eastAsia="Arial" w:hAnsi="Arial"/>
                <w:b/>
                <w:bCs/>
                <w:i w:val="false"/>
                <w:iCs w:val="false"/>
                <w:color w:val="000000"/>
                <w:sz w:val="18"/>
                <w:szCs w:val="18"/>
              </w:rPr>
              <w:t xml:space="preserve">(a) Form and solve an equation for x. State which solution you keep and why.</w:t>
            </w:r>
          </w:p>
          <w:p>
            <w:pPr>
              <w:keepNext w:val="false"/>
              <w:spacing w:after="40" w:before="0"/>
              <w:jc w:val="left"/>
            </w:pPr>
            <w:r>
              <w:rPr>
                <w:rFonts w:ascii="Arial" w:cs="Arial" w:eastAsia="Arial" w:hAnsi="Arial"/>
                <w:b/>
                <w:bCs/>
                <w:i w:val="false"/>
                <w:iCs w:val="false"/>
                <w:color w:val="000000"/>
                <w:sz w:val="18"/>
                <w:szCs w:val="18"/>
              </w:rPr>
              <w:t xml:space="preserve">(b) For a ball kicked at Kasarani, the height is h = 20t − 5t² metres after t seconds. The ball is at 15 m high at two times. Find both times and explain why both are valid.</w:t>
            </w:r>
          </w:p>
          <w:p>
            <w:pPr>
              <w:keepNext w:val="false"/>
              <w:spacing w:after="40" w:before="0"/>
              <w:jc w:val="left"/>
            </w:pPr>
            <w:r>
              <w:rPr>
                <w:rFonts w:ascii="Arial" w:cs="Arial" w:eastAsia="Arial" w:hAnsi="Arial"/>
                <w:b/>
                <w:bCs/>
                <w:i w:val="false"/>
                <w:iCs w:val="false"/>
                <w:color w:val="000000"/>
                <w:sz w:val="18"/>
                <w:szCs w:val="18"/>
              </w:rPr>
              <w:t xml:space="preserve">(c) Now answer the driving question: How can quadratic expressions and equations be used to find the dimensions of a plot when its fence length and area are both fixed, and why do two different </w:t>
            </w:r>
            <w:del w:id="9005" w:author="Claude (AI) - proposed" w:date="2026-10-15T20:13:50Z">
              <w:r>
                <w:rPr>
                  <w:rFonts w:ascii="Arial" w:cs="Arial" w:eastAsia="Arial" w:hAnsi="Arial"/>
                  <w:b/>
                  <w:bCs/>
                  <w:i w:val="false"/>
                  <w:iCs w:val="false"/>
                  <w:color w:val="000000"/>
                  <w:sz w:val="18"/>
                  <w:szCs w:val="18"/>
                </w:rPr>
                <w:delText xml:space="preserve">plots sometimes have</w:delText>
              </w:r>
            </w:del>
            <w:ins w:id="9006" w:author="Claude (AI) - proposed" w:date="2026-10-15T20:13:50Z">
              <w:r>
                <w:rPr>
                  <w:rFonts w:ascii="Arial" w:cs="Arial" w:eastAsia="Arial" w:hAnsi="Arial"/>
                  <w:b/>
                  <w:bCs/>
                  <w:i w:val="false"/>
                  <w:iCs w:val="false"/>
                  <w:color w:val="000000"/>
                  <w:sz w:val="18"/>
                  <w:szCs w:val="18"/>
                </w:rPr>
                <w:t xml:space="preserve">widths sometimes give</w:t>
              </w:r>
            </w:ins>
            <w:r>
              <w:rPr>
                <w:rFonts w:ascii="Arial" w:cs="Arial" w:eastAsia="Arial" w:hAnsi="Arial"/>
                <w:b/>
                <w:bCs/>
                <w:i w:val="false"/>
                <w:iCs w:val="false"/>
                <w:color w:val="000000"/>
                <w:sz w:val="18"/>
                <w:szCs w:val="18"/>
              </w:rPr>
              <w:t xml:space="preserve"> the same area? Compare what you thought in Lesson 1 with what you know now.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x(x + 4) = 60, so x² + 4x − 60 = 0. Then (x + 10)(x − 6) = 0, so x = −10 or x = 6. We reject x = −10 because the number of rows cannot be negative. So x = 6: there are 6 rows of 10 mandazi (6 × 10 = 60).</w:t>
            </w:r>
          </w:p>
          <w:p>
            <w:pPr>
              <w:keepNext w:val="false"/>
              <w:spacing w:after="40" w:before="0"/>
              <w:jc w:val="left"/>
            </w:pPr>
            <w:r>
              <w:rPr>
                <w:rFonts w:ascii="Arial" w:cs="Arial" w:eastAsia="Arial" w:hAnsi="Arial"/>
                <w:b w:val="false"/>
                <w:bCs w:val="false"/>
                <w:i w:val="false"/>
                <w:iCs w:val="false"/>
                <w:color w:val="000000"/>
                <w:sz w:val="18"/>
                <w:szCs w:val="18"/>
              </w:rPr>
              <w:t xml:space="preserve">(b) 20t − 5t² = 15 gives 5t² − 20t + 15 = 0, so t² − 4t + 3 = 0. Then (t − 1)(t − 3) = 0, so t = 1 s or t = 3 s. Check: 20 − 5 = 15 and 60 − 45 = 15. Both are valid because the ball is 15 m high once on the way up and once on the way down.</w:t>
            </w:r>
          </w:p>
          <w:p>
            <w:pPr>
              <w:keepNext w:val="false"/>
              <w:spacing w:after="40" w:before="0"/>
              <w:jc w:val="left"/>
            </w:pPr>
            <w:r>
              <w:rPr>
                <w:rFonts w:ascii="Arial" w:cs="Arial" w:eastAsia="Arial" w:hAnsi="Arial"/>
                <w:b w:val="false"/>
                <w:bCs w:val="false"/>
                <w:i w:val="false"/>
                <w:iCs w:val="false"/>
                <w:color w:val="000000"/>
                <w:sz w:val="18"/>
                <w:szCs w:val="18"/>
              </w:rPr>
              <w:t xml:space="preserve">(c) With 40 m of wire the length is 20 − x, so the area is x(20 − x). To find the widths for a target area, we set the area equal to the target, rearrange to zero, factorise and use the zero-product property. For 96 m² this gives (x − 8)(x − 12) = 0, so x = 8 or x = 12. Then we check the answers against 0 &lt; x &lt; 20. The two plots with equal area are the same rectangle (8 m by 12 m) turned round, because width + length = 20 m, so the area is symmetric about x = 10. The maximum area is 100 m² at x = 10 because A = 100 − (x − 10)² and a square cannot be less than 0. In Lesson 1 I could only find areas by trial and error and could not explain the pairs or the maximum. Now I can solve for the widths and explain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and expanding quadratic expressions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derives length 20 − x and area x(20 − x) = 20x − x², explains the x² term and the valid range 0 &lt; x &lt; 20 with clear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the correct expression and expands it, with the range given but with a limited explanation of the x² term or the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Has errors in the length or area expression, or does not expand, or omits the valid range.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 and checking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Rearranges to zero, factorises correctly, uses the zero-product property, and checks each solution against the context and by substitution or expansion.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Solves correctly but the checking against the context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factorisation or rearrangement errors, or does not use the zero-product property or check solutions.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equal areas and the maximum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that 8 m and 12 m give the same 8 m by 12 m rectangle turned round, explains symmetry about x = 10, and uses A = 100 − (x − 10)² to explain the maximum of 100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equal areas or the maximum correctly but the reasoning for one of them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the two plots as different shapes, or states the maximum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to new situations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Forms and solves the mandazi, ball and garden equations accurately, rejecting invalid roots and keeping valid ones with a reason linked to the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Forms and solves most equations correctly but gives weak reasons for keeping or rejecting roots.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Cannot form the equations from the situations, or accepts invalid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Communicating and linking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20:13:5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answer to the driving question, compares the Lesson 1 and final models, and uses correct units and vocabulary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5T20:13:5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with mostly correct vocabulary and units but a limited comparison to Lesson 1.</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20:13:5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The answer to the driving question is incomplete or unclear, with frequent missing units or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gyb0oex948cn2mymqi2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tzafi4okcl3vsv4ioce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psoitpmoo5btmohfxpb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gyb0oex948cn2mymqi27" Type="http://schemas.openxmlformats.org/officeDocument/2006/relationships/hyperlink" Target="https://creativecommons.org/licenses/by-nc/4.0/" TargetMode="External"/><Relationship Id="rIdetzafi4okcl3vsv4iocew" Type="http://schemas.openxmlformats.org/officeDocument/2006/relationships/hyperlink" Target="https://creativecommons.org/licenses/by-nc/4.0/" TargetMode="External"/><Relationship Id="rIdtpsoitpmoo5btmohfxpb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2026-10-15T20:13:49.822Z</dcterms:created>
  <dcterms:modified xsi:type="dcterms:W3CDTF">2026-10-15T20:13:49.822Z</dcterms:modified>
</cp:coreProperties>
</file>

<file path=docProps/custom.xml><?xml version="1.0" encoding="utf-8"?>
<Properties xmlns="http://schemas.openxmlformats.org/officeDocument/2006/custom-properties" xmlns:vt="http://schemas.openxmlformats.org/officeDocument/2006/docPropsVTypes"/>
</file>