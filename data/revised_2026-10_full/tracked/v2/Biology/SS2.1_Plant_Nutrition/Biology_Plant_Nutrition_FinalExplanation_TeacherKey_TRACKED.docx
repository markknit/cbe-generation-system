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Think back to Amina's sukuma wiki in her Nairobi kitchen garden: it wilts at midday even when the soil is moist, recovers overnight, and turns pale and grows slowly when moved into the shade of a mango tree. Use evidence from all your lessons (leaf structure, what plants need for photosynthesis, the starch test, the light-dependent and light-independent reactions, limiting factors, and mineral nutrition) to answer each question in the space below it. Write in full sentences, use correct scientific terms, and link every answer back to the sukuma wiki. Where a question asks for a claim, give your evidence and reasoning. Where it asks for a diagram or table, draw it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do plants get their food?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Amina's sukuma wiki and a mushroom growing nearby get their food in different ways. (a) Name the type of nutrition each organism uses and explain the difference between them</w:t>
            </w:r>
            <w:ins w:id="9001" w:author="Claude (AI) - proposed" w:date="2026-10-15T02:49:34Z">
              <w:r>
                <w:rPr>
                  <w:rFonts w:ascii="Arial" w:cs="Arial" w:eastAsia="Arial" w:hAnsi="Arial"/>
                  <w:b/>
                  <w:bCs/>
                  <w:i w:val="false"/>
                  <w:iCs w:val="false"/>
                  <w:color w:val="000000"/>
                  <w:sz w:val="18"/>
                  <w:szCs w:val="18"/>
                </w:rPr>
                <w:t xml:space="preserve">. Then name one special way in which some plants feed (parasitic, saprophytic, symbiotic or insectivorous) and give an example</w:t>
              </w:r>
            </w:ins>
            <w:r>
              <w:rPr>
                <w:rFonts w:ascii="Arial" w:cs="Arial" w:eastAsia="Arial" w:hAnsi="Arial"/>
                <w:b/>
                <w:bCs/>
                <w:i w:val="false"/>
                <w:iCs w:val="false"/>
                <w:color w:val="000000"/>
                <w:sz w:val="18"/>
                <w:szCs w:val="18"/>
              </w:rPr>
              <w:t xml:space="preserve">. (b) State what a green plant needs for photosynthesis: which of these are materials used up as reactants and which are not? For each, say how it reaches the leaf or is used there. (c) Write the word equation and the balanced chemical equation for photosynthesis.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sukuma wiki is an autotroph: it makes its own food from simple inorganic raw materials. The mushroom is a heterotroph: it cannot make its own food and depends on ready-made organic food from other sources</w:t>
            </w:r>
            <w:ins w:id="9002" w:author="Claude (AI) - proposed" w:date="2026-10-15T02:49:34Z">
              <w:r>
                <w:rPr>
                  <w:rFonts w:ascii="Arial" w:cs="Arial" w:eastAsia="Arial" w:hAnsi="Arial"/>
                  <w:b w:val="false"/>
                  <w:bCs w:val="false"/>
                  <w:i w:val="false"/>
                  <w:iCs w:val="false"/>
                  <w:color w:val="000000"/>
                  <w:sz w:val="18"/>
                  <w:szCs w:val="18"/>
                </w:rPr>
                <w:t xml:space="preserve">. Special ways some plants feed: parasitic (for example Striga or dodder take food from a host plant), saprophytic (feeding on dead matter, as fungi do), symbiotic (for example legumes with nitrogen-fixing bacteria in root nodules) and insectivorous (for example the sundew traps insects for nitrogen compounds). Any one correct mode with an example is acceptable</w:t>
              </w:r>
            </w:ins>
            <w:r>
              <w:rPr>
                <w:rFonts w:ascii="Arial" w:cs="Arial" w:eastAsia="Arial" w:hAnsi="Arial"/>
                <w:b w:val="false"/>
                <w:bCs w:val="false"/>
                <w:i w:val="false"/>
                <w:iCs w:val="false"/>
                <w:color w:val="000000"/>
                <w:sz w:val="18"/>
                <w:szCs w:val="18"/>
              </w:rPr>
              <w:t xml:space="preserve">. (b) The raw materials (reactants) are carbon dioxide and water. Carbon dioxide enters the leaf through the stomata and diffuses through the air spaces of the spongy mesophyll. Water is absorbed by the roots and carried up the xylem to the mesophyll cells. Two further things are also needed but are not used up as reactants: light energy, which comes from the sun, and chlorophyll, the green pigment in the chloroplasts of palisade cells that absorbs the light energy. Chlorophyll is not consumed in the reaction; it is essential as a light-absorbing pigment. (c) Word equation: carbon dioxide + water, in the presence of light energy and chlorophyll, gives glucose + oxygen. Chemical equation: 6CO2 + 6H2O → C6H12O6 + 6O2 (with light energy and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Leaf structure and the wilting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THREE leaf structures you saw in the cross-section of the mango or bean leaf. For each, describe how its structure suits its function. (b) Use what you know about stomata, transpiration, xylem and turgor to explain why Amina's sukuma wiki wilts at midday even though the soil is moist. (c) Explain why the plant recovers overnight.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three of: Palisade mesophyll cells are tightly packed and contain many chloroplasts, so they capture a lot of light for photosynthesis. The spongy mesophyll has air spaces, so CO2 and O2 can diffuse easily through the leaf. Stomata with guard cells can open and close, so they regulate gas exchange and water vapour loss. The transparent cuticle and epidermis let light through while reducing water loss. The xylem carries water and minerals up to the leaf, and the phloem carries sugars away. (b) In the strong midday sun the stomata are open to take in CO2 for photosynthesis, and open stomata let water vapour escape from the leaf by transpiration. When water is lost through the stomata faster than the xylem can bring water up from the roots, the leaf cells lose water and lose turgor pressure, so the leaves droop. This can happen even when the soil is moist, because the problem is the rate of water loss compared with the rate of supply, not the amount of water in the soil. Wilting can continue even if the guard cells begin to close the stomata partly, because the leaf has already lost more water than the xylem has replaced. (c) Overnight there is no strong sunlight, the stomata close and transpiration slows right down. The xylem can then catch up and refill the leaf cells with water. Turgor is restored and the leaves become upright again by morning. The wilting is reversible because the cells were not permanently damaged.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from the starch test and the two stages of photosynthesis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starch test on a variegated or partly covered leaf, describe the iodine result in each of the three regions: white region, covered green region, and uncovered green region. What does each result tell you? (b) Describe what happens in the light-dependent reactions and in the light-independent reactions (Calvin cycle), including where each takes place and how the two stages are linked. </w:t>
            </w:r>
            <w:ins w:id="9003" w:author="Claude (AI) - proposed" w:date="2026-10-15T02:49:34Z">
              <w:r>
                <w:rPr>
                  <w:rFonts w:ascii="Arial" w:cs="Arial" w:eastAsia="Arial" w:hAnsi="Arial"/>
                  <w:b/>
                  <w:bCs/>
                  <w:i w:val="false"/>
                  <w:iCs w:val="false"/>
                  <w:color w:val="000000"/>
                  <w:sz w:val="18"/>
                  <w:szCs w:val="18"/>
                </w:rPr>
                <w:t xml:space="preserve">Draw a labelled sketch of a chloroplast (outer membranes, grana made of thylakoids, stroma) and show where each stage happens. </w:t>
              </w:r>
            </w:ins>
            <w:r>
              <w:rPr>
                <w:rFonts w:ascii="Arial" w:cs="Arial" w:eastAsia="Arial" w:hAnsi="Arial"/>
                <w:b/>
                <w:bCs/>
                <w:i w:val="false"/>
                <w:iCs w:val="false"/>
                <w:color w:val="000000"/>
                <w:sz w:val="18"/>
                <w:szCs w:val="18"/>
              </w:rPr>
              <w:t xml:space="preserve">(c) Use both stages to build a cause-and-effect chain that explains why the sukuma wiki in the shade of the mango tree grows slowly and turns pale.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White region (no chlorophyll): it stayed brown-orange, so no starch was made, showing chlorophyll is needed. Covered green region (chlorophyll but no light): it stayed brown-orange, so no starch was made, showing light is needed. Uncovered green region (chlorophyll and light): it turned blue-black, so starch was present. Both chlorophyll and light must be present together for photosynthesis. (b) The light-dependent reactions take place in the thylakoid membranes of the chloroplast. Chlorophyll in Photosystems II and I absorbs light and excites electrons, which pass along the electron transport chain. Water is split (photolysis: 2H2O → 4H+ + 4e- + O2), releasing oxygen and supplying electrons. ATP is made by photophosphorylation, and NADP+ is reduced to NADPH. The light-independent reactions (Calvin cycle) take place in the stroma. CO2 is fixed onto RuBP by the enzyme RuBisCO to form 3-PGA. The 3-PGA is reduced to G3P using the ATP and NADPH from the light stage. Some G3P is used to make glucose and some regenerates RuBP. The ATP and NADPH link the two stages. </w:t>
            </w:r>
            <w:ins w:id="9004" w:author="Claude (AI) - proposed" w:date="2026-10-15T02:49:34Z">
              <w:r>
                <w:rPr>
                  <w:rFonts w:ascii="Arial" w:cs="Arial" w:eastAsia="Arial" w:hAnsi="Arial"/>
                  <w:b w:val="false"/>
                  <w:bCs w:val="false"/>
                  <w:i w:val="false"/>
                  <w:iCs w:val="false"/>
                  <w:color w:val="000000"/>
                  <w:sz w:val="18"/>
                  <w:szCs w:val="18"/>
                </w:rPr>
                <w:t xml:space="preserve">Sketch: a chloroplast with a double outer membrane, stacks of thylakoids (grana) joined by lamellae, and the fluid stroma around them; the thylakoid membranes hold chlorophyll and make ATP and NADPH in light (large surface area for light capture), and the stroma holds the enzymes of the Calvin cycle. </w:t>
              </w:r>
            </w:ins>
            <w:r>
              <w:rPr>
                <w:rFonts w:ascii="Arial" w:cs="Arial" w:eastAsia="Arial" w:hAnsi="Arial"/>
                <w:b w:val="false"/>
                <w:bCs w:val="false"/>
                <w:i w:val="false"/>
                <w:iCs w:val="false"/>
                <w:color w:val="000000"/>
                <w:sz w:val="18"/>
                <w:szCs w:val="18"/>
              </w:rPr>
              <w:t xml:space="preserve">(c) Less light under the mango tree means fewer electrons are excited in the thylakoids, so less ATP and NADPH are produced. The Calvin cycle then cannot reduce 3-PGA to G3P efficiently, so less glucose is made. With less glucose for energy and building materials, cell division and growth are slow. The plant also has less energy and fewer building materials available to make and maintain chlorophyll, so the leaves gradually lose their green pigment and become pale yellowish-green over several weeks.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Limiting factors and Kenyan farming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Lesson 7 investigation you counted </w:t>
            </w:r>
            <w:del w:id="9005" w:author="Claude (AI) - proposed" w:date="2026-10-15T02:49:34Z">
              <w:r>
                <w:rPr>
                  <w:rFonts w:ascii="Arial" w:cs="Arial" w:eastAsia="Arial" w:hAnsi="Arial"/>
                  <w:b/>
                  <w:bCs/>
                  <w:i w:val="false"/>
                  <w:iCs w:val="false"/>
                  <w:color w:val="000000"/>
                  <w:sz w:val="18"/>
                  <w:szCs w:val="18"/>
                </w:rPr>
                <w:delText xml:space="preserve">oxygen bubbles</w:delText>
              </w:r>
            </w:del>
            <w:ins w:id="9006" w:author="Claude (AI) - proposed" w:date="2026-10-15T02:49:34Z">
              <w:r>
                <w:rPr>
                  <w:rFonts w:ascii="Arial" w:cs="Arial" w:eastAsia="Arial" w:hAnsi="Arial"/>
                  <w:b/>
                  <w:bCs/>
                  <w:i w:val="false"/>
                  <w:iCs w:val="false"/>
                  <w:color w:val="000000"/>
                  <w:sz w:val="18"/>
                  <w:szCs w:val="18"/>
                </w:rPr>
                <w:t xml:space="preserve">(or were given) oxygen bubble data</w:t>
              </w:r>
            </w:ins>
            <w:r>
              <w:rPr>
                <w:rFonts w:ascii="Arial" w:cs="Arial" w:eastAsia="Arial" w:hAnsi="Arial"/>
                <w:b/>
                <w:bCs/>
                <w:i w:val="false"/>
                <w:iCs w:val="false"/>
                <w:color w:val="000000"/>
                <w:sz w:val="18"/>
                <w:szCs w:val="18"/>
              </w:rPr>
              <w:t xml:space="preserve"> at lamp distances of 5, 10, 20, 30 and 40 cm. Describe the shape of the graph of rate of photosynthesis against light intensity, and explain why the line flattens at high light intensity. What is a limiting factor? (b) Name the other factors you studied that affect the rate of photosynthesis, and describe how temperature changes the rate. (c) Greenhouse tomato farmers in Naivasha add CO2, but adding CO2 to the tea farms in Kericho would not help much. Explain why using the idea of limiting factors.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rate of photosynthesis (bubbles per minute) increases as light intensity increases (a lamp closer to the plant means higher intensity), but only up to a point. Then the curve flattens, because another factor, such as CO2 concentration or temperature, has become the limiting factor and extra light cannot increase the rate further. A limiting factor is the factor present at the lowest level, which controls the rate of the process. (b) The other factors are CO2 concentration and temperature. As temperature rises the rate increases because enzymes work faster, until an optimum is reached. Above about 40 °C the enzymes denature and the rate falls, giving a bell-shaped curve. (c) In well-lit, warm Naivasha greenhouses, light and temperature are already favourable, so CO2 is the limiting factor. Adding CO2 raises the rate of photosynthesis and the tomato yield. In Kericho, temperature, not CO2, is the limiting factor. Adding CO2 will not significantly increase the rate, because the factor in shortest supply still controls the rate.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Minerals and the complete explanation for Amina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two mineral nutrients taken up from the soil, say how roots absorb them, and describe what each is needed for and what deficiency symptom you would expect. (b) Write a complete explanation answering the driving question: why does the sukuma wiki wilt at midday even when the soil is wet, and what does a plant actually need to stay green, grow, and make its own food? Your answer must explain both the wilting and the pallor in the shade. (c) Give one practical piece of advice, based on your explanation, that a Kenyan smallholder farmer could use to improve sukuma wiki yield</w:t>
            </w:r>
            <w:ins w:id="9007" w:author="Claude (AI) - proposed" w:date="2026-10-15T02:49:34Z">
              <w:r>
                <w:rPr>
                  <w:rFonts w:ascii="Arial" w:cs="Arial" w:eastAsia="Arial" w:hAnsi="Arial"/>
                  <w:b/>
                  <w:bCs/>
                  <w:i w:val="false"/>
                  <w:iCs w:val="false"/>
                  <w:color w:val="000000"/>
                  <w:sz w:val="18"/>
                  <w:szCs w:val="18"/>
                </w:rPr>
                <w:t xml:space="preserve">, and say why photosynthesis matters for all living things, not only for the garden</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Nitrogen is needed to make proteins and chlorophyll; a deficiency causes chlorosis (pale yellow leaves) and stunted growth. Magnesium is needed to make chlorophyll; a deficiency causes yellowing of leaves. (Phosphorus, potassium and others are also acceptable with correct functions and symptoms.) Minerals dissolved in soil water are absorbed through the root hair cells by active transport. (b) Wilting: in the strong midday sun the stomata are open for CO2 to enter for photosynthesis, and water vapour is lost by transpiration. When water leaves through the stomata faster than the xylem can deliver it from the roots, the leaf cells lose turgor and the plant wilts, even though the soil is moist. Overnight the stomata close, transpiration slows, the xylem catches up, turgor is restored, and the plant recovers. Pallor in the shade: less light under the mango tree reduces the light-dependent reactions, so less ATP and NADPH are made and the Calvin cycle produces less glucose. The plant has less food for growth, so it grows slowly, and it has less energy and fewer building materials to make and maintain chlorophyll, so the leaves turn pale. Low light is the limiting factor. Minerals matter too: nitrogen and magnesium are needed to build chlorophyll, so the soil must supply them for the leaves to stay green. To stay green, grow and make its own food, the plant needs light, chlorophyll, water and CO2, plus minerals such as nitrogen and magnesium from the soil, and when any one is limiting, photosynthesis slows. (c) For example: water the sukuma wiki in the early morning or evening and not at midday, so that water supply keeps up with loss; plant it in a place with enough sunlight rather than deep shade; and apply a fertiliser or manure containing nitrogen so the leaves can make chlorophyll and stay green.</w:t>
            </w:r>
            <w:ins w:id="9008" w:author="Claude (AI) - proposed" w:date="2026-10-15T02:49:34Z">
              <w:r>
                <w:rPr>
                  <w:rFonts w:ascii="Arial" w:cs="Arial" w:eastAsia="Arial" w:hAnsi="Arial"/>
                  <w:b w:val="false"/>
                  <w:bCs w:val="false"/>
                  <w:i w:val="false"/>
                  <w:iCs w:val="false"/>
                  <w:color w:val="000000"/>
                  <w:sz w:val="18"/>
                  <w:szCs w:val="18"/>
                </w:rPr>
                <w:t xml:space="preserve"> Photosynthesis matters to all living things because green plants are the producers: they make the food that starts every food chain and release the oxygen that animals and people breathe.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photosynthesis (reactants, light and chlorophyll, equations, two stages)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02:49:3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the reactants from light energy and chlorophyll, gives both equations, and accurately describes where each stage occurs, the key steps and how ATP and NADPH link the stages.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5T02:49:3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most requirements and equations correctly and describes both stages with minor omissions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02:49:3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some requirements or an equation but confuses the stages or leaves out key steps.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wilting using leaf structure and water movement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2:49:3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stomata, transpiration, xylem supply rate and loss of turgor, explains why wet soil does not prevent wilting, and explains overnight recovery.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02:49:3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wilting through water loss and turgor but is less clear about rate of loss versus supply or about recovery.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2:49:3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the plant lacks water or is hot without linking stomata, transpiration and turgor.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limiting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02:49:3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uses the starch test, the light-intensity graph shape, the temperature curve and the definition of a limiting factor to justify claims, and correctly applies them to the Naivasha and Kericho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02:49:3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defines a limiting factor, with partial application to the farm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2:49:3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facts without evidence, or the limiting factor idea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minerals and the complete causal chain for the pallor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2:49:3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Builds a clear, sequenced chain from low light to less ATP and NADPH to less glucose to slow growth and less chlorophyll maintained, and explains the role of nitrogen and magnesium in chlorophyll.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02:49:3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mostly complete chain but one step or the link to chlorophyll or minerals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02:49:3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brief statement that shade means less food, without a causal chain.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02:49:3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precise scientific vocabulary, organises answers clearly, and gives a sensible, evidence-based farming recommendation.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5T02:49:3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clear writing with some correct terms and a reasonable but general recommendation.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02:49:3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uses few scientific terms, and the recommendation is missing or not linked to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01t05vw0tw1rkikxq8o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4ytkhkjnzhsbb29gezx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2uyigfdxojxsnq7ejtn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01t05vw0tw1rkikxq8oa" Type="http://schemas.openxmlformats.org/officeDocument/2006/relationships/hyperlink" Target="https://creativecommons.org/licenses/by-nc/4.0/" TargetMode="External"/><Relationship Id="rIdv4ytkhkjnzhsbb29gezxz" Type="http://schemas.openxmlformats.org/officeDocument/2006/relationships/hyperlink" Target="https://creativecommons.org/licenses/by-nc/4.0/" TargetMode="External"/><Relationship Id="rIdt2uyigfdxojxsnq7ejtn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2026-10-15T02:49:32.878Z</dcterms:created>
  <dcterms:modified xsi:type="dcterms:W3CDTF">2026-10-15T02:49:32.878Z</dcterms:modified>
</cp:coreProperties>
</file>

<file path=docProps/custom.xml><?xml version="1.0" encoding="utf-8"?>
<Properties xmlns="http://schemas.openxmlformats.org/officeDocument/2006/custom-properties" xmlns:vt="http://schemas.openxmlformats.org/officeDocument/2006/docPropsVTypes"/>
</file>