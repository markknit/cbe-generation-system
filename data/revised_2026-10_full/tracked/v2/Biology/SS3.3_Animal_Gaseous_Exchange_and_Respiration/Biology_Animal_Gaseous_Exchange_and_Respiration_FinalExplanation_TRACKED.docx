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BIOLOGY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BIOLOGY GRADE 10 – SUB-STRAND 3.3 ANIMAL GASEOUS EXCHANGE AND RESPIRATION: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Think back to the very first lesson, when you measured your own breathing rate and pulse rate at rest and again after 2 minutes of step-ups. Your driving question is: Why does my body work so much harder to get oxygen into my cells during exercise, and what happens inside those cells when there is not enough? Write your answers in the space under each prompt. Use your own Lesson 1 data, your </w:t>
            </w:r>
            <w:ins w:id="9001" w:author="Claude (AI) - proposed" w:date="2026-10-18T00:26:23Z">
              <w:r>
                <w:rPr>
                  <w:rFonts w:ascii="Arial" w:cs="Arial" w:eastAsia="Arial" w:hAnsi="Arial"/>
                  <w:b w:val="false"/>
                  <w:bCs w:val="false"/>
                  <w:i w:val="false"/>
                  <w:iCs w:val="false"/>
                  <w:color w:val="000000"/>
                  <w:sz w:val="18"/>
                  <w:szCs w:val="18"/>
                </w:rPr>
                <w:t xml:space="preserve">completed Summary Tables, your </w:t>
              </w:r>
            </w:ins>
            <w:r>
              <w:rPr>
                <w:rFonts w:ascii="Arial" w:cs="Arial" w:eastAsia="Arial" w:hAnsi="Arial"/>
                <w:b w:val="false"/>
                <w:bCs w:val="false"/>
                <w:i w:val="false"/>
                <w:iCs w:val="false"/>
                <w:color w:val="000000"/>
                <w:sz w:val="18"/>
                <w:szCs w:val="18"/>
              </w:rPr>
              <w:t xml:space="preserve">final cumulative model and your Driving Question Board</w:t>
            </w:r>
            <w:ins w:id="9002" w:author="Claude (AI) - proposed" w:date="2026-10-18T00:26:23Z">
              <w:r>
                <w:rPr>
                  <w:rFonts w:ascii="Arial" w:cs="Arial" w:eastAsia="Arial" w:hAnsi="Arial"/>
                  <w:b w:val="false"/>
                  <w:bCs w:val="false"/>
                  <w:i w:val="false"/>
                  <w:iCs w:val="false"/>
                  <w:color w:val="000000"/>
                  <w:sz w:val="18"/>
                  <w:szCs w:val="18"/>
                </w:rPr>
                <w:t xml:space="preserve">. If writing is hard for you, you may explain part of an answer with a labelled diagram or by talking it through with your teacher. Word help (English – Kiswahili): breathing – kupumua; lungs – mapafu; heart – moyo; blood – damu; muscles – misuli; energy – nishati</w:t>
              </w:r>
            </w:ins>
            <w:r>
              <w:rPr>
                <w:rFonts w:ascii="Arial" w:cs="Arial" w:eastAsia="Arial" w:hAnsi="Arial"/>
                <w:b w:val="false"/>
                <w:bCs w:val="false"/>
                <w:i w:val="false"/>
                <w:iCs w:val="false"/>
                <w:color w:val="000000"/>
                <w:sz w:val="18"/>
                <w:szCs w:val="18"/>
              </w:rPr>
              <w:t xml:space="preserve">. Write in full sentences and use the scientific words you have learned. Explain the reasons (the 'why' and 'how'), not only what happened. Where a prompt asks you to apply your learning to a new situation, use the same ideas.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What Your Body Data Showed</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Lesson 1 you measured your breathing rate and pulse rate at rest and then straight after 2 minutes of vigorous step-ups. (a) Describe what happened to both measurements across the class, using example numbers from the class data table. (b) Which two body systems were responding together? (c) Write down the one observation from that day that your early ideas could not explain.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Getting Oxygen from the Air into the Blood</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Explain how oxygen gets from the air outside your body into your blood during exercise. In your answer: (a) explain how the diaphragm and the intercostal muscles make air move into and out of the lungs, and how this links to your doubled breathing rate; (b) name the </w:t>
            </w:r>
            <w:del w:id="9003" w:author="Claude (AI) - proposed" w:date="2026-10-18T00:26:23Z">
              <w:r>
                <w:rPr>
                  <w:rFonts w:ascii="Arial" w:cs="Arial" w:eastAsia="Arial" w:hAnsi="Arial"/>
                  <w:b/>
                  <w:bCs/>
                  <w:i w:val="false"/>
                  <w:iCs w:val="false"/>
                  <w:color w:val="000000"/>
                  <w:sz w:val="18"/>
                  <w:szCs w:val="18"/>
                </w:rPr>
                <w:delText xml:space="preserve">four </w:delText>
              </w:r>
            </w:del>
            <w:r>
              <w:rPr>
                <w:rFonts w:ascii="Arial" w:cs="Arial" w:eastAsia="Arial" w:hAnsi="Arial"/>
                <w:b/>
                <w:bCs/>
                <w:i w:val="false"/>
                <w:iCs w:val="false"/>
                <w:color w:val="000000"/>
                <w:sz w:val="18"/>
                <w:szCs w:val="18"/>
              </w:rPr>
              <w:t xml:space="preserve">features that make the alveoli an efficient gas exchange surface, and explain what each one does for diffusion; (c) explain </w:t>
            </w:r>
            <w:del w:id="9004" w:author="Claude (AI) - proposed" w:date="2026-10-18T00:26:23Z">
              <w:r>
                <w:rPr>
                  <w:rFonts w:ascii="Arial" w:cs="Arial" w:eastAsia="Arial" w:hAnsi="Arial"/>
                  <w:b/>
                  <w:bCs/>
                  <w:i w:val="false"/>
                  <w:iCs w:val="false"/>
                  <w:color w:val="000000"/>
                  <w:sz w:val="18"/>
                  <w:szCs w:val="18"/>
                </w:rPr>
                <w:delText xml:space="preserve">why</w:delText>
              </w:r>
            </w:del>
            <w:ins w:id="9005" w:author="Claude (AI) - proposed" w:date="2026-10-18T00:26:23Z">
              <w:r>
                <w:rPr>
                  <w:rFonts w:ascii="Arial" w:cs="Arial" w:eastAsia="Arial" w:hAnsi="Arial"/>
                  <w:b/>
                  <w:bCs/>
                  <w:i w:val="false"/>
                  <w:iCs w:val="false"/>
                  <w:color w:val="000000"/>
                  <w:sz w:val="18"/>
                  <w:szCs w:val="18"/>
                </w:rPr>
                <w:t xml:space="preserve">which of these features</w:t>
              </w:r>
            </w:ins>
            <w:r>
              <w:rPr>
                <w:rFonts w:ascii="Arial" w:cs="Arial" w:eastAsia="Arial" w:hAnsi="Arial"/>
                <w:b/>
                <w:bCs/>
                <w:i w:val="false"/>
                <w:iCs w:val="false"/>
                <w:color w:val="000000"/>
                <w:sz w:val="18"/>
                <w:szCs w:val="18"/>
              </w:rPr>
              <w:t xml:space="preserve"> tilapia gills in Lake Victoria </w:t>
            </w:r>
            <w:del w:id="9006" w:author="Claude (AI) - proposed" w:date="2026-10-18T00:26:23Z">
              <w:r>
                <w:rPr>
                  <w:rFonts w:ascii="Arial" w:cs="Arial" w:eastAsia="Arial" w:hAnsi="Arial"/>
                  <w:b/>
                  <w:bCs/>
                  <w:i w:val="false"/>
                  <w:iCs w:val="false"/>
                  <w:color w:val="000000"/>
                  <w:sz w:val="18"/>
                  <w:szCs w:val="18"/>
                </w:rPr>
                <w:delText xml:space="preserve">need the same four features</w:delText>
              </w:r>
            </w:del>
            <w:ins w:id="9007" w:author="Claude (AI) - proposed" w:date="2026-10-18T00:26:23Z">
              <w:r>
                <w:rPr>
                  <w:rFonts w:ascii="Arial" w:cs="Arial" w:eastAsia="Arial" w:hAnsi="Arial"/>
                  <w:b/>
                  <w:bCs/>
                  <w:i w:val="false"/>
                  <w:iCs w:val="false"/>
                  <w:color w:val="000000"/>
                  <w:sz w:val="18"/>
                  <w:szCs w:val="18"/>
                </w:rPr>
                <w:t xml:space="preserve">also need, and why</w:t>
              </w:r>
            </w:ins>
            <w:r>
              <w:rPr>
                <w:rFonts w:ascii="Arial" w:cs="Arial" w:eastAsia="Arial" w:hAnsi="Arial"/>
                <w:b/>
                <w:bCs/>
                <w:i w:val="false"/>
                <w:iCs w:val="false"/>
                <w:color w:val="000000"/>
                <w:sz w:val="18"/>
                <w:szCs w:val="18"/>
              </w:rPr>
              <w:t xml:space="preserv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Transport and the Heart–Lung Link</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Trace the journey of one oxygen molecule from an alveolus to a working muscle cell in your leg, naming each structure or process in order. Then explain why your heart rate rose at the same time as your breathing rate, and describe what happens to carbon dioxide on its way out.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What Happens Inside the Cells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Write the word equation and the balanced chemical equation for aerobic respiration, say where in the cell it happens, and explain how it accounts for the doubling of your breathing rate during step-ups</w:t>
            </w:r>
            <w:ins w:id="9008" w:author="Claude (AI) - proposed" w:date="2026-10-18T00:26:23Z">
              <w:r>
                <w:rPr>
                  <w:rFonts w:ascii="Arial" w:cs="Arial" w:eastAsia="Arial" w:hAnsi="Arial"/>
                  <w:b/>
                  <w:bCs/>
                  <w:i w:val="false"/>
                  <w:iCs w:val="false"/>
                  <w:color w:val="000000"/>
                  <w:sz w:val="18"/>
                  <w:szCs w:val="18"/>
                </w:rPr>
                <w:t xml:space="preserve">, including what the body detects that makes the brain speed up your breathing</w:t>
              </w:r>
            </w:ins>
            <w:r>
              <w:rPr>
                <w:rFonts w:ascii="Arial" w:cs="Arial" w:eastAsia="Arial" w:hAnsi="Arial"/>
                <w:b/>
                <w:bCs/>
                <w:i w:val="false"/>
                <w:iCs w:val="false"/>
                <w:color w:val="000000"/>
                <w:sz w:val="18"/>
                <w:szCs w:val="18"/>
              </w:rPr>
              <w:t xml:space="preserve">. (b) Explain why your leg muscles burned even though you were breathing hard. Use the terms anaerobic respiration, lactic acid and oxygen debt</w:t>
            </w:r>
            <w:ins w:id="9009" w:author="Claude (AI) - proposed" w:date="2026-10-18T00:26:23Z">
              <w:r>
                <w:rPr>
                  <w:rFonts w:ascii="Arial" w:cs="Arial" w:eastAsia="Arial" w:hAnsi="Arial"/>
                  <w:b/>
                  <w:bCs/>
                  <w:i w:val="false"/>
                  <w:iCs w:val="false"/>
                  <w:color w:val="000000"/>
                  <w:sz w:val="18"/>
                  <w:szCs w:val="18"/>
                </w:rPr>
                <w:t xml:space="preserve">, and write the balanced chemical equation for anaerobic respiration in muscle</w:t>
              </w:r>
            </w:ins>
            <w:r>
              <w:rPr>
                <w:rFonts w:ascii="Arial" w:cs="Arial" w:eastAsia="Arial" w:hAnsi="Arial"/>
                <w:b/>
                <w:bCs/>
                <w:i w:val="false"/>
                <w:iCs w:val="false"/>
                <w:color w:val="000000"/>
                <w:sz w:val="18"/>
                <w:szCs w:val="18"/>
              </w:rPr>
              <w:t xml:space="preserve">. (c) Explain why you still breathe heavily for a while after you stop exercising.</w:t>
            </w:r>
            <w:ins w:id="9010" w:author="Claude (AI) - proposed" w:date="2026-10-18T00:26:23Z">
              <w:r>
                <w:rPr>
                  <w:rFonts w:ascii="Arial" w:cs="Arial" w:eastAsia="Arial" w:hAnsi="Arial"/>
                  <w:b/>
                  <w:bCs/>
                  <w:i w:val="false"/>
                  <w:iCs w:val="false"/>
                  <w:color w:val="000000"/>
                  <w:sz w:val="18"/>
                  <w:szCs w:val="18"/>
                </w:rPr>
                <w:t xml:space="preserve"> (d) A runner late in a long race uses 2 000 mL of oxygen and produces 1 400 mL of carbon dioxide each minute. Calculate the respiratory quotient (RQ) and say which type of food is mainly being respired. (e) Name two life processes in animals, other than muscle contraction, that need the energy released by respiration.</w:t>
              </w:r>
            </w:ins>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Transfer – Akinyi Swims the Winam Gulf</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Akinyi, a competitive swimmer from Kisumu, attempts to cross the Winam Gulf of Lake Victoria. Predict what happens to her breathing rate and pulse rate as she swims hard, and explain why in terms of her muscle cells. Then explain what might cause her muscles to ache if she swims very fast, and what her body does when she gets out of the water. Finally, give one reason why her body temperature would rise.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class data</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1" w:author="Claude (AI) - proposed" w:date="2026-10-18T00:26:23Z">
              <w:r>
                <w:rPr>
                  <w:rFonts w:ascii="Arial" w:cs="Arial" w:eastAsia="Arial" w:hAnsi="Arial"/>
                  <w:b w:val="false"/>
                  <w:bCs w:val="false"/>
                  <w:i w:val="false"/>
                  <w:iCs w:val="false"/>
                  <w:color w:val="000000"/>
                  <w:sz w:val="18"/>
                  <w:szCs w:val="18"/>
                </w:rPr>
                <w:delText xml:space="preserve">Accurately</w:delText>
              </w:r>
            </w:del>
            <w:ins w:id="9012" w:author="Claude (AI) - proposed" w:date="2026-10-18T00:26:23Z">
              <w:r>
                <w:rPr>
                  <w:rFonts w:ascii="Arial" w:cs="Arial" w:eastAsia="Arial" w:hAnsi="Arial"/>
                  <w:b w:val="false"/>
                  <w:bCs w:val="false"/>
                  <w:i w:val="false"/>
                  <w:iCs w:val="false"/>
                  <w:color w:val="000000"/>
                  <w:sz w:val="18"/>
                  <w:szCs w:val="18"/>
                </w:rPr>
                <w:t xml:space="preserve">Exceeds Expectations: accurately</w:t>
              </w:r>
            </w:ins>
            <w:r>
              <w:rPr>
                <w:rFonts w:ascii="Arial" w:cs="Arial" w:eastAsia="Arial" w:hAnsi="Arial"/>
                <w:b w:val="false"/>
                <w:bCs w:val="false"/>
                <w:i w:val="false"/>
                <w:iCs w:val="false"/>
                <w:color w:val="000000"/>
                <w:sz w:val="18"/>
                <w:szCs w:val="18"/>
              </w:rPr>
              <w:t xml:space="preserve"> uses the Lesson 1 numbers (e.g. 14 to 28 breaths per minute, 72 to over 120 beats per minute) and links them to the explanation throughout.</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3" w:author="Claude (AI) - proposed" w:date="2026-10-18T00:26:23Z">
              <w:r>
                <w:rPr>
                  <w:rFonts w:ascii="Arial" w:cs="Arial" w:eastAsia="Arial" w:hAnsi="Arial"/>
                  <w:b w:val="false"/>
                  <w:bCs w:val="false"/>
                  <w:i w:val="false"/>
                  <w:iCs w:val="false"/>
                  <w:color w:val="000000"/>
                  <w:sz w:val="18"/>
                  <w:szCs w:val="18"/>
                </w:rPr>
                <w:delText xml:space="preserve">Mentions</w:delText>
              </w:r>
            </w:del>
            <w:ins w:id="9014" w:author="Claude (AI) - proposed" w:date="2026-10-18T00:26:23Z">
              <w:r>
                <w:rPr>
                  <w:rFonts w:ascii="Arial" w:cs="Arial" w:eastAsia="Arial" w:hAnsi="Arial"/>
                  <w:b w:val="false"/>
                  <w:bCs w:val="false"/>
                  <w:i w:val="false"/>
                  <w:iCs w:val="false"/>
                  <w:color w:val="000000"/>
                  <w:sz w:val="18"/>
                  <w:szCs w:val="18"/>
                </w:rPr>
                <w:t xml:space="preserve">Meets Expectations: mentions</w:t>
              </w:r>
            </w:ins>
            <w:r>
              <w:rPr>
                <w:rFonts w:ascii="Arial" w:cs="Arial" w:eastAsia="Arial" w:hAnsi="Arial"/>
                <w:b w:val="false"/>
                <w:bCs w:val="false"/>
                <w:i w:val="false"/>
                <w:iCs w:val="false"/>
                <w:color w:val="000000"/>
                <w:sz w:val="18"/>
                <w:szCs w:val="18"/>
              </w:rPr>
              <w:t xml:space="preserve"> that both rates rose, with some correct numbers, but rarely links them to the later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5" w:author="Claude (AI) - proposed" w:date="2026-10-18T00:26:23Z">
              <w:r>
                <w:rPr>
                  <w:rFonts w:ascii="Arial" w:cs="Arial" w:eastAsia="Arial" w:hAnsi="Arial"/>
                  <w:b w:val="false"/>
                  <w:bCs w:val="false"/>
                  <w:i w:val="false"/>
                  <w:iCs w:val="false"/>
                  <w:color w:val="000000"/>
                  <w:sz w:val="18"/>
                  <w:szCs w:val="18"/>
                </w:rPr>
                <w:delText xml:space="preserve">Gives</w:delText>
              </w:r>
            </w:del>
            <w:ins w:id="9016" w:author="Claude (AI) - proposed" w:date="2026-10-18T00:26:23Z">
              <w:r>
                <w:rPr>
                  <w:rFonts w:ascii="Arial" w:cs="Arial" w:eastAsia="Arial" w:hAnsi="Arial"/>
                  <w:b w:val="false"/>
                  <w:bCs w:val="false"/>
                  <w:i w:val="false"/>
                  <w:iCs w:val="false"/>
                  <w:color w:val="000000"/>
                  <w:sz w:val="18"/>
                  <w:szCs w:val="18"/>
                </w:rPr>
                <w:t xml:space="preserve">Approaches Expectations: gives</w:t>
              </w:r>
            </w:ins>
            <w:r>
              <w:rPr>
                <w:rFonts w:ascii="Arial" w:cs="Arial" w:eastAsia="Arial" w:hAnsi="Arial"/>
                <w:b w:val="false"/>
                <w:bCs w:val="false"/>
                <w:i w:val="false"/>
                <w:iCs w:val="false"/>
                <w:color w:val="000000"/>
                <w:sz w:val="18"/>
                <w:szCs w:val="18"/>
              </w:rPr>
              <w:t xml:space="preserve"> vague or incorrect data, or no data.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gas exchange and transport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7" w:author="Claude (AI) - proposed" w:date="2026-10-18T00:26:23Z">
              <w:r>
                <w:rPr>
                  <w:rFonts w:ascii="Arial" w:cs="Arial" w:eastAsia="Arial" w:hAnsi="Arial"/>
                  <w:b w:val="false"/>
                  <w:bCs w:val="false"/>
                  <w:i w:val="false"/>
                  <w:iCs w:val="false"/>
                  <w:color w:val="000000"/>
                  <w:sz w:val="18"/>
                  <w:szCs w:val="18"/>
                </w:rPr>
                <w:delText xml:space="preserve">Explains</w:delText>
              </w:r>
            </w:del>
            <w:ins w:id="9018" w:author="Claude (AI) - proposed" w:date="2026-10-18T00:26:23Z">
              <w:r>
                <w:rPr>
                  <w:rFonts w:ascii="Arial" w:cs="Arial" w:eastAsia="Arial" w:hAnsi="Arial"/>
                  <w:b w:val="false"/>
                  <w:bCs w:val="false"/>
                  <w:i w:val="false"/>
                  <w:iCs w:val="false"/>
                  <w:color w:val="000000"/>
                  <w:sz w:val="18"/>
                  <w:szCs w:val="18"/>
                </w:rPr>
                <w:t xml:space="preserve">Exceeds Expectations: explains</w:t>
              </w:r>
            </w:ins>
            <w:r>
              <w:rPr>
                <w:rFonts w:ascii="Arial" w:cs="Arial" w:eastAsia="Arial" w:hAnsi="Arial"/>
                <w:b w:val="false"/>
                <w:bCs w:val="false"/>
                <w:i w:val="false"/>
                <w:iCs w:val="false"/>
                <w:color w:val="000000"/>
                <w:sz w:val="18"/>
                <w:szCs w:val="18"/>
              </w:rPr>
              <w:t xml:space="preserve"> breathing mechanics with pressure changes, the </w:t>
            </w:r>
            <w:del w:id="9019" w:author="Claude (AI) - proposed" w:date="2026-10-18T00:26:23Z">
              <w:r>
                <w:rPr>
                  <w:rFonts w:ascii="Arial" w:cs="Arial" w:eastAsia="Arial" w:hAnsi="Arial"/>
                  <w:b w:val="false"/>
                  <w:bCs w:val="false"/>
                  <w:i w:val="false"/>
                  <w:iCs w:val="false"/>
                  <w:color w:val="000000"/>
                  <w:sz w:val="18"/>
                  <w:szCs w:val="18"/>
                </w:rPr>
                <w:delText xml:space="preserve">four alveolar features</w:delText>
              </w:r>
            </w:del>
            <w:ins w:id="9020" w:author="Claude (AI) - proposed" w:date="2026-10-18T00:26:23Z">
              <w:r>
                <w:rPr>
                  <w:rFonts w:ascii="Arial" w:cs="Arial" w:eastAsia="Arial" w:hAnsi="Arial"/>
                  <w:b w:val="false"/>
                  <w:bCs w:val="false"/>
                  <w:i w:val="false"/>
                  <w:iCs w:val="false"/>
                  <w:color w:val="000000"/>
                  <w:sz w:val="18"/>
                  <w:szCs w:val="18"/>
                </w:rPr>
                <w:t xml:space="preserve">features of the alveolus</w:t>
              </w:r>
            </w:ins>
            <w:r>
              <w:rPr>
                <w:rFonts w:ascii="Arial" w:cs="Arial" w:eastAsia="Arial" w:hAnsi="Arial"/>
                <w:b w:val="false"/>
                <w:bCs w:val="false"/>
                <w:i w:val="false"/>
                <w:iCs w:val="false"/>
                <w:color w:val="000000"/>
                <w:sz w:val="18"/>
                <w:szCs w:val="18"/>
              </w:rPr>
              <w:t xml:space="preserve"> and the full oxygen pathway including haemoglobin and the heart, with correct diffusion reasoning</w:t>
            </w:r>
            <w:ins w:id="9021" w:author="Claude (AI) - proposed" w:date="2026-10-18T00:26:23Z">
              <w:r>
                <w:rPr>
                  <w:rFonts w:ascii="Arial" w:cs="Arial" w:eastAsia="Arial" w:hAnsi="Arial"/>
                  <w:b w:val="false"/>
                  <w:bCs w:val="false"/>
                  <w:i w:val="false"/>
                  <w:iCs w:val="false"/>
                  <w:color w:val="000000"/>
                  <w:sz w:val="18"/>
                  <w:szCs w:val="18"/>
                </w:rPr>
                <w:t xml:space="preserve">, and says that the brain speeds up breathing when it detects extra carbon dioxide</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2" w:author="Claude (AI) - proposed" w:date="2026-10-18T00:26:23Z">
              <w:r>
                <w:rPr>
                  <w:rFonts w:ascii="Arial" w:cs="Arial" w:eastAsia="Arial" w:hAnsi="Arial"/>
                  <w:b w:val="false"/>
                  <w:bCs w:val="false"/>
                  <w:i w:val="false"/>
                  <w:iCs w:val="false"/>
                  <w:color w:val="000000"/>
                  <w:sz w:val="18"/>
                  <w:szCs w:val="18"/>
                </w:rPr>
                <w:delText xml:space="preserve">Describes</w:delText>
              </w:r>
            </w:del>
            <w:ins w:id="9023" w:author="Claude (AI) - proposed" w:date="2026-10-18T00:26:23Z">
              <w:r>
                <w:rPr>
                  <w:rFonts w:ascii="Arial" w:cs="Arial" w:eastAsia="Arial" w:hAnsi="Arial"/>
                  <w:b w:val="false"/>
                  <w:bCs w:val="false"/>
                  <w:i w:val="false"/>
                  <w:iCs w:val="false"/>
                  <w:color w:val="000000"/>
                  <w:sz w:val="18"/>
                  <w:szCs w:val="18"/>
                </w:rPr>
                <w:t xml:space="preserve">Meets Expectations: describes</w:t>
              </w:r>
            </w:ins>
            <w:r>
              <w:rPr>
                <w:rFonts w:ascii="Arial" w:cs="Arial" w:eastAsia="Arial" w:hAnsi="Arial"/>
                <w:b w:val="false"/>
                <w:bCs w:val="false"/>
                <w:i w:val="false"/>
                <w:iCs w:val="false"/>
                <w:color w:val="000000"/>
                <w:sz w:val="18"/>
                <w:szCs w:val="18"/>
              </w:rPr>
              <w:t xml:space="preserve"> most of the mechanics, features and pathway but with a missing step or limited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4" w:author="Claude (AI) - proposed" w:date="2026-10-18T00:26:23Z">
              <w:r>
                <w:rPr>
                  <w:rFonts w:ascii="Arial" w:cs="Arial" w:eastAsia="Arial" w:hAnsi="Arial"/>
                  <w:b w:val="false"/>
                  <w:bCs w:val="false"/>
                  <w:i w:val="false"/>
                  <w:iCs w:val="false"/>
                  <w:color w:val="000000"/>
                  <w:sz w:val="18"/>
                  <w:szCs w:val="18"/>
                </w:rPr>
                <w:delText xml:space="preserve">Lists</w:delText>
              </w:r>
            </w:del>
            <w:ins w:id="9025" w:author="Claude (AI) - proposed" w:date="2026-10-18T00:26:23Z">
              <w:r>
                <w:rPr>
                  <w:rFonts w:ascii="Arial" w:cs="Arial" w:eastAsia="Arial" w:hAnsi="Arial"/>
                  <w:b w:val="false"/>
                  <w:bCs w:val="false"/>
                  <w:i w:val="false"/>
                  <w:iCs w:val="false"/>
                  <w:color w:val="000000"/>
                  <w:sz w:val="18"/>
                  <w:szCs w:val="18"/>
                </w:rPr>
                <w:t xml:space="preserve">Approaches Expectations: lists</w:t>
              </w:r>
            </w:ins>
            <w:r>
              <w:rPr>
                <w:rFonts w:ascii="Arial" w:cs="Arial" w:eastAsia="Arial" w:hAnsi="Arial"/>
                <w:b w:val="false"/>
                <w:bCs w:val="false"/>
                <w:i w:val="false"/>
                <w:iCs w:val="false"/>
                <w:color w:val="000000"/>
                <w:sz w:val="18"/>
                <w:szCs w:val="18"/>
              </w:rPr>
              <w:t xml:space="preserve"> some structures with little explanation, or has errors in the pathway.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cellular respiration</w:t>
            </w:r>
            <w:del w:id="9026" w:author="Claude (AI) - proposed" w:date="2026-10-18T00:26:23Z">
              <w:r>
                <w:rPr>
                  <w:rFonts w:ascii="Arial" w:cs="Arial" w:eastAsia="Arial" w:hAnsi="Arial"/>
                  <w:b w:val="false"/>
                  <w:bCs w:val="false"/>
                  <w:i w:val="false"/>
                  <w:iCs w:val="false"/>
                  <w:color w:val="000000"/>
                  <w:sz w:val="18"/>
                  <w:szCs w:val="18"/>
                </w:rPr>
                <w:delText xml:space="preserve"> and lactic acid</w:delText>
              </w:r>
            </w:del>
            <w:ins w:id="9027" w:author="Claude (AI) - proposed" w:date="2026-10-18T00:26:23Z">
              <w:r>
                <w:rPr>
                  <w:rFonts w:ascii="Arial" w:cs="Arial" w:eastAsia="Arial" w:hAnsi="Arial"/>
                  <w:b w:val="false"/>
                  <w:bCs w:val="false"/>
                  <w:i w:val="false"/>
                  <w:iCs w:val="false"/>
                  <w:color w:val="000000"/>
                  <w:sz w:val="18"/>
                  <w:szCs w:val="18"/>
                </w:rPr>
                <w:t xml:space="preserve">, lactic acid and RQ</w:t>
              </w:r>
            </w:ins>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8" w:author="Claude (AI) - proposed" w:date="2026-10-18T00:26:23Z">
              <w:r>
                <w:rPr>
                  <w:rFonts w:ascii="Arial" w:cs="Arial" w:eastAsia="Arial" w:hAnsi="Arial"/>
                  <w:b w:val="false"/>
                  <w:bCs w:val="false"/>
                  <w:i w:val="false"/>
                  <w:iCs w:val="false"/>
                  <w:color w:val="000000"/>
                  <w:sz w:val="18"/>
                  <w:szCs w:val="18"/>
                </w:rPr>
                <w:delText xml:space="preserve">Gives</w:delText>
              </w:r>
            </w:del>
            <w:ins w:id="9029" w:author="Claude (AI) - proposed" w:date="2026-10-18T00:26:23Z">
              <w:r>
                <w:rPr>
                  <w:rFonts w:ascii="Arial" w:cs="Arial" w:eastAsia="Arial" w:hAnsi="Arial"/>
                  <w:b w:val="false"/>
                  <w:bCs w:val="false"/>
                  <w:i w:val="false"/>
                  <w:iCs w:val="false"/>
                  <w:color w:val="000000"/>
                  <w:sz w:val="18"/>
                  <w:szCs w:val="18"/>
                </w:rPr>
                <w:t xml:space="preserve">Exceeds Expectations: gives</w:t>
              </w:r>
            </w:ins>
            <w:r>
              <w:rPr>
                <w:rFonts w:ascii="Arial" w:cs="Arial" w:eastAsia="Arial" w:hAnsi="Arial"/>
                <w:b w:val="false"/>
                <w:bCs w:val="false"/>
                <w:i w:val="false"/>
                <w:iCs w:val="false"/>
                <w:color w:val="000000"/>
                <w:sz w:val="18"/>
                <w:szCs w:val="18"/>
              </w:rPr>
              <w:t xml:space="preserve"> both equations correctly, places respiration in the </w:t>
            </w:r>
            <w:del w:id="9030" w:author="Claude (AI) - proposed" w:date="2026-10-18T00:26:23Z">
              <w:r>
                <w:rPr>
                  <w:rFonts w:ascii="Arial" w:cs="Arial" w:eastAsia="Arial" w:hAnsi="Arial"/>
                  <w:b w:val="false"/>
                  <w:bCs w:val="false"/>
                  <w:i w:val="false"/>
                  <w:iCs w:val="false"/>
                  <w:color w:val="000000"/>
                  <w:sz w:val="18"/>
                  <w:szCs w:val="18"/>
                </w:rPr>
                <w:delText xml:space="preserve">mitochondria</w:delText>
              </w:r>
            </w:del>
            <w:ins w:id="9031" w:author="Claude (AI) - proposed" w:date="2026-10-18T00:26:23Z">
              <w:r>
                <w:rPr>
                  <w:rFonts w:ascii="Arial" w:cs="Arial" w:eastAsia="Arial" w:hAnsi="Arial"/>
                  <w:b w:val="false"/>
                  <w:bCs w:val="false"/>
                  <w:i w:val="false"/>
                  <w:iCs w:val="false"/>
                  <w:color w:val="000000"/>
                  <w:sz w:val="18"/>
                  <w:szCs w:val="18"/>
                </w:rPr>
                <w:t xml:space="preserve">cytoplasm and mitochondria, calculates the RQ correctly</w:t>
              </w:r>
            </w:ins>
            <w:r>
              <w:rPr>
                <w:rFonts w:ascii="Arial" w:cs="Arial" w:eastAsia="Arial" w:hAnsi="Arial"/>
                <w:b w:val="false"/>
                <w:bCs w:val="false"/>
                <w:i w:val="false"/>
                <w:iCs w:val="false"/>
                <w:color w:val="000000"/>
                <w:sz w:val="18"/>
                <w:szCs w:val="18"/>
              </w:rPr>
              <w:t xml:space="preserve">, and explains lactic acid, burning legs and oxygen debt as cause and effect.</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2" w:author="Claude (AI) - proposed" w:date="2026-10-18T00:26:23Z">
              <w:r>
                <w:rPr>
                  <w:rFonts w:ascii="Arial" w:cs="Arial" w:eastAsia="Arial" w:hAnsi="Arial"/>
                  <w:b w:val="false"/>
                  <w:bCs w:val="false"/>
                  <w:i w:val="false"/>
                  <w:iCs w:val="false"/>
                  <w:color w:val="000000"/>
                  <w:sz w:val="18"/>
                  <w:szCs w:val="18"/>
                </w:rPr>
                <w:delText xml:space="preserve">Gives</w:delText>
              </w:r>
            </w:del>
            <w:ins w:id="9033" w:author="Claude (AI) - proposed" w:date="2026-10-18T00:26:23Z">
              <w:r>
                <w:rPr>
                  <w:rFonts w:ascii="Arial" w:cs="Arial" w:eastAsia="Arial" w:hAnsi="Arial"/>
                  <w:b w:val="false"/>
                  <w:bCs w:val="false"/>
                  <w:i w:val="false"/>
                  <w:iCs w:val="false"/>
                  <w:color w:val="000000"/>
                  <w:sz w:val="18"/>
                  <w:szCs w:val="18"/>
                </w:rPr>
                <w:t xml:space="preserve">Meets Expectations: gives</w:t>
              </w:r>
            </w:ins>
            <w:r>
              <w:rPr>
                <w:rFonts w:ascii="Arial" w:cs="Arial" w:eastAsia="Arial" w:hAnsi="Arial"/>
                <w:b w:val="false"/>
                <w:bCs w:val="false"/>
                <w:i w:val="false"/>
                <w:iCs w:val="false"/>
                <w:color w:val="000000"/>
                <w:sz w:val="18"/>
                <w:szCs w:val="18"/>
              </w:rPr>
              <w:t xml:space="preserve"> the equations and a mostly correct explanation of lactic acid with minor gaps</w:t>
            </w:r>
            <w:ins w:id="9034" w:author="Claude (AI) - proposed" w:date="2026-10-18T00:26:23Z">
              <w:r>
                <w:rPr>
                  <w:rFonts w:ascii="Arial" w:cs="Arial" w:eastAsia="Arial" w:hAnsi="Arial"/>
                  <w:b w:val="false"/>
                  <w:bCs w:val="false"/>
                  <w:i w:val="false"/>
                  <w:iCs w:val="false"/>
                  <w:color w:val="000000"/>
                  <w:sz w:val="18"/>
                  <w:szCs w:val="18"/>
                </w:rPr>
                <w:t xml:space="preserve">; the RQ working may contain a small slip</w:t>
              </w:r>
            </w:ins>
            <w:r>
              <w:rPr>
                <w:rFonts w:ascii="Arial" w:cs="Arial" w:eastAsia="Arial" w:hAnsi="Arial"/>
                <w:b w:val="false"/>
                <w:bCs w:val="false"/>
                <w:i w:val="false"/>
                <w:iCs w:val="false"/>
                <w:color w:val="000000"/>
                <w:sz w:val="18"/>
                <w:szCs w:val="18"/>
              </w:rPr>
              <w:t xml:space="preserv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5" w:author="Claude (AI) - proposed" w:date="2026-10-18T00:26:23Z">
              <w:r>
                <w:rPr>
                  <w:rFonts w:ascii="Arial" w:cs="Arial" w:eastAsia="Arial" w:hAnsi="Arial"/>
                  <w:b w:val="false"/>
                  <w:bCs w:val="false"/>
                  <w:i w:val="false"/>
                  <w:iCs w:val="false"/>
                  <w:color w:val="000000"/>
                  <w:sz w:val="18"/>
                  <w:szCs w:val="18"/>
                </w:rPr>
                <w:delText xml:space="preserve">Equations</w:delText>
              </w:r>
            </w:del>
            <w:ins w:id="9036" w:author="Claude (AI) - proposed" w:date="2026-10-18T00:26:23Z">
              <w:r>
                <w:rPr>
                  <w:rFonts w:ascii="Arial" w:cs="Arial" w:eastAsia="Arial" w:hAnsi="Arial"/>
                  <w:b w:val="false"/>
                  <w:bCs w:val="false"/>
                  <w:i w:val="false"/>
                  <w:iCs w:val="false"/>
                  <w:color w:val="000000"/>
                  <w:sz w:val="18"/>
                  <w:szCs w:val="18"/>
                </w:rPr>
                <w:t xml:space="preserve">Approaches Expectations: equations or RQ working</w:t>
              </w:r>
            </w:ins>
            <w:r>
              <w:rPr>
                <w:rFonts w:ascii="Arial" w:cs="Arial" w:eastAsia="Arial" w:hAnsi="Arial"/>
                <w:b w:val="false"/>
                <w:bCs w:val="false"/>
                <w:i w:val="false"/>
                <w:iCs w:val="false"/>
                <w:color w:val="000000"/>
                <w:sz w:val="18"/>
                <w:szCs w:val="18"/>
              </w:rPr>
              <w:t xml:space="preserve"> are incomplete or incorrect, or the burning sensation is not explained.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Transfer to the Akinyi scenario</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7" w:author="Claude (AI) - proposed" w:date="2026-10-18T00:26:23Z">
              <w:r>
                <w:rPr>
                  <w:rFonts w:ascii="Arial" w:cs="Arial" w:eastAsia="Arial" w:hAnsi="Arial"/>
                  <w:b w:val="false"/>
                  <w:bCs w:val="false"/>
                  <w:i w:val="false"/>
                  <w:iCs w:val="false"/>
                  <w:color w:val="000000"/>
                  <w:sz w:val="18"/>
                  <w:szCs w:val="18"/>
                </w:rPr>
                <w:delText xml:space="preserve">Applies</w:delText>
              </w:r>
            </w:del>
            <w:ins w:id="9038" w:author="Claude (AI) - proposed" w:date="2026-10-18T00:26:23Z">
              <w:r>
                <w:rPr>
                  <w:rFonts w:ascii="Arial" w:cs="Arial" w:eastAsia="Arial" w:hAnsi="Arial"/>
                  <w:b w:val="false"/>
                  <w:bCs w:val="false"/>
                  <w:i w:val="false"/>
                  <w:iCs w:val="false"/>
                  <w:color w:val="000000"/>
                  <w:sz w:val="18"/>
                  <w:szCs w:val="18"/>
                </w:rPr>
                <w:t xml:space="preserve">Exceeds Expectations: applies</w:t>
              </w:r>
            </w:ins>
            <w:r>
              <w:rPr>
                <w:rFonts w:ascii="Arial" w:cs="Arial" w:eastAsia="Arial" w:hAnsi="Arial"/>
                <w:b w:val="false"/>
                <w:bCs w:val="false"/>
                <w:i w:val="false"/>
                <w:iCs w:val="false"/>
                <w:color w:val="000000"/>
                <w:sz w:val="18"/>
                <w:szCs w:val="18"/>
              </w:rPr>
              <w:t xml:space="preserve"> the whole chain of ideas to the new situation, including oxygen debt and heat, using correct vocabulary.</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9" w:author="Claude (AI) - proposed" w:date="2026-10-18T00:26:23Z">
              <w:r>
                <w:rPr>
                  <w:rFonts w:ascii="Arial" w:cs="Arial" w:eastAsia="Arial" w:hAnsi="Arial"/>
                  <w:b w:val="false"/>
                  <w:bCs w:val="false"/>
                  <w:i w:val="false"/>
                  <w:iCs w:val="false"/>
                  <w:color w:val="000000"/>
                  <w:sz w:val="18"/>
                  <w:szCs w:val="18"/>
                </w:rPr>
                <w:delText xml:space="preserve">Applies</w:delText>
              </w:r>
            </w:del>
            <w:ins w:id="9040" w:author="Claude (AI) - proposed" w:date="2026-10-18T00:26:23Z">
              <w:r>
                <w:rPr>
                  <w:rFonts w:ascii="Arial" w:cs="Arial" w:eastAsia="Arial" w:hAnsi="Arial"/>
                  <w:b w:val="false"/>
                  <w:bCs w:val="false"/>
                  <w:i w:val="false"/>
                  <w:iCs w:val="false"/>
                  <w:color w:val="000000"/>
                  <w:sz w:val="18"/>
                  <w:szCs w:val="18"/>
                </w:rPr>
                <w:t xml:space="preserve">Meets Expectations: applies</w:t>
              </w:r>
            </w:ins>
            <w:r>
              <w:rPr>
                <w:rFonts w:ascii="Arial" w:cs="Arial" w:eastAsia="Arial" w:hAnsi="Arial"/>
                <w:b w:val="false"/>
                <w:bCs w:val="false"/>
                <w:i w:val="false"/>
                <w:iCs w:val="false"/>
                <w:color w:val="000000"/>
                <w:sz w:val="18"/>
                <w:szCs w:val="18"/>
              </w:rPr>
              <w:t xml:space="preserve"> most ideas to the swimming scenario with some omissions.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1" w:author="Claude (AI) - proposed" w:date="2026-10-18T00:26:23Z">
              <w:r>
                <w:rPr>
                  <w:rFonts w:ascii="Arial" w:cs="Arial" w:eastAsia="Arial" w:hAnsi="Arial"/>
                  <w:b w:val="false"/>
                  <w:bCs w:val="false"/>
                  <w:i w:val="false"/>
                  <w:iCs w:val="false"/>
                  <w:color w:val="000000"/>
                  <w:sz w:val="18"/>
                  <w:szCs w:val="18"/>
                </w:rPr>
                <w:delText xml:space="preserve">Repeats</w:delText>
              </w:r>
            </w:del>
            <w:ins w:id="9042" w:author="Claude (AI) - proposed" w:date="2026-10-18T00:26:23Z">
              <w:r>
                <w:rPr>
                  <w:rFonts w:ascii="Arial" w:cs="Arial" w:eastAsia="Arial" w:hAnsi="Arial"/>
                  <w:b w:val="false"/>
                  <w:bCs w:val="false"/>
                  <w:i w:val="false"/>
                  <w:iCs w:val="false"/>
                  <w:color w:val="000000"/>
                  <w:sz w:val="18"/>
                  <w:szCs w:val="18"/>
                </w:rPr>
                <w:t xml:space="preserve">Approaches Expectations: repeats</w:t>
              </w:r>
            </w:ins>
            <w:r>
              <w:rPr>
                <w:rFonts w:ascii="Arial" w:cs="Arial" w:eastAsia="Arial" w:hAnsi="Arial"/>
                <w:b w:val="false"/>
                <w:bCs w:val="false"/>
                <w:i w:val="false"/>
                <w:iCs w:val="false"/>
                <w:color w:val="000000"/>
                <w:sz w:val="18"/>
                <w:szCs w:val="18"/>
              </w:rPr>
              <w:t xml:space="preserve"> facts without applying them to Akinyi.</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vocabulary and clarity</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3" w:author="Claude (AI) - proposed" w:date="2026-10-18T00:26:23Z">
              <w:r>
                <w:rPr>
                  <w:rFonts w:ascii="Arial" w:cs="Arial" w:eastAsia="Arial" w:hAnsi="Arial"/>
                  <w:b w:val="false"/>
                  <w:bCs w:val="false"/>
                  <w:i w:val="false"/>
                  <w:iCs w:val="false"/>
                  <w:color w:val="000000"/>
                  <w:sz w:val="18"/>
                  <w:szCs w:val="18"/>
                </w:rPr>
                <w:delText xml:space="preserve">Uses</w:delText>
              </w:r>
            </w:del>
            <w:ins w:id="9044" w:author="Claude (AI) - proposed" w:date="2026-10-18T00:26:23Z">
              <w:r>
                <w:rPr>
                  <w:rFonts w:ascii="Arial" w:cs="Arial" w:eastAsia="Arial" w:hAnsi="Arial"/>
                  <w:b w:val="false"/>
                  <w:bCs w:val="false"/>
                  <w:i w:val="false"/>
                  <w:iCs w:val="false"/>
                  <w:color w:val="000000"/>
                  <w:sz w:val="18"/>
                  <w:szCs w:val="18"/>
                </w:rPr>
                <w:t xml:space="preserve">Exceeds Expectations: uses</w:t>
              </w:r>
            </w:ins>
            <w:r>
              <w:rPr>
                <w:rFonts w:ascii="Arial" w:cs="Arial" w:eastAsia="Arial" w:hAnsi="Arial"/>
                <w:b w:val="false"/>
                <w:bCs w:val="false"/>
                <w:i w:val="false"/>
                <w:iCs w:val="false"/>
                <w:color w:val="000000"/>
                <w:sz w:val="18"/>
                <w:szCs w:val="18"/>
              </w:rPr>
              <w:t xml:space="preserve"> unit terms accurately and writes in clear, connected sentences.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45" w:author="Claude (AI) - proposed" w:date="2026-10-18T00:26:23Z">
              <w:r>
                <w:rPr>
                  <w:rFonts w:ascii="Arial" w:cs="Arial" w:eastAsia="Arial" w:hAnsi="Arial"/>
                  <w:b w:val="false"/>
                  <w:bCs w:val="false"/>
                  <w:i w:val="false"/>
                  <w:iCs w:val="false"/>
                  <w:color w:val="000000"/>
                  <w:sz w:val="18"/>
                  <w:szCs w:val="18"/>
                </w:rPr>
                <w:delText xml:space="preserve">Uses</w:delText>
              </w:r>
            </w:del>
            <w:ins w:id="9046" w:author="Claude (AI) - proposed" w:date="2026-10-18T00:26:23Z">
              <w:r>
                <w:rPr>
                  <w:rFonts w:ascii="Arial" w:cs="Arial" w:eastAsia="Arial" w:hAnsi="Arial"/>
                  <w:b w:val="false"/>
                  <w:bCs w:val="false"/>
                  <w:i w:val="false"/>
                  <w:iCs w:val="false"/>
                  <w:color w:val="000000"/>
                  <w:sz w:val="18"/>
                  <w:szCs w:val="18"/>
                </w:rPr>
                <w:t xml:space="preserve">Meets Expectations: uses</w:t>
              </w:r>
            </w:ins>
            <w:r>
              <w:rPr>
                <w:rFonts w:ascii="Arial" w:cs="Arial" w:eastAsia="Arial" w:hAnsi="Arial"/>
                <w:b w:val="false"/>
                <w:bCs w:val="false"/>
                <w:i w:val="false"/>
                <w:iCs w:val="false"/>
                <w:color w:val="000000"/>
                <w:sz w:val="18"/>
                <w:szCs w:val="18"/>
              </w:rPr>
              <w:t xml:space="preserve"> most terms correctly with generally clear writing.</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7" w:author="Claude (AI) - proposed" w:date="2026-10-18T00:26:23Z">
              <w:r>
                <w:rPr>
                  <w:rFonts w:ascii="Arial" w:cs="Arial" w:eastAsia="Arial" w:hAnsi="Arial"/>
                  <w:b w:val="false"/>
                  <w:bCs w:val="false"/>
                  <w:i w:val="false"/>
                  <w:iCs w:val="false"/>
                  <w:color w:val="000000"/>
                  <w:sz w:val="18"/>
                  <w:szCs w:val="18"/>
                </w:rPr>
                <w:delText xml:space="preserve">Uses</w:delText>
              </w:r>
            </w:del>
            <w:ins w:id="9048" w:author="Claude (AI) - proposed" w:date="2026-10-18T00:26:23Z">
              <w:r>
                <w:rPr>
                  <w:rFonts w:ascii="Arial" w:cs="Arial" w:eastAsia="Arial" w:hAnsi="Arial"/>
                  <w:b w:val="false"/>
                  <w:bCs w:val="false"/>
                  <w:i w:val="false"/>
                  <w:iCs w:val="false"/>
                  <w:color w:val="000000"/>
                  <w:sz w:val="18"/>
                  <w:szCs w:val="18"/>
                </w:rPr>
                <w:t xml:space="preserve">Approaches Expectations: uses</w:t>
              </w:r>
            </w:ins>
            <w:r>
              <w:rPr>
                <w:rFonts w:ascii="Arial" w:cs="Arial" w:eastAsia="Arial" w:hAnsi="Arial"/>
                <w:b w:val="false"/>
                <w:bCs w:val="false"/>
                <w:i w:val="false"/>
                <w:iCs w:val="false"/>
                <w:color w:val="000000"/>
                <w:sz w:val="18"/>
                <w:szCs w:val="18"/>
              </w:rPr>
              <w:t xml:space="preserve"> few scientific terms or uses them incorrectly.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45zfyewwtil4c0bqapak-">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zv_rsiskjcdky1_schnjm">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hzuwjonsejcy7dvagcwzh">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5zfyewwtil4c0bqapak-" Type="http://schemas.openxmlformats.org/officeDocument/2006/relationships/hyperlink" Target="https://creativecommons.org/licenses/by-nc/4.0/" TargetMode="External"/><Relationship Id="rIdzv_rsiskjcdky1_schnjm" Type="http://schemas.openxmlformats.org/officeDocument/2006/relationships/hyperlink" Target="https://creativecommons.org/licenses/by-nc/4.0/" TargetMode="External"/><Relationship Id="rIdhzuwjonsejcy7dvagcwzh"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2026-10-18T00:26:21.910Z</dcterms:created>
  <dcterms:modified xsi:type="dcterms:W3CDTF">2026-10-18T00:26:21.910Z</dcterms:modified>
</cp:coreProperties>
</file>

<file path=docProps/custom.xml><?xml version="1.0" encoding="utf-8"?>
<Properties xmlns="http://schemas.openxmlformats.org/officeDocument/2006/custom-properties" xmlns:vt="http://schemas.openxmlformats.org/officeDocument/2006/docPropsVTypes"/>
</file>