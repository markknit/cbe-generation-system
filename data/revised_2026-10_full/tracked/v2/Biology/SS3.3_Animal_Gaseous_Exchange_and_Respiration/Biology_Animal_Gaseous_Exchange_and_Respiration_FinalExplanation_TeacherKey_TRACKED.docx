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3.3 ANIMAL GASEOUS EXCHANGE AND RESPIRATION: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very first lesson, when you measured your own breathing rate and pulse rate at rest and again after 2 minutes of step-ups. Your driving question is: Why does my body work so much harder to get oxygen into my cells during exercise, and what happens inside those cells when there is not enough? Write your answers in the space under each prompt. Use your own Lesson 1 data, your </w:t>
            </w:r>
            <w:ins w:id="9001" w:author="Claude (AI) - proposed" w:date="2026-10-15T02:50:09Z">
              <w:r>
                <w:rPr>
                  <w:rFonts w:ascii="Arial" w:cs="Arial" w:eastAsia="Arial" w:hAnsi="Arial"/>
                  <w:b w:val="false"/>
                  <w:bCs w:val="false"/>
                  <w:i w:val="false"/>
                  <w:iCs w:val="false"/>
                  <w:color w:val="000000"/>
                  <w:sz w:val="18"/>
                  <w:szCs w:val="18"/>
                </w:rPr>
                <w:t xml:space="preserve">completed Summary Tables, your </w:t>
              </w:r>
            </w:ins>
            <w:r>
              <w:rPr>
                <w:rFonts w:ascii="Arial" w:cs="Arial" w:eastAsia="Arial" w:hAnsi="Arial"/>
                <w:b w:val="false"/>
                <w:bCs w:val="false"/>
                <w:i w:val="false"/>
                <w:iCs w:val="false"/>
                <w:color w:val="000000"/>
                <w:sz w:val="18"/>
                <w:szCs w:val="18"/>
              </w:rPr>
              <w:t xml:space="preserve">final cumulative model and your Driving Question Board</w:t>
            </w:r>
            <w:ins w:id="9002" w:author="Claude (AI) - proposed" w:date="2026-10-15T02:50:09Z">
              <w:r>
                <w:rPr>
                  <w:rFonts w:ascii="Arial" w:cs="Arial" w:eastAsia="Arial" w:hAnsi="Arial"/>
                  <w:b w:val="false"/>
                  <w:bCs w:val="false"/>
                  <w:i w:val="false"/>
                  <w:iCs w:val="false"/>
                  <w:color w:val="000000"/>
                  <w:sz w:val="18"/>
                  <w:szCs w:val="18"/>
                </w:rPr>
                <w:t xml:space="preserve">. If writing is hard for you, you may explain part of an answer with a labelled diagram or by talking it through with your teacher. Word help (English – Kiswahili): breathing – kupumua; lungs – mapafu; heart – moyo; blood – damu; muscles – misuli; energy – nishati</w:t>
              </w:r>
            </w:ins>
            <w:r>
              <w:rPr>
                <w:rFonts w:ascii="Arial" w:cs="Arial" w:eastAsia="Arial" w:hAnsi="Arial"/>
                <w:b w:val="false"/>
                <w:bCs w:val="false"/>
                <w:i w:val="false"/>
                <w:iCs w:val="false"/>
                <w:color w:val="000000"/>
                <w:sz w:val="18"/>
                <w:szCs w:val="18"/>
              </w:rPr>
              <w:t xml:space="preserve">. Write in full sentences and use the scientific words you have learned. Explain the reasons (the 'why' and 'how'), not only what happened. Where a prompt asks you to apply your learning to a new situation, use the same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Your Body Data Showed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you measured your breathing rate and pulse rate at rest and then straight after 2 minutes of vigorous step-ups. (a) Describe what happened to both measurements across the class, using example numbers from the class data table. (b) Which two body systems were responding together? (c) Write down the one observation from that day that your early ideas could not explain.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every learner both rates rose sharply. For example, a learner who breathed 14 times per minute at rest breathed about 28 times per minute after the step-ups, so breathing rate roughly doubled. A resting pulse of 72 beats per minute rose to over 120 beats per minute. (b) The breathing (respiratory) system and the circulatory system (heart and blood) were responding at the same time. (c) Some learners felt a burning sensation in their thigh muscles even though they were breathing hard the whole time. Our early ideas could not explain why muscles burn when oxygen is being breathed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Oxygen from the Air into the Blood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how oxygen gets from the air outside your body into your blood during exercise. In your answer: (a) explain how the diaphragm and the intercostal muscles make air move into and out of the lungs, and how this links to your doubled breathing rate; (b) name the </w:t>
            </w:r>
            <w:del w:id="9003" w:author="Claude (AI) - proposed" w:date="2026-10-15T02:50:09Z">
              <w:r>
                <w:rPr>
                  <w:rFonts w:ascii="Arial" w:cs="Arial" w:eastAsia="Arial" w:hAnsi="Arial"/>
                  <w:b/>
                  <w:bCs/>
                  <w:i w:val="false"/>
                  <w:iCs w:val="false"/>
                  <w:color w:val="000000"/>
                  <w:sz w:val="18"/>
                  <w:szCs w:val="18"/>
                </w:rPr>
                <w:delText xml:space="preserve">four </w:delText>
              </w:r>
            </w:del>
            <w:r>
              <w:rPr>
                <w:rFonts w:ascii="Arial" w:cs="Arial" w:eastAsia="Arial" w:hAnsi="Arial"/>
                <w:b/>
                <w:bCs/>
                <w:i w:val="false"/>
                <w:iCs w:val="false"/>
                <w:color w:val="000000"/>
                <w:sz w:val="18"/>
                <w:szCs w:val="18"/>
              </w:rPr>
              <w:t xml:space="preserve">features that make the alveoli an efficient gas exchange surface, and explain what each one does for diffusion; (c) explain </w:t>
            </w:r>
            <w:del w:id="9004" w:author="Claude (AI) - proposed" w:date="2026-10-15T02:50:09Z">
              <w:r>
                <w:rPr>
                  <w:rFonts w:ascii="Arial" w:cs="Arial" w:eastAsia="Arial" w:hAnsi="Arial"/>
                  <w:b/>
                  <w:bCs/>
                  <w:i w:val="false"/>
                  <w:iCs w:val="false"/>
                  <w:color w:val="000000"/>
                  <w:sz w:val="18"/>
                  <w:szCs w:val="18"/>
                </w:rPr>
                <w:delText xml:space="preserve">why</w:delText>
              </w:r>
            </w:del>
            <w:ins w:id="9005" w:author="Claude (AI) - proposed" w:date="2026-10-15T02:50:09Z">
              <w:r>
                <w:rPr>
                  <w:rFonts w:ascii="Arial" w:cs="Arial" w:eastAsia="Arial" w:hAnsi="Arial"/>
                  <w:b/>
                  <w:bCs/>
                  <w:i w:val="false"/>
                  <w:iCs w:val="false"/>
                  <w:color w:val="000000"/>
                  <w:sz w:val="18"/>
                  <w:szCs w:val="18"/>
                </w:rPr>
                <w:t xml:space="preserve">which of these features</w:t>
              </w:r>
            </w:ins>
            <w:r>
              <w:rPr>
                <w:rFonts w:ascii="Arial" w:cs="Arial" w:eastAsia="Arial" w:hAnsi="Arial"/>
                <w:b/>
                <w:bCs/>
                <w:i w:val="false"/>
                <w:iCs w:val="false"/>
                <w:color w:val="000000"/>
                <w:sz w:val="18"/>
                <w:szCs w:val="18"/>
              </w:rPr>
              <w:t xml:space="preserve"> tilapia gills in Lake Victoria </w:t>
            </w:r>
            <w:del w:id="9006" w:author="Claude (AI) - proposed" w:date="2026-10-15T02:50:09Z">
              <w:r>
                <w:rPr>
                  <w:rFonts w:ascii="Arial" w:cs="Arial" w:eastAsia="Arial" w:hAnsi="Arial"/>
                  <w:b/>
                  <w:bCs/>
                  <w:i w:val="false"/>
                  <w:iCs w:val="false"/>
                  <w:color w:val="000000"/>
                  <w:sz w:val="18"/>
                  <w:szCs w:val="18"/>
                </w:rPr>
                <w:delText xml:space="preserve">need the same four features</w:delText>
              </w:r>
            </w:del>
            <w:ins w:id="9007" w:author="Claude (AI) - proposed" w:date="2026-10-15T02:50:09Z">
              <w:r>
                <w:rPr>
                  <w:rFonts w:ascii="Arial" w:cs="Arial" w:eastAsia="Arial" w:hAnsi="Arial"/>
                  <w:b/>
                  <w:bCs/>
                  <w:i w:val="false"/>
                  <w:iCs w:val="false"/>
                  <w:color w:val="000000"/>
                  <w:sz w:val="18"/>
                  <w:szCs w:val="18"/>
                </w:rPr>
                <w:t xml:space="preserve">also need, and why</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Breathing is a pressure-driven process. During inhalation the diaphragm contracts and flattens and the external intercostal muscles raise the rib cage. This increases the volume of the thorax, so the pressure inside falls below atmospheric pressure and air flows in. During </w:t>
            </w:r>
            <w:ins w:id="9008" w:author="Claude (AI) - proposed" w:date="2026-10-15T02:50:09Z">
              <w:r>
                <w:rPr>
                  <w:rFonts w:ascii="Arial" w:cs="Arial" w:eastAsia="Arial" w:hAnsi="Arial"/>
                  <w:b w:val="false"/>
                  <w:bCs w:val="false"/>
                  <w:i w:val="false"/>
                  <w:iCs w:val="false"/>
                  <w:color w:val="000000"/>
                  <w:sz w:val="18"/>
                  <w:szCs w:val="18"/>
                </w:rPr>
                <w:t xml:space="preserve">quiet </w:t>
              </w:r>
            </w:ins>
            <w:r>
              <w:rPr>
                <w:rFonts w:ascii="Arial" w:cs="Arial" w:eastAsia="Arial" w:hAnsi="Arial"/>
                <w:b w:val="false"/>
                <w:bCs w:val="false"/>
                <w:i w:val="false"/>
                <w:iCs w:val="false"/>
                <w:color w:val="000000"/>
                <w:sz w:val="18"/>
                <w:szCs w:val="18"/>
              </w:rPr>
              <w:t xml:space="preserve">exhalation the muscles relax, thoracic volume decreases, pressure rises and air is pushed out</w:t>
            </w:r>
            <w:ins w:id="9009" w:author="Claude (AI) - proposed" w:date="2026-10-15T02:50:09Z">
              <w:r>
                <w:rPr>
                  <w:rFonts w:ascii="Arial" w:cs="Arial" w:eastAsia="Arial" w:hAnsi="Arial"/>
                  <w:b w:val="false"/>
                  <w:bCs w:val="false"/>
                  <w:i w:val="false"/>
                  <w:iCs w:val="false"/>
                  <w:color w:val="000000"/>
                  <w:sz w:val="18"/>
                  <w:szCs w:val="18"/>
                </w:rPr>
                <w:t xml:space="preserve">; after exercise, exhalation is also helped by the internal intercostal muscles pulling the ribs down and in</w:t>
              </w:r>
            </w:ins>
            <w:r>
              <w:rPr>
                <w:rFonts w:ascii="Arial" w:cs="Arial" w:eastAsia="Arial" w:hAnsi="Arial"/>
                <w:b w:val="false"/>
                <w:bCs w:val="false"/>
                <w:i w:val="false"/>
                <w:iCs w:val="false"/>
                <w:color w:val="000000"/>
                <w:sz w:val="18"/>
                <w:szCs w:val="18"/>
              </w:rPr>
              <w:t xml:space="preserve">. After the step-ups these muscles contract more often and more forcefully, so more air, and therefore more oxygen, reaches the lungs each minute. (b) The four features are: a large surface area (millions of alveoli, so many gas molecules can diffuse at once); thin walls, one cell thick (a short diffusion distance); a moist surface (oxygen dissolves before crossing); and a rich blood supply (it carries oxygen away and keeps a steep concentration gradient). (c) A tilapia also needs to take oxygen in quickly and has to do so from water. Its gill lamellae have a large surface area, thin walls, a moist surface and many capillaries, so oxygen can diffuse into the blood fast enough, just as in alveoli.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Transport and the Heart–Lung Link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Trace the journey of one oxygen molecule from an alveolus to a working muscle cell in your leg, naming each structure or process in order. Then explain why your heart rate rose at the same time as your breathing rate, and describe what happens to carbon dioxide on its way out.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oxygen molecule diffuses from the alveolus across the thin alveolar wall and capillary wall into the blood, because oxygen is at a higher concentration in the alveolus than in the blood. It binds to haemoglobin in a red blood cell. The blood travels in the pulmonary vein to the left side of the heart, which pumps it into the aorta and on to the muscle capillaries. There the oxygen leaves the haemoglobin and diffuses into the muscle cell, moving from high to low concentration. The heart rate rose because the </w:t>
            </w:r>
            <w:del w:id="9010" w:author="Claude (AI) - proposed" w:date="2026-10-15T02:50:09Z">
              <w:r>
                <w:rPr>
                  <w:rFonts w:ascii="Arial" w:cs="Arial" w:eastAsia="Arial" w:hAnsi="Arial"/>
                  <w:b w:val="false"/>
                  <w:bCs w:val="false"/>
                  <w:i w:val="false"/>
                  <w:iCs w:val="false"/>
                  <w:color w:val="000000"/>
                  <w:sz w:val="18"/>
                  <w:szCs w:val="18"/>
                </w:rPr>
                <w:delText xml:space="preserve">heart is the pump that delivers oxygen to the cells</w:delText>
              </w:r>
            </w:del>
            <w:ins w:id="9011" w:author="Claude (AI) - proposed" w:date="2026-10-15T02:50:09Z">
              <w:r>
                <w:rPr>
                  <w:rFonts w:ascii="Arial" w:cs="Arial" w:eastAsia="Arial" w:hAnsi="Arial"/>
                  <w:b w:val="false"/>
                  <w:bCs w:val="false"/>
                  <w:i w:val="false"/>
                  <w:iCs w:val="false"/>
                  <w:color w:val="000000"/>
                  <w:sz w:val="18"/>
                  <w:szCs w:val="18"/>
                </w:rPr>
                <w:t xml:space="preserve">working muscle cells were using oxygen and making carbon dioxide much faster, so the blood had to be pumped round more quickly to bring oxygen in and carry carbon dioxide away</w:t>
              </w:r>
            </w:ins>
            <w:r>
              <w:rPr>
                <w:rFonts w:ascii="Arial" w:cs="Arial" w:eastAsia="Arial" w:hAnsi="Arial"/>
                <w:b w:val="false"/>
                <w:bCs w:val="false"/>
                <w:i w:val="false"/>
                <w:iCs w:val="false"/>
                <w:color w:val="000000"/>
                <w:sz w:val="18"/>
                <w:szCs w:val="18"/>
              </w:rPr>
              <w:t xml:space="preserve">. Beating faster increases the </w:t>
            </w:r>
            <w:del w:id="9012" w:author="Claude (AI) - proposed" w:date="2026-10-15T02:50:09Z">
              <w:r>
                <w:rPr>
                  <w:rFonts w:ascii="Arial" w:cs="Arial" w:eastAsia="Arial" w:hAnsi="Arial"/>
                  <w:b w:val="false"/>
                  <w:bCs w:val="false"/>
                  <w:i w:val="false"/>
                  <w:iCs w:val="false"/>
                  <w:color w:val="000000"/>
                  <w:sz w:val="18"/>
                  <w:szCs w:val="18"/>
                </w:rPr>
                <w:delText xml:space="preserve">speed of oxygen delivery</w:delText>
              </w:r>
            </w:del>
            <w:ins w:id="9013" w:author="Claude (AI) - proposed" w:date="2026-10-15T02:50:09Z">
              <w:r>
                <w:rPr>
                  <w:rFonts w:ascii="Arial" w:cs="Arial" w:eastAsia="Arial" w:hAnsi="Arial"/>
                  <w:b w:val="false"/>
                  <w:bCs w:val="false"/>
                  <w:i w:val="false"/>
                  <w:iCs w:val="false"/>
                  <w:color w:val="000000"/>
                  <w:sz w:val="18"/>
                  <w:szCs w:val="18"/>
                </w:rPr>
                <w:t xml:space="preserve">amount of blood, and so of oxygen, delivered</w:t>
              </w:r>
            </w:ins>
            <w:r>
              <w:rPr>
                <w:rFonts w:ascii="Arial" w:cs="Arial" w:eastAsia="Arial" w:hAnsi="Arial"/>
                <w:b w:val="false"/>
                <w:bCs w:val="false"/>
                <w:i w:val="false"/>
                <w:iCs w:val="false"/>
                <w:color w:val="000000"/>
                <w:sz w:val="18"/>
                <w:szCs w:val="18"/>
              </w:rPr>
              <w:t xml:space="preserve"> to the muscles</w:t>
            </w:r>
            <w:ins w:id="9014" w:author="Claude (AI) - proposed" w:date="2026-10-15T02:50:09Z">
              <w:r>
                <w:rPr>
                  <w:rFonts w:ascii="Arial" w:cs="Arial" w:eastAsia="Arial" w:hAnsi="Arial"/>
                  <w:b w:val="false"/>
                  <w:bCs w:val="false"/>
                  <w:i w:val="false"/>
                  <w:iCs w:val="false"/>
                  <w:color w:val="000000"/>
                  <w:sz w:val="18"/>
                  <w:szCs w:val="18"/>
                </w:rPr>
                <w:t xml:space="preserve"> each minute</w:t>
              </w:r>
            </w:ins>
            <w:r>
              <w:rPr>
                <w:rFonts w:ascii="Arial" w:cs="Arial" w:eastAsia="Arial" w:hAnsi="Arial"/>
                <w:b w:val="false"/>
                <w:bCs w:val="false"/>
                <w:i w:val="false"/>
                <w:iCs w:val="false"/>
                <w:color w:val="000000"/>
                <w:sz w:val="18"/>
                <w:szCs w:val="18"/>
              </w:rPr>
              <w:t xml:space="preserve"> and the speed at which carbon dioxide is removed. The lungs raise the supply of oxygen and the heart raises how fast it is delivered, so both must work harder. Carbon dioxide travels the reverse route: it diffuses from the muscle cells into the capillaries, is carried by the blood to the lungs, diffuses into the alveoli and is breathed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and the balanced chemical equation for aerobic respiration, say where in the cell it happens, and explain how it accounts for the doubling of your breathing rate during step-ups</w:t>
            </w:r>
            <w:ins w:id="9015" w:author="Claude (AI) - proposed" w:date="2026-10-15T02:50:09Z">
              <w:r>
                <w:rPr>
                  <w:rFonts w:ascii="Arial" w:cs="Arial" w:eastAsia="Arial" w:hAnsi="Arial"/>
                  <w:b/>
                  <w:bCs/>
                  <w:i w:val="false"/>
                  <w:iCs w:val="false"/>
                  <w:color w:val="000000"/>
                  <w:sz w:val="18"/>
                  <w:szCs w:val="18"/>
                </w:rPr>
                <w:t xml:space="preserve">, including what the body detects that makes the brain speed up your breathing</w:t>
              </w:r>
            </w:ins>
            <w:r>
              <w:rPr>
                <w:rFonts w:ascii="Arial" w:cs="Arial" w:eastAsia="Arial" w:hAnsi="Arial"/>
                <w:b/>
                <w:bCs/>
                <w:i w:val="false"/>
                <w:iCs w:val="false"/>
                <w:color w:val="000000"/>
                <w:sz w:val="18"/>
                <w:szCs w:val="18"/>
              </w:rPr>
              <w:t xml:space="preserve">. (b) Explain why your leg muscles burned even though you were breathing hard. Use the terms anaerobic respiration, lactic acid and oxygen debt</w:t>
            </w:r>
            <w:ins w:id="9016" w:author="Claude (AI) - proposed" w:date="2026-10-15T02:50:09Z">
              <w:r>
                <w:rPr>
                  <w:rFonts w:ascii="Arial" w:cs="Arial" w:eastAsia="Arial" w:hAnsi="Arial"/>
                  <w:b/>
                  <w:bCs/>
                  <w:i w:val="false"/>
                  <w:iCs w:val="false"/>
                  <w:color w:val="000000"/>
                  <w:sz w:val="18"/>
                  <w:szCs w:val="18"/>
                </w:rPr>
                <w:t xml:space="preserve">, and write the balanced chemical equation for anaerobic respiration in muscle</w:t>
              </w:r>
            </w:ins>
            <w:r>
              <w:rPr>
                <w:rFonts w:ascii="Arial" w:cs="Arial" w:eastAsia="Arial" w:hAnsi="Arial"/>
                <w:b/>
                <w:bCs/>
                <w:i w:val="false"/>
                <w:iCs w:val="false"/>
                <w:color w:val="000000"/>
                <w:sz w:val="18"/>
                <w:szCs w:val="18"/>
              </w:rPr>
              <w:t xml:space="preserve">. (c) Explain why you still breathe heavily for a while after you stop exercising.</w:t>
            </w:r>
            <w:ins w:id="9017" w:author="Claude (AI) - proposed" w:date="2026-10-15T02:50:09Z">
              <w:r>
                <w:rPr>
                  <w:rFonts w:ascii="Arial" w:cs="Arial" w:eastAsia="Arial" w:hAnsi="Arial"/>
                  <w:b/>
                  <w:bCs/>
                  <w:i w:val="false"/>
                  <w:iCs w:val="false"/>
                  <w:color w:val="000000"/>
                  <w:sz w:val="18"/>
                  <w:szCs w:val="18"/>
                </w:rPr>
                <w:t xml:space="preserve"> (d) A runner late in a long race uses 2 000 mL of oxygen and produces 1 400 mL of carbon dioxide each minute. Calculate the respiratory quotient (RQ) and say which type of food is mainly being respired. (e) Name two life processes in animals, other than muscle contraction, that need the energy released by respiration.</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Word equation: glucose + oxygen → carbon dioxide + water + ATP. Balanced equation: C₆H₁₂O₆ + 6O₂ → 6CO₂ + 6H₂O + ATP. </w:t>
            </w:r>
            <w:del w:id="9018" w:author="Claude (AI) - proposed" w:date="2026-10-15T02:50:09Z">
              <w:r>
                <w:rPr>
                  <w:rFonts w:ascii="Arial" w:cs="Arial" w:eastAsia="Arial" w:hAnsi="Arial"/>
                  <w:b w:val="false"/>
                  <w:bCs w:val="false"/>
                  <w:i w:val="false"/>
                  <w:iCs w:val="false"/>
                  <w:color w:val="000000"/>
                  <w:sz w:val="18"/>
                  <w:szCs w:val="18"/>
                </w:rPr>
                <w:delText xml:space="preserve">It happens</w:delText>
              </w:r>
            </w:del>
            <w:ins w:id="9019" w:author="Claude (AI) - proposed" w:date="2026-10-15T02:50:09Z">
              <w:r>
                <w:rPr>
                  <w:rFonts w:ascii="Arial" w:cs="Arial" w:eastAsia="Arial" w:hAnsi="Arial"/>
                  <w:b w:val="false"/>
                  <w:bCs w:val="false"/>
                  <w:i w:val="false"/>
                  <w:iCs w:val="false"/>
                  <w:color w:val="000000"/>
                  <w:sz w:val="18"/>
                  <w:szCs w:val="18"/>
                </w:rPr>
                <w:t xml:space="preserve">The first step (glycolysis) happens in the cytoplasm and the main energy-releasing steps happen</w:t>
              </w:r>
            </w:ins>
            <w:r>
              <w:rPr>
                <w:rFonts w:ascii="Arial" w:cs="Arial" w:eastAsia="Arial" w:hAnsi="Arial"/>
                <w:b w:val="false"/>
                <w:bCs w:val="false"/>
                <w:i w:val="false"/>
                <w:iCs w:val="false"/>
                <w:color w:val="000000"/>
                <w:sz w:val="18"/>
                <w:szCs w:val="18"/>
              </w:rPr>
              <w:t xml:space="preserve"> in the mitochondria. Contracting muscles need much more ATP during step-ups, so aerobic respiration speeds up. It uses more glucose (from food such as ugali) and more oxygen and produces more carbon dioxide. The </w:t>
            </w:r>
            <w:del w:id="9020" w:author="Claude (AI) - proposed" w:date="2026-10-15T02:50:09Z">
              <w:r>
                <w:rPr>
                  <w:rFonts w:ascii="Arial" w:cs="Arial" w:eastAsia="Arial" w:hAnsi="Arial"/>
                  <w:b w:val="false"/>
                  <w:bCs w:val="false"/>
                  <w:i w:val="false"/>
                  <w:iCs w:val="false"/>
                  <w:color w:val="000000"/>
                  <w:sz w:val="18"/>
                  <w:szCs w:val="18"/>
                </w:rPr>
                <w:delText xml:space="preserve">body therefore has to breathe</w:delText>
              </w:r>
            </w:del>
            <w:ins w:id="9021" w:author="Claude (AI) - proposed" w:date="2026-10-15T02:50:09Z">
              <w:r>
                <w:rPr>
                  <w:rFonts w:ascii="Arial" w:cs="Arial" w:eastAsia="Arial" w:hAnsi="Arial"/>
                  <w:b w:val="false"/>
                  <w:bCs w:val="false"/>
                  <w:i w:val="false"/>
                  <w:iCs w:val="false"/>
                  <w:color w:val="000000"/>
                  <w:sz w:val="18"/>
                  <w:szCs w:val="18"/>
                </w:rPr>
                <w:t xml:space="preserve">extra carbon dioxide makes the blood slightly more acidic; sensors detect this and the breathing centre in the brain (the medulla) sends faster signals to the diaphragm and intercostal muscles, so the body breathes</w:t>
              </w:r>
            </w:ins>
            <w:r>
              <w:rPr>
                <w:rFonts w:ascii="Arial" w:cs="Arial" w:eastAsia="Arial" w:hAnsi="Arial"/>
                <w:b w:val="false"/>
                <w:bCs w:val="false"/>
                <w:i w:val="false"/>
                <w:iCs w:val="false"/>
                <w:color w:val="000000"/>
                <w:sz w:val="18"/>
                <w:szCs w:val="18"/>
              </w:rPr>
              <w:t xml:space="preserve"> faster to supply oxygen and remove carbon dioxide. (b) When oxygen delivery to the muscle cells cannot keep up with demand, aerobic respiration alone cannot supply enough ATP. The cells switch to anaerobic respiration, which releases energy without oxygen but gives far less ATP. In animal muscle this produces lactic acid</w:t>
            </w:r>
            <w:ins w:id="9022" w:author="Claude (AI) - proposed" w:date="2026-10-15T02:50:09Z">
              <w:r>
                <w:rPr>
                  <w:rFonts w:ascii="Arial" w:cs="Arial" w:eastAsia="Arial" w:hAnsi="Arial"/>
                  <w:b w:val="false"/>
                  <w:bCs w:val="false"/>
                  <w:i w:val="false"/>
                  <w:iCs w:val="false"/>
                  <w:color w:val="000000"/>
                  <w:sz w:val="18"/>
                  <w:szCs w:val="18"/>
                </w:rPr>
                <w:t xml:space="preserve">: C₆H₁₂O₆ → 2C₃H₆O₃ + energy (about 2 ATP)</w:t>
              </w:r>
            </w:ins>
            <w:r>
              <w:rPr>
                <w:rFonts w:ascii="Arial" w:cs="Arial" w:eastAsia="Arial" w:hAnsi="Arial"/>
                <w:b w:val="false"/>
                <w:bCs w:val="false"/>
                <w:i w:val="false"/>
                <w:iCs w:val="false"/>
                <w:color w:val="000000"/>
                <w:sz w:val="18"/>
                <w:szCs w:val="18"/>
              </w:rPr>
              <w:t xml:space="preserve">. The acid builds up in the muscle and causes the burning sensation, even though the lungs are working hard. (c) During intense exercise an oxygen debt builds up. Heavy breathing continues afterwards to supply the extra oxygen needed to break down the accumulated lactic acid into carbon dioxide and water.</w:t>
            </w:r>
            <w:ins w:id="9023" w:author="Claude (AI) - proposed" w:date="2026-10-15T02:50:09Z">
              <w:r>
                <w:rPr>
                  <w:rFonts w:ascii="Arial" w:cs="Arial" w:eastAsia="Arial" w:hAnsi="Arial"/>
                  <w:b w:val="false"/>
                  <w:bCs w:val="false"/>
                  <w:i w:val="false"/>
                  <w:iCs w:val="false"/>
                  <w:color w:val="000000"/>
                  <w:sz w:val="18"/>
                  <w:szCs w:val="18"/>
                </w:rPr>
                <w:t xml:space="preserve"> (d) RQ = CO₂ produced ÷ O₂ used = 1 400 ÷ 2 000 = 0.70, which means fat is the main food being respired. (e) For example growth, active transport of substances across cell membranes, keeping the body temperature steady, and reproduction.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Transfer – Akinyi Swims the Winam Gulf</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Akinyi, a competitive swimmer from Kisumu, attempts to cross the Winam Gulf of Lake Victoria. Predict what happens to her breathing rate and pulse rate as she swims hard, and explain why in terms of her muscle cells. Then explain what might cause her muscles to ache if she swims very fast, and what her body does when she gets out of the water. Finally, give one reason why her body temperature would rise.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Akinyi swims hard, her breathing rate and pulse rate will both rise. Her muscle cells need much more ATP, so aerobic respiration in their mitochondria speeds up and uses more oxygen and glucose and makes more carbon dioxide. Her diaphragm and intercostal muscles work faster to bring in more air, oxygen diffuses across her alveoli into the blood and is carried by haemoglobin, and her heart beats faster to deliver it to her muscles and carry carbon dioxide away. If she swims very fast, oxygen delivery cannot meet demand, so her muscle cells use anaerobic respiration and make lactic acid, which causes aching and burning in her muscles. When she gets out of the water she keeps breathing heavily to repay the oxygen debt by breaking down the lactic acid into carbon dioxide and water. Her temperature rises because cellular respiration </w:t>
            </w:r>
            <w:ins w:id="9024" w:author="Claude (AI) - proposed" w:date="2026-10-15T02:50:09Z">
              <w:r>
                <w:rPr>
                  <w:rFonts w:ascii="Arial" w:cs="Arial" w:eastAsia="Arial" w:hAnsi="Arial"/>
                  <w:b w:val="false"/>
                  <w:bCs w:val="false"/>
                  <w:i w:val="false"/>
                  <w:iCs w:val="false"/>
                  <w:color w:val="000000"/>
                  <w:sz w:val="18"/>
                  <w:szCs w:val="18"/>
                </w:rPr>
                <w:t xml:space="preserve">in her working muscles </w:t>
              </w:r>
            </w:ins>
            <w:r>
              <w:rPr>
                <w:rFonts w:ascii="Arial" w:cs="Arial" w:eastAsia="Arial" w:hAnsi="Arial"/>
                <w:b w:val="false"/>
                <w:bCs w:val="false"/>
                <w:i w:val="false"/>
                <w:iCs w:val="false"/>
                <w:color w:val="000000"/>
                <w:sz w:val="18"/>
                <w:szCs w:val="18"/>
              </w:rPr>
              <w:t xml:space="preserve">releases heat as a by-product</w:t>
            </w:r>
            <w:del w:id="9025" w:author="Claude (AI) - proposed" w:date="2026-10-15T02:50:09Z">
              <w:r>
                <w:rPr>
                  <w:rFonts w:ascii="Arial" w:cs="Arial" w:eastAsia="Arial" w:hAnsi="Arial"/>
                  <w:b w:val="false"/>
                  <w:bCs w:val="false"/>
                  <w:i w:val="false"/>
                  <w:iCs w:val="false"/>
                  <w:color w:val="000000"/>
                  <w:sz w:val="18"/>
                  <w:szCs w:val="18"/>
                </w:rPr>
                <w:delText xml:space="preserve">, and her enzymes work best at about 37 °C, so she sweats and more blood flows to her skin to keep her cool</w:delText>
              </w:r>
            </w:del>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class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5T02:50:09Z">
              <w:r>
                <w:rPr>
                  <w:rFonts w:ascii="Arial" w:cs="Arial" w:eastAsia="Arial" w:hAnsi="Arial"/>
                  <w:b w:val="false"/>
                  <w:bCs w:val="false"/>
                  <w:i w:val="false"/>
                  <w:iCs w:val="false"/>
                  <w:color w:val="000000"/>
                  <w:sz w:val="18"/>
                  <w:szCs w:val="18"/>
                </w:rPr>
                <w:delText xml:space="preserve">Accurately</w:delText>
              </w:r>
            </w:del>
            <w:ins w:id="9027" w:author="Claude (AI) - proposed" w:date="2026-10-15T02:50:09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uses the Lesson 1 numbers (e.g. 14 to 28 breaths per minute, 72 to over 120 beats per minute) and links them to the explanation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8" w:author="Claude (AI) - proposed" w:date="2026-10-15T02:50:09Z">
              <w:r>
                <w:rPr>
                  <w:rFonts w:ascii="Arial" w:cs="Arial" w:eastAsia="Arial" w:hAnsi="Arial"/>
                  <w:b w:val="false"/>
                  <w:bCs w:val="false"/>
                  <w:i w:val="false"/>
                  <w:iCs w:val="false"/>
                  <w:color w:val="000000"/>
                  <w:sz w:val="18"/>
                  <w:szCs w:val="18"/>
                </w:rPr>
                <w:delText xml:space="preserve">Mentions</w:delText>
              </w:r>
            </w:del>
            <w:ins w:id="9029" w:author="Claude (AI) - proposed" w:date="2026-10-15T02:50:09Z">
              <w:r>
                <w:rPr>
                  <w:rFonts w:ascii="Arial" w:cs="Arial" w:eastAsia="Arial" w:hAnsi="Arial"/>
                  <w:b w:val="false"/>
                  <w:bCs w:val="false"/>
                  <w:i w:val="false"/>
                  <w:iCs w:val="false"/>
                  <w:color w:val="000000"/>
                  <w:sz w:val="18"/>
                  <w:szCs w:val="18"/>
                </w:rPr>
                <w:t xml:space="preserve">Meets Expectations: mentions</w:t>
              </w:r>
            </w:ins>
            <w:r>
              <w:rPr>
                <w:rFonts w:ascii="Arial" w:cs="Arial" w:eastAsia="Arial" w:hAnsi="Arial"/>
                <w:b w:val="false"/>
                <w:bCs w:val="false"/>
                <w:i w:val="false"/>
                <w:iCs w:val="false"/>
                <w:color w:val="000000"/>
                <w:sz w:val="18"/>
                <w:szCs w:val="18"/>
              </w:rPr>
              <w:t xml:space="preserve"> that both rates rose, with some correct numbers, but rarely links them to the later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5T02:50:09Z">
              <w:r>
                <w:rPr>
                  <w:rFonts w:ascii="Arial" w:cs="Arial" w:eastAsia="Arial" w:hAnsi="Arial"/>
                  <w:b w:val="false"/>
                  <w:bCs w:val="false"/>
                  <w:i w:val="false"/>
                  <w:iCs w:val="false"/>
                  <w:color w:val="000000"/>
                  <w:sz w:val="18"/>
                  <w:szCs w:val="18"/>
                </w:rPr>
                <w:delText xml:space="preserve">Gives</w:delText>
              </w:r>
            </w:del>
            <w:ins w:id="9031" w:author="Claude (AI) - proposed" w:date="2026-10-15T02:50:09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vague or incorrect data, or no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gas exchange and transport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5T02:50:09Z">
              <w:r>
                <w:rPr>
                  <w:rFonts w:ascii="Arial" w:cs="Arial" w:eastAsia="Arial" w:hAnsi="Arial"/>
                  <w:b w:val="false"/>
                  <w:bCs w:val="false"/>
                  <w:i w:val="false"/>
                  <w:iCs w:val="false"/>
                  <w:color w:val="000000"/>
                  <w:sz w:val="18"/>
                  <w:szCs w:val="18"/>
                </w:rPr>
                <w:delText xml:space="preserve">Explains</w:delText>
              </w:r>
            </w:del>
            <w:ins w:id="9033" w:author="Claude (AI) - proposed" w:date="2026-10-15T02:50:09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breathing mechanics with pressure changes, the </w:t>
            </w:r>
            <w:del w:id="9034" w:author="Claude (AI) - proposed" w:date="2026-10-15T02:50:09Z">
              <w:r>
                <w:rPr>
                  <w:rFonts w:ascii="Arial" w:cs="Arial" w:eastAsia="Arial" w:hAnsi="Arial"/>
                  <w:b w:val="false"/>
                  <w:bCs w:val="false"/>
                  <w:i w:val="false"/>
                  <w:iCs w:val="false"/>
                  <w:color w:val="000000"/>
                  <w:sz w:val="18"/>
                  <w:szCs w:val="18"/>
                </w:rPr>
                <w:delText xml:space="preserve">four alveolar features</w:delText>
              </w:r>
            </w:del>
            <w:ins w:id="9035" w:author="Claude (AI) - proposed" w:date="2026-10-15T02:50:09Z">
              <w:r>
                <w:rPr>
                  <w:rFonts w:ascii="Arial" w:cs="Arial" w:eastAsia="Arial" w:hAnsi="Arial"/>
                  <w:b w:val="false"/>
                  <w:bCs w:val="false"/>
                  <w:i w:val="false"/>
                  <w:iCs w:val="false"/>
                  <w:color w:val="000000"/>
                  <w:sz w:val="18"/>
                  <w:szCs w:val="18"/>
                </w:rPr>
                <w:t xml:space="preserve">features of the alveolus</w:t>
              </w:r>
            </w:ins>
            <w:r>
              <w:rPr>
                <w:rFonts w:ascii="Arial" w:cs="Arial" w:eastAsia="Arial" w:hAnsi="Arial"/>
                <w:b w:val="false"/>
                <w:bCs w:val="false"/>
                <w:i w:val="false"/>
                <w:iCs w:val="false"/>
                <w:color w:val="000000"/>
                <w:sz w:val="18"/>
                <w:szCs w:val="18"/>
              </w:rPr>
              <w:t xml:space="preserve"> and the full oxygen pathway including haemoglobin and the heart, with correct diffusion reasoning</w:t>
            </w:r>
            <w:ins w:id="9036" w:author="Claude (AI) - proposed" w:date="2026-10-15T02:50:09Z">
              <w:r>
                <w:rPr>
                  <w:rFonts w:ascii="Arial" w:cs="Arial" w:eastAsia="Arial" w:hAnsi="Arial"/>
                  <w:b w:val="false"/>
                  <w:bCs w:val="false"/>
                  <w:i w:val="false"/>
                  <w:iCs w:val="false"/>
                  <w:color w:val="000000"/>
                  <w:sz w:val="18"/>
                  <w:szCs w:val="18"/>
                </w:rPr>
                <w:t xml:space="preserve">, and says that the brain speeds up breathing when it detects extra carbon dioxide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5T02:50:09Z">
              <w:r>
                <w:rPr>
                  <w:rFonts w:ascii="Arial" w:cs="Arial" w:eastAsia="Arial" w:hAnsi="Arial"/>
                  <w:b w:val="false"/>
                  <w:bCs w:val="false"/>
                  <w:i w:val="false"/>
                  <w:iCs w:val="false"/>
                  <w:color w:val="000000"/>
                  <w:sz w:val="18"/>
                  <w:szCs w:val="18"/>
                </w:rPr>
                <w:delText xml:space="preserve">Describes</w:delText>
              </w:r>
            </w:del>
            <w:ins w:id="9038" w:author="Claude (AI) - proposed" w:date="2026-10-15T02:50:09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most of the mechanics, features and pathway but with a missing step or limited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5T02:50:09Z">
              <w:r>
                <w:rPr>
                  <w:rFonts w:ascii="Arial" w:cs="Arial" w:eastAsia="Arial" w:hAnsi="Arial"/>
                  <w:b w:val="false"/>
                  <w:bCs w:val="false"/>
                  <w:i w:val="false"/>
                  <w:iCs w:val="false"/>
                  <w:color w:val="000000"/>
                  <w:sz w:val="18"/>
                  <w:szCs w:val="18"/>
                </w:rPr>
                <w:delText xml:space="preserve">Lists</w:delText>
              </w:r>
            </w:del>
            <w:ins w:id="9040" w:author="Claude (AI) - proposed" w:date="2026-10-15T02:50:09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some structures with little explanation, or has errors in the pathway.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cellular respiration</w:t>
            </w:r>
            <w:del w:id="9041" w:author="Claude (AI) - proposed" w:date="2026-10-15T02:50:09Z">
              <w:r>
                <w:rPr>
                  <w:rFonts w:ascii="Arial" w:cs="Arial" w:eastAsia="Arial" w:hAnsi="Arial"/>
                  <w:b w:val="false"/>
                  <w:bCs w:val="false"/>
                  <w:i w:val="false"/>
                  <w:iCs w:val="false"/>
                  <w:color w:val="000000"/>
                  <w:sz w:val="18"/>
                  <w:szCs w:val="18"/>
                </w:rPr>
                <w:delText xml:space="preserve"> and lactic acid</w:delText>
              </w:r>
            </w:del>
            <w:ins w:id="9042" w:author="Claude (AI) - proposed" w:date="2026-10-15T02:50:09Z">
              <w:r>
                <w:rPr>
                  <w:rFonts w:ascii="Arial" w:cs="Arial" w:eastAsia="Arial" w:hAnsi="Arial"/>
                  <w:b w:val="false"/>
                  <w:bCs w:val="false"/>
                  <w:i w:val="false"/>
                  <w:iCs w:val="false"/>
                  <w:color w:val="000000"/>
                  <w:sz w:val="18"/>
                  <w:szCs w:val="18"/>
                </w:rPr>
                <w:t xml:space="preserve">, lactic acid and RQ</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5T02:50:09Z">
              <w:r>
                <w:rPr>
                  <w:rFonts w:ascii="Arial" w:cs="Arial" w:eastAsia="Arial" w:hAnsi="Arial"/>
                  <w:b w:val="false"/>
                  <w:bCs w:val="false"/>
                  <w:i w:val="false"/>
                  <w:iCs w:val="false"/>
                  <w:color w:val="000000"/>
                  <w:sz w:val="18"/>
                  <w:szCs w:val="18"/>
                </w:rPr>
                <w:delText xml:space="preserve">Gives</w:delText>
              </w:r>
            </w:del>
            <w:ins w:id="9044" w:author="Claude (AI) - proposed" w:date="2026-10-15T02:50:09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both equations correctly, places respiration in the </w:t>
            </w:r>
            <w:del w:id="9045" w:author="Claude (AI) - proposed" w:date="2026-10-15T02:50:09Z">
              <w:r>
                <w:rPr>
                  <w:rFonts w:ascii="Arial" w:cs="Arial" w:eastAsia="Arial" w:hAnsi="Arial"/>
                  <w:b w:val="false"/>
                  <w:bCs w:val="false"/>
                  <w:i w:val="false"/>
                  <w:iCs w:val="false"/>
                  <w:color w:val="000000"/>
                  <w:sz w:val="18"/>
                  <w:szCs w:val="18"/>
                </w:rPr>
                <w:delText xml:space="preserve">mitochondria</w:delText>
              </w:r>
            </w:del>
            <w:ins w:id="9046" w:author="Claude (AI) - proposed" w:date="2026-10-15T02:50:09Z">
              <w:r>
                <w:rPr>
                  <w:rFonts w:ascii="Arial" w:cs="Arial" w:eastAsia="Arial" w:hAnsi="Arial"/>
                  <w:b w:val="false"/>
                  <w:bCs w:val="false"/>
                  <w:i w:val="false"/>
                  <w:iCs w:val="false"/>
                  <w:color w:val="000000"/>
                  <w:sz w:val="18"/>
                  <w:szCs w:val="18"/>
                </w:rPr>
                <w:t xml:space="preserve">cytoplasm and mitochondria, calculates the RQ correctly</w:t>
              </w:r>
            </w:ins>
            <w:r>
              <w:rPr>
                <w:rFonts w:ascii="Arial" w:cs="Arial" w:eastAsia="Arial" w:hAnsi="Arial"/>
                <w:b w:val="false"/>
                <w:bCs w:val="false"/>
                <w:i w:val="false"/>
                <w:iCs w:val="false"/>
                <w:color w:val="000000"/>
                <w:sz w:val="18"/>
                <w:szCs w:val="18"/>
              </w:rPr>
              <w:t xml:space="preserve">, and explains lactic acid, burning legs and oxygen debt as cause and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7" w:author="Claude (AI) - proposed" w:date="2026-10-15T02:50:09Z">
              <w:r>
                <w:rPr>
                  <w:rFonts w:ascii="Arial" w:cs="Arial" w:eastAsia="Arial" w:hAnsi="Arial"/>
                  <w:b w:val="false"/>
                  <w:bCs w:val="false"/>
                  <w:i w:val="false"/>
                  <w:iCs w:val="false"/>
                  <w:color w:val="000000"/>
                  <w:sz w:val="18"/>
                  <w:szCs w:val="18"/>
                </w:rPr>
                <w:delText xml:space="preserve">Gives</w:delText>
              </w:r>
            </w:del>
            <w:ins w:id="9048" w:author="Claude (AI) - proposed" w:date="2026-10-15T02:50:09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the equations and a mostly correct explanation of lactic acid with minor gaps</w:t>
            </w:r>
            <w:ins w:id="9049" w:author="Claude (AI) - proposed" w:date="2026-10-15T02:50:09Z">
              <w:r>
                <w:rPr>
                  <w:rFonts w:ascii="Arial" w:cs="Arial" w:eastAsia="Arial" w:hAnsi="Arial"/>
                  <w:b w:val="false"/>
                  <w:bCs w:val="false"/>
                  <w:i w:val="false"/>
                  <w:iCs w:val="false"/>
                  <w:color w:val="000000"/>
                  <w:sz w:val="18"/>
                  <w:szCs w:val="18"/>
                </w:rPr>
                <w:t xml:space="preserve">; the RQ working may contain a small slip</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5T02:50:09Z">
              <w:r>
                <w:rPr>
                  <w:rFonts w:ascii="Arial" w:cs="Arial" w:eastAsia="Arial" w:hAnsi="Arial"/>
                  <w:b w:val="false"/>
                  <w:bCs w:val="false"/>
                  <w:i w:val="false"/>
                  <w:iCs w:val="false"/>
                  <w:color w:val="000000"/>
                  <w:sz w:val="18"/>
                  <w:szCs w:val="18"/>
                </w:rPr>
                <w:delText xml:space="preserve">Equations</w:delText>
              </w:r>
            </w:del>
            <w:ins w:id="9051" w:author="Claude (AI) - proposed" w:date="2026-10-15T02:50:09Z">
              <w:r>
                <w:rPr>
                  <w:rFonts w:ascii="Arial" w:cs="Arial" w:eastAsia="Arial" w:hAnsi="Arial"/>
                  <w:b w:val="false"/>
                  <w:bCs w:val="false"/>
                  <w:i w:val="false"/>
                  <w:iCs w:val="false"/>
                  <w:color w:val="000000"/>
                  <w:sz w:val="18"/>
                  <w:szCs w:val="18"/>
                </w:rPr>
                <w:t xml:space="preserve">Approaches Expectations: equations or RQ working</w:t>
              </w:r>
            </w:ins>
            <w:r>
              <w:rPr>
                <w:rFonts w:ascii="Arial" w:cs="Arial" w:eastAsia="Arial" w:hAnsi="Arial"/>
                <w:b w:val="false"/>
                <w:bCs w:val="false"/>
                <w:i w:val="false"/>
                <w:iCs w:val="false"/>
                <w:color w:val="000000"/>
                <w:sz w:val="18"/>
                <w:szCs w:val="18"/>
              </w:rPr>
              <w:t xml:space="preserve"> are incomplete or incorrect, or the burning sensation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to the Akinyi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2" w:author="Claude (AI) - proposed" w:date="2026-10-15T02:50:09Z">
              <w:r>
                <w:rPr>
                  <w:rFonts w:ascii="Arial" w:cs="Arial" w:eastAsia="Arial" w:hAnsi="Arial"/>
                  <w:b w:val="false"/>
                  <w:bCs w:val="false"/>
                  <w:i w:val="false"/>
                  <w:iCs w:val="false"/>
                  <w:color w:val="000000"/>
                  <w:sz w:val="18"/>
                  <w:szCs w:val="18"/>
                </w:rPr>
                <w:delText xml:space="preserve">Applies</w:delText>
              </w:r>
            </w:del>
            <w:ins w:id="9053" w:author="Claude (AI) - proposed" w:date="2026-10-15T02:50:09Z">
              <w:r>
                <w:rPr>
                  <w:rFonts w:ascii="Arial" w:cs="Arial" w:eastAsia="Arial" w:hAnsi="Arial"/>
                  <w:b w:val="false"/>
                  <w:bCs w:val="false"/>
                  <w:i w:val="false"/>
                  <w:iCs w:val="false"/>
                  <w:color w:val="000000"/>
                  <w:sz w:val="18"/>
                  <w:szCs w:val="18"/>
                </w:rPr>
                <w:t xml:space="preserve">Exceeds Expectations: applies</w:t>
              </w:r>
            </w:ins>
            <w:r>
              <w:rPr>
                <w:rFonts w:ascii="Arial" w:cs="Arial" w:eastAsia="Arial" w:hAnsi="Arial"/>
                <w:b w:val="false"/>
                <w:bCs w:val="false"/>
                <w:i w:val="false"/>
                <w:iCs w:val="false"/>
                <w:color w:val="000000"/>
                <w:sz w:val="18"/>
                <w:szCs w:val="18"/>
              </w:rPr>
              <w:t xml:space="preserve"> the whole chain of ideas to the new situation, including oxygen debt and heat, using correct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4" w:author="Claude (AI) - proposed" w:date="2026-10-15T02:50:09Z">
              <w:r>
                <w:rPr>
                  <w:rFonts w:ascii="Arial" w:cs="Arial" w:eastAsia="Arial" w:hAnsi="Arial"/>
                  <w:b w:val="false"/>
                  <w:bCs w:val="false"/>
                  <w:i w:val="false"/>
                  <w:iCs w:val="false"/>
                  <w:color w:val="000000"/>
                  <w:sz w:val="18"/>
                  <w:szCs w:val="18"/>
                </w:rPr>
                <w:delText xml:space="preserve">Applies</w:delText>
              </w:r>
            </w:del>
            <w:ins w:id="9055" w:author="Claude (AI) - proposed" w:date="2026-10-15T02:50:09Z">
              <w:r>
                <w:rPr>
                  <w:rFonts w:ascii="Arial" w:cs="Arial" w:eastAsia="Arial" w:hAnsi="Arial"/>
                  <w:b w:val="false"/>
                  <w:bCs w:val="false"/>
                  <w:i w:val="false"/>
                  <w:iCs w:val="false"/>
                  <w:color w:val="000000"/>
                  <w:sz w:val="18"/>
                  <w:szCs w:val="18"/>
                </w:rPr>
                <w:t xml:space="preserve">Meets Expectations: applies</w:t>
              </w:r>
            </w:ins>
            <w:r>
              <w:rPr>
                <w:rFonts w:ascii="Arial" w:cs="Arial" w:eastAsia="Arial" w:hAnsi="Arial"/>
                <w:b w:val="false"/>
                <w:bCs w:val="false"/>
                <w:i w:val="false"/>
                <w:iCs w:val="false"/>
                <w:color w:val="000000"/>
                <w:sz w:val="18"/>
                <w:szCs w:val="18"/>
              </w:rPr>
              <w:t xml:space="preserve"> most ideas to the swimming scenario with some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6" w:author="Claude (AI) - proposed" w:date="2026-10-15T02:50:09Z">
              <w:r>
                <w:rPr>
                  <w:rFonts w:ascii="Arial" w:cs="Arial" w:eastAsia="Arial" w:hAnsi="Arial"/>
                  <w:b w:val="false"/>
                  <w:bCs w:val="false"/>
                  <w:i w:val="false"/>
                  <w:iCs w:val="false"/>
                  <w:color w:val="000000"/>
                  <w:sz w:val="18"/>
                  <w:szCs w:val="18"/>
                </w:rPr>
                <w:delText xml:space="preserve">Repeats</w:delText>
              </w:r>
            </w:del>
            <w:ins w:id="9057" w:author="Claude (AI) - proposed" w:date="2026-10-15T02:50:09Z">
              <w:r>
                <w:rPr>
                  <w:rFonts w:ascii="Arial" w:cs="Arial" w:eastAsia="Arial" w:hAnsi="Arial"/>
                  <w:b w:val="false"/>
                  <w:bCs w:val="false"/>
                  <w:i w:val="false"/>
                  <w:iCs w:val="false"/>
                  <w:color w:val="000000"/>
                  <w:sz w:val="18"/>
                  <w:szCs w:val="18"/>
                </w:rPr>
                <w:t xml:space="preserve">Approaches Expectations: repeats</w:t>
              </w:r>
            </w:ins>
            <w:r>
              <w:rPr>
                <w:rFonts w:ascii="Arial" w:cs="Arial" w:eastAsia="Arial" w:hAnsi="Arial"/>
                <w:b w:val="false"/>
                <w:bCs w:val="false"/>
                <w:i w:val="false"/>
                <w:iCs w:val="false"/>
                <w:color w:val="000000"/>
                <w:sz w:val="18"/>
                <w:szCs w:val="18"/>
              </w:rPr>
              <w:t xml:space="preserve"> facts without applying them to Akinyi.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8" w:author="Claude (AI) - proposed" w:date="2026-10-15T02:50:09Z">
              <w:r>
                <w:rPr>
                  <w:rFonts w:ascii="Arial" w:cs="Arial" w:eastAsia="Arial" w:hAnsi="Arial"/>
                  <w:b w:val="false"/>
                  <w:bCs w:val="false"/>
                  <w:i w:val="false"/>
                  <w:iCs w:val="false"/>
                  <w:color w:val="000000"/>
                  <w:sz w:val="18"/>
                  <w:szCs w:val="18"/>
                </w:rPr>
                <w:delText xml:space="preserve">Uses</w:delText>
              </w:r>
            </w:del>
            <w:ins w:id="9059" w:author="Claude (AI) - proposed" w:date="2026-10-15T02:50:09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unit terms accurately and writes in clear, connected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0" w:author="Claude (AI) - proposed" w:date="2026-10-15T02:50:09Z">
              <w:r>
                <w:rPr>
                  <w:rFonts w:ascii="Arial" w:cs="Arial" w:eastAsia="Arial" w:hAnsi="Arial"/>
                  <w:b w:val="false"/>
                  <w:bCs w:val="false"/>
                  <w:i w:val="false"/>
                  <w:iCs w:val="false"/>
                  <w:color w:val="000000"/>
                  <w:sz w:val="18"/>
                  <w:szCs w:val="18"/>
                </w:rPr>
                <w:delText xml:space="preserve">Uses</w:delText>
              </w:r>
            </w:del>
            <w:ins w:id="9061" w:author="Claude (AI) - proposed" w:date="2026-10-15T02:50:09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terms correctly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2" w:author="Claude (AI) - proposed" w:date="2026-10-15T02:50:09Z">
              <w:r>
                <w:rPr>
                  <w:rFonts w:ascii="Arial" w:cs="Arial" w:eastAsia="Arial" w:hAnsi="Arial"/>
                  <w:b w:val="false"/>
                  <w:bCs w:val="false"/>
                  <w:i w:val="false"/>
                  <w:iCs w:val="false"/>
                  <w:color w:val="000000"/>
                  <w:sz w:val="18"/>
                  <w:szCs w:val="18"/>
                </w:rPr>
                <w:delText xml:space="preserve">Uses</w:delText>
              </w:r>
            </w:del>
            <w:ins w:id="9063" w:author="Claude (AI) - proposed" w:date="2026-10-15T02:50:09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few scientific terms or uses them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1gfjbsjlbvht-vfkv1h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s7t2m6no52g10vc25gj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jag9ypryg7ffj8cxk_i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1gfjbsjlbvht-vfkv1hl" Type="http://schemas.openxmlformats.org/officeDocument/2006/relationships/hyperlink" Target="https://creativecommons.org/licenses/by-nc/4.0/" TargetMode="External"/><Relationship Id="rIdgs7t2m6no52g10vc25gje" Type="http://schemas.openxmlformats.org/officeDocument/2006/relationships/hyperlink" Target="https://creativecommons.org/licenses/by-nc/4.0/" TargetMode="External"/><Relationship Id="rId1jag9ypryg7ffj8cxk_i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2026-10-15T02:50:07.061Z</dcterms:created>
  <dcterms:modified xsi:type="dcterms:W3CDTF">2026-10-15T02:50:07.061Z</dcterms:modified>
</cp:coreProperties>
</file>

<file path=docProps/custom.xml><?xml version="1.0" encoding="utf-8"?>
<Properties xmlns="http://schemas.openxmlformats.org/officeDocument/2006/custom-properties" xmlns:vt="http://schemas.openxmlformats.org/officeDocument/2006/docPropsVTypes"/>
</file>