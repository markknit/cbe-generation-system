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6:00Z"/>
              </w:rPr>
            </w:pPr>
            <w:ins w:id="9001" w:author="Claude (AI) - proposed" w:date="2026-10-18T00:26:00Z">
              <w:r>
                <w:rPr>
                  <w:rFonts w:ascii="Arial" w:cs="Arial" w:eastAsia="Arial" w:hAnsi="Arial"/>
                  <w:b w:val="false"/>
                  <w:bCs w:val="false"/>
                  <w:i w:val="false"/>
                  <w:iCs w:val="false"/>
                  <w:color w:val="000000"/>
                  <w:sz w:val="18"/>
                  <w:szCs w:val="18"/>
                </w:rPr>
                <w:t xml:space="preserve">12 lessons: 8 double lessons × 80 minutes (Lessons 1, 4, 5, 7, 8, 9, 10, 12) + 4 single lessons × 40 minutes (Lessons 2, 3, 6, 11) = 800 minutes total</w:t>
              </w:r>
            </w:ins>
          </w:p>
          <w:p>
            <w:pPr>
              <w:keepNext w:val="false"/>
              <w:spacing w:after="40" w:before="0"/>
              <w:jc w:val="left"/>
              <w:rPr>
                <w:del w:id="9004" w:author="Claude (AI) - proposed" w:date="2026-10-18T00:26:00Z"/>
              </w:rPr>
            </w:pPr>
            <w:del w:id="9003" w:author="Claude (AI) - proposed" w:date="2026-10-18T00:26:00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8T00:26:00Z"/>
              </w:rPr>
            </w:pPr>
            <w:ins w:id="9005" w:author="Claude (AI) - proposed" w:date="2026-10-18T00:26:00Z">
              <w:r>
                <w:rPr>
                  <w:rFonts w:ascii="Arial" w:cs="Arial" w:eastAsia="Arial" w:hAnsi="Arial"/>
                  <w:b w:val="false"/>
                  <w:bCs w:val="false"/>
                  <w:i w:val="false"/>
                  <w:iCs w:val="false"/>
                  <w:color w:val="000000"/>
                  <w:sz w:val="18"/>
                  <w:szCs w:val="18"/>
                </w:rPr>
                <w:t xml:space="preserve">–  Structure, adaptations and functions of gaseous exchange sites (include aquatic and terrestrial plants)</w:t>
              </w:r>
            </w:ins>
          </w:p>
          <w:p>
            <w:pPr>
              <w:spacing w:after="30" w:before="0"/>
              <w:ind w:left="360" w:hanging="180"/>
              <w:jc w:val="left"/>
              <w:rPr>
                <w:del w:id="9008" w:author="Claude (AI) - proposed" w:date="2026-10-18T00:26:00Z"/>
              </w:rPr>
            </w:pPr>
            <w:del w:id="9007" w:author="Claude (AI) - proposed" w:date="2026-10-18T00:26:00Z">
              <w:r>
                <w:rPr>
                  <w:rFonts w:ascii="Arial" w:cs="Arial" w:eastAsia="Arial" w:hAnsi="Arial"/>
                  <w:b w:val="false"/>
                  <w:bCs w:val="false"/>
                  <w:i w:val="false"/>
                  <w:iCs w:val="false"/>
                  <w:color w:val="000000"/>
                  <w:sz w:val="18"/>
                  <w:szCs w:val="18"/>
                </w:rPr>
                <w:delText xml:space="preserve">–  Sites of gaseous exchange in plants (stomata, cuticle, lenticels, pneumatophores)</w:delText>
              </w:r>
            </w:del>
          </w:p>
          <w:p>
            <w:pPr>
              <w:spacing w:after="30" w:before="0"/>
              <w:ind w:left="360" w:hanging="180"/>
              <w:jc w:val="left"/>
              <w:rPr>
                <w:del w:id="9010" w:author="Claude (AI) - proposed" w:date="2026-10-18T00:26:00Z"/>
              </w:rPr>
            </w:pPr>
            <w:del w:id="9009" w:author="Claude (AI) - proposed" w:date="2026-10-18T00:26:00Z">
              <w:r>
                <w:rPr>
                  <w:rFonts w:ascii="Arial" w:cs="Arial" w:eastAsia="Arial" w:hAnsi="Arial"/>
                  <w:b w:val="false"/>
                  <w:bCs w:val="false"/>
                  <w:i w:val="false"/>
                  <w:iCs w:val="false"/>
                  <w:color w:val="000000"/>
                  <w:sz w:val="18"/>
                  <w:szCs w:val="18"/>
                </w:rPr>
                <w:delText xml:space="preserve">–  Structure and adaptations of stomata</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1" w:author="Claude (AI) - proposed" w:date="2026-10-18T00:26:00Z">
              <w:r>
                <w:rPr>
                  <w:rFonts w:ascii="Arial" w:cs="Arial" w:eastAsia="Arial" w:hAnsi="Arial"/>
                  <w:b w:val="false"/>
                  <w:bCs w:val="false"/>
                  <w:i w:val="false"/>
                  <w:iCs w:val="false"/>
                  <w:color w:val="000000"/>
                  <w:sz w:val="18"/>
                  <w:szCs w:val="18"/>
                </w:rPr>
                <w:delText xml:space="preserve">Mechanisms of stomatal</w:delText>
              </w:r>
            </w:del>
            <w:ins w:id="9012" w:author="Claude (AI) - proposed" w:date="2026-10-18T00:26:00Z">
              <w:r>
                <w:rPr>
                  <w:rFonts w:ascii="Arial" w:cs="Arial" w:eastAsia="Arial" w:hAnsi="Arial"/>
                  <w:b w:val="false"/>
                  <w:bCs w:val="false"/>
                  <w:i w:val="false"/>
                  <w:iCs w:val="false"/>
                  <w:color w:val="000000"/>
                  <w:sz w:val="18"/>
                  <w:szCs w:val="18"/>
                </w:rPr>
                <w:t xml:space="preserve">Mechanism of</w:t>
              </w:r>
            </w:ins>
            <w:r>
              <w:rPr>
                <w:rFonts w:ascii="Arial" w:cs="Arial" w:eastAsia="Arial" w:hAnsi="Arial"/>
                <w:b w:val="false"/>
                <w:bCs w:val="false"/>
                <w:i w:val="false"/>
                <w:iCs w:val="false"/>
                <w:color w:val="000000"/>
                <w:sz w:val="18"/>
                <w:szCs w:val="18"/>
              </w:rPr>
              <w:t xml:space="preserve"> opening and closing </w:t>
            </w:r>
            <w:del w:id="9013" w:author="Claude (AI) - proposed" w:date="2026-10-18T00:26:00Z">
              <w:r>
                <w:rPr>
                  <w:rFonts w:ascii="Arial" w:cs="Arial" w:eastAsia="Arial" w:hAnsi="Arial"/>
                  <w:b w:val="false"/>
                  <w:bCs w:val="false"/>
                  <w:i w:val="false"/>
                  <w:iCs w:val="false"/>
                  <w:color w:val="000000"/>
                  <w:sz w:val="18"/>
                  <w:szCs w:val="18"/>
                </w:rPr>
                <w:delText xml:space="preserve">(potassium ion theory, starch–sugar hypothesis)</w:delText>
              </w:r>
            </w:del>
            <w:ins w:id="9014" w:author="Claude (AI) - proposed" w:date="2026-10-18T00:26:00Z">
              <w:r>
                <w:rPr>
                  <w:rFonts w:ascii="Arial" w:cs="Arial" w:eastAsia="Arial" w:hAnsi="Arial"/>
                  <w:b w:val="false"/>
                  <w:bCs w:val="false"/>
                  <w:i w:val="false"/>
                  <w:iCs w:val="false"/>
                  <w:color w:val="000000"/>
                  <w:sz w:val="18"/>
                  <w:szCs w:val="18"/>
                </w:rPr>
                <w:t xml:space="preserve">of the stomata</w:t>
              </w:r>
            </w:ins>
          </w:p>
          <w:p>
            <w:pPr>
              <w:spacing w:after="30" w:before="0"/>
              <w:ind w:left="360" w:hanging="180"/>
              <w:jc w:val="left"/>
              <w:rPr>
                <w:del w:id="9016" w:author="Claude (AI) - proposed" w:date="2026-10-18T00:26:00Z"/>
              </w:rPr>
            </w:pPr>
            <w:del w:id="9015" w:author="Claude (AI) - proposed" w:date="2026-10-18T00:26:00Z">
              <w:r>
                <w:rPr>
                  <w:rFonts w:ascii="Arial" w:cs="Arial" w:eastAsia="Arial" w:hAnsi="Arial"/>
                  <w:b w:val="false"/>
                  <w:bCs w:val="false"/>
                  <w:i w:val="false"/>
                  <w:iCs w:val="false"/>
                  <w:color w:val="000000"/>
                  <w:sz w:val="18"/>
                  <w:szCs w:val="18"/>
                </w:rPr>
                <w:delText xml:space="preserve">–  Gaseous exchange in leaves, stems, and roots</w:delText>
              </w:r>
            </w:del>
          </w:p>
          <w:p>
            <w:pPr>
              <w:spacing w:after="30" w:before="0"/>
              <w:ind w:left="360" w:hanging="180"/>
              <w:jc w:val="left"/>
              <w:rPr>
                <w:del w:id="9018" w:author="Claude (AI) - proposed" w:date="2026-10-18T00:26:00Z"/>
              </w:rPr>
            </w:pPr>
            <w:del w:id="9017" w:author="Claude (AI) - proposed" w:date="2026-10-18T00:26:00Z">
              <w:r>
                <w:rPr>
                  <w:rFonts w:ascii="Arial" w:cs="Arial" w:eastAsia="Arial" w:hAnsi="Arial"/>
                  <w:b w:val="false"/>
                  <w:bCs w:val="false"/>
                  <w:i w:val="false"/>
                  <w:iCs w:val="false"/>
                  <w:color w:val="000000"/>
                  <w:sz w:val="18"/>
                  <w:szCs w:val="18"/>
                </w:rPr>
                <w:delText xml:space="preserve">–  Adaptations of plants in different environments (xerophytes, hydrophytes, mesophytes) for gaseous exchange</w:delText>
              </w:r>
            </w:del>
          </w:p>
          <w:p>
            <w:pPr>
              <w:spacing w:after="30" w:before="0"/>
              <w:ind w:left="360" w:hanging="180"/>
              <w:jc w:val="left"/>
              <w:rPr>
                <w:del w:id="9020" w:author="Claude (AI) - proposed" w:date="2026-10-18T00:26:00Z"/>
              </w:rPr>
            </w:pPr>
            <w:del w:id="9019" w:author="Claude (AI) - proposed" w:date="2026-10-18T00:26:00Z">
              <w:r>
                <w:rPr>
                  <w:rFonts w:ascii="Arial" w:cs="Arial" w:eastAsia="Arial" w:hAnsi="Arial"/>
                  <w:b w:val="false"/>
                  <w:bCs w:val="false"/>
                  <w:i w:val="false"/>
                  <w:iCs w:val="false"/>
                  <w:color w:val="000000"/>
                  <w:sz w:val="18"/>
                  <w:szCs w:val="18"/>
                </w:rPr>
                <w:delText xml:space="preserve">–  Aerobic respiration — process, reactants, products, and energy yield</w:delText>
              </w:r>
            </w:del>
          </w:p>
          <w:p>
            <w:pPr>
              <w:spacing w:after="30" w:before="0"/>
              <w:ind w:left="360" w:hanging="180"/>
              <w:jc w:val="left"/>
              <w:rPr>
                <w:del w:id="9022" w:author="Claude (AI) - proposed" w:date="2026-10-18T00:26:00Z"/>
              </w:rPr>
            </w:pPr>
            <w:del w:id="9021" w:author="Claude (AI) - proposed" w:date="2026-10-18T00:26:00Z">
              <w:r>
                <w:rPr>
                  <w:rFonts w:ascii="Arial" w:cs="Arial" w:eastAsia="Arial" w:hAnsi="Arial"/>
                  <w:b w:val="false"/>
                  <w:bCs w:val="false"/>
                  <w:i w:val="false"/>
                  <w:iCs w:val="false"/>
                  <w:color w:val="000000"/>
                  <w:sz w:val="18"/>
                  <w:szCs w:val="18"/>
                </w:rPr>
                <w:delText xml:space="preserve">–  Anaerobic respiration — process, reactants, and products (ethanol and lactic acid pathways)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23" w:author="Claude (AI) - proposed" w:date="2026-10-18T00:26:00Z">
              <w:r>
                <w:rPr>
                  <w:rFonts w:ascii="Arial" w:cs="Arial" w:eastAsia="Arial" w:hAnsi="Arial"/>
                  <w:b w:val="false"/>
                  <w:bCs w:val="false"/>
                  <w:i w:val="false"/>
                  <w:iCs w:val="false"/>
                  <w:color w:val="000000"/>
                  <w:sz w:val="18"/>
                  <w:szCs w:val="18"/>
                </w:rPr>
                <w:delText xml:space="preserve">Differences between aerobic and anaerobic respiration</w:delText>
              </w:r>
            </w:del>
            <w:ins w:id="9024" w:author="Claude (AI) - proposed" w:date="2026-10-18T00:26:00Z">
              <w:r>
                <w:rPr>
                  <w:rFonts w:ascii="Arial" w:cs="Arial" w:eastAsia="Arial" w:hAnsi="Arial"/>
                  <w:b w:val="false"/>
                  <w:bCs w:val="false"/>
                  <w:i w:val="false"/>
                  <w:iCs w:val="false"/>
                  <w:color w:val="000000"/>
                  <w:sz w:val="18"/>
                  <w:szCs w:val="18"/>
                </w:rPr>
                <w:t xml:space="preserve">Types of respiration (Aerobic and anaerobic)</w:t>
              </w:r>
            </w:ins>
          </w:p>
          <w:p>
            <w:pPr>
              <w:spacing w:after="30" w:before="0"/>
              <w:ind w:left="360" w:hanging="180"/>
              <w:jc w:val="left"/>
              <w:rPr>
                <w:ins w:id="9026" w:author="Claude (AI) - proposed" w:date="2026-10-18T00:26:00Z"/>
              </w:rPr>
            </w:pPr>
            <w:ins w:id="9025" w:author="Claude (AI) - proposed" w:date="2026-10-18T00:26:00Z">
              <w:r>
                <w:rPr>
                  <w:rFonts w:ascii="Arial" w:cs="Arial" w:eastAsia="Arial" w:hAnsi="Arial"/>
                  <w:b w:val="false"/>
                  <w:bCs w:val="false"/>
                  <w:i w:val="false"/>
                  <w:iCs w:val="false"/>
                  <w:color w:val="000000"/>
                  <w:sz w:val="18"/>
                  <w:szCs w:val="18"/>
                </w:rPr>
                <w:t xml:space="preserve">–  Applications of anaerobic respiration</w:t>
              </w:r>
            </w:ins>
          </w:p>
          <w:p>
            <w:pPr>
              <w:spacing w:after="30" w:before="0"/>
              <w:ind w:left="360" w:hanging="180"/>
              <w:jc w:val="left"/>
              <w:rPr>
                <w:del w:id="9028" w:author="Claude (AI) - proposed" w:date="2026-10-18T00:26:00Z"/>
              </w:rPr>
            </w:pPr>
            <w:del w:id="9027" w:author="Claude (AI) - proposed" w:date="2026-10-18T00:26:00Z">
              <w:r>
                <w:rPr>
                  <w:rFonts w:ascii="Arial" w:cs="Arial" w:eastAsia="Arial" w:hAnsi="Arial"/>
                  <w:b w:val="false"/>
                  <w:bCs w:val="false"/>
                  <w:i w:val="false"/>
                  <w:iCs w:val="false"/>
                  <w:color w:val="000000"/>
                  <w:sz w:val="18"/>
                  <w:szCs w:val="18"/>
                </w:rPr>
                <w:delText xml:space="preserve">–  Economic and ecological importance of anaerobic respiration (fermentation, biogas production, brewing)</w:delText>
              </w:r>
            </w:del>
          </w:p>
          <w:p>
            <w:pPr>
              <w:spacing w:after="30" w:before="0"/>
              <w:ind w:left="360" w:hanging="180"/>
              <w:jc w:val="left"/>
              <w:rPr>
                <w:del w:id="9030" w:author="Claude (AI) - proposed" w:date="2026-10-18T00:26:00Z"/>
              </w:rPr>
            </w:pPr>
            <w:del w:id="9029" w:author="Claude (AI) - proposed" w:date="2026-10-18T00:26:00Z">
              <w:r>
                <w:rPr>
                  <w:rFonts w:ascii="Arial" w:cs="Arial" w:eastAsia="Arial" w:hAnsi="Arial"/>
                  <w:b w:val="false"/>
                  <w:bCs w:val="false"/>
                  <w:i w:val="false"/>
                  <w:iCs w:val="false"/>
                  <w:color w:val="000000"/>
                  <w:sz w:val="18"/>
                  <w:szCs w:val="18"/>
                </w:rPr>
                <w:delText xml:space="preserve">–  Factors affecting the rate of respiration in plants</w:delText>
              </w:r>
            </w:del>
          </w:p>
          <w:p>
            <w:pPr>
              <w:spacing w:after="30" w:before="0"/>
              <w:ind w:left="360" w:hanging="180"/>
              <w:jc w:val="left"/>
              <w:rPr>
                <w:del w:id="9032" w:author="Claude (AI) - proposed" w:date="2026-10-18T00:26:00Z"/>
              </w:rPr>
            </w:pPr>
            <w:del w:id="9031" w:author="Claude (AI) - proposed" w:date="2026-10-18T00:26:00Z">
              <w:r>
                <w:rPr>
                  <w:rFonts w:ascii="Arial" w:cs="Arial" w:eastAsia="Arial" w:hAnsi="Arial"/>
                  <w:b w:val="false"/>
                  <w:bCs w:val="false"/>
                  <w:i w:val="false"/>
                  <w:iCs w:val="false"/>
                  <w:color w:val="000000"/>
                  <w:sz w:val="18"/>
                  <w:szCs w:val="18"/>
                </w:rPr>
                <w:delText xml:space="preserve">–  Relationship between photosynthesis, gaseous exchange, and respiration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Project: </w:t>
            </w:r>
            <w:del w:id="9033" w:author="Claude (AI) - proposed" w:date="2026-10-18T00:26:00Z">
              <w:r>
                <w:rPr>
                  <w:rFonts w:ascii="Arial" w:cs="Arial" w:eastAsia="Arial" w:hAnsi="Arial"/>
                  <w:b w:val="false"/>
                  <w:bCs w:val="false"/>
                  <w:i w:val="false"/>
                  <w:iCs w:val="false"/>
                  <w:color w:val="000000"/>
                  <w:sz w:val="18"/>
                  <w:szCs w:val="18"/>
                </w:rPr>
                <w:delText xml:space="preserve">Investigating anaerobic respiration in yeast</w:delText>
              </w:r>
            </w:del>
            <w:ins w:id="9034" w:author="Claude (AI) - proposed" w:date="2026-10-18T00:26:00Z">
              <w:r>
                <w:rPr>
                  <w:rFonts w:ascii="Arial" w:cs="Arial" w:eastAsia="Arial" w:hAnsi="Arial"/>
                  <w:b w:val="false"/>
                  <w:bCs w:val="false"/>
                  <w:i w:val="false"/>
                  <w:iCs w:val="false"/>
                  <w:color w:val="000000"/>
                  <w:sz w:val="18"/>
                  <w:szCs w:val="18"/>
                </w:rPr>
                <w:t xml:space="preserve">Carry out a project on fermentation</w:t>
              </w:r>
            </w:ins>
            <w:r>
              <w:rPr>
                <w:rFonts w:ascii="Arial" w:cs="Arial" w:eastAsia="Arial" w:hAnsi="Arial"/>
                <w:b w:val="false"/>
                <w:bCs w:val="false"/>
                <w:i w:val="false"/>
                <w:iCs w:val="false"/>
                <w:color w:val="000000"/>
                <w:sz w:val="18"/>
                <w:szCs w:val="18"/>
              </w:rPr>
              <w:t xml:space="preserve"> using locally available materials (</w:t>
            </w:r>
            <w:del w:id="9035" w:author="Claude (AI) - proposed" w:date="2026-10-18T00:26:00Z">
              <w:r>
                <w:rPr>
                  <w:rFonts w:ascii="Arial" w:cs="Arial" w:eastAsia="Arial" w:hAnsi="Arial"/>
                  <w:b w:val="false"/>
                  <w:bCs w:val="false"/>
                  <w:i w:val="false"/>
                  <w:iCs w:val="false"/>
                  <w:color w:val="000000"/>
                  <w:sz w:val="18"/>
                  <w:szCs w:val="18"/>
                </w:rPr>
                <w:delText xml:space="preserve">e.g., maize flour, sugar-cane juice</w:delText>
              </w:r>
            </w:del>
            <w:ins w:id="9036" w:author="Claude (AI) - proposed" w:date="2026-10-18T00:26:00Z">
              <w:r>
                <w:rPr>
                  <w:rFonts w:ascii="Arial" w:cs="Arial" w:eastAsia="Arial" w:hAnsi="Arial"/>
                  <w:b w:val="false"/>
                  <w:bCs w:val="false"/>
                  <w:i w:val="false"/>
                  <w:iCs w:val="false"/>
                  <w:color w:val="000000"/>
                  <w:sz w:val="18"/>
                  <w:szCs w:val="18"/>
                </w:rPr>
                <w:t xml:space="preserve">biogas production, porridge, silage, liquid manure or baking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37" w:author="Claude (AI) - proposed" w:date="2026-10-18T00:26:00Z">
              <w:r>
                <w:rPr>
                  <w:rFonts w:ascii="Arial" w:cs="Arial" w:eastAsia="Arial" w:hAnsi="Arial"/>
                  <w:b w:val="false"/>
                  <w:bCs w:val="false"/>
                  <w:i w:val="false"/>
                  <w:iCs w:val="false"/>
                  <w:color w:val="000000"/>
                  <w:sz w:val="18"/>
                  <w:szCs w:val="18"/>
                </w:rPr>
                <w:delText xml:space="preserve">identify and describe the sites</w:delText>
              </w:r>
            </w:del>
            <w:ins w:id="9038" w:author="Claude (AI) - proposed" w:date="2026-10-18T00:26:00Z">
              <w:r>
                <w:rPr>
                  <w:rFonts w:ascii="Arial" w:cs="Arial" w:eastAsia="Arial" w:hAnsi="Arial"/>
                  <w:b w:val="false"/>
                  <w:bCs w:val="false"/>
                  <w:i w:val="false"/>
                  <w:iCs w:val="false"/>
                  <w:color w:val="000000"/>
                  <w:sz w:val="18"/>
                  <w:szCs w:val="18"/>
                </w:rPr>
                <w:t xml:space="preserve">relate the structure</w:t>
              </w:r>
            </w:ins>
            <w:r>
              <w:rPr>
                <w:rFonts w:ascii="Arial" w:cs="Arial" w:eastAsia="Arial" w:hAnsi="Arial"/>
                <w:b w:val="false"/>
                <w:bCs w:val="false"/>
                <w:i w:val="false"/>
                <w:iCs w:val="false"/>
                <w:color w:val="000000"/>
                <w:sz w:val="18"/>
                <w:szCs w:val="18"/>
              </w:rPr>
              <w:t xml:space="preserve"> of gaseous exchange </w:t>
            </w:r>
            <w:del w:id="9039" w:author="Claude (AI) - proposed" w:date="2026-10-18T00:26:00Z">
              <w:r>
                <w:rPr>
                  <w:rFonts w:ascii="Arial" w:cs="Arial" w:eastAsia="Arial" w:hAnsi="Arial"/>
                  <w:b w:val="false"/>
                  <w:bCs w:val="false"/>
                  <w:i w:val="false"/>
                  <w:iCs w:val="false"/>
                  <w:color w:val="000000"/>
                  <w:sz w:val="18"/>
                  <w:szCs w:val="18"/>
                </w:rPr>
                <w:delText xml:space="preserve">in plants and explain their structural adaptations</w:delText>
              </w:r>
            </w:del>
            <w:ins w:id="9040" w:author="Claude (AI) - proposed" w:date="2026-10-18T00:26:00Z">
              <w:r>
                <w:rPr>
                  <w:rFonts w:ascii="Arial" w:cs="Arial" w:eastAsia="Arial" w:hAnsi="Arial"/>
                  <w:b w:val="false"/>
                  <w:bCs w:val="false"/>
                  <w:i w:val="false"/>
                  <w:iCs w:val="false"/>
                  <w:color w:val="000000"/>
                  <w:sz w:val="18"/>
                  <w:szCs w:val="18"/>
                </w:rPr>
                <w:t xml:space="preserve">sites in plants to their function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41" w:author="Claude (AI) - proposed" w:date="2026-10-18T00:26:00Z">
              <w:r>
                <w:rPr>
                  <w:rFonts w:ascii="Arial" w:cs="Arial" w:eastAsia="Arial" w:hAnsi="Arial"/>
                  <w:b w:val="false"/>
                  <w:bCs w:val="false"/>
                  <w:i w:val="false"/>
                  <w:iCs w:val="false"/>
                  <w:color w:val="000000"/>
                  <w:sz w:val="18"/>
                  <w:szCs w:val="18"/>
                </w:rPr>
                <w:delText xml:space="preserve">explain the mechanisms of stomatal</w:delText>
              </w:r>
            </w:del>
            <w:ins w:id="9042" w:author="Claude (AI) - proposed" w:date="2026-10-18T00:26:00Z">
              <w:r>
                <w:rPr>
                  <w:rFonts w:ascii="Arial" w:cs="Arial" w:eastAsia="Arial" w:hAnsi="Arial"/>
                  <w:b w:val="false"/>
                  <w:bCs w:val="false"/>
                  <w:i w:val="false"/>
                  <w:iCs w:val="false"/>
                  <w:color w:val="000000"/>
                  <w:sz w:val="18"/>
                  <w:szCs w:val="18"/>
                </w:rPr>
                <w:t xml:space="preserve">describe the mechanism of</w:t>
              </w:r>
            </w:ins>
            <w:r>
              <w:rPr>
                <w:rFonts w:ascii="Arial" w:cs="Arial" w:eastAsia="Arial" w:hAnsi="Arial"/>
                <w:b w:val="false"/>
                <w:bCs w:val="false"/>
                <w:i w:val="false"/>
                <w:iCs w:val="false"/>
                <w:color w:val="000000"/>
                <w:sz w:val="18"/>
                <w:szCs w:val="18"/>
              </w:rPr>
              <w:t xml:space="preserve"> opening and closing </w:t>
            </w:r>
            <w:del w:id="9043" w:author="Claude (AI) - proposed" w:date="2026-10-18T00:26:00Z">
              <w:r>
                <w:rPr>
                  <w:rFonts w:ascii="Arial" w:cs="Arial" w:eastAsia="Arial" w:hAnsi="Arial"/>
                  <w:b w:val="false"/>
                  <w:bCs w:val="false"/>
                  <w:i w:val="false"/>
                  <w:iCs w:val="false"/>
                  <w:color w:val="000000"/>
                  <w:sz w:val="18"/>
                  <w:szCs w:val="18"/>
                </w:rPr>
                <w:delText xml:space="preserve">and relate them to environmental conditions found in Kenyan ecosystems</w:delText>
              </w:r>
            </w:del>
            <w:ins w:id="9044" w:author="Claude (AI) - proposed" w:date="2026-10-18T00:26:00Z">
              <w:r>
                <w:rPr>
                  <w:rFonts w:ascii="Arial" w:cs="Arial" w:eastAsia="Arial" w:hAnsi="Arial"/>
                  <w:b w:val="false"/>
                  <w:bCs w:val="false"/>
                  <w:i w:val="false"/>
                  <w:iCs w:val="false"/>
                  <w:color w:val="000000"/>
                  <w:sz w:val="18"/>
                  <w:szCs w:val="18"/>
                </w:rPr>
                <w:t xml:space="preserve">of stomata in plants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6" w:author="Claude (AI) - proposed" w:date="2026-10-18T00:26:00Z"/>
              </w:rPr>
            </w:pPr>
            <w:del w:id="9045" w:author="Claude (AI) - proposed" w:date="2026-10-18T00:26:00Z">
              <w:r>
                <w:rPr>
                  <w:rFonts w:ascii="Arial" w:cs="Arial" w:eastAsia="Arial" w:hAnsi="Arial"/>
                  <w:b w:val="false"/>
                  <w:bCs w:val="false"/>
                  <w:i w:val="false"/>
                  <w:iCs w:val="false"/>
                  <w:color w:val="000000"/>
                  <w:sz w:val="18"/>
                  <w:szCs w:val="18"/>
                </w:rPr>
                <w:delText xml:space="preserve">c) describe the processes of aerobic and anaerobic respiration in plants, including reactants, products, and energy transformations,</w:delText>
              </w:r>
            </w:del>
          </w:p>
          <w:p>
            <w:pPr>
              <w:keepNext w:val="false"/>
              <w:spacing w:after="40" w:before="0"/>
              <w:jc w:val="left"/>
            </w:pPr>
            <w:del w:id="9047" w:author="Claude (AI) - proposed" w:date="2026-10-18T00:26:00Z">
              <w:r>
                <w:rPr>
                  <w:rFonts w:ascii="Arial" w:cs="Arial" w:eastAsia="Arial" w:hAnsi="Arial"/>
                  <w:b w:val="false"/>
                  <w:bCs w:val="false"/>
                  <w:i w:val="false"/>
                  <w:iCs w:val="false"/>
                  <w:color w:val="000000"/>
                  <w:sz w:val="18"/>
                  <w:szCs w:val="18"/>
                </w:rPr>
                <w:delText xml:space="preserve">d) distinguish between</w:delText>
              </w:r>
            </w:del>
            <w:ins w:id="9048" w:author="Claude (AI) - proposed" w:date="2026-10-18T00:26:00Z">
              <w:r>
                <w:rPr>
                  <w:rFonts w:ascii="Arial" w:cs="Arial" w:eastAsia="Arial" w:hAnsi="Arial"/>
                  <w:b w:val="false"/>
                  <w:bCs w:val="false"/>
                  <w:i w:val="false"/>
                  <w:iCs w:val="false"/>
                  <w:color w:val="000000"/>
                  <w:sz w:val="18"/>
                  <w:szCs w:val="18"/>
                </w:rPr>
                <w:t xml:space="preserve">c) investigate</w:t>
              </w:r>
            </w:ins>
            <w:r>
              <w:rPr>
                <w:rFonts w:ascii="Arial" w:cs="Arial" w:eastAsia="Arial" w:hAnsi="Arial"/>
                <w:b w:val="false"/>
                <w:bCs w:val="false"/>
                <w:i w:val="false"/>
                <w:iCs w:val="false"/>
                <w:color w:val="000000"/>
                <w:sz w:val="18"/>
                <w:szCs w:val="18"/>
              </w:rPr>
              <w:t xml:space="preserve"> aerobic and anaerobic respiration </w:t>
            </w:r>
            <w:del w:id="9049" w:author="Claude (AI) - proposed" w:date="2026-10-18T00:26:00Z">
              <w:r>
                <w:rPr>
                  <w:rFonts w:ascii="Arial" w:cs="Arial" w:eastAsia="Arial" w:hAnsi="Arial"/>
                  <w:b w:val="false"/>
                  <w:bCs w:val="false"/>
                  <w:i w:val="false"/>
                  <w:iCs w:val="false"/>
                  <w:color w:val="000000"/>
                  <w:sz w:val="18"/>
                  <w:szCs w:val="18"/>
                </w:rPr>
                <w:delText xml:space="preserve">using experimental evidence and data analysis</w:delText>
              </w:r>
            </w:del>
            <w:ins w:id="9050" w:author="Claude (AI) - proposed" w:date="2026-10-18T00:26:00Z">
              <w:r>
                <w:rPr>
                  <w:rFonts w:ascii="Arial" w:cs="Arial" w:eastAsia="Arial" w:hAnsi="Arial"/>
                  <w:b w:val="false"/>
                  <w:bCs w:val="false"/>
                  <w:i w:val="false"/>
                  <w:iCs w:val="false"/>
                  <w:color w:val="000000"/>
                  <w:sz w:val="18"/>
                  <w:szCs w:val="18"/>
                </w:rPr>
                <w:t xml:space="preserve">in living organisms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51" w:author="Claude (AI) - proposed" w:date="2026-10-18T00:26:00Z">
              <w:r>
                <w:rPr>
                  <w:rFonts w:ascii="Arial" w:cs="Arial" w:eastAsia="Arial" w:hAnsi="Arial"/>
                  <w:b w:val="false"/>
                  <w:bCs w:val="false"/>
                  <w:i w:val="false"/>
                  <w:iCs w:val="false"/>
                  <w:color w:val="000000"/>
                  <w:sz w:val="18"/>
                  <w:szCs w:val="18"/>
                </w:rPr>
                <w:delText xml:space="preserve">e) evaluate the economic and ecological</w:delText>
              </w:r>
            </w:del>
            <w:ins w:id="9052" w:author="Claude (AI) - proposed" w:date="2026-10-18T00:26:00Z">
              <w:r>
                <w:rPr>
                  <w:rFonts w:ascii="Arial" w:cs="Arial" w:eastAsia="Arial" w:hAnsi="Arial"/>
                  <w:b w:val="false"/>
                  <w:bCs w:val="false"/>
                  <w:i w:val="false"/>
                  <w:iCs w:val="false"/>
                  <w:color w:val="000000"/>
                  <w:sz w:val="18"/>
                  <w:szCs w:val="18"/>
                </w:rPr>
                <w:t xml:space="preserve">d) explain the economic</w:t>
              </w:r>
            </w:ins>
            <w:r>
              <w:rPr>
                <w:rFonts w:ascii="Arial" w:cs="Arial" w:eastAsia="Arial" w:hAnsi="Arial"/>
                <w:b w:val="false"/>
                <w:bCs w:val="false"/>
                <w:i w:val="false"/>
                <w:iCs w:val="false"/>
                <w:color w:val="000000"/>
                <w:sz w:val="18"/>
                <w:szCs w:val="18"/>
              </w:rPr>
              <w:t xml:space="preserve"> importance of anaerobic respiration in </w:t>
            </w:r>
            <w:del w:id="9053" w:author="Claude (AI) - proposed" w:date="2026-10-18T00:26:00Z">
              <w:r>
                <w:rPr>
                  <w:rFonts w:ascii="Arial" w:cs="Arial" w:eastAsia="Arial" w:hAnsi="Arial"/>
                  <w:b w:val="false"/>
                  <w:bCs w:val="false"/>
                  <w:i w:val="false"/>
                  <w:iCs w:val="false"/>
                  <w:color w:val="000000"/>
                  <w:sz w:val="18"/>
                  <w:szCs w:val="18"/>
                </w:rPr>
                <w:delText xml:space="preserve">real-world Kenyan contexts such as fermentation, biogas production, and the food industry,</w:delText>
              </w:r>
            </w:del>
            <w:ins w:id="9054" w:author="Claude (AI) - proposed" w:date="2026-10-18T00:26:00Z">
              <w:r>
                <w:rPr>
                  <w:rFonts w:ascii="Arial" w:cs="Arial" w:eastAsia="Arial" w:hAnsi="Arial"/>
                  <w:b w:val="false"/>
                  <w:bCs w:val="false"/>
                  <w:i w:val="false"/>
                  <w:iCs w:val="false"/>
                  <w:color w:val="000000"/>
                  <w:sz w:val="18"/>
                  <w:szCs w:val="18"/>
                </w:rPr>
                <w:t xml:space="preserve">nature,</w:t>
              </w:r>
            </w:ins>
          </w:p>
          <w:p>
            <w:pPr>
              <w:keepNext w:val="false"/>
              <w:spacing w:after="40" w:before="0"/>
              <w:jc w:val="left"/>
              <w:rPr>
                <w:del w:id="9056" w:author="Claude (AI) - proposed" w:date="2026-10-18T00:26:00Z"/>
              </w:rPr>
            </w:pPr>
            <w:del w:id="9055" w:author="Claude (AI) - proposed" w:date="2026-10-18T00:26:00Z">
              <w:r>
                <w:rPr>
                  <w:rFonts w:ascii="Arial" w:cs="Arial" w:eastAsia="Arial" w:hAnsi="Arial"/>
                  <w:b w:val="false"/>
                  <w:bCs w:val="false"/>
                  <w:i w:val="false"/>
                  <w:iCs w:val="false"/>
                  <w:color w:val="000000"/>
                  <w:sz w:val="18"/>
                  <w:szCs w:val="18"/>
                </w:rPr>
                <w:delText xml:space="preserve">f) design and carry out a simple investigation on anaerobic respiration using locally available materials,</w:delText>
              </w:r>
            </w:del>
          </w:p>
          <w:p>
            <w:pPr>
              <w:keepNext w:val="false"/>
              <w:spacing w:after="40" w:before="0"/>
              <w:jc w:val="left"/>
            </w:pPr>
            <w:del w:id="9057" w:author="Claude (AI) - proposed" w:date="2026-10-18T00:26:00Z">
              <w:r>
                <w:rPr>
                  <w:rFonts w:ascii="Arial" w:cs="Arial" w:eastAsia="Arial" w:hAnsi="Arial"/>
                  <w:b w:val="false"/>
                  <w:bCs w:val="false"/>
                  <w:i w:val="false"/>
                  <w:iCs w:val="false"/>
                  <w:color w:val="000000"/>
                  <w:sz w:val="18"/>
                  <w:szCs w:val="18"/>
                </w:rPr>
                <w:delText xml:space="preserve">g</w:delText>
              </w:r>
            </w:del>
            <w:ins w:id="9058" w:author="Claude (AI) - proposed" w:date="2026-10-18T00:26:00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appreciate the significance of gaseous exchange and respiration </w:t>
            </w:r>
            <w:del w:id="9059" w:author="Claude (AI) - proposed" w:date="2026-10-18T00:26:00Z">
              <w:r>
                <w:rPr>
                  <w:rFonts w:ascii="Arial" w:cs="Arial" w:eastAsia="Arial" w:hAnsi="Arial"/>
                  <w:b w:val="false"/>
                  <w:bCs w:val="false"/>
                  <w:i w:val="false"/>
                  <w:iCs w:val="false"/>
                  <w:color w:val="000000"/>
                  <w:sz w:val="18"/>
                  <w:szCs w:val="18"/>
                </w:rPr>
                <w:delText xml:space="preserve">in maintaining life processes in plants and their relevance to human livelihoods</w:delText>
              </w:r>
            </w:del>
            <w:ins w:id="9060" w:author="Claude (AI) - proposed" w:date="2026-10-18T00:26:00Z">
              <w:r>
                <w:rPr>
                  <w:rFonts w:ascii="Arial" w:cs="Arial" w:eastAsia="Arial" w:hAnsi="Arial"/>
                  <w:b w:val="false"/>
                  <w:bCs w:val="false"/>
                  <w:i w:val="false"/>
                  <w:iCs w:val="false"/>
                  <w:color w:val="000000"/>
                  <w:sz w:val="18"/>
                  <w:szCs w:val="18"/>
                </w:rPr>
                <w:t xml:space="preserve">to plants and the environment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2" w:author="Claude (AI) - proposed" w:date="2026-10-18T00:26:00Z"/>
              </w:rPr>
            </w:pPr>
            <w:ins w:id="9061" w:author="Claude (AI) - proposed" w:date="2026-10-18T00:26:00Z">
              <w:r>
                <w:rPr>
                  <w:rFonts w:ascii="Arial" w:cs="Arial" w:eastAsia="Arial" w:hAnsi="Arial"/>
                  <w:b w:val="false"/>
                  <w:bCs w:val="false"/>
                  <w:i w:val="false"/>
                  <w:iCs w:val="false"/>
                  <w:color w:val="000000"/>
                  <w:sz w:val="18"/>
                  <w:szCs w:val="18"/>
                </w:rPr>
                <w:t xml:space="preserve">–  Communication and Collaboration: The learner cooperates with others while discussing theories explaining the mechanism of opening and closing of stomata. (Lesson 3 group debate; Lesson 11 presentations.)</w:t>
              </w:r>
            </w:ins>
          </w:p>
          <w:p>
            <w:pPr>
              <w:spacing w:after="30" w:before="0"/>
              <w:ind w:left="360" w:hanging="180"/>
              <w:jc w:val="left"/>
              <w:rPr>
                <w:ins w:id="9064" w:author="Claude (AI) - proposed" w:date="2026-10-18T00:26:00Z"/>
              </w:rPr>
            </w:pPr>
            <w:ins w:id="9063" w:author="Claude (AI) - proposed" w:date="2026-10-18T00:26:00Z">
              <w:r>
                <w:rPr>
                  <w:rFonts w:ascii="Arial" w:cs="Arial" w:eastAsia="Arial" w:hAnsi="Arial"/>
                  <w:b w:val="false"/>
                  <w:bCs w:val="false"/>
                  <w:i w:val="false"/>
                  <w:iCs w:val="false"/>
                  <w:color w:val="000000"/>
                  <w:sz w:val="18"/>
                  <w:szCs w:val="18"/>
                </w:rPr>
                <w:t xml:space="preserve">–  Learning to Learn: The learner applies the information acquired on the economic importance of anaerobic respiration to carry out the project. (Lessons 5 and 9 to 11.)</w:t>
              </w:r>
            </w:ins>
          </w:p>
          <w:p>
            <w:pPr>
              <w:keepNext w:val="false"/>
              <w:spacing w:after="40" w:before="0"/>
              <w:jc w:val="left"/>
              <w:rPr>
                <w:ins w:id="9066" w:author="Claude (AI) - proposed" w:date="2026-10-18T00:26:00Z"/>
              </w:rPr>
            </w:pPr>
            <w:ins w:id="9065" w:author="Claude (AI) - proposed" w:date="2026-10-18T00:26:0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8" w:author="Claude (AI) - proposed" w:date="2026-10-18T00:26:00Z"/>
              </w:rPr>
            </w:pPr>
            <w:ins w:id="9067" w:author="Claude (AI) - proposed" w:date="2026-10-18T00:26:00Z">
              <w:r>
                <w:rPr>
                  <w:rFonts w:ascii="Arial" w:cs="Arial" w:eastAsia="Arial" w:hAnsi="Arial"/>
                  <w:b w:val="false"/>
                  <w:bCs w:val="false"/>
                  <w:i w:val="false"/>
                  <w:iCs w:val="false"/>
                  <w:color w:val="000000"/>
                  <w:sz w:val="18"/>
                  <w:szCs w:val="18"/>
                </w:rPr>
                <w:t xml:space="preserve">Also practised in the lessons (not listed by KICD for this sub-strand):</w:t>
              </w:r>
            </w:ins>
          </w:p>
          <w:p>
            <w:pPr>
              <w:spacing w:after="30" w:before="0"/>
              <w:ind w:left="360" w:hanging="180"/>
              <w:jc w:val="left"/>
              <w:rPr>
                <w:del w:id="9070" w:author="Claude (AI) - proposed" w:date="2026-10-18T00:26:00Z"/>
              </w:rPr>
            </w:pPr>
            <w:del w:id="9069" w:author="Claude (AI) - proposed" w:date="2026-10-18T00:26:00Z">
              <w:r>
                <w:rPr>
                  <w:rFonts w:ascii="Arial" w:cs="Arial" w:eastAsia="Arial" w:hAnsi="Arial"/>
                  <w:b w:val="false"/>
                  <w:bCs w:val="false"/>
                  <w:i w:val="false"/>
                  <w:iCs w:val="false"/>
                  <w:color w:val="000000"/>
                  <w:sz w:val="18"/>
                  <w:szCs w:val="18"/>
                </w:rPr>
                <w:delText xml:space="preserve">–  Communication and Collaboration: Learners collaboratively analyse animations of stomatal mechanisms, share findings from investigations, and present project results on anaerobic respiration to peers, developing scientific argumentation and teamwork skills.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2" w:author="Claude (AI) - proposed" w:date="2026-10-18T00:26:00Z"/>
              </w:rPr>
            </w:pPr>
            <w:ins w:id="9071" w:author="Claude (AI) - proposed" w:date="2026-10-18T00:26:00Z">
              <w:r>
                <w:rPr>
                  <w:rFonts w:ascii="Arial" w:cs="Arial" w:eastAsia="Arial" w:hAnsi="Arial"/>
                  <w:b w:val="false"/>
                  <w:bCs w:val="false"/>
                  <w:i w:val="false"/>
                  <w:iCs w:val="false"/>
                  <w:color w:val="000000"/>
                  <w:sz w:val="18"/>
                  <w:szCs w:val="18"/>
                </w:rPr>
                <w:t xml:space="preserve">–  Responsibility: The learner appropriately disposes of the products of fermentation. (Lessons 4, 9 and 10: yeast mixtures and food waste go to the compost pit or garden bin.)</w:t>
              </w:r>
            </w:ins>
          </w:p>
          <w:p>
            <w:pPr>
              <w:spacing w:after="30" w:before="0"/>
              <w:ind w:left="360" w:hanging="180"/>
              <w:jc w:val="left"/>
              <w:rPr>
                <w:ins w:id="9074" w:author="Claude (AI) - proposed" w:date="2026-10-18T00:26:00Z"/>
              </w:rPr>
            </w:pPr>
            <w:ins w:id="9073" w:author="Claude (AI) - proposed" w:date="2026-10-18T00:26:00Z">
              <w:r>
                <w:rPr>
                  <w:rFonts w:ascii="Arial" w:cs="Arial" w:eastAsia="Arial" w:hAnsi="Arial"/>
                  <w:b w:val="false"/>
                  <w:bCs w:val="false"/>
                  <w:i w:val="false"/>
                  <w:iCs w:val="false"/>
                  <w:color w:val="000000"/>
                  <w:sz w:val="18"/>
                  <w:szCs w:val="18"/>
                </w:rPr>
                <w:t xml:space="preserve">–  Social justice: The learner ensures equity, equality and gender balance in distribution of learning resources during group activities. (Lessons 3, 7, 9 and 10: rotating group roles and shared materials.)</w:t>
              </w:r>
            </w:ins>
          </w:p>
          <w:p>
            <w:pPr>
              <w:keepNext w:val="false"/>
              <w:spacing w:after="40" w:before="0"/>
              <w:jc w:val="left"/>
              <w:rPr>
                <w:ins w:id="9076" w:author="Claude (AI) - proposed" w:date="2026-10-18T00:26:00Z"/>
              </w:rPr>
            </w:pPr>
            <w:ins w:id="9075" w:author="Claude (AI) - proposed" w:date="2026-10-18T00:26:0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8" w:author="Claude (AI) - proposed" w:date="2026-10-18T00:26:00Z"/>
              </w:rPr>
            </w:pPr>
            <w:ins w:id="9077" w:author="Claude (AI) - proposed" w:date="2026-10-18T00:26:00Z">
              <w:r>
                <w:rPr>
                  <w:rFonts w:ascii="Arial" w:cs="Arial" w:eastAsia="Arial" w:hAnsi="Arial"/>
                  <w:b w:val="false"/>
                  <w:bCs w:val="false"/>
                  <w:i w:val="false"/>
                  <w:iCs w:val="false"/>
                  <w:color w:val="000000"/>
                  <w:sz w:val="18"/>
                  <w:szCs w:val="18"/>
                </w:rPr>
                <w:t xml:space="preserve">Also practised in the lessons (not listed by KICD for this sub-strand):</w:t>
              </w:r>
            </w:ins>
          </w:p>
          <w:p>
            <w:pPr>
              <w:spacing w:after="30" w:before="0"/>
              <w:ind w:left="360" w:hanging="180"/>
              <w:jc w:val="left"/>
              <w:rPr>
                <w:del w:id="9080" w:author="Claude (AI) - proposed" w:date="2026-10-18T00:26:00Z"/>
              </w:rPr>
            </w:pPr>
            <w:del w:id="9079" w:author="Claude (AI) - proposed" w:date="2026-10-18T00:26:00Z">
              <w:r>
                <w:rPr>
                  <w:rFonts w:ascii="Arial" w:cs="Arial" w:eastAsia="Arial" w:hAnsi="Arial"/>
                  <w:b w:val="false"/>
                  <w:bCs w:val="false"/>
                  <w:i w:val="false"/>
                  <w:iCs w:val="false"/>
                  <w:color w:val="000000"/>
                  <w:sz w:val="18"/>
                  <w:szCs w:val="18"/>
                </w:rPr>
                <w:delText xml:space="preserve">–  Responsibility: Learners handle biological specimens and laboratory materials carefully and responsibly, and search for information on respiration and gaseous exchange from safe, credible internet sources.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tc>
      </w:tr>
      <w:tr>
        <w:tc>
          <w:tcPr>
            <w:tcW w:type="dxa" w:w="3000"/>
            <w:shd w:fill="D5E8F0" w:color="auto" w:val="clear"/>
            <w:tcMar>
              <w:top w:type="dxa" w:w="60"/>
              <w:left w:type="dxa" w:w="120"/>
              <w:bottom w:type="dxa" w:w="60"/>
              <w:right w:type="dxa" w:w="120"/>
            </w:tcMar>
            <w:vAlign w:val="top"/>
          </w:tcPr>
          <w:p>
            <w:pPr>
              <w:spacing w:after="30" w:before="0"/>
              <w:ind w:left="360" w:hanging="180"/>
              <w:jc w:val="left"/>
              <w:rPr>
                <w:del w:id="9082" w:author="Claude (AI) - proposed" w:date="2026-10-18T00:26:00Z"/>
              </w:rPr>
            </w:pPr>
            <w:del w:id="9081" w:author="Claude (AI) - proposed" w:date="2026-10-18T00:26:00Z">
              <w:r>
                <w:rPr>
                  <w:rFonts w:ascii="Arial" w:cs="Arial" w:eastAsia="Arial" w:hAnsi="Arial"/>
                  <w:b w:val="false"/>
                  <w:bCs w:val="false"/>
                  <w:i w:val="false"/>
                  <w:iCs w:val="false"/>
                  <w:color w:val="000000"/>
                  <w:sz w:val="18"/>
                  <w:szCs w:val="18"/>
                </w:rPr>
                <w:delText xml:space="preserve">–  Social Justice: Learners connect the economic importance of anaerobic respiration (biogas, fermentation) to equitable energy and food security solutions relevant to Kenyan communities, including rural farmers in the Rift Valley and Coast regions.</w:delText>
              </w:r>
            </w:del>
          </w:p>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w:t>
            </w:r>
            <w:del w:id="9083" w:author="Claude (AI) - proposed" w:date="2026-10-18T00:26:00Z">
              <w:r>
                <w:rPr>
                  <w:rFonts w:ascii="Arial" w:cs="Arial" w:eastAsia="Arial" w:hAnsi="Arial"/>
                  <w:b w:val="false"/>
                  <w:bCs w:val="false"/>
                  <w:i w:val="false"/>
                  <w:iCs w:val="false"/>
                  <w:color w:val="000000"/>
                  <w:sz w:val="18"/>
                  <w:szCs w:val="18"/>
                </w:rPr>
                <w:delText xml:space="preserve">petroleum jelly blocking stomata experiment</w:delText>
              </w:r>
            </w:del>
            <w:ins w:id="9084" w:author="Claude (AI) - proposed" w:date="2026-10-18T00:26:00Z">
              <w:r>
                <w:rPr>
                  <w:rFonts w:ascii="Arial" w:cs="Arial" w:eastAsia="Arial" w:hAnsi="Arial"/>
                  <w:b w:val="false"/>
                  <w:bCs w:val="false"/>
                  <w:i w:val="false"/>
                  <w:iCs w:val="false"/>
                  <w:color w:val="000000"/>
                  <w:sz w:val="18"/>
                  <w:szCs w:val="18"/>
                </w:rPr>
                <w:t xml:space="preserve">yeast with and without an oil layer, or in warm and cold water</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6" w:author="Claude (AI) - proposed" w:date="2026-10-18T00:26:00Z"/>
              </w:rPr>
            </w:pPr>
            <w:ins w:id="9085" w:author="Claude (AI) - proposed" w:date="2026-10-18T00:26:00Z">
              <w:r>
                <w:rPr>
                  <w:rFonts w:ascii="Arial" w:cs="Arial" w:eastAsia="Arial" w:hAnsi="Arial"/>
                  <w:b w:val="false"/>
                  <w:bCs w:val="false"/>
                  <w:i w:val="false"/>
                  <w:iCs w:val="false"/>
                  <w:color w:val="000000"/>
                  <w:sz w:val="18"/>
                  <w:szCs w:val="18"/>
                </w:rPr>
                <w:t xml:space="preserve">–  Waste Management: The learner disposes of waste products from the experiments responsibly. (Lessons 4, 9 and 10.)</w:t>
              </w:r>
            </w:ins>
          </w:p>
          <w:p>
            <w:pPr>
              <w:spacing w:after="30" w:before="0"/>
              <w:ind w:left="360" w:hanging="180"/>
              <w:jc w:val="left"/>
              <w:rPr>
                <w:ins w:id="9088" w:author="Claude (AI) - proposed" w:date="2026-10-18T00:26:00Z"/>
              </w:rPr>
            </w:pPr>
            <w:ins w:id="9087" w:author="Claude (AI) - proposed" w:date="2026-10-18T00:26:00Z">
              <w:r>
                <w:rPr>
                  <w:rFonts w:ascii="Arial" w:cs="Arial" w:eastAsia="Arial" w:hAnsi="Arial"/>
                  <w:b w:val="false"/>
                  <w:bCs w:val="false"/>
                  <w:i w:val="false"/>
                  <w:iCs w:val="false"/>
                  <w:color w:val="000000"/>
                  <w:sz w:val="18"/>
                  <w:szCs w:val="18"/>
                </w:rPr>
                <w:t xml:space="preserve">–  Financial Literacy: The learner applies knowledge from anaerobic respiration to make fermentation products for sale. (Lesson 5 Scientist's Statement; the Lesson 9 to 11 fermentation project.)</w:t>
              </w:r>
            </w:ins>
          </w:p>
          <w:p>
            <w:pPr>
              <w:keepNext w:val="false"/>
              <w:spacing w:after="40" w:before="0"/>
              <w:jc w:val="left"/>
              <w:rPr>
                <w:ins w:id="9090" w:author="Claude (AI) - proposed" w:date="2026-10-18T00:26:00Z"/>
              </w:rPr>
            </w:pPr>
            <w:ins w:id="9089" w:author="Claude (AI) - proposed" w:date="2026-10-18T00:26:00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2" w:author="Claude (AI) - proposed" w:date="2026-10-18T00:26:00Z"/>
              </w:rPr>
            </w:pPr>
            <w:ins w:id="9091" w:author="Claude (AI) - proposed" w:date="2026-10-18T00:26:00Z">
              <w:r>
                <w:rPr>
                  <w:rFonts w:ascii="Arial" w:cs="Arial" w:eastAsia="Arial" w:hAnsi="Arial"/>
                  <w:b w:val="false"/>
                  <w:bCs w:val="false"/>
                  <w:i w:val="false"/>
                  <w:iCs w:val="false"/>
                  <w:color w:val="000000"/>
                  <w:sz w:val="18"/>
                  <w:szCs w:val="18"/>
                </w:rPr>
                <w:t xml:space="preserve">Also touched on in the lessons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rPr>
                <w:del w:id="9094" w:author="Claude (AI) - proposed" w:date="2026-10-18T00:26:00Z"/>
              </w:rPr>
            </w:pPr>
            <w:del w:id="9093" w:author="Claude (AI) - proposed" w:date="2026-10-18T00:26:00Z">
              <w:r>
                <w:rPr>
                  <w:rFonts w:ascii="Arial" w:cs="Arial" w:eastAsia="Arial" w:hAnsi="Arial"/>
                  <w:b w:val="false"/>
                  <w:bCs w:val="false"/>
                  <w:i w:val="false"/>
                  <w:iCs w:val="false"/>
                  <w:color w:val="000000"/>
                  <w:sz w:val="18"/>
                  <w:szCs w:val="18"/>
                </w:rPr>
                <w:delText xml:space="preserve">–  Financial Literacy and Entrepreneurship: Learners explore how anaerobic respiration underpins profitable industries in Kenya — including traditional fermentation of uji (fermented porridge), busaa brewing, biogas generation for rural homes, and commercial bread-making using yeast — linking science to income-generating opportunities.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togwa,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96" w:author="Claude (AI) - proposed" w:date="2026-10-18T00:26:00Z"/>
              </w:rPr>
            </w:pPr>
            <w:ins w:id="9095" w:author="Claude (AI) - proposed" w:date="2026-10-18T00:26:00Z">
              <w:r>
                <w:rPr>
                  <w:rFonts w:ascii="Arial" w:cs="Arial" w:eastAsia="Arial" w:hAnsi="Arial"/>
                  <w:b w:val="false"/>
                  <w:bCs w:val="false"/>
                  <w:i w:val="false"/>
                  <w:iCs w:val="false"/>
                  <w:color w:val="000000"/>
                  <w:sz w:val="18"/>
                  <w:szCs w:val="18"/>
                </w:rPr>
                <w:t xml:space="preserve">1. Why is gaseous exchange important to plants?</w:t>
              </w:r>
            </w:ins>
          </w:p>
          <w:p>
            <w:pPr>
              <w:keepNext w:val="false"/>
              <w:spacing w:after="40" w:before="0"/>
              <w:jc w:val="left"/>
              <w:rPr>
                <w:ins w:id="9098" w:author="Claude (AI) - proposed" w:date="2026-10-18T00:26:00Z"/>
              </w:rPr>
            </w:pPr>
            <w:ins w:id="9097" w:author="Claude (AI) - proposed" w:date="2026-10-18T00:26:00Z">
              <w:r>
                <w:rPr>
                  <w:rFonts w:ascii="Arial" w:cs="Arial" w:eastAsia="Arial" w:hAnsi="Arial"/>
                  <w:b w:val="false"/>
                  <w:bCs w:val="false"/>
                  <w:i w:val="false"/>
                  <w:iCs w:val="false"/>
                  <w:color w:val="000000"/>
                  <w:sz w:val="18"/>
                  <w:szCs w:val="18"/>
                </w:rPr>
                <w:t xml:space="preserve">2. How is respiration useful to plants?</w:t>
              </w:r>
            </w:ins>
          </w:p>
          <w:p>
            <w:pPr>
              <w:keepNext w:val="false"/>
              <w:spacing w:after="40" w:before="0"/>
              <w:jc w:val="left"/>
              <w:rPr>
                <w:del w:id="9100" w:author="Claude (AI) - proposed" w:date="2026-10-18T00:26:00Z"/>
              </w:rPr>
            </w:pPr>
            <w:del w:id="9099" w:author="Claude (AI) - proposed" w:date="2026-10-18T00:26:00Z">
              <w:r>
                <w:rPr>
                  <w:rFonts w:ascii="Arial" w:cs="Arial" w:eastAsia="Arial" w:hAnsi="Arial"/>
                  <w:b w:val="false"/>
                  <w:bCs w:val="false"/>
                  <w:i w:val="false"/>
                  <w:iCs w:val="false"/>
                  <w:color w:val="000000"/>
                  <w:sz w:val="18"/>
                  <w:szCs w:val="18"/>
                </w:rPr>
                <w:delText xml:space="preserve">1. How do plants exchange gases with their environment?</w:delText>
              </w:r>
            </w:del>
          </w:p>
          <w:p>
            <w:pPr>
              <w:keepNext w:val="false"/>
              <w:spacing w:after="40" w:before="0"/>
              <w:jc w:val="left"/>
              <w:rPr>
                <w:del w:id="9102" w:author="Claude (AI) - proposed" w:date="2026-10-18T00:26:00Z"/>
              </w:rPr>
            </w:pPr>
            <w:del w:id="9101" w:author="Claude (AI) - proposed" w:date="2026-10-18T00:26:00Z">
              <w:r>
                <w:rPr>
                  <w:rFonts w:ascii="Arial" w:cs="Arial" w:eastAsia="Arial" w:hAnsi="Arial"/>
                  <w:b w:val="false"/>
                  <w:bCs w:val="false"/>
                  <w:i w:val="false"/>
                  <w:iCs w:val="false"/>
                  <w:color w:val="000000"/>
                  <w:sz w:val="18"/>
                  <w:szCs w:val="18"/>
                </w:rPr>
                <w:delText xml:space="preserve">2. How do plants obtain energy from organic compounds through respiration?</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w:t>
            </w:r>
            <w:del w:id="9103" w:author="Claude (AI) - proposed" w:date="2026-10-18T00:26:00Z">
              <w:r>
                <w:rPr>
                  <w:rFonts w:ascii="Arial" w:cs="Arial" w:eastAsia="Arial" w:hAnsi="Arial"/>
                  <w:b w:val="false"/>
                  <w:bCs w:val="false"/>
                  <w:i w:val="false"/>
                  <w:iCs w:val="false"/>
                  <w:color w:val="000000"/>
                  <w:sz w:val="18"/>
                  <w:szCs w:val="18"/>
                </w:rPr>
                <w:delText xml:space="preserve">maize flour</w:delText>
              </w:r>
            </w:del>
            <w:ins w:id="9104" w:author="Claude (AI) - proposed" w:date="2026-10-18T00:26:00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They graph results and explain trends using their understanding of enzyme activity and cellular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Pot Plant: A potted maize seedling left in the hot Nairobi midday sun wilts dramatically, but recovers in the evening.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maize flour, warm water,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ypaobkkosokku3dveld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ziw6quas9-votftluub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ifyvp9v04gbtddbfcew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6" w:author="Claude (AI) - proposed" w:date="2026-10-18T00:26:00Z"/>
              </w:rPr>
            </w:pPr>
            <w:ins w:id="9105" w:author="Claude (AI) - proposed" w:date="2026-10-18T00:26:00Z">
              <w:r>
                <w:rPr>
                  <w:rFonts w:ascii="Arial" w:cs="Arial" w:eastAsia="Arial" w:hAnsi="Arial"/>
                  <w:b w:val="false"/>
                  <w:bCs w:val="false"/>
                  <w:i w:val="false"/>
                  <w:iCs w:val="false"/>
                  <w:color w:val="000000"/>
                  <w:sz w:val="18"/>
                  <w:szCs w:val="18"/>
                </w:rPr>
                <w:t xml:space="preserve">Why is gaseous exchange important to plants?</w:t>
              </w:r>
            </w:ins>
          </w:p>
          <w:p>
            <w:pPr>
              <w:keepNext w:val="false"/>
              <w:spacing w:after="40" w:before="0"/>
              <w:jc w:val="left"/>
              <w:rPr>
                <w:del w:id="9108" w:author="Claude (AI) - proposed" w:date="2026-10-18T00:26:00Z"/>
              </w:rPr>
            </w:pPr>
            <w:del w:id="9107"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all </w:t>
            </w:r>
            <w:del w:id="9109" w:author="Claude (AI) - proposed" w:date="2026-10-18T00:26:00Z">
              <w:r>
                <w:rPr>
                  <w:rFonts w:ascii="Arial" w:cs="Arial" w:eastAsia="Arial" w:hAnsi="Arial"/>
                  <w:b w:val="false"/>
                  <w:bCs w:val="false"/>
                  <w:i w:val="false"/>
                  <w:iCs w:val="false"/>
                  <w:color w:val="000000"/>
                  <w:sz w:val="18"/>
                  <w:szCs w:val="18"/>
                </w:rPr>
                <w:delText xml:space="preserve">six</w:delText>
              </w:r>
            </w:del>
            <w:ins w:id="9110" w:author="Claude (AI) - proposed" w:date="2026-10-18T00:26:00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whzk3m2gi7xgvgo704r3">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4usqg0i_ooieyh4xwn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wksafqssgft0jsw4ow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sukuma wiki leaf and one hand lens per student.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uahqokuob3atkqpo0rpp">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sonkrd7yp7td_oica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idgc-spb0bhbvei9svp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 that will connect to enzyme activity and stomatal opening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marking the underside of the leaf as the primary bubble source,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w:t>
            </w:r>
            <w:ins w:id="9111" w:author="Claude (AI) - proposed" w:date="2026-10-18T00:26:00Z">
              <w:r>
                <w:rPr>
                  <w:rFonts w:ascii="Arial" w:cs="Arial" w:eastAsia="Arial" w:hAnsi="Arial"/>
                  <w:b w:val="false"/>
                  <w:bCs w:val="false"/>
                  <w:i w:val="false"/>
                  <w:iCs w:val="false"/>
                  <w:color w:val="000000"/>
                  <w:sz w:val="18"/>
                  <w:szCs w:val="18"/>
                </w:rPr>
                <w:t xml:space="preserve"> Before class, trial the set-up with the leaves you will use: bubbles often form on cut edges and veins as well as on the flat surface, and a waxy kale surface can hold a silvery film of air, so ask groups to mark cut edges and flat surface separately and keep to 'where', not 'what'. Ideas to listen for without correcting: 'it is air stuck on the outside', 'the leaf is breathing out like lungs', 'the warm water is boiling the leaf', 'it is oxygen'. If a learner says one of these, ask 'What could we observe or test to find out?' instead of answering.</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twabfc0hbg2lslszekms">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thcce_hyzik1-ynsu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1anjtu6vej7zipopl3u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w:t>
            </w:r>
            <w:del w:id="9112" w:author="Claude (AI) - proposed" w:date="2026-10-18T00:26:00Z">
              <w:r>
                <w:rPr>
                  <w:rFonts w:ascii="Arial" w:cs="Arial" w:eastAsia="Arial" w:hAnsi="Arial"/>
                  <w:b w:val="false"/>
                  <w:bCs w:val="false"/>
                  <w:i w:val="false"/>
                  <w:iCs w:val="false"/>
                  <w:color w:val="000000"/>
                  <w:sz w:val="18"/>
                  <w:szCs w:val="18"/>
                </w:rPr>
                <w:delText xml:space="preserve">next five</w:delText>
              </w:r>
            </w:del>
            <w:ins w:id="9113" w:author="Claude (AI) - proposed" w:date="2026-10-18T00:26:00Z">
              <w:r>
                <w:rPr>
                  <w:rFonts w:ascii="Arial" w:cs="Arial" w:eastAsia="Arial" w:hAnsi="Arial"/>
                  <w:b w:val="false"/>
                  <w:bCs w:val="false"/>
                  <w:i w:val="false"/>
                  <w:iCs w:val="false"/>
                  <w:color w:val="000000"/>
                  <w:sz w:val="18"/>
                  <w:szCs w:val="18"/>
                </w:rPr>
                <w:t xml:space="preserve">coming</w:t>
              </w:r>
            </w:ins>
            <w:r>
              <w:rPr>
                <w:rFonts w:ascii="Arial" w:cs="Arial" w:eastAsia="Arial" w:hAnsi="Arial"/>
                <w:b w:val="false"/>
                <w:bCs w:val="false"/>
                <w:i w:val="false"/>
                <w:iCs w:val="false"/>
                <w:color w:val="000000"/>
                <w:sz w:val="18"/>
                <w:szCs w:val="18"/>
              </w:rPr>
              <w:t xml:space="preserve"> lessons,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d3r32hqlw1nhud8hxmcs">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qgviwj9vgfkcxhf3r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oyrdnzgztfqr2x2kxde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dvbt-obarkngevr_sny">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ikz3twlldvyqdbki_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guvbsnapf1tflwkewxc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6, your model will be completely different — and that is what learning looks like in science.</w:t>
            </w:r>
            <w:ins w:id="9114" w:author="Claude (AI) - proposed" w:date="2026-10-18T00:26:00Z">
              <w:r>
                <w:rPr>
                  <w:rFonts w:ascii="Arial" w:cs="Arial" w:eastAsia="Arial" w:hAnsi="Arial"/>
                  <w:b w:val="false"/>
                  <w:bCs w:val="false"/>
                  <w:i w:val="false"/>
                  <w:iCs w:val="false"/>
                  <w:color w:val="000000"/>
                  <w:sz w:val="18"/>
                  <w:szCs w:val="18"/>
                </w:rPr>
                <w:t xml:space="preserve"> In our next lesson we start with your own marks on the leaf diagram: what could be on a leaf surface that lets gas out? Look at a leaf again tonight.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w:t>
            </w:r>
            <w:del w:id="9115" w:author="Claude (AI) - proposed" w:date="2026-10-18T00:26:00Z">
              <w:r>
                <w:rPr>
                  <w:rFonts w:ascii="Arial" w:cs="Arial" w:eastAsia="Arial" w:hAnsi="Arial"/>
                  <w:b w:val="false"/>
                  <w:bCs w:val="false"/>
                  <w:i w:val="false"/>
                  <w:iCs w:val="false"/>
                  <w:color w:val="000000"/>
                  <w:sz w:val="18"/>
                  <w:szCs w:val="18"/>
                </w:rPr>
                <w:delText xml:space="preserve">six</w:delText>
              </w:r>
            </w:del>
            <w:ins w:id="9116" w:author="Claude (AI) - proposed" w:date="2026-10-18T00:26:00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lbuzsh8v25yfftwikts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xojwij05sbr0enx1tt2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18" w:author="Claude (AI) - proposed" w:date="2026-10-18T00:26:00Z"/>
              </w:rPr>
            </w:pPr>
            <w:ins w:id="9117" w:author="Claude (AI) - proposed" w:date="2026-10-18T00:26:00Z">
              <w:r>
                <w:rPr>
                  <w:rFonts w:ascii="Arial" w:cs="Arial" w:eastAsia="Arial" w:hAnsi="Arial"/>
                  <w:b w:val="false"/>
                  <w:bCs w:val="false"/>
                  <w:i w:val="false"/>
                  <w:iCs w:val="false"/>
                  <w:color w:val="000000"/>
                  <w:sz w:val="18"/>
                  <w:szCs w:val="18"/>
                </w:rPr>
                <w:t xml:space="preserve">Why is gaseous exchange important to plants?</w:t>
              </w:r>
            </w:ins>
          </w:p>
          <w:p>
            <w:pPr>
              <w:keepNext w:val="false"/>
              <w:spacing w:after="40" w:before="0"/>
              <w:jc w:val="left"/>
              <w:rPr>
                <w:del w:id="9120" w:author="Claude (AI) - proposed" w:date="2026-10-18T00:26:00Z"/>
              </w:rPr>
            </w:pPr>
            <w:del w:id="9119"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resolves the first layer of that mystery: those spots are stomata (and other specialised structures).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b_od9qsglb59lq-9hoyw">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46fqe42ir1dll6fmjn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r1pcqmden7iyvs14o4-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jacmlmlgt36t7lrf3l39">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_esfyff83_qf_mhjz4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hklzs8pc-psqrhjip2g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Reading (</w:t>
            </w:r>
            <w:del w:id="9121" w:author="Claude (AI) - proposed" w:date="2026-10-18T00:26:00Z">
              <w:r>
                <w:rPr>
                  <w:rFonts w:ascii="Arial" w:cs="Arial" w:eastAsia="Arial" w:hAnsi="Arial"/>
                  <w:b w:val="false"/>
                  <w:bCs w:val="false"/>
                  <w:i w:val="false"/>
                  <w:iCs w:val="false"/>
                  <w:color w:val="000000"/>
                  <w:sz w:val="18"/>
                  <w:szCs w:val="18"/>
                </w:rPr>
                <w:delText xml:space="preserve">15</w:delText>
              </w:r>
            </w:del>
            <w:ins w:id="9122" w:author="Claude (AI) - proposed" w:date="2026-10-18T00:26:0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w:t>
            </w:r>
            <w:del w:id="9123" w:author="Claude (AI) - proposed" w:date="2026-10-18T00:26:00Z">
              <w:r>
                <w:rPr>
                  <w:rFonts w:ascii="Arial" w:cs="Arial" w:eastAsia="Arial" w:hAnsi="Arial"/>
                  <w:b w:val="false"/>
                  <w:bCs w:val="false"/>
                  <w:i w:val="false"/>
                  <w:iCs w:val="false"/>
                  <w:color w:val="000000"/>
                  <w:sz w:val="18"/>
                  <w:szCs w:val="18"/>
                </w:rPr>
                <w:delText xml:space="preserve">7</w:delText>
              </w:r>
            </w:del>
            <w:ins w:id="9124" w:author="Claude (AI) - proposed" w:date="2026-10-18T00:26:0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w:t>
            </w:r>
            <w:del w:id="9125" w:author="Claude (AI) - proposed" w:date="2026-10-18T00:26:00Z">
              <w:r>
                <w:rPr>
                  <w:rFonts w:ascii="Arial" w:cs="Arial" w:eastAsia="Arial" w:hAnsi="Arial"/>
                  <w:b w:val="false"/>
                  <w:bCs w:val="false"/>
                  <w:i w:val="false"/>
                  <w:iCs w:val="false"/>
                  <w:color w:val="000000"/>
                  <w:sz w:val="18"/>
                  <w:szCs w:val="18"/>
                </w:rPr>
                <w:delText xml:space="preserve">15</w:delText>
              </w:r>
            </w:del>
            <w:ins w:id="9126" w:author="Claude (AI) - proposed" w:date="2026-10-18T00:26:0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to read pages [X–Y]</w:t>
            </w:r>
            <w:ins w:id="9127" w:author="Claude (AI) - proposed" w:date="2026-10-18T00:26:00Z">
              <w:r>
                <w:rPr>
                  <w:rFonts w:ascii="Arial" w:cs="Arial" w:eastAsia="Arial" w:hAnsi="Arial"/>
                  <w:b w:val="false"/>
                  <w:bCs w:val="false"/>
                  <w:i w:val="false"/>
                  <w:iCs w:val="false"/>
                  <w:color w:val="000000"/>
                  <w:sz w:val="18"/>
                  <w:szCs w:val="18"/>
                </w:rPr>
                <w:t xml:space="preserve"> (give the section as reading homework the day before if it is long)</w:t>
              </w:r>
            </w:ins>
            <w:r>
              <w:rPr>
                <w:rFonts w:ascii="Arial" w:cs="Arial" w:eastAsia="Arial" w:hAnsi="Arial"/>
                <w:b w:val="false"/>
                <w:bCs w:val="false"/>
                <w:i w:val="false"/>
                <w:iCs w:val="false"/>
                <w:color w:val="000000"/>
                <w:sz w:val="18"/>
                <w:szCs w:val="18"/>
              </w:rPr>
              <w:t xml:space="preserve">. Use the frame — circle, underline, note. For every structure you read about, ask yourself: could this be the spot where I saw bubbles on the sukuma wiki leaf? Go.' [Set a visible timer for </w:t>
            </w:r>
            <w:del w:id="9128" w:author="Claude (AI) - proposed" w:date="2026-10-18T00:26:00Z">
              <w:r>
                <w:rPr>
                  <w:rFonts w:ascii="Arial" w:cs="Arial" w:eastAsia="Arial" w:hAnsi="Arial"/>
                  <w:b w:val="false"/>
                  <w:bCs w:val="false"/>
                  <w:i w:val="false"/>
                  <w:iCs w:val="false"/>
                  <w:color w:val="000000"/>
                  <w:sz w:val="18"/>
                  <w:szCs w:val="18"/>
                </w:rPr>
                <w:delText xml:space="preserve">15</w:delText>
              </w:r>
            </w:del>
            <w:ins w:id="9129" w:author="Claude (AI) - proposed" w:date="2026-10-18T00:26:0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g5kxklr6uehu0f9fjyys">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nzqtzgrxe7x7cq-jgp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tu8nsuege58xz0jek48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Use what you know about stomata to suggest a reason. (3) The waxy cuticle limits gas exchange — why might this be an advantage for a sukuma wiki plant growing under the hot Nairobi sun? Groups share answers in a whole-class debrief; teacher records agreed explanations on the board.</w:t>
            </w:r>
            <w:ins w:id="9130" w:author="Claude (AI) - proposed" w:date="2026-10-18T00:26:00Z">
              <w:r>
                <w:rPr>
                  <w:rFonts w:ascii="Arial" w:cs="Arial" w:eastAsia="Arial" w:hAnsi="Arial"/>
                  <w:b w:val="false"/>
                  <w:bCs w:val="false"/>
                  <w:i w:val="false"/>
                  <w:iCs w:val="false"/>
                  <w:color w:val="000000"/>
                  <w:sz w:val="18"/>
                  <w:szCs w:val="18"/>
                </w:rPr>
                <w:t xml:space="preserve"> Each label card shows the English term with a Kiswahili term underneath where one is in common school use (for example respiration — upumuaji; oxygen — oksijeni; carbon dioxide — kaboni dioksaidi; leaf — jani), and groups may discuss in Kiswahili before writing in English.</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w:t>
            </w:r>
            <w:del w:id="9131" w:author="Claude (AI) - proposed" w:date="2026-10-18T00:26:00Z">
              <w:r>
                <w:rPr>
                  <w:rFonts w:ascii="Arial" w:cs="Arial" w:eastAsia="Arial" w:hAnsi="Arial"/>
                  <w:b w:val="false"/>
                  <w:bCs w:val="false"/>
                  <w:i w:val="false"/>
                  <w:iCs w:val="false"/>
                  <w:color w:val="000000"/>
                  <w:sz w:val="18"/>
                  <w:szCs w:val="18"/>
                </w:rPr>
                <w:delText xml:space="preserve">8</w:delText>
              </w:r>
            </w:del>
            <w:ins w:id="9132" w:author="Claude (AI) - proposed" w:date="2026-10-18T00:26:0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[Circulate. If a group places stomata on the upper epidermis only, say: 'Look at your textbook diagram again — which surface has more stomata in most leaves, and why might that be?'] After </w:t>
            </w:r>
            <w:del w:id="9133" w:author="Claude (AI) - proposed" w:date="2026-10-18T00:26:00Z">
              <w:r>
                <w:rPr>
                  <w:rFonts w:ascii="Arial" w:cs="Arial" w:eastAsia="Arial" w:hAnsi="Arial"/>
                  <w:b w:val="false"/>
                  <w:bCs w:val="false"/>
                  <w:i w:val="false"/>
                  <w:iCs w:val="false"/>
                  <w:color w:val="000000"/>
                  <w:sz w:val="18"/>
                  <w:szCs w:val="18"/>
                </w:rPr>
                <w:delText xml:space="preserve">8</w:delText>
              </w:r>
            </w:del>
            <w:ins w:id="9134" w:author="Claude (AI) - proposed" w:date="2026-10-18T00:26:0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say: 'Now answer the three Connect-Back questions in your exercise books. Every person writes. </w:t>
            </w:r>
            <w:del w:id="9135" w:author="Claude (AI) - proposed" w:date="2026-10-18T00:26:00Z">
              <w:r>
                <w:rPr>
                  <w:rFonts w:ascii="Arial" w:cs="Arial" w:eastAsia="Arial" w:hAnsi="Arial"/>
                  <w:b w:val="false"/>
                  <w:bCs w:val="false"/>
                  <w:i w:val="false"/>
                  <w:iCs w:val="false"/>
                  <w:color w:val="000000"/>
                  <w:sz w:val="18"/>
                  <w:szCs w:val="18"/>
                </w:rPr>
                <w:delText xml:space="preserve">5</w:delText>
              </w:r>
            </w:del>
            <w:ins w:id="9136" w:author="Claude (AI) - proposed" w:date="2026-10-18T00:26:0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[Circulate, prompt with: 'Use evidence from Lesson 1 in your answer.'] Whole-class debrief: cold-call one group </w:t>
            </w:r>
            <w:del w:id="9137" w:author="Claude (AI) - proposed" w:date="2026-10-18T00:26:00Z">
              <w:r>
                <w:rPr>
                  <w:rFonts w:ascii="Arial" w:cs="Arial" w:eastAsia="Arial" w:hAnsi="Arial"/>
                  <w:b w:val="false"/>
                  <w:bCs w:val="false"/>
                  <w:i w:val="false"/>
                  <w:iCs w:val="false"/>
                  <w:color w:val="000000"/>
                  <w:sz w:val="18"/>
                  <w:szCs w:val="18"/>
                </w:rPr>
                <w:delText xml:space="preserve">per question</w:delText>
              </w:r>
            </w:del>
            <w:ins w:id="9138" w:author="Claude (AI) - proposed" w:date="2026-10-18T00:26:00Z">
              <w:r>
                <w:rPr>
                  <w:rFonts w:ascii="Arial" w:cs="Arial" w:eastAsia="Arial" w:hAnsi="Arial"/>
                  <w:b w:val="false"/>
                  <w:bCs w:val="false"/>
                  <w:i w:val="false"/>
                  <w:iCs w:val="false"/>
                  <w:color w:val="000000"/>
                  <w:sz w:val="18"/>
                  <w:szCs w:val="18"/>
                </w:rPr>
                <w:t xml:space="preserve">for Question 1 and one for Question 2, and take Question 3 as a quick show of hands</w:t>
              </w:r>
            </w:ins>
            <w:r>
              <w:rPr>
                <w:rFonts w:ascii="Arial" w:cs="Arial" w:eastAsia="Arial" w:hAnsi="Arial"/>
                <w:b w:val="false"/>
                <w:bCs w:val="false"/>
                <w:i w:val="false"/>
                <w:iCs w:val="false"/>
                <w:color w:val="000000"/>
                <w:sz w:val="18"/>
                <w:szCs w:val="18"/>
              </w:rPr>
              <w:t xml:space="preserve">. For Question 2 say: 'Jomo's group — read your answer to question 2 aloud.' After the answer: 'Does another group agree? Does anyone want to add or challenge that idea?' [Wait 10 seconds before accepting hands.] Summarise on the board: 'STOMATA are the primary site — that is where the Lesson 1 bubbles came from. Guard cells control opening — temperature </w:t>
            </w:r>
            <w:del w:id="9139" w:author="Claude (AI) - proposed" w:date="2026-10-18T00:26:00Z">
              <w:r>
                <w:rPr>
                  <w:rFonts w:ascii="Arial" w:cs="Arial" w:eastAsia="Arial" w:hAnsi="Arial"/>
                  <w:b w:val="false"/>
                  <w:bCs w:val="false"/>
                  <w:i w:val="false"/>
                  <w:iCs w:val="false"/>
                  <w:color w:val="000000"/>
                  <w:sz w:val="18"/>
                  <w:szCs w:val="18"/>
                </w:rPr>
                <w:delText xml:space="preserve">affects</w:delText>
              </w:r>
            </w:del>
            <w:ins w:id="9140" w:author="Claude (AI) - proposed" w:date="2026-10-18T00:26:00Z">
              <w:r>
                <w:rPr>
                  <w:rFonts w:ascii="Arial" w:cs="Arial" w:eastAsia="Arial" w:hAnsi="Arial"/>
                  <w:b w:val="false"/>
                  <w:bCs w:val="false"/>
                  <w:i w:val="false"/>
                  <w:iCs w:val="false"/>
                  <w:color w:val="000000"/>
                  <w:sz w:val="18"/>
                  <w:szCs w:val="18"/>
                </w:rPr>
                <w:t xml:space="preserve">may affect</w:t>
              </w:r>
            </w:ins>
            <w:r>
              <w:rPr>
                <w:rFonts w:ascii="Arial" w:cs="Arial" w:eastAsia="Arial" w:hAnsi="Arial"/>
                <w:b w:val="false"/>
                <w:bCs w:val="false"/>
                <w:i w:val="false"/>
                <w:iCs w:val="false"/>
                <w:color w:val="000000"/>
                <w:sz w:val="18"/>
                <w:szCs w:val="18"/>
              </w:rPr>
              <w:t xml:space="preserve"> this, which </w:t>
            </w:r>
            <w:del w:id="9141" w:author="Claude (AI) - proposed" w:date="2026-10-18T00:26:00Z">
              <w:r>
                <w:rPr>
                  <w:rFonts w:ascii="Arial" w:cs="Arial" w:eastAsia="Arial" w:hAnsi="Arial"/>
                  <w:b w:val="false"/>
                  <w:bCs w:val="false"/>
                  <w:i w:val="false"/>
                  <w:iCs w:val="false"/>
                  <w:color w:val="000000"/>
                  <w:sz w:val="18"/>
                  <w:szCs w:val="18"/>
                </w:rPr>
                <w:delText xml:space="preserve">explains</w:delText>
              </w:r>
            </w:del>
            <w:ins w:id="9142" w:author="Claude (AI) - proposed" w:date="2026-10-18T00:26:00Z">
              <w:r>
                <w:rPr>
                  <w:rFonts w:ascii="Arial" w:cs="Arial" w:eastAsia="Arial" w:hAnsi="Arial"/>
                  <w:b w:val="false"/>
                  <w:bCs w:val="false"/>
                  <w:i w:val="false"/>
                  <w:iCs w:val="false"/>
                  <w:color w:val="000000"/>
                  <w:sz w:val="18"/>
                  <w:szCs w:val="18"/>
                </w:rPr>
                <w:t xml:space="preserve">could be one reason for</w:t>
              </w:r>
            </w:ins>
            <w:r>
              <w:rPr>
                <w:rFonts w:ascii="Arial" w:cs="Arial" w:eastAsia="Arial" w:hAnsi="Arial"/>
                <w:b w:val="false"/>
                <w:bCs w:val="false"/>
                <w:i w:val="false"/>
                <w:iCs w:val="false"/>
                <w:color w:val="000000"/>
                <w:sz w:val="18"/>
                <w:szCs w:val="18"/>
              </w:rPr>
              <w:t xml:space="preserve"> the cold-water result</w:t>
            </w:r>
            <w:ins w:id="9143" w:author="Claude (AI) - proposed" w:date="2026-10-18T00:26:00Z">
              <w:r>
                <w:rPr>
                  <w:rFonts w:ascii="Arial" w:cs="Arial" w:eastAsia="Arial" w:hAnsi="Arial"/>
                  <w:b w:val="false"/>
                  <w:bCs w:val="false"/>
                  <w:i w:val="false"/>
                  <w:iCs w:val="false"/>
                  <w:color w:val="000000"/>
                  <w:sz w:val="18"/>
                  <w:szCs w:val="18"/>
                </w:rPr>
                <w:t xml:space="preserve">; we will test ideas about temperature in Lessons 4 and 6</w:t>
              </w:r>
            </w:ins>
            <w:r>
              <w:rPr>
                <w:rFonts w:ascii="Arial" w:cs="Arial" w:eastAsia="Arial" w:hAnsi="Arial"/>
                <w:b w:val="false"/>
                <w:bCs w:val="false"/>
                <w:i w:val="false"/>
                <w:iCs w:val="false"/>
                <w:color w:val="000000"/>
                <w:sz w:val="18"/>
                <w:szCs w:val="18"/>
              </w:rPr>
              <w:t xml:space="preserve">.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l-dc2bfqycnhexaiuvot">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lceedb5aeb_n1_azqe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7zgxpvlvxfsegfmsz9d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w:t>
            </w:r>
            <w:del w:id="9144" w:author="Claude (AI) - proposed" w:date="2026-10-18T00:26:00Z">
              <w:r>
                <w:rPr>
                  <w:rFonts w:ascii="Arial" w:cs="Arial" w:eastAsia="Arial" w:hAnsi="Arial"/>
                  <w:b w:val="false"/>
                  <w:bCs w:val="false"/>
                  <w:i w:val="false"/>
                  <w:iCs w:val="false"/>
                  <w:color w:val="000000"/>
                  <w:sz w:val="18"/>
                  <w:szCs w:val="18"/>
                </w:rPr>
                <w:delText xml:space="preserve">3</w:delText>
              </w:r>
            </w:del>
            <w:ins w:id="9145" w:author="Claude (AI) - proposed" w:date="2026-10-18T00:26:00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whole-class</w:t>
            </w:r>
            <w:del w:id="9146" w:author="Claude (AI) - proposed" w:date="2026-10-18T00:26:00Z">
              <w:r>
                <w:rPr>
                  <w:rFonts w:ascii="Arial" w:cs="Arial" w:eastAsia="Arial" w:hAnsi="Arial"/>
                  <w:b w:val="false"/>
                  <w:bCs w:val="false"/>
                  <w:i w:val="false"/>
                  <w:iCs w:val="false"/>
                  <w:color w:val="000000"/>
                  <w:sz w:val="18"/>
                  <w:szCs w:val="18"/>
                </w:rPr>
                <w:delText xml:space="preserve"> gallery</w:delText>
              </w:r>
            </w:del>
            <w:r>
              <w:rPr>
                <w:rFonts w:ascii="Arial" w:cs="Arial" w:eastAsia="Arial" w:hAnsi="Arial"/>
                <w:b w:val="false"/>
                <w:bCs w:val="false"/>
                <w:i w:val="false"/>
                <w:iCs w:val="false"/>
                <w:color w:val="000000"/>
                <w:sz w:val="18"/>
                <w:szCs w:val="18"/>
              </w:rPr>
              <w:t xml:space="preserve">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3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5ldfpq5ea1cilxufxwwu">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rkn9tlajxwlwr-moykf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be_ztzvk8tvngpkvsng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'Bubbles in Lesson 1 escaped through stomata — small pores in the lower epidermis of the sukuma wiki leaf, controlled by guard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8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Bubbles in Lesson 1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bubble source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w:t>
            </w:r>
            <w:del w:id="9147" w:author="Claude (AI) - proposed" w:date="2026-10-18T00:26:00Z">
              <w:r>
                <w:rPr>
                  <w:rFonts w:ascii="Arial" w:cs="Arial" w:eastAsia="Arial" w:hAnsi="Arial"/>
                  <w:b w:val="false"/>
                  <w:bCs w:val="false"/>
                  <w:i w:val="false"/>
                  <w:iCs w:val="false"/>
                  <w:color w:val="000000"/>
                  <w:sz w:val="18"/>
                  <w:szCs w:val="18"/>
                </w:rPr>
                <w:delText xml:space="preserve">5–</w:delText>
              </w:r>
            </w:del>
            <w:ins w:id="9148" w:author="Claude (AI) - proposed" w:date="2026-10-18T00:26:00Z">
              <w:r>
                <w:rPr>
                  <w:rFonts w:ascii="Arial" w:cs="Arial" w:eastAsia="Arial" w:hAnsi="Arial"/>
                  <w:b w:val="false"/>
                  <w:bCs w:val="false"/>
                  <w:i w:val="false"/>
                  <w:iCs w:val="false"/>
                  <w:color w:val="000000"/>
                  <w:sz w:val="18"/>
                  <w:szCs w:val="18"/>
                </w:rPr>
                <w:t xml:space="preserve">4–6 and </w:t>
              </w:r>
            </w:ins>
            <w:r>
              <w:rPr>
                <w:rFonts w:ascii="Arial" w:cs="Arial" w:eastAsia="Arial" w:hAnsi="Arial"/>
                <w:b w:val="false"/>
                <w:bCs w:val="false"/>
                <w:i w:val="false"/>
                <w:iCs w:val="false"/>
                <w:color w:val="000000"/>
                <w:sz w:val="18"/>
                <w:szCs w:val="18"/>
              </w:rPr>
              <w:t xml:space="preserve">8.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21ct4bxuiyogktroq_p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wm-nf4ota9-zxaye_zw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0" w:author="Claude (AI) - proposed" w:date="2026-10-18T00:26:00Z"/>
              </w:rPr>
            </w:pPr>
            <w:ins w:id="9149" w:author="Claude (AI) - proposed" w:date="2026-10-18T00:26:00Z">
              <w:r>
                <w:rPr>
                  <w:rFonts w:ascii="Arial" w:cs="Arial" w:eastAsia="Arial" w:hAnsi="Arial"/>
                  <w:b w:val="false"/>
                  <w:bCs w:val="false"/>
                  <w:i w:val="false"/>
                  <w:iCs w:val="false"/>
                  <w:color w:val="000000"/>
                  <w:sz w:val="18"/>
                  <w:szCs w:val="18"/>
                </w:rPr>
                <w:t xml:space="preserve">Why is gaseous exchange important to plants?</w:t>
              </w:r>
            </w:ins>
          </w:p>
          <w:p>
            <w:pPr>
              <w:keepNext w:val="false"/>
              <w:spacing w:after="40" w:before="0"/>
              <w:jc w:val="left"/>
              <w:rPr>
                <w:del w:id="9152" w:author="Claude (AI) - proposed" w:date="2026-10-18T00:26:00Z"/>
              </w:rPr>
            </w:pPr>
            <w:del w:id="9151"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advances the storyline by explaining the mechanism behind the specific bubble locations observed in Lesson 1. Students now move from knowing WHERE gas exchange occurs (stomata, Lesson 2) to understanding HOW stomata are controlled. This mechanistic understanding is essential before students investigate respiration rates 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llcpyjjxrkmjtfh33ytf">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anyjt5yykkoobn-xdo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ppbw1pwfbzw9pqtxqf6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w:t>
            </w:r>
            <w:del w:id="9153" w:author="Claude (AI) - proposed" w:date="2026-10-18T00:26:00Z">
              <w:r>
                <w:rPr>
                  <w:rFonts w:ascii="Arial" w:cs="Arial" w:eastAsia="Arial" w:hAnsi="Arial"/>
                  <w:b w:val="false"/>
                  <w:bCs w:val="false"/>
                  <w:i w:val="false"/>
                  <w:iCs w:val="false"/>
                  <w:color w:val="000000"/>
                  <w:sz w:val="18"/>
                  <w:szCs w:val="18"/>
                </w:rPr>
                <w:delText xml:space="preserve">3</w:delText>
              </w:r>
            </w:del>
            <w:ins w:id="9154" w:author="Claude (AI) - proposed" w:date="2026-10-18T00:26:0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vd6zf79uawdo6vdwyqfl">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tvcsj6zz0_gvl4kedy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ul3ae3fhbfcsitzj-si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two sequential animations (each approximately </w:t>
            </w:r>
            <w:del w:id="9155" w:author="Claude (AI) - proposed" w:date="2026-10-18T00:26:00Z">
              <w:r>
                <w:rPr>
                  <w:rFonts w:ascii="Arial" w:cs="Arial" w:eastAsia="Arial" w:hAnsi="Arial"/>
                  <w:b w:val="false"/>
                  <w:bCs w:val="false"/>
                  <w:i w:val="false"/>
                  <w:iCs w:val="false"/>
                  <w:color w:val="000000"/>
                  <w:sz w:val="18"/>
                  <w:szCs w:val="18"/>
                </w:rPr>
                <w:delText xml:space="preserve">3 minutes</w:delText>
              </w:r>
            </w:del>
            <w:ins w:id="9156" w:author="Claude (AI) - proposed" w:date="2026-10-18T00:26:00Z">
              <w:r>
                <w:rPr>
                  <w:rFonts w:ascii="Arial" w:cs="Arial" w:eastAsia="Arial" w:hAnsi="Arial"/>
                  <w:b w:val="false"/>
                  <w:bCs w:val="false"/>
                  <w:i w:val="false"/>
                  <w:iCs w:val="false"/>
                  <w:color w:val="000000"/>
                  <w:sz w:val="18"/>
                  <w:szCs w:val="18"/>
                </w:rPr>
                <w:t xml:space="preserve">2 minutes; use a short clip or a teacher-narrated diagram sequence</w:t>
              </w:r>
            </w:ins>
            <w:r>
              <w:rPr>
                <w:rFonts w:ascii="Arial" w:cs="Arial" w:eastAsia="Arial" w:hAnsi="Arial"/>
                <w:b w:val="false"/>
                <w:bCs w:val="false"/>
                <w:i w:val="false"/>
                <w:iCs w:val="false"/>
                <w:color w:val="000000"/>
                <w:sz w:val="18"/>
                <w:szCs w:val="18"/>
              </w:rPr>
              <w:t xml:space="preserve">)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w:t>
            </w:r>
            <w:ins w:id="9157" w:author="Claude (AI) - proposed" w:date="2026-10-18T00:26:00Z">
              <w:r>
                <w:rPr>
                  <w:rFonts w:ascii="Arial" w:cs="Arial" w:eastAsia="Arial" w:hAnsi="Arial"/>
                  <w:b w:val="false"/>
                  <w:bCs w:val="false"/>
                  <w:i w:val="false"/>
                  <w:iCs w:val="false"/>
                  <w:color w:val="000000"/>
                  <w:sz w:val="18"/>
                  <w:szCs w:val="18"/>
                </w:rPr>
                <w:t xml:space="preserve">Add one minute on the third idea KICD lists, the photosynthetic theory: sugars made by photosynthesis in the guard cells' chloroplasts in light lower the water potential, so water enters by osmosis (the starch-sugar and potassium ion theories were proposed later to explain the changes more fully). Ask which step is the same in all three ideas (water follows solutes in by osmosis). </w:t>
              </w:r>
            </w:ins>
            <w:r>
              <w:rPr>
                <w:rFonts w:ascii="Arial" w:cs="Arial" w:eastAsia="Arial" w:hAnsi="Arial"/>
                <w:b w:val="false"/>
                <w:bCs w:val="false"/>
                <w:i w:val="false"/>
                <w:iCs w:val="false"/>
                <w:color w:val="000000"/>
                <w:sz w:val="18"/>
                <w:szCs w:val="18"/>
              </w:rPr>
              <w:t xml:space="preserve">After Animation 2, teacher says: 'You have 90 seconds to complete the comparison table before we move to group discussion.' WAIT TIME instruction: after asking 'What is the key difference between the two theories?', teacher waits 8 seconds before nominating a student, maintaining an expectant, scanning gaze across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wtbm7f48fr4fw9wzd1dv">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vhhu8jakufatqplve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3nneq0jfdhnrlkekeyk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stomata close at noon and reopen in the evening.'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Students individually revise their Lesson 2 guard cell diagrams to annotate the mechanism they found most convincing.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w:t>
            </w:r>
            <w:del w:id="9158" w:author="Claude (AI) - proposed" w:date="2026-10-18T00:26:00Z">
              <w:r>
                <w:rPr>
                  <w:rFonts w:ascii="Arial" w:cs="Arial" w:eastAsia="Arial" w:hAnsi="Arial"/>
                  <w:b w:val="false"/>
                  <w:bCs w:val="false"/>
                  <w:i w:val="false"/>
                  <w:iCs w:val="false"/>
                  <w:color w:val="000000"/>
                  <w:sz w:val="18"/>
                  <w:szCs w:val="18"/>
                </w:rPr>
                <w:delText xml:space="preserve">five</w:delText>
              </w:r>
            </w:del>
            <w:ins w:id="9159" w:author="Claude (AI) - proposed" w:date="2026-10-18T00:26:00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w:t>
            </w:r>
            <w:del w:id="9160" w:author="Claude (AI) - proposed" w:date="2026-10-18T00:26:00Z">
              <w:r>
                <w:rPr>
                  <w:rFonts w:ascii="Arial" w:cs="Arial" w:eastAsia="Arial" w:hAnsi="Arial"/>
                  <w:b w:val="false"/>
                  <w:bCs w:val="false"/>
                  <w:i w:val="false"/>
                  <w:iCs w:val="false"/>
                  <w:color w:val="000000"/>
                  <w:sz w:val="18"/>
                  <w:szCs w:val="18"/>
                </w:rPr>
                <w:delText xml:space="preserve">the debate</w:delText>
              </w:r>
            </w:del>
            <w:ins w:id="9161" w:author="Claude (AI) - proposed" w:date="2026-10-18T00:26:00Z">
              <w:r>
                <w:rPr>
                  <w:rFonts w:ascii="Arial" w:cs="Arial" w:eastAsia="Arial" w:hAnsi="Arial"/>
                  <w:b w:val="false"/>
                  <w:bCs w:val="false"/>
                  <w:i w:val="false"/>
                  <w:iCs w:val="false"/>
                  <w:color w:val="000000"/>
                  <w:sz w:val="18"/>
                  <w:szCs w:val="18"/>
                </w:rPr>
                <w:t xml:space="preserve">a debate of about 2 minutes each</w:t>
              </w:r>
            </w:ins>
            <w:r>
              <w:rPr>
                <w:rFonts w:ascii="Arial" w:cs="Arial" w:eastAsia="Arial" w:hAnsi="Arial"/>
                <w:b w:val="false"/>
                <w:bCs w:val="false"/>
                <w:i w:val="false"/>
                <w:iCs w:val="false"/>
                <w:color w:val="000000"/>
                <w:sz w:val="18"/>
                <w:szCs w:val="18"/>
              </w:rPr>
              <w:t xml:space="preserve">: 'Group A, state your claim. Group B, what evidence do you have that challenges or extends that explanation?' Teacher closes the debate by saying: 'Scientists still debate the relative contributions of these two mechanisms. What matters is that you used evidence to reason — that is exactly what biologists do.' Teacher says: 'Before you revise your diagrams, tell your partner in one sentence what actually moves water into the guard cell.' WAIT TIME instruction: during the debate, after each group speaks, teacher waits 6 seconds before prompting the next group, giving the class time to process and formulate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individual diagram revision at the end serves as an exit-level formative product.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baamvpmznwozj1wdjypo">
              <w:r>
                <w:rPr>
                  <w:rFonts w:ascii="Arial" w:cs="Arial" w:eastAsia="Arial" w:hAnsi="Arial"/>
                  <w:color w:val="2E75B6"/>
                  <w:sz w:val="16"/>
                  <w:szCs w:val="16"/>
                  <w:u w:val="single" w:color="2E75B6"/>
                </w:rPr>
                <w:t xml:space="preserve">CAM plants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mwjwvj_ejmja5ppmu7m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gwlsybai80tiigklru7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connects temperature in Lesson 1 to turgor pressure today — that is a sophisticated link. Does the class agree?'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'warm water increases ion pump activity, more K+ enters, more osmosis, turgid guard cells, open pore, more gas escapes, more bubbles'). The latter group can be peer-tutors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oueinsrwsntameafwyz3">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nfm7yw_4jebzw3hyrsa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lssgjorzentnvjsrczl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'This is why warm water produced more bubbles — because...'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6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30 full seconds in silence, scanning the room, before taking any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an8hxtm6c74jjrlhsxy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jht4vtdfj-q8yoxbc4s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3" w:author="Claude (AI) - proposed" w:date="2026-10-18T00:26:00Z"/>
              </w:rPr>
            </w:pPr>
            <w:ins w:id="9162" w:author="Claude (AI) - proposed" w:date="2026-10-18T00:26:00Z">
              <w:r>
                <w:rPr>
                  <w:rFonts w:ascii="Arial" w:cs="Arial" w:eastAsia="Arial" w:hAnsi="Arial"/>
                  <w:b w:val="false"/>
                  <w:bCs w:val="false"/>
                  <w:i w:val="false"/>
                  <w:iCs w:val="false"/>
                  <w:color w:val="000000"/>
                  <w:sz w:val="18"/>
                  <w:szCs w:val="18"/>
                </w:rPr>
                <w:t xml:space="preserve">How is respiration useful to plants?</w:t>
              </w:r>
            </w:ins>
          </w:p>
          <w:p>
            <w:pPr>
              <w:keepNext w:val="false"/>
              <w:spacing w:after="40" w:before="0"/>
              <w:jc w:val="left"/>
              <w:rPr>
                <w:del w:id="9165" w:author="Claude (AI) - proposed" w:date="2026-10-18T00:26:00Z"/>
              </w:rPr>
            </w:pPr>
            <w:del w:id="9164" w:author="Claude (AI) - proposed" w:date="2026-10-18T00:26:00Z">
              <w:r>
                <w:rPr>
                  <w:rFonts w:ascii="Arial" w:cs="Arial" w:eastAsia="Arial" w:hAnsi="Arial"/>
                  <w:b w:val="false"/>
                  <w:bCs w:val="false"/>
                  <w:i w:val="false"/>
                  <w:iCs w:val="false"/>
                  <w:color w:val="000000"/>
                  <w:sz w:val="18"/>
                  <w:szCs w:val="18"/>
                </w:rPr>
                <w:delText xml:space="preserve">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identified where gas exchange happens (stomata, lenticels, cuticle, pneumatophores) and </w:t>
            </w:r>
            <w:del w:id="9166" w:author="Claude (AI) - proposed" w:date="2026-10-18T00:26:00Z">
              <w:r>
                <w:rPr>
                  <w:rFonts w:ascii="Arial" w:cs="Arial" w:eastAsia="Arial" w:hAnsi="Arial"/>
                  <w:b w:val="false"/>
                  <w:bCs w:val="false"/>
                  <w:i w:val="false"/>
                  <w:iCs w:val="false"/>
                  <w:color w:val="000000"/>
                  <w:sz w:val="18"/>
                  <w:szCs w:val="18"/>
                </w:rPr>
                <w:delText xml:space="preserve">gathered evidence that plants take in CO₂ and release O₂ during photosynthesis</w:delText>
              </w:r>
            </w:del>
            <w:ins w:id="9167" w:author="Claude (AI) - proposed" w:date="2026-10-18T00:26:00Z">
              <w:r>
                <w:rPr>
                  <w:rFonts w:ascii="Arial" w:cs="Arial" w:eastAsia="Arial" w:hAnsi="Arial"/>
                  <w:b w:val="false"/>
                  <w:bCs w:val="false"/>
                  <w:i w:val="false"/>
                  <w:iCs w:val="false"/>
                  <w:color w:val="000000"/>
                  <w:sz w:val="18"/>
                  <w:szCs w:val="18"/>
                </w:rPr>
                <w:t xml:space="preserve">how guard cells control the stomata</w:t>
              </w:r>
            </w:ins>
            <w:r>
              <w:rPr>
                <w:rFonts w:ascii="Arial" w:cs="Arial" w:eastAsia="Arial" w:hAnsi="Arial"/>
                <w:b w:val="false"/>
                <w:bCs w:val="false"/>
                <w:i w:val="false"/>
                <w:iCs w:val="false"/>
                <w:color w:val="000000"/>
                <w:sz w:val="18"/>
                <w:szCs w:val="18"/>
              </w:rPr>
              <w:t xml:space="preserve">. The sukuma wiki bubbles raised a deeper question: </w:t>
            </w:r>
            <w:del w:id="9168" w:author="Claude (AI) - proposed" w:date="2026-10-18T00:26:00Z">
              <w:r>
                <w:rPr>
                  <w:rFonts w:ascii="Arial" w:cs="Arial" w:eastAsia="Arial" w:hAnsi="Arial"/>
                  <w:b w:val="false"/>
                  <w:bCs w:val="false"/>
                  <w:i w:val="false"/>
                  <w:iCs w:val="false"/>
                  <w:color w:val="000000"/>
                  <w:sz w:val="18"/>
                  <w:szCs w:val="18"/>
                </w:rPr>
                <w:delText xml:space="preserve">do plants also</w:delText>
              </w:r>
            </w:del>
            <w:ins w:id="9169" w:author="Claude (AI) - proposed" w:date="2026-10-18T00:26:00Z">
              <w:r>
                <w:rPr>
                  <w:rFonts w:ascii="Arial" w:cs="Arial" w:eastAsia="Arial" w:hAnsi="Arial"/>
                  <w:b w:val="false"/>
                  <w:bCs w:val="false"/>
                  <w:i w:val="false"/>
                  <w:iCs w:val="false"/>
                  <w:color w:val="000000"/>
                  <w:sz w:val="18"/>
                  <w:szCs w:val="18"/>
                </w:rPr>
                <w:t xml:space="preserve">which gases are involved, and do plant cells themselves</w:t>
              </w:r>
            </w:ins>
            <w:r>
              <w:rPr>
                <w:rFonts w:ascii="Arial" w:cs="Arial" w:eastAsia="Arial" w:hAnsi="Arial"/>
                <w:b w:val="false"/>
                <w:bCs w:val="false"/>
                <w:i w:val="false"/>
                <w:iCs w:val="false"/>
                <w:color w:val="000000"/>
                <w:sz w:val="18"/>
                <w:szCs w:val="18"/>
              </w:rPr>
              <w:t xml:space="preserve"> release CO₂? Lesson 4 shifts the investigation inward — into the cell — to </w:t>
            </w:r>
            <w:del w:id="9170" w:author="Claude (AI) - proposed" w:date="2026-10-18T00:26:00Z">
              <w:r>
                <w:rPr>
                  <w:rFonts w:ascii="Arial" w:cs="Arial" w:eastAsia="Arial" w:hAnsi="Arial"/>
                  <w:b w:val="false"/>
                  <w:bCs w:val="false"/>
                  <w:i w:val="false"/>
                  <w:iCs w:val="false"/>
                  <w:color w:val="000000"/>
                  <w:sz w:val="18"/>
                  <w:szCs w:val="18"/>
                </w:rPr>
                <w:delText xml:space="preserve">answer why plants</w:delText>
              </w:r>
            </w:del>
            <w:ins w:id="9171" w:author="Claude (AI) - proposed" w:date="2026-10-18T00:26:00Z">
              <w:r>
                <w:rPr>
                  <w:rFonts w:ascii="Arial" w:cs="Arial" w:eastAsia="Arial" w:hAnsi="Arial"/>
                  <w:b w:val="false"/>
                  <w:bCs w:val="false"/>
                  <w:i w:val="false"/>
                  <w:iCs w:val="false"/>
                  <w:color w:val="000000"/>
                  <w:sz w:val="18"/>
                  <w:szCs w:val="18"/>
                </w:rPr>
                <w:t xml:space="preserve">find out why cells</w:t>
              </w:r>
            </w:ins>
            <w:r>
              <w:rPr>
                <w:rFonts w:ascii="Arial" w:cs="Arial" w:eastAsia="Arial" w:hAnsi="Arial"/>
                <w:b w:val="false"/>
                <w:bCs w:val="false"/>
                <w:i w:val="false"/>
                <w:iCs w:val="false"/>
                <w:color w:val="000000"/>
                <w:sz w:val="18"/>
                <w:szCs w:val="18"/>
              </w:rPr>
              <w:t xml:space="preserve"> produce CO₂ even in the dark, and </w:t>
            </w:r>
            <w:del w:id="9172" w:author="Claude (AI) - proposed" w:date="2026-10-18T00:26:00Z">
              <w:r>
                <w:rPr>
                  <w:rFonts w:ascii="Arial" w:cs="Arial" w:eastAsia="Arial" w:hAnsi="Arial"/>
                  <w:b w:val="false"/>
                  <w:bCs w:val="false"/>
                  <w:i w:val="false"/>
                  <w:iCs w:val="false"/>
                  <w:color w:val="000000"/>
                  <w:sz w:val="18"/>
                  <w:szCs w:val="18"/>
                </w:rPr>
                <w:delText xml:space="preserve">why warming the water increased bubble production</w:delText>
              </w:r>
            </w:del>
            <w:ins w:id="9173" w:author="Claude (AI) - proposed" w:date="2026-10-18T00:26:00Z">
              <w:r>
                <w:rPr>
                  <w:rFonts w:ascii="Arial" w:cs="Arial" w:eastAsia="Arial" w:hAnsi="Arial"/>
                  <w:b w:val="false"/>
                  <w:bCs w:val="false"/>
                  <w:i w:val="false"/>
                  <w:iCs w:val="false"/>
                  <w:color w:val="000000"/>
                  <w:sz w:val="18"/>
                  <w:szCs w:val="18"/>
                </w:rPr>
                <w:t xml:space="preserve">whether warmth could speed that up (a possible reason for more bubbles in warm water, which cannot be tested directly on the leaf here)</w:t>
              </w:r>
            </w:ins>
            <w:r>
              <w:rPr>
                <w:rFonts w:ascii="Arial" w:cs="Arial" w:eastAsia="Arial" w:hAnsi="Arial"/>
                <w:b w:val="false"/>
                <w:bCs w:val="false"/>
                <w:i w:val="false"/>
                <w:iCs w:val="false"/>
                <w:color w:val="000000"/>
                <w:sz w:val="18"/>
                <w:szCs w:val="18"/>
              </w:rPr>
              <w:t xml:space="preserve">. By comparing aerobic and anaerobic pathways using yeast (a model organism), students construct the biochemical story of how glucose is broken down to release energy, completing a critical piece of the driving-question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Boiling water for the anaerobic set-up must be handled by the teacher only.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llzxbn0sbrtatj__bpvh">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tkcxq9ch1yse2nq39ur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hy7mdqqy5wr4tprkkfze">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czrgj0toftk3frxjs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sealed transparent bags: one containing fresh sukuma wiki leaves in warm water (</w:t>
            </w:r>
            <w:del w:id="9174" w:author="Claude (AI) - proposed" w:date="2026-10-18T00:26:00Z">
              <w:r>
                <w:rPr>
                  <w:rFonts w:ascii="Arial" w:cs="Arial" w:eastAsia="Arial" w:hAnsi="Arial"/>
                  <w:b w:val="false"/>
                  <w:bCs w:val="false"/>
                  <w:i w:val="false"/>
                  <w:iCs w:val="false"/>
                  <w:color w:val="000000"/>
                  <w:sz w:val="18"/>
                  <w:szCs w:val="18"/>
                </w:rPr>
                <w:delText xml:space="preserve">aerobic, </w:delText>
              </w:r>
            </w:del>
            <w:r>
              <w:rPr>
                <w:rFonts w:ascii="Arial" w:cs="Arial" w:eastAsia="Arial" w:hAnsi="Arial"/>
                <w:b w:val="false"/>
                <w:bCs w:val="false"/>
                <w:i w:val="false"/>
                <w:iCs w:val="false"/>
                <w:color w:val="000000"/>
                <w:sz w:val="18"/>
                <w:szCs w:val="18"/>
              </w:rPr>
              <w:t xml:space="preserve">leaves in light</w:t>
            </w:r>
            <w:ins w:id="9175" w:author="Claude (AI) - proposed" w:date="2026-10-18T00:26:00Z">
              <w:r>
                <w:rPr>
                  <w:rFonts w:ascii="Arial" w:cs="Arial" w:eastAsia="Arial" w:hAnsi="Arial"/>
                  <w:b w:val="false"/>
                  <w:bCs w:val="false"/>
                  <w:i w:val="false"/>
                  <w:iCs w:val="false"/>
                  <w:color w:val="000000"/>
                  <w:sz w:val="18"/>
                  <w:szCs w:val="18"/>
                </w:rPr>
                <w:t xml:space="preserve">, so photosynthesis can happen</w:t>
              </w:r>
            </w:ins>
            <w:r>
              <w:rPr>
                <w:rFonts w:ascii="Arial" w:cs="Arial" w:eastAsia="Arial" w:hAnsi="Arial"/>
                <w:b w:val="false"/>
                <w:bCs w:val="false"/>
                <w:i w:val="false"/>
                <w:iCs w:val="false"/>
                <w:color w:val="000000"/>
                <w:sz w:val="18"/>
                <w:szCs w:val="18"/>
              </w:rPr>
              <w:t xml:space="preserve">), and one containing the same leaves wrapped tightly in black polythene (no light, </w:t>
            </w:r>
            <w:del w:id="9176" w:author="Claude (AI) - proposed" w:date="2026-10-18T00:26:00Z">
              <w:r>
                <w:rPr>
                  <w:rFonts w:ascii="Arial" w:cs="Arial" w:eastAsia="Arial" w:hAnsi="Arial"/>
                  <w:b w:val="false"/>
                  <w:bCs w:val="false"/>
                  <w:i w:val="false"/>
                  <w:iCs w:val="false"/>
                  <w:color w:val="000000"/>
                  <w:sz w:val="18"/>
                  <w:szCs w:val="18"/>
                </w:rPr>
                <w:delText xml:space="preserve">simulating dark/anaerobic-like conditions</w:delText>
              </w:r>
            </w:del>
            <w:ins w:id="9177" w:author="Claude (AI) - proposed" w:date="2026-10-18T00:26:00Z">
              <w:r>
                <w:rPr>
                  <w:rFonts w:ascii="Arial" w:cs="Arial" w:eastAsia="Arial" w:hAnsi="Arial"/>
                  <w:b w:val="false"/>
                  <w:bCs w:val="false"/>
                  <w:i w:val="false"/>
                  <w:iCs w:val="false"/>
                  <w:color w:val="000000"/>
                  <w:sz w:val="18"/>
                  <w:szCs w:val="18"/>
                </w:rPr>
                <w:t xml:space="preserve">so no photosynthesis; there is still air, so this tests darkness, not lack of oxygen</w:t>
              </w:r>
            </w:ins>
            <w:r>
              <w:rPr>
                <w:rFonts w:ascii="Arial" w:cs="Arial" w:eastAsia="Arial" w:hAnsi="Arial"/>
                <w:b w:val="false"/>
                <w:bCs w:val="false"/>
                <w:i w:val="false"/>
                <w:iCs w:val="false"/>
                <w:color w:val="000000"/>
                <w:sz w:val="18"/>
                <w:szCs w:val="18"/>
              </w:rPr>
              <w:t xml:space="preserve">). They are asked to predict in writing</w:t>
            </w:r>
            <w:ins w:id="9178" w:author="Claude (AI) - proposed" w:date="2026-10-18T00:26:00Z">
              <w:r>
                <w:rPr>
                  <w:rFonts w:ascii="Arial" w:cs="Arial" w:eastAsia="Arial" w:hAnsi="Arial"/>
                  <w:b w:val="false"/>
                  <w:bCs w:val="false"/>
                  <w:i w:val="false"/>
                  <w:iCs w:val="false"/>
                  <w:color w:val="000000"/>
                  <w:sz w:val="18"/>
                  <w:szCs w:val="18"/>
                </w:rPr>
                <w:t xml:space="preserve">, as a thought experiment (nothing is measured; the discussion in Parts A and C resolves it)</w:t>
              </w:r>
            </w:ins>
            <w:r>
              <w:rPr>
                <w:rFonts w:ascii="Arial" w:cs="Arial" w:eastAsia="Arial" w:hAnsi="Arial"/>
                <w:b w:val="false"/>
                <w:bCs w:val="false"/>
                <w:i w:val="false"/>
                <w:iCs w:val="false"/>
                <w:color w:val="000000"/>
                <w:sz w:val="18"/>
                <w:szCs w:val="18"/>
              </w:rPr>
              <w:t xml:space="preserve">: (1) Which bag do you think will accumulate more CO₂ over 10 minutes? (2) Where does the CO₂ in the dark bag come from if photosynthesis cannot occur? (3) A mandazi vendor in Gikomba Market noticed that her dough rises faster on a warm day than a cold day — what do you think is happening inside the dough? Students record individual predictions in their science notebooks, then share with a partner using a Think-Pair-Share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bag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bag two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 bag'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kzotvpg4xxwx0txr03r0">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aklldgh5xbhfiprm0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ymx8xrnz5soxlo752ciq">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lv5cmjv8tmfqeqhcfkx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Reading (</w:t>
            </w:r>
            <w:del w:id="9179" w:author="Claude (AI) - proposed" w:date="2026-10-18T00:26:00Z">
              <w:r>
                <w:rPr>
                  <w:rFonts w:ascii="Arial" w:cs="Arial" w:eastAsia="Arial" w:hAnsi="Arial"/>
                  <w:b w:val="false"/>
                  <w:bCs w:val="false"/>
                  <w:i w:val="false"/>
                  <w:iCs w:val="false"/>
                  <w:color w:val="000000"/>
                  <w:sz w:val="18"/>
                  <w:szCs w:val="18"/>
                </w:rPr>
                <w:delText xml:space="preserve">15</w:delText>
              </w:r>
            </w:del>
            <w:ins w:id="9180"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w:t>
            </w:r>
            <w:ins w:id="9181" w:author="Claude (AI) - proposed" w:date="2026-10-18T00:26:00Z">
              <w:r>
                <w:rPr>
                  <w:rFonts w:ascii="Arial" w:cs="Arial" w:eastAsia="Arial" w:hAnsi="Arial"/>
                  <w:b w:val="false"/>
                  <w:bCs w:val="false"/>
                  <w:i w:val="false"/>
                  <w:iCs w:val="false"/>
                  <w:color w:val="000000"/>
                  <w:sz w:val="18"/>
                  <w:szCs w:val="18"/>
                </w:rPr>
                <w:t xml:space="preserve">, with a short overview of the three stages of aerobic respiration (glycolysis in the cytoplasm, the Krebs cycle in the mitochondrial matrix, oxidative phosphorylation on the inner mitochondrial membrane; names and locations only)</w:t>
              </w:r>
            </w:ins>
            <w:r>
              <w:rPr>
                <w:rFonts w:ascii="Arial" w:cs="Arial" w:eastAsia="Arial" w:hAnsi="Arial"/>
                <w:b w:val="false"/>
                <w:bCs w:val="false"/>
                <w:i w:val="false"/>
                <w:iCs w:val="false"/>
                <w:color w:val="000000"/>
                <w:sz w:val="18"/>
                <w:szCs w:val="18"/>
              </w:rPr>
              <w:t xml:space="preserve">;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A (Aerobic): 5 mL warm water (35°C) + 1 g dry yeast + 2 g glucose (sukari)</w:t>
            </w:r>
            <w:del w:id="9182" w:author="Claude (AI) - proposed" w:date="2026-10-18T00:26:00Z">
              <w:r>
                <w:rPr>
                  <w:rFonts w:ascii="Arial" w:cs="Arial" w:eastAsia="Arial" w:hAnsi="Arial"/>
                  <w:b w:val="false"/>
                  <w:bCs w:val="false"/>
                  <w:i w:val="false"/>
                  <w:iCs w:val="false"/>
                  <w:color w:val="000000"/>
                  <w:sz w:val="18"/>
                  <w:szCs w:val="18"/>
                </w:rPr>
                <w:delText xml:space="preserve"> → left open to air → connected via delivery tube to</w:delText>
              </w:r>
            </w:del>
            <w:ins w:id="9183" w:author="Claude (AI) - proposed" w:date="2026-10-18T00:26:00Z">
              <w:r>
                <w:rPr>
                  <w:rFonts w:ascii="Arial" w:cs="Arial" w:eastAsia="Arial" w:hAnsi="Arial"/>
                  <w:b w:val="false"/>
                  <w:bCs w:val="false"/>
                  <w:i w:val="false"/>
                  <w:iCs w:val="false"/>
                  <w:color w:val="000000"/>
                  <w:sz w:val="18"/>
                  <w:szCs w:val="18"/>
                </w:rPr>
                <w:t xml:space="preserve">, stirred well so that air is mixed in → fitted with a stopper and a delivery tube leading into</w:t>
              </w:r>
            </w:ins>
            <w:r>
              <w:rPr>
                <w:rFonts w:ascii="Arial" w:cs="Arial" w:eastAsia="Arial" w:hAnsi="Arial"/>
                <w:b w:val="false"/>
                <w:bCs w:val="false"/>
                <w:i w:val="false"/>
                <w:iCs w:val="false"/>
                <w:color w:val="000000"/>
                <w:sz w:val="18"/>
                <w:szCs w:val="18"/>
              </w:rPr>
              <w:t xml:space="preserve"> a test tube of fresh limewater</w:t>
            </w:r>
            <w:ins w:id="9184" w:author="Claude (AI) - proposed" w:date="2026-10-18T00:26:00Z">
              <w:r>
                <w:rPr>
                  <w:rFonts w:ascii="Arial" w:cs="Arial" w:eastAsia="Arial" w:hAnsi="Arial"/>
                  <w:b w:val="false"/>
                  <w:bCs w:val="false"/>
                  <w:i w:val="false"/>
                  <w:iCs w:val="false"/>
                  <w:color w:val="000000"/>
                  <w:sz w:val="18"/>
                  <w:szCs w:val="18"/>
                </w:rPr>
                <w:t xml:space="preserve"> (the air above the mixture supplies oxygen)</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186" w:author="Claude (AI) - proposed" w:date="2026-10-18T00:26:00Z"/>
              </w:rPr>
            </w:pPr>
            <w:ins w:id="9185" w:author="Claude (AI) - proposed" w:date="2026-10-18T00:26:00Z">
              <w:r>
                <w:rPr>
                  <w:rFonts w:ascii="Arial" w:cs="Arial" w:eastAsia="Arial" w:hAnsi="Arial"/>
                  <w:b w:val="false"/>
                  <w:bCs w:val="false"/>
                  <w:i w:val="false"/>
                  <w:iCs w:val="false"/>
                  <w:color w:val="000000"/>
                  <w:sz w:val="18"/>
                  <w:szCs w:val="18"/>
                </w:rPr>
                <w:t xml:space="preserve">–  Tube B (Anaerobic): water that the teacher boiled beforehand to drive out dissolved oxygen and cooled to 35°C; same yeast and glucose, then a 1 cm layer of cooking oil poured on top to keep air out → fitted with a stopper and a delivery tube leading into a separate test tube of fresh limewater. Both tubes are kept at the same temperature, so this test does not examine temperature.</w:t>
              </w:r>
            </w:ins>
          </w:p>
          <w:p>
            <w:pPr>
              <w:spacing w:after="30" w:before="0"/>
              <w:ind w:left="360" w:hanging="180"/>
              <w:jc w:val="left"/>
              <w:rPr>
                <w:del w:id="9188" w:author="Claude (AI) - proposed" w:date="2026-10-18T00:26:00Z"/>
              </w:rPr>
            </w:pPr>
            <w:del w:id="9187" w:author="Claude (AI) - proposed" w:date="2026-10-18T00:26:00Z">
              <w:r>
                <w:rPr>
                  <w:rFonts w:ascii="Arial" w:cs="Arial" w:eastAsia="Arial" w:hAnsi="Arial"/>
                  <w:b w:val="false"/>
                  <w:bCs w:val="false"/>
                  <w:i w:val="false"/>
                  <w:iCs w:val="false"/>
                  <w:color w:val="000000"/>
                  <w:sz w:val="18"/>
                  <w:szCs w:val="18"/>
                </w:rPr>
                <w:delText xml:space="preserve">–  Tube B (Anaerobic): Same mixture → sealed with a rubber stopper immediately after mixing → connected via delivery tube to a separate test tube of fresh limewater.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w:t>
            </w:r>
            <w:del w:id="9189" w:author="Claude (AI) - proposed" w:date="2026-10-18T00:26:00Z">
              <w:r>
                <w:rPr>
                  <w:rFonts w:ascii="Arial" w:cs="Arial" w:eastAsia="Arial" w:hAnsi="Arial"/>
                  <w:b w:val="false"/>
                  <w:bCs w:val="false"/>
                  <w:i w:val="false"/>
                  <w:iCs w:val="false"/>
                  <w:color w:val="000000"/>
                  <w:sz w:val="18"/>
                  <w:szCs w:val="18"/>
                </w:rPr>
                <w:delText xml:space="preserve">12</w:delText>
              </w:r>
            </w:del>
            <w:ins w:id="9190"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At least one ! annotation must connect the reading to the sukuma wiki leaves from Lesson 1.' [Set visible timer.] At </w:t>
            </w:r>
            <w:del w:id="9191" w:author="Claude (AI) - proposed" w:date="2026-10-18T00:26:00Z">
              <w:r>
                <w:rPr>
                  <w:rFonts w:ascii="Arial" w:cs="Arial" w:eastAsia="Arial" w:hAnsi="Arial"/>
                  <w:b w:val="false"/>
                  <w:bCs w:val="false"/>
                  <w:i w:val="false"/>
                  <w:iCs w:val="false"/>
                  <w:color w:val="000000"/>
                  <w:sz w:val="18"/>
                  <w:szCs w:val="18"/>
                </w:rPr>
                <w:delText xml:space="preserve">12</w:delText>
              </w:r>
            </w:del>
            <w:ins w:id="9192"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say: 'Find one partner and share your single most important ! annotation. 60 seconds.' Cold-call 2 students: 'Fatuma, read us your ! annotation and explain the connection to sukuma wiki.'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w:t>
            </w:r>
            <w:ins w:id="9193" w:author="Claude (AI) - proposed" w:date="2026-10-18T00:26:00Z">
              <w:r>
                <w:rPr>
                  <w:rFonts w:ascii="Arial" w:cs="Arial" w:eastAsia="Arial" w:hAnsi="Arial"/>
                  <w:b w:val="false"/>
                  <w:bCs w:val="false"/>
                  <w:i w:val="false"/>
                  <w:iCs w:val="false"/>
                  <w:color w:val="000000"/>
                  <w:sz w:val="18"/>
                  <w:szCs w:val="18"/>
                </w:rPr>
                <w:t xml:space="preserve">, how to pour the oil layer gently down the side of Tube B,</w:t>
              </w:r>
            </w:ins>
            <w:r>
              <w:rPr>
                <w:rFonts w:ascii="Arial" w:cs="Arial" w:eastAsia="Arial" w:hAnsi="Arial"/>
                <w:b w:val="false"/>
                <w:bCs w:val="false"/>
                <w:i w:val="false"/>
                <w:iCs w:val="false"/>
                <w:color w:val="000000"/>
                <w:sz w:val="18"/>
                <w:szCs w:val="18"/>
              </w:rPr>
              <w:t xml:space="preserve"> and how to read limewater turbidity. Stress the safety note: 'I </w:t>
            </w:r>
            <w:del w:id="9194" w:author="Claude (AI) - proposed" w:date="2026-10-18T00:26:00Z">
              <w:r>
                <w:rPr>
                  <w:rFonts w:ascii="Arial" w:cs="Arial" w:eastAsia="Arial" w:hAnsi="Arial"/>
                  <w:b w:val="false"/>
                  <w:bCs w:val="false"/>
                  <w:i w:val="false"/>
                  <w:iCs w:val="false"/>
                  <w:color w:val="000000"/>
                  <w:sz w:val="18"/>
                  <w:szCs w:val="18"/>
                </w:rPr>
                <w:delText xml:space="preserve">will pour the boiling water used to pre-boil the anaerobic mixture — do not attempt this</w:delText>
              </w:r>
            </w:del>
            <w:ins w:id="9195" w:author="Claude (AI) - proposed" w:date="2026-10-18T00:26:00Z">
              <w:r>
                <w:rPr>
                  <w:rFonts w:ascii="Arial" w:cs="Arial" w:eastAsia="Arial" w:hAnsi="Arial"/>
                  <w:b w:val="false"/>
                  <w:bCs w:val="false"/>
                  <w:i w:val="false"/>
                  <w:iCs w:val="false"/>
                  <w:color w:val="000000"/>
                  <w:sz w:val="18"/>
                  <w:szCs w:val="18"/>
                </w:rPr>
                <w:t xml:space="preserve">boiled and cooled the water for Tube B before class — never handle boiling water</w:t>
              </w:r>
            </w:ins>
            <w:r>
              <w:rPr>
                <w:rFonts w:ascii="Arial" w:cs="Arial" w:eastAsia="Arial" w:hAnsi="Arial"/>
                <w:b w:val="false"/>
                <w:bCs w:val="false"/>
                <w:i w:val="false"/>
                <w:iCs w:val="false"/>
                <w:color w:val="000000"/>
                <w:sz w:val="18"/>
                <w:szCs w:val="18"/>
              </w:rPr>
              <w:t xml:space="preserve"> yourselves.' Circulate every 5 minutes. At each observation point, prompt: 'Record your turbidity score NOW — be precise, be honest even if the result surprises you.' At the 20-minute mark, say: 'Complete your data table and calculate the total turbidity score for each tube across all time points.'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w:t>
            </w:r>
            <w:del w:id="9196" w:author="Claude (AI) - proposed" w:date="2026-10-18T00:26:00Z">
              <w:r>
                <w:rPr>
                  <w:rFonts w:ascii="Arial" w:cs="Arial" w:eastAsia="Arial" w:hAnsi="Arial"/>
                  <w:b w:val="false"/>
                  <w:bCs w:val="false"/>
                  <w:i w:val="false"/>
                  <w:iCs w:val="false"/>
                  <w:color w:val="000000"/>
                  <w:sz w:val="18"/>
                  <w:szCs w:val="18"/>
                </w:rPr>
                <w:delText xml:space="preserve">greater turbidity increase in Tube A (aerobic) than Tube B (anaerobic) — if a group records the opposite, probe immediately: 'Walk me through how you set up Tube B — was the stopper on before or after mixing?'</w:delText>
              </w:r>
            </w:del>
            <w:ins w:id="9197" w:author="Claude (AI) - proposed" w:date="2026-10-18T00:26:00Z">
              <w:r>
                <w:rPr>
                  <w:rFonts w:ascii="Arial" w:cs="Arial" w:eastAsia="Arial" w:hAnsi="Arial"/>
                  <w:b w:val="false"/>
                  <w:bCs w:val="false"/>
                  <w:i w:val="false"/>
                  <w:iCs w:val="false"/>
                  <w:color w:val="000000"/>
                  <w:sz w:val="18"/>
                  <w:szCs w:val="18"/>
                </w:rPr>
                <w:t xml:space="preserve">limewater clouding in BOTH tubes (yeast makes CO₂ with or without oxygen). Tube A may cloud a little faster, but a clear difference is not guaranteed, so do not push groups to 'see' one. If Tube B stays clear after 20 minutes, probe: 'Is the oil layer unbroken and the stopper tight? Was the water boiled and cooled before the yeast went in?' If Tube A stays clear, check that the yeast is fresh and the delivery tube is not blocked.</w:t>
              </w:r>
            </w:ins>
            <w:r>
              <w:rPr>
                <w:rFonts w:ascii="Arial" w:cs="Arial" w:eastAsia="Arial" w:hAnsi="Arial"/>
                <w:b w:val="false"/>
                <w:bCs w:val="false"/>
                <w:i w:val="false"/>
                <w:iCs w:val="false"/>
                <w:color w:val="000000"/>
                <w:sz w:val="18"/>
                <w:szCs w:val="18"/>
              </w:rPr>
              <w:t xml:space="preserve"> Flag anomalous results for 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p9eivx2xqji9pfbjonjc">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2ayezvlk3nkf3_35g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15qrxx8nu8keaew65j8d">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puy9ypgskahuzphzcsh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w:t>
            </w:r>
            <w:del w:id="9198" w:author="Claude (AI) - proposed" w:date="2026-10-18T00:26:00Z">
              <w:r>
                <w:rPr>
                  <w:rFonts w:ascii="Arial" w:cs="Arial" w:eastAsia="Arial" w:hAnsi="Arial"/>
                  <w:b w:val="false"/>
                  <w:bCs w:val="false"/>
                  <w:i w:val="false"/>
                  <w:iCs w:val="false"/>
                  <w:color w:val="000000"/>
                  <w:sz w:val="18"/>
                  <w:szCs w:val="18"/>
                </w:rPr>
                <w:delText xml:space="preserve">15</w:delText>
              </w:r>
            </w:del>
            <w:ins w:id="9199" w:author="Claude (AI) - proposed" w:date="2026-10-18T00:26:00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Groups plot their turbidity data as a line graph (time on x-axis, turbidity score on y-axis, two lines for Tube A and Tube B) on graph paper provided. They answer three analysis questions: (1) </w:t>
            </w:r>
            <w:del w:id="9200" w:author="Claude (AI) - proposed" w:date="2026-10-18T00:26:00Z">
              <w:r>
                <w:rPr>
                  <w:rFonts w:ascii="Arial" w:cs="Arial" w:eastAsia="Arial" w:hAnsi="Arial"/>
                  <w:b w:val="false"/>
                  <w:bCs w:val="false"/>
                  <w:i w:val="false"/>
                  <w:iCs w:val="false"/>
                  <w:color w:val="000000"/>
                  <w:sz w:val="18"/>
                  <w:szCs w:val="18"/>
                </w:rPr>
                <w:delText xml:space="preserve">Which condition produced more CO₂? How</w:delText>
              </w:r>
            </w:del>
            <w:ins w:id="9201" w:author="Claude (AI) - proposed" w:date="2026-10-18T00:26:00Z">
              <w:r>
                <w:rPr>
                  <w:rFonts w:ascii="Arial" w:cs="Arial" w:eastAsia="Arial" w:hAnsi="Arial"/>
                  <w:b w:val="false"/>
                  <w:bCs w:val="false"/>
                  <w:i w:val="false"/>
                  <w:iCs w:val="false"/>
                  <w:color w:val="000000"/>
                  <w:sz w:val="18"/>
                  <w:szCs w:val="18"/>
                </w:rPr>
                <w:t xml:space="preserve">Did both tubes produce CO₂? Which limewater clouded first, and how</w:t>
              </w:r>
            </w:ins>
            <w:r>
              <w:rPr>
                <w:rFonts w:ascii="Arial" w:cs="Arial" w:eastAsia="Arial" w:hAnsi="Arial"/>
                <w:b w:val="false"/>
                <w:bCs w:val="false"/>
                <w:i w:val="false"/>
                <w:iCs w:val="false"/>
                <w:color w:val="000000"/>
                <w:sz w:val="18"/>
                <w:szCs w:val="18"/>
              </w:rPr>
              <w:t xml:space="preserve"> does your graph </w:t>
            </w:r>
            <w:del w:id="9202" w:author="Claude (AI) - proposed" w:date="2026-10-18T00:26:00Z">
              <w:r>
                <w:rPr>
                  <w:rFonts w:ascii="Arial" w:cs="Arial" w:eastAsia="Arial" w:hAnsi="Arial"/>
                  <w:b w:val="false"/>
                  <w:bCs w:val="false"/>
                  <w:i w:val="false"/>
                  <w:iCs w:val="false"/>
                  <w:color w:val="000000"/>
                  <w:sz w:val="18"/>
                  <w:szCs w:val="18"/>
                </w:rPr>
                <w:delText xml:space="preserve">support this</w:delText>
              </w:r>
            </w:del>
            <w:ins w:id="9203" w:author="Claude (AI) - proposed" w:date="2026-10-18T00:26:00Z">
              <w:r>
                <w:rPr>
                  <w:rFonts w:ascii="Arial" w:cs="Arial" w:eastAsia="Arial" w:hAnsi="Arial"/>
                  <w:b w:val="false"/>
                  <w:bCs w:val="false"/>
                  <w:i w:val="false"/>
                  <w:iCs w:val="false"/>
                  <w:color w:val="000000"/>
                  <w:sz w:val="18"/>
                  <w:szCs w:val="18"/>
                </w:rPr>
                <w:t xml:space="preserve">show it? What does Tube B tell you about whether CO₂ can be made without oxygen</w:t>
              </w:r>
            </w:ins>
            <w:r>
              <w:rPr>
                <w:rFonts w:ascii="Arial" w:cs="Arial" w:eastAsia="Arial" w:hAnsi="Arial"/>
                <w:b w:val="false"/>
                <w:bCs w:val="false"/>
                <w:i w:val="false"/>
                <w:iCs w:val="false"/>
                <w:color w:val="000000"/>
                <w:sz w:val="18"/>
                <w:szCs w:val="18"/>
              </w:rPr>
              <w:t xml:space="preserve">? (2) Using </w:t>
            </w:r>
            <w:ins w:id="9204" w:author="Claude (AI) - proposed" w:date="2026-10-18T00:26:00Z">
              <w:r>
                <w:rPr>
                  <w:rFonts w:ascii="Arial" w:cs="Arial" w:eastAsia="Arial" w:hAnsi="Arial"/>
                  <w:b w:val="false"/>
                  <w:bCs w:val="false"/>
                  <w:i w:val="false"/>
                  <w:iCs w:val="false"/>
                  <w:color w:val="000000"/>
                  <w:sz w:val="18"/>
                  <w:szCs w:val="18"/>
                </w:rPr>
                <w:t xml:space="preserve">the equations in </w:t>
              </w:r>
            </w:ins>
            <w:r>
              <w:rPr>
                <w:rFonts w:ascii="Arial" w:cs="Arial" w:eastAsia="Arial" w:hAnsi="Arial"/>
                <w:b w:val="false"/>
                <w:bCs w:val="false"/>
                <w:i w:val="false"/>
                <w:iCs w:val="false"/>
                <w:color w:val="000000"/>
                <w:sz w:val="18"/>
                <w:szCs w:val="18"/>
              </w:rPr>
              <w:t xml:space="preserve">your reading, </w:t>
            </w:r>
            <w:del w:id="9205" w:author="Claude (AI) - proposed" w:date="2026-10-18T00:26:00Z">
              <w:r>
                <w:rPr>
                  <w:rFonts w:ascii="Arial" w:cs="Arial" w:eastAsia="Arial" w:hAnsi="Arial"/>
                  <w:b w:val="false"/>
                  <w:bCs w:val="false"/>
                  <w:i w:val="false"/>
                  <w:iCs w:val="false"/>
                  <w:color w:val="000000"/>
                  <w:sz w:val="18"/>
                  <w:szCs w:val="18"/>
                </w:rPr>
                <w:delText xml:space="preserve">explain WHY aerobic respiration produces more CO₂ than anaerobic respiration per unit of glucose.</w:delText>
              </w:r>
            </w:del>
            <w:ins w:id="9206" w:author="Claude (AI) - proposed" w:date="2026-10-18T00:26:00Z">
              <w:r>
                <w:rPr>
                  <w:rFonts w:ascii="Arial" w:cs="Arial" w:eastAsia="Arial" w:hAnsi="Arial"/>
                  <w:b w:val="false"/>
                  <w:bCs w:val="false"/>
                  <w:i w:val="false"/>
                  <w:iCs w:val="false"/>
                  <w:color w:val="000000"/>
                  <w:sz w:val="18"/>
                  <w:szCs w:val="18"/>
                </w:rPr>
                <w:t xml:space="preserve">compare the CO₂ made per glucose molecule (6 in aerobic respiration, 2 in anaerobic respiration). Why might your tubes not show this difference clearly?</w:t>
              </w:r>
            </w:ins>
            <w:r>
              <w:rPr>
                <w:rFonts w:ascii="Arial" w:cs="Arial" w:eastAsia="Arial" w:hAnsi="Arial"/>
                <w:b w:val="false"/>
                <w:bCs w:val="false"/>
                <w:i w:val="false"/>
                <w:iCs w:val="false"/>
                <w:color w:val="000000"/>
                <w:sz w:val="18"/>
                <w:szCs w:val="18"/>
              </w:rPr>
              <w:t xml:space="preserve"> (3) Write the word equation and balanced symbol equation for aerobic respiration and for anaerobic respiration (yeast pathway). Groups write equations on mini whiteboards.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Whole-Class Equation Gallery (</w:t>
            </w:r>
            <w:del w:id="9207" w:author="Claude (AI) - proposed" w:date="2026-10-18T00:26:00Z">
              <w:r>
                <w:rPr>
                  <w:rFonts w:ascii="Arial" w:cs="Arial" w:eastAsia="Arial" w:hAnsi="Arial"/>
                  <w:b w:val="false"/>
                  <w:bCs w:val="false"/>
                  <w:i w:val="false"/>
                  <w:iCs w:val="false"/>
                  <w:color w:val="000000"/>
                  <w:sz w:val="18"/>
                  <w:szCs w:val="18"/>
                </w:rPr>
                <w:delText xml:space="preserve">10</w:delText>
              </w:r>
            </w:del>
            <w:ins w:id="9208" w:author="Claude (AI) - proposed" w:date="2026-10-18T00:26:0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Connecting to Phenomenon (5 min): Students individually answer in their notebooks: 'The sukuma wiki leaves submerged in WARM water produced more bubbles than those in cold water. Using what you now know about respiration, </w:t>
            </w:r>
            <w:ins w:id="9209" w:author="Claude (AI) - proposed" w:date="2026-10-18T00:26:00Z">
              <w:r>
                <w:rPr>
                  <w:rFonts w:ascii="Arial" w:cs="Arial" w:eastAsia="Arial" w:hAnsi="Arial"/>
                  <w:b w:val="false"/>
                  <w:bCs w:val="false"/>
                  <w:i w:val="false"/>
                  <w:iCs w:val="false"/>
                  <w:color w:val="000000"/>
                  <w:sz w:val="18"/>
                  <w:szCs w:val="18"/>
                </w:rPr>
                <w:t xml:space="preserve">suggest one way respiration might help </w:t>
              </w:r>
            </w:ins>
            <w:r>
              <w:rPr>
                <w:rFonts w:ascii="Arial" w:cs="Arial" w:eastAsia="Arial" w:hAnsi="Arial"/>
                <w:b w:val="false"/>
                <w:bCs w:val="false"/>
                <w:i w:val="false"/>
                <w:iCs w:val="false"/>
                <w:color w:val="000000"/>
                <w:sz w:val="18"/>
                <w:szCs w:val="18"/>
              </w:rPr>
              <w:t xml:space="preserve">explain this observation</w:t>
            </w:r>
            <w:del w:id="9210" w:author="Claude (AI) - proposed" w:date="2026-10-18T00:26:00Z">
              <w:r>
                <w:rPr>
                  <w:rFonts w:ascii="Arial" w:cs="Arial" w:eastAsia="Arial" w:hAnsi="Arial"/>
                  <w:b w:val="false"/>
                  <w:bCs w:val="false"/>
                  <w:i w:val="false"/>
                  <w:iCs w:val="false"/>
                  <w:color w:val="000000"/>
                  <w:sz w:val="18"/>
                  <w:szCs w:val="18"/>
                </w:rPr>
                <w:delText xml:space="preserve">. Include</w:delText>
              </w:r>
            </w:del>
            <w:ins w:id="9211" w:author="Claude (AI) - proposed" w:date="2026-10-18T00:26:00Z">
              <w:r>
                <w:rPr>
                  <w:rFonts w:ascii="Arial" w:cs="Arial" w:eastAsia="Arial" w:hAnsi="Arial"/>
                  <w:b w:val="false"/>
                  <w:bCs w:val="false"/>
                  <w:i w:val="false"/>
                  <w:iCs w:val="false"/>
                  <w:color w:val="000000"/>
                  <w:sz w:val="18"/>
                  <w:szCs w:val="18"/>
                </w:rPr>
                <w:t xml:space="preserve"> (include</w:t>
              </w:r>
            </w:ins>
            <w:r>
              <w:rPr>
                <w:rFonts w:ascii="Arial" w:cs="Arial" w:eastAsia="Arial" w:hAnsi="Arial"/>
                <w:b w:val="false"/>
                <w:bCs w:val="false"/>
                <w:i w:val="false"/>
                <w:iCs w:val="false"/>
                <w:color w:val="000000"/>
                <w:sz w:val="18"/>
                <w:szCs w:val="18"/>
              </w:rPr>
              <w:t xml:space="preserve"> the word ENZYME</w:t>
            </w:r>
            <w:del w:id="9212" w:author="Claude (AI) - proposed" w:date="2026-10-18T00:26:00Z">
              <w:r>
                <w:rPr>
                  <w:rFonts w:ascii="Arial" w:cs="Arial" w:eastAsia="Arial" w:hAnsi="Arial"/>
                  <w:b w:val="false"/>
                  <w:bCs w:val="false"/>
                  <w:i w:val="false"/>
                  <w:iCs w:val="false"/>
                  <w:color w:val="000000"/>
                  <w:sz w:val="18"/>
                  <w:szCs w:val="18"/>
                </w:rPr>
                <w:delText xml:space="preserve"> in your answer</w:delText>
              </w:r>
            </w:del>
            <w:ins w:id="9213" w:author="Claude (AI) - proposed" w:date="2026-10-18T00:26:00Z">
              <w:r>
                <w:rPr>
                  <w:rFonts w:ascii="Arial" w:cs="Arial" w:eastAsia="Arial" w:hAnsi="Arial"/>
                  <w:b w:val="false"/>
                  <w:bCs w:val="false"/>
                  <w:i w:val="false"/>
                  <w:iCs w:val="false"/>
                  <w:color w:val="000000"/>
                  <w:sz w:val="18"/>
                  <w:szCs w:val="18"/>
                </w:rPr>
                <w:t xml:space="preserve">), and say what you would still need to test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12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w:t>
            </w:r>
            <w:del w:id="9214" w:author="Claude (AI) - proposed" w:date="2026-10-18T00:26:00Z">
              <w:r>
                <w:rPr>
                  <w:rFonts w:ascii="Arial" w:cs="Arial" w:eastAsia="Arial" w:hAnsi="Arial"/>
                  <w:b w:val="false"/>
                  <w:bCs w:val="false"/>
                  <w:i w:val="false"/>
                  <w:iCs w:val="false"/>
                  <w:color w:val="000000"/>
                  <w:sz w:val="18"/>
                  <w:szCs w:val="18"/>
                </w:rPr>
                <w:delText xml:space="preserve">the water </w:delText>
              </w:r>
            </w:del>
            <w:r>
              <w:rPr>
                <w:rFonts w:ascii="Arial" w:cs="Arial" w:eastAsia="Arial" w:hAnsi="Arial"/>
                <w:b w:val="false"/>
                <w:bCs w:val="false"/>
                <w:i w:val="false"/>
                <w:iCs w:val="false"/>
                <w:color w:val="000000"/>
                <w:sz w:val="18"/>
                <w:szCs w:val="18"/>
              </w:rPr>
              <w:t xml:space="preserve">increases enzyme activity, which speeds up respiration</w:t>
            </w:r>
            <w:del w:id="9215" w:author="Claude (AI) - proposed" w:date="2026-10-18T00:26:00Z">
              <w:r>
                <w:rPr>
                  <w:rFonts w:ascii="Arial" w:cs="Arial" w:eastAsia="Arial" w:hAnsi="Arial"/>
                  <w:b w:val="false"/>
                  <w:bCs w:val="false"/>
                  <w:i w:val="false"/>
                  <w:iCs w:val="false"/>
                  <w:color w:val="000000"/>
                  <w:sz w:val="18"/>
                  <w:szCs w:val="18"/>
                </w:rPr>
                <w:delText xml:space="preserve">, which produces more CO₂ — those are the bubbles we saw!</w:delText>
              </w:r>
            </w:del>
            <w:ins w:id="9216" w:author="Claude (AI) - proposed" w:date="2026-10-18T00:26:00Z">
              <w:r>
                <w:rPr>
                  <w:rFonts w:ascii="Arial" w:cs="Arial" w:eastAsia="Arial" w:hAnsi="Arial"/>
                  <w:b w:val="false"/>
                  <w:bCs w:val="false"/>
                  <w:i w:val="false"/>
                  <w:iCs w:val="false"/>
                  <w:color w:val="000000"/>
                  <w:sz w:val="18"/>
                  <w:szCs w:val="18"/>
                </w:rPr>
                <w:t xml:space="preserve"> and so CO₂ production. Is that what made the bubbles on the sukuma wiki leaf? It is a good hypothesis, but we tested yeast, not the leaf bubbles, so we say it MAY help explain them. A good answer sounds like: Warm water speeds up the enzymes of respiration, so cells may make CO₂ faster; I would test the leaf bubbles with limewater to be sure.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is a 'closing the loop' strategy — it explicitly requires students to use their new mechanistic knowledge (respiration, enzymes, temperature) to re-explain the original phenomenon, deepening the connection between evidence and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correct use of 'enzyme,' correct direction of the effect of temperature on enzyme activity, and explicit connection to CO₂ bubble production. Students who do not mention enzymes or temperature need targeted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zthjyoailu8uaaht959w">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mdvij31txyo7r73du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28o0kq5eyafxuzvjyk0">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f2i61bm78hlthaipq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rhp9pqa7esmlxbw1g4_h">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qo_g2xup8p2fayugy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ttptpdktzo3vdceqe5lv">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lrna2442k71_zba60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in their Part C explanation (Phase 3)? If fewer than 60% of students made the enzyme-temperature-rate connection, plan a brief enzyme activity review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218" w:author="Claude (AI) - proposed" w:date="2026-10-18T00:26:00Z"/>
              </w:rPr>
            </w:pPr>
            <w:ins w:id="9217" w:author="Claude (AI) - proposed" w:date="2026-10-18T00:26:00Z">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ins>
          </w:p>
          <w:p>
            <w:pPr>
              <w:keepNext w:val="false"/>
              <w:spacing w:after="40" w:before="0"/>
              <w:jc w:val="left"/>
              <w:rPr>
                <w:del w:id="9220" w:author="Claude (AI) - proposed" w:date="2026-10-18T00:26:00Z"/>
              </w:rPr>
            </w:pPr>
            <w:del w:id="9219" w:author="Claude (AI) - proposed" w:date="2026-10-18T00:26:00Z">
              <w:r>
                <w:rPr>
                  <w:rFonts w:ascii="Arial" w:cs="Arial" w:eastAsia="Arial" w:hAnsi="Arial"/>
                  <w:b w:val="false"/>
                  <w:bCs w:val="false"/>
                  <w:i w:val="false"/>
                  <w:iCs w:val="false"/>
                  <w:color w:val="000000"/>
                  <w:sz w:val="18"/>
                  <w:szCs w:val="18"/>
                </w:rPr>
                <w:delTex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w:t>
            </w:r>
            <w:del w:id="9221" w:author="Claude (AI) - proposed" w:date="2026-10-18T00:26:00Z">
              <w:r>
                <w:rPr>
                  <w:rFonts w:ascii="Arial" w:cs="Arial" w:eastAsia="Arial" w:hAnsi="Arial"/>
                  <w:b w:val="false"/>
                  <w:bCs w:val="false"/>
                  <w:i w:val="false"/>
                  <w:iCs w:val="false"/>
                  <w:color w:val="000000"/>
                  <w:sz w:val="18"/>
                  <w:szCs w:val="18"/>
                </w:rPr>
                <w:delText xml:space="preserve">were partly</w:delText>
              </w:r>
            </w:del>
            <w:ins w:id="9222" w:author="Claude (AI) - proposed" w:date="2026-10-18T00:26:00Z">
              <w:r>
                <w:rPr>
                  <w:rFonts w:ascii="Arial" w:cs="Arial" w:eastAsia="Arial" w:hAnsi="Arial"/>
                  <w:b w:val="false"/>
                  <w:bCs w:val="false"/>
                  <w:i w:val="false"/>
                  <w:iCs w:val="false"/>
                  <w:color w:val="000000"/>
                  <w:sz w:val="18"/>
                  <w:szCs w:val="18"/>
                </w:rPr>
                <w:t xml:space="preserve">may include some</w:t>
              </w:r>
            </w:ins>
            <w:r>
              <w:rPr>
                <w:rFonts w:ascii="Arial" w:cs="Arial" w:eastAsia="Arial" w:hAnsi="Arial"/>
                <w:b w:val="false"/>
                <w:bCs w:val="false"/>
                <w:i w:val="false"/>
                <w:iCs w:val="false"/>
                <w:color w:val="000000"/>
                <w:sz w:val="18"/>
                <w:szCs w:val="18"/>
              </w:rPr>
              <w:t xml:space="preserve"> CO₂ produced by cellular respiration in the leaf cells</w:t>
            </w:r>
            <w:del w:id="9223" w:author="Claude (AI) - proposed" w:date="2026-10-18T00:26:00Z">
              <w:r>
                <w:rPr>
                  <w:rFonts w:ascii="Arial" w:cs="Arial" w:eastAsia="Arial" w:hAnsi="Arial"/>
                  <w:b w:val="false"/>
                  <w:bCs w:val="false"/>
                  <w:i w:val="false"/>
                  <w:iCs w:val="false"/>
                  <w:color w:val="000000"/>
                  <w:sz w:val="18"/>
                  <w:szCs w:val="18"/>
                </w:rPr>
                <w:delText xml:space="preserve"> (in addition to oxygen from photosynthesis). Warm water increases enzyme activity in the</w:delText>
              </w:r>
            </w:del>
            <w:ins w:id="9224" w:author="Claude (AI) - proposed" w:date="2026-10-18T00:26:00Z">
              <w:r>
                <w:rPr>
                  <w:rFonts w:ascii="Arial" w:cs="Arial" w:eastAsia="Arial" w:hAnsi="Arial"/>
                  <w:b w:val="false"/>
                  <w:bCs w:val="false"/>
                  <w:i w:val="false"/>
                  <w:iCs w:val="false"/>
                  <w:color w:val="000000"/>
                  <w:sz w:val="18"/>
                  <w:szCs w:val="18"/>
                </w:rPr>
                <w:t xml:space="preserve">; the leaf bubbles were not tested, so this is a hypothesis. The yeast tubes showed that cells make CO₂ with and without oxygen. If warmth speeds up respiratory enzymes in</w:t>
              </w:r>
            </w:ins>
            <w:r>
              <w:rPr>
                <w:rFonts w:ascii="Arial" w:cs="Arial" w:eastAsia="Arial" w:hAnsi="Arial"/>
                <w:b w:val="false"/>
                <w:bCs w:val="false"/>
                <w:i w:val="false"/>
                <w:iCs w:val="false"/>
                <w:color w:val="000000"/>
                <w:sz w:val="18"/>
                <w:szCs w:val="18"/>
              </w:rPr>
              <w:t xml:space="preserve"> leaf cells, </w:t>
            </w:r>
            <w:del w:id="9225" w:author="Claude (AI) - proposed" w:date="2026-10-18T00:26:00Z">
              <w:r>
                <w:rPr>
                  <w:rFonts w:ascii="Arial" w:cs="Arial" w:eastAsia="Arial" w:hAnsi="Arial"/>
                  <w:b w:val="false"/>
                  <w:bCs w:val="false"/>
                  <w:i w:val="false"/>
                  <w:iCs w:val="false"/>
                  <w:color w:val="000000"/>
                  <w:sz w:val="18"/>
                  <w:szCs w:val="18"/>
                </w:rPr>
                <w:delText xml:space="preserve">which speeds up the rate of respiration, producing CO₂ more quickly — hence</w:delText>
              </w:r>
            </w:del>
            <w:ins w:id="9226" w:author="Claude (AI) - proposed" w:date="2026-10-18T00:26:00Z">
              <w:r>
                <w:rPr>
                  <w:rFonts w:ascii="Arial" w:cs="Arial" w:eastAsia="Arial" w:hAnsi="Arial"/>
                  <w:b w:val="false"/>
                  <w:bCs w:val="false"/>
                  <w:i w:val="false"/>
                  <w:iCs w:val="false"/>
                  <w:color w:val="000000"/>
                  <w:sz w:val="18"/>
                  <w:szCs w:val="18"/>
                </w:rPr>
                <w:t xml:space="preserve">CO₂ would be made faster, which could contribute to</w:t>
              </w:r>
            </w:ins>
            <w:r>
              <w:rPr>
                <w:rFonts w:ascii="Arial" w:cs="Arial" w:eastAsia="Arial" w:hAnsi="Arial"/>
                <w:b w:val="false"/>
                <w:bCs w:val="false"/>
                <w:i w:val="false"/>
                <w:iCs w:val="false"/>
                <w:color w:val="000000"/>
                <w:sz w:val="18"/>
                <w:szCs w:val="18"/>
              </w:rPr>
              <w:t xml:space="preserve"> more bubbles in warm water than in cold water. The CO₂ produced inside leaf cells diffuses out through the same stomata that regulate gaseous exchange, connecting the cellular (mitochondrion) level to the tissue (stomata) level of organisation.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ty8w_sbbx-ursh3vfdx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deuyhqlufltu0rzdy9e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28" w:author="Claude (AI) - proposed" w:date="2026-10-18T00:26:00Z"/>
              </w:rPr>
            </w:pPr>
            <w:ins w:id="9227" w:author="Claude (AI) - proposed" w:date="2026-10-18T00:26:00Z">
              <w:r>
                <w:rPr>
                  <w:rFonts w:ascii="Arial" w:cs="Arial" w:eastAsia="Arial" w:hAnsi="Arial"/>
                  <w:b w:val="false"/>
                  <w:bCs w:val="false"/>
                  <w:i w:val="false"/>
                  <w:iCs w:val="false"/>
                  <w:color w:val="000000"/>
                  <w:sz w:val="18"/>
                  <w:szCs w:val="18"/>
                </w:rPr>
                <w:t xml:space="preserve">How is respiration useful to plants?</w:t>
              </w:r>
            </w:ins>
          </w:p>
          <w:p>
            <w:pPr>
              <w:keepNext w:val="false"/>
              <w:spacing w:after="40" w:before="0"/>
              <w:jc w:val="left"/>
              <w:rPr>
                <w:del w:id="9230" w:author="Claude (AI) - proposed" w:date="2026-10-18T00:26:00Z"/>
              </w:rPr>
            </w:pPr>
            <w:del w:id="9229" w:author="Claude (AI) - proposed" w:date="2026-10-18T00:26:00Z">
              <w:r>
                <w:rPr>
                  <w:rFonts w:ascii="Arial" w:cs="Arial" w:eastAsia="Arial" w:hAnsi="Arial"/>
                  <w:b w:val="false"/>
                  <w:bCs w:val="false"/>
                  <w:i w:val="false"/>
                  <w:iCs w:val="false"/>
                  <w:color w:val="000000"/>
                  <w:sz w:val="18"/>
                  <w:szCs w:val="18"/>
                </w:rPr>
                <w:delText xml:space="preserve">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w:t>
            </w:r>
            <w:del w:id="9231" w:author="Claude (AI) - proposed" w:date="2026-10-18T00:26:00Z">
              <w:r>
                <w:rPr>
                  <w:rFonts w:ascii="Arial" w:cs="Arial" w:eastAsia="Arial" w:hAnsi="Arial"/>
                  <w:b w:val="false"/>
                  <w:bCs w:val="false"/>
                  <w:i w:val="false"/>
                  <w:iCs w:val="false"/>
                  <w:color w:val="000000"/>
                  <w:sz w:val="18"/>
                  <w:szCs w:val="18"/>
                </w:rPr>
                <w:delText xml:space="preserve">that plants produce CO₂ and consume O₂</w:delText>
              </w:r>
            </w:del>
            <w:ins w:id="9232" w:author="Claude (AI) - proposed" w:date="2026-10-18T00:26:00Z">
              <w:r>
                <w:rPr>
                  <w:rFonts w:ascii="Arial" w:cs="Arial" w:eastAsia="Arial" w:hAnsi="Arial"/>
                  <w:b w:val="false"/>
                  <w:bCs w:val="false"/>
                  <w:i w:val="false"/>
                  <w:iCs w:val="false"/>
                  <w:color w:val="000000"/>
                  <w:sz w:val="18"/>
                  <w:szCs w:val="18"/>
                </w:rPr>
                <w:t xml:space="preserve">(using yeast) that cells make CO₂ with and without oxygen</w:t>
              </w:r>
            </w:ins>
            <w:r>
              <w:rPr>
                <w:rFonts w:ascii="Arial" w:cs="Arial" w:eastAsia="Arial" w:hAnsi="Arial"/>
                <w:b w:val="false"/>
                <w:bCs w:val="false"/>
                <w:i w:val="false"/>
                <w:iCs w:val="false"/>
                <w:color w:val="000000"/>
                <w:sz w:val="18"/>
                <w:szCs w:val="18"/>
              </w:rPr>
              <w:t xml:space="preserve">,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sukuma wiki anchoring phenomenon alongside a related everyday context — the mandazi dough rising on Mama Wanjiku's counter — and connect it to the CO₂ bubble evidence gathered in Lessons 1–4.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both the mandazi phenomenon and the sukuma wiki bubbles from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tlogrqdvd3ygqz7hibck">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sjqogh1py2yl7p3el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6edf-e_ibhem-7aucsoq">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2i387qjkzzpgaihqmnn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nbh27u_1osavj7qteqns">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uc-kwr1y39xpewmce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8rqzamjcdgodpcslwjak">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wvg-a7bjoeedp8-dza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(20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Alcoholic Fermentation in Waterlogged Plant Roots — sukuma wiki roots in flooded soil produce ethanol and carbon dioxide. Groups of 4 rotate every 3 minutes. At each station, students record in their Evidence Table: Substrate used | Organism/agent | Products formed | Is oxygen present? | One economic or ecological benefit. PART B — Live Demo (10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(ethanol and carbon dioxide in waterlogged roots), prompt: 'How does this connect to the sukuma wiki leaves we submerged in Lesson 1? Could the roots of that plant also be doing something similar?'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4.'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ethanol and CO₂ as products from yeast (stations 2, 3 and 5) and from the waterlogged plant roots (station 6), lactic acid from the bacteria that sour uji (station 1), and methane from the biogas digester (station 4)? (b) Are students marking 'No' in the 'Is oxygen present?' column for all six stations?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mhtlwxikmolwuyicdqkn">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k1xtp80xmmtnx1wx42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yu5teeb604gwjkfvowau">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wwynqpm8iasokysmdsv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Comparison Matrix (</w:t>
            </w:r>
            <w:del w:id="9233" w:author="Claude (AI) - proposed" w:date="2026-10-18T00:26:00Z">
              <w:r>
                <w:rPr>
                  <w:rFonts w:ascii="Arial" w:cs="Arial" w:eastAsia="Arial" w:hAnsi="Arial"/>
                  <w:b w:val="false"/>
                  <w:bCs w:val="false"/>
                  <w:i w:val="false"/>
                  <w:iCs w:val="false"/>
                  <w:color w:val="000000"/>
                  <w:sz w:val="18"/>
                  <w:szCs w:val="18"/>
                </w:rPr>
                <w:delText xml:space="preserve">12</w:delText>
              </w:r>
            </w:del>
            <w:ins w:id="9234" w:author="Claude (AI) - proposed" w:date="2026-10-18T00:26:0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(8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w:t>
            </w:r>
            <w:del w:id="9235" w:author="Claude (AI) - proposed" w:date="2026-10-18T00:26:00Z">
              <w:r>
                <w:rPr>
                  <w:rFonts w:ascii="Arial" w:cs="Arial" w:eastAsia="Arial" w:hAnsi="Arial"/>
                  <w:b w:val="false"/>
                  <w:bCs w:val="false"/>
                  <w:i w:val="false"/>
                  <w:iCs w:val="false"/>
                  <w:color w:val="000000"/>
                  <w:sz w:val="18"/>
                  <w:szCs w:val="18"/>
                </w:rPr>
                <w:delText xml:space="preserve">lesson 2</w:delText>
              </w:r>
            </w:del>
            <w:ins w:id="9236" w:author="Claude (AI) - proposed" w:date="2026-10-18T00:26:00Z">
              <w:r>
                <w:rPr>
                  <w:rFonts w:ascii="Arial" w:cs="Arial" w:eastAsia="Arial" w:hAnsi="Arial"/>
                  <w:b w:val="false"/>
                  <w:bCs w:val="false"/>
                  <w:i w:val="false"/>
                  <w:iCs w:val="false"/>
                  <w:color w:val="000000"/>
                  <w:sz w:val="18"/>
                  <w:szCs w:val="18"/>
                </w:rPr>
                <w:t xml:space="preserve">Lesson 1</w:t>
              </w:r>
            </w:ins>
            <w:r>
              <w:rPr>
                <w:rFonts w:ascii="Arial" w:cs="Arial" w:eastAsia="Arial" w:hAnsi="Arial"/>
                <w:b w:val="false"/>
                <w:bCs w:val="false"/>
                <w:i w:val="false"/>
                <w:iCs w:val="false"/>
                <w:color w:val="000000"/>
                <w:sz w:val="18"/>
                <w:szCs w:val="18"/>
              </w:rPr>
              <w:t xml:space="preserve"> warm-water bubble data). Sentence 4 — Why does the same process happen in sukuma wiki roots when the soil is waterlogged? Sentence 5 — What is the trade-off — what does the plant/yeast lose by respiring anaerobically instead of aerobically? PART C — Real-World Application (</w:t>
            </w:r>
            <w:del w:id="9237" w:author="Claude (AI) - proposed" w:date="2026-10-18T00:26:00Z">
              <w:r>
                <w:rPr>
                  <w:rFonts w:ascii="Arial" w:cs="Arial" w:eastAsia="Arial" w:hAnsi="Arial"/>
                  <w:b w:val="false"/>
                  <w:bCs w:val="false"/>
                  <w:i w:val="false"/>
                  <w:iCs w:val="false"/>
                  <w:color w:val="000000"/>
                  <w:sz w:val="18"/>
                  <w:szCs w:val="18"/>
                </w:rPr>
                <w:delText xml:space="preserve">5 minutes</w:delText>
              </w:r>
            </w:del>
            <w:ins w:id="9238" w:author="Claude (AI) - proposed" w:date="2026-10-18T00:26:00Z">
              <w:r>
                <w:rPr>
                  <w:rFonts w:ascii="Arial" w:cs="Arial" w:eastAsia="Arial" w:hAnsi="Arial"/>
                  <w:b w:val="false"/>
                  <w:bCs w:val="false"/>
                  <w:i w:val="false"/>
                  <w:iCs w:val="false"/>
                  <w:color w:val="000000"/>
                  <w:sz w:val="18"/>
                  <w:szCs w:val="18"/>
                </w:rPr>
                <w:t xml:space="preserve">exit ticket, or homework if time runs out</w:t>
              </w:r>
            </w:ins>
            <w:r>
              <w:rPr>
                <w:rFonts w:ascii="Arial" w:cs="Arial" w:eastAsia="Arial" w:hAnsi="Arial"/>
                <w:b w:val="false"/>
                <w:bCs w:val="false"/>
                <w:i w:val="false"/>
                <w:iCs w:val="false"/>
                <w:color w:val="000000"/>
                <w:sz w:val="18"/>
                <w:szCs w:val="18"/>
              </w:rPr>
              <w:t xml:space="preserve">):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Comparison Matrix. Say: 'You have </w:t>
            </w:r>
            <w:del w:id="9239" w:author="Claude (AI) - proposed" w:date="2026-10-18T00:26:00Z">
              <w:r>
                <w:rPr>
                  <w:rFonts w:ascii="Arial" w:cs="Arial" w:eastAsia="Arial" w:hAnsi="Arial"/>
                  <w:b w:val="false"/>
                  <w:bCs w:val="false"/>
                  <w:i w:val="false"/>
                  <w:iCs w:val="false"/>
                  <w:color w:val="000000"/>
                  <w:sz w:val="18"/>
                  <w:szCs w:val="18"/>
                </w:rPr>
                <w:delText xml:space="preserve">12</w:delText>
              </w:r>
            </w:del>
            <w:ins w:id="9240" w:author="Claude (AI) - proposed" w:date="2026-10-18T00:26:0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Use only evidence — your Evidence Table, your notebooks, and the word equations from Lesson 4. If a cell is empty, write a question mark and circle it — those are the gaps we will discuss.' [Set </w:t>
            </w:r>
            <w:del w:id="9241" w:author="Claude (AI) - proposed" w:date="2026-10-18T00:26:00Z">
              <w:r>
                <w:rPr>
                  <w:rFonts w:ascii="Arial" w:cs="Arial" w:eastAsia="Arial" w:hAnsi="Arial"/>
                  <w:b w:val="false"/>
                  <w:bCs w:val="false"/>
                  <w:i w:val="false"/>
                  <w:iCs w:val="false"/>
                  <w:color w:val="000000"/>
                  <w:sz w:val="18"/>
                  <w:szCs w:val="18"/>
                </w:rPr>
                <w:delText xml:space="preserve">12</w:delText>
              </w:r>
            </w:del>
            <w:ins w:id="9242" w:author="Claude (AI) - proposed" w:date="2026-10-18T00:26:0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timer]. Circulate — target students who struggled in Phase 2. After 12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8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w:t>
            </w:r>
            <w:del w:id="9243" w:author="Claude (AI) - proposed" w:date="2026-10-18T00:26:00Z">
              <w:r>
                <w:rPr>
                  <w:rFonts w:ascii="Arial" w:cs="Arial" w:eastAsia="Arial" w:hAnsi="Arial"/>
                  <w:b w:val="false"/>
                  <w:bCs w:val="false"/>
                  <w:i w:val="false"/>
                  <w:iCs w:val="false"/>
                  <w:color w:val="000000"/>
                  <w:sz w:val="18"/>
                  <w:szCs w:val="18"/>
                </w:rPr>
                <w:delText xml:space="preserve">You have 5 minutes.' Cold-call one group per industry to share. Respond</w:delText>
              </w:r>
            </w:del>
            <w:ins w:id="9244" w:author="Claude (AI) - proposed" w:date="2026-10-18T00:26:00Z">
              <w:r>
                <w:rPr>
                  <w:rFonts w:ascii="Arial" w:cs="Arial" w:eastAsia="Arial" w:hAnsi="Arial"/>
                  <w:b w:val="false"/>
                  <w:bCs w:val="false"/>
                  <w:i w:val="false"/>
                  <w:iCs w:val="false"/>
                  <w:color w:val="000000"/>
                  <w:sz w:val="18"/>
                  <w:szCs w:val="18"/>
                </w:rPr>
                <w:t xml:space="preserve">Set this as the exit ticket (or homework) and collect it; when two statements are read aloud at the start of Lesson 6, respond</w:t>
              </w:r>
            </w:ins>
            <w:r>
              <w:rPr>
                <w:rFonts w:ascii="Arial" w:cs="Arial" w:eastAsia="Arial" w:hAnsi="Arial"/>
                <w:b w:val="false"/>
                <w:bCs w:val="false"/>
                <w:i w:val="false"/>
                <w:iCs w:val="false"/>
                <w:color w:val="000000"/>
                <w:sz w:val="18"/>
                <w:szCs w:val="18"/>
              </w:rPr>
              <w:t xml:space="preserve">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connects to the warm-water data from Lesson 1;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dzumerbs0jt9my_sdx5">
              <w:r>
                <w:rPr>
                  <w:rFonts w:ascii="Arial" w:cs="Arial" w:eastAsia="Arial" w:hAnsi="Arial"/>
                  <w:color w:val="2E75B6"/>
                  <w:sz w:val="16"/>
                  <w:szCs w:val="16"/>
                  <w:u w:val="single" w:color="2E75B6"/>
                </w:rPr>
                <w:t xml:space="preserve">Lactic acid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r7tywcytwpzqzjucv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lytmxgcyvlmuolypsi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22nrgpniwbd-wqymci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our next two lessons, you will design an investigation to answer one of them — specifically: How can we measure and compare CO₂ production in aerobic vs anaerobic conditions using yeast and a simple indicator system?' Connect explicitly: '</w:t>
            </w:r>
            <w:del w:id="9245" w:author="Claude (AI) - proposed" w:date="2026-10-18T00:26:00Z">
              <w:r>
                <w:rPr>
                  <w:rFonts w:ascii="Arial" w:cs="Arial" w:eastAsia="Arial" w:hAnsi="Arial"/>
                  <w:b w:val="false"/>
                  <w:bCs w:val="false"/>
                  <w:i w:val="false"/>
                  <w:iCs w:val="false"/>
                  <w:color w:val="000000"/>
                  <w:sz w:val="18"/>
                  <w:szCs w:val="18"/>
                </w:rPr>
                <w:delText xml:space="preserve">This is the same CO₂ that made</w:delText>
              </w:r>
            </w:del>
            <w:ins w:id="9246" w:author="Claude (AI) - proposed" w:date="2026-10-18T00:26:00Z">
              <w:r>
                <w:rPr>
                  <w:rFonts w:ascii="Arial" w:cs="Arial" w:eastAsia="Arial" w:hAnsi="Arial"/>
                  <w:b w:val="false"/>
                  <w:bCs w:val="false"/>
                  <w:i w:val="false"/>
                  <w:iCs w:val="false"/>
                  <w:color w:val="000000"/>
                  <w:sz w:val="18"/>
                  <w:szCs w:val="18"/>
                </w:rPr>
                <w:t xml:space="preserve">Yeast made CO₂ in a closed tube with no leaf at all. Could respiration CO₂ also be part of</w:t>
              </w:r>
            </w:ins>
            <w:r>
              <w:rPr>
                <w:rFonts w:ascii="Arial" w:cs="Arial" w:eastAsia="Arial" w:hAnsi="Arial"/>
                <w:b w:val="false"/>
                <w:bCs w:val="false"/>
                <w:i w:val="false"/>
                <w:iCs w:val="false"/>
                <w:color w:val="000000"/>
                <w:sz w:val="18"/>
                <w:szCs w:val="18"/>
              </w:rPr>
              <w:t xml:space="preserve"> the sukuma wiki bubbles </w:t>
            </w:r>
            <w:del w:id="9247" w:author="Claude (AI) - proposed" w:date="2026-10-18T00:26:00Z">
              <w:r>
                <w:rPr>
                  <w:rFonts w:ascii="Arial" w:cs="Arial" w:eastAsia="Arial" w:hAnsi="Arial"/>
                  <w:b w:val="false"/>
                  <w:bCs w:val="false"/>
                  <w:i w:val="false"/>
                  <w:iCs w:val="false"/>
                  <w:color w:val="000000"/>
                  <w:sz w:val="18"/>
                  <w:szCs w:val="18"/>
                </w:rPr>
                <w:delText xml:space="preserve">in Lesson 1 — now we are going to measure it</w:delText>
              </w:r>
            </w:del>
            <w:ins w:id="9248" w:author="Claude (AI) - proposed" w:date="2026-10-18T00:26:00Z">
              <w:r>
                <w:rPr>
                  <w:rFonts w:ascii="Arial" w:cs="Arial" w:eastAsia="Arial" w:hAnsi="Arial"/>
                  <w:b w:val="false"/>
                  <w:bCs w:val="false"/>
                  <w:i w:val="false"/>
                  <w:iCs w:val="false"/>
                  <w:color w:val="000000"/>
                  <w:sz w:val="18"/>
                  <w:szCs w:val="18"/>
                </w:rPr>
                <w:t xml:space="preserve">from Lesson 1? That is still only a hypothesis. Our project will measure CO₂ from fermenting yeast, and we will keep asking what the leaf bubbles really contain</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6e71_qu8mipz3p-ivn9p">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hi5pns2vg-exjvdtu_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onsqkaogoln_wkptnkb6">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1rqaxlafhau7et1fmz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 → pyruvate → (in absence of O₂) → ethanol + CO₂ (in yeast and plant roots) OR lactic acid (in bacteria and animal muscle),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w:t>
            </w:r>
            <w:del w:id="9249" w:author="Claude (AI) - proposed" w:date="2026-10-18T00:26:00Z">
              <w:r>
                <w:rPr>
                  <w:rFonts w:ascii="Arial" w:cs="Arial" w:eastAsia="Arial" w:hAnsi="Arial"/>
                  <w:b w:val="false"/>
                  <w:bCs w:val="false"/>
                  <w:i w:val="false"/>
                  <w:iCs w:val="false"/>
                  <w:color w:val="000000"/>
                  <w:sz w:val="18"/>
                  <w:szCs w:val="18"/>
                </w:rPr>
                <w:delText xml:space="preserve"> just as</w:delText>
              </w:r>
            </w:del>
            <w:ins w:id="9250" w:author="Claude (AI) - proposed" w:date="2026-10-18T00:26:00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CO₂ from aerobic leaf respiration </w:t>
            </w:r>
            <w:del w:id="9251" w:author="Claude (AI) - proposed" w:date="2026-10-18T00:26:00Z">
              <w:r>
                <w:rPr>
                  <w:rFonts w:ascii="Arial" w:cs="Arial" w:eastAsia="Arial" w:hAnsi="Arial"/>
                  <w:b w:val="false"/>
                  <w:bCs w:val="false"/>
                  <w:i w:val="false"/>
                  <w:iCs w:val="false"/>
                  <w:color w:val="000000"/>
                  <w:sz w:val="18"/>
                  <w:szCs w:val="18"/>
                </w:rPr>
                <w:delText xml:space="preserve">produced</w:delText>
              </w:r>
            </w:del>
            <w:ins w:id="9252" w:author="Claude (AI) - proposed" w:date="2026-10-18T00:26:00Z">
              <w:r>
                <w:rPr>
                  <w:rFonts w:ascii="Arial" w:cs="Arial" w:eastAsia="Arial" w:hAnsi="Arial"/>
                  <w:b w:val="false"/>
                  <w:bCs w:val="false"/>
                  <w:i w:val="false"/>
                  <w:iCs w:val="false"/>
                  <w:color w:val="000000"/>
                  <w:sz w:val="18"/>
                  <w:szCs w:val="18"/>
                </w:rPr>
                <w:t xml:space="preserve">may be part of the gas in</w:t>
              </w:r>
            </w:ins>
            <w:r>
              <w:rPr>
                <w:rFonts w:ascii="Arial" w:cs="Arial" w:eastAsia="Arial" w:hAnsi="Arial"/>
                <w:b w:val="false"/>
                <w:bCs w:val="false"/>
                <w:i w:val="false"/>
                <w:iCs w:val="false"/>
                <w:color w:val="000000"/>
                <w:sz w:val="18"/>
                <w:szCs w:val="18"/>
              </w:rPr>
              <w:t xml:space="preserve"> the sukuma wiki bubbles</w:t>
            </w:r>
            <w:ins w:id="9253" w:author="Claude (AI) - proposed" w:date="2026-10-18T00:26:00Z">
              <w:r>
                <w:rPr>
                  <w:rFonts w:ascii="Arial" w:cs="Arial" w:eastAsia="Arial" w:hAnsi="Arial"/>
                  <w:b w:val="false"/>
                  <w:bCs w:val="false"/>
                  <w:i w:val="false"/>
                  <w:iCs w:val="false"/>
                  <w:color w:val="000000"/>
                  <w:sz w:val="18"/>
                  <w:szCs w:val="18"/>
                </w:rPr>
                <w:t xml:space="preserve"> (not yet tested)</w:t>
              </w:r>
            </w:ins>
            <w:r>
              <w:rPr>
                <w:rFonts w:ascii="Arial" w:cs="Arial" w:eastAsia="Arial" w:hAnsi="Arial"/>
                <w:b w:val="false"/>
                <w:bCs w:val="false"/>
                <w:i w:val="false"/>
                <w:iCs w:val="false"/>
                <w:color w:val="000000"/>
                <w:sz w:val="18"/>
                <w:szCs w:val="18"/>
              </w:rPr>
              <w:t xml:space="preserve">.'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w:t>
            </w:r>
            <w:del w:id="9254" w:author="Claude (AI) - proposed" w:date="2026-10-18T00:26:00Z">
              <w:r>
                <w:rPr>
                  <w:rFonts w:ascii="Arial" w:cs="Arial" w:eastAsia="Arial" w:hAnsi="Arial"/>
                  <w:b w:val="false"/>
                  <w:bCs w:val="false"/>
                  <w:i w:val="false"/>
                  <w:iCs w:val="false"/>
                  <w:color w:val="000000"/>
                  <w:sz w:val="18"/>
                  <w:szCs w:val="18"/>
                </w:rPr>
                <w:delText xml:space="preserve">10</w:delText>
              </w:r>
            </w:del>
            <w:ins w:id="9255"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Your model must be able to explain both the mandazi dough AND the sukuma wiki bubbles by the time you finish.' [Set </w:t>
            </w:r>
            <w:del w:id="9256" w:author="Claude (AI) - proposed" w:date="2026-10-18T00:26:00Z">
              <w:r>
                <w:rPr>
                  <w:rFonts w:ascii="Arial" w:cs="Arial" w:eastAsia="Arial" w:hAnsi="Arial"/>
                  <w:b w:val="false"/>
                  <w:bCs w:val="false"/>
                  <w:i w:val="false"/>
                  <w:iCs w:val="false"/>
                  <w:color w:val="000000"/>
                  <w:sz w:val="18"/>
                  <w:szCs w:val="18"/>
                </w:rPr>
                <w:delText xml:space="preserve">10</w:delText>
              </w:r>
            </w:del>
            <w:ins w:id="9257"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w:t>
            </w:r>
            <w:del w:id="9258" w:author="Claude (AI) - proposed" w:date="2026-10-18T00:26:00Z">
              <w:r>
                <w:rPr>
                  <w:rFonts w:ascii="Arial" w:cs="Arial" w:eastAsia="Arial" w:hAnsi="Arial"/>
                  <w:b w:val="false"/>
                  <w:bCs w:val="false"/>
                  <w:i w:val="false"/>
                  <w:iCs w:val="false"/>
                  <w:color w:val="000000"/>
                  <w:sz w:val="18"/>
                  <w:szCs w:val="18"/>
                </w:rPr>
                <w:delText xml:space="preserve">10</w:delText>
              </w:r>
            </w:del>
            <w:ins w:id="9259"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the final evidence we need to fully answer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t>
            </w:r>
            <w:del w:id="9260" w:author="Claude (AI) - proposed" w:date="2026-10-18T00:26:00Z">
              <w:r>
                <w:rPr>
                  <w:rFonts w:ascii="Arial" w:cs="Arial" w:eastAsia="Arial" w:hAnsi="Arial"/>
                  <w:b w:val="false"/>
                  <w:bCs w:val="false"/>
                  <w:i w:val="false"/>
                  <w:iCs w:val="false"/>
                  <w:color w:val="000000"/>
                  <w:sz w:val="18"/>
                  <w:szCs w:val="18"/>
                </w:rPr>
                <w:delText xml:space="preserve">exactly as CO₂ produced during</w:delText>
              </w:r>
            </w:del>
            <w:ins w:id="9261" w:author="Claude (AI) - proposed" w:date="2026-10-18T00:26:00Z">
              <w:r>
                <w:rPr>
                  <w:rFonts w:ascii="Arial" w:cs="Arial" w:eastAsia="Arial" w:hAnsi="Arial"/>
                  <w:b w:val="false"/>
                  <w:bCs w:val="false"/>
                  <w:i w:val="false"/>
                  <w:iCs w:val="false"/>
                  <w:color w:val="000000"/>
                  <w:sz w:val="18"/>
                  <w:szCs w:val="18"/>
                </w:rPr>
                <w:t xml:space="preserve">while CO₂ from</w:t>
              </w:r>
            </w:ins>
            <w:r>
              <w:rPr>
                <w:rFonts w:ascii="Arial" w:cs="Arial" w:eastAsia="Arial" w:hAnsi="Arial"/>
                <w:b w:val="false"/>
                <w:bCs w:val="false"/>
                <w:i w:val="false"/>
                <w:iCs w:val="false"/>
                <w:color w:val="000000"/>
                <w:sz w:val="18"/>
                <w:szCs w:val="18"/>
              </w:rPr>
              <w:t xml:space="preserve"> aerobic respiration in sukuma wiki leaves </w:t>
            </w:r>
            <w:del w:id="9262" w:author="Claude (AI) - proposed" w:date="2026-10-18T00:26:00Z">
              <w:r>
                <w:rPr>
                  <w:rFonts w:ascii="Arial" w:cs="Arial" w:eastAsia="Arial" w:hAnsi="Arial"/>
                  <w:b w:val="false"/>
                  <w:bCs w:val="false"/>
                  <w:i w:val="false"/>
                  <w:iCs w:val="false"/>
                  <w:color w:val="000000"/>
                  <w:sz w:val="18"/>
                  <w:szCs w:val="18"/>
                </w:rPr>
                <w:delText xml:space="preserve">caused the bubbles observed</w:delText>
              </w:r>
            </w:del>
            <w:ins w:id="9263" w:author="Claude (AI) - proposed" w:date="2026-10-18T00:26:00Z">
              <w:r>
                <w:rPr>
                  <w:rFonts w:ascii="Arial" w:cs="Arial" w:eastAsia="Arial" w:hAnsi="Arial"/>
                  <w:b w:val="false"/>
                  <w:bCs w:val="false"/>
                  <w:i w:val="false"/>
                  <w:iCs w:val="false"/>
                  <w:color w:val="000000"/>
                  <w:sz w:val="18"/>
                  <w:szCs w:val="18"/>
                </w:rPr>
                <w:t xml:space="preserve">may contribute to the bubbles seen</w:t>
              </w:r>
            </w:ins>
            <w:r>
              <w:rPr>
                <w:rFonts w:ascii="Arial" w:cs="Arial" w:eastAsia="Arial" w:hAnsi="Arial"/>
                <w:b w:val="false"/>
                <w:bCs w:val="false"/>
                <w:i w:val="false"/>
                <w:iCs w:val="false"/>
                <w:color w:val="000000"/>
                <w:sz w:val="18"/>
                <w:szCs w:val="18"/>
              </w:rPr>
              <w:t xml:space="preserve"> in the anchoring phenomenon</w:t>
            </w:r>
            <w:ins w:id="9264" w:author="Claude (AI) - proposed" w:date="2026-10-18T00:26:00Z">
              <w:r>
                <w:rPr>
                  <w:rFonts w:ascii="Arial" w:cs="Arial" w:eastAsia="Arial" w:hAnsi="Arial"/>
                  <w:b w:val="false"/>
                  <w:bCs w:val="false"/>
                  <w:i w:val="false"/>
                  <w:iCs w:val="false"/>
                  <w:color w:val="000000"/>
                  <w:sz w:val="18"/>
                  <w:szCs w:val="18"/>
                </w:rPr>
                <w:t xml:space="preserve"> (a hypothesis not yet tested on the leaf)</w:t>
              </w:r>
            </w:ins>
            <w:r>
              <w:rPr>
                <w:rFonts w:ascii="Arial" w:cs="Arial" w:eastAsia="Arial" w:hAnsi="Arial"/>
                <w:b w:val="false"/>
                <w:bCs w:val="false"/>
                <w:i w:val="false"/>
                <w:iCs w:val="false"/>
                <w:color w:val="000000"/>
                <w:sz w:val="18"/>
                <w:szCs w:val="18"/>
              </w:rPr>
              <w:t xml:space="preserve">;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5smeibkljnwqtj4wo1e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zu1gduofcok3ldmo6zh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w:t>
            </w:r>
            <w:del w:id="9265" w:author="Claude (AI) - proposed" w:date="2026-10-18T00:26:00Z">
              <w:r>
                <w:rPr>
                  <w:rFonts w:ascii="Arial" w:cs="Arial" w:eastAsia="Arial" w:hAnsi="Arial"/>
                  <w:b w:val="false"/>
                  <w:bCs w:val="false"/>
                  <w:i w:val="false"/>
                  <w:iCs w:val="false"/>
                  <w:color w:val="000000"/>
                  <w:sz w:val="18"/>
                  <w:szCs w:val="18"/>
                </w:rPr>
                <w:delText xml:space="preserve">maize flour suspension</w:delText>
              </w:r>
            </w:del>
            <w:ins w:id="9266" w:author="Claude (AI) - proposed" w:date="2026-10-18T00:26:00Z">
              <w:r>
                <w:rPr>
                  <w:rFonts w:ascii="Arial" w:cs="Arial" w:eastAsia="Arial" w:hAnsi="Arial"/>
                  <w:b w:val="false"/>
                  <w:bCs w:val="false"/>
                  <w:i w:val="false"/>
                  <w:iCs w:val="false"/>
                  <w:color w:val="000000"/>
                  <w:sz w:val="18"/>
                  <w:szCs w:val="18"/>
                </w:rPr>
                <w:t xml:space="preserve">ordinary sugar</w:t>
              </w:r>
            </w:ins>
            <w:r>
              <w:rPr>
                <w:rFonts w:ascii="Arial" w:cs="Arial" w:eastAsia="Arial" w:hAnsi="Arial"/>
                <w:b w:val="false"/>
                <w:bCs w:val="false"/>
                <w:i w:val="false"/>
                <w:iCs w:val="false"/>
                <w:color w:val="000000"/>
                <w:sz w:val="18"/>
                <w:szCs w:val="18"/>
              </w:rPr>
              <w:t xml:space="preserve">,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267" w:author="Claude (AI) - proposed" w:date="2026-10-18T00:26:00Z">
              <w:r>
                <w:rPr>
                  <w:rFonts w:ascii="Arial" w:cs="Arial" w:eastAsia="Arial" w:hAnsi="Arial"/>
                  <w:b w:val="false"/>
                  <w:bCs w:val="false"/>
                  <w:i w:val="false"/>
                  <w:iCs w:val="false"/>
                  <w:color w:val="000000"/>
                  <w:sz w:val="18"/>
                  <w:szCs w:val="18"/>
                </w:rPr>
                <w:delText xml:space="preserve">do plants obtain energy from organic compounds through respiration? — specifically</w:delText>
              </w:r>
            </w:del>
            <w:ins w:id="9268" w:author="Claude (AI) - proposed" w:date="2026-10-18T00:26:00Z">
              <w:r>
                <w:rPr>
                  <w:rFonts w:ascii="Arial" w:cs="Arial" w:eastAsia="Arial" w:hAnsi="Arial"/>
                  <w:b w:val="false"/>
                  <w:bCs w:val="false"/>
                  <w:i w:val="false"/>
                  <w:iCs w:val="false"/>
                  <w:color w:val="000000"/>
                  <w:sz w:val="18"/>
                  <w:szCs w:val="18"/>
                </w:rPr>
                <w:t xml:space="preserve">is respiration useful to plants? Specifically</w:t>
              </w:r>
            </w:ins>
            <w:r>
              <w:rPr>
                <w:rFonts w:ascii="Arial" w:cs="Arial" w:eastAsia="Arial" w:hAnsi="Arial"/>
                <w:b w:val="false"/>
                <w:bCs w:val="false"/>
                <w:i w:val="false"/>
                <w:iCs w:val="false"/>
                <w:color w:val="000000"/>
                <w:sz w:val="18"/>
                <w:szCs w:val="18"/>
              </w:rPr>
              <w:t xml:space="preserve">,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later (Lesson 8) help them explain why the sukuma wiki leaves in the anchoring phenomenon produced more bubbles in warm water than in cold water — connecting enzyme kinetics to the observable phenomenon for the first time with numerical data.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69" w:author="Claude (AI) - proposed" w:date="2026-10-18T00:26:00Z">
              <w:r>
                <w:rPr>
                  <w:rFonts w:ascii="Arial" w:cs="Arial" w:eastAsia="Arial" w:hAnsi="Arial"/>
                  <w:b w:val="false"/>
                  <w:bCs w:val="false"/>
                  <w:i w:val="false"/>
                  <w:iCs w:val="false"/>
                  <w:color w:val="000000"/>
                  <w:sz w:val="18"/>
                  <w:szCs w:val="18"/>
                </w:rPr>
                <w:delText xml:space="preserve">Hot water (above 60</w:delText>
              </w:r>
            </w:del>
            <w:ins w:id="9270" w:author="Claude (AI) - proposed" w:date="2026-10-18T00:26:00Z">
              <w:r>
                <w:rPr>
                  <w:rFonts w:ascii="Arial" w:cs="Arial" w:eastAsia="Arial" w:hAnsi="Arial"/>
                  <w:b w:val="false"/>
                  <w:bCs w:val="false"/>
                  <w:i w:val="false"/>
                  <w:iCs w:val="false"/>
                  <w:color w:val="000000"/>
                  <w:sz w:val="18"/>
                  <w:szCs w:val="18"/>
                </w:rPr>
                <w:t xml:space="preserve">The teacher prepares all water baths before class (about 10, 37 and 55</w:t>
              </w:r>
            </w:ins>
            <w:r>
              <w:rPr>
                <w:rFonts w:ascii="Arial" w:cs="Arial" w:eastAsia="Arial" w:hAnsi="Arial"/>
                <w:b w:val="false"/>
                <w:bCs w:val="false"/>
                <w:i w:val="false"/>
                <w:iCs w:val="false"/>
                <w:color w:val="000000"/>
                <w:sz w:val="18"/>
                <w:szCs w:val="18"/>
              </w:rPr>
              <w:t xml:space="preserve"> degrees C) </w:t>
            </w:r>
            <w:del w:id="9271" w:author="Claude (AI) - proposed" w:date="2026-10-18T00:26:00Z">
              <w:r>
                <w:rPr>
                  <w:rFonts w:ascii="Arial" w:cs="Arial" w:eastAsia="Arial" w:hAnsi="Arial"/>
                  <w:b w:val="false"/>
                  <w:bCs w:val="false"/>
                  <w:i w:val="false"/>
                  <w:iCs w:val="false"/>
                  <w:color w:val="000000"/>
                  <w:sz w:val="18"/>
                  <w:szCs w:val="18"/>
                </w:rPr>
                <w:delText xml:space="preserve">must be handled by the teacher only. Students use warm water at 35 to 40 degrees C and cold water at approximately 10 degrees C</w:delText>
              </w:r>
            </w:del>
            <w:ins w:id="9272" w:author="Claude (AI) - proposed" w:date="2026-10-18T00:26:00Z">
              <w:r>
                <w:rPr>
                  <w:rFonts w:ascii="Arial" w:cs="Arial" w:eastAsia="Arial" w:hAnsi="Arial"/>
                  <w:b w:val="false"/>
                  <w:bCs w:val="false"/>
                  <w:i w:val="false"/>
                  <w:iCs w:val="false"/>
                  <w:color w:val="000000"/>
                  <w:sz w:val="18"/>
                  <w:szCs w:val="18"/>
                </w:rPr>
                <w:t xml:space="preserve">and pours any water above 50 degrees C; students must not carry or pour it themselves and use a cloth or tongs to lift the 55 degree C beaker</w:t>
              </w:r>
            </w:ins>
            <w:r>
              <w:rPr>
                <w:rFonts w:ascii="Arial" w:cs="Arial" w:eastAsia="Arial" w:hAnsi="Arial"/>
                <w:b w:val="false"/>
                <w:bCs w:val="false"/>
                <w:i w:val="false"/>
                <w:iCs w:val="false"/>
                <w:color w:val="000000"/>
                <w:sz w:val="18"/>
                <w:szCs w:val="18"/>
              </w:rPr>
              <w:t xml:space="preserve">.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glucose concentration (</w:t>
            </w:r>
            <w:del w:id="9273" w:author="Claude (AI) - proposed" w:date="2026-10-18T00:26:00Z">
              <w:r>
                <w:rPr>
                  <w:rFonts w:ascii="Arial" w:cs="Arial" w:eastAsia="Arial" w:hAnsi="Arial"/>
                  <w:b w:val="false"/>
                  <w:bCs w:val="false"/>
                  <w:i w:val="false"/>
                  <w:iCs w:val="false"/>
                  <w:color w:val="000000"/>
                  <w:sz w:val="18"/>
                  <w:szCs w:val="18"/>
                </w:rPr>
                <w:delText xml:space="preserve">dilute maize flour suspension, standard</w:delText>
              </w:r>
            </w:del>
            <w:ins w:id="9274" w:author="Claude (AI) - proposed" w:date="2026-10-18T00:26:0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sugar solution, </w:t>
            </w:r>
            <w:del w:id="9275" w:author="Claude (AI) - proposed" w:date="2026-10-18T00:26:00Z">
              <w:r>
                <w:rPr>
                  <w:rFonts w:ascii="Arial" w:cs="Arial" w:eastAsia="Arial" w:hAnsi="Arial"/>
                  <w:b w:val="false"/>
                  <w:bCs w:val="false"/>
                  <w:i w:val="false"/>
                  <w:iCs w:val="false"/>
                  <w:color w:val="000000"/>
                  <w:sz w:val="18"/>
                  <w:szCs w:val="18"/>
                </w:rPr>
                <w:delText xml:space="preserve">concentrated</w:delText>
              </w:r>
            </w:del>
            <w:ins w:id="9276" w:author="Claude (AI) - proposed" w:date="2026-10-18T00:26:00Z">
              <w:r>
                <w:rPr>
                  <w:rFonts w:ascii="Arial" w:cs="Arial" w:eastAsia="Arial" w:hAnsi="Arial"/>
                  <w:b w:val="false"/>
                  <w:bCs w:val="false"/>
                  <w:i w:val="false"/>
                  <w:iCs w:val="false"/>
                  <w:color w:val="000000"/>
                  <w:sz w:val="18"/>
                  <w:szCs w:val="18"/>
                </w:rPr>
                <w:t xml:space="preserve">10% sugar solution, undiluted</w:t>
              </w:r>
            </w:ins>
            <w:r>
              <w:rPr>
                <w:rFonts w:ascii="Arial" w:cs="Arial" w:eastAsia="Arial" w:hAnsi="Arial"/>
                <w:b w:val="false"/>
                <w:bCs w:val="false"/>
                <w:i w:val="false"/>
                <w:iCs w:val="false"/>
                <w:color w:val="000000"/>
                <w:sz w:val="18"/>
                <w:szCs w:val="18"/>
              </w:rPr>
              <w:t xml:space="preserve"> sugar-cane juice), and a third varies oxygen availability (</w:t>
            </w:r>
            <w:del w:id="9277" w:author="Claude (AI) - proposed" w:date="2026-10-18T00:26:00Z">
              <w:r>
                <w:rPr>
                  <w:rFonts w:ascii="Arial" w:cs="Arial" w:eastAsia="Arial" w:hAnsi="Arial"/>
                  <w:b w:val="false"/>
                  <w:bCs w:val="false"/>
                  <w:i w:val="false"/>
                  <w:iCs w:val="false"/>
                  <w:color w:val="000000"/>
                  <w:sz w:val="18"/>
                  <w:szCs w:val="18"/>
                </w:rPr>
                <w:delText xml:space="preserve">open beaker versus sealed bottle</w:delText>
              </w:r>
            </w:del>
            <w:ins w:id="9278" w:author="Claude (AI) - proposed" w:date="2026-10-18T00:26:00Z">
              <w:r>
                <w:rPr>
                  <w:rFonts w:ascii="Arial" w:cs="Arial" w:eastAsia="Arial" w:hAnsi="Arial"/>
                  <w:b w:val="false"/>
                  <w:bCs w:val="false"/>
                  <w:i w:val="false"/>
                  <w:iCs w:val="false"/>
                  <w:color w:val="000000"/>
                  <w:sz w:val="18"/>
                  <w:szCs w:val="18"/>
                </w:rPr>
                <w:t xml:space="preserve">air above the juice versus an oil layer that keeps air out</w:t>
              </w:r>
            </w:ins>
            <w:r>
              <w:rPr>
                <w:rFonts w:ascii="Arial" w:cs="Arial" w:eastAsia="Arial" w:hAnsi="Arial"/>
                <w:b w:val="false"/>
                <w:bCs w:val="false"/>
                <w:i w:val="false"/>
                <w:iCs w:val="false"/>
                <w:color w:val="000000"/>
                <w:sz w:val="18"/>
                <w:szCs w:val="18"/>
              </w:rPr>
              <w:t xml:space="preserve">).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_mh-utib-tjrd-gb-vlr">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5u3allxx78ggmym9oh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2ovqcotdodcquvxzwxrd">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lljexmrqtjg0no44rl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w:t>
            </w:r>
            <w:del w:id="9279" w:author="Claude (AI) - proposed" w:date="2026-10-18T00:26:00Z">
              <w:r>
                <w:rPr>
                  <w:rFonts w:ascii="Arial" w:cs="Arial" w:eastAsia="Arial" w:hAnsi="Arial"/>
                  <w:b w:val="false"/>
                  <w:bCs w:val="false"/>
                  <w:i w:val="false"/>
                  <w:iCs w:val="false"/>
                  <w:color w:val="000000"/>
                  <w:sz w:val="18"/>
                  <w:szCs w:val="18"/>
                </w:rPr>
                <w:delText xml:space="preserve">We now know those bubbles contain CO2 from respiration</w:delText>
              </w:r>
            </w:del>
            <w:ins w:id="9280" w:author="Claude (AI) - proposed" w:date="2026-10-18T00:26:00Z">
              <w:r>
                <w:rPr>
                  <w:rFonts w:ascii="Arial" w:cs="Arial" w:eastAsia="Arial" w:hAnsi="Arial"/>
                  <w:b w:val="false"/>
                  <w:bCs w:val="false"/>
                  <w:i w:val="false"/>
                  <w:iCs w:val="false"/>
                  <w:color w:val="000000"/>
                  <w:sz w:val="18"/>
                  <w:szCs w:val="18"/>
                </w:rPr>
                <w:t xml:space="preserve">Respiration CO2 may be part of those bubbles, though we have not tested that</w:t>
              </w:r>
            </w:ins>
            <w:r>
              <w:rPr>
                <w:rFonts w:ascii="Arial" w:cs="Arial" w:eastAsia="Arial" w:hAnsi="Arial"/>
                <w:b w:val="false"/>
                <w:bCs w:val="false"/>
                <w:i w:val="false"/>
                <w:iCs w:val="false"/>
                <w:color w:val="000000"/>
                <w:sz w:val="18"/>
                <w:szCs w:val="18"/>
              </w:rPr>
              <w:t xml:space="preserve">. But today I want to push further: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w:t>
            </w:r>
            <w:del w:id="9281" w:author="Claude (AI) - proposed" w:date="2026-10-18T00:26:00Z">
              <w:r>
                <w:rPr>
                  <w:rFonts w:ascii="Arial" w:cs="Arial" w:eastAsia="Arial" w:hAnsi="Arial"/>
                  <w:b w:val="false"/>
                  <w:bCs w:val="false"/>
                  <w:i w:val="false"/>
                  <w:iCs w:val="false"/>
                  <w:color w:val="000000"/>
                  <w:sz w:val="18"/>
                  <w:szCs w:val="18"/>
                </w:rPr>
                <w:delText xml:space="preserve">maize flour</w:delText>
              </w:r>
            </w:del>
            <w:ins w:id="9282" w:author="Claude (AI) - proposed" w:date="2026-10-18T00:26:00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qmmbyjtywpbs2wjcqgzm">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zsnru5p-lwqntascno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n9nf23ghnvnfnpjunsm">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1euwkktdofckcjzeps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10 degrees C with ice,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w:t>
            </w:r>
            <w:del w:id="9283" w:author="Claude (AI) - proposed" w:date="2026-10-18T00:26:00Z">
              <w:r>
                <w:rPr>
                  <w:rFonts w:ascii="Arial" w:cs="Arial" w:eastAsia="Arial" w:hAnsi="Arial"/>
                  <w:b w:val="false"/>
                  <w:bCs w:val="false"/>
                  <w:i w:val="false"/>
                  <w:iCs w:val="false"/>
                  <w:color w:val="000000"/>
                  <w:sz w:val="18"/>
                  <w:szCs w:val="18"/>
                </w:rPr>
                <w:delText xml:space="preserve">Glucose</w:delText>
              </w:r>
            </w:del>
            <w:ins w:id="9284" w:author="Claude (AI) - proposed" w:date="2026-10-18T00:26:00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Concentration Effect: Three identical bottles at room temperature containing (i) 100 mL of </w:t>
            </w:r>
            <w:del w:id="9285" w:author="Claude (AI) - proposed" w:date="2026-10-18T00:26:00Z">
              <w:r>
                <w:rPr>
                  <w:rFonts w:ascii="Arial" w:cs="Arial" w:eastAsia="Arial" w:hAnsi="Arial"/>
                  <w:b w:val="false"/>
                  <w:bCs w:val="false"/>
                  <w:i w:val="false"/>
                  <w:iCs w:val="false"/>
                  <w:color w:val="000000"/>
                  <w:sz w:val="18"/>
                  <w:szCs w:val="18"/>
                </w:rPr>
                <w:delText xml:space="preserve">thin maize flour suspension at 2% concentration</w:delText>
              </w:r>
            </w:del>
            <w:ins w:id="9286" w:author="Claude (AI) - proposed" w:date="2026-10-18T00:26:00Z">
              <w:r>
                <w:rPr>
                  <w:rFonts w:ascii="Arial" w:cs="Arial" w:eastAsia="Arial" w:hAnsi="Arial"/>
                  <w:b w:val="false"/>
                  <w:bCs w:val="false"/>
                  <w:i w:val="false"/>
                  <w:iCs w:val="false"/>
                  <w:color w:val="000000"/>
                  <w:sz w:val="18"/>
                  <w:szCs w:val="18"/>
                </w:rPr>
                <w:t xml:space="preserve">2% sugar solution (2 g sugar in 100 mL water)</w:t>
              </w:r>
            </w:ins>
            <w:r>
              <w:rPr>
                <w:rFonts w:ascii="Arial" w:cs="Arial" w:eastAsia="Arial" w:hAnsi="Arial"/>
                <w:b w:val="false"/>
                <w:bCs w:val="false"/>
                <w:i w:val="false"/>
                <w:iCs w:val="false"/>
                <w:color w:val="000000"/>
                <w:sz w:val="18"/>
                <w:szCs w:val="18"/>
              </w:rPr>
              <w:t xml:space="preserve">, (ii) 100 mL of 10% sugar solution, and (iii) 100 mL of undiluted sugar-cane juice at approximately 20% sugar</w:t>
            </w:r>
            <w:ins w:id="9287" w:author="Claude (AI) - proposed" w:date="2026-10-18T00:26:00Z">
              <w:r>
                <w:rPr>
                  <w:rFonts w:ascii="Arial" w:cs="Arial" w:eastAsia="Arial" w:hAnsi="Arial"/>
                  <w:b w:val="false"/>
                  <w:bCs w:val="false"/>
                  <w:i w:val="false"/>
                  <w:iCs w:val="false"/>
                  <w:color w:val="000000"/>
                  <w:sz w:val="18"/>
                  <w:szCs w:val="18"/>
                </w:rPr>
                <w:t xml:space="preserve"> (or a 20% sugar solution if cane juice is not available)</w:t>
              </w:r>
            </w:ins>
            <w:r>
              <w:rPr>
                <w:rFonts w:ascii="Arial" w:cs="Arial" w:eastAsia="Arial" w:hAnsi="Arial"/>
                <w:b w:val="false"/>
                <w:bCs w:val="false"/>
                <w:i w:val="false"/>
                <w:iCs w:val="false"/>
                <w:color w:val="000000"/>
                <w:sz w:val="18"/>
                <w:szCs w:val="18"/>
              </w:rPr>
              <w:t xml:space="preserve">. Each bottle has 5 g yeast. Groups count CO2 bubbles per minute for each concentration. STATION C — Oxygen Availability Effect: Two </w:t>
            </w:r>
            <w:del w:id="9288" w:author="Claude (AI) - proposed" w:date="2026-10-18T00:26:00Z">
              <w:r>
                <w:rPr>
                  <w:rFonts w:ascii="Arial" w:cs="Arial" w:eastAsia="Arial" w:hAnsi="Arial"/>
                  <w:b w:val="false"/>
                  <w:bCs w:val="false"/>
                  <w:i w:val="false"/>
                  <w:iCs w:val="false"/>
                  <w:color w:val="000000"/>
                  <w:sz w:val="18"/>
                  <w:szCs w:val="18"/>
                </w:rPr>
                <w:delText xml:space="preserve">setups</w:delText>
              </w:r>
            </w:del>
            <w:ins w:id="9289" w:author="Claude (AI) - proposed" w:date="2026-10-18T00:26:00Z">
              <w:r>
                <w:rPr>
                  <w:rFonts w:ascii="Arial" w:cs="Arial" w:eastAsia="Arial" w:hAnsi="Arial"/>
                  <w:b w:val="false"/>
                  <w:bCs w:val="false"/>
                  <w:i w:val="false"/>
                  <w:iCs w:val="false"/>
                  <w:color w:val="000000"/>
                  <w:sz w:val="18"/>
                  <w:szCs w:val="18"/>
                </w:rPr>
                <w:t xml:space="preserve">identical bottles</w:t>
              </w:r>
            </w:ins>
            <w:r>
              <w:rPr>
                <w:rFonts w:ascii="Arial" w:cs="Arial" w:eastAsia="Arial" w:hAnsi="Arial"/>
                <w:b w:val="false"/>
                <w:bCs w:val="false"/>
                <w:i w:val="false"/>
                <w:iCs w:val="false"/>
                <w:color w:val="000000"/>
                <w:sz w:val="18"/>
                <w:szCs w:val="18"/>
              </w:rPr>
              <w:t xml:space="preserve"> at 37 degrees C with 10% sugar-cane juice and 5 g yeast</w:t>
            </w:r>
            <w:ins w:id="9290" w:author="Claude (AI) - proposed" w:date="2026-10-18T00:26:00Z">
              <w:r>
                <w:rPr>
                  <w:rFonts w:ascii="Arial" w:cs="Arial" w:eastAsia="Arial" w:hAnsi="Arial"/>
                  <w:b w:val="false"/>
                  <w:bCs w:val="false"/>
                  <w:i w:val="false"/>
                  <w:iCs w:val="false"/>
                  <w:color w:val="000000"/>
                  <w:sz w:val="18"/>
                  <w:szCs w:val="18"/>
                </w:rPr>
                <w:t xml:space="preserve">, each sealed with a stopper and a tube whose end is under water</w:t>
              </w:r>
            </w:ins>
            <w:r>
              <w:rPr>
                <w:rFonts w:ascii="Arial" w:cs="Arial" w:eastAsia="Arial" w:hAnsi="Arial"/>
                <w:b w:val="false"/>
                <w:bCs w:val="false"/>
                <w:i w:val="false"/>
                <w:iCs w:val="false"/>
                <w:color w:val="000000"/>
                <w:sz w:val="18"/>
                <w:szCs w:val="18"/>
              </w:rPr>
              <w:t xml:space="preserve">. Setup 1 is </w:t>
            </w:r>
            <w:del w:id="9291" w:author="Claude (AI) - proposed" w:date="2026-10-18T00:26:00Z">
              <w:r>
                <w:rPr>
                  <w:rFonts w:ascii="Arial" w:cs="Arial" w:eastAsia="Arial" w:hAnsi="Arial"/>
                  <w:b w:val="false"/>
                  <w:bCs w:val="false"/>
                  <w:i w:val="false"/>
                  <w:iCs w:val="false"/>
                  <w:color w:val="000000"/>
                  <w:sz w:val="18"/>
                  <w:szCs w:val="18"/>
                </w:rPr>
                <w:delText xml:space="preserve">an open beaker stirred gently (aerobic</w:delText>
              </w:r>
            </w:del>
            <w:ins w:id="9292" w:author="Claude (AI) - proposed" w:date="2026-10-18T00:26:00Z">
              <w:r>
                <w:rPr>
                  <w:rFonts w:ascii="Arial" w:cs="Arial" w:eastAsia="Arial" w:hAnsi="Arial"/>
                  <w:b w:val="false"/>
                  <w:bCs w:val="false"/>
                  <w:i w:val="false"/>
                  <w:iCs w:val="false"/>
                  <w:color w:val="000000"/>
                  <w:sz w:val="18"/>
                  <w:szCs w:val="18"/>
                </w:rPr>
                <w:t xml:space="preserve">shaken briefly before sealing so that the air above the juice supplies oxygen (aerobic start</w:t>
              </w:r>
            </w:ins>
            <w:r>
              <w:rPr>
                <w:rFonts w:ascii="Arial" w:cs="Arial" w:eastAsia="Arial" w:hAnsi="Arial"/>
                <w:b w:val="false"/>
                <w:bCs w:val="false"/>
                <w:i w:val="false"/>
                <w:iCs w:val="false"/>
                <w:color w:val="000000"/>
                <w:sz w:val="18"/>
                <w:szCs w:val="18"/>
              </w:rPr>
              <w:t xml:space="preserve">). Setup 2 </w:t>
            </w:r>
            <w:del w:id="9293" w:author="Claude (AI) - proposed" w:date="2026-10-18T00:26:00Z">
              <w:r>
                <w:rPr>
                  <w:rFonts w:ascii="Arial" w:cs="Arial" w:eastAsia="Arial" w:hAnsi="Arial"/>
                  <w:b w:val="false"/>
                  <w:bCs w:val="false"/>
                  <w:i w:val="false"/>
                  <w:iCs w:val="false"/>
                  <w:color w:val="000000"/>
                  <w:sz w:val="18"/>
                  <w:szCs w:val="18"/>
                </w:rPr>
                <w:delText xml:space="preserve">is a sealed bottle with the tube submerged in water to create anaerobic conditions and prevent oxygen entry</w:delText>
              </w:r>
            </w:del>
            <w:ins w:id="9294" w:author="Claude (AI) - proposed" w:date="2026-10-18T00:26:00Z">
              <w:r>
                <w:rPr>
                  <w:rFonts w:ascii="Arial" w:cs="Arial" w:eastAsia="Arial" w:hAnsi="Arial"/>
                  <w:b w:val="false"/>
                  <w:bCs w:val="false"/>
                  <w:i w:val="false"/>
                  <w:iCs w:val="false"/>
                  <w:color w:val="000000"/>
                  <w:sz w:val="18"/>
                  <w:szCs w:val="18"/>
                </w:rPr>
                <w:t xml:space="preserve">has a 1 cm layer of cooking oil floated on the juice to keep air out (anaerobic)</w:t>
              </w:r>
            </w:ins>
            <w:r>
              <w:rPr>
                <w:rFonts w:ascii="Arial" w:cs="Arial" w:eastAsia="Arial" w:hAnsi="Arial"/>
                <w:b w:val="false"/>
                <w:bCs w:val="false"/>
                <w:i w:val="false"/>
                <w:iCs w:val="false"/>
                <w:color w:val="000000"/>
                <w:sz w:val="18"/>
                <w:szCs w:val="18"/>
              </w:rPr>
              <w:t xml:space="preserve">. Groups count CO2 bubbles per minute for both.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w:t>
            </w:r>
            <w:del w:id="9295" w:author="Claude (AI) - proposed" w:date="2026-10-18T00:26:00Z">
              <w:r>
                <w:rPr>
                  <w:rFonts w:ascii="Arial" w:cs="Arial" w:eastAsia="Arial" w:hAnsi="Arial"/>
                  <w:b w:val="false"/>
                  <w:bCs w:val="false"/>
                  <w:i w:val="false"/>
                  <w:iCs w:val="false"/>
                  <w:color w:val="000000"/>
                  <w:sz w:val="18"/>
                  <w:szCs w:val="18"/>
                </w:rPr>
                <w:delText xml:space="preserve">sealed</w:delText>
              </w:r>
            </w:del>
            <w:ins w:id="9296" w:author="Claude (AI) - proposed" w:date="2026-10-18T00:26:00Z">
              <w:r>
                <w:rPr>
                  <w:rFonts w:ascii="Arial" w:cs="Arial" w:eastAsia="Arial" w:hAnsi="Arial"/>
                  <w:b w:val="false"/>
                  <w:bCs w:val="false"/>
                  <w:i w:val="false"/>
                  <w:iCs w:val="false"/>
                  <w:color w:val="000000"/>
                  <w:sz w:val="18"/>
                  <w:szCs w:val="18"/>
                </w:rPr>
                <w:t xml:space="preserve">oil-covered</w:t>
              </w:r>
            </w:ins>
            <w:r>
              <w:rPr>
                <w:rFonts w:ascii="Arial" w:cs="Arial" w:eastAsia="Arial" w:hAnsi="Arial"/>
                <w:b w:val="false"/>
                <w:bCs w:val="false"/>
                <w:i w:val="false"/>
                <w:iCs w:val="false"/>
                <w:color w:val="000000"/>
                <w:sz w:val="18"/>
                <w:szCs w:val="18"/>
              </w:rPr>
              <w:t xml:space="preserve"> bottle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6bbpxa2o1jkkxmetp1z9">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4q9m456aea1zzv2xeu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791smvi4ocabn79ygggx">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hwlerumbqleimir_xtu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for each factor in their notebooks: a Claim sentence, an Evidence sentence citing their own data, and a Reasoning sentence linking evidence to enzyme activity.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w:t>
            </w:r>
            <w:ins w:id="9297" w:author="Claude (AI) - proposed" w:date="2026-10-18T00:26:00Z">
              <w:r>
                <w:rPr>
                  <w:rFonts w:ascii="Arial" w:cs="Arial" w:eastAsia="Arial" w:hAnsi="Arial"/>
                  <w:b w:val="false"/>
                  <w:bCs w:val="false"/>
                  <w:i w:val="false"/>
                  <w:iCs w:val="false"/>
                  <w:color w:val="000000"/>
                  <w:sz w:val="18"/>
                  <w:szCs w:val="18"/>
                </w:rPr>
                <w:t xml:space="preserve">Then add the limit: 'Yeast is our model. In the sukuma wiki leaf, warm water could also make the gas inside the leaf expand and dissolve less in the water, so more bubbles might appear for that reason too. Our tests did not separate these ideas.' </w:t>
              </w:r>
            </w:ins>
            <w:r>
              <w:rPr>
                <w:rFonts w:ascii="Arial" w:cs="Arial" w:eastAsia="Arial" w:hAnsi="Arial"/>
                <w:b w:val="false"/>
                <w:bCs w:val="false"/>
                <w:i w:val="false"/>
                <w:iCs w:val="false"/>
                <w:color w:val="000000"/>
                <w:sz w:val="18"/>
                <w:szCs w:val="18"/>
              </w:rPr>
              <w:t xml:space="preserve">For Station C, teacher asks: 'The </w:t>
            </w:r>
            <w:del w:id="9298" w:author="Claude (AI) - proposed" w:date="2026-10-18T00:26:00Z">
              <w:r>
                <w:rPr>
                  <w:rFonts w:ascii="Arial" w:cs="Arial" w:eastAsia="Arial" w:hAnsi="Arial"/>
                  <w:b w:val="false"/>
                  <w:bCs w:val="false"/>
                  <w:i w:val="false"/>
                  <w:iCs w:val="false"/>
                  <w:color w:val="000000"/>
                  <w:sz w:val="18"/>
                  <w:szCs w:val="18"/>
                </w:rPr>
                <w:delText xml:space="preserve">sealed</w:delText>
              </w:r>
            </w:del>
            <w:ins w:id="9299" w:author="Claude (AI) - proposed" w:date="2026-10-18T00:26:00Z">
              <w:r>
                <w:rPr>
                  <w:rFonts w:ascii="Arial" w:cs="Arial" w:eastAsia="Arial" w:hAnsi="Arial"/>
                  <w:b w:val="false"/>
                  <w:bCs w:val="false"/>
                  <w:i w:val="false"/>
                  <w:iCs w:val="false"/>
                  <w:color w:val="000000"/>
                  <w:sz w:val="18"/>
                  <w:szCs w:val="18"/>
                </w:rPr>
                <w:t xml:space="preserve">oil-covered</w:t>
              </w:r>
            </w:ins>
            <w:r>
              <w:rPr>
                <w:rFonts w:ascii="Arial" w:cs="Arial" w:eastAsia="Arial" w:hAnsi="Arial"/>
                <w:b w:val="false"/>
                <w:bCs w:val="false"/>
                <w:i w:val="false"/>
                <w:iCs w:val="false"/>
                <w:color w:val="000000"/>
                <w:sz w:val="18"/>
                <w:szCs w:val="18"/>
              </w:rPr>
              <w:t xml:space="preserve"> bottle produced MORE or FEWER bubbles than the </w:t>
            </w:r>
            <w:del w:id="9300" w:author="Claude (AI) - proposed" w:date="2026-10-18T00:26:00Z">
              <w:r>
                <w:rPr>
                  <w:rFonts w:ascii="Arial" w:cs="Arial" w:eastAsia="Arial" w:hAnsi="Arial"/>
                  <w:b w:val="false"/>
                  <w:bCs w:val="false"/>
                  <w:i w:val="false"/>
                  <w:iCs w:val="false"/>
                  <w:color w:val="000000"/>
                  <w:sz w:val="18"/>
                  <w:szCs w:val="18"/>
                </w:rPr>
                <w:delText xml:space="preserve">open beaker</w:delText>
              </w:r>
            </w:del>
            <w:ins w:id="9301" w:author="Claude (AI) - proposed" w:date="2026-10-18T00:26:00Z">
              <w:r>
                <w:rPr>
                  <w:rFonts w:ascii="Arial" w:cs="Arial" w:eastAsia="Arial" w:hAnsi="Arial"/>
                  <w:b w:val="false"/>
                  <w:bCs w:val="false"/>
                  <w:i w:val="false"/>
                  <w:iCs w:val="false"/>
                  <w:color w:val="000000"/>
                  <w:sz w:val="18"/>
                  <w:szCs w:val="18"/>
                </w:rPr>
                <w:t xml:space="preserve">shaken bottle</w:t>
              </w:r>
            </w:ins>
            <w:r>
              <w:rPr>
                <w:rFonts w:ascii="Arial" w:cs="Arial" w:eastAsia="Arial" w:hAnsi="Arial"/>
                <w:b w:val="false"/>
                <w:bCs w:val="false"/>
                <w:i w:val="false"/>
                <w:iCs w:val="false"/>
                <w:color w:val="000000"/>
                <w:sz w:val="18"/>
                <w:szCs w:val="18"/>
              </w:rPr>
              <w:t xml:space="preserve">.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w:t>
            </w:r>
            <w:del w:id="9302" w:author="Claude (AI) - proposed" w:date="2026-10-18T00:26:00Z">
              <w:r>
                <w:rPr>
                  <w:rFonts w:ascii="Arial" w:cs="Arial" w:eastAsia="Arial" w:hAnsi="Arial"/>
                  <w:b w:val="false"/>
                  <w:bCs w:val="false"/>
                  <w:i w:val="false"/>
                  <w:iCs w:val="false"/>
                  <w:color w:val="000000"/>
                  <w:sz w:val="18"/>
                  <w:szCs w:val="18"/>
                </w:rPr>
                <w:delText xml:space="preserve">a plant</w:delText>
              </w:r>
            </w:del>
            <w:ins w:id="9303" w:author="Claude (AI) - proposed" w:date="2026-10-18T00:26:00Z">
              <w:r>
                <w:rPr>
                  <w:rFonts w:ascii="Arial" w:cs="Arial" w:eastAsia="Arial" w:hAnsi="Arial"/>
                  <w:b w:val="false"/>
                  <w:bCs w:val="false"/>
                  <w:i w:val="false"/>
                  <w:iCs w:val="false"/>
                  <w:color w:val="000000"/>
                  <w:sz w:val="18"/>
                  <w:szCs w:val="18"/>
                </w:rPr>
                <w:t xml:space="preserve">not a plant,</w:t>
              </w:r>
            </w:ins>
            <w:r>
              <w:rPr>
                <w:rFonts w:ascii="Arial" w:cs="Arial" w:eastAsia="Arial" w:hAnsi="Arial"/>
                <w:b w:val="false"/>
                <w:bCs w:val="false"/>
                <w:i w:val="false"/>
                <w:iCs w:val="false"/>
                <w:color w:val="000000"/>
                <w:sz w:val="18"/>
                <w:szCs w:val="18"/>
              </w:rPr>
              <w:t xml:space="preserve"> so these results do not apply to sukuma wiki' — </w:t>
            </w:r>
            <w:del w:id="9304" w:author="Claude (AI) - proposed" w:date="2026-10-18T00:26:00Z">
              <w:r>
                <w:rPr>
                  <w:rFonts w:ascii="Arial" w:cs="Arial" w:eastAsia="Arial" w:hAnsi="Arial"/>
                  <w:b w:val="false"/>
                  <w:bCs w:val="false"/>
                  <w:i w:val="false"/>
                  <w:iCs w:val="false"/>
                  <w:color w:val="000000"/>
                  <w:sz w:val="18"/>
                  <w:szCs w:val="18"/>
                </w:rPr>
                <w:delText xml:space="preserve">address by connecting</w:delText>
              </w:r>
            </w:del>
            <w:ins w:id="9305" w:author="Claude (AI) - proposed" w:date="2026-10-18T00:26:00Z">
              <w:r>
                <w:rPr>
                  <w:rFonts w:ascii="Arial" w:cs="Arial" w:eastAsia="Arial" w:hAnsi="Arial"/>
                  <w:b w:val="false"/>
                  <w:bCs w:val="false"/>
                  <w:i w:val="false"/>
                  <w:iCs w:val="false"/>
                  <w:color w:val="000000"/>
                  <w:sz w:val="18"/>
                  <w:szCs w:val="18"/>
                </w:rPr>
                <w:t xml:space="preserve">say that yeast is a single-celled fungus, not a plant, which is why it is only a model: plant, animal and fungal cells all release energy by respiration, so the yeast results suggest what leaf cells do, but the leaf still has to be tested. Link back</w:t>
              </w:r>
            </w:ins>
            <w:r>
              <w:rPr>
                <w:rFonts w:ascii="Arial" w:cs="Arial" w:eastAsia="Arial" w:hAnsi="Arial"/>
                <w:b w:val="false"/>
                <w:bCs w:val="false"/>
                <w:i w:val="false"/>
                <w:iCs w:val="false"/>
                <w:color w:val="000000"/>
                <w:sz w:val="18"/>
                <w:szCs w:val="18"/>
              </w:rPr>
              <w:t xml:space="preserve"> to the anchoring phenomenon</w:t>
            </w:r>
            <w:del w:id="9306" w:author="Claude (AI) - proposed" w:date="2026-10-18T00:26:00Z">
              <w:r>
                <w:rPr>
                  <w:rFonts w:ascii="Arial" w:cs="Arial" w:eastAsia="Arial" w:hAnsi="Arial"/>
                  <w:b w:val="false"/>
                  <w:bCs w:val="false"/>
                  <w:i w:val="false"/>
                  <w:iCs w:val="false"/>
                  <w:color w:val="000000"/>
                  <w:sz w:val="18"/>
                  <w:szCs w:val="18"/>
                </w:rPr>
                <w:delText xml:space="preserve"> directly</w:delText>
              </w:r>
            </w:del>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tcfepdqhkhad3oaziwby">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e15k3ik9cmj7mrh9tu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hyv7rxgtvwceennxj8tm">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xegavi0ydng5bh6j0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helps explain the anchoring phenomenon because _____.'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can now be answered with enzyme kinetics evidence.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ayomzv5z3wfhln8xro60">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uuugrurjdigaf0ivmi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zk-i6zr1rr9kvoa65hxt">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bohxrzzvhef0x7gqqwc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1 and revised in Lessons 2,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w:t>
            </w:r>
            <w:del w:id="9307" w:author="Claude (AI) - proposed" w:date="2026-10-18T00:26:00Z">
              <w:r>
                <w:rPr>
                  <w:rFonts w:ascii="Arial" w:cs="Arial" w:eastAsia="Arial" w:hAnsi="Arial"/>
                  <w:b w:val="false"/>
                  <w:bCs w:val="false"/>
                  <w:i w:val="false"/>
                  <w:iCs w:val="false"/>
                  <w:color w:val="000000"/>
                  <w:sz w:val="18"/>
                  <w:szCs w:val="18"/>
                </w:rPr>
                <w:delText xml:space="preserve">the Kenyan coast, the Sahel</w:delText>
              </w:r>
            </w:del>
            <w:ins w:id="9308" w:author="Claude (AI) - proposed" w:date="2026-10-18T00:26:00Z">
              <w:r>
                <w:rPr>
                  <w:rFonts w:ascii="Arial" w:cs="Arial" w:eastAsia="Arial" w:hAnsi="Arial"/>
                  <w:b w:val="false"/>
                  <w:bCs w:val="false"/>
                  <w:i w:val="false"/>
                  <w:iCs w:val="false"/>
                  <w:color w:val="000000"/>
                  <w:sz w:val="18"/>
                  <w:szCs w:val="18"/>
                </w:rPr>
                <w:t xml:space="preserve">Turkana, the Rift Valley</w:t>
              </w:r>
            </w:ins>
            <w:r>
              <w:rPr>
                <w:rFonts w:ascii="Arial" w:cs="Arial" w:eastAsia="Arial" w:hAnsi="Arial"/>
                <w:b w:val="false"/>
                <w:bCs w:val="false"/>
                <w:i w:val="false"/>
                <w:iCs w:val="false"/>
                <w:color w:val="000000"/>
                <w:sz w:val="18"/>
                <w:szCs w:val="18"/>
              </w:rPr>
              <w:t xml:space="preserve">,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w:t>
            </w:r>
            <w:del w:id="9309" w:author="Claude (AI) - proposed" w:date="2026-10-18T00:26:00Z">
              <w:r>
                <w:rPr>
                  <w:rFonts w:ascii="Arial" w:cs="Arial" w:eastAsia="Arial" w:hAnsi="Arial"/>
                  <w:b w:val="false"/>
                  <w:bCs w:val="false"/>
                  <w:i w:val="false"/>
                  <w:iCs w:val="false"/>
                  <w:color w:val="000000"/>
                  <w:sz w:val="18"/>
                  <w:szCs w:val="18"/>
                </w:rPr>
                <w:delText xml:space="preserve">Station B maize flour suspension was too cloudy to count bubbles accurately</w:delText>
              </w:r>
            </w:del>
            <w:ins w:id="9310" w:author="Claude (AI) - proposed" w:date="2026-10-18T00:26:00Z">
              <w:r>
                <w:rPr>
                  <w:rFonts w:ascii="Arial" w:cs="Arial" w:eastAsia="Arial" w:hAnsi="Arial"/>
                  <w:b w:val="false"/>
                  <w:bCs w:val="false"/>
                  <w:i w:val="false"/>
                  <w:iCs w:val="false"/>
                  <w:color w:val="000000"/>
                  <w:sz w:val="18"/>
                  <w:szCs w:val="18"/>
                </w:rPr>
                <w:t xml:space="preserve">the cloudy sugar-cane juice at Station B made bubbles hard to count</w:t>
              </w:r>
            </w:ins>
            <w:r>
              <w:rPr>
                <w:rFonts w:ascii="Arial" w:cs="Arial" w:eastAsia="Arial" w:hAnsi="Arial"/>
                <w:b w:val="false"/>
                <w:bCs w:val="false"/>
                <w:i w:val="false"/>
                <w:iCs w:val="false"/>
                <w:color w:val="000000"/>
                <w:sz w:val="18"/>
                <w:szCs w:val="18"/>
              </w:rPr>
              <w:t xml:space="preserve">, plan to use clear sugar solutions of known concentrations</w:t>
            </w:r>
            <w:ins w:id="9311" w:author="Claude (AI) - proposed" w:date="2026-10-18T00:26:00Z">
              <w:r>
                <w:rPr>
                  <w:rFonts w:ascii="Arial" w:cs="Arial" w:eastAsia="Arial" w:hAnsi="Arial"/>
                  <w:b w:val="false"/>
                  <w:bCs w:val="false"/>
                  <w:i w:val="false"/>
                  <w:iCs w:val="false"/>
                  <w:color w:val="000000"/>
                  <w:sz w:val="18"/>
                  <w:szCs w:val="18"/>
                </w:rPr>
                <w:t xml:space="preserve"> for all three bottles</w:t>
              </w:r>
            </w:ins>
            <w:r>
              <w:rPr>
                <w:rFonts w:ascii="Arial" w:cs="Arial" w:eastAsia="Arial" w:hAnsi="Arial"/>
                <w:b w:val="false"/>
                <w:bCs w:val="false"/>
                <w:i w:val="false"/>
                <w:iCs w:val="false"/>
                <w:color w:val="000000"/>
                <w:sz w:val="18"/>
                <w:szCs w:val="18"/>
              </w:rPr>
              <w:t xml:space="preserve">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w:t>
            </w:r>
            <w:del w:id="9312" w:author="Claude (AI) - proposed" w:date="2026-10-18T00:26:00Z">
              <w:r>
                <w:rPr>
                  <w:rFonts w:ascii="Arial" w:cs="Arial" w:eastAsia="Arial" w:hAnsi="Arial"/>
                  <w:b w:val="false"/>
                  <w:bCs w:val="false"/>
                  <w:i w:val="false"/>
                  <w:iCs w:val="false"/>
                  <w:color w:val="000000"/>
                  <w:sz w:val="18"/>
                  <w:szCs w:val="18"/>
                </w:rPr>
                <w:delText xml:space="preserve">; increasing glucose concentration increased</w:delText>
              </w:r>
            </w:del>
            <w:ins w:id="9313" w:author="Claude (AI) - proposed" w:date="2026-10-18T00:26:00Z">
              <w:r>
                <w:rPr>
                  <w:rFonts w:ascii="Arial" w:cs="Arial" w:eastAsia="Arial" w:hAnsi="Arial"/>
                  <w:b w:val="false"/>
                  <w:bCs w:val="false"/>
                  <w:i w:val="false"/>
                  <w:iCs w:val="false"/>
                  <w:color w:val="000000"/>
                  <w:sz w:val="18"/>
                  <w:szCs w:val="18"/>
                </w:rPr>
                <w:t xml:space="preserve"> (at the hottest bath, 55°C, the rate usually falls again because the enzymes are damaged: record what you see); increasing sugar concentration increased the</w:t>
              </w:r>
            </w:ins>
            <w:r>
              <w:rPr>
                <w:rFonts w:ascii="Arial" w:cs="Arial" w:eastAsia="Arial" w:hAnsi="Arial"/>
                <w:b w:val="false"/>
                <w:bCs w:val="false"/>
                <w:i w:val="false"/>
                <w:iCs w:val="false"/>
                <w:color w:val="000000"/>
                <w:sz w:val="18"/>
                <w:szCs w:val="18"/>
              </w:rPr>
              <w:t xml:space="preserve"> bubble rate up to a point; </w:t>
            </w:r>
            <w:del w:id="9314" w:author="Claude (AI) - proposed" w:date="2026-10-18T00:26:00Z">
              <w:r>
                <w:rPr>
                  <w:rFonts w:ascii="Arial" w:cs="Arial" w:eastAsia="Arial" w:hAnsi="Arial"/>
                  <w:b w:val="false"/>
                  <w:bCs w:val="false"/>
                  <w:i w:val="false"/>
                  <w:iCs w:val="false"/>
                  <w:color w:val="000000"/>
                  <w:sz w:val="18"/>
                  <w:szCs w:val="18"/>
                </w:rPr>
                <w:delText xml:space="preserve">sealed anaerobic bottles produced rapid early bubble bursts but the rate declined quickly compared to open aerobic setups</w:delText>
              </w:r>
            </w:del>
            <w:ins w:id="9315" w:author="Claude (AI) - proposed" w:date="2026-10-18T00:26:00Z">
              <w:r>
                <w:rPr>
                  <w:rFonts w:ascii="Arial" w:cs="Arial" w:eastAsia="Arial" w:hAnsi="Arial"/>
                  <w:b w:val="false"/>
                  <w:bCs w:val="false"/>
                  <w:i w:val="false"/>
                  <w:iCs w:val="false"/>
                  <w:color w:val="000000"/>
                  <w:sz w:val="18"/>
                  <w:szCs w:val="18"/>
                </w:rPr>
                <w:t xml:space="preserve">the oil-covered (anaerobic) bottle still produced CO2 bubbles, at a rate similar to or lower than the aerobic bottle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316" w:author="Claude (AI) - proposed" w:date="2026-10-18T00:26:00Z">
              <w:r>
                <w:rPr>
                  <w:rFonts w:ascii="Arial" w:cs="Arial" w:eastAsia="Arial" w:hAnsi="Arial"/>
                  <w:b w:val="false"/>
                  <w:bCs w:val="false"/>
                  <w:i w:val="false"/>
                  <w:iCs w:val="false"/>
                  <w:color w:val="000000"/>
                  <w:sz w:val="18"/>
                  <w:szCs w:val="18"/>
                </w:rPr>
                <w:delTex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delText>
              </w:r>
            </w:del>
            <w:ins w:id="9317" w:author="Claude (AI) - proposed" w:date="2026-10-18T00:26:00Z">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ins>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8hka35py0fv9u059mwh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ywmkutvv6f4dfuel-l8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19" w:author="Claude (AI) - proposed" w:date="2026-10-18T00:26:00Z"/>
              </w:rPr>
            </w:pPr>
            <w:ins w:id="9318" w:author="Claude (AI) - proposed" w:date="2026-10-18T00:26:00Z">
              <w:r>
                <w:rPr>
                  <w:rFonts w:ascii="Arial" w:cs="Arial" w:eastAsia="Arial" w:hAnsi="Arial"/>
                  <w:b w:val="false"/>
                  <w:bCs w:val="false"/>
                  <w:i w:val="false"/>
                  <w:iCs w:val="false"/>
                  <w:color w:val="000000"/>
                  <w:sz w:val="18"/>
                  <w:szCs w:val="18"/>
                </w:rPr>
                <w:t xml:space="preserve">Why is gaseous exchange important to plants? How is respiration useful to plants?</w:t>
              </w:r>
            </w:ins>
          </w:p>
          <w:p>
            <w:pPr>
              <w:keepNext w:val="false"/>
              <w:spacing w:after="40" w:before="0"/>
              <w:jc w:val="left"/>
              <w:rPr>
                <w:del w:id="9321" w:author="Claude (AI) - proposed" w:date="2026-10-18T00:26:00Z"/>
              </w:rPr>
            </w:pPr>
            <w:del w:id="9320"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 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bubbles streaming from submerged sukuma wiki come from stomata and identified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jsuk4n60kiwer1-5iqh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9qzri8t69fawvos1ojt8">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fjjkjerpsxrlam7ivz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xuhtixtq4tapl2qu9kg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iikadbgayruowb1bpcrj">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yof5hn58cbxj8zkanm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w:t>
            </w:r>
            <w:del w:id="9322" w:author="Claude (AI) - proposed" w:date="2026-10-18T00:26:00Z">
              <w:r>
                <w:rPr>
                  <w:rFonts w:ascii="Arial" w:cs="Arial" w:eastAsia="Arial" w:hAnsi="Arial"/>
                  <w:b w:val="false"/>
                  <w:bCs w:val="false"/>
                  <w:i w:val="false"/>
                  <w:iCs w:val="false"/>
                  <w:color w:val="000000"/>
                  <w:sz w:val="18"/>
                  <w:szCs w:val="18"/>
                </w:rPr>
                <w:delText xml:space="preserve">After 15 minutes of station observation, groups rotate so</w:delText>
              </w:r>
            </w:del>
            <w:ins w:id="9323" w:author="Claude (AI) - proposed" w:date="2026-10-18T00:26:00Z">
              <w:r>
                <w:rPr>
                  <w:rFonts w:ascii="Arial" w:cs="Arial" w:eastAsia="Arial" w:hAnsi="Arial"/>
                  <w:b w:val="false"/>
                  <w:bCs w:val="false"/>
                  <w:i w:val="false"/>
                  <w:iCs w:val="false"/>
                  <w:color w:val="000000"/>
                  <w:sz w:val="18"/>
                  <w:szCs w:val="18"/>
                </w:rPr>
                <w:t xml:space="preserve">Groups spend 7 minutes at each station and rotate so that</w:t>
              </w:r>
            </w:ins>
            <w:r>
              <w:rPr>
                <w:rFonts w:ascii="Arial" w:cs="Arial" w:eastAsia="Arial" w:hAnsi="Arial"/>
                <w:b w:val="false"/>
                <w:bCs w:val="false"/>
                <w:i w:val="false"/>
                <w:iCs w:val="false"/>
                <w:color w:val="000000"/>
                <w:sz w:val="18"/>
                <w:szCs w:val="18"/>
              </w:rPr>
              <w:t xml:space="preserve"> each group observes all three plant types</w:t>
            </w:r>
            <w:ins w:id="9324" w:author="Claude (AI) - proposed" w:date="2026-10-18T00:26:00Z">
              <w:r>
                <w:rPr>
                  <w:rFonts w:ascii="Arial" w:cs="Arial" w:eastAsia="Arial" w:hAnsi="Arial"/>
                  <w:b w:val="false"/>
                  <w:bCs w:val="false"/>
                  <w:i w:val="false"/>
                  <w:iCs w:val="false"/>
                  <w:color w:val="000000"/>
                  <w:sz w:val="18"/>
                  <w:szCs w:val="18"/>
                </w:rPr>
                <w:t xml:space="preserve"> (about 21 minutes in total)</w:t>
              </w:r>
            </w:ins>
            <w:r>
              <w:rPr>
                <w:rFonts w:ascii="Arial" w:cs="Arial" w:eastAsia="Arial" w:hAnsi="Arial"/>
                <w:b w:val="false"/>
                <w:bCs w:val="false"/>
                <w:i w:val="false"/>
                <w:iCs w:val="false"/>
                <w:color w:val="000000"/>
                <w:sz w:val="18"/>
                <w:szCs w:val="18"/>
              </w:rPr>
              <w:t xml:space="preserve">. Groups record findings in their comparison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w:t>
            </w:r>
            <w:del w:id="9325" w:author="Claude (AI) - proposed" w:date="2026-10-18T00:26:00Z">
              <w:r>
                <w:rPr>
                  <w:rFonts w:ascii="Arial" w:cs="Arial" w:eastAsia="Arial" w:hAnsi="Arial"/>
                  <w:b w:val="false"/>
                  <w:bCs w:val="false"/>
                  <w:i w:val="false"/>
                  <w:iCs w:val="false"/>
                  <w:color w:val="000000"/>
                  <w:sz w:val="18"/>
                  <w:szCs w:val="18"/>
                </w:rPr>
                <w:delText xml:space="preserve">4–5</w:delText>
              </w:r>
            </w:del>
            <w:ins w:id="9326" w:author="Claude (AI) - proposed" w:date="2026-10-18T00:26:00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w:t>
            </w:r>
            <w:del w:id="9327" w:author="Claude (AI) - proposed" w:date="2026-10-18T00:26:00Z">
              <w:r>
                <w:rPr>
                  <w:rFonts w:ascii="Arial" w:cs="Arial" w:eastAsia="Arial" w:hAnsi="Arial"/>
                  <w:b w:val="false"/>
                  <w:bCs w:val="false"/>
                  <w:i w:val="false"/>
                  <w:iCs w:val="false"/>
                  <w:color w:val="000000"/>
                  <w:sz w:val="18"/>
                  <w:szCs w:val="18"/>
                </w:rPr>
                <w:delText xml:space="preserve">/abaxial</w:delText>
              </w:r>
            </w:del>
            <w:ins w:id="9328" w:author="Claude (AI) - proposed" w:date="2026-10-18T00:26:00Z">
              <w:r>
                <w:rPr>
                  <w:rFonts w:ascii="Arial" w:cs="Arial" w:eastAsia="Arial" w:hAnsi="Arial"/>
                  <w:b w:val="false"/>
                  <w:bCs w:val="false"/>
                  <w:i w:val="false"/>
                  <w:iCs w:val="false"/>
                  <w:color w:val="000000"/>
                  <w:sz w:val="18"/>
                  <w:szCs w:val="18"/>
                </w:rPr>
                <w:t xml:space="preserve"> (adaxial)</w:t>
              </w:r>
            </w:ins>
            <w:r>
              <w:rPr>
                <w:rFonts w:ascii="Arial" w:cs="Arial" w:eastAsia="Arial" w:hAnsi="Arial"/>
                <w:b w:val="false"/>
                <w:bCs w:val="false"/>
                <w:i w:val="false"/>
                <w:iCs w:val="false"/>
                <w:color w:val="000000"/>
                <w:sz w:val="18"/>
                <w:szCs w:val="18"/>
              </w:rPr>
              <w:t xml:space="preserve"> surface because that faces</w:t>
            </w:r>
            <w:ins w:id="9329" w:author="Claude (AI) - proposed" w:date="2026-10-18T00:26:00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air). Address these in Phase 3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__oefi0gsswv15xptgg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7rltvhw847wme8zb0mly">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py8hnciv8zx6y6tu3o7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yd24kzbgo2y3prvie3f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ztpdue4hlf2k8dpemh0v">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gfiirwwazarzm54b5y5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whether xerophytes do photosynthesis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w:t>
            </w:r>
            <w:del w:id="9330" w:author="Claude (AI) - proposed" w:date="2026-10-18T00:26:00Z">
              <w:r>
                <w:rPr>
                  <w:rFonts w:ascii="Arial" w:cs="Arial" w:eastAsia="Arial" w:hAnsi="Arial"/>
                  <w:b w:val="false"/>
                  <w:bCs w:val="false"/>
                  <w:i w:val="false"/>
                  <w:iCs w:val="false"/>
                  <w:color w:val="000000"/>
                  <w:sz w:val="18"/>
                  <w:szCs w:val="18"/>
                </w:rPr>
                <w:delText xml:space="preserve">to move to respiration content in Lessons 8–12</w:delText>
              </w:r>
            </w:del>
            <w:ins w:id="9331" w:author="Claude (AI) - proposed" w:date="2026-10-18T00:26:00Z">
              <w:r>
                <w:rPr>
                  <w:rFonts w:ascii="Arial" w:cs="Arial" w:eastAsia="Arial" w:hAnsi="Arial"/>
                  <w:b w:val="false"/>
                  <w:bCs w:val="false"/>
                  <w:i w:val="false"/>
                  <w:iCs w:val="false"/>
                  <w:color w:val="000000"/>
                  <w:sz w:val="18"/>
                  <w:szCs w:val="18"/>
                </w:rPr>
                <w:t xml:space="preserve">for the synthesis lesson (Lesson 8) and the project lessons (9 to 12)</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ymozko8_g48j9zuy-_i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usgjratanzdlydm83mkq">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_q6x42wfj0s7ylf9j0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10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 we will ask — now that we </w:t>
            </w:r>
            <w:del w:id="9332" w:author="Claude (AI) - proposed" w:date="2026-10-18T00:26:00Z">
              <w:r>
                <w:rPr>
                  <w:rFonts w:ascii="Arial" w:cs="Arial" w:eastAsia="Arial" w:hAnsi="Arial"/>
                  <w:b w:val="false"/>
                  <w:bCs w:val="false"/>
                  <w:i w:val="false"/>
                  <w:iCs w:val="false"/>
                  <w:color w:val="000000"/>
                  <w:sz w:val="18"/>
                  <w:szCs w:val="18"/>
                </w:rPr>
                <w:delText xml:space="preserve">understand HOW</w:delText>
              </w:r>
            </w:del>
            <w:ins w:id="9333" w:author="Claude (AI) - proposed" w:date="2026-10-18T00:26:00Z">
              <w:r>
                <w:rPr>
                  <w:rFonts w:ascii="Arial" w:cs="Arial" w:eastAsia="Arial" w:hAnsi="Arial"/>
                  <w:b w:val="false"/>
                  <w:bCs w:val="false"/>
                  <w:i w:val="false"/>
                  <w:iCs w:val="false"/>
                  <w:color w:val="000000"/>
                  <w:sz w:val="18"/>
                  <w:szCs w:val="18"/>
                </w:rPr>
                <w:t xml:space="preserve">know how</w:t>
              </w:r>
            </w:ins>
            <w:r>
              <w:rPr>
                <w:rFonts w:ascii="Arial" w:cs="Arial" w:eastAsia="Arial" w:hAnsi="Arial"/>
                <w:b w:val="false"/>
                <w:bCs w:val="false"/>
                <w:i w:val="false"/>
                <w:iCs w:val="false"/>
                <w:color w:val="000000"/>
                <w:sz w:val="18"/>
                <w:szCs w:val="18"/>
              </w:rPr>
              <w:t xml:space="preserve"> gases move in and out of plants</w:t>
            </w:r>
            <w:del w:id="9334" w:author="Claude (AI) - proposed" w:date="2026-10-18T00:26:00Z">
              <w:r>
                <w:rPr>
                  <w:rFonts w:ascii="Arial" w:cs="Arial" w:eastAsia="Arial" w:hAnsi="Arial"/>
                  <w:b w:val="false"/>
                  <w:bCs w:val="false"/>
                  <w:i w:val="false"/>
                  <w:iCs w:val="false"/>
                  <w:color w:val="000000"/>
                  <w:sz w:val="18"/>
                  <w:szCs w:val="18"/>
                </w:rPr>
                <w:delText xml:space="preserve">, what happens to those gases INSIDE the cell? That is where respiration begins.</w:delText>
              </w:r>
            </w:del>
            <w:ins w:id="9335" w:author="Claude (AI) - proposed" w:date="2026-10-18T00:26:00Z">
              <w:r>
                <w:rPr>
                  <w:rFonts w:ascii="Arial" w:cs="Arial" w:eastAsia="Arial" w:hAnsi="Arial"/>
                  <w:b w:val="false"/>
                  <w:bCs w:val="false"/>
                  <w:i w:val="false"/>
                  <w:iCs w:val="false"/>
                  <w:color w:val="000000"/>
                  <w:sz w:val="18"/>
                  <w:szCs w:val="18"/>
                </w:rPr>
                <w:t xml:space="preserve"> and how cells release energy by respiration, how do photosynthesis, gas exchange and respiration fit together as one system in the sukuma wiki plant?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w:t>
            </w:r>
            <w:del w:id="9336" w:author="Claude (AI) - proposed" w:date="2026-10-18T00:26:00Z">
              <w:r>
                <w:rPr>
                  <w:rFonts w:ascii="Arial" w:cs="Arial" w:eastAsia="Arial" w:hAnsi="Arial"/>
                  <w:b w:val="false"/>
                  <w:bCs w:val="false"/>
                  <w:i w:val="false"/>
                  <w:iCs w:val="false"/>
                  <w:color w:val="000000"/>
                  <w:sz w:val="18"/>
                  <w:szCs w:val="18"/>
                </w:rPr>
                <w:delText xml:space="preserve">cellular respiration content</w:delText>
              </w:r>
            </w:del>
            <w:ins w:id="9337" w:author="Claude (AI) - proposed" w:date="2026-10-18T00:26:00Z">
              <w:r>
                <w:rPr>
                  <w:rFonts w:ascii="Arial" w:cs="Arial" w:eastAsia="Arial" w:hAnsi="Arial"/>
                  <w:b w:val="false"/>
                  <w:bCs w:val="false"/>
                  <w:i w:val="false"/>
                  <w:iCs w:val="false"/>
                  <w:color w:val="000000"/>
                  <w:sz w:val="18"/>
                  <w:szCs w:val="18"/>
                </w:rPr>
                <w:t xml:space="preserve">the synthesis and project work</w:t>
              </w:r>
            </w:ins>
            <w:r>
              <w:rPr>
                <w:rFonts w:ascii="Arial" w:cs="Arial" w:eastAsia="Arial" w:hAnsi="Arial"/>
                <w:b w:val="false"/>
                <w:bCs w:val="false"/>
                <w:i w:val="false"/>
                <w:iCs w:val="false"/>
                <w:color w:val="000000"/>
                <w:sz w:val="18"/>
                <w:szCs w:val="18"/>
              </w:rPr>
              <w:t xml:space="preserve">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w:t>
            </w:r>
            <w:del w:id="9338" w:author="Claude (AI) - proposed" w:date="2026-10-18T00:26:00Z">
              <w:r>
                <w:rPr>
                  <w:rFonts w:ascii="Arial" w:cs="Arial" w:eastAsia="Arial" w:hAnsi="Arial"/>
                  <w:b w:val="false"/>
                  <w:bCs w:val="false"/>
                  <w:i w:val="false"/>
                  <w:iCs w:val="false"/>
                  <w:color w:val="000000"/>
                  <w:sz w:val="18"/>
                  <w:szCs w:val="18"/>
                </w:rPr>
                <w:delText xml:space="preserve">transition to cellular respiration in Lessons 8</w:delText>
              </w:r>
            </w:del>
            <w:ins w:id="9339" w:author="Claude (AI) - proposed" w:date="2026-10-18T00:26:00Z">
              <w:r>
                <w:rPr>
                  <w:rFonts w:ascii="Arial" w:cs="Arial" w:eastAsia="Arial" w:hAnsi="Arial"/>
                  <w:b w:val="false"/>
                  <w:bCs w:val="false"/>
                  <w:i w:val="false"/>
                  <w:iCs w:val="false"/>
                  <w:color w:val="000000"/>
                  <w:sz w:val="18"/>
                  <w:szCs w:val="18"/>
                </w:rPr>
                <w:t xml:space="preserve">synthesis of photosynthesis, gas exchange and respiration in Lesson 8 and the project in Lessons 9</w:t>
              </w:r>
            </w:ins>
            <w:r>
              <w:rPr>
                <w:rFonts w:ascii="Arial" w:cs="Arial" w:eastAsia="Arial" w:hAnsi="Arial"/>
                <w:b w:val="false"/>
                <w:bCs w:val="false"/>
                <w:i w:val="false"/>
                <w:iCs w:val="false"/>
                <w:color w:val="000000"/>
                <w:sz w:val="18"/>
                <w:szCs w:val="18"/>
              </w:rPr>
              <w:t xml:space="preserve">–12.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xrd1gmtwafjsho-64di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cyhx66wj_qtj-0trdkd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40" w:author="Claude (AI) - proposed" w:date="2026-10-18T00:26:00Z">
              <w:r>
                <w:rPr>
                  <w:rFonts w:ascii="Arial" w:cs="Arial" w:eastAsia="Arial" w:hAnsi="Arial"/>
                  <w:b w:val="false"/>
                  <w:bCs w:val="false"/>
                  <w:i w:val="false"/>
                  <w:iCs w:val="false"/>
                  <w:color w:val="000000"/>
                  <w:sz w:val="18"/>
                  <w:szCs w:val="18"/>
                </w:rPr>
                <w:delText xml:space="preserve">How do</w:delText>
              </w:r>
            </w:del>
            <w:ins w:id="9341" w:author="Claude (AI) - proposed" w:date="2026-10-18T00:26:00Z">
              <w:r>
                <w:rPr>
                  <w:rFonts w:ascii="Arial" w:cs="Arial" w:eastAsia="Arial" w:hAnsi="Arial"/>
                  <w:b w:val="false"/>
                  <w:bCs w:val="false"/>
                  <w:i w:val="false"/>
                  <w:iCs w:val="false"/>
                  <w:color w:val="000000"/>
                  <w:sz w:val="18"/>
                  <w:szCs w:val="18"/>
                </w:rPr>
                <w:t xml:space="preserve">Why is gaseous exchange important to plants? How is respiration useful to plants? (Focus today: how</w:t>
              </w:r>
            </w:ins>
            <w:r>
              <w:rPr>
                <w:rFonts w:ascii="Arial" w:cs="Arial" w:eastAsia="Arial" w:hAnsi="Arial"/>
                <w:b w:val="false"/>
                <w:bCs w:val="false"/>
                <w:i w:val="false"/>
                <w:iCs w:val="false"/>
                <w:color w:val="000000"/>
                <w:sz w:val="18"/>
                <w:szCs w:val="18"/>
              </w:rPr>
              <w:t xml:space="preserve"> photosynthesis, gaseous exchange</w:t>
            </w:r>
            <w:del w:id="9342" w:author="Claude (AI) - proposed" w:date="2026-10-18T00:26:00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respiration work together as </w:t>
            </w:r>
            <w:del w:id="9343" w:author="Claude (AI) - proposed" w:date="2026-10-18T00:26:00Z">
              <w:r>
                <w:rPr>
                  <w:rFonts w:ascii="Arial" w:cs="Arial" w:eastAsia="Arial" w:hAnsi="Arial"/>
                  <w:b w:val="false"/>
                  <w:bCs w:val="false"/>
                  <w:i w:val="false"/>
                  <w:iCs w:val="false"/>
                  <w:color w:val="000000"/>
                  <w:sz w:val="18"/>
                  <w:szCs w:val="18"/>
                </w:rPr>
                <w:delText xml:space="preserve">a</w:delText>
              </w:r>
            </w:del>
            <w:ins w:id="9344" w:author="Claude (AI) - proposed" w:date="2026-10-18T00:26:00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system to sustain plant life</w:t>
            </w:r>
            <w:del w:id="9345" w:author="Claude (AI) - proposed" w:date="2026-10-18T00:26:00Z">
              <w:r>
                <w:rPr>
                  <w:rFonts w:ascii="Arial" w:cs="Arial" w:eastAsia="Arial" w:hAnsi="Arial"/>
                  <w:b w:val="false"/>
                  <w:bCs w:val="false"/>
                  <w:i w:val="false"/>
                  <w:iCs w:val="false"/>
                  <w:color w:val="000000"/>
                  <w:sz w:val="18"/>
                  <w:szCs w:val="18"/>
                </w:rPr>
                <w:delText xml:space="preserve">?</w:delText>
              </w:r>
            </w:del>
            <w:ins w:id="9346" w:author="Claude (AI) - proposed" w:date="2026-10-18T00:26:00Z">
              <w:r>
                <w:rPr>
                  <w:rFonts w:ascii="Arial" w:cs="Arial" w:eastAsia="Arial" w:hAnsi="Arial"/>
                  <w:b w:val="false"/>
                  <w:bCs w:val="false"/>
                  <w:i w:val="false"/>
                  <w:iCs w:val="false"/>
                  <w:color w:val="000000"/>
                  <w:sz w:val="18"/>
                  <w:szCs w:val="18"/>
                </w:rPr>
                <w:t xml:space="preserv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 the bubbles streaming from Mwalimu Njoroge's sukuma wiki leaves </w:t>
            </w:r>
            <w:del w:id="9347" w:author="Claude (AI) - proposed" w:date="2026-10-18T00:26:00Z">
              <w:r>
                <w:rPr>
                  <w:rFonts w:ascii="Arial" w:cs="Arial" w:eastAsia="Arial" w:hAnsi="Arial"/>
                  <w:b w:val="false"/>
                  <w:bCs w:val="false"/>
                  <w:i w:val="false"/>
                  <w:iCs w:val="false"/>
                  <w:color w:val="000000"/>
                  <w:sz w:val="18"/>
                  <w:szCs w:val="18"/>
                </w:rPr>
                <w:delText xml:space="preserve">are now fully explainable as an</w:delText>
              </w:r>
            </w:del>
            <w:ins w:id="9348" w:author="Claude (AI) - proposed" w:date="2026-10-18T00:26:00Z">
              <w:r>
                <w:rPr>
                  <w:rFonts w:ascii="Arial" w:cs="Arial" w:eastAsia="Arial" w:hAnsi="Arial"/>
                  <w:b w:val="false"/>
                  <w:bCs w:val="false"/>
                  <w:i w:val="false"/>
                  <w:iCs w:val="false"/>
                  <w:color w:val="000000"/>
                  <w:sz w:val="18"/>
                  <w:szCs w:val="18"/>
                </w:rPr>
                <w:t xml:space="preserve">can now be explained as the likely</w:t>
              </w:r>
            </w:ins>
            <w:r>
              <w:rPr>
                <w:rFonts w:ascii="Arial" w:cs="Arial" w:eastAsia="Arial" w:hAnsi="Arial"/>
                <w:b w:val="false"/>
                <w:bCs w:val="false"/>
                <w:i w:val="false"/>
                <w:iCs w:val="false"/>
                <w:color w:val="000000"/>
                <w:sz w:val="18"/>
                <w:szCs w:val="18"/>
              </w:rPr>
              <w:t xml:space="preserve"> output of a coordinated system — photosynthesis producing O₂ and glucose</w:t>
            </w:r>
            <w:ins w:id="9349" w:author="Claude (AI) - proposed" w:date="2026-10-18T00:26:00Z">
              <w:r>
                <w:rPr>
                  <w:rFonts w:ascii="Arial" w:cs="Arial" w:eastAsia="Arial" w:hAnsi="Arial"/>
                  <w:b w:val="false"/>
                  <w:bCs w:val="false"/>
                  <w:i w:val="false"/>
                  <w:iCs w:val="false"/>
                  <w:color w:val="000000"/>
                  <w:sz w:val="18"/>
                  <w:szCs w:val="18"/>
                </w:rPr>
                <w:t xml:space="preserve"> (in light)</w:t>
              </w:r>
            </w:ins>
            <w:r>
              <w:rPr>
                <w:rFonts w:ascii="Arial" w:cs="Arial" w:eastAsia="Arial" w:hAnsi="Arial"/>
                <w:b w:val="false"/>
                <w:bCs w:val="false"/>
                <w:i w:val="false"/>
                <w:iCs w:val="false"/>
                <w:color w:val="000000"/>
                <w:sz w:val="18"/>
                <w:szCs w:val="18"/>
              </w:rPr>
              <w:t xml:space="preserve">, gaseous exchange structures regulating movement of CO₂ and O₂ in and out of leaves, and respiration consuming glucose and O₂ to release ATP, CO₂, and water</w:t>
            </w:r>
            <w:ins w:id="9350" w:author="Claude (AI) - proposed" w:date="2026-10-18T00:26:00Z">
              <w:r>
                <w:rPr>
                  <w:rFonts w:ascii="Arial" w:cs="Arial" w:eastAsia="Arial" w:hAnsi="Arial"/>
                  <w:b w:val="false"/>
                  <w:bCs w:val="false"/>
                  <w:i w:val="false"/>
                  <w:iCs w:val="false"/>
                  <w:color w:val="000000"/>
                  <w:sz w:val="18"/>
                  <w:szCs w:val="18"/>
                </w:rPr>
                <w:t xml:space="preserve"> — although the bubbles themselves were never tested</w:t>
              </w:r>
            </w:ins>
            <w:r>
              <w:rPr>
                <w:rFonts w:ascii="Arial" w:cs="Arial" w:eastAsia="Arial" w:hAnsi="Arial"/>
                <w:b w:val="false"/>
                <w:bCs w:val="false"/>
                <w:i w:val="false"/>
                <w:iCs w:val="false"/>
                <w:color w:val="000000"/>
                <w:sz w:val="18"/>
                <w:szCs w:val="18"/>
              </w:rPr>
              <w:t xml:space="preserve">. Students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warm water baths are used for a brief re-demonstration, supervise handling of hot water.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q69cmkgdhzbrgn6_-3fo">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t0z5psyrxyjw__aslk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qlkg0k7h--jc0aj4q4hj">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wkl0rrctit8tgnpzkh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nxhieea8hlbhsjm8dsdh">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ies9wwvydeyndtsnjmj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qxuwtkww5pnfk1mrae1t">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eko8zaczrgctiph5m8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'Bubbles </w:t>
            </w:r>
            <w:del w:id="9351" w:author="Claude (AI) - proposed" w:date="2026-10-18T00:26:00Z">
              <w:r>
                <w:rPr>
                  <w:rFonts w:ascii="Arial" w:cs="Arial" w:eastAsia="Arial" w:hAnsi="Arial"/>
                  <w:b w:val="false"/>
                  <w:bCs w:val="false"/>
                  <w:i w:val="false"/>
                  <w:iCs w:val="false"/>
                  <w:color w:val="000000"/>
                  <w:sz w:val="18"/>
                  <w:szCs w:val="18"/>
                </w:rPr>
                <w:delText xml:space="preserve">from sukuma wiki stomata</w:delText>
              </w:r>
            </w:del>
            <w:ins w:id="9352" w:author="Claude (AI) - proposed" w:date="2026-10-18T00:26:00Z">
              <w:r>
                <w:rPr>
                  <w:rFonts w:ascii="Arial" w:cs="Arial" w:eastAsia="Arial" w:hAnsi="Arial"/>
                  <w:b w:val="false"/>
                  <w:bCs w:val="false"/>
                  <w:i w:val="false"/>
                  <w:iCs w:val="false"/>
                  <w:color w:val="000000"/>
                  <w:sz w:val="18"/>
                  <w:szCs w:val="18"/>
                </w:rPr>
                <w:t xml:space="preserve">streamed from specific spots (stomata) on sukuma wiki leaves</w:t>
              </w:r>
            </w:ins>
            <w:r>
              <w:rPr>
                <w:rFonts w:ascii="Arial" w:cs="Arial" w:eastAsia="Arial" w:hAnsi="Arial"/>
                <w:b w:val="false"/>
                <w:bCs w:val="false"/>
                <w:i w:val="false"/>
                <w:iCs w:val="false"/>
                <w:color w:val="000000"/>
                <w:sz w:val="18"/>
                <w:szCs w:val="18"/>
              </w:rPr>
              <w:t xml:space="preserve"> in warm water</w:t>
            </w:r>
            <w:del w:id="9353" w:author="Claude (AI) - proposed" w:date="2026-10-18T00:26:00Z">
              <w:r>
                <w:rPr>
                  <w:rFonts w:ascii="Arial" w:cs="Arial" w:eastAsia="Arial" w:hAnsi="Arial"/>
                  <w:b w:val="false"/>
                  <w:bCs w:val="false"/>
                  <w:i w:val="false"/>
                  <w:iCs w:val="false"/>
                  <w:color w:val="000000"/>
                  <w:sz w:val="18"/>
                  <w:szCs w:val="18"/>
                </w:rPr>
                <w:delText xml:space="preserve"> = O₂ released during photosynthesis</w:delText>
              </w:r>
            </w:del>
            <w:ins w:id="9354" w:author="Claude (AI) - proposed" w:date="2026-10-18T00:26:00Z">
              <w:r>
                <w:rPr>
                  <w:rFonts w:ascii="Arial" w:cs="Arial" w:eastAsia="Arial" w:hAnsi="Arial"/>
                  <w:b w:val="false"/>
                  <w:bCs w:val="false"/>
                  <w:i w:val="false"/>
                  <w:iCs w:val="false"/>
                  <w:color w:val="000000"/>
                  <w:sz w:val="18"/>
                  <w:szCs w:val="18"/>
                </w:rPr>
                <w:t xml:space="preserve">; the gas was not tested</w:t>
              </w:r>
            </w:ins>
            <w:r>
              <w:rPr>
                <w:rFonts w:ascii="Arial" w:cs="Arial" w:eastAsia="Arial" w:hAnsi="Arial"/>
                <w:b w:val="false"/>
                <w:bCs w:val="false"/>
                <w:i w:val="false"/>
                <w:iCs w:val="false"/>
                <w:color w:val="000000"/>
                <w:sz w:val="18"/>
                <w:szCs w:val="18"/>
              </w:rPr>
              <w:t xml:space="preserve">';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wue5vcnykydcb6glnlo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t2eacmojdqsqoialjgw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btbim5nhrd8--7njyugp">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tpa6stpszf5tnn_ynr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15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During Gallery Walk (7 minutes), prompt guides: 'If a visitor asks why the bubbles in Mwalimu Njoroge's warm water experiment increased,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jaeqj3o8y2pcqrfefr8a">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kq0homjvz7ygp53ti7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ue6zct7waqyth9ff2rzr">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jm0y-sok5-mi-0b2twh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w:t>
            </w:r>
            <w:del w:id="9355" w:author="Claude (AI) - proposed" w:date="2026-10-18T00:26:00Z">
              <w:r>
                <w:rPr>
                  <w:rFonts w:ascii="Arial" w:cs="Arial" w:eastAsia="Arial" w:hAnsi="Arial"/>
                  <w:b w:val="false"/>
                  <w:bCs w:val="false"/>
                  <w:i w:val="false"/>
                  <w:iCs w:val="false"/>
                  <w:color w:val="000000"/>
                  <w:sz w:val="18"/>
                  <w:szCs w:val="18"/>
                </w:rPr>
                <w:delText xml:space="preserve">I can now answer how plants exchange gases —</w:delText>
              </w:r>
            </w:del>
            <w:ins w:id="9356" w:author="Claude (AI) - proposed" w:date="2026-10-18T00:26:00Z">
              <w:r>
                <w:rPr>
                  <w:rFonts w:ascii="Arial" w:cs="Arial" w:eastAsia="Arial" w:hAnsi="Arial"/>
                  <w:b w:val="false"/>
                  <w:bCs w:val="false"/>
                  <w:i w:val="false"/>
                  <w:iCs w:val="false"/>
                  <w:color w:val="000000"/>
                  <w:sz w:val="18"/>
                  <w:szCs w:val="18"/>
                </w:rPr>
                <w:t xml:space="preserve">Gaseous exchange is important to plants because CO₂ must get in for photosynthesis and O₂ must get in for respiration; it happens</w:t>
              </w:r>
            </w:ins>
            <w:r>
              <w:rPr>
                <w:rFonts w:ascii="Arial" w:cs="Arial" w:eastAsia="Arial" w:hAnsi="Arial"/>
                <w:b w:val="false"/>
                <w:bCs w:val="false"/>
                <w:i w:val="false"/>
                <w:iCs w:val="false"/>
                <w:color w:val="000000"/>
                <w:sz w:val="18"/>
                <w:szCs w:val="18"/>
              </w:rPr>
              <w:t xml:space="preserve"> through stomata, lenticels</w:t>
            </w:r>
            <w:del w:id="9357" w:author="Claude (AI) - proposed" w:date="2026-10-18T00:26:00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the cuticle</w:t>
            </w:r>
            <w:del w:id="9358" w:author="Claude (AI) - proposed" w:date="2026-10-18T00:26:00Z">
              <w:r>
                <w:rPr>
                  <w:rFonts w:ascii="Arial" w:cs="Arial" w:eastAsia="Arial" w:hAnsi="Arial"/>
                  <w:b w:val="false"/>
                  <w:bCs w:val="false"/>
                  <w:i w:val="false"/>
                  <w:iCs w:val="false"/>
                  <w:color w:val="000000"/>
                  <w:sz w:val="18"/>
                  <w:szCs w:val="18"/>
                </w:rPr>
                <w:delText xml:space="preserve">, which regulate CO₂ and O₂ movement depending on light and temperature</w:delText>
              </w:r>
            </w:del>
            <w:r>
              <w:rPr>
                <w:rFonts w:ascii="Arial" w:cs="Arial" w:eastAsia="Arial" w:hAnsi="Arial"/>
                <w:b w:val="false"/>
                <w:bCs w:val="false"/>
                <w:i w:val="false"/>
                <w:iCs w:val="false"/>
                <w:color w:val="000000"/>
                <w:sz w:val="18"/>
                <w:szCs w:val="18"/>
              </w:rPr>
              <w:t xml:space="preserv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va8ufl_gygxhl6bimhzn">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ikxoenxvnhg7tc-ey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hlfmomrip_8pkq8odgx">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jmxyev2jdqzikjdjt9w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w:t>
            </w:r>
            <w:del w:id="9359" w:author="Claude (AI) - proposed" w:date="2026-10-18T00:26:00Z">
              <w:r>
                <w:rPr>
                  <w:rFonts w:ascii="Arial" w:cs="Arial" w:eastAsia="Arial" w:hAnsi="Arial"/>
                  <w:b w:val="false"/>
                  <w:bCs w:val="false"/>
                  <w:i w:val="false"/>
                  <w:iCs w:val="false"/>
                  <w:color w:val="000000"/>
                  <w:sz w:val="18"/>
                  <w:szCs w:val="18"/>
                </w:rPr>
                <w:delText xml:space="preserve">explains</w:delText>
              </w:r>
            </w:del>
            <w:ins w:id="9360" w:author="Claude (AI) - proposed" w:date="2026-10-18T00:26:00Z">
              <w:r>
                <w:rPr>
                  <w:rFonts w:ascii="Arial" w:cs="Arial" w:eastAsia="Arial" w:hAnsi="Arial"/>
                  <w:b w:val="false"/>
                  <w:bCs w:val="false"/>
                  <w:i w:val="false"/>
                  <w:iCs w:val="false"/>
                  <w:color w:val="000000"/>
                  <w:sz w:val="18"/>
                  <w:szCs w:val="18"/>
                </w:rPr>
                <w:t xml:space="preserve">gives a possible explanation for</w:t>
              </w:r>
            </w:ins>
            <w:r>
              <w:rPr>
                <w:rFonts w:ascii="Arial" w:cs="Arial" w:eastAsia="Arial" w:hAnsi="Arial"/>
                <w:b w:val="false"/>
                <w:bCs w:val="false"/>
                <w:i w:val="false"/>
                <w:iCs w:val="false"/>
                <w:color w:val="000000"/>
                <w:sz w:val="18"/>
                <w:szCs w:val="18"/>
              </w:rPr>
              <w:t xml:space="preserve"> why warm water in Mwalimu Njoroge's experiment produced more bubbles than cold water, using systems-level language</w:t>
            </w:r>
            <w:ins w:id="9361" w:author="Claude (AI) - proposed" w:date="2026-10-18T00:26:00Z">
              <w:r>
                <w:rPr>
                  <w:rFonts w:ascii="Arial" w:cs="Arial" w:eastAsia="Arial" w:hAnsi="Arial"/>
                  <w:b w:val="false"/>
                  <w:bCs w:val="false"/>
                  <w:i w:val="false"/>
                  <w:iCs w:val="false"/>
                  <w:color w:val="000000"/>
                  <w:sz w:val="18"/>
                  <w:szCs w:val="18"/>
                </w:rPr>
                <w:t xml:space="preserve"> (faster enzyme-controlled reactions; gas in the leaf expanding and dissolving less), and says what was not tested</w:t>
              </w:r>
            </w:ins>
            <w:r>
              <w:rPr>
                <w:rFonts w:ascii="Arial" w:cs="Arial" w:eastAsia="Arial" w:hAnsi="Arial"/>
                <w:b w:val="false"/>
                <w:bCs w:val="false"/>
                <w:i w:val="false"/>
                <w:iCs w:val="false"/>
                <w:color w:val="000000"/>
                <w:sz w:val="18"/>
                <w:szCs w:val="18"/>
              </w:rPr>
              <w:t xml:space="preserve">.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connect warm temperature to enzyme activity and reaction rate? If not, what would you add?' Allow 10 seconds WAIT TIME for class responses. Close by saying: 'In our next lesson, </w:t>
            </w:r>
            <w:del w:id="9362" w:author="Claude (AI) - proposed" w:date="2026-10-18T00:26:00Z">
              <w:r>
                <w:rPr>
                  <w:rFonts w:ascii="Arial" w:cs="Arial" w:eastAsia="Arial" w:hAnsi="Arial"/>
                  <w:b w:val="false"/>
                  <w:bCs w:val="false"/>
                  <w:i w:val="false"/>
                  <w:iCs w:val="false"/>
                  <w:color w:val="000000"/>
                  <w:sz w:val="18"/>
                  <w:szCs w:val="18"/>
                </w:rPr>
                <w:delText xml:space="preserve">we begin examining how animal gaseous exchange compares to what we have built here</w:delText>
              </w:r>
            </w:del>
            <w:ins w:id="9363" w:author="Claude (AI) - proposed" w:date="2026-10-18T00:26:00Z">
              <w:r>
                <w:rPr>
                  <w:rFonts w:ascii="Arial" w:cs="Arial" w:eastAsia="Arial" w:hAnsi="Arial"/>
                  <w:b w:val="false"/>
                  <w:bCs w:val="false"/>
                  <w:i w:val="false"/>
                  <w:iCs w:val="false"/>
                  <w:color w:val="000000"/>
                  <w:sz w:val="18"/>
                  <w:szCs w:val="18"/>
                </w:rPr>
                <w:t xml:space="preserve">you will plan your own investigation into anaerobic respiration</w:t>
              </w:r>
            </w:ins>
            <w:r>
              <w:rPr>
                <w:rFonts w:ascii="Arial" w:cs="Arial" w:eastAsia="Arial" w:hAnsi="Arial"/>
                <w:b w:val="false"/>
                <w:bCs w:val="false"/>
                <w:i w:val="false"/>
                <w:iCs w:val="false"/>
                <w:color w:val="000000"/>
                <w:sz w:val="18"/>
                <w:szCs w:val="18"/>
              </w:rPr>
              <w:t xml:space="preserve"> — your model </w:t>
            </w:r>
            <w:del w:id="9364" w:author="Claude (AI) - proposed" w:date="2026-10-18T00:26:00Z">
              <w:r>
                <w:rPr>
                  <w:rFonts w:ascii="Arial" w:cs="Arial" w:eastAsia="Arial" w:hAnsi="Arial"/>
                  <w:b w:val="false"/>
                  <w:bCs w:val="false"/>
                  <w:i w:val="false"/>
                  <w:iCs w:val="false"/>
                  <w:color w:val="000000"/>
                  <w:sz w:val="18"/>
                  <w:szCs w:val="18"/>
                </w:rPr>
                <w:delText xml:space="preserve">will be the foundation for that comparison</w:delText>
              </w:r>
            </w:del>
            <w:ins w:id="9365" w:author="Claude (AI) - proposed" w:date="2026-10-18T00:26:00Z">
              <w:r>
                <w:rPr>
                  <w:rFonts w:ascii="Arial" w:cs="Arial" w:eastAsia="Arial" w:hAnsi="Arial"/>
                  <w:b w:val="false"/>
                  <w:bCs w:val="false"/>
                  <w:i w:val="false"/>
                  <w:iCs w:val="false"/>
                  <w:color w:val="000000"/>
                  <w:sz w:val="18"/>
                  <w:szCs w:val="18"/>
                </w:rPr>
                <w:t xml:space="preserve">is the starting point for that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w:t>
            </w:r>
            <w:del w:id="9366" w:author="Claude (AI) - proposed" w:date="2026-10-18T00:26:00Z">
              <w:r>
                <w:rPr>
                  <w:rFonts w:ascii="Arial" w:cs="Arial" w:eastAsia="Arial" w:hAnsi="Arial"/>
                  <w:b w:val="false"/>
                  <w:bCs w:val="false"/>
                  <w:i w:val="false"/>
                  <w:iCs w:val="false"/>
                  <w:color w:val="000000"/>
                  <w:sz w:val="18"/>
                  <w:szCs w:val="18"/>
                </w:rPr>
                <w:delText xml:space="preserve">correctly references</w:delText>
              </w:r>
            </w:del>
            <w:ins w:id="9367" w:author="Claude (AI) - proposed" w:date="2026-10-18T00:26:00Z">
              <w:r>
                <w:rPr>
                  <w:rFonts w:ascii="Arial" w:cs="Arial" w:eastAsia="Arial" w:hAnsi="Arial"/>
                  <w:b w:val="false"/>
                  <w:bCs w:val="false"/>
                  <w:i w:val="false"/>
                  <w:iCs w:val="false"/>
                  <w:color w:val="000000"/>
                  <w:sz w:val="18"/>
                  <w:szCs w:val="18"/>
                </w:rPr>
                <w:t xml:space="preserve">refers to</w:t>
              </w:r>
            </w:ins>
            <w:r>
              <w:rPr>
                <w:rFonts w:ascii="Arial" w:cs="Arial" w:eastAsia="Arial" w:hAnsi="Arial"/>
                <w:b w:val="false"/>
                <w:bCs w:val="false"/>
                <w:i w:val="false"/>
                <w:iCs w:val="false"/>
                <w:color w:val="000000"/>
                <w:sz w:val="18"/>
                <w:szCs w:val="18"/>
              </w:rPr>
              <w:t xml:space="preserve"> increased enzyme/reaction rate at higher temperatures </w:t>
            </w:r>
            <w:del w:id="9368" w:author="Claude (AI) - proposed" w:date="2026-10-18T00:26:00Z">
              <w:r>
                <w:rPr>
                  <w:rFonts w:ascii="Arial" w:cs="Arial" w:eastAsia="Arial" w:hAnsi="Arial"/>
                  <w:b w:val="false"/>
                  <w:bCs w:val="false"/>
                  <w:i w:val="false"/>
                  <w:iCs w:val="false"/>
                  <w:color w:val="000000"/>
                  <w:sz w:val="18"/>
                  <w:szCs w:val="18"/>
                </w:rPr>
                <w:delText xml:space="preserve">as the</w:delText>
              </w:r>
            </w:del>
            <w:ins w:id="9369" w:author="Claude (AI) - proposed" w:date="2026-10-18T00:26:00Z">
              <w:r>
                <w:rPr>
                  <w:rFonts w:ascii="Arial" w:cs="Arial" w:eastAsia="Arial" w:hAnsi="Arial"/>
                  <w:b w:val="false"/>
                  <w:bCs w:val="false"/>
                  <w:i w:val="false"/>
                  <w:iCs w:val="false"/>
                  <w:color w:val="000000"/>
                  <w:sz w:val="18"/>
                  <w:szCs w:val="18"/>
                </w:rPr>
                <w:t xml:space="preserve">(and may mention expanding gas) as a possible</w:t>
              </w:r>
            </w:ins>
            <w:r>
              <w:rPr>
                <w:rFonts w:ascii="Arial" w:cs="Arial" w:eastAsia="Arial" w:hAnsi="Arial"/>
                <w:b w:val="false"/>
                <w:bCs w:val="false"/>
                <w:i w:val="false"/>
                <w:iCs w:val="false"/>
                <w:color w:val="000000"/>
                <w:sz w:val="18"/>
                <w:szCs w:val="18"/>
              </w:rPr>
              <w:t xml:space="preserve"> reason for increased bubble production in warm water</w:t>
            </w:r>
            <w:del w:id="9370" w:author="Claude (AI) - proposed" w:date="2026-10-18T00:26:00Z">
              <w:r>
                <w:rPr>
                  <w:rFonts w:ascii="Arial" w:cs="Arial" w:eastAsia="Arial" w:hAnsi="Arial"/>
                  <w:b w:val="false"/>
                  <w:bCs w:val="false"/>
                  <w:i w:val="false"/>
                  <w:iCs w:val="false"/>
                  <w:color w:val="000000"/>
                  <w:sz w:val="18"/>
                  <w:szCs w:val="18"/>
                </w:rPr>
                <w:delText xml:space="preserve"> — connecting the phenomenon to the systems-level understanding</w:delText>
              </w:r>
            </w:del>
            <w:ins w:id="9371" w:author="Claude (AI) - proposed" w:date="2026-10-18T00:26:00Z">
              <w:r>
                <w:rPr>
                  <w:rFonts w:ascii="Arial" w:cs="Arial" w:eastAsia="Arial" w:hAnsi="Arial"/>
                  <w:b w:val="false"/>
                  <w:bCs w:val="false"/>
                  <w:i w:val="false"/>
                  <w:iCs w:val="false"/>
                  <w:color w:val="000000"/>
                  <w:sz w:val="18"/>
                  <w:szCs w:val="18"/>
                </w:rPr>
                <w:t xml:space="preserve">, and says honestly that the leaf bubbles were not tested</w:t>
              </w:r>
            </w:ins>
            <w:r>
              <w:rPr>
                <w:rFonts w:ascii="Arial" w:cs="Arial" w:eastAsia="Arial" w:hAnsi="Arial"/>
                <w:b w:val="false"/>
                <w:bCs w:val="false"/>
                <w:i w:val="false"/>
                <w:iCs w:val="false"/>
                <w:color w:val="000000"/>
                <w:sz w:val="18"/>
                <w:szCs w:val="18"/>
              </w:rPr>
              <w:t xml:space="preserve">. (3) Models that lack this temperature-rate connection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w:t>
            </w:r>
            <w:del w:id="9372" w:author="Claude (AI) - proposed" w:date="2026-10-18T00:26:00Z">
              <w:r>
                <w:rPr>
                  <w:rFonts w:ascii="Arial" w:cs="Arial" w:eastAsia="Arial" w:hAnsi="Arial"/>
                  <w:b w:val="false"/>
                  <w:bCs w:val="false"/>
                  <w:i w:val="false"/>
                  <w:iCs w:val="false"/>
                  <w:color w:val="000000"/>
                  <w:sz w:val="18"/>
                  <w:szCs w:val="18"/>
                </w:rPr>
                <w:delText xml:space="preserve">moving to animal gaseous exchange</w:delText>
              </w:r>
            </w:del>
            <w:ins w:id="9373" w:author="Claude (AI) - proposed" w:date="2026-10-18T00:26:00Z">
              <w:r>
                <w:rPr>
                  <w:rFonts w:ascii="Arial" w:cs="Arial" w:eastAsia="Arial" w:hAnsi="Arial"/>
                  <w:b w:val="false"/>
                  <w:bCs w:val="false"/>
                  <w:i w:val="false"/>
                  <w:iCs w:val="false"/>
                  <w:color w:val="000000"/>
                  <w:sz w:val="18"/>
                  <w:szCs w:val="18"/>
                </w:rPr>
                <w:t xml:space="preserve">project planning begins</w:t>
              </w:r>
            </w:ins>
            <w:r>
              <w:rPr>
                <w:rFonts w:ascii="Arial" w:cs="Arial" w:eastAsia="Arial" w:hAnsi="Arial"/>
                <w:b w:val="false"/>
                <w:bCs w:val="false"/>
                <w:i w:val="false"/>
                <w:iCs w:val="false"/>
                <w:color w:val="000000"/>
                <w:sz w:val="18"/>
                <w:szCs w:val="18"/>
              </w:rPr>
              <w:t xml:space="preserve">. (3) Did the day/night distinction (photosynthesis stops; respiration continues) surface clearly in learners' diagrams and model narratives? This is a persistent misconception in the KICD curriculum — if it remains unresolved, address it explicitly before Strand 3.0 begins. (4) Were learners able to connect the warm-water bubble increase to reaction rate and enzyme activity in their Sentence 3 narratives? If not, a brief revisit of temperature effects on enzyme activity (from earlier in the Biology course) may be needed.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w:t>
            </w:r>
            <w:del w:id="9374" w:author="Claude (AI) - proposed" w:date="2026-10-18T00:26:00Z">
              <w:r>
                <w:rPr>
                  <w:rFonts w:ascii="Arial" w:cs="Arial" w:eastAsia="Arial" w:hAnsi="Arial"/>
                  <w:b w:val="false"/>
                  <w:bCs w:val="false"/>
                  <w:i w:val="false"/>
                  <w:iCs w:val="false"/>
                  <w:color w:val="000000"/>
                  <w:sz w:val="18"/>
                  <w:szCs w:val="18"/>
                </w:rPr>
                <w:delText xml:space="preserve"> because O₂ produced in photosynthesis exits through these structures</w:delText>
              </w:r>
            </w:del>
            <w:ins w:id="9375" w:author="Claude (AI) - proposed" w:date="2026-10-18T00:26:00Z">
              <w:r>
                <w:rPr>
                  <w:rFonts w:ascii="Arial" w:cs="Arial" w:eastAsia="Arial" w:hAnsi="Arial"/>
                  <w:b w:val="false"/>
                  <w:bCs w:val="false"/>
                  <w:i w:val="false"/>
                  <w:iCs w:val="false"/>
                  <w:color w:val="000000"/>
                  <w:sz w:val="18"/>
                  <w:szCs w:val="18"/>
                </w:rPr>
                <w:t xml:space="preserve">, and the gas probably includes O₂ from photosynthesis (in light) and CO₂ from respiration along with air from the leaf's air spaces (not tested)</w:t>
              </w:r>
            </w:ins>
            <w:r>
              <w:rPr>
                <w:rFonts w:ascii="Arial" w:cs="Arial" w:eastAsia="Arial" w:hAnsi="Arial"/>
                <w:b w:val="false"/>
                <w:bCs w:val="false"/>
                <w:i w:val="false"/>
                <w:iCs w:val="false"/>
                <w:color w:val="000000"/>
                <w:sz w:val="18"/>
                <w:szCs w:val="18"/>
              </w:rPr>
              <w:t xml:space="preserve">; warm water increases reaction rates in enzyme-driven photosynthesis and respiration pathways</w:t>
            </w:r>
            <w:del w:id="9376" w:author="Claude (AI) - proposed" w:date="2026-10-18T00:26:00Z">
              <w:r>
                <w:rPr>
                  <w:rFonts w:ascii="Arial" w:cs="Arial" w:eastAsia="Arial" w:hAnsi="Arial"/>
                  <w:b w:val="false"/>
                  <w:bCs w:val="false"/>
                  <w:i w:val="false"/>
                  <w:iCs w:val="false"/>
                  <w:color w:val="000000"/>
                  <w:sz w:val="18"/>
                  <w:szCs w:val="18"/>
                </w:rPr>
                <w:delText xml:space="preserve">, producing more O₂ and CO₂ and thus</w:delText>
              </w:r>
            </w:del>
            <w:ins w:id="9377" w:author="Claude (AI) - proposed" w:date="2026-10-18T00:26:00Z">
              <w:r>
                <w:rPr>
                  <w:rFonts w:ascii="Arial" w:cs="Arial" w:eastAsia="Arial" w:hAnsi="Arial"/>
                  <w:b w:val="false"/>
                  <w:bCs w:val="false"/>
                  <w:i w:val="false"/>
                  <w:iCs w:val="false"/>
                  <w:color w:val="000000"/>
                  <w:sz w:val="18"/>
                  <w:szCs w:val="18"/>
                </w:rPr>
                <w:t xml:space="preserve"> and also expands gas in the leaf, which could give</w:t>
              </w:r>
            </w:ins>
            <w:r>
              <w:rPr>
                <w:rFonts w:ascii="Arial" w:cs="Arial" w:eastAsia="Arial" w:hAnsi="Arial"/>
                <w:b w:val="false"/>
                <w:bCs w:val="false"/>
                <w:i w:val="false"/>
                <w:iCs w:val="false"/>
                <w:color w:val="000000"/>
                <w:sz w:val="18"/>
                <w:szCs w:val="18"/>
              </w:rPr>
              <w:t xml:space="preserve"> more bubbles; and the entire gas exchange apparatus of the leaf — guard cells, mesophyll air spaces, chloroplasts, and mitochondria — functions as a coordinated system to sustain the plant's energy and gas balance.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afpwye1flemeuoccenr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qg6oqyjocbqp2rhzboe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79" w:author="Claude (AI) - proposed" w:date="2026-10-18T00:26:00Z"/>
              </w:rPr>
            </w:pPr>
            <w:ins w:id="9378" w:author="Claude (AI) - proposed" w:date="2026-10-18T00:26:00Z">
              <w:r>
                <w:rPr>
                  <w:rFonts w:ascii="Arial" w:cs="Arial" w:eastAsia="Arial" w:hAnsi="Arial"/>
                  <w:b w:val="false"/>
                  <w:bCs w:val="false"/>
                  <w:i w:val="false"/>
                  <w:iCs w:val="false"/>
                  <w:color w:val="000000"/>
                  <w:sz w:val="18"/>
                  <w:szCs w:val="18"/>
                </w:rPr>
                <w:t xml:space="preserve">How is respiration useful to plants?</w:t>
              </w:r>
            </w:ins>
          </w:p>
          <w:p>
            <w:pPr>
              <w:keepNext w:val="false"/>
              <w:spacing w:after="40" w:before="0"/>
              <w:jc w:val="left"/>
              <w:rPr>
                <w:del w:id="9381" w:author="Claude (AI) - proposed" w:date="2026-10-18T00:26:00Z"/>
              </w:rPr>
            </w:pPr>
            <w:del w:id="9380" w:author="Claude (AI) - proposed" w:date="2026-10-18T00:26:00Z">
              <w:r>
                <w:rPr>
                  <w:rFonts w:ascii="Arial" w:cs="Arial" w:eastAsia="Arial" w:hAnsi="Arial"/>
                  <w:b w:val="false"/>
                  <w:bCs w:val="false"/>
                  <w:i w:val="false"/>
                  <w:iCs w:val="false"/>
                  <w:color w:val="000000"/>
                  <w:sz w:val="18"/>
                  <w:szCs w:val="18"/>
                </w:rPr>
                <w:delText xml:space="preserve">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groups must NOT seal containers completely unless supervised — pressure build-up is a hazard.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sealed bottle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if </w:t>
            </w:r>
            <w:del w:id="9382" w:author="Claude (AI) - proposed" w:date="2026-10-18T00:26:00Z">
              <w:r>
                <w:rPr>
                  <w:rFonts w:ascii="Arial" w:cs="Arial" w:eastAsia="Arial" w:hAnsi="Arial"/>
                  <w:b w:val="false"/>
                  <w:bCs w:val="false"/>
                  <w:i w:val="false"/>
                  <w:iCs w:val="false"/>
                  <w:color w:val="000000"/>
                  <w:sz w:val="18"/>
                  <w:szCs w:val="18"/>
                </w:rPr>
                <w:delText xml:space="preserve">aerobic respiration produces CO₂ bubbles in leaves</w:delText>
              </w:r>
            </w:del>
            <w:ins w:id="9383" w:author="Claude (AI) - proposed" w:date="2026-10-18T00:26:00Z">
              <w:r>
                <w:rPr>
                  <w:rFonts w:ascii="Arial" w:cs="Arial" w:eastAsia="Arial" w:hAnsi="Arial"/>
                  <w:b w:val="false"/>
                  <w:bCs w:val="false"/>
                  <w:i w:val="false"/>
                  <w:iCs w:val="false"/>
                  <w:color w:val="000000"/>
                  <w:sz w:val="18"/>
                  <w:szCs w:val="18"/>
                </w:rPr>
                <w:t xml:space="preserve">leaf cells respire with oxygen and may release CO₂ (not yet tested on the leaf)</w:t>
              </w:r>
            </w:ins>
            <w:r>
              <w:rPr>
                <w:rFonts w:ascii="Arial" w:cs="Arial" w:eastAsia="Arial" w:hAnsi="Arial"/>
                <w:b w:val="false"/>
                <w:bCs w:val="false"/>
                <w:i w:val="false"/>
                <w:iCs w:val="false"/>
                <w:color w:val="000000"/>
                <w:sz w:val="18"/>
                <w:szCs w:val="18"/>
              </w:rPr>
              <w:t xml:space="preserve">,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o8z8yr_bgbcjcnz3kf-m">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smph7s3_xkgpyuq05n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ty3cqdlrzvg7a5xy1ju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uuzfwf_2p-dnkdukcn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w:t>
            </w:r>
            <w:del w:id="9384" w:author="Claude (AI) - proposed" w:date="2026-10-18T00:26:00Z">
              <w:r>
                <w:rPr>
                  <w:rFonts w:ascii="Arial" w:cs="Arial" w:eastAsia="Arial" w:hAnsi="Arial"/>
                  <w:b w:val="false"/>
                  <w:bCs w:val="false"/>
                  <w:i w:val="false"/>
                  <w:iCs w:val="false"/>
                  <w:color w:val="000000"/>
                  <w:sz w:val="18"/>
                  <w:szCs w:val="18"/>
                </w:rPr>
                <w:delText xml:space="preserve">the plant is using oxygen from aerobic respiration</w:delText>
              </w:r>
            </w:del>
            <w:ins w:id="9385" w:author="Claude (AI) - proposed" w:date="2026-10-18T00:26:00Z">
              <w:r>
                <w:rPr>
                  <w:rFonts w:ascii="Arial" w:cs="Arial" w:eastAsia="Arial" w:hAnsi="Arial"/>
                  <w:b w:val="false"/>
                  <w:bCs w:val="false"/>
                  <w:i w:val="false"/>
                  <w:iCs w:val="false"/>
                  <w:color w:val="000000"/>
                  <w:sz w:val="18"/>
                  <w:szCs w:val="18"/>
                </w:rPr>
                <w:t xml:space="preserve">leaf cells are probably respiring with oxygen from the air (aerobic respiration), though we have not tested the bubbles</w:t>
              </w:r>
            </w:ins>
            <w:r>
              <w:rPr>
                <w:rFonts w:ascii="Arial" w:cs="Arial" w:eastAsia="Arial" w:hAnsi="Arial"/>
                <w:b w:val="false"/>
                <w:bCs w:val="false"/>
                <w:i w:val="false"/>
                <w:iCs w:val="false"/>
                <w:color w:val="000000"/>
                <w:sz w:val="18"/>
                <w:szCs w:val="18"/>
              </w:rPr>
              <w:t xml:space="preserve">.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rc61zwimw_1p-czunur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a1qbsy7uayxr8xbfi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0qc_lekzkzoxceyues1l">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dltbi26igpagl7rfnr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15-minute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5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ivrjcvy8rxdhanegcxnx">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xbi7ysmfbrj9i1lkbx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lettndr3oausjdgieqin">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gnjjpzq9u7jmusoins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planning, the teacher leads </w:t>
            </w:r>
            <w:del w:id="9386" w:author="Claude (AI) - proposed" w:date="2026-10-18T00:26:00Z">
              <w:r>
                <w:rPr>
                  <w:rFonts w:ascii="Arial" w:cs="Arial" w:eastAsia="Arial" w:hAnsi="Arial"/>
                  <w:b w:val="false"/>
                  <w:bCs w:val="false"/>
                  <w:i w:val="false"/>
                  <w:iCs w:val="false"/>
                  <w:color w:val="000000"/>
                  <w:sz w:val="18"/>
                  <w:szCs w:val="18"/>
                </w:rPr>
                <w:delText xml:space="preserve">a 12</w:delText>
              </w:r>
            </w:del>
            <w:ins w:id="9387" w:author="Claude (AI) - proposed" w:date="2026-10-18T00:26:00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w:t>
            </w:r>
            <w:del w:id="9388" w:author="Claude (AI) - proposed" w:date="2026-10-18T00:26:00Z">
              <w:r>
                <w:rPr>
                  <w:rFonts w:ascii="Arial" w:cs="Arial" w:eastAsia="Arial" w:hAnsi="Arial"/>
                  <w:b w:val="false"/>
                  <w:bCs w:val="false"/>
                  <w:i w:val="false"/>
                  <w:iCs w:val="false"/>
                  <w:color w:val="000000"/>
                  <w:sz w:val="18"/>
                  <w:szCs w:val="18"/>
                </w:rPr>
                <w:delText xml:space="preserve">Lessons 2–5,</w:delText>
              </w:r>
            </w:del>
            <w:ins w:id="9389" w:author="Claude (AI) - proposed" w:date="2026-10-18T00:26:00Z">
              <w:r>
                <w:rPr>
                  <w:rFonts w:ascii="Arial" w:cs="Arial" w:eastAsia="Arial" w:hAnsi="Arial"/>
                  <w:b w:val="false"/>
                  <w:bCs w:val="false"/>
                  <w:i w:val="false"/>
                  <w:iCs w:val="false"/>
                  <w:color w:val="000000"/>
                  <w:sz w:val="18"/>
                  <w:szCs w:val="18"/>
                </w:rPr>
                <w:t xml:space="preserve">Lesson 4</w:t>
              </w:r>
            </w:ins>
            <w:r>
              <w:rPr>
                <w:rFonts w:ascii="Arial" w:cs="Arial" w:eastAsia="Arial" w:hAnsi="Arial"/>
                <w:b w:val="false"/>
                <w:bCs w:val="false"/>
                <w:i w:val="false"/>
                <w:iCs w:val="false"/>
                <w:color w:val="000000"/>
                <w:sz w:val="18"/>
                <w:szCs w:val="18"/>
              </w:rPr>
              <w:t xml:space="preserve"> we saw that </w:t>
            </w:r>
            <w:del w:id="9390" w:author="Claude (AI) - proposed" w:date="2026-10-18T00:26:00Z">
              <w:r>
                <w:rPr>
                  <w:rFonts w:ascii="Arial" w:cs="Arial" w:eastAsia="Arial" w:hAnsi="Arial"/>
                  <w:b w:val="false"/>
                  <w:bCs w:val="false"/>
                  <w:i w:val="false"/>
                  <w:iCs w:val="false"/>
                  <w:color w:val="000000"/>
                  <w:sz w:val="18"/>
                  <w:szCs w:val="18"/>
                </w:rPr>
                <w:delText xml:space="preserve">sukuma wiki leaves produce CO₂ bubbles through aerobic respiration</w:delText>
              </w:r>
            </w:del>
            <w:ins w:id="9391" w:author="Claude (AI) - proposed" w:date="2026-10-18T00:26:00Z">
              <w:r>
                <w:rPr>
                  <w:rFonts w:ascii="Arial" w:cs="Arial" w:eastAsia="Arial" w:hAnsi="Arial"/>
                  <w:b w:val="false"/>
                  <w:bCs w:val="false"/>
                  <w:i w:val="false"/>
                  <w:iCs w:val="false"/>
                  <w:color w:val="000000"/>
                  <w:sz w:val="18"/>
                  <w:szCs w:val="18"/>
                </w:rPr>
                <w:t xml:space="preserve">cells release CO₂ in aerobic respiration, and the sukuma wiki bubbles may contain some of it</w:t>
              </w:r>
            </w:ins>
            <w:r>
              <w:rPr>
                <w:rFonts w:ascii="Arial" w:cs="Arial" w:eastAsia="Arial" w:hAnsi="Arial"/>
                <w:b w:val="false"/>
                <w:bCs w:val="false"/>
                <w:i w:val="false"/>
                <w:iCs w:val="false"/>
                <w:color w:val="000000"/>
                <w:sz w:val="18"/>
                <w:szCs w:val="18"/>
              </w:rPr>
              <w:t xml:space="preserve">. Today we ask: what happens in the yeast cells inside that mandazi dough, or inside bacteria in fermenting uji, when oxygen is NOT available? The end products change — but glucose is still being broken down to release energy.' Students are then given 5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5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w:t>
            </w:r>
            <w:del w:id="9392" w:author="Claude (AI) - proposed" w:date="2026-10-18T00:26:00Z">
              <w:r>
                <w:rPr>
                  <w:rFonts w:ascii="Arial" w:cs="Arial" w:eastAsia="Arial" w:hAnsi="Arial"/>
                  <w:b w:val="false"/>
                  <w:bCs w:val="false"/>
                  <w:i w:val="false"/>
                  <w:iCs w:val="false"/>
                  <w:color w:val="000000"/>
                  <w:sz w:val="18"/>
                  <w:szCs w:val="18"/>
                </w:rPr>
                <w:delText xml:space="preserve">6–</w:delText>
              </w:r>
            </w:del>
            <w:ins w:id="9393" w:author="Claude (AI) - proposed" w:date="2026-10-18T00:26:00Z">
              <w:r>
                <w:rPr>
                  <w:rFonts w:ascii="Arial" w:cs="Arial" w:eastAsia="Arial" w:hAnsi="Arial"/>
                  <w:b w:val="false"/>
                  <w:bCs w:val="false"/>
                  <w:i w:val="false"/>
                  <w:iCs w:val="false"/>
                  <w:color w:val="000000"/>
                  <w:sz w:val="18"/>
                  <w:szCs w:val="18"/>
                </w:rPr>
                <w:t xml:space="preserve">4, 6 and </w:t>
              </w:r>
            </w:ins>
            <w:r>
              <w:rPr>
                <w:rFonts w:ascii="Arial" w:cs="Arial" w:eastAsia="Arial" w:hAnsi="Arial"/>
                <w:b w:val="false"/>
                <w:bCs w:val="false"/>
                <w:i w:val="false"/>
                <w:iCs w:val="false"/>
                <w:color w:val="000000"/>
                <w:sz w:val="18"/>
                <w:szCs w:val="18"/>
              </w:rPr>
              <w:t xml:space="preserve">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ex7q4ni14lp42ms6hc7">
              <w:r>
                <w:rPr>
                  <w:rFonts w:ascii="Arial" w:cs="Arial" w:eastAsia="Arial" w:hAnsi="Arial"/>
                  <w:color w:val="2E75B6"/>
                  <w:sz w:val="16"/>
                  <w:szCs w:val="16"/>
                  <w:u w:val="single" w:color="2E75B6"/>
                </w:rPr>
                <w:t xml:space="preserve">Steps of glycolysis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vuoc2wdt09u15wlhr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xdwrvkeljdpxfvtj9js1">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owpcybqbalqeznth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w:t>
            </w:r>
            <w:del w:id="9394" w:author="Claude (AI) - proposed" w:date="2026-10-18T00:26:00Z">
              <w:r>
                <w:rPr>
                  <w:rFonts w:ascii="Arial" w:cs="Arial" w:eastAsia="Arial" w:hAnsi="Arial"/>
                  <w:b w:val="false"/>
                  <w:bCs w:val="false"/>
                  <w:i w:val="false"/>
                  <w:iCs w:val="false"/>
                  <w:color w:val="000000"/>
                  <w:sz w:val="18"/>
                  <w:szCs w:val="18"/>
                </w:rPr>
                <w:delText xml:space="preserve">7</w:delText>
              </w:r>
            </w:del>
            <w:ins w:id="9395" w:author="Claude (AI) - proposed" w:date="2026-10-18T00:26:0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4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ia3dk9hhjsyjpbavwtpu">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e2xupm9rcluzrqaipbg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j4bxnm-gp9j28rb2cqx">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metxoajlx2vtr7dsong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w:t>
            </w:r>
            <w:del w:id="9396" w:author="Claude (AI) - proposed" w:date="2026-10-18T00:26:00Z">
              <w:r>
                <w:rPr>
                  <w:rFonts w:ascii="Arial" w:cs="Arial" w:eastAsia="Arial" w:hAnsi="Arial"/>
                  <w:b w:val="false"/>
                  <w:bCs w:val="false"/>
                  <w:i w:val="false"/>
                  <w:iCs w:val="false"/>
                  <w:color w:val="000000"/>
                  <w:sz w:val="18"/>
                  <w:szCs w:val="18"/>
                </w:rPr>
                <w:delText xml:space="preserve">12</w:delText>
              </w:r>
            </w:del>
            <w:ins w:id="9397" w:author="Claude (AI) - proposed" w:date="2026-10-18T00:26:0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remaining, each group delivers a </w:t>
            </w:r>
            <w:del w:id="9398" w:author="Claude (AI) - proposed" w:date="2026-10-18T00:26:00Z">
              <w:r>
                <w:rPr>
                  <w:rFonts w:ascii="Arial" w:cs="Arial" w:eastAsia="Arial" w:hAnsi="Arial"/>
                  <w:b w:val="false"/>
                  <w:bCs w:val="false"/>
                  <w:i w:val="false"/>
                  <w:iCs w:val="false"/>
                  <w:color w:val="000000"/>
                  <w:sz w:val="18"/>
                  <w:szCs w:val="18"/>
                </w:rPr>
                <w:delText xml:space="preserve">90</w:delText>
              </w:r>
            </w:del>
            <w:ins w:id="9399" w:author="Claude (AI) - proposed" w:date="2026-10-18T00:26:00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planning pitch to </w:t>
            </w:r>
            <w:del w:id="9400" w:author="Claude (AI) - proposed" w:date="2026-10-18T00:26:00Z">
              <w:r>
                <w:rPr>
                  <w:rFonts w:ascii="Arial" w:cs="Arial" w:eastAsia="Arial" w:hAnsi="Arial"/>
                  <w:b w:val="false"/>
                  <w:bCs w:val="false"/>
                  <w:i w:val="false"/>
                  <w:iCs w:val="false"/>
                  <w:color w:val="000000"/>
                  <w:sz w:val="18"/>
                  <w:szCs w:val="18"/>
                </w:rPr>
                <w:delText xml:space="preserve">the class</w:delText>
              </w:r>
            </w:del>
            <w:ins w:id="9401" w:author="Claude (AI) - proposed" w:date="2026-10-18T00:26:00Z">
              <w:r>
                <w:rPr>
                  <w:rFonts w:ascii="Arial" w:cs="Arial" w:eastAsia="Arial" w:hAnsi="Arial"/>
                  <w:b w:val="false"/>
                  <w:bCs w:val="false"/>
                  <w:i w:val="false"/>
                  <w:iCs w:val="false"/>
                  <w:color w:val="000000"/>
                  <w:sz w:val="18"/>
                  <w:szCs w:val="18"/>
                </w:rPr>
                <w:t xml:space="preserve">a neighbouring group (the teacher invites two groups to pitch to the whole class)</w:t>
              </w:r>
            </w:ins>
            <w:r>
              <w:rPr>
                <w:rFonts w:ascii="Arial" w:cs="Arial" w:eastAsia="Arial" w:hAnsi="Arial"/>
                <w:b w:val="false"/>
                <w:bCs w:val="false"/>
                <w:i w:val="false"/>
                <w:iCs w:val="false"/>
                <w:color w:val="000000"/>
                <w:sz w:val="18"/>
                <w:szCs w:val="18"/>
              </w:rPr>
              <w:t xml:space="preserve">.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w:t>
            </w:r>
            <w:del w:id="9402" w:author="Claude (AI) - proposed" w:date="2026-10-18T00:26:00Z">
              <w:r>
                <w:rPr>
                  <w:rFonts w:ascii="Arial" w:cs="Arial" w:eastAsia="Arial" w:hAnsi="Arial"/>
                  <w:b w:val="false"/>
                  <w:bCs w:val="false"/>
                  <w:i w:val="false"/>
                  <w:iCs w:val="false"/>
                  <w:color w:val="000000"/>
                  <w:sz w:val="18"/>
                  <w:szCs w:val="18"/>
                </w:rPr>
                <w:delText xml:space="preserve">20</w:delText>
              </w:r>
            </w:del>
            <w:ins w:id="9403" w:author="Claude (AI) - proposed" w:date="2026-10-18T00:26:00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w:t>
            </w:r>
            <w:del w:id="9404" w:author="Claude (AI) - proposed" w:date="2026-10-18T00:26:00Z">
              <w:r>
                <w:rPr>
                  <w:rFonts w:ascii="Arial" w:cs="Arial" w:eastAsia="Arial" w:hAnsi="Arial"/>
                  <w:b w:val="false"/>
                  <w:bCs w:val="false"/>
                  <w:i w:val="false"/>
                  <w:iCs w:val="false"/>
                  <w:color w:val="000000"/>
                  <w:sz w:val="18"/>
                  <w:szCs w:val="18"/>
                </w:rPr>
                <w:delText xml:space="preserve">use a visible 90-second timer. After each pitch, give exactly 60 seconds for peer feedback cards</w:delText>
              </w:r>
            </w:del>
            <w:ins w:id="9405" w:author="Claude (AI) - proposed" w:date="2026-10-18T00:26:00Z">
              <w:r>
                <w:rPr>
                  <w:rFonts w:ascii="Arial" w:cs="Arial" w:eastAsia="Arial" w:hAnsi="Arial"/>
                  <w:b w:val="false"/>
                  <w:bCs w:val="false"/>
                  <w:i w:val="false"/>
                  <w:iCs w:val="false"/>
                  <w:color w:val="000000"/>
                  <w:sz w:val="18"/>
                  <w:szCs w:val="18"/>
                </w:rPr>
                <w:t xml:space="preserve">pair each group with a neighbouring group: one group pitches for 60 seconds (visible timer), then the listeners take 30 seconds to complete a peer feedback card, then they swap. Choose two pitches for the whole class if time allows (a large class cannot hear every pitch)</w:t>
              </w:r>
            </w:ins>
            <w:r>
              <w:rPr>
                <w:rFonts w:ascii="Arial" w:cs="Arial" w:eastAsia="Arial" w:hAnsi="Arial"/>
                <w:b w:val="false"/>
                <w:bCs w:val="false"/>
                <w:i w:val="false"/>
                <w:iCs w:val="false"/>
                <w:color w:val="000000"/>
                <w:sz w:val="18"/>
                <w:szCs w:val="18"/>
              </w:rPr>
              <w:t xml:space="preserve">.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w:t>
            </w:r>
            <w:del w:id="9406" w:author="Claude (AI) - proposed" w:date="2026-10-18T00:26:00Z">
              <w:r>
                <w:rPr>
                  <w:rFonts w:ascii="Arial" w:cs="Arial" w:eastAsia="Arial" w:hAnsi="Arial"/>
                  <w:b w:val="false"/>
                  <w:bCs w:val="false"/>
                  <w:i w:val="false"/>
                  <w:iCs w:val="false"/>
                  <w:color w:val="000000"/>
                  <w:sz w:val="18"/>
                  <w:szCs w:val="18"/>
                </w:rPr>
                <w:delText xml:space="preserve">are produced by</w:delText>
              </w:r>
            </w:del>
            <w:ins w:id="9407" w:author="Claude (AI) - proposed" w:date="2026-10-18T00:26:00Z">
              <w:r>
                <w:rPr>
                  <w:rFonts w:ascii="Arial" w:cs="Arial" w:eastAsia="Arial" w:hAnsi="Arial"/>
                  <w:b w:val="false"/>
                  <w:bCs w:val="false"/>
                  <w:i w:val="false"/>
                  <w:iCs w:val="false"/>
                  <w:color w:val="000000"/>
                  <w:sz w:val="18"/>
                  <w:szCs w:val="18"/>
                </w:rPr>
                <w:t xml:space="preserve">may include CO₂ from</w:t>
              </w:r>
            </w:ins>
            <w:r>
              <w:rPr>
                <w:rFonts w:ascii="Arial" w:cs="Arial" w:eastAsia="Arial" w:hAnsi="Arial"/>
                <w:b w:val="false"/>
                <w:bCs w:val="false"/>
                <w:i w:val="false"/>
                <w:iCs w:val="false"/>
                <w:color w:val="000000"/>
                <w:sz w:val="18"/>
                <w:szCs w:val="18"/>
              </w:rPr>
              <w:t xml:space="preserve"> aerobic respiration in plant cells — a process requiring oxygen</w:t>
            </w:r>
            <w:ins w:id="9408" w:author="Claude (AI) - proposed" w:date="2026-10-18T00:26:00Z">
              <w:r>
                <w:rPr>
                  <w:rFonts w:ascii="Arial" w:cs="Arial" w:eastAsia="Arial" w:hAnsi="Arial"/>
                  <w:b w:val="false"/>
                  <w:bCs w:val="false"/>
                  <w:i w:val="false"/>
                  <w:iCs w:val="false"/>
                  <w:color w:val="000000"/>
                  <w:sz w:val="18"/>
                  <w:szCs w:val="18"/>
                </w:rPr>
                <w:t xml:space="preserve"> — although the bubbles were not tested</w:t>
              </w:r>
            </w:ins>
            <w:r>
              <w:rPr>
                <w:rFonts w:ascii="Arial" w:cs="Arial" w:eastAsia="Arial" w:hAnsi="Arial"/>
                <w:b w:val="false"/>
                <w:bCs w:val="false"/>
                <w:i w:val="false"/>
                <w:iCs w:val="false"/>
                <w:color w:val="000000"/>
                <w:sz w:val="18"/>
                <w:szCs w:val="18"/>
              </w:rPr>
              <w:t xml:space="preserve">.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fejiqhoo1-duiriptmd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xycx6_y1csodecha5t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carry out </w:t>
            </w:r>
            <w:del w:id="9409" w:author="Claude (AI) - proposed" w:date="2026-10-18T00:26:00Z">
              <w:r>
                <w:rPr>
                  <w:rFonts w:ascii="Arial" w:cs="Arial" w:eastAsia="Arial" w:hAnsi="Arial"/>
                  <w:b w:val="false"/>
                  <w:bCs w:val="false"/>
                  <w:i w:val="false"/>
                  <w:iCs w:val="false"/>
                  <w:color w:val="000000"/>
                  <w:sz w:val="18"/>
                  <w:szCs w:val="18"/>
                </w:rPr>
                <w:delText xml:space="preserve">their planned investigations on plant gaseous exchange and respiration</w:delText>
              </w:r>
            </w:del>
            <w:ins w:id="9410" w:author="Claude (AI) - proposed" w:date="2026-10-18T00:26:00Z">
              <w:r>
                <w:rPr>
                  <w:rFonts w:ascii="Arial" w:cs="Arial" w:eastAsia="Arial" w:hAnsi="Arial"/>
                  <w:b w:val="false"/>
                  <w:bCs w:val="false"/>
                  <w:i w:val="false"/>
                  <w:iCs w:val="false"/>
                  <w:color w:val="000000"/>
                  <w:sz w:val="18"/>
                  <w:szCs w:val="18"/>
                </w:rPr>
                <w:t xml:space="preserve">the investigations they planned in Lesson 9 on anaerobic respiration (yeast fermentation, biogas simulation or food fermentation) using locally available materials</w:t>
              </w:r>
            </w:ins>
            <w:r>
              <w:rPr>
                <w:rFonts w:ascii="Arial" w:cs="Arial" w:eastAsia="Arial" w:hAnsi="Arial"/>
                <w:b w:val="false"/>
                <w:bCs w:val="false"/>
                <w:i w:val="false"/>
                <w:iCs w:val="false"/>
                <w:color w:val="000000"/>
                <w:sz w:val="18"/>
                <w:szCs w:val="18"/>
              </w:rPr>
              <w:t xml:space="preserve">, collect and record data accurately, control variables, and begin constructing evidence-based explanations that connect their findings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plants exchange gases through stomata, lenticels, the cuticle, and pneumatophores; that stomata are regulated by guard cells; that temperature </w:t>
            </w:r>
            <w:del w:id="9411" w:author="Claude (AI) - proposed" w:date="2026-10-18T00:26:00Z">
              <w:r>
                <w:rPr>
                  <w:rFonts w:ascii="Arial" w:cs="Arial" w:eastAsia="Arial" w:hAnsi="Arial"/>
                  <w:b w:val="false"/>
                  <w:bCs w:val="false"/>
                  <w:i w:val="false"/>
                  <w:iCs w:val="false"/>
                  <w:color w:val="000000"/>
                  <w:sz w:val="18"/>
                  <w:szCs w:val="18"/>
                </w:rPr>
                <w:delText xml:space="preserve">affects</w:delText>
              </w:r>
            </w:del>
            <w:ins w:id="9412" w:author="Claude (AI) - proposed" w:date="2026-10-18T00:26:00Z">
              <w:r>
                <w:rPr>
                  <w:rFonts w:ascii="Arial" w:cs="Arial" w:eastAsia="Arial" w:hAnsi="Arial"/>
                  <w:b w:val="false"/>
                  <w:bCs w:val="false"/>
                  <w:i w:val="false"/>
                  <w:iCs w:val="false"/>
                  <w:color w:val="000000"/>
                  <w:sz w:val="18"/>
                  <w:szCs w:val="18"/>
                </w:rPr>
                <w:t xml:space="preserve">and sugar supply affect</w:t>
              </w:r>
            </w:ins>
            <w:r>
              <w:rPr>
                <w:rFonts w:ascii="Arial" w:cs="Arial" w:eastAsia="Arial" w:hAnsi="Arial"/>
                <w:b w:val="false"/>
                <w:bCs w:val="false"/>
                <w:i w:val="false"/>
                <w:iCs w:val="false"/>
                <w:color w:val="000000"/>
                <w:sz w:val="18"/>
                <w:szCs w:val="18"/>
              </w:rPr>
              <w:t xml:space="preserve"> the rate of </w:t>
            </w:r>
            <w:del w:id="9413" w:author="Claude (AI) - proposed" w:date="2026-10-18T00:26:00Z">
              <w:r>
                <w:rPr>
                  <w:rFonts w:ascii="Arial" w:cs="Arial" w:eastAsia="Arial" w:hAnsi="Arial"/>
                  <w:b w:val="false"/>
                  <w:bCs w:val="false"/>
                  <w:i w:val="false"/>
                  <w:iCs w:val="false"/>
                  <w:color w:val="000000"/>
                  <w:sz w:val="18"/>
                  <w:szCs w:val="18"/>
                </w:rPr>
                <w:delText xml:space="preserve">gas exchange and respiration; and</w:delText>
              </w:r>
            </w:del>
            <w:ins w:id="9414" w:author="Claude (AI) - proposed" w:date="2026-10-18T00:26:00Z">
              <w:r>
                <w:rPr>
                  <w:rFonts w:ascii="Arial" w:cs="Arial" w:eastAsia="Arial" w:hAnsi="Arial"/>
                  <w:b w:val="false"/>
                  <w:bCs w:val="false"/>
                  <w:i w:val="false"/>
                  <w:iCs w:val="false"/>
                  <w:color w:val="000000"/>
                  <w:sz w:val="18"/>
                  <w:szCs w:val="18"/>
                </w:rPr>
                <w:t xml:space="preserve">respiration and fermentation;</w:t>
              </w:r>
            </w:ins>
            <w:r>
              <w:rPr>
                <w:rFonts w:ascii="Arial" w:cs="Arial" w:eastAsia="Arial" w:hAnsi="Arial"/>
                <w:b w:val="false"/>
                <w:bCs w:val="false"/>
                <w:i w:val="false"/>
                <w:iCs w:val="false"/>
                <w:color w:val="000000"/>
                <w:sz w:val="18"/>
                <w:szCs w:val="18"/>
              </w:rPr>
              <w:t xml:space="preserve"> that cellular respiration releases energy from organic compounds such as glucose</w:t>
            </w:r>
            <w:ins w:id="9415" w:author="Claude (AI) - proposed" w:date="2026-10-18T00:26:00Z">
              <w:r>
                <w:rPr>
                  <w:rFonts w:ascii="Arial" w:cs="Arial" w:eastAsia="Arial" w:hAnsi="Arial"/>
                  <w:b w:val="false"/>
                  <w:bCs w:val="false"/>
                  <w:i w:val="false"/>
                  <w:iCs w:val="false"/>
                  <w:color w:val="000000"/>
                  <w:sz w:val="18"/>
                  <w:szCs w:val="18"/>
                </w:rPr>
                <w:t xml:space="preserve">; and that fermentation (anaerobic respiration) releases CO₂ without oxygen</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17" w:author="Claude (AI) - proposed" w:date="2026-10-18T00:26:00Z"/>
              </w:rPr>
            </w:pPr>
            <w:ins w:id="9416" w:author="Claude (AI) - proposed" w:date="2026-10-18T00:26:00Z">
              <w:r>
                <w:rPr>
                  <w:rFonts w:ascii="Arial" w:cs="Arial" w:eastAsia="Arial" w:hAnsi="Arial"/>
                  <w:b w:val="false"/>
                  <w:bCs w:val="false"/>
                  <w:i w:val="false"/>
                  <w:iCs w:val="false"/>
                  <w:color w:val="000000"/>
                  <w:sz w:val="18"/>
                  <w:szCs w:val="18"/>
                </w:rPr>
                <w:t xml:space="preserve">Why is gaseous exchange important to plants? How is respiration useful to plants?</w:t>
              </w:r>
            </w:ins>
          </w:p>
          <w:p>
            <w:pPr>
              <w:keepNext w:val="false"/>
              <w:spacing w:after="40" w:before="0"/>
              <w:jc w:val="left"/>
              <w:rPr>
                <w:del w:id="9419" w:author="Claude (AI) - proposed" w:date="2026-10-18T00:26:00Z"/>
              </w:rPr>
            </w:pPr>
            <w:del w:id="9418"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 and how do they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420" w:author="Claude (AI) - proposed" w:date="2026-10-18T00:26:00Z">
              <w:r>
                <w:rPr>
                  <w:rFonts w:ascii="Arial" w:cs="Arial" w:eastAsia="Arial" w:hAnsi="Arial"/>
                  <w:b w:val="false"/>
                  <w:bCs w:val="false"/>
                  <w:i w:val="false"/>
                  <w:iCs w:val="false"/>
                  <w:color w:val="000000"/>
                  <w:sz w:val="18"/>
                  <w:szCs w:val="18"/>
                </w:rPr>
                <w:delText xml:space="preserve">Lessons 8–</w:delText>
              </w:r>
            </w:del>
            <w:ins w:id="9421" w:author="Claude (AI) - proposed" w:date="2026-10-18T00:26:00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9, student groups designed and planned their investigations. In this lesson (Lesson 10 of 12), groups execute those plans — handling materials, collecting real data, and encountering the messiness of authentic science. Their findings become the evidence base for the explanations and model revisions in Lessons 11–12. Every data point gathered here ties directly back to the sukuma wiki bubbling phenomenon: learners are now generating their own empirical answers to the questions that phenomenon raised.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23" w:author="Claude (AI) - proposed" w:date="2026-10-18T00:26:00Z"/>
              </w:rPr>
            </w:pPr>
            <w:ins w:id="9422" w:author="Claude (AI) - proposed" w:date="2026-10-18T00:26:00Z">
              <w:r>
                <w:rPr>
                  <w:rFonts w:ascii="Arial" w:cs="Arial" w:eastAsia="Arial" w:hAnsi="Arial"/>
                  <w:b w:val="false"/>
                  <w:bCs w:val="false"/>
                  <w:i w:val="false"/>
                  <w:iCs w:val="false"/>
                  <w:color w:val="000000"/>
                  <w:sz w:val="18"/>
                  <w:szCs w:val="18"/>
                </w:rPr>
                <w:t xml:space="preserve">Learners handling hot water must use heat-resistant gloves or cloths and place beakers on stable surfaces away from the edge of the bench. Water above 50 degrees C is prepared and poured by the teacher only. Yeast, uji and biogas materials are never tasted; learners wash hands after handling them, and anyone with a yeast or food allergy tells the teacher first. Glass bottles and test tubes are checked for cracks. Biogas bottles must not be sealed without an outlet (pressure build-up): keep the delivery tube open with its end under water. No open flames near any fermentation setup. Fermentation mixtures, kitchen waste and spoiled food go to the compost pit or garden bin at the end of the lesson. All spills are reported and cleaned immediately.</w:t>
              </w:r>
            </w:ins>
          </w:p>
          <w:p>
            <w:pPr>
              <w:keepNext w:val="false"/>
              <w:spacing w:after="40" w:before="0"/>
              <w:jc w:val="left"/>
              <w:rPr>
                <w:del w:id="9425" w:author="Claude (AI) - proposed" w:date="2026-10-18T00:26:00Z"/>
              </w:rPr>
            </w:pPr>
            <w:del w:id="9424" w:author="Claude (AI) - proposed" w:date="2026-10-18T00:26:00Z">
              <w:r>
                <w:rPr>
                  <w:rFonts w:ascii="Arial" w:cs="Arial" w:eastAsia="Arial" w:hAnsi="Arial"/>
                  <w:b w:val="false"/>
                  <w:bCs w:val="false"/>
                  <w:i w:val="false"/>
                  <w:iCs w:val="false"/>
                  <w:color w:val="000000"/>
                  <w:sz w:val="18"/>
                  <w:szCs w:val="18"/>
                </w:rPr>
                <w:delText xml:space="preserve">Learners handling hot water must use heat-resistant gloves or cloths and place beakers on stable surfaces away from the edge of the bench. Iodine solution (if used for starch testing) must not be ingested; learners must wash hands after contact. Scalpel or razor blade use (for leaf cross-sections) must follow teacher demonstration; blades must be collected and stored by the teacher after use. Learners with plant allergies should wear gloves when handling sukuma wiki or other plant material. All spills must be reported and cleaned immediately.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9) carry out their independently designed investigations into </w:t>
            </w:r>
            <w:del w:id="9426" w:author="Claude (AI) - proposed" w:date="2026-10-18T00:26:00Z">
              <w:r>
                <w:rPr>
                  <w:rFonts w:ascii="Arial" w:cs="Arial" w:eastAsia="Arial" w:hAnsi="Arial"/>
                  <w:b w:val="false"/>
                  <w:bCs w:val="false"/>
                  <w:i w:val="false"/>
                  <w:iCs w:val="false"/>
                  <w:color w:val="000000"/>
                  <w:sz w:val="18"/>
                  <w:szCs w:val="18"/>
                </w:rPr>
                <w:delText xml:space="preserve">one or more aspects of plant gaseous exchange and respiration</w:delText>
              </w:r>
            </w:del>
            <w:ins w:id="9427" w:author="Claude (AI) - proposed" w:date="2026-10-18T00:26:00Z">
              <w:r>
                <w:rPr>
                  <w:rFonts w:ascii="Arial" w:cs="Arial" w:eastAsia="Arial" w:hAnsi="Arial"/>
                  <w:b w:val="false"/>
                  <w:bCs w:val="false"/>
                  <w:i w:val="false"/>
                  <w:iCs w:val="false"/>
                  <w:color w:val="000000"/>
                  <w:sz w:val="18"/>
                  <w:szCs w:val="18"/>
                </w:rPr>
                <w:t xml:space="preserve">anaerobic respiration (the three project tracks from Lesson 9)</w:t>
              </w:r>
            </w:ins>
            <w:r>
              <w:rPr>
                <w:rFonts w:ascii="Arial" w:cs="Arial" w:eastAsia="Arial" w:hAnsi="Arial"/>
                <w:b w:val="false"/>
                <w:bCs w:val="false"/>
                <w:i w:val="false"/>
                <w:iCs w:val="false"/>
                <w:color w:val="000000"/>
                <w:sz w:val="18"/>
                <w:szCs w:val="18"/>
              </w:rPr>
              <w:t xml:space="preserve"> — for example: the effect of temperature </w:t>
            </w:r>
            <w:del w:id="9428" w:author="Claude (AI) - proposed" w:date="2026-10-18T00:26:00Z">
              <w:r>
                <w:rPr>
                  <w:rFonts w:ascii="Arial" w:cs="Arial" w:eastAsia="Arial" w:hAnsi="Arial"/>
                  <w:b w:val="false"/>
                  <w:bCs w:val="false"/>
                  <w:i w:val="false"/>
                  <w:iCs w:val="false"/>
                  <w:color w:val="000000"/>
                  <w:sz w:val="18"/>
                  <w:szCs w:val="18"/>
                </w:rPr>
                <w:delText xml:space="preserve">on bubble production from sukuma wiki leaves, the distribution and density of stomata on upper vs. lower leaf surfaces, the effect of leaf coating (petroleum jelly blocking stomata) on gas exchange</w:delText>
              </w:r>
            </w:del>
            <w:ins w:id="9429" w:author="Claude (AI) - proposed" w:date="2026-10-18T00:26:00Z">
              <w:r>
                <w:rPr>
                  <w:rFonts w:ascii="Arial" w:cs="Arial" w:eastAsia="Arial" w:hAnsi="Arial"/>
                  <w:b w:val="false"/>
                  <w:bCs w:val="false"/>
                  <w:i w:val="false"/>
                  <w:iCs w:val="false"/>
                  <w:color w:val="000000"/>
                  <w:sz w:val="18"/>
                  <w:szCs w:val="18"/>
                </w:rPr>
                <w:t xml:space="preserve">or sugar amount on gas production by yeast, whether yeast makes CO₂ without oxygen (oil layer), gas produced from kitchen waste in a biogas simulation</w:t>
              </w:r>
            </w:ins>
            <w:r>
              <w:rPr>
                <w:rFonts w:ascii="Arial" w:cs="Arial" w:eastAsia="Arial" w:hAnsi="Arial"/>
                <w:b w:val="false"/>
                <w:bCs w:val="false"/>
                <w:i w:val="false"/>
                <w:iCs w:val="false"/>
                <w:color w:val="000000"/>
                <w:sz w:val="18"/>
                <w:szCs w:val="18"/>
              </w:rPr>
              <w:t xml:space="preserve">, or the </w:t>
            </w:r>
            <w:del w:id="9430" w:author="Claude (AI) - proposed" w:date="2026-10-18T00:26:00Z">
              <w:r>
                <w:rPr>
                  <w:rFonts w:ascii="Arial" w:cs="Arial" w:eastAsia="Arial" w:hAnsi="Arial"/>
                  <w:b w:val="false"/>
                  <w:bCs w:val="false"/>
                  <w:i w:val="false"/>
                  <w:iCs w:val="false"/>
                  <w:color w:val="000000"/>
                  <w:sz w:val="18"/>
                  <w:szCs w:val="18"/>
                </w:rPr>
                <w:delText xml:space="preserve">detection of CO₂ or heat produced during respiration</w:delText>
              </w:r>
            </w:del>
            <w:ins w:id="9431" w:author="Claude (AI) - proposed" w:date="2026-10-18T00:26:00Z">
              <w:r>
                <w:rPr>
                  <w:rFonts w:ascii="Arial" w:cs="Arial" w:eastAsia="Arial" w:hAnsi="Arial"/>
                  <w:b w:val="false"/>
                  <w:bCs w:val="false"/>
                  <w:i w:val="false"/>
                  <w:iCs w:val="false"/>
                  <w:color w:val="000000"/>
                  <w:sz w:val="18"/>
                  <w:szCs w:val="18"/>
                </w:rPr>
                <w:t xml:space="preserve">souring of uji over time</w:t>
              </w:r>
            </w:ins>
            <w:r>
              <w:rPr>
                <w:rFonts w:ascii="Arial" w:cs="Arial" w:eastAsia="Arial" w:hAnsi="Arial"/>
                <w:b w:val="false"/>
                <w:bCs w:val="false"/>
                <w:i w:val="false"/>
                <w:iCs w:val="false"/>
                <w:color w:val="000000"/>
                <w:sz w:val="18"/>
                <w:szCs w:val="18"/>
              </w:rPr>
              <w:t xml:space="preserve">. The teacher circulates continuously with structured prompts, acting as a formative coach rather than an instructor. Groups record data in pre-prepared tables, begin identifying patterns, and draft preliminary claims supported by evidence. By the end of the lesson, every group has a complete raw data set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2eb80pggm2304v3nbsen">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kwekqw7-jf3jawesjo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_vb6cdtcsfhp04zosabx">
              <w:r>
                <w:rPr>
                  <w:rFonts w:ascii="Arial" w:cs="Arial" w:eastAsia="Arial" w:hAnsi="Arial"/>
                  <w:color w:val="2E75B6"/>
                  <w:sz w:val="16"/>
                  <w:szCs w:val="16"/>
                  <w:u w:val="single" w:color="2E75B6"/>
                </w:rPr>
                <w:t xml:space="preserve">Connecting Cellular Respiration and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vyxoey1wvru6-h9sly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'warm water will make more bubbles' with no reference to stomata, enzymes, respiration rate, or gas solubility) receives a targeted prompt: 'What biological process produces those bubbles, and how does your variable affect that process?'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fd8ryq4-gyrcdmh2rj9_">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eqc-pmigezshfjqxpa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2_dumrkhclg_gwhelpfg">
              <w:r>
                <w:rPr>
                  <w:rFonts w:ascii="Arial" w:cs="Arial" w:eastAsia="Arial" w:hAnsi="Arial"/>
                  <w:color w:val="2E75B6"/>
                  <w:sz w:val="16"/>
                  <w:szCs w:val="16"/>
                  <w:u w:val="single" w:color="2E75B6"/>
                </w:rPr>
                <w:t xml:space="preserve">Connecting Cellular Respiration and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lzg1xvuw9-wj1x83dyv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433" w:author="Claude (AI) - proposed" w:date="2026-10-18T00:26:00Z"/>
              </w:rPr>
            </w:pPr>
            <w:ins w:id="9432" w:author="Claude (AI) - proposed" w:date="2026-10-18T00:26:00Z">
              <w:r>
                <w:rPr>
                  <w:rFonts w:ascii="Arial" w:cs="Arial" w:eastAsia="Arial" w:hAnsi="Arial"/>
                  <w:b w:val="false"/>
                  <w:bCs w:val="false"/>
                  <w:i w:val="false"/>
                  <w:iCs w:val="false"/>
                  <w:color w:val="000000"/>
                  <w:sz w:val="18"/>
                  <w:szCs w:val="18"/>
                </w:rPr>
                <w:t xml:space="preserve">Groups carry out their planned investigations simultaneously. Groups work on the track they chose in Lesson 9. (A) Yeast fermentation: 5 g sugar and 1 g yeast in 100 mL warm water in a bottle with a balloon or a delivery tube into water; each group changes one variable (water temperature of about 10, 25 to 30 and 40°C from baths the teacher prepared; or sugar amount; or yeast amount; or a 1 cm cooking-oil layer to exclude air) and records bubbles per minute or balloon circumference every 5 minutes. (B) Biogas simulation: a bottle of chopped kitchen scraps or cow dung slurry in water, with a delivery tube to an inverted water-filled bottle; because gas collects slowly, groups record the start level, temperature and smell now, compare with a teacher-prepared bottle started 2 to 3 days earlier, and take further readings on the following days. (C) Food fermentation: cooled uji (millet or maize flour porridge) kept in a warm place and a cool place; pH strip, smell and appearance are recorded at the start and every 15 minutes and compared with the teacher-prepared 24-hour jars from Lesson 9; no tasting.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del w:id="9435" w:author="Claude (AI) - proposed" w:date="2026-10-18T00:26:00Z"/>
              </w:rPr>
            </w:pPr>
            <w:del w:id="9434" w:author="Claude (AI) - proposed" w:date="2026-10-18T00:26:00Z">
              <w:r>
                <w:rPr>
                  <w:rFonts w:ascii="Arial" w:cs="Arial" w:eastAsia="Arial" w:hAnsi="Arial"/>
                  <w:b w:val="false"/>
                  <w:bCs w:val="false"/>
                  <w:i w:val="false"/>
                  <w:iCs w:val="false"/>
                  <w:color w:val="000000"/>
                  <w:sz w:val="18"/>
                  <w:szCs w:val="18"/>
                </w:rPr>
                <w:delText xml:space="preserve">Groups carry out their planned investigations simultaneously. Possible investigation types include: (A) Effect of temperature on bubble rate — sukuma wiki leaf discs submerged in water at 10°C, 25°C, and 40°C; bubbles counted per minute at each temperature using a stopwatch; (B) Stomatal distribution — nail varnish peel method on upper and lower surfaces of sukuma wiki, bean, or maize leaves; stomata counted under a hand lens or microscope in a defined field of view; (C) Effect of blocking stomata — petroleum jelly applied to upper surface only, lower surface only, both surfaces, or neither; leaf discs submerged; bubble rate compared; (D) Detection of CO₂ in respiration — germinating beans (githeri seeds soaked overnight) placed in a sealed flask; hydrogencarbonate indicator or lime water used to detect CO₂ after 15 minutes; (E) Heat production in respiration — temperature probe or thermometer placed in a flask of germinating githeri seeds vs. boiled (dead) seeds.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investigations: 'You have </w:t>
            </w:r>
            <w:del w:id="9436" w:author="Claude (AI) - proposed" w:date="2026-10-18T00:26:00Z">
              <w:r>
                <w:rPr>
                  <w:rFonts w:ascii="Arial" w:cs="Arial" w:eastAsia="Arial" w:hAnsi="Arial"/>
                  <w:b w:val="false"/>
                  <w:bCs w:val="false"/>
                  <w:i w:val="false"/>
                  <w:iCs w:val="false"/>
                  <w:color w:val="000000"/>
                  <w:sz w:val="18"/>
                  <w:szCs w:val="18"/>
                </w:rPr>
                <w:delText xml:space="preserve">40</w:delText>
              </w:r>
            </w:del>
            <w:ins w:id="9437" w:author="Claude (AI) - proposed" w:date="2026-10-18T00:26:00Z">
              <w:r>
                <w:rPr>
                  <w:rFonts w:ascii="Arial" w:cs="Arial" w:eastAsia="Arial" w:hAnsi="Arial"/>
                  <w:b w:val="false"/>
                  <w:bCs w:val="false"/>
                  <w:i w:val="false"/>
                  <w:iCs w:val="false"/>
                  <w:color w:val="000000"/>
                  <w:sz w:val="18"/>
                  <w:szCs w:val="18"/>
                </w:rPr>
                <w:t xml:space="preserve">35</w:t>
              </w:r>
            </w:ins>
            <w:r>
              <w:rPr>
                <w:rFonts w:ascii="Arial" w:cs="Arial" w:eastAsia="Arial" w:hAnsi="Arial"/>
                <w:b w:val="false"/>
                <w:bCs w:val="false"/>
                <w:i w:val="false"/>
                <w:iCs w:val="false"/>
                <w:color w:val="000000"/>
                <w:sz w:val="18"/>
                <w:szCs w:val="18"/>
              </w:rPr>
              <w:t xml:space="preserve"> minutes. Your job is to collect honest data — that includes results that do not match your prediction. Anomalies are valuable evidence, not mistakes. Begin.' Circulate continuously using a structured rotation: spend approximately </w:t>
            </w:r>
            <w:del w:id="9438" w:author="Claude (AI) - proposed" w:date="2026-10-18T00:26:00Z">
              <w:r>
                <w:rPr>
                  <w:rFonts w:ascii="Arial" w:cs="Arial" w:eastAsia="Arial" w:hAnsi="Arial"/>
                  <w:b w:val="false"/>
                  <w:bCs w:val="false"/>
                  <w:i w:val="false"/>
                  <w:iCs w:val="false"/>
                  <w:color w:val="000000"/>
                  <w:sz w:val="18"/>
                  <w:szCs w:val="18"/>
                </w:rPr>
                <w:delText xml:space="preserve">4–5</w:delText>
              </w:r>
            </w:del>
            <w:ins w:id="9439" w:author="Claude (AI) - proposed" w:date="2026-10-18T00:26:00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minutes at each group, then move on. Use the following specific prompts during circulation — (1) Variable control check: 'Show me what you are keeping constant. How are you making sure the temperature</w:t>
            </w:r>
            <w:del w:id="9440" w:author="Claude (AI) - proposed" w:date="2026-10-18T00:26:00Z">
              <w:r>
                <w:rPr>
                  <w:rFonts w:ascii="Arial" w:cs="Arial" w:eastAsia="Arial" w:hAnsi="Arial"/>
                  <w:b w:val="false"/>
                  <w:bCs w:val="false"/>
                  <w:i w:val="false"/>
                  <w:iCs w:val="false"/>
                  <w:color w:val="000000"/>
                  <w:sz w:val="18"/>
                  <w:szCs w:val="18"/>
                </w:rPr>
                <w:delText xml:space="preserve">/light/leaf size is</w:delText>
              </w:r>
            </w:del>
            <w:ins w:id="9441" w:author="Claude (AI) - proposed" w:date="2026-10-18T00:26:00Z">
              <w:r>
                <w:rPr>
                  <w:rFonts w:ascii="Arial" w:cs="Arial" w:eastAsia="Arial" w:hAnsi="Arial"/>
                  <w:b w:val="false"/>
                  <w:bCs w:val="false"/>
                  <w:i w:val="false"/>
                  <w:iCs w:val="false"/>
                  <w:color w:val="000000"/>
                  <w:sz w:val="18"/>
                  <w:szCs w:val="18"/>
                </w:rPr>
                <w:t xml:space="preserve">, amount of yeast and amount of sugar are</w:t>
              </w:r>
            </w:ins>
            <w:r>
              <w:rPr>
                <w:rFonts w:ascii="Arial" w:cs="Arial" w:eastAsia="Arial" w:hAnsi="Arial"/>
                <w:b w:val="false"/>
                <w:bCs w:val="false"/>
                <w:i w:val="false"/>
                <w:iCs w:val="false"/>
                <w:color w:val="000000"/>
                <w:sz w:val="18"/>
                <w:szCs w:val="18"/>
              </w:rPr>
              <w:t xml:space="preserv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structure or process from our lessons explains why that might be happening?' Cold-call a non-recording group member to answer (aim to cold-call at least 3 different students per group visit across the lesson). At the 20-minute mark, call a 2-minute 'Data Pause': all groups stop, look at their data so far, and write one sentence in their notebook: 'The pattern I am seeing so far is…' This mid-point sensemaking prevents groups from reaching the end with raw numbers and no thinking. At the </w:t>
            </w:r>
            <w:del w:id="9442" w:author="Claude (AI) - proposed" w:date="2026-10-18T00:26:00Z">
              <w:r>
                <w:rPr>
                  <w:rFonts w:ascii="Arial" w:cs="Arial" w:eastAsia="Arial" w:hAnsi="Arial"/>
                  <w:b w:val="false"/>
                  <w:bCs w:val="false"/>
                  <w:i w:val="false"/>
                  <w:iCs w:val="false"/>
                  <w:color w:val="000000"/>
                  <w:sz w:val="18"/>
                  <w:szCs w:val="18"/>
                </w:rPr>
                <w:delText xml:space="preserve">35</w:delText>
              </w:r>
            </w:del>
            <w:ins w:id="9443" w:author="Claude (AI) - proposed" w:date="2026-10-18T00:26:00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-minute mark, prompt groups to begin their second trial or begin calculating means if two trials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w:t>
            </w:r>
            <w:del w:id="9444" w:author="Claude (AI) - proposed" w:date="2026-10-18T00:26:00Z">
              <w:r>
                <w:rPr>
                  <w:rFonts w:ascii="Arial" w:cs="Arial" w:eastAsia="Arial" w:hAnsi="Arial"/>
                  <w:b w:val="false"/>
                  <w:bCs w:val="false"/>
                  <w:i w:val="false"/>
                  <w:iCs w:val="false"/>
                  <w:color w:val="000000"/>
                  <w:sz w:val="18"/>
                  <w:szCs w:val="18"/>
                </w:rPr>
                <w:delText xml:space="preserve">Number of stomata per field of view</w:delText>
              </w:r>
            </w:del>
            <w:ins w:id="9445" w:author="Claude (AI) - proposed" w:date="2026-10-18T00:26:00Z">
              <w:r>
                <w:rPr>
                  <w:rFonts w:ascii="Arial" w:cs="Arial" w:eastAsia="Arial" w:hAnsi="Arial"/>
                  <w:b w:val="false"/>
                  <w:bCs w:val="false"/>
                  <w:i w:val="false"/>
                  <w:iCs w:val="false"/>
                  <w:color w:val="000000"/>
                  <w:sz w:val="18"/>
                  <w:szCs w:val="18"/>
                </w:rPr>
                <w:t xml:space="preserve">Balloon circumference / cm</w:t>
              </w:r>
            </w:ins>
            <w:r>
              <w:rPr>
                <w:rFonts w:ascii="Arial" w:cs="Arial" w:eastAsia="Arial" w:hAnsi="Arial"/>
                <w:b w:val="false"/>
                <w:bCs w:val="false"/>
                <w:i w:val="false"/>
                <w:iCs w:val="false"/>
                <w:color w:val="000000"/>
                <w:sz w:val="18"/>
                <w:szCs w:val="18"/>
              </w:rPr>
              <w:t xml:space="preserve">').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dizveluafaq7skwodjwr">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aggbbahkrovudni7cy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xz3w3bstpdhemklmlge3">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9hxotpb_6rqlccz7yh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40°C increased the rate of </w:t>
            </w:r>
            <w:del w:id="9446" w:author="Claude (AI) - proposed" w:date="2026-10-18T00:26:00Z">
              <w:r>
                <w:rPr>
                  <w:rFonts w:ascii="Arial" w:cs="Arial" w:eastAsia="Arial" w:hAnsi="Arial"/>
                  <w:b w:val="false"/>
                  <w:bCs w:val="false"/>
                  <w:i w:val="false"/>
                  <w:iCs w:val="false"/>
                  <w:color w:val="000000"/>
                  <w:sz w:val="18"/>
                  <w:szCs w:val="18"/>
                </w:rPr>
                <w:delText xml:space="preserve">bubble production from sukuma wiki leaf discs</w:delText>
              </w:r>
            </w:del>
            <w:ins w:id="9447" w:author="Claude (AI) - proposed" w:date="2026-10-18T00:26:00Z">
              <w:r>
                <w:rPr>
                  <w:rFonts w:ascii="Arial" w:cs="Arial" w:eastAsia="Arial" w:hAnsi="Arial"/>
                  <w:b w:val="false"/>
                  <w:bCs w:val="false"/>
                  <w:i w:val="false"/>
                  <w:iCs w:val="false"/>
                  <w:color w:val="000000"/>
                  <w:sz w:val="18"/>
                  <w:szCs w:val="18"/>
                </w:rPr>
                <w:t xml:space="preserve">gas production by yeast in sugar solution</w:t>
              </w:r>
            </w:ins>
            <w:r>
              <w:rPr>
                <w:rFonts w:ascii="Arial" w:cs="Arial" w:eastAsia="Arial" w:hAnsi="Arial"/>
                <w:b w:val="false"/>
                <w:bCs w:val="false"/>
                <w:i w:val="false"/>
                <w:iCs w:val="false"/>
                <w:color w:val="000000"/>
                <w:sz w:val="18"/>
                <w:szCs w:val="18"/>
              </w:rPr>
              <w:t xml:space="preserve">.'); EVIDENCE — two or three specific data points from their table (include numbers and units); REASONING — two or three sentences explaining the biological mechanism that connects the evidence to the claim, referencing </w:t>
            </w:r>
            <w:del w:id="9448" w:author="Claude (AI) - proposed" w:date="2026-10-18T00:26:00Z">
              <w:r>
                <w:rPr>
                  <w:rFonts w:ascii="Arial" w:cs="Arial" w:eastAsia="Arial" w:hAnsi="Arial"/>
                  <w:b w:val="false"/>
                  <w:bCs w:val="false"/>
                  <w:i w:val="false"/>
                  <w:iCs w:val="false"/>
                  <w:color w:val="000000"/>
                  <w:sz w:val="18"/>
                  <w:szCs w:val="18"/>
                </w:rPr>
                <w:delText xml:space="preserve">stomata, guard cells, gas exchange structures, cellular</w:delText>
              </w:r>
            </w:del>
            <w:ins w:id="9449" w:author="Claude (AI) - proposed" w:date="2026-10-18T00:26:00Z">
              <w:r>
                <w:rPr>
                  <w:rFonts w:ascii="Arial" w:cs="Arial" w:eastAsia="Arial" w:hAnsi="Arial"/>
                  <w:b w:val="false"/>
                  <w:bCs w:val="false"/>
                  <w:i w:val="false"/>
                  <w:iCs w:val="false"/>
                  <w:color w:val="000000"/>
                  <w:sz w:val="18"/>
                  <w:szCs w:val="18"/>
                </w:rPr>
                <w:t xml:space="preserve">fermentation, anaerobic</w:t>
              </w:r>
            </w:ins>
            <w:r>
              <w:rPr>
                <w:rFonts w:ascii="Arial" w:cs="Arial" w:eastAsia="Arial" w:hAnsi="Arial"/>
                <w:b w:val="false"/>
                <w:bCs w:val="false"/>
                <w:i w:val="false"/>
                <w:iCs w:val="false"/>
                <w:color w:val="000000"/>
                <w:sz w:val="18"/>
                <w:szCs w:val="18"/>
              </w:rPr>
              <w:t xml:space="preserve"> respiration, enzyme activity, or gas solubility as appropriate.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w:t>
            </w:r>
            <w:del w:id="9450" w:author="Claude (AI) - proposed" w:date="2026-10-18T00:26:00Z">
              <w:r>
                <w:rPr>
                  <w:rFonts w:ascii="Arial" w:cs="Arial" w:eastAsia="Arial" w:hAnsi="Arial"/>
                  <w:b w:val="false"/>
                  <w:bCs w:val="false"/>
                  <w:i w:val="false"/>
                  <w:iCs w:val="false"/>
                  <w:color w:val="000000"/>
                  <w:sz w:val="18"/>
                  <w:szCs w:val="18"/>
                </w:rPr>
                <w:delText xml:space="preserve">stomata / respiration / guard cells</w:delText>
              </w:r>
            </w:del>
            <w:ins w:id="9451" w:author="Claude (AI) - proposed" w:date="2026-10-18T00:26:00Z">
              <w:r>
                <w:rPr>
                  <w:rFonts w:ascii="Arial" w:cs="Arial" w:eastAsia="Arial" w:hAnsi="Arial"/>
                  <w:b w:val="false"/>
                  <w:bCs w:val="false"/>
                  <w:i w:val="false"/>
                  <w:iCs w:val="false"/>
                  <w:color w:val="000000"/>
                  <w:sz w:val="18"/>
                  <w:szCs w:val="18"/>
                </w:rPr>
                <w:t xml:space="preserve">respiration / fermentation / enzymes</w:t>
              </w:r>
            </w:ins>
            <w:r>
              <w:rPr>
                <w:rFonts w:ascii="Arial" w:cs="Arial" w:eastAsia="Arial" w:hAnsi="Arial"/>
                <w:b w:val="false"/>
                <w:bCs w:val="false"/>
                <w:i w:val="false"/>
                <w:iCs w:val="false"/>
                <w:color w:val="000000"/>
                <w:sz w:val="18"/>
                <w:szCs w:val="18"/>
              </w:rPr>
              <w:t xml:space="preserve">.'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w:t>
            </w:r>
            <w:del w:id="9452" w:author="Claude (AI) - proposed" w:date="2026-10-18T00:26:00Z">
              <w:r>
                <w:rPr>
                  <w:rFonts w:ascii="Arial" w:cs="Arial" w:eastAsia="Arial" w:hAnsi="Arial"/>
                  <w:b w:val="false"/>
                  <w:bCs w:val="false"/>
                  <w:i w:val="false"/>
                  <w:iCs w:val="false"/>
                  <w:color w:val="000000"/>
                  <w:sz w:val="18"/>
                  <w:szCs w:val="18"/>
                </w:rPr>
                <w:delText xml:space="preserve">stomata, guard cells, lenticels, mitochondria, enzymes</w:delText>
              </w:r>
            </w:del>
            <w:ins w:id="9453" w:author="Claude (AI) - proposed" w:date="2026-10-18T00:26:00Z">
              <w:r>
                <w:rPr>
                  <w:rFonts w:ascii="Arial" w:cs="Arial" w:eastAsia="Arial" w:hAnsi="Arial"/>
                  <w:b w:val="false"/>
                  <w:bCs w:val="false"/>
                  <w:i w:val="false"/>
                  <w:iCs w:val="false"/>
                  <w:color w:val="000000"/>
                  <w:sz w:val="18"/>
                  <w:szCs w:val="18"/>
                </w:rPr>
                <w:t xml:space="preserve">mitochondria, cytoplasm, enzymes, yeast cells</w:t>
              </w:r>
            </w:ins>
            <w:r>
              <w:rPr>
                <w:rFonts w:ascii="Arial" w:cs="Arial" w:eastAsia="Arial" w:hAnsi="Arial"/>
                <w:b w:val="false"/>
                <w:bCs w:val="false"/>
                <w:i w:val="false"/>
                <w:iCs w:val="false"/>
                <w:color w:val="000000"/>
                <w:sz w:val="18"/>
                <w:szCs w:val="18"/>
              </w:rPr>
              <w:t xml:space="preserve">) or process (cellular respiration, </w:t>
            </w:r>
            <w:del w:id="9454" w:author="Claude (AI) - proposed" w:date="2026-10-18T00:26:00Z">
              <w:r>
                <w:rPr>
                  <w:rFonts w:ascii="Arial" w:cs="Arial" w:eastAsia="Arial" w:hAnsi="Arial"/>
                  <w:b w:val="false"/>
                  <w:bCs w:val="false"/>
                  <w:i w:val="false"/>
                  <w:iCs w:val="false"/>
                  <w:color w:val="000000"/>
                  <w:sz w:val="18"/>
                  <w:szCs w:val="18"/>
                </w:rPr>
                <w:delText xml:space="preserve">gas diffusion, opening/closing of stomata</w:delText>
              </w:r>
            </w:del>
            <w:ins w:id="9455" w:author="Claude (AI) - proposed" w:date="2026-10-18T00:26:00Z">
              <w:r>
                <w:rPr>
                  <w:rFonts w:ascii="Arial" w:cs="Arial" w:eastAsia="Arial" w:hAnsi="Arial"/>
                  <w:b w:val="false"/>
                  <w:bCs w:val="false"/>
                  <w:i w:val="false"/>
                  <w:iCs w:val="false"/>
                  <w:color w:val="000000"/>
                  <w:sz w:val="18"/>
                  <w:szCs w:val="18"/>
                </w:rPr>
                <w:t xml:space="preserve">fermentation, anaerobic respiration, gas diffusion</w:t>
              </w:r>
            </w:ins>
            <w:r>
              <w:rPr>
                <w:rFonts w:ascii="Arial" w:cs="Arial" w:eastAsia="Arial" w:hAnsi="Arial"/>
                <w:b w:val="false"/>
                <w:bCs w:val="false"/>
                <w:i w:val="false"/>
                <w:iCs w:val="false"/>
                <w:color w:val="000000"/>
                <w:sz w:val="18"/>
                <w:szCs w:val="18"/>
              </w:rPr>
              <w:t xml:space="preserve">). Teacher flags: CER where the reasoning is a restatement of the claim ('the temperature made more bubbles because higher temperature increased the number of bubbles') — redirect with: 'What is happening inside the leaf or cell that explains this?'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qpmll1uponrcezzwwut3">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jjtws4258qo6jihq0x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30p5sxquxeit7esgj-_7">
              <w:r>
                <w:rPr>
                  <w:rFonts w:ascii="Arial" w:cs="Arial" w:eastAsia="Arial" w:hAnsi="Arial"/>
                  <w:color w:val="2E75B6"/>
                  <w:sz w:val="16"/>
                  <w:szCs w:val="16"/>
                  <w:u w:val="single" w:color="2E75B6"/>
                </w:rPr>
                <w:t xml:space="preserve">Introduction to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5khcnxntgbu68lbklo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3 found that </w:t>
            </w:r>
            <w:del w:id="9456" w:author="Claude (AI) - proposed" w:date="2026-10-18T00:26:00Z">
              <w:r>
                <w:rPr>
                  <w:rFonts w:ascii="Arial" w:cs="Arial" w:eastAsia="Arial" w:hAnsi="Arial"/>
                  <w:b w:val="false"/>
                  <w:bCs w:val="false"/>
                  <w:i w:val="false"/>
                  <w:iCs w:val="false"/>
                  <w:color w:val="000000"/>
                  <w:sz w:val="18"/>
                  <w:szCs w:val="18"/>
                </w:rPr>
                <w:delText xml:space="preserve">blocking lower-surface stomata almost stopped bubble production</w:delText>
              </w:r>
            </w:del>
            <w:ins w:id="9457" w:author="Claude (AI) - proposed" w:date="2026-10-18T00:26:00Z">
              <w:r>
                <w:rPr>
                  <w:rFonts w:ascii="Arial" w:cs="Arial" w:eastAsia="Arial" w:hAnsi="Arial"/>
                  <w:b w:val="false"/>
                  <w:bCs w:val="false"/>
                  <w:i w:val="false"/>
                  <w:iCs w:val="false"/>
                  <w:color w:val="000000"/>
                  <w:sz w:val="18"/>
                  <w:szCs w:val="18"/>
                </w:rPr>
                <w:t xml:space="preserve">yeast under an oil layer still made gas</w:t>
              </w:r>
            </w:ins>
            <w:r>
              <w:rPr>
                <w:rFonts w:ascii="Arial" w:cs="Arial" w:eastAsia="Arial" w:hAnsi="Arial"/>
                <w:b w:val="false"/>
                <w:bCs w:val="false"/>
                <w:i w:val="false"/>
                <w:iCs w:val="false"/>
                <w:color w:val="000000"/>
                <w:sz w:val="18"/>
                <w:szCs w:val="18"/>
              </w:rPr>
              <w:t xml:space="preserve">. Group 1 found that </w:t>
            </w:r>
            <w:del w:id="9458" w:author="Claude (AI) - proposed" w:date="2026-10-18T00:26:00Z">
              <w:r>
                <w:rPr>
                  <w:rFonts w:ascii="Arial" w:cs="Arial" w:eastAsia="Arial" w:hAnsi="Arial"/>
                  <w:b w:val="false"/>
                  <w:bCs w:val="false"/>
                  <w:i w:val="false"/>
                  <w:iCs w:val="false"/>
                  <w:color w:val="000000"/>
                  <w:sz w:val="18"/>
                  <w:szCs w:val="18"/>
                </w:rPr>
                <w:delText xml:space="preserve">most stomata are on the lower surface</w:delText>
              </w:r>
            </w:del>
            <w:ins w:id="9459" w:author="Claude (AI) - proposed" w:date="2026-10-18T00:26:00Z">
              <w:r>
                <w:rPr>
                  <w:rFonts w:ascii="Arial" w:cs="Arial" w:eastAsia="Arial" w:hAnsi="Arial"/>
                  <w:b w:val="false"/>
                  <w:bCs w:val="false"/>
                  <w:i w:val="false"/>
                  <w:iCs w:val="false"/>
                  <w:color w:val="000000"/>
                  <w:sz w:val="18"/>
                  <w:szCs w:val="18"/>
                </w:rPr>
                <w:t xml:space="preserve">warmer sugar solution made more gas</w:t>
              </w:r>
            </w:ins>
            <w:r>
              <w:rPr>
                <w:rFonts w:ascii="Arial" w:cs="Arial" w:eastAsia="Arial" w:hAnsi="Arial"/>
                <w:b w:val="false"/>
                <w:bCs w:val="false"/>
                <w:i w:val="false"/>
                <w:iCs w:val="false"/>
                <w:color w:val="000000"/>
                <w:sz w:val="18"/>
                <w:szCs w:val="18"/>
              </w:rPr>
              <w:t xml:space="preserve">. Together, what do those two findings tell us about </w:t>
            </w:r>
            <w:del w:id="9460" w:author="Claude (AI) - proposed" w:date="2026-10-18T00:26:00Z">
              <w:r>
                <w:rPr>
                  <w:rFonts w:ascii="Arial" w:cs="Arial" w:eastAsia="Arial" w:hAnsi="Arial"/>
                  <w:b w:val="false"/>
                  <w:bCs w:val="false"/>
                  <w:i w:val="false"/>
                  <w:iCs w:val="false"/>
                  <w:color w:val="000000"/>
                  <w:sz w:val="18"/>
                  <w:szCs w:val="18"/>
                </w:rPr>
                <w:delText xml:space="preserve">where gas exchange is happening</w:delText>
              </w:r>
            </w:del>
            <w:ins w:id="9461" w:author="Claude (AI) - proposed" w:date="2026-10-18T00:26:00Z">
              <w:r>
                <w:rPr>
                  <w:rFonts w:ascii="Arial" w:cs="Arial" w:eastAsia="Arial" w:hAnsi="Arial"/>
                  <w:b w:val="false"/>
                  <w:bCs w:val="false"/>
                  <w:i w:val="false"/>
                  <w:iCs w:val="false"/>
                  <w:color w:val="000000"/>
                  <w:sz w:val="18"/>
                  <w:szCs w:val="18"/>
                </w:rPr>
                <w:t xml:space="preserve">what yeast needs to make CO₂, and what speeds it up</w:t>
              </w:r>
            </w:ins>
            <w:r>
              <w:rPr>
                <w:rFonts w:ascii="Arial" w:cs="Arial" w:eastAsia="Arial" w:hAnsi="Arial"/>
                <w:b w:val="false"/>
                <w:bCs w:val="false"/>
                <w:i w:val="false"/>
                <w:iCs w:val="false"/>
                <w:color w:val="000000"/>
                <w:sz w:val="18"/>
                <w:szCs w:val="18"/>
              </w:rPr>
              <w:t xml:space="preserve">?' Allow 10 seconds of WAIT TIME. Cold-call two students from different groups to respond. Then say: 'In your notebook, write one connection between your group's finding and the bubbling leaves we saw at the start of this unit. Specifically — which structure or process does your data help explain?'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w:t>
            </w:r>
            <w:del w:id="9462" w:author="Claude (AI) - proposed" w:date="2026-10-18T00:26:00Z">
              <w:r>
                <w:rPr>
                  <w:rFonts w:ascii="Arial" w:cs="Arial" w:eastAsia="Arial" w:hAnsi="Arial"/>
                  <w:b w:val="false"/>
                  <w:bCs w:val="false"/>
                  <w:i w:val="false"/>
                  <w:iCs w:val="false"/>
                  <w:color w:val="000000"/>
                  <w:sz w:val="18"/>
                  <w:szCs w:val="18"/>
                </w:rPr>
                <w:delText xml:space="preserve">bubbles, bubble sites</w:delText>
              </w:r>
            </w:del>
            <w:ins w:id="9463" w:author="Claude (AI) - proposed" w:date="2026-10-18T00:26:00Z">
              <w:r>
                <w:rPr>
                  <w:rFonts w:ascii="Arial" w:cs="Arial" w:eastAsia="Arial" w:hAnsi="Arial"/>
                  <w:b w:val="false"/>
                  <w:bCs w:val="false"/>
                  <w:i w:val="false"/>
                  <w:iCs w:val="false"/>
                  <w:color w:val="000000"/>
                  <w:sz w:val="18"/>
                  <w:szCs w:val="18"/>
                </w:rPr>
                <w:t xml:space="preserve">gas bubbles</w:t>
              </w:r>
            </w:ins>
            <w:r>
              <w:rPr>
                <w:rFonts w:ascii="Arial" w:cs="Arial" w:eastAsia="Arial" w:hAnsi="Arial"/>
                <w:b w:val="false"/>
                <w:bCs w:val="false"/>
                <w:i w:val="false"/>
                <w:iCs w:val="false"/>
                <w:color w:val="000000"/>
                <w:sz w:val="18"/>
                <w:szCs w:val="18"/>
              </w:rPr>
              <w:t xml:space="preserve">, temperature effect</w:t>
            </w:r>
            <w:ins w:id="9464" w:author="Claude (AI) - proposed" w:date="2026-10-18T00:26:00Z">
              <w:r>
                <w:rPr>
                  <w:rFonts w:ascii="Arial" w:cs="Arial" w:eastAsia="Arial" w:hAnsi="Arial"/>
                  <w:b w:val="false"/>
                  <w:bCs w:val="false"/>
                  <w:i w:val="false"/>
                  <w:iCs w:val="false"/>
                  <w:color w:val="000000"/>
                  <w:sz w:val="18"/>
                  <w:szCs w:val="18"/>
                </w:rPr>
                <w:t xml:space="preserve">, what the gas may be</w:t>
              </w:r>
            </w:ins>
            <w:r>
              <w:rPr>
                <w:rFonts w:ascii="Arial" w:cs="Arial" w:eastAsia="Arial" w:hAnsi="Arial"/>
                <w:b w:val="false"/>
                <w:bCs w:val="false"/>
                <w:i w:val="false"/>
                <w:iCs w:val="false"/>
                <w:color w:val="000000"/>
                <w:sz w:val="18"/>
                <w:szCs w:val="18"/>
              </w:rPr>
              <w:t xml:space="preserve">).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p3jsh7dya_tfaw-5seba">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bameagg_kd-odmxrl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xwn0ehv-t29nesg612up">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o96fvtwlkdyaapqeqt2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whose investigation </w:t>
            </w:r>
            <w:del w:id="9465" w:author="Claude (AI) - proposed" w:date="2026-10-18T00:26:00Z">
              <w:r>
                <w:rPr>
                  <w:rFonts w:ascii="Arial" w:cs="Arial" w:eastAsia="Arial" w:hAnsi="Arial"/>
                  <w:b w:val="false"/>
                  <w:bCs w:val="false"/>
                  <w:i w:val="false"/>
                  <w:iCs w:val="false"/>
                  <w:color w:val="000000"/>
                  <w:sz w:val="18"/>
                  <w:szCs w:val="18"/>
                </w:rPr>
                <w:delText xml:space="preserve">focused on respiration (germinating githeri seeds)</w:delText>
              </w:r>
            </w:del>
            <w:ins w:id="9466" w:author="Claude (AI) - proposed" w:date="2026-10-18T00:26:00Z">
              <w:r>
                <w:rPr>
                  <w:rFonts w:ascii="Arial" w:cs="Arial" w:eastAsia="Arial" w:hAnsi="Arial"/>
                  <w:b w:val="false"/>
                  <w:bCs w:val="false"/>
                  <w:i w:val="false"/>
                  <w:iCs w:val="false"/>
                  <w:color w:val="000000"/>
                  <w:sz w:val="18"/>
                  <w:szCs w:val="18"/>
                </w:rPr>
                <w:t xml:space="preserve">measured gas from yeast or food</w:t>
              </w:r>
            </w:ins>
            <w:r>
              <w:rPr>
                <w:rFonts w:ascii="Arial" w:cs="Arial" w:eastAsia="Arial" w:hAnsi="Arial"/>
                <w:b w:val="false"/>
                <w:bCs w:val="false"/>
                <w:i w:val="false"/>
                <w:iCs w:val="false"/>
                <w:color w:val="000000"/>
                <w:sz w:val="18"/>
                <w:szCs w:val="18"/>
              </w:rPr>
              <w:t xml:space="preserve">, prompt: '</w:t>
            </w:r>
            <w:del w:id="9467" w:author="Claude (AI) - proposed" w:date="2026-10-18T00:26:00Z">
              <w:r>
                <w:rPr>
                  <w:rFonts w:ascii="Arial" w:cs="Arial" w:eastAsia="Arial" w:hAnsi="Arial"/>
                  <w:b w:val="false"/>
                  <w:bCs w:val="false"/>
                  <w:i w:val="false"/>
                  <w:iCs w:val="false"/>
                  <w:color w:val="000000"/>
                  <w:sz w:val="18"/>
                  <w:szCs w:val="18"/>
                </w:rPr>
                <w:delText xml:space="preserve">Cellular respiration</w:delText>
              </w:r>
            </w:del>
            <w:ins w:id="9468" w:author="Claude (AI) - proposed" w:date="2026-10-18T00:26:00Z">
              <w:r>
                <w:rPr>
                  <w:rFonts w:ascii="Arial" w:cs="Arial" w:eastAsia="Arial" w:hAnsi="Arial"/>
                  <w:b w:val="false"/>
                  <w:bCs w:val="false"/>
                  <w:i w:val="false"/>
                  <w:iCs w:val="false"/>
                  <w:color w:val="000000"/>
                  <w:sz w:val="18"/>
                  <w:szCs w:val="18"/>
                </w:rPr>
                <w:t xml:space="preserve">Fermentation</w:t>
              </w:r>
            </w:ins>
            <w:r>
              <w:rPr>
                <w:rFonts w:ascii="Arial" w:cs="Arial" w:eastAsia="Arial" w:hAnsi="Arial"/>
                <w:b w:val="false"/>
                <w:bCs w:val="false"/>
                <w:i w:val="false"/>
                <w:iCs w:val="false"/>
                <w:color w:val="000000"/>
                <w:sz w:val="18"/>
                <w:szCs w:val="18"/>
              </w:rPr>
              <w:t xml:space="preserve"> happens inside cells, not</w:t>
            </w:r>
            <w:del w:id="9469" w:author="Claude (AI) - proposed" w:date="2026-10-18T00:26:00Z">
              <w:r>
                <w:rPr>
                  <w:rFonts w:ascii="Arial" w:cs="Arial" w:eastAsia="Arial" w:hAnsi="Arial"/>
                  <w:b w:val="false"/>
                  <w:bCs w:val="false"/>
                  <w:i w:val="false"/>
                  <w:iCs w:val="false"/>
                  <w:color w:val="000000"/>
                  <w:sz w:val="18"/>
                  <w:szCs w:val="18"/>
                </w:rPr>
                <w:delText xml:space="preserve"> just</w:delText>
              </w:r>
            </w:del>
            <w:r>
              <w:rPr>
                <w:rFonts w:ascii="Arial" w:cs="Arial" w:eastAsia="Arial" w:hAnsi="Arial"/>
                <w:b w:val="false"/>
                <w:bCs w:val="false"/>
                <w:i w:val="false"/>
                <w:iCs w:val="false"/>
                <w:color w:val="000000"/>
                <w:sz w:val="18"/>
                <w:szCs w:val="18"/>
              </w:rPr>
              <w:t xml:space="preserve"> at the leaf surface. Where would you add </w:t>
            </w:r>
            <w:del w:id="9470" w:author="Claude (AI) - proposed" w:date="2026-10-18T00:26:00Z">
              <w:r>
                <w:rPr>
                  <w:rFonts w:ascii="Arial" w:cs="Arial" w:eastAsia="Arial" w:hAnsi="Arial"/>
                  <w:b w:val="false"/>
                  <w:bCs w:val="false"/>
                  <w:i w:val="false"/>
                  <w:iCs w:val="false"/>
                  <w:color w:val="000000"/>
                  <w:sz w:val="18"/>
                  <w:szCs w:val="18"/>
                </w:rPr>
                <w:delText xml:space="preserve">mitochondria and the respiration</w:delText>
              </w:r>
            </w:del>
            <w:ins w:id="9471" w:author="Claude (AI) - proposed" w:date="2026-10-18T00:26:00Z">
              <w:r>
                <w:rPr>
                  <w:rFonts w:ascii="Arial" w:cs="Arial" w:eastAsia="Arial" w:hAnsi="Arial"/>
                  <w:b w:val="false"/>
                  <w:bCs w:val="false"/>
                  <w:i w:val="false"/>
                  <w:iCs w:val="false"/>
                  <w:color w:val="000000"/>
                  <w:sz w:val="18"/>
                  <w:szCs w:val="18"/>
                </w:rPr>
                <w:t xml:space="preserve">the cytoplasm and the fermentation</w:t>
              </w:r>
            </w:ins>
            <w:r>
              <w:rPr>
                <w:rFonts w:ascii="Arial" w:cs="Arial" w:eastAsia="Arial" w:hAnsi="Arial"/>
                <w:b w:val="false"/>
                <w:bCs w:val="false"/>
                <w:i w:val="false"/>
                <w:iCs w:val="false"/>
                <w:color w:val="000000"/>
                <w:sz w:val="18"/>
                <w:szCs w:val="18"/>
              </w:rPr>
              <w:t xml:space="preserve"> equation to your model</w:t>
            </w:r>
            <w:ins w:id="9472" w:author="Claude (AI) - proposed" w:date="2026-10-18T00:26:00Z">
              <w:r>
                <w:rPr>
                  <w:rFonts w:ascii="Arial" w:cs="Arial" w:eastAsia="Arial" w:hAnsi="Arial"/>
                  <w:b w:val="false"/>
                  <w:bCs w:val="false"/>
                  <w:i w:val="false"/>
                  <w:iCs w:val="false"/>
                  <w:color w:val="000000"/>
                  <w:sz w:val="18"/>
                  <w:szCs w:val="18"/>
                </w:rPr>
                <w:t xml:space="preserve">, and where does the CO₂ leave a plant cell</w:t>
              </w:r>
            </w:ins>
            <w:r>
              <w:rPr>
                <w:rFonts w:ascii="Arial" w:cs="Arial" w:eastAsia="Arial" w:hAnsi="Arial"/>
                <w:b w:val="false"/>
                <w:bCs w:val="false"/>
                <w:i w:val="false"/>
                <w:iCs w:val="false"/>
                <w:color w:val="000000"/>
                <w:sz w:val="18"/>
                <w:szCs w:val="18"/>
              </w:rPr>
              <w:t xml:space="preserve">?'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keepNext w:val="false"/>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investigation today most directly </w:t>
            </w:r>
            <w:del w:id="9473" w:author="Claude (AI) - proposed" w:date="2026-10-18T00:26:00Z">
              <w:r>
                <w:rPr>
                  <w:rFonts w:ascii="Arial" w:cs="Arial" w:eastAsia="Arial" w:hAnsi="Arial"/>
                  <w:b w:val="false"/>
                  <w:bCs w:val="false"/>
                  <w:i w:val="false"/>
                  <w:iCs w:val="false"/>
                  <w:color w:val="000000"/>
                  <w:sz w:val="18"/>
                  <w:szCs w:val="18"/>
                </w:rPr>
                <w:delText xml:space="preserve">explains why bubbles appeared from specific spots on</w:delText>
              </w:r>
            </w:del>
            <w:ins w:id="9474" w:author="Claude (AI) - proposed" w:date="2026-10-18T00:26:00Z">
              <w:r>
                <w:rPr>
                  <w:rFonts w:ascii="Arial" w:cs="Arial" w:eastAsia="Arial" w:hAnsi="Arial"/>
                  <w:b w:val="false"/>
                  <w:bCs w:val="false"/>
                  <w:i w:val="false"/>
                  <w:iCs w:val="false"/>
                  <w:color w:val="000000"/>
                  <w:sz w:val="18"/>
                  <w:szCs w:val="18"/>
                </w:rPr>
                <w:t xml:space="preserve">helps explain the sukuma wiki bubbles, and what can it not tell us about</w:t>
              </w:r>
            </w:ins>
            <w:r>
              <w:rPr>
                <w:rFonts w:ascii="Arial" w:cs="Arial" w:eastAsia="Arial" w:hAnsi="Arial"/>
                <w:b w:val="false"/>
                <w:bCs w:val="false"/>
                <w:i w:val="false"/>
                <w:iCs w:val="false"/>
                <w:color w:val="000000"/>
                <w:sz w:val="18"/>
                <w:szCs w:val="18"/>
              </w:rPr>
              <w:t xml:space="preserve"> the leaf?'</w:t>
            </w:r>
          </w:p>
          <w:p>
            <w:pPr>
              <w:keepNext w:val="false"/>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(hot water, </w:t>
            </w:r>
            <w:del w:id="9475" w:author="Claude (AI) - proposed" w:date="2026-10-18T00:26:00Z">
              <w:r>
                <w:rPr>
                  <w:rFonts w:ascii="Arial" w:cs="Arial" w:eastAsia="Arial" w:hAnsi="Arial"/>
                  <w:b w:val="false"/>
                  <w:bCs w:val="false"/>
                  <w:i w:val="false"/>
                  <w:iCs w:val="false"/>
                  <w:color w:val="000000"/>
                  <w:sz w:val="18"/>
                  <w:szCs w:val="18"/>
                </w:rPr>
                <w:delText xml:space="preserve">blades, iodine</w:delText>
              </w:r>
            </w:del>
            <w:ins w:id="9476" w:author="Claude (AI) - proposed" w:date="2026-10-18T00:26:00Z">
              <w:r>
                <w:rPr>
                  <w:rFonts w:ascii="Arial" w:cs="Arial" w:eastAsia="Arial" w:hAnsi="Arial"/>
                  <w:b w:val="false"/>
                  <w:bCs w:val="false"/>
                  <w:i w:val="false"/>
                  <w:iCs w:val="false"/>
                  <w:color w:val="000000"/>
                  <w:sz w:val="18"/>
                  <w:szCs w:val="18"/>
                </w:rPr>
                <w:t xml:space="preserve">glassware, sealed bottles</w:t>
              </w:r>
            </w:ins>
            <w:r>
              <w:rPr>
                <w:rFonts w:ascii="Arial" w:cs="Arial" w:eastAsia="Arial" w:hAnsi="Arial"/>
                <w:b w:val="false"/>
                <w:bCs w:val="false"/>
                <w:i w:val="false"/>
                <w:iCs w:val="false"/>
                <w:color w:val="000000"/>
                <w:sz w:val="18"/>
                <w:szCs w:val="18"/>
              </w:rPr>
              <w:t xml:space="preserve">)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w:t>
            </w:r>
            <w:del w:id="9477" w:author="Claude (AI) - proposed" w:date="2026-10-18T00:26:00Z">
              <w:r>
                <w:rPr>
                  <w:rFonts w:ascii="Arial" w:cs="Arial" w:eastAsia="Arial" w:hAnsi="Arial"/>
                  <w:b w:val="false"/>
                  <w:bCs w:val="false"/>
                  <w:i w:val="false"/>
                  <w:iCs w:val="false"/>
                  <w:color w:val="000000"/>
                  <w:sz w:val="18"/>
                  <w:szCs w:val="18"/>
                </w:rPr>
                <w:delText xml:space="preserve">investigations —</w:delText>
              </w:r>
            </w:del>
            <w:ins w:id="9478" w:author="Claude (AI) - proposed" w:date="2026-10-18T00:26:00Z">
              <w:r>
                <w:rPr>
                  <w:rFonts w:ascii="Arial" w:cs="Arial" w:eastAsia="Arial" w:hAnsi="Arial"/>
                  <w:b w:val="false"/>
                  <w:bCs w:val="false"/>
                  <w:i w:val="false"/>
                  <w:iCs w:val="false"/>
                  <w:color w:val="000000"/>
                  <w:sz w:val="18"/>
                  <w:szCs w:val="18"/>
                </w:rPr>
                <w:t xml:space="preserve">fermentation investigations,</w:t>
              </w:r>
            </w:ins>
            <w:r>
              <w:rPr>
                <w:rFonts w:ascii="Arial" w:cs="Arial" w:eastAsia="Arial" w:hAnsi="Arial"/>
                <w:b w:val="false"/>
                <w:bCs w:val="false"/>
                <w:i w:val="false"/>
                <w:iCs w:val="false"/>
                <w:color w:val="000000"/>
                <w:sz w:val="18"/>
                <w:szCs w:val="18"/>
              </w:rPr>
              <w:t xml:space="preserve"> for example: </w:t>
            </w:r>
            <w:del w:id="9479" w:author="Claude (AI) - proposed" w:date="2026-10-18T00:26:00Z">
              <w:r>
                <w:rPr>
                  <w:rFonts w:ascii="Arial" w:cs="Arial" w:eastAsia="Arial" w:hAnsi="Arial"/>
                  <w:b w:val="false"/>
                  <w:bCs w:val="false"/>
                  <w:i w:val="false"/>
                  <w:iCs w:val="false"/>
                  <w:color w:val="000000"/>
                  <w:sz w:val="18"/>
                  <w:szCs w:val="18"/>
                </w:rPr>
                <w:delText xml:space="preserve">bubble production rates from sukuma wiki leaf discs</w:delText>
              </w:r>
            </w:del>
            <w:ins w:id="9480" w:author="Claude (AI) - proposed" w:date="2026-10-18T00:26:00Z">
              <w:r>
                <w:rPr>
                  <w:rFonts w:ascii="Arial" w:cs="Arial" w:eastAsia="Arial" w:hAnsi="Arial"/>
                  <w:b w:val="false"/>
                  <w:bCs w:val="false"/>
                  <w:i w:val="false"/>
                  <w:iCs w:val="false"/>
                  <w:color w:val="000000"/>
                  <w:sz w:val="18"/>
                  <w:szCs w:val="18"/>
                </w:rPr>
                <w:t xml:space="preserve">gas bubbles or balloon inflation from yeast and sugar</w:t>
              </w:r>
            </w:ins>
            <w:r>
              <w:rPr>
                <w:rFonts w:ascii="Arial" w:cs="Arial" w:eastAsia="Arial" w:hAnsi="Arial"/>
                <w:b w:val="false"/>
                <w:bCs w:val="false"/>
                <w:i w:val="false"/>
                <w:iCs w:val="false"/>
                <w:color w:val="000000"/>
                <w:sz w:val="18"/>
                <w:szCs w:val="18"/>
              </w:rPr>
              <w:t xml:space="preserve"> at different temperatures</w:t>
            </w:r>
            <w:del w:id="9481" w:author="Claude (AI) - proposed" w:date="2026-10-18T00:26:00Z">
              <w:r>
                <w:rPr>
                  <w:rFonts w:ascii="Arial" w:cs="Arial" w:eastAsia="Arial" w:hAnsi="Arial"/>
                  <w:b w:val="false"/>
                  <w:bCs w:val="false"/>
                  <w:i w:val="false"/>
                  <w:iCs w:val="false"/>
                  <w:color w:val="000000"/>
                  <w:sz w:val="18"/>
                  <w:szCs w:val="18"/>
                </w:rPr>
                <w:delText xml:space="preserve">; stomatal counts on upper vs. lower leaf surfaces using nail varnish peels; colour changes in hydrogencarbonate indicator or lime water when exposed to germinating githeri seeds; or temperature differences between germinating and boiled seeds</w:delText>
              </w:r>
            </w:del>
            <w:ins w:id="9482" w:author="Claude (AI) - proposed" w:date="2026-10-18T00:26:00Z">
              <w:r>
                <w:rPr>
                  <w:rFonts w:ascii="Arial" w:cs="Arial" w:eastAsia="Arial" w:hAnsi="Arial"/>
                  <w:b w:val="false"/>
                  <w:bCs w:val="false"/>
                  <w:i w:val="false"/>
                  <w:iCs w:val="false"/>
                  <w:color w:val="000000"/>
                  <w:sz w:val="18"/>
                  <w:szCs w:val="18"/>
                </w:rPr>
                <w:t xml:space="preserve"> or with and without an oil layer; gas collecting from kitchen waste in a biogas bottle compared with a bottle started days earlier; and the pH, smell and appearance of uji over time</w:t>
              </w:r>
            </w:ins>
            <w:r>
              <w:rPr>
                <w:rFonts w:ascii="Arial" w:cs="Arial" w:eastAsia="Arial" w:hAnsi="Arial"/>
                <w:b w:val="false"/>
                <w:bCs w:val="false"/>
                <w:i w:val="false"/>
                <w:iCs w:val="false"/>
                <w:color w:val="000000"/>
                <w:sz w:val="18"/>
                <w:szCs w:val="18"/>
              </w:rPr>
              <w:t xml:space="preserve">. They recorded raw data in tables, noted anomalous readings, and documented the behaviour of </w:t>
            </w:r>
            <w:del w:id="9483" w:author="Claude (AI) - proposed" w:date="2026-10-18T00:26:00Z">
              <w:r>
                <w:rPr>
                  <w:rFonts w:ascii="Arial" w:cs="Arial" w:eastAsia="Arial" w:hAnsi="Arial"/>
                  <w:b w:val="false"/>
                  <w:bCs w:val="false"/>
                  <w:i w:val="false"/>
                  <w:iCs w:val="false"/>
                  <w:color w:val="000000"/>
                  <w:sz w:val="18"/>
                  <w:szCs w:val="18"/>
                </w:rPr>
                <w:delText xml:space="preserve">leaf material, seeds, and indicator solutions</w:delText>
              </w:r>
            </w:del>
            <w:ins w:id="9484" w:author="Claude (AI) - proposed" w:date="2026-10-18T00:26:00Z">
              <w:r>
                <w:rPr>
                  <w:rFonts w:ascii="Arial" w:cs="Arial" w:eastAsia="Arial" w:hAnsi="Arial"/>
                  <w:b w:val="false"/>
                  <w:bCs w:val="false"/>
                  <w:i w:val="false"/>
                  <w:iCs w:val="false"/>
                  <w:color w:val="000000"/>
                  <w:sz w:val="18"/>
                  <w:szCs w:val="18"/>
                </w:rPr>
                <w:t xml:space="preserve">the mixtures</w:t>
              </w:r>
            </w:ins>
            <w:r>
              <w:rPr>
                <w:rFonts w:ascii="Arial" w:cs="Arial" w:eastAsia="Arial" w:hAnsi="Arial"/>
                <w:b w:val="false"/>
                <w:bCs w:val="false"/>
                <w:i w:val="false"/>
                <w:iCs w:val="false"/>
                <w:color w:val="000000"/>
                <w:sz w:val="18"/>
                <w:szCs w:val="18"/>
              </w:rPr>
              <w:t xml:space="preserve">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w:t>
            </w:r>
            <w:del w:id="9485" w:author="Claude (AI) - proposed" w:date="2026-10-18T00:26:00Z">
              <w:r>
                <w:rPr>
                  <w:rFonts w:ascii="Arial" w:cs="Arial" w:eastAsia="Arial" w:hAnsi="Arial"/>
                  <w:b w:val="false"/>
                  <w:bCs w:val="false"/>
                  <w:i w:val="false"/>
                  <w:iCs w:val="false"/>
                  <w:color w:val="000000"/>
                  <w:sz w:val="18"/>
                  <w:szCs w:val="18"/>
                </w:rPr>
                <w:delText xml:space="preserve">execute</w:delText>
              </w:r>
            </w:del>
            <w:ins w:id="9486" w:author="Claude (AI) - proposed" w:date="2026-10-18T00:26:00Z">
              <w:r>
                <w:rPr>
                  <w:rFonts w:ascii="Arial" w:cs="Arial" w:eastAsia="Arial" w:hAnsi="Arial"/>
                  <w:b w:val="false"/>
                  <w:bCs w:val="false"/>
                  <w:i w:val="false"/>
                  <w:iCs w:val="false"/>
                  <w:color w:val="000000"/>
                  <w:sz w:val="18"/>
                  <w:szCs w:val="18"/>
                </w:rPr>
                <w:t xml:space="preserve">carry out</w:t>
              </w:r>
            </w:ins>
            <w:r>
              <w:rPr>
                <w:rFonts w:ascii="Arial" w:cs="Arial" w:eastAsia="Arial" w:hAnsi="Arial"/>
                <w:b w:val="false"/>
                <w:bCs w:val="false"/>
                <w:i w:val="false"/>
                <w:iCs w:val="false"/>
                <w:color w:val="000000"/>
                <w:sz w:val="18"/>
                <w:szCs w:val="18"/>
              </w:rPr>
              <w:t xml:space="preserve"> a fair-test investigation by</w:t>
            </w:r>
            <w:del w:id="9487" w:author="Claude (AI) - proposed" w:date="2026-10-18T00:26:00Z">
              <w:r>
                <w:rPr>
                  <w:rFonts w:ascii="Arial" w:cs="Arial" w:eastAsia="Arial" w:hAnsi="Arial"/>
                  <w:b w:val="false"/>
                  <w:bCs w:val="false"/>
                  <w:i w:val="false"/>
                  <w:iCs w:val="false"/>
                  <w:color w:val="000000"/>
                  <w:sz w:val="18"/>
                  <w:szCs w:val="18"/>
                </w:rPr>
                <w:delText xml:space="preserve"> actively</w:delText>
              </w:r>
            </w:del>
            <w:r>
              <w:rPr>
                <w:rFonts w:ascii="Arial" w:cs="Arial" w:eastAsia="Arial" w:hAnsi="Arial"/>
                <w:b w:val="false"/>
                <w:bCs w:val="false"/>
                <w:i w:val="false"/>
                <w:iCs w:val="false"/>
                <w:color w:val="000000"/>
                <w:sz w:val="18"/>
                <w:szCs w:val="18"/>
              </w:rPr>
              <w:t xml:space="preserve"> controlling variables and recording data with appropriate units and precision. They applied </w:t>
            </w:r>
            <w:del w:id="9488" w:author="Claude (AI) - proposed" w:date="2026-10-18T00:26:00Z">
              <w:r>
                <w:rPr>
                  <w:rFonts w:ascii="Arial" w:cs="Arial" w:eastAsia="Arial" w:hAnsi="Arial"/>
                  <w:b w:val="false"/>
                  <w:bCs w:val="false"/>
                  <w:i w:val="false"/>
                  <w:iCs w:val="false"/>
                  <w:color w:val="000000"/>
                  <w:sz w:val="18"/>
                  <w:szCs w:val="18"/>
                </w:rPr>
                <w:delText xml:space="preserve">unit knowledge — stomata, guard cells, lenticels,</w:delText>
              </w:r>
            </w:del>
            <w:ins w:id="9489" w:author="Claude (AI) - proposed" w:date="2026-10-18T00:26:00Z">
              <w:r>
                <w:rPr>
                  <w:rFonts w:ascii="Arial" w:cs="Arial" w:eastAsia="Arial" w:hAnsi="Arial"/>
                  <w:b w:val="false"/>
                  <w:bCs w:val="false"/>
                  <w:i w:val="false"/>
                  <w:iCs w:val="false"/>
                  <w:color w:val="000000"/>
                  <w:sz w:val="18"/>
                  <w:szCs w:val="18"/>
                </w:rPr>
                <w:t xml:space="preserve">what they know about</w:t>
              </w:r>
            </w:ins>
            <w:r>
              <w:rPr>
                <w:rFonts w:ascii="Arial" w:cs="Arial" w:eastAsia="Arial" w:hAnsi="Arial"/>
                <w:b w:val="false"/>
                <w:bCs w:val="false"/>
                <w:i w:val="false"/>
                <w:iCs w:val="false"/>
                <w:color w:val="000000"/>
                <w:sz w:val="18"/>
                <w:szCs w:val="18"/>
              </w:rPr>
              <w:t xml:space="preserve"> cellular respiration, </w:t>
            </w:r>
            <w:del w:id="9490" w:author="Claude (AI) - proposed" w:date="2026-10-18T00:26:00Z">
              <w:r>
                <w:rPr>
                  <w:rFonts w:ascii="Arial" w:cs="Arial" w:eastAsia="Arial" w:hAnsi="Arial"/>
                  <w:b w:val="false"/>
                  <w:bCs w:val="false"/>
                  <w:i w:val="false"/>
                  <w:iCs w:val="false"/>
                  <w:color w:val="000000"/>
                  <w:sz w:val="18"/>
                  <w:szCs w:val="18"/>
                </w:rPr>
                <w:delText xml:space="preserve">enzyme activity, gas diffusion —</w:delText>
              </w:r>
            </w:del>
            <w:ins w:id="9491" w:author="Claude (AI) - proposed" w:date="2026-10-18T00:26:00Z">
              <w:r>
                <w:rPr>
                  <w:rFonts w:ascii="Arial" w:cs="Arial" w:eastAsia="Arial" w:hAnsi="Arial"/>
                  <w:b w:val="false"/>
                  <w:bCs w:val="false"/>
                  <w:i w:val="false"/>
                  <w:iCs w:val="false"/>
                  <w:color w:val="000000"/>
                  <w:sz w:val="18"/>
                  <w:szCs w:val="18"/>
                </w:rPr>
                <w:t xml:space="preserve">anaerobic respiration (fermentation), enzyme activity and gas diffusion</w:t>
              </w:r>
            </w:ins>
            <w:r>
              <w:rPr>
                <w:rFonts w:ascii="Arial" w:cs="Arial" w:eastAsia="Arial" w:hAnsi="Arial"/>
                <w:b w:val="false"/>
                <w:bCs w:val="false"/>
                <w:i w:val="false"/>
                <w:iCs w:val="false"/>
                <w:color w:val="000000"/>
                <w:sz w:val="18"/>
                <w:szCs w:val="18"/>
              </w:rPr>
              <w:t xml:space="preserve"> to explain patterns in their own data. They learned that real scientific data is sometimes messy or unexpected, and that anomalies are evidence to be explained, not discarded. They also learned to structure their thinking </w:t>
            </w:r>
            <w:del w:id="9492" w:author="Claude (AI) - proposed" w:date="2026-10-18T00:26:00Z">
              <w:r>
                <w:rPr>
                  <w:rFonts w:ascii="Arial" w:cs="Arial" w:eastAsia="Arial" w:hAnsi="Arial"/>
                  <w:b w:val="false"/>
                  <w:bCs w:val="false"/>
                  <w:i w:val="false"/>
                  <w:iCs w:val="false"/>
                  <w:color w:val="000000"/>
                  <w:sz w:val="18"/>
                  <w:szCs w:val="18"/>
                </w:rPr>
                <w:delText xml:space="preserve">using</w:delText>
              </w:r>
            </w:del>
            <w:ins w:id="9493" w:author="Claude (AI) - proposed" w:date="2026-10-18T00:26:00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495" w:author="Claude (AI) - proposed" w:date="2026-10-18T00:26:00Z"/>
              </w:rPr>
            </w:pPr>
            <w:ins w:id="9494" w:author="Claude (AI) - proposed" w:date="2026-10-18T00:26:00Z">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ins>
          </w:p>
          <w:p>
            <w:pPr>
              <w:keepNext w:val="false"/>
              <w:spacing w:after="40" w:before="0"/>
              <w:jc w:val="left"/>
              <w:rPr>
                <w:del w:id="9497" w:author="Claude (AI) - proposed" w:date="2026-10-18T00:26:00Z"/>
              </w:rPr>
            </w:pPr>
            <w:del w:id="9496" w:author="Claude (AI) - proposed" w:date="2026-10-18T00:26:00Z">
              <w:r>
                <w:rPr>
                  <w:rFonts w:ascii="Arial" w:cs="Arial" w:eastAsia="Arial" w:hAnsi="Arial"/>
                  <w:b w:val="false"/>
                  <w:bCs w:val="false"/>
                  <w:i w:val="false"/>
                  <w:iCs w:val="false"/>
                  <w:color w:val="000000"/>
                  <w:sz w:val="18"/>
                  <w:szCs w:val="18"/>
                </w:rPr>
                <w:delTex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zwrzkx2jd2kbnes8ous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4fxgzus_h8j0v9392wz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99" w:author="Claude (AI) - proposed" w:date="2026-10-18T00:26:00Z"/>
              </w:rPr>
            </w:pPr>
            <w:ins w:id="9498" w:author="Claude (AI) - proposed" w:date="2026-10-18T00:26:00Z">
              <w:r>
                <w:rPr>
                  <w:rFonts w:ascii="Arial" w:cs="Arial" w:eastAsia="Arial" w:hAnsi="Arial"/>
                  <w:b w:val="false"/>
                  <w:bCs w:val="false"/>
                  <w:i w:val="false"/>
                  <w:iCs w:val="false"/>
                  <w:color w:val="000000"/>
                  <w:sz w:val="18"/>
                  <w:szCs w:val="18"/>
                </w:rPr>
                <w:t xml:space="preserve">Why is gaseous exchange important to plants? How is respiration useful to plants?</w:t>
              </w:r>
            </w:ins>
          </w:p>
          <w:p>
            <w:pPr>
              <w:keepNext w:val="false"/>
              <w:spacing w:after="40" w:before="0"/>
              <w:jc w:val="left"/>
              <w:rPr>
                <w:del w:id="9501" w:author="Claude (AI) - proposed" w:date="2026-10-18T00:26:00Z"/>
              </w:rPr>
            </w:pPr>
            <w:del w:id="9500"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 and 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w:t>
            </w:r>
            <w:del w:id="9502" w:author="Claude (AI) - proposed" w:date="2026-10-18T00:26:00Z">
              <w:r>
                <w:rPr>
                  <w:rFonts w:ascii="Arial" w:cs="Arial" w:eastAsia="Arial" w:hAnsi="Arial"/>
                  <w:b w:val="false"/>
                  <w:bCs w:val="false"/>
                  <w:i w:val="false"/>
                  <w:iCs w:val="false"/>
                  <w:color w:val="000000"/>
                  <w:sz w:val="18"/>
                  <w:szCs w:val="18"/>
                </w:rPr>
                <w:delText xml:space="preserve">timed carousel format (approximately 5 minutes per group</w:delText>
              </w:r>
            </w:del>
            <w:ins w:id="9503" w:author="Claude (AI) - proposed" w:date="2026-10-18T00:26:00Z">
              <w:r>
                <w:rPr>
                  <w:rFonts w:ascii="Arial" w:cs="Arial" w:eastAsia="Arial" w:hAnsi="Arial"/>
                  <w:b w:val="false"/>
                  <w:bCs w:val="false"/>
                  <w:i w:val="false"/>
                  <w:iCs w:val="false"/>
                  <w:color w:val="000000"/>
                  <w:sz w:val="18"/>
                  <w:szCs w:val="18"/>
                </w:rPr>
                <w:t xml:space="preserve">poster carousel of two rounds (half the groups host at their displays while the others visit two displays at 3 minutes each; then the halves swap</w:t>
              </w:r>
            </w:ins>
            <w:r>
              <w:rPr>
                <w:rFonts w:ascii="Arial" w:cs="Arial" w:eastAsia="Arial" w:hAnsi="Arial"/>
                <w:b w:val="false"/>
                <w:bCs w:val="false"/>
                <w:i w:val="false"/>
                <w:iCs w:val="false"/>
                <w:color w:val="000000"/>
                <w:sz w:val="18"/>
                <w:szCs w:val="18"/>
              </w:rPr>
              <w:t xml:space="preserve">),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twz_e4znsth1-kxhrxy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ilggmoie5gkdtqbqjix6">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gvbp6q2olk_lunbky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vqunpfjlhd3pj2rni_0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5rvxhbnqpvxtp4_ap9ru">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7zjebkk__2aotfn8_xe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their investigations in a </w:t>
            </w:r>
            <w:del w:id="9504" w:author="Claude (AI) - proposed" w:date="2026-10-18T00:26:00Z">
              <w:r>
                <w:rPr>
                  <w:rFonts w:ascii="Arial" w:cs="Arial" w:eastAsia="Arial" w:hAnsi="Arial"/>
                  <w:b w:val="false"/>
                  <w:bCs w:val="false"/>
                  <w:i w:val="false"/>
                  <w:iCs w:val="false"/>
                  <w:color w:val="000000"/>
                  <w:sz w:val="18"/>
                  <w:szCs w:val="18"/>
                </w:rPr>
                <w:delText xml:space="preserve">timed carousel. Each group has 4 minutes to present and</w:delText>
              </w:r>
            </w:del>
            <w:ins w:id="9505" w:author="Claude (AI) - proposed" w:date="2026-10-18T00:26:00Z">
              <w:r>
                <w:rPr>
                  <w:rFonts w:ascii="Arial" w:cs="Arial" w:eastAsia="Arial" w:hAnsi="Arial"/>
                  <w:b w:val="false"/>
                  <w:bCs w:val="false"/>
                  <w:i w:val="false"/>
                  <w:iCs w:val="false"/>
                  <w:color w:val="000000"/>
                  <w:sz w:val="18"/>
                  <w:szCs w:val="18"/>
                </w:rPr>
                <w:t xml:space="preserve">two-round poster carousel (about 6 minutes per round): in each round half the groups stay beside their display and the other half visit two displays, 3 minutes each (2 minutes of presenting,</w:t>
              </w:r>
            </w:ins>
            <w:r>
              <w:rPr>
                <w:rFonts w:ascii="Arial" w:cs="Arial" w:eastAsia="Arial" w:hAnsi="Arial"/>
                <w:b w:val="false"/>
                <w:bCs w:val="false"/>
                <w:i w:val="false"/>
                <w:iCs w:val="false"/>
                <w:color w:val="000000"/>
                <w:sz w:val="18"/>
                <w:szCs w:val="18"/>
              </w:rPr>
              <w:t xml:space="preserve"> 1 minute for one clarifying question from the audience</w:t>
            </w:r>
            <w:del w:id="9506" w:author="Claude (AI) - proposed" w:date="2026-10-18T00:26:00Z">
              <w:r>
                <w:rPr>
                  <w:rFonts w:ascii="Arial" w:cs="Arial" w:eastAsia="Arial" w:hAnsi="Arial"/>
                  <w:b w:val="false"/>
                  <w:bCs w:val="false"/>
                  <w:i w:val="false"/>
                  <w:iCs w:val="false"/>
                  <w:color w:val="000000"/>
                  <w:sz w:val="18"/>
                  <w:szCs w:val="18"/>
                </w:rPr>
                <w:delText xml:space="preserve">. The order is: (1) Yeast fermentation groups, (2) Biogas simulation groups, (3) Food fermentation groups (uji, mandazi, or similar</w:delText>
              </w:r>
            </w:del>
            <w:ins w:id="9507" w:author="Claude (AI) - proposed" w:date="2026-10-18T00:26:00Z">
              <w:r>
                <w:rPr>
                  <w:rFonts w:ascii="Arial" w:cs="Arial" w:eastAsia="Arial" w:hAnsi="Arial"/>
                  <w:b w:val="false"/>
                  <w:bCs w:val="false"/>
                  <w:i w:val="false"/>
                  <w:iCs w:val="false"/>
                  <w:color w:val="000000"/>
                  <w:sz w:val="18"/>
                  <w:szCs w:val="18"/>
                </w:rPr>
                <w:t xml:space="preserve">); then the halves swap. The teacher plans the rotation so every visitor sees at least two different kinds of investigation (yeast fermentation, biogas simulation, food fermentation such as uji or mandazi</w:t>
              </w:r>
            </w:ins>
            <w:r>
              <w:rPr>
                <w:rFonts w:ascii="Arial" w:cs="Arial" w:eastAsia="Arial" w:hAnsi="Arial"/>
                <w:b w:val="false"/>
                <w:bCs w:val="false"/>
                <w:i w:val="false"/>
                <w:iCs w:val="false"/>
                <w:color w:val="000000"/>
                <w:sz w:val="18"/>
                <w:szCs w:val="18"/>
              </w:rPr>
              <w:t xml:space="preserve">).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w:t>
            </w:r>
            <w:ins w:id="9508" w:author="Claude (AI) - proposed" w:date="2026-10-18T00:26:00Z">
              <w:r>
                <w:rPr>
                  <w:rFonts w:ascii="Arial" w:cs="Arial" w:eastAsia="Arial" w:hAnsi="Arial"/>
                  <w:b w:val="false"/>
                  <w:bCs w:val="false"/>
                  <w:i w:val="false"/>
                  <w:iCs w:val="false"/>
                  <w:color w:val="000000"/>
                  <w:sz w:val="18"/>
                  <w:szCs w:val="18"/>
                </w:rPr>
                <w:t xml:space="preserve"> and calls the rotation</w:t>
              </w:r>
            </w:ins>
            <w:r>
              <w:rPr>
                <w:rFonts w:ascii="Arial" w:cs="Arial" w:eastAsia="Arial" w:hAnsi="Arial"/>
                <w:b w:val="false"/>
                <w:bCs w:val="false"/>
                <w:i w:val="false"/>
                <w:iCs w:val="false"/>
                <w:color w:val="000000"/>
                <w:sz w:val="18"/>
                <w:szCs w:val="18"/>
              </w:rPr>
              <w:t xml:space="preserve">. After each presentation, the teacher selects one audience member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va-iocapxob1skoow51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gdt4wosd3b_lzv4rl2kk">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26ptntzumf4tlh3gyy_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the class convenes for </w:t>
            </w:r>
            <w:del w:id="9509" w:author="Claude (AI) - proposed" w:date="2026-10-18T00:26:00Z">
              <w:r>
                <w:rPr>
                  <w:rFonts w:ascii="Arial" w:cs="Arial" w:eastAsia="Arial" w:hAnsi="Arial"/>
                  <w:b w:val="false"/>
                  <w:bCs w:val="false"/>
                  <w:i w:val="false"/>
                  <w:iCs w:val="false"/>
                  <w:color w:val="000000"/>
                  <w:sz w:val="18"/>
                  <w:szCs w:val="18"/>
                </w:rPr>
                <w:delText xml:space="preserve">a 10</w:delText>
              </w:r>
            </w:del>
            <w:ins w:id="9510" w:author="Claude (AI) - proposed" w:date="2026-10-18T00:26:00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argumentation discussion structured around three questions written on the board: (1) 'Across all our investigations, what is the strongest collective evidence that respiration produces gases?' (2) 'Where do our findings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ont8fyoaaxmnopkneqy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afq8adomaxxxqrp0prut">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lc0ratswei3bmvfcru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20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rcavis_xrfv0q0v0nx3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4ypwixj8otdxn8oxcvg8">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lpzwkk6dhnnvrtoc1l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not just where the bubbles came from but what gases are involved, what cellular process produces them, what structures they pass through, and how conditions like temperature change the rate.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w:t>
            </w:r>
            <w:ins w:id="9511" w:author="Claude (AI) - proposed" w:date="2026-10-18T00:26:00Z">
              <w:r>
                <w:rPr>
                  <w:rFonts w:ascii="Arial" w:cs="Arial" w:eastAsia="Arial" w:hAnsi="Arial"/>
                  <w:b w:val="false"/>
                  <w:bCs w:val="false"/>
                  <w:i w:val="false"/>
                  <w:iCs w:val="false"/>
                  <w:color w:val="000000"/>
                  <w:sz w:val="18"/>
                  <w:szCs w:val="18"/>
                </w:rPr>
                <w:t xml:space="preserve">, where groups tested them,</w:t>
              </w:r>
            </w:ins>
            <w:r>
              <w:rPr>
                <w:rFonts w:ascii="Arial" w:cs="Arial" w:eastAsia="Arial" w:hAnsi="Arial"/>
                <w:b w:val="false"/>
                <w:bCs w:val="false"/>
                <w:i w:val="false"/>
                <w:iCs w:val="false"/>
                <w:color w:val="000000"/>
                <w:sz w:val="18"/>
                <w:szCs w:val="18"/>
              </w:rPr>
              <w:t xml:space="preserve"> conditions such as temperature, </w:t>
            </w:r>
            <w:del w:id="9512" w:author="Claude (AI) - proposed" w:date="2026-10-18T00:26:00Z">
              <w:r>
                <w:rPr>
                  <w:rFonts w:ascii="Arial" w:cs="Arial" w:eastAsia="Arial" w:hAnsi="Arial"/>
                  <w:b w:val="false"/>
                  <w:bCs w:val="false"/>
                  <w:i w:val="false"/>
                  <w:iCs w:val="false"/>
                  <w:color w:val="000000"/>
                  <w:sz w:val="18"/>
                  <w:szCs w:val="18"/>
                </w:rPr>
                <w:delText xml:space="preserve">glucose availability, and oxygen exclusion</w:delText>
              </w:r>
            </w:del>
            <w:ins w:id="9513" w:author="Claude (AI) - proposed" w:date="2026-10-18T00:26:00Z">
              <w:r>
                <w:rPr>
                  <w:rFonts w:ascii="Arial" w:cs="Arial" w:eastAsia="Arial" w:hAnsi="Arial"/>
                  <w:b w:val="false"/>
                  <w:bCs w:val="false"/>
                  <w:i w:val="false"/>
                  <w:iCs w:val="false"/>
                  <w:color w:val="000000"/>
                  <w:sz w:val="18"/>
                  <w:szCs w:val="18"/>
                </w:rPr>
                <w:t xml:space="preserve">sugar amount or oxygen exclusion (oil layer)</w:t>
              </w:r>
            </w:ins>
            <w:r>
              <w:rPr>
                <w:rFonts w:ascii="Arial" w:cs="Arial" w:eastAsia="Arial" w:hAnsi="Arial"/>
                <w:b w:val="false"/>
                <w:bCs w:val="false"/>
                <w:i w:val="false"/>
                <w:iCs w:val="false"/>
                <w:color w:val="000000"/>
                <w:sz w:val="18"/>
                <w:szCs w:val="18"/>
              </w:rPr>
              <w:t xml:space="preserve"> affected gas production rates</w:t>
            </w:r>
            <w:del w:id="9514" w:author="Claude (AI) - proposed" w:date="2026-10-18T00:26:00Z">
              <w:r>
                <w:rPr>
                  <w:rFonts w:ascii="Arial" w:cs="Arial" w:eastAsia="Arial" w:hAnsi="Arial"/>
                  <w:b w:val="false"/>
                  <w:bCs w:val="false"/>
                  <w:i w:val="false"/>
                  <w:iCs w:val="false"/>
                  <w:color w:val="000000"/>
                  <w:sz w:val="18"/>
                  <w:szCs w:val="18"/>
                </w:rPr>
                <w:delText xml:space="preserve"> in consistent ways</w:delText>
              </w:r>
            </w:del>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w:t>
            </w:r>
            <w:del w:id="9515" w:author="Claude (AI) - proposed" w:date="2026-10-18T00:26:00Z">
              <w:r>
                <w:rPr>
                  <w:rFonts w:ascii="Arial" w:cs="Arial" w:eastAsia="Arial" w:hAnsi="Arial"/>
                  <w:b w:val="false"/>
                  <w:bCs w:val="false"/>
                  <w:i w:val="false"/>
                  <w:iCs w:val="false"/>
                  <w:color w:val="000000"/>
                  <w:sz w:val="18"/>
                  <w:szCs w:val="18"/>
                </w:rPr>
                <w:delText xml:space="preserve">were CO2 produced by</w:delText>
              </w:r>
            </w:del>
            <w:ins w:id="9516" w:author="Claude (AI) - proposed" w:date="2026-10-18T00:26:00Z">
              <w:r>
                <w:rPr>
                  <w:rFonts w:ascii="Arial" w:cs="Arial" w:eastAsia="Arial" w:hAnsi="Arial"/>
                  <w:b w:val="false"/>
                  <w:bCs w:val="false"/>
                  <w:i w:val="false"/>
                  <w:iCs w:val="false"/>
                  <w:color w:val="000000"/>
                  <w:sz w:val="18"/>
                  <w:szCs w:val="18"/>
                </w:rPr>
                <w:t xml:space="preserve">came out through the stomata; the gas is likely to include CO2 from</w:t>
              </w:r>
            </w:ins>
            <w:r>
              <w:rPr>
                <w:rFonts w:ascii="Arial" w:cs="Arial" w:eastAsia="Arial" w:hAnsi="Arial"/>
                <w:b w:val="false"/>
                <w:bCs w:val="false"/>
                <w:i w:val="false"/>
                <w:iCs w:val="false"/>
                <w:color w:val="000000"/>
                <w:sz w:val="18"/>
                <w:szCs w:val="18"/>
              </w:rPr>
              <w:t xml:space="preserve"> cellular respiration in mesophyll cells</w:t>
            </w:r>
            <w:del w:id="9517" w:author="Claude (AI) - proposed" w:date="2026-10-18T00:26:00Z">
              <w:r>
                <w:rPr>
                  <w:rFonts w:ascii="Arial" w:cs="Arial" w:eastAsia="Arial" w:hAnsi="Arial"/>
                  <w:b w:val="false"/>
                  <w:bCs w:val="false"/>
                  <w:i w:val="false"/>
                  <w:iCs w:val="false"/>
                  <w:color w:val="000000"/>
                  <w:sz w:val="18"/>
                  <w:szCs w:val="18"/>
                </w:rPr>
                <w:delText xml:space="preserve">, exiting through stomata and lenticels. Warm water increased metabolic and diffusion rates, producing</w:delText>
              </w:r>
            </w:del>
            <w:ins w:id="9518" w:author="Claude (AI) - proposed" w:date="2026-10-18T00:26:00Z">
              <w:r>
                <w:rPr>
                  <w:rFonts w:ascii="Arial" w:cs="Arial" w:eastAsia="Arial" w:hAnsi="Arial"/>
                  <w:b w:val="false"/>
                  <w:bCs w:val="false"/>
                  <w:i w:val="false"/>
                  <w:iCs w:val="false"/>
                  <w:color w:val="000000"/>
                  <w:sz w:val="18"/>
                  <w:szCs w:val="18"/>
                </w:rPr>
                <w:t xml:space="preserve"> (and O2 from photosynthesis in light), but it was never tested. Warmer water may have increased enzyme-controlled respiration and also expanded the gas in the leaf, giving</w:t>
              </w:r>
            </w:ins>
            <w:r>
              <w:rPr>
                <w:rFonts w:ascii="Arial" w:cs="Arial" w:eastAsia="Arial" w:hAnsi="Arial"/>
                <w:b w:val="false"/>
                <w:bCs w:val="false"/>
                <w:i w:val="false"/>
                <w:iCs w:val="false"/>
                <w:color w:val="000000"/>
                <w:sz w:val="18"/>
                <w:szCs w:val="18"/>
              </w:rPr>
              <w:t xml:space="preserve">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v9jlyjejnybfecvooo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akfyvgpfsbm4yadfuk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520" w:author="Claude (AI) - proposed" w:date="2026-10-18T00:26:00Z"/>
              </w:rPr>
            </w:pPr>
            <w:ins w:id="9519" w:author="Claude (AI) - proposed" w:date="2026-10-18T00:26:00Z">
              <w:r>
                <w:rPr>
                  <w:rFonts w:ascii="Arial" w:cs="Arial" w:eastAsia="Arial" w:hAnsi="Arial"/>
                  <w:b w:val="false"/>
                  <w:bCs w:val="false"/>
                  <w:i w:val="false"/>
                  <w:iCs w:val="false"/>
                  <w:color w:val="000000"/>
                  <w:sz w:val="18"/>
                  <w:szCs w:val="18"/>
                </w:rPr>
                <w:t xml:space="preserve">1. Why is gaseous exchange important to plants? 2. How is respiration useful to plants?</w:t>
              </w:r>
            </w:ins>
          </w:p>
          <w:p>
            <w:pPr>
              <w:keepNext w:val="false"/>
              <w:spacing w:after="40" w:before="0"/>
              <w:jc w:val="left"/>
              <w:rPr>
                <w:del w:id="9522" w:author="Claude (AI) - proposed" w:date="2026-10-18T00:26:00Z"/>
              </w:rPr>
            </w:pPr>
            <w:del w:id="9521" w:author="Claude (AI) - proposed" w:date="2026-10-18T00:26:00Z">
              <w:r>
                <w:rPr>
                  <w:rFonts w:ascii="Arial" w:cs="Arial" w:eastAsia="Arial" w:hAnsi="Arial"/>
                  <w:b w:val="false"/>
                  <w:bCs w:val="false"/>
                  <w:i w:val="false"/>
                  <w:iCs w:val="false"/>
                  <w:color w:val="000000"/>
                  <w:sz w:val="18"/>
                  <w:szCs w:val="18"/>
                </w:rPr>
                <w:delText xml:space="preserve">1. How do plants exchange gases with their environment? 2. 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stomatal observations under microscopes, to </w:t>
            </w:r>
            <w:del w:id="9523" w:author="Claude (AI) - proposed" w:date="2026-10-18T00:26:00Z">
              <w:r>
                <w:rPr>
                  <w:rFonts w:ascii="Arial" w:cs="Arial" w:eastAsia="Arial" w:hAnsi="Arial"/>
                  <w:b w:val="false"/>
                  <w:bCs w:val="false"/>
                  <w:i w:val="false"/>
                  <w:iCs w:val="false"/>
                  <w:color w:val="000000"/>
                  <w:sz w:val="18"/>
                  <w:szCs w:val="18"/>
                </w:rPr>
                <w:delText xml:space="preserve">lenticel dissections on woody stems</w:delText>
              </w:r>
            </w:del>
            <w:ins w:id="9524" w:author="Claude (AI) - proposed" w:date="2026-10-18T00:26:00Z">
              <w:r>
                <w:rPr>
                  <w:rFonts w:ascii="Arial" w:cs="Arial" w:eastAsia="Arial" w:hAnsi="Arial"/>
                  <w:b w:val="false"/>
                  <w:bCs w:val="false"/>
                  <w:i w:val="false"/>
                  <w:iCs w:val="false"/>
                  <w:color w:val="000000"/>
                  <w:sz w:val="18"/>
                  <w:szCs w:val="18"/>
                </w:rPr>
                <w:t xml:space="preserve">labelling lenticels and pneumatophores on diagrams and specimens</w:t>
              </w:r>
            </w:ins>
            <w:r>
              <w:rPr>
                <w:rFonts w:ascii="Arial" w:cs="Arial" w:eastAsia="Arial" w:hAnsi="Arial"/>
                <w:b w:val="false"/>
                <w:bCs w:val="false"/>
                <w:i w:val="false"/>
                <w:iCs w:val="false"/>
                <w:color w:val="000000"/>
                <w:sz w:val="18"/>
                <w:szCs w:val="18"/>
              </w:rPr>
              <w:t xml:space="preserve">, to fermentation experiments using yeast and </w:t>
            </w:r>
            <w:del w:id="9525" w:author="Claude (AI) - proposed" w:date="2026-10-18T00:26:00Z">
              <w:r>
                <w:rPr>
                  <w:rFonts w:ascii="Arial" w:cs="Arial" w:eastAsia="Arial" w:hAnsi="Arial"/>
                  <w:b w:val="false"/>
                  <w:bCs w:val="false"/>
                  <w:i w:val="false"/>
                  <w:iCs w:val="false"/>
                  <w:color w:val="000000"/>
                  <w:sz w:val="18"/>
                  <w:szCs w:val="18"/>
                </w:rPr>
                <w:delText xml:space="preserve">maize flour, to data analysis of ATP production in aerobic vs.</w:delText>
              </w:r>
            </w:del>
            <w:ins w:id="9526" w:author="Claude (AI) - proposed" w:date="2026-10-18T00:26:00Z">
              <w:r>
                <w:rPr>
                  <w:rFonts w:ascii="Arial" w:cs="Arial" w:eastAsia="Arial" w:hAnsi="Arial"/>
                  <w:b w:val="false"/>
                  <w:bCs w:val="false"/>
                  <w:i w:val="false"/>
                  <w:iCs w:val="false"/>
                  <w:color w:val="000000"/>
                  <w:sz w:val="18"/>
                  <w:szCs w:val="18"/>
                </w:rPr>
                <w:t xml:space="preserve">sugar, to class data on respiration rate and a comparison of the ATP yield of aerobic and</w:t>
              </w:r>
            </w:ins>
            <w:r>
              <w:rPr>
                <w:rFonts w:ascii="Arial" w:cs="Arial" w:eastAsia="Arial" w:hAnsi="Arial"/>
                <w:b w:val="false"/>
                <w:bCs w:val="false"/>
                <w:i w:val="false"/>
                <w:iCs w:val="false"/>
                <w:color w:val="000000"/>
                <w:sz w:val="18"/>
                <w:szCs w:val="18"/>
              </w:rPr>
              <w:t xml:space="preserve"> anaerobic respiration. In this lesson, all threads converge. Students finalise their cumulative unit models, resolve every question posted on the Driving Question Board since Lesson 1, compare their naïve Lesson 1 models with their final scientific models, and deliver a whole-class Final Explanation of the anchoring phenomenon. The </w:t>
            </w:r>
            <w:ins w:id="9527" w:author="Claude (AI) - proposed" w:date="2026-10-18T00:26:00Z">
              <w:r>
                <w:rPr>
                  <w:rFonts w:ascii="Arial" w:cs="Arial" w:eastAsia="Arial" w:hAnsi="Arial"/>
                  <w:b w:val="false"/>
                  <w:bCs w:val="false"/>
                  <w:i w:val="false"/>
                  <w:iCs w:val="false"/>
                  <w:color w:val="000000"/>
                  <w:sz w:val="18"/>
                  <w:szCs w:val="18"/>
                </w:rPr>
                <w:t xml:space="preserve">class can now give a well-supported explanation of the </w:t>
              </w:r>
            </w:ins>
            <w:r>
              <w:rPr>
                <w:rFonts w:ascii="Arial" w:cs="Arial" w:eastAsia="Arial" w:hAnsi="Arial"/>
                <w:b w:val="false"/>
                <w:bCs w:val="false"/>
                <w:i w:val="false"/>
                <w:iCs w:val="false"/>
                <w:color w:val="000000"/>
                <w:sz w:val="18"/>
                <w:szCs w:val="18"/>
              </w:rPr>
              <w:t xml:space="preserve">sukuma wiki bubbles</w:t>
            </w:r>
            <w:del w:id="9528" w:author="Claude (AI) - proposed" w:date="2026-10-18T00:26:00Z">
              <w:r>
                <w:rPr>
                  <w:rFonts w:ascii="Arial" w:cs="Arial" w:eastAsia="Arial" w:hAnsi="Arial"/>
                  <w:b w:val="false"/>
                  <w:bCs w:val="false"/>
                  <w:i w:val="false"/>
                  <w:iCs w:val="false"/>
                  <w:color w:val="000000"/>
                  <w:sz w:val="18"/>
                  <w:szCs w:val="18"/>
                </w:rPr>
                <w:delText xml:space="preserve"> that puzzled the class in Lesson 1 are now fully explained</w:delText>
              </w:r>
            </w:del>
            <w:ins w:id="9529" w:author="Claude (AI) - proposed" w:date="2026-10-18T00:26:00Z">
              <w:r>
                <w:rPr>
                  <w:rFonts w:ascii="Arial" w:cs="Arial" w:eastAsia="Arial" w:hAnsi="Arial"/>
                  <w:b w:val="false"/>
                  <w:bCs w:val="false"/>
                  <w:i w:val="false"/>
                  <w:iCs w:val="false"/>
                  <w:color w:val="000000"/>
                  <w:sz w:val="18"/>
                  <w:szCs w:val="18"/>
                </w:rPr>
                <w:t xml:space="preserve">, and can say clearly which parts were never tested</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 (glycolysis, Krebs cycle, oxidative phosphorylation),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next strand (Animal Gaseous Exchange and Respiration, Strand 3.3),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2qpg5p4kke4pb8ppvgck">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8nhiwdntfbvvtzncqrs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2fdijurlovp7jnqjt5vd">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6bgavmrd9txlkrxer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they emerge specifically from stomata controlled by guard cells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wfjeuqr52wwwdxubnu4g">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ix8zvmkpr4ckpj-e3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frxbbfmdclumjoqaintp">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fdjzdyqqtwqdpmhjwng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 and summary of glycolysis → Krebs cycle → oxidative phosphorylation with ATP yield; (6) Anaerobic respiration pathway and products; (7) The relationship between photosynthesis and respiration (inputs/outputs cycling); (8) Effect of temperature on both stomatal aperture and respiration rate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glycolysis happen? Where does the Krebs cycle happen? Label the organelle.'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keksybs8rc9qrfppfcbg">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gbbk0z9cszbwzol31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sentvnvmxlv7q3m46nyy">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myg94o_id7ncw-a9o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w:t>
            </w:r>
            <w:del w:id="9530" w:author="Claude (AI) - proposed" w:date="2026-10-18T00:26:00Z">
              <w:r>
                <w:rPr>
                  <w:rFonts w:ascii="Arial" w:cs="Arial" w:eastAsia="Arial" w:hAnsi="Arial"/>
                  <w:b w:val="false"/>
                  <w:bCs w:val="false"/>
                  <w:i w:val="false"/>
                  <w:iCs w:val="false"/>
                  <w:color w:val="000000"/>
                  <w:sz w:val="18"/>
                  <w:szCs w:val="18"/>
                </w:rPr>
                <w:delText xml:space="preserve">KEFRI —</w:delText>
              </w:r>
            </w:del>
            <w:ins w:id="9531" w:author="Claude (AI) - proposed" w:date="2026-10-18T00:26:00Z">
              <w:r>
                <w:rPr>
                  <w:rFonts w:ascii="Arial" w:cs="Arial" w:eastAsia="Arial" w:hAnsi="Arial"/>
                  <w:b w:val="false"/>
                  <w:bCs w:val="false"/>
                  <w:i w:val="false"/>
                  <w:iCs w:val="false"/>
                  <w:color w:val="000000"/>
                  <w:sz w:val="18"/>
                  <w:szCs w:val="18"/>
                </w:rPr>
                <w:t xml:space="preserve">mangrove research by KEFRI, the</w:t>
              </w:r>
            </w:ins>
            <w:r>
              <w:rPr>
                <w:rFonts w:ascii="Arial" w:cs="Arial" w:eastAsia="Arial" w:hAnsi="Arial"/>
                <w:b w:val="false"/>
                <w:bCs w:val="false"/>
                <w:i w:val="false"/>
                <w:iCs w:val="false"/>
                <w:color w:val="000000"/>
                <w:sz w:val="18"/>
                <w:szCs w:val="18"/>
              </w:rPr>
              <w:t xml:space="preserve"> Kenya Forestry Research Institute</w:t>
            </w:r>
            <w:del w:id="9532" w:author="Claude (AI) - proposed" w:date="2026-10-18T00:26:00Z">
              <w:r>
                <w:rPr>
                  <w:rFonts w:ascii="Arial" w:cs="Arial" w:eastAsia="Arial" w:hAnsi="Arial"/>
                  <w:b w:val="false"/>
                  <w:bCs w:val="false"/>
                  <w:i w:val="false"/>
                  <w:iCs w:val="false"/>
                  <w:color w:val="000000"/>
                  <w:sz w:val="18"/>
                  <w:szCs w:val="18"/>
                </w:rPr>
                <w:delText xml:space="preserve"> — studies on mangrove respiration along the coast</w:delText>
              </w:r>
            </w:del>
            <w:ins w:id="9533" w:author="Claude (AI) - proposed" w:date="2026-10-18T00:26:00Z">
              <w:r>
                <w:rPr>
                  <w:rFonts w:ascii="Arial" w:cs="Arial" w:eastAsia="Arial" w:hAnsi="Arial"/>
                  <w:b w:val="false"/>
                  <w:bCs w:val="false"/>
                  <w:i w:val="false"/>
                  <w:iCs w:val="false"/>
                  <w:color w:val="000000"/>
                  <w:sz w:val="18"/>
                  <w:szCs w:val="18"/>
                </w:rPr>
                <w:t xml:space="preserve">, and KMFRI, the Kenya Marine and Fisheries Research Institute</w:t>
              </w:r>
            </w:ins>
            <w:r>
              <w:rPr>
                <w:rFonts w:ascii="Arial" w:cs="Arial" w:eastAsia="Arial" w:hAnsi="Arial"/>
                <w:b w:val="false"/>
                <w:bCs w:val="false"/>
                <w:i w:val="false"/>
                <w:iCs w:val="false"/>
                <w:color w:val="000000"/>
                <w:sz w:val="18"/>
                <w:szCs w:val="18"/>
              </w:rPr>
              <w:t xml:space="preserve">). The two KICD Key Inquiry Questions ('</w:t>
            </w:r>
            <w:del w:id="9534" w:author="Claude (AI) - proposed" w:date="2026-10-18T00:26:00Z">
              <w:r>
                <w:rPr>
                  <w:rFonts w:ascii="Arial" w:cs="Arial" w:eastAsia="Arial" w:hAnsi="Arial"/>
                  <w:b w:val="false"/>
                  <w:bCs w:val="false"/>
                  <w:i w:val="false"/>
                  <w:iCs w:val="false"/>
                  <w:color w:val="000000"/>
                  <w:sz w:val="18"/>
                  <w:szCs w:val="18"/>
                </w:rPr>
                <w:delText xml:space="preserve">How do plants exchange gases with their environment</w:delText>
              </w:r>
            </w:del>
            <w:ins w:id="9535" w:author="Claude (AI) - proposed" w:date="2026-10-18T00:26:00Z">
              <w:r>
                <w:rPr>
                  <w:rFonts w:ascii="Arial" w:cs="Arial" w:eastAsia="Arial" w:hAnsi="Arial"/>
                  <w:b w:val="false"/>
                  <w:bCs w:val="false"/>
                  <w:i w:val="false"/>
                  <w:iCs w:val="false"/>
                  <w:color w:val="000000"/>
                  <w:sz w:val="18"/>
                  <w:szCs w:val="18"/>
                </w:rPr>
                <w:t xml:space="preserve">Why is gaseous exchange important to plants</w:t>
              </w:r>
            </w:ins>
            <w:r>
              <w:rPr>
                <w:rFonts w:ascii="Arial" w:cs="Arial" w:eastAsia="Arial" w:hAnsi="Arial"/>
                <w:b w:val="false"/>
                <w:bCs w:val="false"/>
                <w:i w:val="false"/>
                <w:iCs w:val="false"/>
                <w:color w:val="000000"/>
                <w:sz w:val="18"/>
                <w:szCs w:val="18"/>
              </w:rPr>
              <w:t xml:space="preserve">?' and 'How </w:t>
            </w:r>
            <w:del w:id="9536" w:author="Claude (AI) - proposed" w:date="2026-10-18T00:26:00Z">
              <w:r>
                <w:rPr>
                  <w:rFonts w:ascii="Arial" w:cs="Arial" w:eastAsia="Arial" w:hAnsi="Arial"/>
                  <w:b w:val="false"/>
                  <w:bCs w:val="false"/>
                  <w:i w:val="false"/>
                  <w:iCs w:val="false"/>
                  <w:color w:val="000000"/>
                  <w:sz w:val="18"/>
                  <w:szCs w:val="18"/>
                </w:rPr>
                <w:delText xml:space="preserve">do plants obtain energy from organic compounds through respiration</w:delText>
              </w:r>
            </w:del>
            <w:ins w:id="9537" w:author="Claude (AI) - proposed" w:date="2026-10-18T00:26:00Z">
              <w:r>
                <w:rPr>
                  <w:rFonts w:ascii="Arial" w:cs="Arial" w:eastAsia="Arial" w:hAnsi="Arial"/>
                  <w:b w:val="false"/>
                  <w:bCs w:val="false"/>
                  <w:i w:val="false"/>
                  <w:iCs w:val="false"/>
                  <w:color w:val="000000"/>
                  <w:sz w:val="18"/>
                  <w:szCs w:val="18"/>
                </w:rPr>
                <w:t xml:space="preserve">is respiration useful to plants</w:t>
              </w:r>
            </w:ins>
            <w:r>
              <w:rPr>
                <w:rFonts w:ascii="Arial" w:cs="Arial" w:eastAsia="Arial" w:hAnsi="Arial"/>
                <w:b w:val="false"/>
                <w:bCs w:val="false"/>
                <w:i w:val="false"/>
                <w:iCs w:val="false"/>
                <w:color w:val="000000"/>
                <w:sz w:val="18"/>
                <w:szCs w:val="18"/>
              </w:rPr>
              <w:t xml:space="preserve">?')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w:t>
            </w:r>
            <w:del w:id="9538" w:author="Claude (AI) - proposed" w:date="2026-10-18T00:26:00Z">
              <w:r>
                <w:rPr>
                  <w:rFonts w:ascii="Arial" w:cs="Arial" w:eastAsia="Arial" w:hAnsi="Arial"/>
                  <w:b w:val="false"/>
                  <w:bCs w:val="false"/>
                  <w:i w:val="false"/>
                  <w:iCs w:val="false"/>
                  <w:color w:val="000000"/>
                  <w:sz w:val="18"/>
                  <w:szCs w:val="18"/>
                </w:rPr>
                <w:delText xml:space="preserve">Plants exchange gases through</w:delText>
              </w:r>
            </w:del>
            <w:ins w:id="9539" w:author="Claude (AI) - proposed" w:date="2026-10-18T00:26:00Z">
              <w:r>
                <w:rPr>
                  <w:rFonts w:ascii="Arial" w:cs="Arial" w:eastAsia="Arial" w:hAnsi="Arial"/>
                  <w:b w:val="false"/>
                  <w:bCs w:val="false"/>
                  <w:i w:val="false"/>
                  <w:iCs w:val="false"/>
                  <w:color w:val="000000"/>
                  <w:sz w:val="18"/>
                  <w:szCs w:val="18"/>
                </w:rPr>
                <w:t xml:space="preserve">Gaseous exchange is important to plants because</w:t>
              </w:r>
            </w:ins>
            <w:r>
              <w:rPr>
                <w:rFonts w:ascii="Arial" w:cs="Arial" w:eastAsia="Arial" w:hAnsi="Arial"/>
                <w:b w:val="false"/>
                <w:bCs w:val="false"/>
                <w:i w:val="false"/>
                <w:iCs w:val="false"/>
                <w:color w:val="000000"/>
                <w:sz w:val="18"/>
                <w:szCs w:val="18"/>
              </w:rPr>
              <w:t xml:space="preserve">…' then pause.</w:t>
            </w:r>
            <w:ins w:id="9540" w:author="Claude (AI) - proposed" w:date="2026-10-18T00:26:00Z">
              <w:r>
                <w:rPr>
                  <w:rFonts w:ascii="Arial" w:cs="Arial" w:eastAsia="Arial" w:hAnsi="Arial"/>
                  <w:b w:val="false"/>
                  <w:bCs w:val="false"/>
                  <w:i w:val="false"/>
                  <w:iCs w:val="false"/>
                  <w:color w:val="000000"/>
                  <w:sz w:val="18"/>
                  <w:szCs w:val="18"/>
                </w:rPr>
                <w:t xml:space="preserve"> Repeat with: 'Respiration is useful to plants because…'</w:t>
              </w:r>
            </w:ins>
            <w:r>
              <w:rPr>
                <w:rFonts w:ascii="Arial" w:cs="Arial" w:eastAsia="Arial" w:hAnsi="Arial"/>
                <w:b w:val="false"/>
                <w:bCs w:val="false"/>
                <w:i w:val="false"/>
                <w:iCs w:val="false"/>
                <w:color w:val="000000"/>
                <w:sz w:val="18"/>
                <w:szCs w:val="18"/>
              </w:rPr>
              <w:t xml:space="preserve"> For questions that remain partially answered or generate new questions, write them on a 'Questions for Future Study' section of the board and say: '</w:t>
            </w:r>
            <w:del w:id="9541" w:author="Claude (AI) - proposed" w:date="2026-10-18T00:26:00Z">
              <w:r>
                <w:rPr>
                  <w:rFonts w:ascii="Arial" w:cs="Arial" w:eastAsia="Arial" w:hAnsi="Arial"/>
                  <w:b w:val="false"/>
                  <w:bCs w:val="false"/>
                  <w:i w:val="false"/>
                  <w:iCs w:val="false"/>
                  <w:color w:val="000000"/>
                  <w:sz w:val="18"/>
                  <w:szCs w:val="18"/>
                </w:rPr>
                <w:delText xml:space="preserve">These are exactly the questions that Kenyan scientists at KEFRI and the University of Nairobi are still investigating</w:delText>
              </w:r>
            </w:del>
            <w:ins w:id="9542" w:author="Claude (AI) - proposed" w:date="2026-10-18T00:26:00Z">
              <w:r>
                <w:rPr>
                  <w:rFonts w:ascii="Arial" w:cs="Arial" w:eastAsia="Arial" w:hAnsi="Arial"/>
                  <w:b w:val="false"/>
                  <w:bCs w:val="false"/>
                  <w:i w:val="false"/>
                  <w:iCs w:val="false"/>
                  <w:color w:val="000000"/>
                  <w:sz w:val="18"/>
                  <w:szCs w:val="18"/>
                </w:rPr>
                <w:t xml:space="preserve">Questions like these are what plant scientists, including researchers at institutions such as KEFRI and KMFRI, work on</w:t>
              </w:r>
            </w:ins>
            <w:r>
              <w:rPr>
                <w:rFonts w:ascii="Arial" w:cs="Arial" w:eastAsia="Arial" w:hAnsi="Arial"/>
                <w:b w:val="false"/>
                <w:bCs w:val="false"/>
                <w:i w:val="false"/>
                <w:iCs w:val="false"/>
                <w:color w:val="000000"/>
                <w:sz w:val="18"/>
                <w:szCs w:val="18"/>
              </w:rPr>
              <w:t xml:space="preserve">.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'The bubbles </w:t>
            </w:r>
            <w:del w:id="9543" w:author="Claude (AI) - proposed" w:date="2026-10-18T00:26:00Z">
              <w:r>
                <w:rPr>
                  <w:rFonts w:ascii="Arial" w:cs="Arial" w:eastAsia="Arial" w:hAnsi="Arial"/>
                  <w:b w:val="false"/>
                  <w:bCs w:val="false"/>
                  <w:i w:val="false"/>
                  <w:iCs w:val="false"/>
                  <w:color w:val="000000"/>
                  <w:sz w:val="18"/>
                  <w:szCs w:val="18"/>
                </w:rPr>
                <w:delText xml:space="preserve">come from stomata because guard cells respond to warm water by increasing membrane permeability and turgor, opening the pore and allowing dissolved respiratory CO₂ and O₂ to escape</w:delText>
              </w:r>
            </w:del>
            <w:ins w:id="9544" w:author="Claude (AI) - proposed" w:date="2026-10-18T00:26:00Z">
              <w:r>
                <w:rPr>
                  <w:rFonts w:ascii="Arial" w:cs="Arial" w:eastAsia="Arial" w:hAnsi="Arial"/>
                  <w:b w:val="false"/>
                  <w:bCs w:val="false"/>
                  <w:i w:val="false"/>
                  <w:iCs w:val="false"/>
                  <w:color w:val="000000"/>
                  <w:sz w:val="18"/>
                  <w:szCs w:val="18"/>
                </w:rPr>
                <w:t xml:space="preserve">appear at the stomata, which open when guard cells become turgid; the gas that leaves comes from the leaf's air spaces and probably includes CO₂ from respiration and, in light, O₂ from photosynthesis, but we did not test it</w:t>
              </w:r>
            </w:ins>
            <w:r>
              <w:rPr>
                <w:rFonts w:ascii="Arial" w:cs="Arial" w:eastAsia="Arial" w:hAnsi="Arial"/>
                <w:b w:val="false"/>
                <w:bCs w:val="false"/>
                <w:i w:val="false"/>
                <w:iCs w:val="false"/>
                <w:color w:val="000000"/>
                <w:sz w:val="18"/>
                <w:szCs w:val="18"/>
              </w:rPr>
              <w:t xml:space="preserve">');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9_efybkzoy-oye6awjxz">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mongoume2jjbdsru0-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m8uw66jee2ouvfmvyowp">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6ibw5bi96jfn_z9urwb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the specific structural identity of the bubble-emitting spots (stomata); (2) the guard cell mechanism; (3) </w:t>
            </w:r>
            <w:del w:id="9545" w:author="Claude (AI) - proposed" w:date="2026-10-18T00:26:00Z">
              <w:r>
                <w:rPr>
                  <w:rFonts w:ascii="Arial" w:cs="Arial" w:eastAsia="Arial" w:hAnsi="Arial"/>
                  <w:b w:val="false"/>
                  <w:bCs w:val="false"/>
                  <w:i w:val="false"/>
                  <w:iCs w:val="false"/>
                  <w:color w:val="000000"/>
                  <w:sz w:val="18"/>
                  <w:szCs w:val="18"/>
                </w:rPr>
                <w:delText xml:space="preserve">the identity of the gases in the bubbles (</w:delText>
              </w:r>
            </w:del>
            <w:ins w:id="9546" w:author="Claude (AI) - proposed" w:date="2026-10-18T00:26:00Z">
              <w:r>
                <w:rPr>
                  <w:rFonts w:ascii="Arial" w:cs="Arial" w:eastAsia="Arial" w:hAnsi="Arial"/>
                  <w:b w:val="false"/>
                  <w:bCs w:val="false"/>
                  <w:i w:val="false"/>
                  <w:iCs w:val="false"/>
                  <w:color w:val="000000"/>
                  <w:sz w:val="18"/>
                  <w:szCs w:val="18"/>
                </w:rPr>
                <w:t xml:space="preserve">what the bubbles probably contain and what was not tested (gas from the leaf's air spaces, with </w:t>
              </w:r>
            </w:ins>
            <w:r>
              <w:rPr>
                <w:rFonts w:ascii="Arial" w:cs="Arial" w:eastAsia="Arial" w:hAnsi="Arial"/>
                <w:b w:val="false"/>
                <w:bCs w:val="false"/>
                <w:i w:val="false"/>
                <w:iCs w:val="false"/>
                <w:color w:val="000000"/>
                <w:sz w:val="18"/>
                <w:szCs w:val="18"/>
              </w:rPr>
              <w:t xml:space="preserve">CO₂ from respiration</w:t>
            </w:r>
            <w:ins w:id="9547" w:author="Claude (AI) - proposed" w:date="2026-10-18T00:26:00Z">
              <w:r>
                <w:rPr>
                  <w:rFonts w:ascii="Arial" w:cs="Arial" w:eastAsia="Arial" w:hAnsi="Arial"/>
                  <w:b w:val="false"/>
                  <w:bCs w:val="false"/>
                  <w:i w:val="false"/>
                  <w:iCs w:val="false"/>
                  <w:color w:val="000000"/>
                  <w:sz w:val="18"/>
                  <w:szCs w:val="18"/>
                </w:rPr>
                <w:t xml:space="preserve"> and, in light</w:t>
              </w:r>
            </w:ins>
            <w:r>
              <w:rPr>
                <w:rFonts w:ascii="Arial" w:cs="Arial" w:eastAsia="Arial" w:hAnsi="Arial"/>
                <w:b w:val="false"/>
                <w:bCs w:val="false"/>
                <w:i w:val="false"/>
                <w:iCs w:val="false"/>
                <w:color w:val="000000"/>
                <w:sz w:val="18"/>
                <w:szCs w:val="18"/>
              </w:rPr>
              <w:t xml:space="preserve">, O₂ from photosynthesis</w:t>
            </w:r>
            <w:ins w:id="9548" w:author="Claude (AI) - proposed" w:date="2026-10-18T00:26:00Z">
              <w:r>
                <w:rPr>
                  <w:rFonts w:ascii="Arial" w:cs="Arial" w:eastAsia="Arial" w:hAnsi="Arial"/>
                  <w:b w:val="false"/>
                  <w:bCs w:val="false"/>
                  <w:i w:val="false"/>
                  <w:iCs w:val="false"/>
                  <w:color w:val="000000"/>
                  <w:sz w:val="18"/>
                  <w:szCs w:val="18"/>
                </w:rPr>
                <w:t xml:space="preserve"> as likely contributors; the leaf bubbles themselves were never analysed</w:t>
              </w:r>
            </w:ins>
            <w:r>
              <w:rPr>
                <w:rFonts w:ascii="Arial" w:cs="Arial" w:eastAsia="Arial" w:hAnsi="Arial"/>
                <w:b w:val="false"/>
                <w:bCs w:val="false"/>
                <w:i w:val="false"/>
                <w:iCs w:val="false"/>
                <w:color w:val="000000"/>
                <w:sz w:val="18"/>
                <w:szCs w:val="18"/>
              </w:rPr>
              <w:t xml:space="preserve">); (4) why warm water </w:t>
            </w:r>
            <w:del w:id="9549" w:author="Claude (AI) - proposed" w:date="2026-10-18T00:26:00Z">
              <w:r>
                <w:rPr>
                  <w:rFonts w:ascii="Arial" w:cs="Arial" w:eastAsia="Arial" w:hAnsi="Arial"/>
                  <w:b w:val="false"/>
                  <w:bCs w:val="false"/>
                  <w:i w:val="false"/>
                  <w:iCs w:val="false"/>
                  <w:color w:val="000000"/>
                  <w:sz w:val="18"/>
                  <w:szCs w:val="18"/>
                </w:rPr>
                <w:delText xml:space="preserve">increases</w:delText>
              </w:r>
            </w:del>
            <w:ins w:id="9550" w:author="Claude (AI) - proposed" w:date="2026-10-18T00:26:00Z">
              <w:r>
                <w:rPr>
                  <w:rFonts w:ascii="Arial" w:cs="Arial" w:eastAsia="Arial" w:hAnsi="Arial"/>
                  <w:b w:val="false"/>
                  <w:bCs w:val="false"/>
                  <w:i w:val="false"/>
                  <w:iCs w:val="false"/>
                  <w:color w:val="000000"/>
                  <w:sz w:val="18"/>
                  <w:szCs w:val="18"/>
                </w:rPr>
                <w:t xml:space="preserve">could increase</w:t>
              </w:r>
            </w:ins>
            <w:r>
              <w:rPr>
                <w:rFonts w:ascii="Arial" w:cs="Arial" w:eastAsia="Arial" w:hAnsi="Arial"/>
                <w:b w:val="false"/>
                <w:bCs w:val="false"/>
                <w:i w:val="false"/>
                <w:iCs w:val="false"/>
                <w:color w:val="000000"/>
                <w:sz w:val="18"/>
                <w:szCs w:val="18"/>
              </w:rPr>
              <w:t xml:space="preserve"> bubble production (</w:t>
            </w:r>
            <w:del w:id="9551" w:author="Claude (AI) - proposed" w:date="2026-10-18T00:26:00Z">
              <w:r>
                <w:rPr>
                  <w:rFonts w:ascii="Arial" w:cs="Arial" w:eastAsia="Arial" w:hAnsi="Arial"/>
                  <w:b w:val="false"/>
                  <w:bCs w:val="false"/>
                  <w:i w:val="false"/>
                  <w:iCs w:val="false"/>
                  <w:color w:val="000000"/>
                  <w:sz w:val="18"/>
                  <w:szCs w:val="18"/>
                </w:rPr>
                <w:delText xml:space="preserve">temperature effect on enzyme-driven respiration rate — Q10 principle</w:delText>
              </w:r>
            </w:del>
            <w:ins w:id="9552" w:author="Claude (AI) - proposed" w:date="2026-10-18T00:26:00Z">
              <w:r>
                <w:rPr>
                  <w:rFonts w:ascii="Arial" w:cs="Arial" w:eastAsia="Arial" w:hAnsi="Arial"/>
                  <w:b w:val="false"/>
                  <w:bCs w:val="false"/>
                  <w:i w:val="false"/>
                  <w:iCs w:val="false"/>
                  <w:color w:val="000000"/>
                  <w:sz w:val="18"/>
                  <w:szCs w:val="18"/>
                </w:rPr>
                <w:t xml:space="preserve">faster enzyme-controlled respiration, as the yeast data showed, and also gas in the leaf expanding and dissolving less in warm water</w:t>
              </w:r>
            </w:ins>
            <w:r>
              <w:rPr>
                <w:rFonts w:ascii="Arial" w:cs="Arial" w:eastAsia="Arial" w:hAnsi="Arial"/>
                <w:b w:val="false"/>
                <w:bCs w:val="false"/>
                <w:i w:val="false"/>
                <w:iCs w:val="false"/>
                <w:color w:val="000000"/>
                <w:sz w:val="18"/>
                <w:szCs w:val="18"/>
              </w:rPr>
              <w:t xml:space="preserve">); (5) why cold water decreases bubble production; (6) the connection to cellular respiration and ATP production in the mesophyll cells; (7) how this connects to the broader carbon cycle.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now name the biological reason. What kind of molecules speed up when temperature rises?'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w:t>
            </w:r>
            <w:del w:id="9553" w:author="Claude (AI) - proposed" w:date="2026-10-18T00:26:00Z">
              <w:r>
                <w:rPr>
                  <w:rFonts w:ascii="Arial" w:cs="Arial" w:eastAsia="Arial" w:hAnsi="Arial"/>
                  <w:b w:val="false"/>
                  <w:bCs w:val="false"/>
                  <w:i w:val="false"/>
                  <w:iCs w:val="false"/>
                  <w:color w:val="000000"/>
                  <w:sz w:val="18"/>
                  <w:szCs w:val="18"/>
                </w:rPr>
                <w:delText xml:space="preserve">were the visible signature</w:delText>
              </w:r>
            </w:del>
            <w:ins w:id="9554" w:author="Claude (AI) - proposed" w:date="2026-10-18T00:26:00Z">
              <w:r>
                <w:rPr>
                  <w:rFonts w:ascii="Arial" w:cs="Arial" w:eastAsia="Arial" w:hAnsi="Arial"/>
                  <w:b w:val="false"/>
                  <w:bCs w:val="false"/>
                  <w:i w:val="false"/>
                  <w:iCs w:val="false"/>
                  <w:color w:val="000000"/>
                  <w:sz w:val="18"/>
                  <w:szCs w:val="18"/>
                </w:rPr>
                <w:t xml:space="preserve">came out at the stomata, and they are probably a sign</w:t>
              </w:r>
            </w:ins>
            <w:r>
              <w:rPr>
                <w:rFonts w:ascii="Arial" w:cs="Arial" w:eastAsia="Arial" w:hAnsi="Arial"/>
                <w:b w:val="false"/>
                <w:bCs w:val="false"/>
                <w:i w:val="false"/>
                <w:iCs w:val="false"/>
                <w:color w:val="000000"/>
                <w:sz w:val="18"/>
                <w:szCs w:val="18"/>
              </w:rPr>
              <w:t xml:space="preserve"> of plant metabolism</w:t>
            </w:r>
            <w:del w:id="9555" w:author="Claude (AI) - proposed" w:date="2026-10-18T00:26:00Z">
              <w:r>
                <w:rPr>
                  <w:rFonts w:ascii="Arial" w:cs="Arial" w:eastAsia="Arial" w:hAnsi="Arial"/>
                  <w:b w:val="false"/>
                  <w:bCs w:val="false"/>
                  <w:i w:val="false"/>
                  <w:iCs w:val="false"/>
                  <w:color w:val="000000"/>
                  <w:sz w:val="18"/>
                  <w:szCs w:val="18"/>
                </w:rPr>
                <w:delText xml:space="preserve">. The stomata were the doors. The guard cells were the gatekeepers. The enzymes were the engines. And the temperature of the water was the throttle</w:delText>
              </w:r>
            </w:del>
            <w:ins w:id="9556" w:author="Claude (AI) - proposed" w:date="2026-10-18T00:26:00Z">
              <w:r>
                <w:rPr>
                  <w:rFonts w:ascii="Arial" w:cs="Arial" w:eastAsia="Arial" w:hAnsi="Arial"/>
                  <w:b w:val="false"/>
                  <w:bCs w:val="false"/>
                  <w:i w:val="false"/>
                  <w:iCs w:val="false"/>
                  <w:color w:val="000000"/>
                  <w:sz w:val="18"/>
                  <w:szCs w:val="18"/>
                </w:rPr>
                <w:t xml:space="preserve"> plus gas leaving the leaf. Picture the stomata as doors, the guard cells as hinges that swell and shrink, the enzymes as engines and the water temperature as a throttle. Be clear about where the picture breaks: guard cells do not decide anything, they respond to light, water and CO₂; and warmth also changes the gas itself, not only the enzymes. And remember what we did not test: what the bubbles really contain</w:t>
              </w:r>
            </w:ins>
            <w:r>
              <w:rPr>
                <w:rFonts w:ascii="Arial" w:cs="Arial" w:eastAsia="Arial" w:hAnsi="Arial"/>
                <w:b w:val="false"/>
                <w:bCs w:val="false"/>
                <w:i w:val="false"/>
                <w:iCs w:val="false"/>
                <w:color w:val="000000"/>
                <w:sz w:val="18"/>
                <w:szCs w:val="18"/>
              </w:rPr>
              <w:t xml:space="preserve">.' WAIT TIME: 10 seconds after posing each writing-nudge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w:t>
            </w:r>
            <w:del w:id="9557" w:author="Claude (AI) - proposed" w:date="2026-10-18T00:26:00Z">
              <w:r>
                <w:rPr>
                  <w:rFonts w:ascii="Arial" w:cs="Arial" w:eastAsia="Arial" w:hAnsi="Arial"/>
                  <w:b w:val="false"/>
                  <w:bCs w:val="false"/>
                  <w:i w:val="false"/>
                  <w:iCs w:val="false"/>
                  <w:color w:val="000000"/>
                  <w:sz w:val="18"/>
                  <w:szCs w:val="18"/>
                </w:rPr>
                <w:delText xml:space="preserve">temperature effects, Q10</w:delText>
              </w:r>
            </w:del>
            <w:ins w:id="9558" w:author="Claude (AI) - proposed" w:date="2026-10-18T00:26:00Z">
              <w:r>
                <w:rPr>
                  <w:rFonts w:ascii="Arial" w:cs="Arial" w:eastAsia="Arial" w:hAnsi="Arial"/>
                  <w:b w:val="false"/>
                  <w:bCs w:val="false"/>
                  <w:i w:val="false"/>
                  <w:iCs w:val="false"/>
                  <w:color w:val="000000"/>
                  <w:sz w:val="18"/>
                  <w:szCs w:val="18"/>
                </w:rPr>
                <w:t xml:space="preserve">the effect of temperature on rate</w:t>
              </w:r>
            </w:ins>
            <w:r>
              <w:rPr>
                <w:rFonts w:ascii="Arial" w:cs="Arial" w:eastAsia="Arial" w:hAnsi="Arial"/>
                <w:b w:val="false"/>
                <w:bCs w:val="false"/>
                <w:i w:val="false"/>
                <w:iCs w:val="false"/>
                <w:color w:val="000000"/>
                <w:sz w:val="18"/>
                <w:szCs w:val="18"/>
              </w:rPr>
              <w:t xml:space="preserve">),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w:t>
            </w:r>
            <w:del w:id="9559" w:author="Claude (AI) - proposed" w:date="2026-10-18T00:26:00Z">
              <w:r>
                <w:rPr>
                  <w:rFonts w:ascii="Arial" w:cs="Arial" w:eastAsia="Arial" w:hAnsi="Arial"/>
                  <w:b w:val="false"/>
                  <w:bCs w:val="false"/>
                  <w:i w:val="false"/>
                  <w:iCs w:val="false"/>
                  <w:color w:val="000000"/>
                  <w:sz w:val="18"/>
                  <w:szCs w:val="18"/>
                </w:rPr>
                <w:delText xml:space="preserve">, Q10</w:delText>
              </w:r>
            </w:del>
            <w:r>
              <w:rPr>
                <w:rFonts w:ascii="Arial" w:cs="Arial" w:eastAsia="Arial" w:hAnsi="Arial"/>
                <w:b w:val="false"/>
                <w:bCs w:val="false"/>
                <w:i w:val="false"/>
                <w:iCs w:val="false"/>
                <w:color w:val="000000"/>
                <w:sz w:val="18"/>
                <w:szCs w:val="18"/>
              </w:rPr>
              <w:t xml:space="preserve">); (4) The explanation is internally consistent — no contradictions between the photosynthesis and respiration sections. Indicator of exceeding expectations: student explains the net gas exchange scenario (in bright light, O₂ </w:t>
            </w:r>
            <w:del w:id="9560" w:author="Claude (AI) - proposed" w:date="2026-10-18T00:26:00Z">
              <w:r>
                <w:rPr>
                  <w:rFonts w:ascii="Arial" w:cs="Arial" w:eastAsia="Arial" w:hAnsi="Arial"/>
                  <w:b w:val="false"/>
                  <w:bCs w:val="false"/>
                  <w:i w:val="false"/>
                  <w:iCs w:val="false"/>
                  <w:color w:val="000000"/>
                  <w:sz w:val="18"/>
                  <w:szCs w:val="18"/>
                </w:rPr>
                <w:delText xml:space="preserve">output from photosynthesis exceeds CO₂ output from</w:delText>
              </w:r>
            </w:del>
            <w:ins w:id="9561" w:author="Claude (AI) - proposed" w:date="2026-10-18T00:26:00Z">
              <w:r>
                <w:rPr>
                  <w:rFonts w:ascii="Arial" w:cs="Arial" w:eastAsia="Arial" w:hAnsi="Arial"/>
                  <w:b w:val="false"/>
                  <w:bCs w:val="false"/>
                  <w:i w:val="false"/>
                  <w:iCs w:val="false"/>
                  <w:color w:val="000000"/>
                  <w:sz w:val="18"/>
                  <w:szCs w:val="18"/>
                </w:rPr>
                <w:t xml:space="preserve">made by photosynthesis would be expected to exceed the CO₂ made by</w:t>
              </w:r>
            </w:ins>
            <w:r>
              <w:rPr>
                <w:rFonts w:ascii="Arial" w:cs="Arial" w:eastAsia="Arial" w:hAnsi="Arial"/>
                <w:b w:val="false"/>
                <w:bCs w:val="false"/>
                <w:i w:val="false"/>
                <w:iCs w:val="false"/>
                <w:color w:val="000000"/>
                <w:sz w:val="18"/>
                <w:szCs w:val="18"/>
              </w:rPr>
              <w:t xml:space="preserve"> respiration, so </w:t>
            </w:r>
            <w:del w:id="9562" w:author="Claude (AI) - proposed" w:date="2026-10-18T00:26:00Z">
              <w:r>
                <w:rPr>
                  <w:rFonts w:ascii="Arial" w:cs="Arial" w:eastAsia="Arial" w:hAnsi="Arial"/>
                  <w:b w:val="false"/>
                  <w:bCs w:val="false"/>
                  <w:i w:val="false"/>
                  <w:iCs w:val="false"/>
                  <w:color w:val="000000"/>
                  <w:sz w:val="18"/>
                  <w:szCs w:val="18"/>
                </w:rPr>
                <w:delText xml:space="preserve">O₂ bubbles dominate</w:delText>
              </w:r>
            </w:del>
            <w:ins w:id="9563" w:author="Claude (AI) - proposed" w:date="2026-10-18T00:26:00Z">
              <w:r>
                <w:rPr>
                  <w:rFonts w:ascii="Arial" w:cs="Arial" w:eastAsia="Arial" w:hAnsi="Arial"/>
                  <w:b w:val="false"/>
                  <w:bCs w:val="false"/>
                  <w:i w:val="false"/>
                  <w:iCs w:val="false"/>
                  <w:color w:val="000000"/>
                  <w:sz w:val="18"/>
                  <w:szCs w:val="18"/>
                </w:rPr>
                <w:t xml:space="preserve">more O₂ than CO₂ would leave</w:t>
              </w:r>
            </w:ins>
            <w:r>
              <w:rPr>
                <w:rFonts w:ascii="Arial" w:cs="Arial" w:eastAsia="Arial" w:hAnsi="Arial"/>
                <w:b w:val="false"/>
                <w:bCs w:val="false"/>
                <w:i w:val="false"/>
                <w:iCs w:val="false"/>
                <w:color w:val="000000"/>
                <w:sz w:val="18"/>
                <w:szCs w:val="18"/>
              </w:rPr>
              <w:t xml:space="preserve">; in low light or dark</w:t>
            </w:r>
            <w:del w:id="9564" w:author="Claude (AI) - proposed" w:date="2026-10-18T00:26:00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only respiratory CO₂ </w:t>
            </w:r>
            <w:del w:id="9565" w:author="Claude (AI) - proposed" w:date="2026-10-18T00:26:00Z">
              <w:r>
                <w:rPr>
                  <w:rFonts w:ascii="Arial" w:cs="Arial" w:eastAsia="Arial" w:hAnsi="Arial"/>
                  <w:b w:val="false"/>
                  <w:bCs w:val="false"/>
                  <w:i w:val="false"/>
                  <w:iCs w:val="false"/>
                  <w:color w:val="000000"/>
                  <w:sz w:val="18"/>
                  <w:szCs w:val="18"/>
                </w:rPr>
                <w:delText xml:space="preserve">is released</w:delText>
              </w:r>
            </w:del>
            <w:ins w:id="9566" w:author="Claude (AI) - proposed" w:date="2026-10-18T00:26:00Z">
              <w:r>
                <w:rPr>
                  <w:rFonts w:ascii="Arial" w:cs="Arial" w:eastAsia="Arial" w:hAnsi="Arial"/>
                  <w:b w:val="false"/>
                  <w:bCs w:val="false"/>
                  <w:i w:val="false"/>
                  <w:iCs w:val="false"/>
                  <w:color w:val="000000"/>
                  <w:sz w:val="18"/>
                  <w:szCs w:val="18"/>
                </w:rPr>
                <w:t xml:space="preserve">would be expected; none of this was tested on the leaf</w:t>
              </w:r>
            </w:ins>
            <w:r>
              <w:rPr>
                <w:rFonts w:ascii="Arial" w:cs="Arial" w:eastAsia="Arial" w:hAnsi="Arial"/>
                <w:b w:val="false"/>
                <w:bCs w:val="false"/>
                <w:i w:val="false"/>
                <w:iCs w:val="false"/>
                <w:color w:val="000000"/>
                <w:sz w:val="18"/>
                <w:szCs w:val="18"/>
              </w:rPr>
              <w:t xml:space="preser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ef5jgm_lhp2s6leaxmr2">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9anhiz9yei_9wmryzg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1c1w1cydp6ipq2yxt0f0">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xbiojtn3r7yqizhut7l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'In our next unit, Strand 3.3, we will investigate how animals — including us — exchange gases and release energy from nyama choma and githeri. What do you predict will be similar to plants? What do you predict will be different?' Students write one prediction in their notebooks. This bridges the unit to the next strand and activates prior knowledge for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 including </w:t>
            </w:r>
            <w:del w:id="9567" w:author="Claude (AI) - proposed" w:date="2026-10-18T00:26:00Z">
              <w:r>
                <w:rPr>
                  <w:rFonts w:ascii="Arial" w:cs="Arial" w:eastAsia="Arial" w:hAnsi="Arial"/>
                  <w:b w:val="false"/>
                  <w:bCs w:val="false"/>
                  <w:i w:val="false"/>
                  <w:iCs w:val="false"/>
                  <w:color w:val="000000"/>
                  <w:sz w:val="18"/>
                  <w:szCs w:val="18"/>
                </w:rPr>
                <w:delText xml:space="preserve">Kenyan botanist Professor Hamisi Miraji who studied mangrove respiration along our coast —</w:delText>
              </w:r>
            </w:del>
            <w:ins w:id="9568" w:author="Claude (AI) - proposed" w:date="2026-10-18T00:26:00Z">
              <w:r>
                <w:rPr>
                  <w:rFonts w:ascii="Arial" w:cs="Arial" w:eastAsia="Arial" w:hAnsi="Arial"/>
                  <w:b w:val="false"/>
                  <w:bCs w:val="false"/>
                  <w:i w:val="false"/>
                  <w:iCs w:val="false"/>
                  <w:color w:val="000000"/>
                  <w:sz w:val="18"/>
                  <w:szCs w:val="18"/>
                </w:rPr>
                <w:t xml:space="preserve">researchers who study Kenya's mangroves and crops today,</w:t>
              </w:r>
            </w:ins>
            <w:r>
              <w:rPr>
                <w:rFonts w:ascii="Arial" w:cs="Arial" w:eastAsia="Arial" w:hAnsi="Arial"/>
                <w:b w:val="false"/>
                <w:bCs w:val="false"/>
                <w:i w:val="false"/>
                <w:iCs w:val="false"/>
                <w:color w:val="000000"/>
                <w:sz w:val="18"/>
                <w:szCs w:val="18"/>
              </w:rPr>
              <w:t xml:space="preserve"> 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 fully account for all five original puzzles from Lesson 1 — the specific location of bubbles (stomata), </w:t>
            </w:r>
            <w:del w:id="9569" w:author="Claude (AI) - proposed" w:date="2026-10-18T00:26:00Z">
              <w:r>
                <w:rPr>
                  <w:rFonts w:ascii="Arial" w:cs="Arial" w:eastAsia="Arial" w:hAnsi="Arial"/>
                  <w:b w:val="false"/>
                  <w:bCs w:val="false"/>
                  <w:i w:val="false"/>
                  <w:iCs w:val="false"/>
                  <w:color w:val="000000"/>
                  <w:sz w:val="18"/>
                  <w:szCs w:val="18"/>
                </w:rPr>
                <w:delText xml:space="preserve">the identity of the gases</w:delText>
              </w:r>
            </w:del>
            <w:ins w:id="9570" w:author="Claude (AI) - proposed" w:date="2026-10-18T00:26:00Z">
              <w:r>
                <w:rPr>
                  <w:rFonts w:ascii="Arial" w:cs="Arial" w:eastAsia="Arial" w:hAnsi="Arial"/>
                  <w:b w:val="false"/>
                  <w:bCs w:val="false"/>
                  <w:i w:val="false"/>
                  <w:iCs w:val="false"/>
                  <w:color w:val="000000"/>
                  <w:sz w:val="18"/>
                  <w:szCs w:val="18"/>
                </w:rPr>
                <w:t xml:space="preserve">what the gases may be and that this was not tested</w:t>
              </w:r>
            </w:ins>
            <w:r>
              <w:rPr>
                <w:rFonts w:ascii="Arial" w:cs="Arial" w:eastAsia="Arial" w:hAnsi="Arial"/>
                <w:b w:val="false"/>
                <w:bCs w:val="false"/>
                <w:i w:val="false"/>
                <w:iCs w:val="false"/>
                <w:color w:val="000000"/>
                <w:sz w:val="18"/>
                <w:szCs w:val="18"/>
              </w:rPr>
              <w:t xml:space="preserve"> (CO₂ / O₂</w:t>
            </w:r>
            <w:ins w:id="9571" w:author="Claude (AI) - proposed" w:date="2026-10-18T00:26:00Z">
              <w:r>
                <w:rPr>
                  <w:rFonts w:ascii="Arial" w:cs="Arial" w:eastAsia="Arial" w:hAnsi="Arial"/>
                  <w:b w:val="false"/>
                  <w:bCs w:val="false"/>
                  <w:i w:val="false"/>
                  <w:iCs w:val="false"/>
                  <w:color w:val="000000"/>
                  <w:sz w:val="18"/>
                  <w:szCs w:val="18"/>
                </w:rPr>
                <w:t xml:space="preserve"> / leaf air</w:t>
              </w:r>
            </w:ins>
            <w:r>
              <w:rPr>
                <w:rFonts w:ascii="Arial" w:cs="Arial" w:eastAsia="Arial" w:hAnsi="Arial"/>
                <w:b w:val="false"/>
                <w:bCs w:val="false"/>
                <w:i w:val="false"/>
                <w:iCs w:val="false"/>
                <w:color w:val="000000"/>
                <w:sz w:val="18"/>
                <w:szCs w:val="18"/>
              </w:rPr>
              <w:t xml:space="preserve">), the temperature effect (enzyme kinetics </w:t>
            </w:r>
            <w:del w:id="9572" w:author="Claude (AI) - proposed" w:date="2026-10-18T00:26:00Z">
              <w:r>
                <w:rPr>
                  <w:rFonts w:ascii="Arial" w:cs="Arial" w:eastAsia="Arial" w:hAnsi="Arial"/>
                  <w:b w:val="false"/>
                  <w:bCs w:val="false"/>
                  <w:i w:val="false"/>
                  <w:iCs w:val="false"/>
                  <w:color w:val="000000"/>
                  <w:sz w:val="18"/>
                  <w:szCs w:val="18"/>
                </w:rPr>
                <w:delText xml:space="preserve">/ Q10</w:delText>
              </w:r>
            </w:del>
            <w:ins w:id="9573" w:author="Claude (AI) - proposed" w:date="2026-10-18T00:26:00Z">
              <w:r>
                <w:rPr>
                  <w:rFonts w:ascii="Arial" w:cs="Arial" w:eastAsia="Arial" w:hAnsi="Arial"/>
                  <w:b w:val="false"/>
                  <w:bCs w:val="false"/>
                  <w:i w:val="false"/>
                  <w:iCs w:val="false"/>
                  <w:color w:val="000000"/>
                  <w:sz w:val="18"/>
                  <w:szCs w:val="18"/>
                </w:rPr>
                <w:t xml:space="preserve">and gas expansion</w:t>
              </w:r>
            </w:ins>
            <w:r>
              <w:rPr>
                <w:rFonts w:ascii="Arial" w:cs="Arial" w:eastAsia="Arial" w:hAnsi="Arial"/>
                <w:b w:val="false"/>
                <w:bCs w:val="false"/>
                <w:i w:val="false"/>
                <w:iCs w:val="false"/>
                <w:color w:val="000000"/>
                <w:sz w:val="18"/>
                <w:szCs w:val="18"/>
              </w:rPr>
              <w:t xml:space="preserve">), the specificity of bubble sites (stomatal density and distribution), and the analogy to animal breathing (cellular respiration as the common thread)? If any of these five elements were consistently missing from Final Explanations, plan a 5-minute bridge at the start of the first Strand 3.3 lesson to resolve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Strand 3.3 content. Students who predict only surface anatomical differences (lungs vs. leaves) will need the conceptual bridge between cellular respiration in plants and animals made explicit in Lesson 1 of 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w:t>
            </w:r>
            <w:del w:id="9574" w:author="Claude (AI) - proposed" w:date="2026-10-18T00:26:00Z">
              <w:r>
                <w:rPr>
                  <w:rFonts w:ascii="Arial" w:cs="Arial" w:eastAsia="Arial" w:hAnsi="Arial"/>
                  <w:b w:val="false"/>
                  <w:bCs w:val="false"/>
                  <w:i w:val="false"/>
                  <w:iCs w:val="false"/>
                  <w:color w:val="000000"/>
                  <w:sz w:val="18"/>
                  <w:szCs w:val="18"/>
                </w:rPr>
                <w:delText xml:space="preserve">gases</w:delText>
              </w:r>
            </w:del>
            <w:ins w:id="9575" w:author="Claude (AI) - proposed" w:date="2026-10-18T00:26:00Z">
              <w:r>
                <w:rPr>
                  <w:rFonts w:ascii="Arial" w:cs="Arial" w:eastAsia="Arial" w:hAnsi="Arial"/>
                  <w:b w:val="false"/>
                  <w:bCs w:val="false"/>
                  <w:i w:val="false"/>
                  <w:iCs w:val="false"/>
                  <w:color w:val="000000"/>
                  <w:sz w:val="18"/>
                  <w:szCs w:val="18"/>
                </w:rPr>
                <w:t xml:space="preserve">gas</w:t>
              </w:r>
            </w:ins>
            <w:r>
              <w:rPr>
                <w:rFonts w:ascii="Arial" w:cs="Arial" w:eastAsia="Arial" w:hAnsi="Arial"/>
                <w:b w:val="false"/>
                <w:bCs w:val="false"/>
                <w:i w:val="false"/>
                <w:iCs w:val="false"/>
                <w:color w:val="000000"/>
                <w:sz w:val="18"/>
                <w:szCs w:val="18"/>
              </w:rPr>
              <w:t xml:space="preserve"> in the bubbles </w:t>
            </w:r>
            <w:del w:id="9576" w:author="Claude (AI) - proposed" w:date="2026-10-18T00:26:00Z">
              <w:r>
                <w:rPr>
                  <w:rFonts w:ascii="Arial" w:cs="Arial" w:eastAsia="Arial" w:hAnsi="Arial"/>
                  <w:b w:val="false"/>
                  <w:bCs w:val="false"/>
                  <w:i w:val="false"/>
                  <w:iCs w:val="false"/>
                  <w:color w:val="000000"/>
                  <w:sz w:val="18"/>
                  <w:szCs w:val="18"/>
                </w:rPr>
                <w:delText xml:space="preserve">are CO₂ (produced</w:delText>
              </w:r>
            </w:del>
            <w:ins w:id="9577" w:author="Claude (AI) - proposed" w:date="2026-10-18T00:26:00Z">
              <w:r>
                <w:rPr>
                  <w:rFonts w:ascii="Arial" w:cs="Arial" w:eastAsia="Arial" w:hAnsi="Arial"/>
                  <w:b w:val="false"/>
                  <w:bCs w:val="false"/>
                  <w:i w:val="false"/>
                  <w:iCs w:val="false"/>
                  <w:color w:val="000000"/>
                  <w:sz w:val="18"/>
                  <w:szCs w:val="18"/>
                </w:rPr>
                <w:t xml:space="preserve">was not tested. It probably comes from the leaf's air spaces and may include CO₂ (made</w:t>
              </w:r>
            </w:ins>
            <w:r>
              <w:rPr>
                <w:rFonts w:ascii="Arial" w:cs="Arial" w:eastAsia="Arial" w:hAnsi="Arial"/>
                <w:b w:val="false"/>
                <w:bCs w:val="false"/>
                <w:i w:val="false"/>
                <w:iCs w:val="false"/>
                <w:color w:val="000000"/>
                <w:sz w:val="18"/>
                <w:szCs w:val="18"/>
              </w:rPr>
              <w:t xml:space="preserve"> by cellular respiration in mesophyll cells) and</w:t>
            </w:r>
            <w:del w:id="9578" w:author="Claude (AI) - proposed" w:date="2026-10-18T00:26:00Z">
              <w:r>
                <w:rPr>
                  <w:rFonts w:ascii="Arial" w:cs="Arial" w:eastAsia="Arial" w:hAnsi="Arial"/>
                  <w:b w:val="false"/>
                  <w:bCs w:val="false"/>
                  <w:i w:val="false"/>
                  <w:iCs w:val="false"/>
                  <w:color w:val="000000"/>
                  <w:sz w:val="18"/>
                  <w:szCs w:val="18"/>
                </w:rPr>
                <w:delText xml:space="preserve"> O₂ (produced</w:delText>
              </w:r>
            </w:del>
            <w:ins w:id="9579" w:author="Claude (AI) - proposed" w:date="2026-10-18T00:26:00Z">
              <w:r>
                <w:rPr>
                  <w:rFonts w:ascii="Arial" w:cs="Arial" w:eastAsia="Arial" w:hAnsi="Arial"/>
                  <w:b w:val="false"/>
                  <w:bCs w:val="false"/>
                  <w:i w:val="false"/>
                  <w:iCs w:val="false"/>
                  <w:color w:val="000000"/>
                  <w:sz w:val="18"/>
                  <w:szCs w:val="18"/>
                </w:rPr>
                <w:t xml:space="preserve">, in light, O₂ (made</w:t>
              </w:r>
            </w:ins>
            <w:r>
              <w:rPr>
                <w:rFonts w:ascii="Arial" w:cs="Arial" w:eastAsia="Arial" w:hAnsi="Arial"/>
                <w:b w:val="false"/>
                <w:bCs w:val="false"/>
                <w:i w:val="false"/>
                <w:iCs w:val="false"/>
                <w:color w:val="000000"/>
                <w:sz w:val="18"/>
                <w:szCs w:val="18"/>
              </w:rPr>
              <w:t xml:space="preserve"> by photosynthesis in chloroplasts). Warm water </w:t>
            </w:r>
            <w:del w:id="9580" w:author="Claude (AI) - proposed" w:date="2026-10-18T00:26:00Z">
              <w:r>
                <w:rPr>
                  <w:rFonts w:ascii="Arial" w:cs="Arial" w:eastAsia="Arial" w:hAnsi="Arial"/>
                  <w:b w:val="false"/>
                  <w:bCs w:val="false"/>
                  <w:i w:val="false"/>
                  <w:iCs w:val="false"/>
                  <w:color w:val="000000"/>
                  <w:sz w:val="18"/>
                  <w:szCs w:val="18"/>
                </w:rPr>
                <w:delText xml:space="preserve">increases</w:delText>
              </w:r>
            </w:del>
            <w:ins w:id="9581" w:author="Claude (AI) - proposed" w:date="2026-10-18T00:26:00Z">
              <w:r>
                <w:rPr>
                  <w:rFonts w:ascii="Arial" w:cs="Arial" w:eastAsia="Arial" w:hAnsi="Arial"/>
                  <w:b w:val="false"/>
                  <w:bCs w:val="false"/>
                  <w:i w:val="false"/>
                  <w:iCs w:val="false"/>
                  <w:color w:val="000000"/>
                  <w:sz w:val="18"/>
                  <w:szCs w:val="18"/>
                </w:rPr>
                <w:t xml:space="preserve">could increase</w:t>
              </w:r>
            </w:ins>
            <w:r>
              <w:rPr>
                <w:rFonts w:ascii="Arial" w:cs="Arial" w:eastAsia="Arial" w:hAnsi="Arial"/>
                <w:b w:val="false"/>
                <w:bCs w:val="false"/>
                <w:i w:val="false"/>
                <w:iCs w:val="false"/>
                <w:color w:val="000000"/>
                <w:sz w:val="18"/>
                <w:szCs w:val="18"/>
              </w:rPr>
              <w:t xml:space="preserve"> bubble production because higher temperature increases enzyme activity, </w:t>
            </w:r>
            <w:del w:id="9582" w:author="Claude (AI) - proposed" w:date="2026-10-18T00:26:00Z">
              <w:r>
                <w:rPr>
                  <w:rFonts w:ascii="Arial" w:cs="Arial" w:eastAsia="Arial" w:hAnsi="Arial"/>
                  <w:b w:val="false"/>
                  <w:bCs w:val="false"/>
                  <w:i w:val="false"/>
                  <w:iCs w:val="false"/>
                  <w:color w:val="000000"/>
                  <w:sz w:val="18"/>
                  <w:szCs w:val="18"/>
                </w:rPr>
                <w:delText xml:space="preserve">accelerating both aerobic respiration (producing </w:delText>
              </w:r>
            </w:del>
            <w:ins w:id="9583" w:author="Claude (AI) - proposed" w:date="2026-10-18T00:26:00Z">
              <w:r>
                <w:rPr>
                  <w:rFonts w:ascii="Arial" w:cs="Arial" w:eastAsia="Arial" w:hAnsi="Arial"/>
                  <w:b w:val="false"/>
                  <w:bCs w:val="false"/>
                  <w:i w:val="false"/>
                  <w:iCs w:val="false"/>
                  <w:color w:val="000000"/>
                  <w:sz w:val="18"/>
                  <w:szCs w:val="18"/>
                </w:rPr>
                <w:t xml:space="preserve">speeding respiration (</w:t>
              </w:r>
            </w:ins>
            <w:r>
              <w:rPr>
                <w:rFonts w:ascii="Arial" w:cs="Arial" w:eastAsia="Arial" w:hAnsi="Arial"/>
                <w:b w:val="false"/>
                <w:bCs w:val="false"/>
                <w:i w:val="false"/>
                <w:iCs w:val="false"/>
                <w:color w:val="000000"/>
                <w:sz w:val="18"/>
                <w:szCs w:val="18"/>
              </w:rPr>
              <w:t xml:space="preserve">more CO₂) and, where light is available, photosynthesis (</w:t>
            </w:r>
            <w:del w:id="9584" w:author="Claude (AI) - proposed" w:date="2026-10-18T00:26:00Z">
              <w:r>
                <w:rPr>
                  <w:rFonts w:ascii="Arial" w:cs="Arial" w:eastAsia="Arial" w:hAnsi="Arial"/>
                  <w:b w:val="false"/>
                  <w:bCs w:val="false"/>
                  <w:i w:val="false"/>
                  <w:iCs w:val="false"/>
                  <w:color w:val="000000"/>
                  <w:sz w:val="18"/>
                  <w:szCs w:val="18"/>
                </w:rPr>
                <w:delText xml:space="preserve">producing </w:delText>
              </w:r>
            </w:del>
            <w:r>
              <w:rPr>
                <w:rFonts w:ascii="Arial" w:cs="Arial" w:eastAsia="Arial" w:hAnsi="Arial"/>
                <w:b w:val="false"/>
                <w:bCs w:val="false"/>
                <w:i w:val="false"/>
                <w:iCs w:val="false"/>
                <w:color w:val="000000"/>
                <w:sz w:val="18"/>
                <w:szCs w:val="18"/>
              </w:rPr>
              <w:t xml:space="preserve">more O₂)</w:t>
            </w:r>
            <w:ins w:id="9585" w:author="Claude (AI) - proposed" w:date="2026-10-18T00:26:00Z">
              <w:r>
                <w:rPr>
                  <w:rFonts w:ascii="Arial" w:cs="Arial" w:eastAsia="Arial" w:hAnsi="Arial"/>
                  <w:b w:val="false"/>
                  <w:bCs w:val="false"/>
                  <w:i w:val="false"/>
                  <w:iCs w:val="false"/>
                  <w:color w:val="000000"/>
                  <w:sz w:val="18"/>
                  <w:szCs w:val="18"/>
                </w:rPr>
                <w:t xml:space="preserve">, and because gas in the leaf expands and dissolves less in warm water</w:t>
              </w:r>
            </w:ins>
            <w:r>
              <w:rPr>
                <w:rFonts w:ascii="Arial" w:cs="Arial" w:eastAsia="Arial" w:hAnsi="Arial"/>
                <w:b w:val="false"/>
                <w:bCs w:val="false"/>
                <w:i w:val="false"/>
                <w:iCs w:val="false"/>
                <w:color w:val="000000"/>
                <w:sz w:val="18"/>
                <w:szCs w:val="18"/>
              </w:rPr>
              <w:t xml:space="preserve">.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w:t>
            </w:r>
            <w:del w:id="9586" w:author="Claude (AI) - proposed" w:date="2026-10-18T00:26:00Z">
              <w:r>
                <w:rPr>
                  <w:rFonts w:ascii="Arial" w:cs="Arial" w:eastAsia="Arial" w:hAnsi="Arial"/>
                  <w:b w:val="false"/>
                  <w:bCs w:val="false"/>
                  <w:i w:val="false"/>
                  <w:iCs w:val="false"/>
                  <w:color w:val="000000"/>
                  <w:sz w:val="18"/>
                  <w:szCs w:val="18"/>
                </w:rPr>
                <w:delText xml:space="preserve">themselves </w:delText>
              </w:r>
            </w:del>
            <w:r>
              <w:rPr>
                <w:rFonts w:ascii="Arial" w:cs="Arial" w:eastAsia="Arial" w:hAnsi="Arial"/>
                <w:b w:val="false"/>
                <w:bCs w:val="false"/>
                <w:i w:val="false"/>
                <w:iCs w:val="false"/>
                <w:color w:val="000000"/>
                <w:sz w:val="18"/>
                <w:szCs w:val="18"/>
              </w:rPr>
              <w:t xml:space="preserve">are the visible</w:t>
            </w:r>
            <w:del w:id="9587" w:author="Claude (AI) - proposed" w:date="2026-10-18T00:26:00Z">
              <w:r>
                <w:rPr>
                  <w:rFonts w:ascii="Arial" w:cs="Arial" w:eastAsia="Arial" w:hAnsi="Arial"/>
                  <w:b w:val="false"/>
                  <w:bCs w:val="false"/>
                  <w:i w:val="false"/>
                  <w:iCs w:val="false"/>
                  <w:color w:val="000000"/>
                  <w:sz w:val="18"/>
                  <w:szCs w:val="18"/>
                </w:rPr>
                <w:delText xml:space="preserve">, macroscopic signature of microscopic chemistry</w:delText>
              </w:r>
            </w:del>
            <w:ins w:id="9588" w:author="Claude (AI) - proposed" w:date="2026-10-18T00:26:00Z">
              <w:r>
                <w:rPr>
                  <w:rFonts w:ascii="Arial" w:cs="Arial" w:eastAsia="Arial" w:hAnsi="Arial"/>
                  <w:b w:val="false"/>
                  <w:bCs w:val="false"/>
                  <w:i w:val="false"/>
                  <w:iCs w:val="false"/>
                  <w:color w:val="000000"/>
                  <w:sz w:val="18"/>
                  <w:szCs w:val="18"/>
                </w:rPr>
                <w:t xml:space="preserve"> sign of gas leaving the leaf. Microscopic chemistry probably contributes</w:t>
              </w:r>
            </w:ins>
            <w:r>
              <w:rPr>
                <w:rFonts w:ascii="Arial" w:cs="Arial" w:eastAsia="Arial" w:hAnsi="Arial"/>
                <w:b w:val="false"/>
                <w:bCs w:val="false"/>
                <w:i w:val="false"/>
                <w:iCs w:val="false"/>
                <w:color w:val="000000"/>
                <w:sz w:val="18"/>
                <w:szCs w:val="18"/>
              </w:rPr>
              <w:t xml:space="preserve">: aerobic cellular respiration in the mitochondria of mesophyll cells releasing CO₂, and</w:t>
            </w:r>
            <w:ins w:id="9589" w:author="Claude (AI) - proposed" w:date="2026-10-18T00:26:00Z">
              <w:r>
                <w:rPr>
                  <w:rFonts w:ascii="Arial" w:cs="Arial" w:eastAsia="Arial" w:hAnsi="Arial"/>
                  <w:b w:val="false"/>
                  <w:bCs w:val="false"/>
                  <w:i w:val="false"/>
                  <w:iCs w:val="false"/>
                  <w:color w:val="000000"/>
                  <w:sz w:val="18"/>
                  <w:szCs w:val="18"/>
                </w:rPr>
                <w:t xml:space="preserve">, in light,</w:t>
              </w:r>
            </w:ins>
            <w:r>
              <w:rPr>
                <w:rFonts w:ascii="Arial" w:cs="Arial" w:eastAsia="Arial" w:hAnsi="Arial"/>
                <w:b w:val="false"/>
                <w:bCs w:val="false"/>
                <w:i w:val="false"/>
                <w:iCs w:val="false"/>
                <w:color w:val="000000"/>
                <w:sz w:val="18"/>
                <w:szCs w:val="18"/>
              </w:rPr>
              <w:t xml:space="preserve"> photosynthesis in chloroplasts releasing O₂</w:t>
            </w:r>
            <w:ins w:id="9590" w:author="Claude (AI) - proposed" w:date="2026-10-18T00:26:00Z">
              <w:r>
                <w:rPr>
                  <w:rFonts w:ascii="Arial" w:cs="Arial" w:eastAsia="Arial" w:hAnsi="Arial"/>
                  <w:b w:val="false"/>
                  <w:bCs w:val="false"/>
                  <w:i w:val="false"/>
                  <w:iCs w:val="false"/>
                  <w:color w:val="000000"/>
                  <w:sz w:val="18"/>
                  <w:szCs w:val="18"/>
                </w:rPr>
                <w:t xml:space="preserve">, though the bubbles were never tested</w:t>
              </w:r>
            </w:ins>
            <w:r>
              <w:rPr>
                <w:rFonts w:ascii="Arial" w:cs="Arial" w:eastAsia="Arial" w:hAnsi="Arial"/>
                <w:b w:val="false"/>
                <w:bCs w:val="false"/>
                <w:i w:val="false"/>
                <w:iCs w:val="false"/>
                <w:color w:val="000000"/>
                <w:sz w:val="18"/>
                <w:szCs w:val="18"/>
              </w:rPr>
              <w:t xml:space="preserve">. The temperature of the water</w:t>
            </w:r>
            <w:ins w:id="9591" w:author="Claude (AI) - proposed" w:date="2026-10-18T00:26:00Z">
              <w:r>
                <w:rPr>
                  <w:rFonts w:ascii="Arial" w:cs="Arial" w:eastAsia="Arial" w:hAnsi="Arial"/>
                  <w:b w:val="false"/>
                  <w:bCs w:val="false"/>
                  <w:i w:val="false"/>
                  <w:iCs w:val="false"/>
                  <w:color w:val="000000"/>
                  <w:sz w:val="18"/>
                  <w:szCs w:val="18"/>
                </w:rPr>
                <w:t xml:space="preserve"> probably</w:t>
              </w:r>
            </w:ins>
            <w:r>
              <w:rPr>
                <w:rFonts w:ascii="Arial" w:cs="Arial" w:eastAsia="Arial" w:hAnsi="Arial"/>
                <w:b w:val="false"/>
                <w:bCs w:val="false"/>
                <w:i w:val="false"/>
                <w:iCs w:val="false"/>
                <w:color w:val="000000"/>
                <w:sz w:val="18"/>
                <w:szCs w:val="18"/>
              </w:rPr>
              <w:t xml:space="preserve"> acted as a throttle on enzyme activity — warm water </w:t>
            </w:r>
            <w:del w:id="9592" w:author="Claude (AI) - proposed" w:date="2026-10-18T00:26:00Z">
              <w:r>
                <w:rPr>
                  <w:rFonts w:ascii="Arial" w:cs="Arial" w:eastAsia="Arial" w:hAnsi="Arial"/>
                  <w:b w:val="false"/>
                  <w:bCs w:val="false"/>
                  <w:i w:val="false"/>
                  <w:iCs w:val="false"/>
                  <w:color w:val="000000"/>
                  <w:sz w:val="18"/>
                  <w:szCs w:val="18"/>
                </w:rPr>
                <w:delText xml:space="preserve">accelerated</w:delText>
              </w:r>
            </w:del>
            <w:ins w:id="9593" w:author="Claude (AI) - proposed" w:date="2026-10-18T00:26:00Z">
              <w:r>
                <w:rPr>
                  <w:rFonts w:ascii="Arial" w:cs="Arial" w:eastAsia="Arial" w:hAnsi="Arial"/>
                  <w:b w:val="false"/>
                  <w:bCs w:val="false"/>
                  <w:i w:val="false"/>
                  <w:iCs w:val="false"/>
                  <w:color w:val="000000"/>
                  <w:sz w:val="18"/>
                  <w:szCs w:val="18"/>
                </w:rPr>
                <w:t xml:space="preserve">speeds up</w:t>
              </w:r>
            </w:ins>
            <w:r>
              <w:rPr>
                <w:rFonts w:ascii="Arial" w:cs="Arial" w:eastAsia="Arial" w:hAnsi="Arial"/>
                <w:b w:val="false"/>
                <w:bCs w:val="false"/>
                <w:i w:val="false"/>
                <w:iCs w:val="false"/>
                <w:color w:val="000000"/>
                <w:sz w:val="18"/>
                <w:szCs w:val="18"/>
              </w:rPr>
              <w:t xml:space="preserve"> the enzymes of </w:t>
            </w:r>
            <w:del w:id="9594" w:author="Claude (AI) - proposed" w:date="2026-10-18T00:26:00Z">
              <w:r>
                <w:rPr>
                  <w:rFonts w:ascii="Arial" w:cs="Arial" w:eastAsia="Arial" w:hAnsi="Arial"/>
                  <w:b w:val="false"/>
                  <w:bCs w:val="false"/>
                  <w:i w:val="false"/>
                  <w:iCs w:val="false"/>
                  <w:color w:val="000000"/>
                  <w:sz w:val="18"/>
                  <w:szCs w:val="18"/>
                </w:rPr>
                <w:delText xml:space="preserve">both respiration (e.g., pyruvate dehydrogenase, enzymes of the Krebs cycle) and photosynthesis (e.g., RuBisCO)</w:delText>
              </w:r>
            </w:del>
            <w:ins w:id="9595" w:author="Claude (AI) - proposed" w:date="2026-10-18T00:26:00Z">
              <w:r>
                <w:rPr>
                  <w:rFonts w:ascii="Arial" w:cs="Arial" w:eastAsia="Arial" w:hAnsi="Arial"/>
                  <w:b w:val="false"/>
                  <w:bCs w:val="false"/>
                  <w:i w:val="false"/>
                  <w:iCs w:val="false"/>
                  <w:color w:val="000000"/>
                  <w:sz w:val="18"/>
                  <w:szCs w:val="18"/>
                </w:rPr>
                <w:t xml:space="preserve">respiration and photosynthesis</w:t>
              </w:r>
            </w:ins>
            <w:r>
              <w:rPr>
                <w:rFonts w:ascii="Arial" w:cs="Arial" w:eastAsia="Arial" w:hAnsi="Arial"/>
                <w:b w:val="false"/>
                <w:bCs w:val="false"/>
                <w:i w:val="false"/>
                <w:iCs w:val="false"/>
                <w:color w:val="000000"/>
                <w:sz w:val="18"/>
                <w:szCs w:val="18"/>
              </w:rPr>
              <w:t xml:space="preserve">, producing more gas </w:t>
            </w:r>
            <w:del w:id="9596" w:author="Claude (AI) - proposed" w:date="2026-10-18T00:26:00Z">
              <w:r>
                <w:rPr>
                  <w:rFonts w:ascii="Arial" w:cs="Arial" w:eastAsia="Arial" w:hAnsi="Arial"/>
                  <w:b w:val="false"/>
                  <w:bCs w:val="false"/>
                  <w:i w:val="false"/>
                  <w:iCs w:val="false"/>
                  <w:color w:val="000000"/>
                  <w:sz w:val="18"/>
                  <w:szCs w:val="18"/>
                </w:rPr>
                <w:delText xml:space="preserve">and therefore more bubbles</w:delText>
              </w:r>
            </w:del>
            <w:ins w:id="9597" w:author="Claude (AI) - proposed" w:date="2026-10-18T00:26:00Z">
              <w:r>
                <w:rPr>
                  <w:rFonts w:ascii="Arial" w:cs="Arial" w:eastAsia="Arial" w:hAnsi="Arial"/>
                  <w:b w:val="false"/>
                  <w:bCs w:val="false"/>
                  <w:i w:val="false"/>
                  <w:iCs w:val="false"/>
                  <w:color w:val="000000"/>
                  <w:sz w:val="18"/>
                  <w:szCs w:val="18"/>
                </w:rPr>
                <w:t xml:space="preserve">— and warmth also expands the gas in the leaf, so more bubbles leave</w:t>
              </w:r>
            </w:ins>
            <w:r>
              <w:rPr>
                <w:rFonts w:ascii="Arial" w:cs="Arial" w:eastAsia="Arial" w:hAnsi="Arial"/>
                <w:b w:val="false"/>
                <w:bCs w:val="false"/>
                <w:i w:val="false"/>
                <w:iCs w:val="false"/>
                <w:color w:val="000000"/>
                <w:sz w:val="18"/>
                <w:szCs w:val="18"/>
              </w:rPr>
              <w:t xml:space="preserve">. This observation — puzzling in Lesson 1, </w:t>
            </w:r>
            <w:del w:id="9598" w:author="Claude (AI) - proposed" w:date="2026-10-18T00:26:00Z">
              <w:r>
                <w:rPr>
                  <w:rFonts w:ascii="Arial" w:cs="Arial" w:eastAsia="Arial" w:hAnsi="Arial"/>
                  <w:b w:val="false"/>
                  <w:bCs w:val="false"/>
                  <w:i w:val="false"/>
                  <w:iCs w:val="false"/>
                  <w:color w:val="000000"/>
                  <w:sz w:val="18"/>
                  <w:szCs w:val="18"/>
                </w:rPr>
                <w:delText xml:space="preserve">fully</w:delText>
              </w:r>
            </w:del>
            <w:ins w:id="9599" w:author="Claude (AI) - proposed" w:date="2026-10-18T00:26:00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explained by Lesson 12 </w:t>
            </w:r>
            <w:del w:id="9600" w:author="Claude (AI) - proposed" w:date="2026-10-18T00:26:00Z">
              <w:r>
                <w:rPr>
                  <w:rFonts w:ascii="Arial" w:cs="Arial" w:eastAsia="Arial" w:hAnsi="Arial"/>
                  <w:b w:val="false"/>
                  <w:bCs w:val="false"/>
                  <w:i w:val="false"/>
                  <w:iCs w:val="false"/>
                  <w:color w:val="000000"/>
                  <w:sz w:val="18"/>
                  <w:szCs w:val="18"/>
                </w:rPr>
                <w:delText xml:space="preserve">— demonstrates</w:delText>
              </w:r>
            </w:del>
            <w:ins w:id="9601" w:author="Claude (AI) - proposed" w:date="2026-10-18T00:26:00Z">
              <w:r>
                <w:rPr>
                  <w:rFonts w:ascii="Arial" w:cs="Arial" w:eastAsia="Arial" w:hAnsi="Arial"/>
                  <w:b w:val="false"/>
                  <w:bCs w:val="false"/>
                  <w:i w:val="false"/>
                  <w:iCs w:val="false"/>
                  <w:color w:val="000000"/>
                  <w:sz w:val="18"/>
                  <w:szCs w:val="18"/>
                </w:rPr>
                <w:t xml:space="preserve">as far as the evidence allows — shows</w:t>
              </w:r>
            </w:ins>
            <w:r>
              <w:rPr>
                <w:rFonts w:ascii="Arial" w:cs="Arial" w:eastAsia="Arial" w:hAnsi="Arial"/>
                <w:b w:val="false"/>
                <w:bCs w:val="false"/>
                <w:i w:val="false"/>
                <w:iCs w:val="false"/>
                <w:color w:val="000000"/>
                <w:sz w:val="18"/>
                <w:szCs w:val="18"/>
              </w:rPr>
              <w:t xml:space="preserve">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t44p73hwpek2-jv-qlp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hgtvpix2aigtkkduqrb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paobkkosokku3dveld0" Type="http://schemas.openxmlformats.org/officeDocument/2006/relationships/hyperlink" Target="https://creativecommons.org/licenses/by-nc/4.0/" TargetMode="External"/><Relationship Id="rIdhziw6quas9-votftluube" Type="http://schemas.openxmlformats.org/officeDocument/2006/relationships/hyperlink" Target="https://creativecommons.org/licenses/by-nc/4.0/" TargetMode="External"/><Relationship Id="rIdnifyvp9v04gbtddbfcewr" Type="http://schemas.openxmlformats.org/officeDocument/2006/relationships/hyperlink" Target="https://creativecommons.org/licenses/by-nc/4.0/" TargetMode="External"/><Relationship Id="rId3whzk3m2gi7xgvgo704r3" Type="http://schemas.openxmlformats.org/officeDocument/2006/relationships/hyperlink" Target="http://ares.local:8069/en/learn/#/topics/c/428909b6f875548fac04e88e2516ab92" TargetMode="External"/><Relationship Id="rId74usqg0i_ooieyh4xwne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ksafqssgft0jsw4owr"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ahqokuob3atkqpo0rpp" Type="http://schemas.openxmlformats.org/officeDocument/2006/relationships/hyperlink" Target="http://ares.local:8069/en/learn/#/topics/c/428909b6f875548fac04e88e2516ab92" TargetMode="External"/><Relationship Id="rIdftsonkrd7yp7td_oicap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dgc-spb0bhbvei9svpd"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wabfc0hbg2lslszekms" Type="http://schemas.openxmlformats.org/officeDocument/2006/relationships/hyperlink" Target="http://ares.local:8069/en/learn/#/topics/c/428909b6f875548fac04e88e2516ab92" TargetMode="External"/><Relationship Id="rIdabthcce_hyzik1-ynsun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anjtu6vej7zipopl3u0"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3r32hqlw1nhud8hxmcs" Type="http://schemas.openxmlformats.org/officeDocument/2006/relationships/hyperlink" Target="http://ares.local:8069/en/learn/#/topics/c/428909b6f875548fac04e88e2516ab92" TargetMode="External"/><Relationship Id="rIdziqgviwj9vgfkcxhf3rkq"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yrdnzgztfqr2x2kxdeu"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vbt-obarkngevr_sny" Type="http://schemas.openxmlformats.org/officeDocument/2006/relationships/hyperlink" Target="http://ares.local:8069/en/learn/#/topics/c/428909b6f875548fac04e88e2516ab92" TargetMode="External"/><Relationship Id="rIdd7ikz3twlldvyqdbki_ky"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uvbsnapf1tflwkewxci"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buzsh8v25yfftwiktsr" Type="http://schemas.openxmlformats.org/officeDocument/2006/relationships/hyperlink" Target="https://creativecommons.org/licenses/by-nc/4.0/" TargetMode="External"/><Relationship Id="rIdlxojwij05sbr0enx1tt2e" Type="http://schemas.openxmlformats.org/officeDocument/2006/relationships/hyperlink" Target="https://creativecommons.org/licenses/by-nc/4.0/" TargetMode="External"/><Relationship Id="rId9b_od9qsglb59lq-9hoyw" Type="http://schemas.openxmlformats.org/officeDocument/2006/relationships/hyperlink" Target="http://ares.local/modules/Seavuria/Seavuria%20Science%20Videos/Biology/Biology%20Videos/07%20Plant%20Systems/13%20Structure%20And%20Working%20Of%20Stomata.mp4" TargetMode="External"/><Relationship Id="rIdy46fqe42ir1dll6fmjnq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1pcqmden7iyvs14o4-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acmlmlgt36t7lrf3l39" Type="http://schemas.openxmlformats.org/officeDocument/2006/relationships/hyperlink" Target="http://ares.local/modules/Seavuria/Seavuria%20Science%20Videos/Biology/Biology%20Videos/07%20Plant%20Systems/13%20Structure%20And%20Working%20Of%20Stomata.mp4" TargetMode="External"/><Relationship Id="rIdk_esfyff83_qf_mhjz4js"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klzs8pc-psqrhjip2gl"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5kxklr6uehu0f9fjyys" Type="http://schemas.openxmlformats.org/officeDocument/2006/relationships/hyperlink" Target="http://ares.local/modules/Seavuria/Seavuria%20Science%20Videos/Biology/Biology%20Videos/07%20Plant%20Systems/13%20Structure%20And%20Working%20Of%20Stomata.mp4" TargetMode="External"/><Relationship Id="rId1nzqtzgrxe7x7cq-jgpc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u8nsuege58xz0jek48v"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dc2bfqycnhexaiuvot" Type="http://schemas.openxmlformats.org/officeDocument/2006/relationships/hyperlink" Target="http://ares.local/modules/Seavuria/Seavuria%20Science%20Videos/Biology/Biology%20Videos/07%20Plant%20Systems/13%20Structure%20And%20Working%20Of%20Stomata.mp4" TargetMode="External"/><Relationship Id="rIdzlceedb5aeb_n1_azqex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zgxpvlvxfsegfmsz9dn"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ldfpq5ea1cilxufxwwu" Type="http://schemas.openxmlformats.org/officeDocument/2006/relationships/hyperlink" Target="http://ares.local/modules/Seavuria/Seavuria%20Science%20Videos/Biology/Biology%20Videos/07%20Plant%20Systems/13%20Structure%20And%20Working%20Of%20Stomata.mp4" TargetMode="External"/><Relationship Id="rIdurkn9tlajxwlwr-moykf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e_ztzvk8tvngpkvsng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1ct4bxuiyogktroq_p_" Type="http://schemas.openxmlformats.org/officeDocument/2006/relationships/hyperlink" Target="https://creativecommons.org/licenses/by-nc/4.0/" TargetMode="External"/><Relationship Id="rIdwwm-nf4ota9-zxaye_zwn" Type="http://schemas.openxmlformats.org/officeDocument/2006/relationships/hyperlink" Target="https://creativecommons.org/licenses/by-nc/4.0/" TargetMode="External"/><Relationship Id="rIdfllcpyjjxrkmjtfh33ytf" Type="http://schemas.openxmlformats.org/officeDocument/2006/relationships/hyperlink" Target="http://ares.local/modules/Seavuria/Seavuria%20Science%20Videos/Biology/Biology%20Videos/07%20Plant%20Systems/13%20Structure%20And%20Working%20Of%20Stomata.mp4" TargetMode="External"/><Relationship Id="rIdxanyjt5yykkoobn-xdok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pbw1pwfbzw9pqtxqf6f"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d6zf79uawdo6vdwyqfl" Type="http://schemas.openxmlformats.org/officeDocument/2006/relationships/hyperlink" Target="http://ares.local/modules/Seavuria/Seavuria%20Science%20Videos/Biology/Biology%20Videos/07%20Plant%20Systems/13%20Structure%20And%20Working%20Of%20Stomata.mp4" TargetMode="External"/><Relationship Id="rIdgtvcsj6zz0_gvl4kedyf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l3ae3fhbfcsitzj-sii"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tbm7f48fr4fw9wzd1dv" Type="http://schemas.openxmlformats.org/officeDocument/2006/relationships/hyperlink" Target="http://ares.local:8069/en/learn/#/topics/c/6a07f13a19205f1e90173907d9cd1e4f" TargetMode="External"/><Relationship Id="rIdqqvhhu8jakufatqplvex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nneq0jfdhnrlkekeyk3"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aamvpmznwozj1wdjypo" Type="http://schemas.openxmlformats.org/officeDocument/2006/relationships/hyperlink" Target="http://ares.local:8069/en/learn/#/topics/c/5f04983a415a5e258c98d74fa16763ed" TargetMode="External"/><Relationship Id="rIdfmwjwvj_ejmja5ppmu7mt"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wlsybai80tiigklru7y"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ueinsrwsntameafwyz3" Type="http://schemas.openxmlformats.org/officeDocument/2006/relationships/hyperlink" Target="http://ares.local/modules/Seavuria/Seavuria%20Science%20Videos/Biology/Biology%20Videos/07%20Plant%20Systems/13%20Structure%20And%20Working%20Of%20Stomata.mp4" TargetMode="External"/><Relationship Id="rId3nfm7yw_4jebzw3hyrsa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ssgjorzentnvjsrczlz"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n8hxtm6c74jjrlhsxyp" Type="http://schemas.openxmlformats.org/officeDocument/2006/relationships/hyperlink" Target="https://creativecommons.org/licenses/by-nc/4.0/" TargetMode="External"/><Relationship Id="rIdgjht4vtdfj-q8yoxbc4su" Type="http://schemas.openxmlformats.org/officeDocument/2006/relationships/hyperlink" Target="https://creativecommons.org/licenses/by-nc/4.0/" TargetMode="External"/><Relationship Id="rIdwllzxbn0sbrtatj__bpvh" Type="http://schemas.openxmlformats.org/officeDocument/2006/relationships/hyperlink" Target="http://ares.local:8069/en/learn/#/topics/c/693f5054950b55539a2e9e3039822602" TargetMode="External"/><Relationship Id="rId6tkcxq9ch1yse2nq39ur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y7mdqqy5wr4tprkkfze" Type="http://schemas.openxmlformats.org/officeDocument/2006/relationships/hyperlink" Target="http://ares.local:8069/en/learn/#/topics/c/6f1753a1c3685e1587e5cea8895fa664" TargetMode="External"/><Relationship Id="rIdwuczrgj0toftk3frxjsp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zotvpg4xxwx0txr03r0" Type="http://schemas.openxmlformats.org/officeDocument/2006/relationships/hyperlink" Target="http://ares.local:8069/en/learn/#/topics/c/693f5054950b55539a2e9e3039822602" TargetMode="External"/><Relationship Id="rIdhoaklldgh5xbhfiprm07i"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mx8xrnz5soxlo752ciq" Type="http://schemas.openxmlformats.org/officeDocument/2006/relationships/hyperlink" Target="http://ares.local:8069/en/learn/#/topics/c/091747f861f65410b3c17a2999a5cfc7" TargetMode="External"/><Relationship Id="rIdtlv5cmjv8tmfqeqhcfkx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9eivx2xqji9pfbjonjc" Type="http://schemas.openxmlformats.org/officeDocument/2006/relationships/hyperlink" Target="http://ares.local:8069/en/learn/#/topics/c/9f2d3e6f004d59c7a0106ab068d0cf53" TargetMode="External"/><Relationship Id="rIdos-2ayezvlk3nkf3_35g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5qrxx8nu8keaew65j8d" Type="http://schemas.openxmlformats.org/officeDocument/2006/relationships/hyperlink" Target="http://ares.local:8069/en/learn/#/topics/c/3d8a1ab63d985e7a8a4b530b00540575" TargetMode="External"/><Relationship Id="rIdhpuy9ypgskahuzphzcsh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zthjyoailu8uaaht959w" Type="http://schemas.openxmlformats.org/officeDocument/2006/relationships/hyperlink" Target="http://ares.local:8069/en/learn/#/topics/c/693f5054950b55539a2e9e3039822602" TargetMode="External"/><Relationship Id="rIdgpmdvij31txyo7r73due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28o0kq5eyafxuzvjyk0" Type="http://schemas.openxmlformats.org/officeDocument/2006/relationships/hyperlink" Target="http://ares.local:8069/en/learn/#/topics/c/e51a145c8e595dccbba170c44adbfa57" TargetMode="External"/><Relationship Id="rIdlff2i61bm78hlthaipqo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rhp9pqa7esmlxbw1g4_h" Type="http://schemas.openxmlformats.org/officeDocument/2006/relationships/hyperlink" Target="http://ares.local:8069/en/learn/#/topics/c/693f5054950b55539a2e9e3039822602" TargetMode="External"/><Relationship Id="rId88qo_g2xup8p2fayugynz"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tptpdktzo3vdceqe5lv" Type="http://schemas.openxmlformats.org/officeDocument/2006/relationships/hyperlink" Target="http://ares.local:8069/en/learn/#/topics/c/92f11be9dfb053228060c5fa306d97d4" TargetMode="External"/><Relationship Id="rIdjvlrna2442k71_zba60a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y8w_sbbx-ursh3vfdxj" Type="http://schemas.openxmlformats.org/officeDocument/2006/relationships/hyperlink" Target="https://creativecommons.org/licenses/by-nc/4.0/" TargetMode="External"/><Relationship Id="rIdqdeuyhqlufltu0rzdy9e7" Type="http://schemas.openxmlformats.org/officeDocument/2006/relationships/hyperlink" Target="https://creativecommons.org/licenses/by-nc/4.0/" TargetMode="External"/><Relationship Id="rIdotlogrqdvd3ygqz7hibck" Type="http://schemas.openxmlformats.org/officeDocument/2006/relationships/hyperlink" Target="http://ares.local:8069/en/learn/#/topics/c/693f5054950b55539a2e9e3039822602" TargetMode="External"/><Relationship Id="rIdo-sjqogh1py2yl7p3elt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edf-e_ibhem-7aucsoq" Type="http://schemas.openxmlformats.org/officeDocument/2006/relationships/hyperlink" Target="http://ares.local:8069/en/learn/#/topics/c/6f1753a1c3685e1587e5cea8895fa664" TargetMode="External"/><Relationship Id="rIdi2i387qjkzzpgaihqmnn8"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bh27u_1osavj7qteqns" Type="http://schemas.openxmlformats.org/officeDocument/2006/relationships/hyperlink" Target="http://ares.local:8069/en/learn/#/topics/c/693f5054950b55539a2e9e3039822602" TargetMode="External"/><Relationship Id="rIduluc-kwr1y39xpewmceh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rqzamjcdgodpcslwjak" Type="http://schemas.openxmlformats.org/officeDocument/2006/relationships/hyperlink" Target="http://ares.local:8069/en/learn/#/topics/c/091747f861f65410b3c17a2999a5cfc7" TargetMode="External"/><Relationship Id="rIdbwvg-a7bjoeedp8-dzacb"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htlwxikmolwuyicdqkn" Type="http://schemas.openxmlformats.org/officeDocument/2006/relationships/hyperlink" Target="http://ares.local:8069/en/learn/#/topics/c/cdfdee60458759859afa00a89fb5fe4b" TargetMode="External"/><Relationship Id="rIdl-k1xtp80xmmtnx1wx42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u5teeb604gwjkfvowau" Type="http://schemas.openxmlformats.org/officeDocument/2006/relationships/hyperlink" Target="http://ares.local:8069/en/learn/#/topics/c/3d8a1ab63d985e7a8a4b530b00540575" TargetMode="External"/><Relationship Id="rIdfwwynqpm8iasokysmdsve"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dzumerbs0jt9my_sdx5" Type="http://schemas.openxmlformats.org/officeDocument/2006/relationships/hyperlink" Target="http://ares.local:8069/en/learn/#/topics/c/f89f66ecc377529f911d750beb905ad2" TargetMode="External"/><Relationship Id="rIdikr7tywcytwpzqzjucve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lytmxgcyvlmuolypsiy" Type="http://schemas.openxmlformats.org/officeDocument/2006/relationships/hyperlink" Target="http://ares.local:8069/en/learn/#/topics/c/e51a145c8e595dccbba170c44adbfa57" TargetMode="External"/><Relationship Id="rIdv722nrgpniwbd-wqymci_"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e71_qu8mipz3p-ivn9p" Type="http://schemas.openxmlformats.org/officeDocument/2006/relationships/hyperlink" Target="http://ares.local:8069/en/learn/#/topics/c/6a3803b3054b59b3bf4ec5201ca25fc1" TargetMode="External"/><Relationship Id="rIdlhi5pns2vg-exjvdtu_t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nsqkaogoln_wkptnkb6" Type="http://schemas.openxmlformats.org/officeDocument/2006/relationships/hyperlink" Target="http://ares.local:8069/en/learn/#/topics/c/81ea1d41e53a51859f0388c7325f7fb4" TargetMode="External"/><Relationship Id="rIdk1rqaxlafhau7et1fmzq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smeibkljnwqtj4wo1ey" Type="http://schemas.openxmlformats.org/officeDocument/2006/relationships/hyperlink" Target="https://creativecommons.org/licenses/by-nc/4.0/" TargetMode="External"/><Relationship Id="rIduzu1gduofcok3ldmo6zha" Type="http://schemas.openxmlformats.org/officeDocument/2006/relationships/hyperlink" Target="https://creativecommons.org/licenses/by-nc/4.0/" TargetMode="External"/><Relationship Id="rIdg_mh-utib-tjrd-gb-vlr" Type="http://schemas.openxmlformats.org/officeDocument/2006/relationships/hyperlink" Target="http://ares.local:8069/en/learn/#/topics/c/cdfdee60458759859afa00a89fb5fe4b" TargetMode="External"/><Relationship Id="rIdp15u3allxx78ggmym9oh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ovqcotdodcquvxzwxrd" Type="http://schemas.openxmlformats.org/officeDocument/2006/relationships/hyperlink" Target="http://ares.local:8069/en/learn/#/topics/c/6f1753a1c3685e1587e5cea8895fa664" TargetMode="External"/><Relationship Id="rIdllljexmrqtjg0no44rli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mmbyjtywpbs2wjcqgzm" Type="http://schemas.openxmlformats.org/officeDocument/2006/relationships/hyperlink" Target="http://ares.local:8069/en/learn/#/topics/c/cdfdee60458759859afa00a89fb5fe4b" TargetMode="External"/><Relationship Id="rIdshzsnru5p-lwqntascno6"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n9nf23ghnvnfnpjunsm" Type="http://schemas.openxmlformats.org/officeDocument/2006/relationships/hyperlink" Target="http://ares.local:8069/en/learn/#/topics/c/091747f861f65410b3c17a2999a5cfc7" TargetMode="External"/><Relationship Id="rIdi1euwkktdofckcjzepsd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bbpxa2o1jkkxmetp1z9" Type="http://schemas.openxmlformats.org/officeDocument/2006/relationships/hyperlink" Target="http://ares.local:8069/en/learn/#/topics/c/cdfdee60458759859afa00a89fb5fe4b" TargetMode="External"/><Relationship Id="rIdyl4q9m456aea1zzv2xeu9"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91smvi4ocabn79ygggx" Type="http://schemas.openxmlformats.org/officeDocument/2006/relationships/hyperlink" Target="http://ares.local:8069/en/learn/#/topics/c/3d8a1ab63d985e7a8a4b530b00540575" TargetMode="External"/><Relationship Id="rIddhwlerumbqleimir_xtu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cfepdqhkhad3oaziwby" Type="http://schemas.openxmlformats.org/officeDocument/2006/relationships/hyperlink" Target="http://ares.local:8069/en/learn/#/topics/c/cdfdee60458759859afa00a89fb5fe4b" TargetMode="External"/><Relationship Id="rIdwbe15k3ik9cmj7mrh9tu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hyv7rxgtvwceennxj8tm" Type="http://schemas.openxmlformats.org/officeDocument/2006/relationships/hyperlink" Target="http://ares.local:8069/en/learn/#/topics/c/e51a145c8e595dccbba170c44adbfa57" TargetMode="External"/><Relationship Id="rIdscxegavi0ydng5bh6j0nh"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yomzv5z3wfhln8xro60" Type="http://schemas.openxmlformats.org/officeDocument/2006/relationships/hyperlink" Target="http://ares.local:8069/en/learn/#/topics/c/cdfdee60458759859afa00a89fb5fe4b" TargetMode="External"/><Relationship Id="rIddauuugrurjdigaf0ivmi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k-i6zr1rr9kvoa65hxt" Type="http://schemas.openxmlformats.org/officeDocument/2006/relationships/hyperlink" Target="http://ares.local:8069/en/learn/#/topics/c/6f1753a1c3685e1587e5cea8895fa664" TargetMode="External"/><Relationship Id="rId6bohxrzzvhef0x7gqqwc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hka35py0fv9u059mwh0" Type="http://schemas.openxmlformats.org/officeDocument/2006/relationships/hyperlink" Target="https://creativecommons.org/licenses/by-nc/4.0/" TargetMode="External"/><Relationship Id="rIdmywmkutvv6f4dfuel-l8s" Type="http://schemas.openxmlformats.org/officeDocument/2006/relationships/hyperlink" Target="https://creativecommons.org/licenses/by-nc/4.0/" TargetMode="External"/><Relationship Id="rIdhjsuk4n60kiwer1-5iqht"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qzri8t69fawvos1ojt8" Type="http://schemas.openxmlformats.org/officeDocument/2006/relationships/hyperlink" Target="http://ares.local:8069/en/learn/#/topics/c/fb24a22d5b90529695ef711e4f6e32eb" TargetMode="External"/><Relationship Id="rIdskfjjkjerpsxrlam7ivz5"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uhtixtq4tapl2qu9kg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ikadbgayruowb1bpcrj" Type="http://schemas.openxmlformats.org/officeDocument/2006/relationships/hyperlink" Target="http://ares.local:8069/en/learn/#/topics/c/fb24a22d5b90529695ef711e4f6e32eb" TargetMode="External"/><Relationship Id="rIdsyof5hn58cbxj8zkanmh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_oefi0gsswv15xptgga"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rltvhw847wme8zb0mly" Type="http://schemas.openxmlformats.org/officeDocument/2006/relationships/hyperlink" Target="http://ares.local:8069/en/learn/#/topics/c/fb24a22d5b90529695ef711e4f6e32eb" TargetMode="External"/><Relationship Id="rIdwpy8hnciv8zx6y6tu3o7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d24kzbgo2y3prvie3fc"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tpdue4hlf2k8dpemh0v" Type="http://schemas.openxmlformats.org/officeDocument/2006/relationships/hyperlink" Target="http://ares.local:8069/en/learn/#/topics/c/fb24a22d5b90529695ef711e4f6e32eb" TargetMode="External"/><Relationship Id="rIdngfiirwwazarzm54b5y5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mozko8_g48j9zuy-_ih"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sgjratanzdlydm83mkq" Type="http://schemas.openxmlformats.org/officeDocument/2006/relationships/hyperlink" Target="http://ares.local:8069/en/learn/#/topics/c/fb24a22d5b90529695ef711e4f6e32eb" TargetMode="External"/><Relationship Id="rIdq_q6x42wfj0s7ylf9j0as"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rd1gmtwafjsho-64div" Type="http://schemas.openxmlformats.org/officeDocument/2006/relationships/hyperlink" Target="https://creativecommons.org/licenses/by-nc/4.0/" TargetMode="External"/><Relationship Id="rId3cyhx66wj_qtj-0trdkdy" Type="http://schemas.openxmlformats.org/officeDocument/2006/relationships/hyperlink" Target="https://creativecommons.org/licenses/by-nc/4.0/" TargetMode="External"/><Relationship Id="rIdgq69cmkgdhzbrgn6_-3fo" Type="http://schemas.openxmlformats.org/officeDocument/2006/relationships/hyperlink" Target="http://ares.local:8069/en/learn/#/topics/c/f900f1737a52557dafb36658a8ea3df0" TargetMode="External"/><Relationship Id="rId9t0z5psyrxyjw__aslkk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lkg0k7h--jc0aj4q4hj" Type="http://schemas.openxmlformats.org/officeDocument/2006/relationships/hyperlink" Target="http://ares.local:8069/en/learn/#/topics/c/ed446e9978125a89848f11332eaf0f77" TargetMode="External"/><Relationship Id="rIdewwkl0rrctit8tgnpzkh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xhieea8hlbhsjm8dsdh" Type="http://schemas.openxmlformats.org/officeDocument/2006/relationships/hyperlink" Target="http://ares.local:8069/en/learn/#/topics/c/f900f1737a52557dafb36658a8ea3df0" TargetMode="External"/><Relationship Id="rIdies9wwvydeyndtsnjmjc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xuwtkww5pnfk1mrae1t" Type="http://schemas.openxmlformats.org/officeDocument/2006/relationships/hyperlink" Target="http://ares.local:8069/en/learn/#/topics/c/ccd59811eed45bcd8b17ae83dcd1740b" TargetMode="External"/><Relationship Id="rIdlheko8zaczrgctiph5m8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ue5vcnykydcb6glnlos" Type="http://schemas.openxmlformats.org/officeDocument/2006/relationships/hyperlink" Target="http://ares.local:8069/en/learn/#/topics/c/cdfdee60458759859afa00a89fb5fe4b" TargetMode="External"/><Relationship Id="rIdgt2eacmojdqsqoialjgw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tbim5nhrd8--7njyugp" Type="http://schemas.openxmlformats.org/officeDocument/2006/relationships/hyperlink" Target="http://ares.local:8069/en/learn/#/topics/c/ed446e9978125a89848f11332eaf0f77" TargetMode="External"/><Relationship Id="rIdntpa6stpszf5tnn_ynrqc"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aeqj3o8y2pcqrfefr8a" Type="http://schemas.openxmlformats.org/officeDocument/2006/relationships/hyperlink" Target="http://ares.local:8069/en/learn/#/topics/c/f5cc0538f9f95133a1c7e86e52e7c730" TargetMode="External"/><Relationship Id="rIdcxkq0homjvz7ygp53ti72"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e6zct7waqyth9ff2rzr" Type="http://schemas.openxmlformats.org/officeDocument/2006/relationships/hyperlink" Target="http://ares.local:8069/en/learn/#/topics/c/ccd59811eed45bcd8b17ae83dcd1740b" TargetMode="External"/><Relationship Id="rIdhjm0y-sok5-mi-0b2twhh"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a8ufl_gygxhl6bimhzn" Type="http://schemas.openxmlformats.org/officeDocument/2006/relationships/hyperlink" Target="http://ares.local:8069/en/learn/#/topics/c/f50d013d5cc257998e80bb5434e34493" TargetMode="External"/><Relationship Id="rIdtkikxoenxvnhg7tc-eypy"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hlfmomrip_8pkq8odgx" Type="http://schemas.openxmlformats.org/officeDocument/2006/relationships/hyperlink" Target="http://ares.local:8069/en/learn/#/topics/c/740003327dd75162ad993af586481eb9" TargetMode="External"/><Relationship Id="rIdhjmxyev2jdqzikjdjt9w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fpwye1flemeuoccenrt" Type="http://schemas.openxmlformats.org/officeDocument/2006/relationships/hyperlink" Target="https://creativecommons.org/licenses/by-nc/4.0/" TargetMode="External"/><Relationship Id="rIdrqg6oqyjocbqp2rhzboep" Type="http://schemas.openxmlformats.org/officeDocument/2006/relationships/hyperlink" Target="https://creativecommons.org/licenses/by-nc/4.0/" TargetMode="External"/><Relationship Id="rIdto8z8yr_bgbcjcnz3kf-m" Type="http://schemas.openxmlformats.org/officeDocument/2006/relationships/hyperlink" Target="http://ares.local:8069/en/learn/#/topics/c/693f5054950b55539a2e9e3039822602" TargetMode="External"/><Relationship Id="rIdsjsmph7s3_xkgpyuq05n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y3cqdlrzvg7a5xy1juy" Type="http://schemas.openxmlformats.org/officeDocument/2006/relationships/hyperlink" Target="http://ares.local:8069/en/learn/#/topics/c/e51a145c8e595dccbba170c44adbfa57" TargetMode="External"/><Relationship Id="rIdsuuzfwf_2p-dnkdukcnpk"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rc61zwimw_1p-czunurp" Type="http://schemas.openxmlformats.org/officeDocument/2006/relationships/hyperlink" Target="http://ares.local:8069/en/learn/#/topics/c/693f5054950b55539a2e9e3039822602" TargetMode="External"/><Relationship Id="rId-ya1qbsy7uayxr8xbfif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qc_lekzkzoxceyues1l" Type="http://schemas.openxmlformats.org/officeDocument/2006/relationships/hyperlink" Target="http://ares.local:8069/en/learn/#/topics/c/6f1753a1c3685e1587e5cea8895fa664" TargetMode="External"/><Relationship Id="rIdidltbi26igpagl7rfnr7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vrjcvy8rxdhanegcxnx" Type="http://schemas.openxmlformats.org/officeDocument/2006/relationships/hyperlink" Target="http://ares.local:8069/en/learn/#/topics/c/cdfdee60458759859afa00a89fb5fe4b" TargetMode="External"/><Relationship Id="rIdsxbi7ysmfbrj9i1lkbxj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ettndr3oausjdgieqin" Type="http://schemas.openxmlformats.org/officeDocument/2006/relationships/hyperlink" Target="http://ares.local:8069/en/learn/#/topics/c/e51a145c8e595dccbba170c44adbfa57" TargetMode="External"/><Relationship Id="rIddrgnjjpzq9u7jmusoins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x7q4ni14lp42ms6hc7" Type="http://schemas.openxmlformats.org/officeDocument/2006/relationships/hyperlink" Target="http://ares.local:8069/en/learn/#/topics/c/3409fb7419e352129bb5ec70120aa504" TargetMode="External"/><Relationship Id="rIdxjvuoc2wdt09u15wlhrn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dwrvkeljdpxfvtj9js1" Type="http://schemas.openxmlformats.org/officeDocument/2006/relationships/hyperlink" Target="http://ares.local:8069/en/learn/#/topics/c/6f1753a1c3685e1587e5cea8895fa664" TargetMode="External"/><Relationship Id="rId7-owpcybqbalqeznthe-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a3dk9hhjsyjpbavwtpu" Type="http://schemas.openxmlformats.org/officeDocument/2006/relationships/hyperlink" Target="http://ares.local:8069/en/learn/#/topics/c/693f5054950b55539a2e9e3039822602" TargetMode="External"/><Relationship Id="rIdae2xupm9rcluzrqaipbg1"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j4bxnm-gp9j28rb2cqx" Type="http://schemas.openxmlformats.org/officeDocument/2006/relationships/hyperlink" Target="http://ares.local:8069/en/learn/#/topics/c/091747f861f65410b3c17a2999a5cfc7" TargetMode="External"/><Relationship Id="rIdcmetxoajlx2vtr7dsong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ejiqhoo1-duiriptmdy" Type="http://schemas.openxmlformats.org/officeDocument/2006/relationships/hyperlink" Target="https://creativecommons.org/licenses/by-nc/4.0/" TargetMode="External"/><Relationship Id="rIdv-xycx6_y1csodecha5ts" Type="http://schemas.openxmlformats.org/officeDocument/2006/relationships/hyperlink" Target="https://creativecommons.org/licenses/by-nc/4.0/" TargetMode="External"/><Relationship Id="rIdj2eb80pggm2304v3nbsen" Type="http://schemas.openxmlformats.org/officeDocument/2006/relationships/hyperlink" Target="http://ares.local/modules/Seavuria/Seavuria%20Science%20Videos/Biology/Biology%20Videos/07%20Plant%20Systems/13%20Structure%20And%20Working%20Of%20Stomata.mp4" TargetMode="External"/><Relationship Id="rIdkkwekqw7-jf3jawesjo5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_vb6cdtcsfhp04zosabx" Type="http://schemas.openxmlformats.org/officeDocument/2006/relationships/hyperlink" Target="http://ares.local:8069/en/learn/#/topics/c/ed446e9978125a89848f11332eaf0f77" TargetMode="External"/><Relationship Id="rId6vyxoey1wvru6-h9slym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d8ryq4-gyrcdmh2rj9_" Type="http://schemas.openxmlformats.org/officeDocument/2006/relationships/hyperlink" Target="http://ares.local/modules/Seavuria/Seavuria%20Science%20Videos/Biology/Biology%20Videos/07%20Plant%20Systems/13%20Structure%20And%20Working%20Of%20Stomata.mp4" TargetMode="External"/><Relationship Id="rIdieqc-pmigezshfjqxpax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2_dumrkhclg_gwhelpfg" Type="http://schemas.openxmlformats.org/officeDocument/2006/relationships/hyperlink" Target="http://ares.local:8069/en/learn/#/topics/c/ccd59811eed45bcd8b17ae83dcd1740b" TargetMode="External"/><Relationship Id="rIdxlzg1xvuw9-wj1x83dyv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izveluafaq7skwodjwr" Type="http://schemas.openxmlformats.org/officeDocument/2006/relationships/hyperlink" Target="http://ares.local:8069/en/learn/#/topics/c/cdfdee60458759859afa00a89fb5fe4b" TargetMode="External"/><Relationship Id="rIddaggbbahkrovudni7cyv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xz3w3bstpdhemklmlge3" Type="http://schemas.openxmlformats.org/officeDocument/2006/relationships/hyperlink" Target="http://ares.local:8069/en/learn/#/topics/c/7bc8d8bc4dd05f7c9dca6a6b0f651806" TargetMode="External"/><Relationship Id="rIdd9hxotpb_6rqlccz7yh42"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pmll1uponrcezzwwut3" Type="http://schemas.openxmlformats.org/officeDocument/2006/relationships/hyperlink" Target="http://ares.local:8069/en/learn/#/topics/c/f900f1737a52557dafb36658a8ea3df0" TargetMode="External"/><Relationship Id="rIdfjjtws4258qo6jihq0xs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0p5sxquxeit7esgj-_7" Type="http://schemas.openxmlformats.org/officeDocument/2006/relationships/hyperlink" Target="http://ares.local:8069/en/learn/#/topics/c/e98a050cd64a511ba9fc2ad445174780" TargetMode="External"/><Relationship Id="rIdc5khcnxntgbu68lbkloa8"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3jsh7dya_tfaw-5seba" Type="http://schemas.openxmlformats.org/officeDocument/2006/relationships/hyperlink" Target="http://ares.local:8069/en/learn/#/topics/c/f5cc0538f9f95133a1c7e86e52e7c730" TargetMode="External"/><Relationship Id="rIdowbameagg_kd-odmxrl5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wn0ehv-t29nesg612up" Type="http://schemas.openxmlformats.org/officeDocument/2006/relationships/hyperlink" Target="http://ares.local:8069/en/learn/#/topics/c/740003327dd75162ad993af586481eb9" TargetMode="External"/><Relationship Id="rIduo96fvtwlkdyaapqeqt2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wrzkx2jd2kbnes8ousy" Type="http://schemas.openxmlformats.org/officeDocument/2006/relationships/hyperlink" Target="https://creativecommons.org/licenses/by-nc/4.0/" TargetMode="External"/><Relationship Id="rId94fxgzus_h8j0v9392wzw" Type="http://schemas.openxmlformats.org/officeDocument/2006/relationships/hyperlink" Target="https://creativecommons.org/licenses/by-nc/4.0/" TargetMode="External"/><Relationship Id="rId3twz_e4znsth1-kxhrxyv"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lggmoie5gkdtqbqjix6" Type="http://schemas.openxmlformats.org/officeDocument/2006/relationships/hyperlink" Target="http://ares.local:8069/en/learn/#/topics/c/e51a145c8e595dccbba170c44adbfa57" TargetMode="External"/><Relationship Id="rIdkzgvbp6q2olk_lunbkyl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qunpfjlhd3pj2rni_04"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rvxhbnqpvxtp4_ap9ru" Type="http://schemas.openxmlformats.org/officeDocument/2006/relationships/hyperlink" Target="http://ares.local:8069/en/learn/#/topics/c/e51a145c8e595dccbba170c44adbfa57" TargetMode="External"/><Relationship Id="rId17zjebkk__2aotfn8_xe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a-iocapxob1skoow51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dt4wosd3b_lzv4rl2kk" Type="http://schemas.openxmlformats.org/officeDocument/2006/relationships/hyperlink" Target="http://ares.local:8069/en/learn/#/topics/c/81ea1d41e53a51859f0388c7325f7fb4" TargetMode="External"/><Relationship Id="rIdx26ptntzumf4tlh3gyy_b"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ont8fyoaaxmnopkneqyi"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afq8adomaxxxqrp0prut" Type="http://schemas.openxmlformats.org/officeDocument/2006/relationships/hyperlink" Target="http://ares.local:8069/en/learn/#/topics/c/92f11be9dfb053228060c5fa306d97d4" TargetMode="External"/><Relationship Id="rIdulc0ratswei3bmvfcru0m"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cavis_xrfv0q0v0nx3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ypwixj8otdxn8oxcvg8" Type="http://schemas.openxmlformats.org/officeDocument/2006/relationships/hyperlink" Target="http://ares.local:8069/en/learn/#/topics/c/6f1753a1c3685e1587e5cea8895fa664" TargetMode="External"/><Relationship Id="rIdnlpzwkk6dhnnvrtoc1ls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v9jlyjejnybfecvooov" Type="http://schemas.openxmlformats.org/officeDocument/2006/relationships/hyperlink" Target="https://creativecommons.org/licenses/by-nc/4.0/" TargetMode="External"/><Relationship Id="rIdkfakfyvgpfsbm4yadfukp" Type="http://schemas.openxmlformats.org/officeDocument/2006/relationships/hyperlink" Target="https://creativecommons.org/licenses/by-nc/4.0/" TargetMode="External"/><Relationship Id="rIdq2qpg5p4kke4pb8ppvgck" Type="http://schemas.openxmlformats.org/officeDocument/2006/relationships/hyperlink" Target="http://ares.local:8069/en/learn/#/topics/c/f50d013d5cc257998e80bb5434e34493" TargetMode="External"/><Relationship Id="rIdl8nhiwdntfbvvtzncqrsi"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2fdijurlovp7jnqjt5vd" Type="http://schemas.openxmlformats.org/officeDocument/2006/relationships/hyperlink" Target="http://ares.local:8069/en/learn/#/topics/c/6f1753a1c3685e1587e5cea8895fa664" TargetMode="External"/><Relationship Id="rIdsj6bgavmrd9txlkrxer7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fjeuqr52wwwdxubnu4g" Type="http://schemas.openxmlformats.org/officeDocument/2006/relationships/hyperlink" Target="http://ares.local:8069/en/learn/#/topics/c/f5cc0538f9f95133a1c7e86e52e7c730" TargetMode="External"/><Relationship Id="rIdvvix8zvmkpr4ckpj-e3h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rxbbfmdclumjoqaintp" Type="http://schemas.openxmlformats.org/officeDocument/2006/relationships/hyperlink" Target="http://ares.local:8069/en/learn/#/topics/c/091747f861f65410b3c17a2999a5cfc7" TargetMode="External"/><Relationship Id="rId9fdjzdyqqtwqdpmhjwng1"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eksybs8rc9qrfppfcbg" Type="http://schemas.openxmlformats.org/officeDocument/2006/relationships/hyperlink" Target="http://ares.local:8069/en/learn/#/topics/c/f50d013d5cc257998e80bb5434e34493" TargetMode="External"/><Relationship Id="rIddygbbk0z9cszbwzol313u"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entvnvmxlv7q3m46nyy" Type="http://schemas.openxmlformats.org/officeDocument/2006/relationships/hyperlink" Target="http://ares.local:8069/en/learn/#/topics/c/3d8a1ab63d985e7a8a4b530b00540575" TargetMode="External"/><Relationship Id="rIdmhmyg94o_id7ncw-a9oa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9_efybkzoy-oye6awjxz" Type="http://schemas.openxmlformats.org/officeDocument/2006/relationships/hyperlink" Target="http://ares.local:8069/en/learn/#/topics/c/f5cc0538f9f95133a1c7e86e52e7c730" TargetMode="External"/><Relationship Id="rIdvmongoume2jjbdsru0-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8uw66jee2ouvfmvyowp" Type="http://schemas.openxmlformats.org/officeDocument/2006/relationships/hyperlink" Target="http://ares.local:8069/en/learn/#/topics/c/ed446e9978125a89848f11332eaf0f77" TargetMode="External"/><Relationship Id="rIdr6ibw5bi96jfn_z9urwb3"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f5jgm_lhp2s6leaxmr2" Type="http://schemas.openxmlformats.org/officeDocument/2006/relationships/hyperlink" Target="http://ares.local:8069/en/learn/#/topics/c/f900f1737a52557dafb36658a8ea3df0" TargetMode="External"/><Relationship Id="rIdc9anhiz9yei_9wmryzg_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1c1w1cydp6ipq2yxt0f0" Type="http://schemas.openxmlformats.org/officeDocument/2006/relationships/hyperlink" Target="http://ares.local:8069/en/learn/#/topics/c/ccd59811eed45bcd8b17ae83dcd1740b" TargetMode="External"/><Relationship Id="rId4xbiojtn3r7yqizhut7l6"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44p73hwpek2-jv-qlpt" Type="http://schemas.openxmlformats.org/officeDocument/2006/relationships/hyperlink" Target="https://creativecommons.org/licenses/by-nc/4.0/" TargetMode="External"/><Relationship Id="rIddhgtvpix2aigtkkduqrbq" Type="http://schemas.openxmlformats.org/officeDocument/2006/relationships/hyperlink" Target="https://creativecommons.org/licenses/by-nc/4.0/" TargetMode="External"/><Relationship Id="rId2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2026-10-18T00:26:00.382Z</dcterms:created>
  <dcterms:modified xsi:type="dcterms:W3CDTF">2026-10-18T00:26:00.382Z</dcterms:modified>
</cp:coreProperties>
</file>

<file path=docProps/custom.xml><?xml version="1.0" encoding="utf-8"?>
<Properties xmlns="http://schemas.openxmlformats.org/officeDocument/2006/custom-properties" xmlns:vt="http://schemas.openxmlformats.org/officeDocument/2006/docPropsVTypes"/>
</file>