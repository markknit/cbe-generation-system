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3.2 ANIMAL TRANSPORT: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and what would happen if Eliud Kipchoge had the circulatory system of a grasshopper? Use evidence from all twelve lessons: your own pulse-rate data, the SA:V cubes, the grasshopper, tilapia, frog and sheep or goat heart work, and the Lesson 1 and Lesson 12 models. Write your answers in the space under each prompt. Use full sentences, scientific terms and, where asked, the Claim-Evidence-Reasoning (CER) pattern. Include labelled sketches where a prompt asks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Transport Systems Are Needed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Eliud Kipchoge's heart rate falls from over 170 beats per minute to about </w:t>
            </w:r>
            <w:ins w:id="9001" w:author="Claude (AI) - proposed" w:date="2026-10-18T00:26:16Z">
              <w:r>
                <w:rPr>
                  <w:rFonts w:ascii="Arial" w:cs="Arial" w:eastAsia="Arial" w:hAnsi="Arial"/>
                  <w:b/>
                  <w:bCs/>
                  <w:i w:val="false"/>
                  <w:iCs w:val="false"/>
                  <w:color w:val="000000"/>
                  <w:sz w:val="18"/>
                  <w:szCs w:val="18"/>
                </w:rPr>
                <w:t xml:space="preserve">100 within four minutes of finishing a race (an illustrative curve), and his resting rate is about </w:t>
              </w:r>
            </w:ins>
            <w:r>
              <w:rPr>
                <w:rFonts w:ascii="Arial" w:cs="Arial" w:eastAsia="Arial" w:hAnsi="Arial"/>
                <w:b/>
                <w:bCs/>
                <w:i w:val="false"/>
                <w:iCs w:val="false"/>
                <w:color w:val="000000"/>
                <w:sz w:val="18"/>
                <w:szCs w:val="18"/>
              </w:rPr>
              <w:t xml:space="preserve">37 beats per minute</w:t>
            </w:r>
            <w:del w:id="9002" w:author="Claude (AI) - proposed" w:date="2026-10-18T00:26:16Z">
              <w:r>
                <w:rPr>
                  <w:rFonts w:ascii="Arial" w:cs="Arial" w:eastAsia="Arial" w:hAnsi="Arial"/>
                  <w:b/>
                  <w:bCs/>
                  <w:i w:val="false"/>
                  <w:iCs w:val="false"/>
                  <w:color w:val="000000"/>
                  <w:sz w:val="18"/>
                  <w:szCs w:val="18"/>
                </w:rPr>
                <w:delText xml:space="preserve"> soon after a race</w:delText>
              </w:r>
            </w:del>
            <w:r>
              <w:rPr>
                <w:rFonts w:ascii="Arial" w:cs="Arial" w:eastAsia="Arial" w:hAnsi="Arial"/>
                <w:b/>
                <w:bCs/>
                <w:i w:val="false"/>
                <w:iCs w:val="false"/>
                <w:color w:val="000000"/>
                <w:sz w:val="18"/>
                <w:szCs w:val="18"/>
              </w:rPr>
              <w:t xml:space="preserv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Open and Closed Systems – The Grasshopper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Comparing Hearts – Tilapia, Frog and Mammal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Mammalian Heart and Kipchoge's Recovery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rPr>
                <w:ins w:id="9004" w:author="Claude (AI) - proposed" w:date="2026-10-18T00:26:16Z"/>
              </w:rPr>
            </w:pPr>
            <w:ins w:id="9003" w:author="Claude (AI) - proposed" w:date="2026-10-18T00:26:16Z">
              <w:r>
                <w:rPr>
                  <w:rFonts w:ascii="Arial" w:cs="Arial" w:eastAsia="Arial" w:hAnsi="Arial"/>
                  <w:b/>
                  <w:bCs/>
                  <w:i w:val="false"/>
                  <w:iCs w:val="false"/>
                  <w:color w:val="FFFFFF"/>
                  <w:sz w:val="22"/>
                  <w:szCs w:val="22"/>
                </w:rPr>
                <w:t xml:space="preserve">Part 5: Blood, Defence and Compatibility</w:t>
              </w:r>
            </w:ins>
          </w:p>
        </w:tc>
      </w:tr>
      <w:tr>
        <w:tc>
          <w:tcPr>
            <w:tcW w:type="dxa" w:w="13680"/>
            <w:shd w:fill="D9EEF1" w:color="auto" w:val="clear"/>
            <w:tcMar>
              <w:top w:type="dxa" w:w="60"/>
              <w:left w:type="dxa" w:w="120"/>
              <w:bottom w:type="dxa" w:w="60"/>
              <w:right w:type="dxa" w:w="120"/>
            </w:tcMar>
            <w:vAlign w:val="top"/>
          </w:tcPr>
          <w:p>
            <w:pPr>
              <w:keepNext/>
              <w:spacing w:after="40" w:before="0"/>
              <w:jc w:val="left"/>
              <w:rPr>
                <w:ins w:id="9006" w:author="Claude (AI) - proposed" w:date="2026-10-18T00:26:16Z"/>
              </w:rPr>
            </w:pPr>
            <w:ins w:id="9005" w:author="Claude (AI) - proposed" w:date="2026-10-18T00:26:16Z">
              <w:r>
                <w:rPr>
                  <w:rFonts w:ascii="Arial" w:cs="Arial" w:eastAsia="Arial" w:hAnsi="Arial"/>
                  <w:b/>
                  <w:bCs/>
                  <w:i w:val="false"/>
                  <w:iCs w:val="false"/>
                  <w:color w:val="000000"/>
                  <w:sz w:val="18"/>
                  <w:szCs w:val="18"/>
                </w:rPr>
                <w:t xml:space="preserve">(a) Explain how the lymphatic system supports the blood circulatory system, and why a person's legs swell (oedema) when lymph vessels are blocked, for example in lymphatic filariasis. (b) Put the main steps of blood clotting after a cut in order, and state one difference between non-specific and specific immunity. (c) A patient with blood group B Rh-negative needs a transfusion. Using your compatibility matrix, state which donor groups could safely be used, and explain why blood group O Rh-negative is kept in blood banks for emergencies.</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rPr>
                <w:ins w:id="9008" w:author="Claude (AI) - proposed" w:date="2026-10-18T00:26:16Z"/>
              </w:rPr>
            </w:pPr>
            <w:ins w:id="9007" w:author="Claude (AI) - proposed" w:date="2026-10-18T00:26:16Z">
              <w:r>
                <w:rPr>
                  <w:rFonts w:ascii="Arial" w:cs="Arial" w:eastAsia="Arial" w:hAnsi="Arial"/>
                  <w:b w:val="false"/>
                  <w:bCs w:val="false"/>
                  <w:i/>
                  <w:iCs/>
                  <w:color w:val="808080"/>
                  <w:sz w:val="18"/>
                  <w:szCs w:val="18"/>
                </w:rPr>
                <w:t xml:space="preserve">Write your answer here:</w:t>
              </w:r>
            </w:ins>
          </w:p>
        </w:tc>
      </w:tr>
    </w:tbl>
    <w:p>
      <w:pPr>
        <w:spacing w:after="120"/>
        <w:rPr>
          <w:ins w:id="9010" w:author="Claude (AI) - proposed" w:date="2026-10-18T00:26:16Z"/>
        </w:rPr>
      </w:pPr>
      <w:ins w:id="9009" w:author="Claude (AI) - proposed" w:date="2026-10-18T00:26:16Z">
        <w:r>
          <w:t xml:space="preserve"/>
        </w:r>
      </w:ins>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w:t>
            </w:r>
            <w:del w:id="9011" w:author="Claude (AI) - proposed" w:date="2026-10-18T00:26:16Z">
              <w:r>
                <w:rPr>
                  <w:rFonts w:ascii="Arial" w:cs="Arial" w:eastAsia="Arial" w:hAnsi="Arial"/>
                  <w:b/>
                  <w:bCs/>
                  <w:i w:val="false"/>
                  <w:iCs w:val="false"/>
                  <w:color w:val="FFFFFF"/>
                  <w:sz w:val="22"/>
                  <w:szCs w:val="22"/>
                </w:rPr>
                <w:delText xml:space="preserve">5</w:delText>
              </w:r>
            </w:del>
            <w:ins w:id="9012" w:author="Claude (AI) - proposed" w:date="2026-10-18T00:26:16Z">
              <w:r>
                <w:rPr>
                  <w:rFonts w:ascii="Arial" w:cs="Arial" w:eastAsia="Arial" w:hAnsi="Arial"/>
                  <w:b/>
                  <w:bCs/>
                  <w:i w:val="false"/>
                  <w:iCs w:val="false"/>
                  <w:color w:val="FFFFFF"/>
                  <w:sz w:val="22"/>
                  <w:szCs w:val="22"/>
                </w:rPr>
                <w:t xml:space="preserve">6</w:t>
              </w:r>
            </w:ins>
            <w:r>
              <w:rPr>
                <w:rFonts w:ascii="Arial" w:cs="Arial" w:eastAsia="Arial" w:hAnsi="Arial"/>
                <w:b/>
                <w:bCs/>
                <w:i w:val="false"/>
                <w:iCs w:val="false"/>
                <w:color w:val="FFFFFF"/>
                <w:sz w:val="22"/>
                <w:szCs w:val="22"/>
              </w:rPr>
              <w:t xml:space="preserve">: Final Explanation (CER)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transport systems are needed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6: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SA:V ratio, diffusion distance and the functions of transport accurately, using the cube and pulse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6: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large animals need transport and names some functions, with limited use of SA:V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6: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animals need transport without a clear reason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transport systems across animals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6: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compares grasshopper, tilapia, frog and mammal on open or closed, single or double, and mixing of blood,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6: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most systems correctly with a few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6: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few systems, or confuses their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rPr>
                <w:ins w:id="9020" w:author="Claude (AI) - proposed" w:date="2026-10-18T00:26:16Z"/>
              </w:rPr>
            </w:pPr>
            <w:ins w:id="9019" w:author="Claude (AI) - proposed" w:date="2026-10-18T00:26:16Z">
              <w:r>
                <w:rPr>
                  <w:rFonts w:ascii="Arial" w:cs="Arial" w:eastAsia="Arial" w:hAnsi="Arial"/>
                  <w:b w:val="false"/>
                  <w:bCs w:val="false"/>
                  <w:i w:val="false"/>
                  <w:iCs w:val="false"/>
                  <w:color w:val="000000"/>
                  <w:sz w:val="18"/>
                  <w:szCs w:val="18"/>
                </w:rPr>
                <w:t xml:space="preserve">Explaining lymph, immunity, clotting and blood groups</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22" w:author="Claude (AI) - proposed" w:date="2026-10-18T00:26:16Z"/>
              </w:rPr>
            </w:pPr>
            <w:ins w:id="9021" w:author="Claude (AI) - proposed" w:date="2026-10-18T00:26:16Z">
              <w:r>
                <w:rPr>
                  <w:rFonts w:ascii="Arial" w:cs="Arial" w:eastAsia="Arial" w:hAnsi="Arial"/>
                  <w:b w:val="false"/>
                  <w:bCs w:val="false"/>
                  <w:i w:val="false"/>
                  <w:iCs w:val="false"/>
                  <w:color w:val="000000"/>
                  <w:sz w:val="18"/>
                  <w:szCs w:val="18"/>
                </w:rPr>
                <w:t xml:space="preserve">Exceeds Expectations: Accurately explains how lymph returns tissue fluid, orders the clotting steps, distinguishes non-specific from specific immunity, and applies the ABO and Rhesus rules to choose a safe donor, giving reasons.</w:t>
              </w:r>
            </w:ins>
          </w:p>
        </w:tc>
        <w:tc>
          <w:tcPr>
            <w:tcW w:type="dxa" w:w="3560"/>
            <w:shd w:fill="F2F2F2" w:color="auto" w:val="clear"/>
            <w:tcMar>
              <w:top w:type="dxa" w:w="60"/>
              <w:left w:type="dxa" w:w="120"/>
              <w:bottom w:type="dxa" w:w="60"/>
              <w:right w:type="dxa" w:w="120"/>
            </w:tcMar>
            <w:vAlign w:val="top"/>
          </w:tcPr>
          <w:p>
            <w:pPr>
              <w:keepNext w:val="false"/>
              <w:spacing w:after="40" w:before="0"/>
              <w:jc w:val="left"/>
              <w:rPr>
                <w:ins w:id="9024" w:author="Claude (AI) - proposed" w:date="2026-10-18T00:26:16Z"/>
              </w:rPr>
            </w:pPr>
            <w:ins w:id="9023" w:author="Claude (AI) - proposed" w:date="2026-10-18T00:26:16Z">
              <w:r>
                <w:rPr>
                  <w:rFonts w:ascii="Arial" w:cs="Arial" w:eastAsia="Arial" w:hAnsi="Arial"/>
                  <w:b w:val="false"/>
                  <w:bCs w:val="false"/>
                  <w:i w:val="false"/>
                  <w:iCs w:val="false"/>
                  <w:color w:val="000000"/>
                  <w:sz w:val="18"/>
                  <w:szCs w:val="18"/>
                </w:rPr>
                <w:t xml:space="preserve">Meets Expectations: Explains most of these ideas correctly with minor gaps, and chooses a safe donor group.</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26" w:author="Claude (AI) - proposed" w:date="2026-10-18T00:26:16Z"/>
              </w:rPr>
            </w:pPr>
            <w:ins w:id="9025" w:author="Claude (AI) - proposed" w:date="2026-10-18T00:26:16Z">
              <w:r>
                <w:rPr>
                  <w:rFonts w:ascii="Arial" w:cs="Arial" w:eastAsia="Arial" w:hAnsi="Arial"/>
                  <w:b w:val="false"/>
                  <w:bCs w:val="false"/>
                  <w:i w:val="false"/>
                  <w:iCs w:val="false"/>
                  <w:color w:val="000000"/>
                  <w:sz w:val="18"/>
                  <w:szCs w:val="18"/>
                </w:rPr>
                <w:t xml:space="preserve">Approaches Expectations: Names some of these ideas but gives few reasons, or chooses an unsafe donor.</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CER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26: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at least three accurate pieces of evidence from different lessons and links each clearly to the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8" w:author="Claude (AI) - proposed" w:date="2026-10-18T00:26: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two or three pieces of evidence with partial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8T00:26: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vague evidence; claim is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Kipchoge and the grasshopper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26: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fully why a grasshopper system would fail Kipchoge, covering size, pressure, oxygen carrying and recovery, using the heart rate and stroke volume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1" w:author="Claude (AI) - proposed" w:date="2026-10-18T00:26: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the system would not supply enough oxygen, with some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8T00:26: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an unsupported or incorrect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model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26:1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scientific vocabulary precisely and clearly describes how the final model differs from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4" w:author="Claude (AI) - proposed" w:date="2026-10-18T00:26:1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mostly correct vocabulary and names some changes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8T00:26:1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Vocabulary is often incorrect and model changes are not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qscyu5on7epwczngsn7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g99wthcitcjjewzeuii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6ikceywpnhqzwx_he8g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qscyu5on7epwczngsn7f" Type="http://schemas.openxmlformats.org/officeDocument/2006/relationships/hyperlink" Target="https://creativecommons.org/licenses/by-nc/4.0/" TargetMode="External"/><Relationship Id="rIdfg99wthcitcjjewzeuii8" Type="http://schemas.openxmlformats.org/officeDocument/2006/relationships/hyperlink" Target="https://creativecommons.org/licenses/by-nc/4.0/" TargetMode="External"/><Relationship Id="rIdh6ikceywpnhqzwx_he8g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2026-10-18T00:26:14.351Z</dcterms:created>
  <dcterms:modified xsi:type="dcterms:W3CDTF">2026-10-18T00:26:14.351Z</dcterms:modified>
</cp:coreProperties>
</file>

<file path=docProps/custom.xml><?xml version="1.0" encoding="utf-8"?>
<Properties xmlns="http://schemas.openxmlformats.org/officeDocument/2006/custom-properties" xmlns:vt="http://schemas.openxmlformats.org/officeDocument/2006/docPropsVTypes"/>
</file>