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CHEMICALS OF LIFE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Chemicals of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 lessons × </w:t>
            </w:r>
            <w:del w:id="9001" w:author="Claude (AI) - proposed" w:date="2026-10-15T02:49:21Z">
              <w:r>
                <w:rPr>
                  <w:rFonts w:ascii="Arial" w:cs="Arial" w:eastAsia="Arial" w:hAnsi="Arial"/>
                  <w:b w:val="false"/>
                  <w:bCs w:val="false"/>
                  <w:i w:val="false"/>
                  <w:iCs w:val="false"/>
                  <w:color w:val="000000"/>
                  <w:sz w:val="18"/>
                  <w:szCs w:val="18"/>
                </w:rPr>
                <w:delText xml:space="preserve">40 minutes = 240</w:delText>
              </w:r>
            </w:del>
            <w:ins w:id="9002" w:author="Claude (AI) - proposed" w:date="2026-10-15T02:49:21Z">
              <w:r>
                <w:rPr>
                  <w:rFonts w:ascii="Arial" w:cs="Arial" w:eastAsia="Arial" w:hAnsi="Arial"/>
                  <w:b w:val="false"/>
                  <w:bCs w:val="false"/>
                  <w:i w:val="false"/>
                  <w:iCs w:val="false"/>
                  <w:color w:val="000000"/>
                  <w:sz w:val="18"/>
                  <w:szCs w:val="18"/>
                </w:rPr>
                <w:t xml:space="preserve">80 minutes (six double lessons) = 480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4" w:author="Claude (AI) - proposed" w:date="2026-10-15T02:49:21Z"/>
              </w:rPr>
            </w:pPr>
            <w:ins w:id="9003" w:author="Claude (AI) - proposed" w:date="2026-10-15T02:49:21Z">
              <w:r>
                <w:rPr>
                  <w:rFonts w:ascii="Arial" w:cs="Arial" w:eastAsia="Arial" w:hAnsi="Arial"/>
                  <w:b w:val="false"/>
                  <w:bCs w:val="false"/>
                  <w:i w:val="false"/>
                  <w:iCs w:val="false"/>
                  <w:color w:val="000000"/>
                  <w:sz w:val="18"/>
                  <w:szCs w:val="18"/>
                </w:rPr>
                <w:t xml:space="preserve">–  Composition, properties and functions of chemical of life (Carbohydrates, Lipids, Proteins and Vitamins)</w:t>
              </w:r>
            </w:ins>
          </w:p>
          <w:p>
            <w:pPr>
              <w:spacing w:after="30" w:before="0"/>
              <w:ind w:left="360" w:hanging="180"/>
              <w:jc w:val="left"/>
              <w:rPr>
                <w:ins w:id="9006" w:author="Claude (AI) - proposed" w:date="2026-10-15T02:49:21Z"/>
              </w:rPr>
            </w:pPr>
            <w:ins w:id="9005" w:author="Claude (AI) - proposed" w:date="2026-10-15T02:49:21Z">
              <w:r>
                <w:rPr>
                  <w:rFonts w:ascii="Arial" w:cs="Arial" w:eastAsia="Arial" w:hAnsi="Arial"/>
                  <w:b w:val="false"/>
                  <w:bCs w:val="false"/>
                  <w:i w:val="false"/>
                  <w:iCs w:val="false"/>
                  <w:color w:val="000000"/>
                  <w:sz w:val="18"/>
                  <w:szCs w:val="18"/>
                </w:rPr>
                <w:t xml:space="preserve">–  Enzymes (meaning, factors affecting enzymes activity)</w:t>
              </w:r>
            </w:ins>
          </w:p>
          <w:p>
            <w:pPr>
              <w:spacing w:after="30" w:before="0"/>
              <w:ind w:left="360" w:hanging="180"/>
              <w:jc w:val="left"/>
              <w:rPr>
                <w:ins w:id="9008" w:author="Claude (AI) - proposed" w:date="2026-10-15T02:49:21Z"/>
              </w:rPr>
            </w:pPr>
            <w:ins w:id="9007" w:author="Claude (AI) - proposed" w:date="2026-10-15T02:49:21Z">
              <w:r>
                <w:rPr>
                  <w:rFonts w:ascii="Arial" w:cs="Arial" w:eastAsia="Arial" w:hAnsi="Arial"/>
                  <w:b w:val="false"/>
                  <w:bCs w:val="false"/>
                  <w:i w:val="false"/>
                  <w:iCs w:val="false"/>
                  <w:color w:val="000000"/>
                  <w:sz w:val="18"/>
                  <w:szCs w:val="18"/>
                </w:rPr>
                <w:t xml:space="preserve">–  Functions of water and mineral salts</w:t>
              </w:r>
            </w:ins>
          </w:p>
          <w:p>
            <w:pPr>
              <w:keepNext w:val="false"/>
              <w:spacing w:after="40" w:before="0"/>
              <w:jc w:val="left"/>
              <w:rPr>
                <w:ins w:id="9010" w:author="Claude (AI) - proposed" w:date="2026-10-15T02:49:21Z"/>
              </w:rPr>
            </w:pPr>
            <w:ins w:id="9009" w:author="Claude (AI) - proposed" w:date="2026-10-15T02:49:2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12" w:author="Claude (AI) - proposed" w:date="2026-10-15T02:49:21Z"/>
              </w:rPr>
            </w:pPr>
            <w:ins w:id="9011" w:author="Claude (AI) - proposed" w:date="2026-10-15T02:49:21Z">
              <w:r>
                <w:rPr>
                  <w:rFonts w:ascii="Arial" w:cs="Arial" w:eastAsia="Arial" w:hAnsi="Arial"/>
                  <w:b w:val="false"/>
                  <w:bCs w:val="false"/>
                  <w:i w:val="false"/>
                  <w:iCs w:val="false"/>
                  <w:color w:val="000000"/>
                  <w:sz w:val="18"/>
                  <w:szCs w:val="18"/>
                </w:rPr>
                <w:t xml:space="preserve">Added by this lesson sequence (not in the KICD content list): elements and compounds found in living organisms; organic and inorganic compounds; food tests on common Kenyan foods; release of energy from food molecules in cells and regulation of blood glucose.</w:t>
              </w:r>
            </w:ins>
          </w:p>
          <w:p>
            <w:pPr>
              <w:spacing w:after="30" w:before="0"/>
              <w:ind w:left="360" w:hanging="180"/>
              <w:jc w:val="left"/>
              <w:rPr>
                <w:del w:id="9014" w:author="Claude (AI) - proposed" w:date="2026-10-15T02:49:21Z"/>
              </w:rPr>
            </w:pPr>
            <w:del w:id="9013" w:author="Claude (AI) - proposed" w:date="2026-10-15T02:49:21Z">
              <w:r>
                <w:rPr>
                  <w:rFonts w:ascii="Arial" w:cs="Arial" w:eastAsia="Arial" w:hAnsi="Arial"/>
                  <w:b w:val="false"/>
                  <w:bCs w:val="false"/>
                  <w:i w:val="false"/>
                  <w:iCs w:val="false"/>
                  <w:color w:val="000000"/>
                  <w:sz w:val="18"/>
                  <w:szCs w:val="18"/>
                </w:rPr>
                <w:delText xml:space="preserve">–  Elements and compounds found in living organisms</w:delText>
              </w:r>
            </w:del>
          </w:p>
          <w:p>
            <w:pPr>
              <w:spacing w:after="30" w:before="0"/>
              <w:ind w:left="360" w:hanging="180"/>
              <w:jc w:val="left"/>
              <w:rPr>
                <w:del w:id="9016" w:author="Claude (AI) - proposed" w:date="2026-10-15T02:49:21Z"/>
              </w:rPr>
            </w:pPr>
            <w:del w:id="9015" w:author="Claude (AI) - proposed" w:date="2026-10-15T02:49:21Z">
              <w:r>
                <w:rPr>
                  <w:rFonts w:ascii="Arial" w:cs="Arial" w:eastAsia="Arial" w:hAnsi="Arial"/>
                  <w:b w:val="false"/>
                  <w:bCs w:val="false"/>
                  <w:i w:val="false"/>
                  <w:iCs w:val="false"/>
                  <w:color w:val="000000"/>
                  <w:sz w:val="18"/>
                  <w:szCs w:val="18"/>
                </w:rPr>
                <w:delText xml:space="preserve">–  Organic and inorganic compounds in cells</w:delText>
              </w:r>
            </w:del>
          </w:p>
          <w:p>
            <w:pPr>
              <w:spacing w:after="30" w:before="0"/>
              <w:ind w:left="360" w:hanging="180"/>
              <w:jc w:val="left"/>
              <w:rPr>
                <w:del w:id="9018" w:author="Claude (AI) - proposed" w:date="2026-10-15T02:49:21Z"/>
              </w:rPr>
            </w:pPr>
            <w:del w:id="9017" w:author="Claude (AI) - proposed" w:date="2026-10-15T02:49:21Z">
              <w:r>
                <w:rPr>
                  <w:rFonts w:ascii="Arial" w:cs="Arial" w:eastAsia="Arial" w:hAnsi="Arial"/>
                  <w:b w:val="false"/>
                  <w:bCs w:val="false"/>
                  <w:i w:val="false"/>
                  <w:iCs w:val="false"/>
                  <w:color w:val="000000"/>
                  <w:sz w:val="18"/>
                  <w:szCs w:val="18"/>
                </w:rPr>
                <w:delText xml:space="preserve">–  Carbohydrates: structure, types (monosaccharides, disaccharides, polysaccharides) and functions</w:delText>
              </w:r>
            </w:del>
          </w:p>
          <w:p>
            <w:pPr>
              <w:spacing w:after="30" w:before="0"/>
              <w:ind w:left="360" w:hanging="180"/>
              <w:jc w:val="left"/>
              <w:rPr>
                <w:del w:id="9020" w:author="Claude (AI) - proposed" w:date="2026-10-15T02:49:21Z"/>
              </w:rPr>
            </w:pPr>
            <w:del w:id="9019" w:author="Claude (AI) - proposed" w:date="2026-10-15T02:49:21Z">
              <w:r>
                <w:rPr>
                  <w:rFonts w:ascii="Arial" w:cs="Arial" w:eastAsia="Arial" w:hAnsi="Arial"/>
                  <w:b w:val="false"/>
                  <w:bCs w:val="false"/>
                  <w:i w:val="false"/>
                  <w:iCs w:val="false"/>
                  <w:color w:val="000000"/>
                  <w:sz w:val="18"/>
                  <w:szCs w:val="18"/>
                </w:rPr>
                <w:delText xml:space="preserve">–  Lipids: structure, types and functions</w:delText>
              </w:r>
            </w:del>
          </w:p>
          <w:p>
            <w:pPr>
              <w:spacing w:after="30" w:before="0"/>
              <w:ind w:left="360" w:hanging="180"/>
              <w:jc w:val="left"/>
              <w:rPr>
                <w:del w:id="9022" w:author="Claude (AI) - proposed" w:date="2026-10-15T02:49:21Z"/>
              </w:rPr>
            </w:pPr>
            <w:del w:id="9021" w:author="Claude (AI) - proposed" w:date="2026-10-15T02:49:21Z">
              <w:r>
                <w:rPr>
                  <w:rFonts w:ascii="Arial" w:cs="Arial" w:eastAsia="Arial" w:hAnsi="Arial"/>
                  <w:b w:val="false"/>
                  <w:bCs w:val="false"/>
                  <w:i w:val="false"/>
                  <w:iCs w:val="false"/>
                  <w:color w:val="000000"/>
                  <w:sz w:val="18"/>
                  <w:szCs w:val="18"/>
                </w:rPr>
                <w:delText xml:space="preserve">–  Proteins: structure, amino acids and functions</w:delText>
              </w:r>
            </w:del>
          </w:p>
          <w:p>
            <w:pPr>
              <w:spacing w:after="30" w:before="0"/>
              <w:ind w:left="360" w:hanging="180"/>
              <w:jc w:val="left"/>
              <w:rPr>
                <w:del w:id="9024" w:author="Claude (AI) - proposed" w:date="2026-10-15T02:49:21Z"/>
              </w:rPr>
            </w:pPr>
            <w:del w:id="9023" w:author="Claude (AI) - proposed" w:date="2026-10-15T02:49:21Z">
              <w:r>
                <w:rPr>
                  <w:rFonts w:ascii="Arial" w:cs="Arial" w:eastAsia="Arial" w:hAnsi="Arial"/>
                  <w:b w:val="false"/>
                  <w:bCs w:val="false"/>
                  <w:i w:val="false"/>
                  <w:iCs w:val="false"/>
                  <w:color w:val="000000"/>
                  <w:sz w:val="18"/>
                  <w:szCs w:val="18"/>
                </w:rPr>
                <w:delText xml:space="preserve">–  Water and mineral salts: properties and roles in living organisms</w:delText>
              </w:r>
            </w:del>
          </w:p>
          <w:p>
            <w:pPr>
              <w:spacing w:after="30" w:before="0"/>
              <w:ind w:left="360" w:hanging="180"/>
              <w:jc w:val="left"/>
              <w:rPr>
                <w:del w:id="9026" w:author="Claude (AI) - proposed" w:date="2026-10-15T02:49:21Z"/>
              </w:rPr>
            </w:pPr>
            <w:del w:id="9025" w:author="Claude (AI) - proposed" w:date="2026-10-15T02:49:21Z">
              <w:r>
                <w:rPr>
                  <w:rFonts w:ascii="Arial" w:cs="Arial" w:eastAsia="Arial" w:hAnsi="Arial"/>
                  <w:b w:val="false"/>
                  <w:bCs w:val="false"/>
                  <w:i w:val="false"/>
                  <w:iCs w:val="false"/>
                  <w:color w:val="000000"/>
                  <w:sz w:val="18"/>
                  <w:szCs w:val="18"/>
                </w:rPr>
                <w:delText xml:space="preserve">–  Food tests: starch, reducing and non-reducing sugars, proteins, lipids</w:delText>
              </w:r>
            </w:del>
          </w:p>
          <w:p>
            <w:pPr>
              <w:spacing w:after="30" w:before="0"/>
              <w:ind w:left="360" w:hanging="180"/>
              <w:jc w:val="left"/>
              <w:rPr>
                <w:del w:id="9028" w:author="Claude (AI) - proposed" w:date="2026-10-15T02:49:21Z"/>
              </w:rPr>
            </w:pPr>
            <w:del w:id="9027" w:author="Claude (AI) - proposed" w:date="2026-10-15T02:49:21Z">
              <w:r>
                <w:rPr>
                  <w:rFonts w:ascii="Arial" w:cs="Arial" w:eastAsia="Arial" w:hAnsi="Arial"/>
                  <w:b w:val="false"/>
                  <w:bCs w:val="false"/>
                  <w:i w:val="false"/>
                  <w:iCs w:val="false"/>
                  <w:color w:val="000000"/>
                  <w:sz w:val="18"/>
                  <w:szCs w:val="18"/>
                </w:rPr>
                <w:delText xml:space="preserve">–  Enzymes as biological catalysts in the breakdown of food molecules</w:delText>
              </w:r>
            </w:del>
          </w:p>
          <w:p>
            <w:pPr>
              <w:spacing w:after="30" w:before="0"/>
              <w:ind w:left="360" w:hanging="180"/>
              <w:jc w:val="left"/>
              <w:rPr>
                <w:del w:id="9030" w:author="Claude (AI) - proposed" w:date="2026-10-15T02:49:21Z"/>
              </w:rPr>
            </w:pPr>
            <w:del w:id="9029" w:author="Claude (AI) - proposed" w:date="2026-10-15T02:49:21Z">
              <w:r>
                <w:rPr>
                  <w:rFonts w:ascii="Arial" w:cs="Arial" w:eastAsia="Arial" w:hAnsi="Arial"/>
                  <w:b w:val="false"/>
                  <w:bCs w:val="false"/>
                  <w:i w:val="false"/>
                  <w:iCs w:val="false"/>
                  <w:color w:val="000000"/>
                  <w:sz w:val="18"/>
                  <w:szCs w:val="18"/>
                </w:rPr>
                <w:delText xml:space="preserve">–  Release of energy from food molecules in cells and regulation of blood glucose</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31" w:author="Claude (AI) - proposed" w:date="2026-10-15T02:49:21Z">
              <w:r>
                <w:rPr>
                  <w:rFonts w:ascii="Arial" w:cs="Arial" w:eastAsia="Arial" w:hAnsi="Arial"/>
                  <w:b w:val="false"/>
                  <w:bCs w:val="false"/>
                  <w:i w:val="false"/>
                  <w:iCs w:val="false"/>
                  <w:color w:val="000000"/>
                  <w:sz w:val="18"/>
                  <w:szCs w:val="18"/>
                </w:rPr>
                <w:delText xml:space="preserve">-</w:delText>
              </w:r>
            </w:del>
            <w:ins w:id="9032" w:author="Claude (AI) - proposed" w:date="2026-10-15T02:49:21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del w:id="9034" w:author="Claude (AI) - proposed" w:date="2026-10-15T02:49:21Z"/>
              </w:rPr>
            </w:pPr>
            <w:del w:id="9033" w:author="Claude (AI) - proposed" w:date="2026-10-15T02:49:21Z">
              <w:r>
                <w:rPr>
                  <w:rFonts w:ascii="Arial" w:cs="Arial" w:eastAsia="Arial" w:hAnsi="Arial"/>
                  <w:b w:val="false"/>
                  <w:bCs w:val="false"/>
                  <w:i w:val="false"/>
                  <w:iCs w:val="false"/>
                  <w:color w:val="000000"/>
                  <w:sz w:val="18"/>
                  <w:szCs w:val="18"/>
                </w:rPr>
                <w:delText xml:space="preserve">a) identify the elements and compounds that make up living organisms,</w:delText>
              </w:r>
            </w:del>
          </w:p>
          <w:p>
            <w:pPr>
              <w:keepNext w:val="false"/>
              <w:spacing w:after="40" w:before="0"/>
              <w:jc w:val="left"/>
            </w:pPr>
            <w:del w:id="9035" w:author="Claude (AI) - proposed" w:date="2026-10-15T02:49:21Z">
              <w:r>
                <w:rPr>
                  <w:rFonts w:ascii="Arial" w:cs="Arial" w:eastAsia="Arial" w:hAnsi="Arial"/>
                  <w:b w:val="false"/>
                  <w:bCs w:val="false"/>
                  <w:i w:val="false"/>
                  <w:iCs w:val="false"/>
                  <w:color w:val="000000"/>
                  <w:sz w:val="18"/>
                  <w:szCs w:val="18"/>
                </w:rPr>
                <w:delText xml:space="preserve">b</w:delText>
              </w:r>
            </w:del>
            <w:ins w:id="9036" w:author="Claude (AI) - proposed" w:date="2026-10-15T02:49:21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describe the </w:t>
            </w:r>
            <w:del w:id="9037" w:author="Claude (AI) - proposed" w:date="2026-10-15T02:49:21Z">
              <w:r>
                <w:rPr>
                  <w:rFonts w:ascii="Arial" w:cs="Arial" w:eastAsia="Arial" w:hAnsi="Arial"/>
                  <w:b w:val="false"/>
                  <w:bCs w:val="false"/>
                  <w:i w:val="false"/>
                  <w:iCs w:val="false"/>
                  <w:color w:val="000000"/>
                  <w:sz w:val="18"/>
                  <w:szCs w:val="18"/>
                </w:rPr>
                <w:delText xml:space="preserve">structure</w:delText>
              </w:r>
            </w:del>
            <w:ins w:id="9038" w:author="Claude (AI) - proposed" w:date="2026-10-15T02:49:21Z">
              <w:r>
                <w:rPr>
                  <w:rFonts w:ascii="Arial" w:cs="Arial" w:eastAsia="Arial" w:hAnsi="Arial"/>
                  <w:b w:val="false"/>
                  <w:bCs w:val="false"/>
                  <w:i w:val="false"/>
                  <w:iCs w:val="false"/>
                  <w:color w:val="000000"/>
                  <w:sz w:val="18"/>
                  <w:szCs w:val="18"/>
                </w:rPr>
                <w:t xml:space="preserve">composition, properties</w:t>
              </w:r>
            </w:ins>
            <w:r>
              <w:rPr>
                <w:rFonts w:ascii="Arial" w:cs="Arial" w:eastAsia="Arial" w:hAnsi="Arial"/>
                <w:b w:val="false"/>
                <w:bCs w:val="false"/>
                <w:i w:val="false"/>
                <w:iCs w:val="false"/>
                <w:color w:val="000000"/>
                <w:sz w:val="18"/>
                <w:szCs w:val="18"/>
              </w:rPr>
              <w:t xml:space="preserve"> and functions of </w:t>
            </w:r>
            <w:del w:id="9039" w:author="Claude (AI) - proposed" w:date="2026-10-15T02:49:21Z">
              <w:r>
                <w:rPr>
                  <w:rFonts w:ascii="Arial" w:cs="Arial" w:eastAsia="Arial" w:hAnsi="Arial"/>
                  <w:b w:val="false"/>
                  <w:bCs w:val="false"/>
                  <w:i w:val="false"/>
                  <w:iCs w:val="false"/>
                  <w:color w:val="000000"/>
                  <w:sz w:val="18"/>
                  <w:szCs w:val="18"/>
                </w:rPr>
                <w:delText xml:space="preserve">carbohydrates, lipids and proteins,</w:delText>
              </w:r>
            </w:del>
            <w:ins w:id="9040" w:author="Claude (AI) - proposed" w:date="2026-10-15T02:49:21Z">
              <w:r>
                <w:rPr>
                  <w:rFonts w:ascii="Arial" w:cs="Arial" w:eastAsia="Arial" w:hAnsi="Arial"/>
                  <w:b w:val="false"/>
                  <w:bCs w:val="false"/>
                  <w:i w:val="false"/>
                  <w:iCs w:val="false"/>
                  <w:color w:val="000000"/>
                  <w:sz w:val="18"/>
                  <w:szCs w:val="18"/>
                </w:rPr>
                <w:t xml:space="preserve">the chemicals of life in organisms,</w:t>
              </w:r>
            </w:ins>
          </w:p>
          <w:p>
            <w:pPr>
              <w:keepNext w:val="false"/>
              <w:spacing w:after="40" w:before="0"/>
              <w:jc w:val="left"/>
              <w:rPr>
                <w:ins w:id="9042" w:author="Claude (AI) - proposed" w:date="2026-10-15T02:49:21Z"/>
              </w:rPr>
            </w:pPr>
            <w:ins w:id="9041" w:author="Claude (AI) - proposed" w:date="2026-10-15T02:49:21Z">
              <w:r>
                <w:rPr>
                  <w:rFonts w:ascii="Arial" w:cs="Arial" w:eastAsia="Arial" w:hAnsi="Arial"/>
                  <w:b w:val="false"/>
                  <w:bCs w:val="false"/>
                  <w:i w:val="false"/>
                  <w:iCs w:val="false"/>
                  <w:color w:val="000000"/>
                  <w:sz w:val="18"/>
                  <w:szCs w:val="18"/>
                </w:rPr>
                <w:t xml:space="preserve">b) investigate the presence of carbohydrates, lipids, proteins and vitamin C in food substances,</w:t>
              </w:r>
            </w:ins>
          </w:p>
          <w:p>
            <w:pPr>
              <w:keepNext w:val="false"/>
              <w:spacing w:after="40" w:before="0"/>
              <w:jc w:val="left"/>
              <w:rPr>
                <w:del w:id="9044" w:author="Claude (AI) - proposed" w:date="2026-10-15T02:49:21Z"/>
              </w:rPr>
            </w:pPr>
            <w:del w:id="9043" w:author="Claude (AI) - proposed" w:date="2026-10-15T02:49:21Z">
              <w:r>
                <w:rPr>
                  <w:rFonts w:ascii="Arial" w:cs="Arial" w:eastAsia="Arial" w:hAnsi="Arial"/>
                  <w:b w:val="false"/>
                  <w:bCs w:val="false"/>
                  <w:i w:val="false"/>
                  <w:iCs w:val="false"/>
                  <w:color w:val="000000"/>
                  <w:sz w:val="18"/>
                  <w:szCs w:val="18"/>
                </w:rPr>
                <w:delText xml:space="preserve">c) carry out food tests to identify nutrients in common Kenyan foods,</w:delText>
              </w:r>
            </w:del>
          </w:p>
          <w:p>
            <w:pPr>
              <w:keepNext w:val="false"/>
              <w:spacing w:after="40" w:before="0"/>
              <w:jc w:val="left"/>
            </w:pPr>
            <w:del w:id="9045" w:author="Claude (AI) - proposed" w:date="2026-10-15T02:49:21Z">
              <w:r>
                <w:rPr>
                  <w:rFonts w:ascii="Arial" w:cs="Arial" w:eastAsia="Arial" w:hAnsi="Arial"/>
                  <w:b w:val="false"/>
                  <w:bCs w:val="false"/>
                  <w:i w:val="false"/>
                  <w:iCs w:val="false"/>
                  <w:color w:val="000000"/>
                  <w:sz w:val="18"/>
                  <w:szCs w:val="18"/>
                </w:rPr>
                <w:delText xml:space="preserve">d) explain the roles of water, mineral salts and</w:delText>
              </w:r>
            </w:del>
            <w:ins w:id="9046" w:author="Claude (AI) - proposed" w:date="2026-10-15T02:49:21Z">
              <w:r>
                <w:rPr>
                  <w:rFonts w:ascii="Arial" w:cs="Arial" w:eastAsia="Arial" w:hAnsi="Arial"/>
                  <w:b w:val="false"/>
                  <w:bCs w:val="false"/>
                  <w:i w:val="false"/>
                  <w:iCs w:val="false"/>
                  <w:color w:val="000000"/>
                  <w:sz w:val="18"/>
                  <w:szCs w:val="18"/>
                </w:rPr>
                <w:t xml:space="preserve">c) investigate the presence of</w:t>
              </w:r>
            </w:ins>
            <w:r>
              <w:rPr>
                <w:rFonts w:ascii="Arial" w:cs="Arial" w:eastAsia="Arial" w:hAnsi="Arial"/>
                <w:b w:val="false"/>
                <w:bCs w:val="false"/>
                <w:i w:val="false"/>
                <w:iCs w:val="false"/>
                <w:color w:val="000000"/>
                <w:sz w:val="18"/>
                <w:szCs w:val="18"/>
              </w:rPr>
              <w:t xml:space="preserve"> enzymes in living </w:t>
            </w:r>
            <w:del w:id="9047" w:author="Claude (AI) - proposed" w:date="2026-10-15T02:49:21Z">
              <w:r>
                <w:rPr>
                  <w:rFonts w:ascii="Arial" w:cs="Arial" w:eastAsia="Arial" w:hAnsi="Arial"/>
                  <w:b w:val="false"/>
                  <w:bCs w:val="false"/>
                  <w:i w:val="false"/>
                  <w:iCs w:val="false"/>
                  <w:color w:val="000000"/>
                  <w:sz w:val="18"/>
                  <w:szCs w:val="18"/>
                </w:rPr>
                <w:delText xml:space="preserve">organisms</w:delText>
              </w:r>
            </w:del>
            <w:ins w:id="9048" w:author="Claude (AI) - proposed" w:date="2026-10-15T02:49:21Z">
              <w:r>
                <w:rPr>
                  <w:rFonts w:ascii="Arial" w:cs="Arial" w:eastAsia="Arial" w:hAnsi="Arial"/>
                  <w:b w:val="false"/>
                  <w:bCs w:val="false"/>
                  <w:i w:val="false"/>
                  <w:iCs w:val="false"/>
                  <w:color w:val="000000"/>
                  <w:sz w:val="18"/>
                  <w:szCs w:val="18"/>
                </w:rPr>
                <w:t xml:space="preserve">tissues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50" w:author="Claude (AI) - proposed" w:date="2026-10-15T02:49:21Z"/>
              </w:rPr>
            </w:pPr>
            <w:ins w:id="9049" w:author="Claude (AI) - proposed" w:date="2026-10-15T02:49:21Z">
              <w:r>
                <w:rPr>
                  <w:rFonts w:ascii="Arial" w:cs="Arial" w:eastAsia="Arial" w:hAnsi="Arial"/>
                  <w:b w:val="false"/>
                  <w:bCs w:val="false"/>
                  <w:i w:val="false"/>
                  <w:iCs w:val="false"/>
                  <w:color w:val="000000"/>
                  <w:sz w:val="18"/>
                  <w:szCs w:val="18"/>
                </w:rPr>
                <w:t xml:space="preserve">d) determine factors affecting enzymatic reactions in cells,</w:t>
              </w:r>
            </w:ins>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importance of </w:t>
            </w:r>
            <w:del w:id="9051" w:author="Claude (AI) - proposed" w:date="2026-10-15T02:49:21Z">
              <w:r>
                <w:rPr>
                  <w:rFonts w:ascii="Arial" w:cs="Arial" w:eastAsia="Arial" w:hAnsi="Arial"/>
                  <w:b w:val="false"/>
                  <w:bCs w:val="false"/>
                  <w:i w:val="false"/>
                  <w:iCs w:val="false"/>
                  <w:color w:val="000000"/>
                  <w:sz w:val="18"/>
                  <w:szCs w:val="18"/>
                </w:rPr>
                <w:delText xml:space="preserve">chemicals of life in nutrition and health</w:delText>
              </w:r>
            </w:del>
            <w:ins w:id="9052" w:author="Claude (AI) - proposed" w:date="2026-10-15T02:49:21Z">
              <w:r>
                <w:rPr>
                  <w:rFonts w:ascii="Arial" w:cs="Arial" w:eastAsia="Arial" w:hAnsi="Arial"/>
                  <w:b w:val="false"/>
                  <w:bCs w:val="false"/>
                  <w:i w:val="false"/>
                  <w:iCs w:val="false"/>
                  <w:color w:val="000000"/>
                  <w:sz w:val="18"/>
                  <w:szCs w:val="18"/>
                </w:rPr>
                <w:t xml:space="preserve">chemical components in cells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4" w:author="Claude (AI) - proposed" w:date="2026-10-15T02:49:21Z"/>
              </w:rPr>
            </w:pPr>
            <w:ins w:id="9053" w:author="Claude (AI) - proposed" w:date="2026-10-15T02:49:21Z">
              <w:r>
                <w:rPr>
                  <w:rFonts w:ascii="Arial" w:cs="Arial" w:eastAsia="Arial" w:hAnsi="Arial"/>
                  <w:b w:val="false"/>
                  <w:bCs w:val="false"/>
                  <w:i w:val="false"/>
                  <w:iCs w:val="false"/>
                  <w:color w:val="000000"/>
                  <w:sz w:val="18"/>
                  <w:szCs w:val="18"/>
                </w:rPr>
                <w:t xml:space="preserve">–  Critical Thinking and Problem Solving: The learner analyses and makes inferences while carrying out tests on the various food substances.</w:t>
              </w:r>
            </w:ins>
          </w:p>
          <w:p>
            <w:pPr>
              <w:spacing w:after="30" w:before="0"/>
              <w:ind w:left="360" w:hanging="180"/>
              <w:jc w:val="left"/>
              <w:rPr>
                <w:ins w:id="9056" w:author="Claude (AI) - proposed" w:date="2026-10-15T02:49:21Z"/>
              </w:rPr>
            </w:pPr>
            <w:ins w:id="9055" w:author="Claude (AI) - proposed" w:date="2026-10-15T02:49:21Z">
              <w:r>
                <w:rPr>
                  <w:rFonts w:ascii="Arial" w:cs="Arial" w:eastAsia="Arial" w:hAnsi="Arial"/>
                  <w:b w:val="false"/>
                  <w:bCs w:val="false"/>
                  <w:i w:val="false"/>
                  <w:iCs w:val="false"/>
                  <w:color w:val="000000"/>
                  <w:sz w:val="18"/>
                  <w:szCs w:val="18"/>
                </w:rPr>
                <w:t xml:space="preserve">–  Learning to Learn: The learner examines packaging labels of common food products, appreciates the quality, quantity and safety of the chemical components indicated.</w:t>
              </w:r>
            </w:ins>
          </w:p>
          <w:p>
            <w:pPr>
              <w:keepNext w:val="false"/>
              <w:spacing w:after="40" w:before="0"/>
              <w:jc w:val="left"/>
              <w:rPr>
                <w:ins w:id="9058" w:author="Claude (AI) - proposed" w:date="2026-10-15T02:49:21Z"/>
              </w:rPr>
            </w:pPr>
            <w:ins w:id="9057" w:author="Claude (AI) - proposed" w:date="2026-10-15T02:49:2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0" w:author="Claude (AI) - proposed" w:date="2026-10-15T02:49:21Z"/>
              </w:rPr>
            </w:pPr>
            <w:ins w:id="9059" w:author="Claude (AI) - proposed" w:date="2026-10-15T02:49:21Z">
              <w:r>
                <w:rPr>
                  <w:rFonts w:ascii="Arial" w:cs="Arial" w:eastAsia="Arial" w:hAnsi="Arial"/>
                  <w:b w:val="false"/>
                  <w:bCs w:val="false"/>
                  <w:i w:val="false"/>
                  <w:iCs w:val="false"/>
                  <w:color w:val="000000"/>
                  <w:sz w:val="18"/>
                  <w:szCs w:val="18"/>
                </w:rPr>
                <w:t xml:space="preserve">Also developed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the blood glucose graph and food test results to explain how food chemicals are processed in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carry out food tests, share findings and revise a class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track their growing understanding using the Driving Question Board and revised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interpret graphs and use simulations or videos on digestion and glucose regulation.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making and defending evidence-based predictions about their own diets.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2" w:author="Claude (AI) - proposed" w:date="2026-10-15T02:49:21Z"/>
              </w:rPr>
            </w:pPr>
            <w:ins w:id="9061" w:author="Claude (AI) - proposed" w:date="2026-10-15T02:49:21Z">
              <w:r>
                <w:rPr>
                  <w:rFonts w:ascii="Arial" w:cs="Arial" w:eastAsia="Arial" w:hAnsi="Arial"/>
                  <w:b w:val="false"/>
                  <w:bCs w:val="false"/>
                  <w:i w:val="false"/>
                  <w:iCs w:val="false"/>
                  <w:color w:val="000000"/>
                  <w:sz w:val="18"/>
                  <w:szCs w:val="18"/>
                </w:rPr>
                <w:t xml:space="preserve">–  Love: The learner shares resources and ideas with others while carrying out experiments to determine factors affecting enzymatic activities.</w:t>
              </w:r>
            </w:ins>
          </w:p>
          <w:p>
            <w:pPr>
              <w:spacing w:after="30" w:before="0"/>
              <w:ind w:left="360" w:hanging="180"/>
              <w:jc w:val="left"/>
              <w:rPr>
                <w:ins w:id="9064" w:author="Claude (AI) - proposed" w:date="2026-10-15T02:49:21Z"/>
              </w:rPr>
            </w:pPr>
            <w:ins w:id="9063" w:author="Claude (AI) - proposed" w:date="2026-10-15T02:49:21Z">
              <w:r>
                <w:rPr>
                  <w:rFonts w:ascii="Arial" w:cs="Arial" w:eastAsia="Arial" w:hAnsi="Arial"/>
                  <w:b w:val="false"/>
                  <w:bCs w:val="false"/>
                  <w:i w:val="false"/>
                  <w:iCs w:val="false"/>
                  <w:color w:val="000000"/>
                  <w:sz w:val="18"/>
                  <w:szCs w:val="18"/>
                </w:rPr>
                <w:t xml:space="preserve">–  Unity: The learner collaborates with others while carrying out experiments to investigate the presence of catalase enzymes in living tissues.</w:t>
              </w:r>
            </w:ins>
          </w:p>
          <w:p>
            <w:pPr>
              <w:keepNext w:val="false"/>
              <w:spacing w:after="40" w:before="0"/>
              <w:jc w:val="left"/>
              <w:rPr>
                <w:ins w:id="9066" w:author="Claude (AI) - proposed" w:date="2026-10-15T02:49:21Z"/>
              </w:rPr>
            </w:pPr>
            <w:ins w:id="9065" w:author="Claude (AI) - proposed" w:date="2026-10-15T02:49:2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8" w:author="Claude (AI) - proposed" w:date="2026-10-15T02:49:21Z"/>
              </w:rPr>
            </w:pPr>
            <w:ins w:id="9067" w:author="Claude (AI) - proposed" w:date="2026-10-15T02:49:21Z">
              <w:r>
                <w:rPr>
                  <w:rFonts w:ascii="Arial" w:cs="Arial" w:eastAsia="Arial" w:hAnsi="Arial"/>
                  <w:b w:val="false"/>
                  <w:bCs w:val="false"/>
                  <w:i w:val="false"/>
                  <w:iCs w:val="false"/>
                  <w:color w:val="000000"/>
                  <w:sz w:val="18"/>
                  <w:szCs w:val="18"/>
                </w:rPr>
                <w:t xml:space="preserve">Also developed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chemicals and food-test apparatus safely and make responsible food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value different ideas and dietary traditions during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cooperate in groups to collect and share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experimental results honestly even when they differ from predictions.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Learners generate questions for the DQB from the glucose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model of how food chemicals are digested, absorbed and used by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foods such as ugali, githeri, mandazi, milk and groundnuts for nutrients.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interpret the blood glucose-time graph and food test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blood glucose rises then falls after a meal.</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0" w:author="Claude (AI) - proposed" w:date="2026-10-15T02:49:21Z"/>
              </w:rPr>
            </w:pPr>
            <w:ins w:id="9069" w:author="Claude (AI) - proposed" w:date="2026-10-15T02:49:21Z">
              <w:r>
                <w:rPr>
                  <w:rFonts w:ascii="Arial" w:cs="Arial" w:eastAsia="Arial" w:hAnsi="Arial"/>
                  <w:b w:val="false"/>
                  <w:bCs w:val="false"/>
                  <w:i w:val="false"/>
                  <w:iCs w:val="false"/>
                  <w:color w:val="000000"/>
                  <w:sz w:val="18"/>
                  <w:szCs w:val="18"/>
                </w:rPr>
                <w:t xml:space="preserve">–  Safety and Security: The learner observes safety precautions while carrying out experiments on chemicals of life.</w:t>
              </w:r>
            </w:ins>
          </w:p>
          <w:p>
            <w:pPr>
              <w:spacing w:after="30" w:before="0"/>
              <w:ind w:left="360" w:hanging="180"/>
              <w:jc w:val="left"/>
              <w:rPr>
                <w:ins w:id="9072" w:author="Claude (AI) - proposed" w:date="2026-10-15T02:49:21Z"/>
              </w:rPr>
            </w:pPr>
            <w:ins w:id="9071" w:author="Claude (AI) - proposed" w:date="2026-10-15T02:49:21Z">
              <w:r>
                <w:rPr>
                  <w:rFonts w:ascii="Arial" w:cs="Arial" w:eastAsia="Arial" w:hAnsi="Arial"/>
                  <w:b w:val="false"/>
                  <w:bCs w:val="false"/>
                  <w:i w:val="false"/>
                  <w:iCs w:val="false"/>
                  <w:color w:val="000000"/>
                  <w:sz w:val="18"/>
                  <w:szCs w:val="18"/>
                </w:rPr>
                <w:t xml:space="preserve">–  Life Skills: The learner makes preferential decisions about purchasing various food products after examining packaging labels of common food products.</w:t>
              </w:r>
            </w:ins>
          </w:p>
          <w:p>
            <w:pPr>
              <w:keepNext w:val="false"/>
              <w:spacing w:after="40" w:before="0"/>
              <w:jc w:val="left"/>
              <w:rPr>
                <w:ins w:id="9074" w:author="Claude (AI) - proposed" w:date="2026-10-15T02:49:21Z"/>
              </w:rPr>
            </w:pPr>
            <w:ins w:id="9073" w:author="Claude (AI) - proposed" w:date="2026-10-15T02:49:2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6" w:author="Claude (AI) - proposed" w:date="2026-10-15T02:49:21Z"/>
              </w:rPr>
            </w:pPr>
            <w:ins w:id="9075" w:author="Claude (AI) - proposed" w:date="2026-10-15T02:49:21Z">
              <w:r>
                <w:rPr>
                  <w:rFonts w:ascii="Arial" w:cs="Arial" w:eastAsia="Arial" w:hAnsi="Arial"/>
                  <w:b w:val="false"/>
                  <w:bCs w:val="false"/>
                  <w:i w:val="false"/>
                  <w:iCs w:val="false"/>
                  <w:color w:val="000000"/>
                  <w:sz w:val="18"/>
                  <w:szCs w:val="18"/>
                </w:rPr>
                <w:t xml:space="preserve">Also developed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link nutrient composition of foods to balanced diets and the prevention of diabetes and malnutrition.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use chemicals such as iodine, Benedict's and biuret solutions safely.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use locally available food materials and dispose of waste responsibly.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Nutritionist/Dietitian: applies knowledge of food chemicals to plan balanced meals.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tests blood glucose and analyses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Doctor/Clinical Officer: diagnoses and manages diabetes and nutritional disorders.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Technologist: tests and processes food at companies in Nairobi and Kisumu.</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advises farmers in the Rift Valley on nutritious crops such as maize and beans.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puzzling rise and fall of blood glucose after a meal to drive investigation into the chemicals in food (carbohydrates, proteins, lipids, water and minerals) and how enzymes and cells process them. Learners predict, test common Kenyan foods, make sense of evidence, update the Driving Question Board and progressively revise a model of what happens to food chemicals in the body.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chemicals are in the food we eat, and what happens to them in our bodies?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t>
            </w:r>
            <w:del w:id="9077" w:author="Claude (AI) - proposed" w:date="2026-10-15T02:49:21Z">
              <w:r>
                <w:rPr>
                  <w:rFonts w:ascii="Arial" w:cs="Arial" w:eastAsia="Arial" w:hAnsi="Arial"/>
                  <w:b w:val="false"/>
                  <w:bCs w:val="false"/>
                  <w:i w:val="false"/>
                  <w:iCs w:val="false"/>
                  <w:color w:val="000000"/>
                  <w:sz w:val="18"/>
                  <w:szCs w:val="18"/>
                </w:rPr>
                <w:delText xml:space="preserve">What are the chemicals of life</w:delText>
              </w:r>
            </w:del>
            <w:ins w:id="9078" w:author="Claude (AI) - proposed" w:date="2026-10-15T02:49:21Z">
              <w:r>
                <w:rPr>
                  <w:rFonts w:ascii="Arial" w:cs="Arial" w:eastAsia="Arial" w:hAnsi="Arial"/>
                  <w:b w:val="false"/>
                  <w:bCs w:val="false"/>
                  <w:i w:val="false"/>
                  <w:iCs w:val="false"/>
                  <w:color w:val="000000"/>
                  <w:sz w:val="18"/>
                  <w:szCs w:val="18"/>
                </w:rPr>
                <w:t xml:space="preserve">How are chemicals important in cells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2. How </w:t>
            </w:r>
            <w:del w:id="9079" w:author="Claude (AI) - proposed" w:date="2026-10-15T02:49:21Z">
              <w:r>
                <w:rPr>
                  <w:rFonts w:ascii="Arial" w:cs="Arial" w:eastAsia="Arial" w:hAnsi="Arial"/>
                  <w:b w:val="false"/>
                  <w:bCs w:val="false"/>
                  <w:i w:val="false"/>
                  <w:iCs w:val="false"/>
                  <w:color w:val="000000"/>
                  <w:sz w:val="18"/>
                  <w:szCs w:val="18"/>
                </w:rPr>
                <w:delText xml:space="preserve">do the</w:delText>
              </w:r>
            </w:del>
            <w:ins w:id="9080" w:author="Claude (AI) - proposed" w:date="2026-10-15T02:49:21Z">
              <w:r>
                <w:rPr>
                  <w:rFonts w:ascii="Arial" w:cs="Arial" w:eastAsia="Arial" w:hAnsi="Arial"/>
                  <w:b w:val="false"/>
                  <w:bCs w:val="false"/>
                  <w:i w:val="false"/>
                  <w:iCs w:val="false"/>
                  <w:color w:val="000000"/>
                  <w:sz w:val="18"/>
                  <w:szCs w:val="18"/>
                </w:rPr>
                <w:t xml:space="preserve">is the presence of</w:t>
              </w:r>
            </w:ins>
            <w:r>
              <w:rPr>
                <w:rFonts w:ascii="Arial" w:cs="Arial" w:eastAsia="Arial" w:hAnsi="Arial"/>
                <w:b w:val="false"/>
                <w:bCs w:val="false"/>
                <w:i w:val="false"/>
                <w:iCs w:val="false"/>
                <w:color w:val="000000"/>
                <w:sz w:val="18"/>
                <w:szCs w:val="18"/>
              </w:rPr>
              <w:t xml:space="preserve"> chemicals of life </w:t>
            </w:r>
            <w:del w:id="9081" w:author="Claude (AI) - proposed" w:date="2026-10-15T02:49:21Z">
              <w:r>
                <w:rPr>
                  <w:rFonts w:ascii="Arial" w:cs="Arial" w:eastAsia="Arial" w:hAnsi="Arial"/>
                  <w:b w:val="false"/>
                  <w:bCs w:val="false"/>
                  <w:i w:val="false"/>
                  <w:iCs w:val="false"/>
                  <w:color w:val="000000"/>
                  <w:sz w:val="18"/>
                  <w:szCs w:val="18"/>
                </w:rPr>
                <w:delText xml:space="preserve">contribute to the functioning of living organisms</w:delText>
              </w:r>
            </w:del>
            <w:ins w:id="9082" w:author="Claude (AI) - proposed" w:date="2026-10-15T02:49:21Z">
              <w:r>
                <w:rPr>
                  <w:rFonts w:ascii="Arial" w:cs="Arial" w:eastAsia="Arial" w:hAnsi="Arial"/>
                  <w:b w:val="false"/>
                  <w:bCs w:val="false"/>
                  <w:i w:val="false"/>
                  <w:iCs w:val="false"/>
                  <w:color w:val="000000"/>
                  <w:sz w:val="18"/>
                  <w:szCs w:val="18"/>
                </w:rPr>
                <w:t xml:space="preserve">determined</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eating a meal, for example a plate of ugali, sukuma wiki and beans in Nairobi, the glucose concentration in a person's blood rises sharply and then gradually falls back to normal. Learners are shown a graph of blood glucose concentration over time after eating: a spike soon after the meal followed by a gradual decrease to the starting level. Why does the concentration of glucose in your blood rise and then fall after eating a meal? What chemicals in the food you ate caused this change, and how do your cells process these chemicals? This is puzzling because students eat every day but may not know what happens chemically. The graph shows a pattern, so something is controlling glucose levels. What chemicals are in food? How do cells break them down? Why doesn't glucose stay high forever? What is happening inside cells to process these chemicals?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view the blood glucose graph after a meal, predict what causes the rise and fall, and create the first Driving Question Board questions and an initial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2: Students identify the elements and compounds in living things and classify nutrients in Kenyan foods (ugali, beans, sukuma wiki, milk, nyama choma) as organic or inorganic.</w:t>
            </w:r>
          </w:p>
          <w:p>
            <w:pPr>
              <w:keepNext w:val="false"/>
              <w:spacing w:after="40" w:before="0"/>
              <w:jc w:val="left"/>
            </w:pPr>
            <w:r>
              <w:rPr>
                <w:rFonts w:ascii="Arial" w:cs="Arial" w:eastAsia="Arial" w:hAnsi="Arial"/>
                <w:b w:val="false"/>
                <w:bCs w:val="false"/>
                <w:i w:val="false"/>
                <w:iCs w:val="false"/>
                <w:color w:val="000000"/>
                <w:sz w:val="18"/>
                <w:szCs w:val="18"/>
              </w:rPr>
              <w:t xml:space="preserve">Lesson 3: Students investigate carbohydrates by testing foods for starch and reducing sugars, linking sugars from ugali and maize to the glucose spike,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4: Students investigate proteins and lipids with biuret and emulsion or grease-spot tests on beans, groundnuts, milk and mandazi, and compare their roles and structures with carbohydrates.</w:t>
            </w:r>
          </w:p>
          <w:p>
            <w:pPr>
              <w:keepNext w:val="false"/>
              <w:spacing w:after="40" w:before="0"/>
              <w:jc w:val="left"/>
            </w:pPr>
            <w:r>
              <w:rPr>
                <w:rFonts w:ascii="Arial" w:cs="Arial" w:eastAsia="Arial" w:hAnsi="Arial"/>
                <w:b w:val="false"/>
                <w:bCs w:val="false"/>
                <w:i w:val="false"/>
                <w:iCs w:val="false"/>
                <w:color w:val="000000"/>
                <w:sz w:val="18"/>
                <w:szCs w:val="18"/>
              </w:rPr>
              <w:t xml:space="preserve">Lesson 5: Students explore the roles of water, mineral salts and enzymes in breaking down starch to glucose, using the saliva and starch investigation to explain how food chemicals are processed.</w:t>
            </w:r>
          </w:p>
          <w:p>
            <w:pPr>
              <w:keepNext w:val="false"/>
              <w:spacing w:after="40" w:before="0"/>
              <w:jc w:val="left"/>
            </w:pPr>
            <w:r>
              <w:rPr>
                <w:rFonts w:ascii="Arial" w:cs="Arial" w:eastAsia="Arial" w:hAnsi="Arial"/>
                <w:b w:val="false"/>
                <w:bCs w:val="false"/>
                <w:i w:val="false"/>
                <w:iCs w:val="false"/>
                <w:color w:val="000000"/>
                <w:sz w:val="18"/>
                <w:szCs w:val="18"/>
              </w:rPr>
              <w:t xml:space="preserve">Lesson 6: Students explain how glucose is absorbed, used in cell respiration for energy and regulated back to normal levels, update the DQB, and finalise and present their model answering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long-distance runner from Iten eats githeri and ugali the night before a race and has sustained energy the next day.</w:t>
            </w:r>
          </w:p>
          <w:p>
            <w:pPr>
              <w:spacing w:after="30" w:before="0"/>
              <w:ind w:left="360" w:hanging="180"/>
              <w:jc w:val="left"/>
            </w:pPr>
            <w:r>
              <w:rPr>
                <w:rFonts w:ascii="Arial" w:cs="Arial" w:eastAsia="Arial" w:hAnsi="Arial"/>
                <w:b w:val="false"/>
                <w:bCs w:val="false"/>
                <w:i w:val="false"/>
                <w:iCs w:val="false"/>
                <w:color w:val="000000"/>
                <w:sz w:val="18"/>
                <w:szCs w:val="18"/>
              </w:rPr>
              <w:t xml:space="preserve">–  A pot of boiled maize flour porridge (uji) turns thinner when saliva is added, because enzymes break down starch.</w:t>
            </w:r>
          </w:p>
          <w:p>
            <w:pPr>
              <w:spacing w:after="30" w:before="0"/>
              <w:ind w:left="360" w:hanging="180"/>
              <w:jc w:val="left"/>
            </w:pPr>
            <w:r>
              <w:rPr>
                <w:rFonts w:ascii="Arial" w:cs="Arial" w:eastAsia="Arial" w:hAnsi="Arial"/>
                <w:b w:val="false"/>
                <w:bCs w:val="false"/>
                <w:i w:val="false"/>
                <w:iCs w:val="false"/>
                <w:color w:val="000000"/>
                <w:sz w:val="18"/>
                <w:szCs w:val="18"/>
              </w:rPr>
              <w:t xml:space="preserve">–  Groundnuts or mandazi leave a grease spot on paper, showing that lipids are present in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A person with diabetes in Kisumu must monitor blood glucose after meals because the glucose level does not return to normal as expected.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j0dnj6bn9vtl9g6r7sa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lishit0a2plcrwqzws6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b8uxl0mqadbigx6uy3g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(double lesson: 2 x 40 minutes)): The Blood Glucose Puzzle: Why Does Glucose Rise and Fall After Eating Ugali?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launch the anchoring phenomenon by reading the blood glucose graph of Wanjiru, a Grade 10 learner in Nairobi, after a meal of ugali, sukuma wiki and beans. They make predictions, describe the spike-then-fall pattern with numbers, and ask testable questions about which chemicals in food and which processes cause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pattern in the data: blood glucose concentration rises from 4.5 mmol/L to a peak of 8.0 mmol/L at 60 minutes (an increase of 3.5 mmol/L, about 78% above the starting level), then falls back to 4.5 mmol/L by 180 minutes (a decrease of 3.5 mmol/L over 120 minutes). They recognise that the rise is faster than the fall, that the meal contains several kinds of food chemicals (about 70 g carbohydrate in ugali, about </w:t>
            </w:r>
            <w:del w:id="9083" w:author="Claude (AI) - proposed" w:date="2026-10-15T02:49:21Z">
              <w:r>
                <w:rPr>
                  <w:rFonts w:ascii="Arial" w:cs="Arial" w:eastAsia="Arial" w:hAnsi="Arial"/>
                  <w:b w:val="false"/>
                  <w:bCs w:val="false"/>
                  <w:i w:val="false"/>
                  <w:iCs w:val="false"/>
                  <w:color w:val="000000"/>
                  <w:sz w:val="18"/>
                  <w:szCs w:val="18"/>
                </w:rPr>
                <w:delText xml:space="preserve">20</w:delText>
              </w:r>
            </w:del>
            <w:ins w:id="9084"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085" w:author="Claude (AI) - proposed" w:date="2026-10-15T02:49:21Z">
              <w:r>
                <w:rPr>
                  <w:rFonts w:ascii="Arial" w:cs="Arial" w:eastAsia="Arial" w:hAnsi="Arial"/>
                  <w:b w:val="false"/>
                  <w:bCs w:val="false"/>
                  <w:i w:val="false"/>
                  <w:iCs w:val="false"/>
                  <w:color w:val="000000"/>
                  <w:sz w:val="18"/>
                  <w:szCs w:val="18"/>
                </w:rPr>
                <w:delText xml:space="preserve">15</w:delText>
              </w:r>
            </w:del>
            <w:ins w:id="9086"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in beans, about 3 g protein plus fibre, vitamins and minerals in sukuma wiki, about 10 g fat from cooking oil), and that the pattern suggests something in the body is controlling glucose. KICD Key Inquiry Questions: </w:t>
            </w:r>
            <w:del w:id="9087" w:author="Claude (AI) - proposed" w:date="2026-10-15T02:49:21Z">
              <w:r>
                <w:rPr>
                  <w:rFonts w:ascii="Arial" w:cs="Arial" w:eastAsia="Arial" w:hAnsi="Arial"/>
                  <w:b w:val="false"/>
                  <w:bCs w:val="false"/>
                  <w:i w:val="false"/>
                  <w:iCs w:val="false"/>
                  <w:color w:val="000000"/>
                  <w:sz w:val="18"/>
                  <w:szCs w:val="18"/>
                </w:rPr>
                <w:delText xml:space="preserve">What are the chemicals of life? How do the</w:delText>
              </w:r>
            </w:del>
            <w:ins w:id="9088" w:author="Claude (AI) - proposed" w:date="2026-10-15T02:49:21Z">
              <w:r>
                <w:rPr>
                  <w:rFonts w:ascii="Arial" w:cs="Arial" w:eastAsia="Arial" w:hAnsi="Arial"/>
                  <w:b w:val="false"/>
                  <w:bCs w:val="false"/>
                  <w:i w:val="false"/>
                  <w:iCs w:val="false"/>
                  <w:color w:val="000000"/>
                  <w:sz w:val="18"/>
                  <w:szCs w:val="18"/>
                </w:rPr>
                <w:t xml:space="preserve">How are chemicals important in cells? How is the presence of</w:t>
              </w:r>
            </w:ins>
            <w:r>
              <w:rPr>
                <w:rFonts w:ascii="Arial" w:cs="Arial" w:eastAsia="Arial" w:hAnsi="Arial"/>
                <w:b w:val="false"/>
                <w:bCs w:val="false"/>
                <w:i w:val="false"/>
                <w:iCs w:val="false"/>
                <w:color w:val="000000"/>
                <w:sz w:val="18"/>
                <w:szCs w:val="18"/>
              </w:rPr>
              <w:t xml:space="preserve"> chemicals of life </w:t>
            </w:r>
            <w:del w:id="9089" w:author="Claude (AI) - proposed" w:date="2026-10-15T02:49:21Z">
              <w:r>
                <w:rPr>
                  <w:rFonts w:ascii="Arial" w:cs="Arial" w:eastAsia="Arial" w:hAnsi="Arial"/>
                  <w:b w:val="false"/>
                  <w:bCs w:val="false"/>
                  <w:i w:val="false"/>
                  <w:iCs w:val="false"/>
                  <w:color w:val="000000"/>
                  <w:sz w:val="18"/>
                  <w:szCs w:val="18"/>
                </w:rPr>
                <w:delText xml:space="preserve">contribute to the functioning of living organisms</w:delText>
              </w:r>
            </w:del>
            <w:ins w:id="9090" w:author="Claude (AI) - proposed" w:date="2026-10-15T02:49:21Z">
              <w:r>
                <w:rPr>
                  <w:rFonts w:ascii="Arial" w:cs="Arial" w:eastAsia="Arial" w:hAnsi="Arial"/>
                  <w:b w:val="false"/>
                  <w:bCs w:val="false"/>
                  <w:i w:val="false"/>
                  <w:iCs w:val="false"/>
                  <w:color w:val="000000"/>
                  <w:sz w:val="18"/>
                  <w:szCs w:val="18"/>
                </w:rPr>
                <w:t xml:space="preserve">determined</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(reading a line graph and a table, calculating change and percentage change); asking questions that can be investigated; developing and using an initial model (a flow diagram of food to blood glucose to normal); constructing explanations from evidence; communicating ideas in pairs and as a whole class. Core competencies: Critical thinking and problem solving; Communication and collaboration; Learning to learn.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phenomena such as eating a meal; respect for peers' ideas, including incomplete ones; willingness to say 'I do not know yet' and to revise ideas with evidence; appreciation of the importance of Biology in everyday life, including the food we eat.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chemicals are in the food we eat, and what happens to them in our bodies? (</w:t>
            </w:r>
            <w:del w:id="9091" w:author="Claude (AI) - proposed" w:date="2026-10-15T02:49:21Z">
              <w:r>
                <w:rPr>
                  <w:rFonts w:ascii="Arial" w:cs="Arial" w:eastAsia="Arial" w:hAnsi="Arial"/>
                  <w:b w:val="false"/>
                  <w:bCs w:val="false"/>
                  <w:i w:val="false"/>
                  <w:iCs w:val="false"/>
                  <w:color w:val="000000"/>
                  <w:sz w:val="18"/>
                  <w:szCs w:val="18"/>
                </w:rPr>
                <w:delText xml:space="preserve">Sub-questions: What are the chemicals of life? How do the</w:delText>
              </w:r>
            </w:del>
            <w:ins w:id="9092" w:author="Claude (AI) - proposed" w:date="2026-10-15T02:49:21Z">
              <w:r>
                <w:rPr>
                  <w:rFonts w:ascii="Arial" w:cs="Arial" w:eastAsia="Arial" w:hAnsi="Arial"/>
                  <w:b w:val="false"/>
                  <w:bCs w:val="false"/>
                  <w:i w:val="false"/>
                  <w:iCs w:val="false"/>
                  <w:color w:val="000000"/>
                  <w:sz w:val="18"/>
                  <w:szCs w:val="18"/>
                </w:rPr>
                <w:t xml:space="preserve">KICD key inquiry questions: How are chemicals important in cells? How is the presence of</w:t>
              </w:r>
            </w:ins>
            <w:r>
              <w:rPr>
                <w:rFonts w:ascii="Arial" w:cs="Arial" w:eastAsia="Arial" w:hAnsi="Arial"/>
                <w:b w:val="false"/>
                <w:bCs w:val="false"/>
                <w:i w:val="false"/>
                <w:iCs w:val="false"/>
                <w:color w:val="000000"/>
                <w:sz w:val="18"/>
                <w:szCs w:val="18"/>
              </w:rPr>
              <w:t xml:space="preserve"> chemicals of life </w:t>
            </w:r>
            <w:del w:id="9093" w:author="Claude (AI) - proposed" w:date="2026-10-15T02:49:21Z">
              <w:r>
                <w:rPr>
                  <w:rFonts w:ascii="Arial" w:cs="Arial" w:eastAsia="Arial" w:hAnsi="Arial"/>
                  <w:b w:val="false"/>
                  <w:bCs w:val="false"/>
                  <w:i w:val="false"/>
                  <w:iCs w:val="false"/>
                  <w:color w:val="000000"/>
                  <w:sz w:val="18"/>
                  <w:szCs w:val="18"/>
                </w:rPr>
                <w:delText xml:space="preserve">contribute to the functioning of living organisms</w:delText>
              </w:r>
            </w:del>
            <w:ins w:id="9094" w:author="Claude (AI) - proposed" w:date="2026-10-15T02:49:21Z">
              <w:r>
                <w:rPr>
                  <w:rFonts w:ascii="Arial" w:cs="Arial" w:eastAsia="Arial" w:hAnsi="Arial"/>
                  <w:b w:val="false"/>
                  <w:bCs w:val="false"/>
                  <w:i w:val="false"/>
                  <w:iCs w:val="false"/>
                  <w:color w:val="000000"/>
                  <w:sz w:val="18"/>
                  <w:szCs w:val="18"/>
                </w:rPr>
                <w:t xml:space="preserve">determined</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storyline. Learners meet the puzzle, since they eat ugali, sukuma wiki and beans every day but cannot yet explain the chemistry. They record first ideas, create the first questions on the Driving Question Board (DQB), and draw an initial model. These first questions and the model will be revisited and revised in every later lesson, starting with Lesson 2, where learners find out what elements and compounds make up the meal's chemicals.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heating in this lesson. Do not ask learners to test their own blood glucose or to fast. If any learner has diabetes or a family member who does, handle the topic sensitively, invite but never require personal sharing, and avoid giving medical advice. Remind learners that Wanjiru's graph is data for one </w:t>
            </w:r>
            <w:del w:id="9095" w:author="Claude (AI) - proposed" w:date="2026-10-15T02:49:21Z">
              <w:r>
                <w:rPr>
                  <w:rFonts w:ascii="Arial" w:cs="Arial" w:eastAsia="Arial" w:hAnsi="Arial"/>
                  <w:b w:val="false"/>
                  <w:bCs w:val="false"/>
                  <w:i w:val="false"/>
                  <w:iCs w:val="false"/>
                  <w:color w:val="000000"/>
                  <w:sz w:val="18"/>
                  <w:szCs w:val="18"/>
                </w:rPr>
                <w:delText xml:space="preserve">adult</w:delText>
              </w:r>
            </w:del>
            <w:ins w:id="9096" w:author="Claude (AI) - proposed" w:date="2026-10-15T02:49:21Z">
              <w:r>
                <w:rPr>
                  <w:rFonts w:ascii="Arial" w:cs="Arial" w:eastAsia="Arial" w:hAnsi="Arial"/>
                  <w:b w:val="false"/>
                  <w:bCs w:val="false"/>
                  <w:i w:val="false"/>
                  <w:iCs w:val="false"/>
                  <w:color w:val="000000"/>
                  <w:sz w:val="18"/>
                  <w:szCs w:val="18"/>
                </w:rPr>
                <w:t xml:space="preserve">learner</w:t>
              </w:r>
            </w:ins>
            <w:r>
              <w:rPr>
                <w:rFonts w:ascii="Arial" w:cs="Arial" w:eastAsia="Arial" w:hAnsi="Arial"/>
                <w:b w:val="false"/>
                <w:bCs w:val="false"/>
                <w:i w:val="false"/>
                <w:iCs w:val="false"/>
                <w:color w:val="000000"/>
                <w:sz w:val="18"/>
                <w:szCs w:val="18"/>
              </w:rPr>
              <w:t xml:space="preserve"> and is not a diagnosis. Use clean hands if sharing real food items for a display, and check for food allergies (for example groundnuts) before bringing any food into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a Biology teacher in Nairobi, tells his class that his learner Wanjiru ate lunch of ugali (300 g), sukuma wiki (100 g) and beans (100 g) between 0 and 15 minutes, after fasting, and that her blood glucose was measured for 3 hours. Learners predict the shape of the graph before seeing it, then read the real data (table and graph): 4.5, 5.5, 7.0, 8.0 (peak), 6.5, 5.2, 4.7, 4.5 mmol/L at 0, 15, 30, 60, 90, 120, 150 and 180 min. They calculate the rise (3.5 mmol/L in 60 min, about 78% above the start) and the fall (3.5 mmol/L over 120 min), notice that the rise is faster than the fall, and note that the level is back in the normal fasting range of 4.0 to 5.5 mmol/L by </w:t>
            </w:r>
            <w:del w:id="9097" w:author="Claude (AI) - proposed" w:date="2026-10-15T02:49:21Z">
              <w:r>
                <w:rPr>
                  <w:rFonts w:ascii="Arial" w:cs="Arial" w:eastAsia="Arial" w:hAnsi="Arial"/>
                  <w:b w:val="false"/>
                  <w:bCs w:val="false"/>
                  <w:i w:val="false"/>
                  <w:iCs w:val="false"/>
                  <w:color w:val="000000"/>
                  <w:sz w:val="18"/>
                  <w:szCs w:val="18"/>
                </w:rPr>
                <w:delText xml:space="preserve">150</w:delText>
              </w:r>
            </w:del>
            <w:ins w:id="9098" w:author="Claude (AI) - proposed" w:date="2026-10-15T02:49:21Z">
              <w:r>
                <w:rPr>
                  <w:rFonts w:ascii="Arial" w:cs="Arial" w:eastAsia="Arial" w:hAnsi="Arial"/>
                  <w:b w:val="false"/>
                  <w:bCs w:val="false"/>
                  <w:i w:val="false"/>
                  <w:iCs w:val="false"/>
                  <w:color w:val="000000"/>
                  <w:sz w:val="18"/>
                  <w:szCs w:val="18"/>
                </w:rPr>
                <w:t xml:space="preserve">120 min (5.2 mmol/L) and reaches the starting 4.5 mmol/L at 180</w:t>
              </w:r>
            </w:ins>
            <w:r>
              <w:rPr>
                <w:rFonts w:ascii="Arial" w:cs="Arial" w:eastAsia="Arial" w:hAnsi="Arial"/>
                <w:b w:val="false"/>
                <w:bCs w:val="false"/>
                <w:i w:val="false"/>
                <w:iCs w:val="false"/>
                <w:color w:val="000000"/>
                <w:sz w:val="18"/>
                <w:szCs w:val="18"/>
              </w:rPr>
              <w:t xml:space="preserve"> min. Using a Notice-Wonder-Question routine, they generate questions about the chemicals in the meal and what the body does with them. The class sorts questions into categories on the first DQB, and each learner draws an initial flow-diagram model (food chemicals, then glucose in blood, then back to normal) with question marks where they are unsure. The lesson ends with a Summary Table (We observed, We learned, We can explain) and a reminder that 'You didn't just learn ABOUT science, you DID science!'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jmvide4tdwk49-vnnlgx">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m65cwvnhnq8o9fd_d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rkvozj0-pvx4vvku8s8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pairs. Mr Otieno says Wanjiru, a Grade 10 learner in Nairobi, ate ugali, sukuma wiki and beans after fasting, and her blood glucose concentration was measured at the start and for 3 hours after. Each learner individually sketches a prediction graph in their notebook: x-axis time (0 to 180 min), y-axis blood glucose concentration (mmol/L), with the starting value marked as 4.5 mmol/L. Under the sketch they write one sentence: 'I think the line will ... because ...'. Pairs compare sketches and agree on one reason for the shape. A few pairs hang their predictions on the wall or board. The class takes a quick hand vote on three shapes: stays flat, goes up and stays up, goes up then comes down.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plate or picture of ugali, sukuma wiki and beans and ask: 'Who ate something like this in the last two days? Raise your hand.' Say: 'Today we are going to be scientists solving a puzzle that happens inside you after every meal.' Give instructions clearly: 'Work alone for 3 minutes. Draw what you think happens to blood glucose after Wanjiru's lunch.' Circulate and do not correct sketches; say only 'Tell me more about why you drew it that way.' Ask: 'What do you think glucose is, and where in the meal might it come from?' Then WAIT TIME of 10-15 seconds before taking answers. Cold-call 3 learners (one from each vote group) to explain their reason, using 'Thank you, who has a different idea?' after each. Do not say which shape is correct. Tell learners: 'Keep your sketch. We will compare it with real data in a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seeing data makes learners commit to prior ideas, and it exposes everyday ideas, such as 'glucose just goes up and stays up', that real data can then confirm or challenge. This creates the need to know that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learner's sketch has labelled axes with units (mmol/L, minutes) and a starting value near 4.5; (2) the written reason refers to food or the body, not just guessing; (3) at least 3 different reasons are voiced during cold-calls. Note on a checklist which learners predict 'up then down' and which predict 'up and stay up' or 'flat'. Note any ideas that glucose comes only from sugary foods or that ugali has no connection to glucose. These will be revisited in later lessons.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8j4adoetwud5wju0dhyh">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8k8lobhtarwj_duxd4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gz6yuftnkmy3m9xq1nr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data table and graph of Wanjiru's blood glucose. Table (time after meal start in min: glucose in mmol/L): 0: 4.5; 15: 5.5; 30: 7.0; 60: 8.0 (peak); 90: 6.5; 120: 5.2; 150: 4.7; 180: 4.5. The meal is described as ugali 300 g, sukuma wiki 100 g and beans 100 g eaten between 0 and 15 min. In pairs they (a) plot or trace the graph on graph paper if only the table is available, (b) use a Notice-Wonder routine, with each pair writing 3 things they notice and 2 things they wonder on sticky notes, (c) answer data questions: What was the highest value and when? By how much did glucose rise from 0 to 60 min? (3.5 mmol/L, about 78% above the start) By how much did it fall from 60 to 180 min? (3.5 mmol/L) How long did the rise take and how long the fall? (60 min and 120 min). Which is faster, rise or fall? (Rise: 3.5 mmol/L in 60 min compared with 3.5 mmol/L over 120 min). When did glucose return to the normal fasting range of 4.0 to 5.5 mmol/L? (by </w:t>
            </w:r>
            <w:del w:id="9099" w:author="Claude (AI) - proposed" w:date="2026-10-15T02:49:21Z">
              <w:r>
                <w:rPr>
                  <w:rFonts w:ascii="Arial" w:cs="Arial" w:eastAsia="Arial" w:hAnsi="Arial"/>
                  <w:b w:val="false"/>
                  <w:bCs w:val="false"/>
                  <w:i w:val="false"/>
                  <w:iCs w:val="false"/>
                  <w:color w:val="000000"/>
                  <w:sz w:val="18"/>
                  <w:szCs w:val="18"/>
                </w:rPr>
                <w:delText xml:space="preserve">150 min at 4.7</w:delText>
              </w:r>
            </w:del>
            <w:ins w:id="9100" w:author="Claude (AI) - proposed" w:date="2026-10-15T02:49:21Z">
              <w:r>
                <w:rPr>
                  <w:rFonts w:ascii="Arial" w:cs="Arial" w:eastAsia="Arial" w:hAnsi="Arial"/>
                  <w:b w:val="false"/>
                  <w:bCs w:val="false"/>
                  <w:i w:val="false"/>
                  <w:iCs w:val="false"/>
                  <w:color w:val="000000"/>
                  <w:sz w:val="18"/>
                  <w:szCs w:val="18"/>
                </w:rPr>
                <w:t xml:space="preserve">120 min, at 5.2; it reaches the starting value of 4.5 at 180 min</w:t>
              </w:r>
            </w:ins>
            <w:r>
              <w:rPr>
                <w:rFonts w:ascii="Arial" w:cs="Arial" w:eastAsia="Arial" w:hAnsi="Arial"/>
                <w:b w:val="false"/>
                <w:bCs w:val="false"/>
                <w:i w:val="false"/>
                <w:iCs w:val="false"/>
                <w:color w:val="000000"/>
                <w:sz w:val="18"/>
                <w:szCs w:val="18"/>
              </w:rPr>
              <w:t xml:space="preserve">). Learners then look at the meal composition card: ugali about 70 g carbohydrate (mostly starch from maize); beans about </w:t>
            </w:r>
            <w:del w:id="9101" w:author="Claude (AI) - proposed" w:date="2026-10-15T02:49:21Z">
              <w:r>
                <w:rPr>
                  <w:rFonts w:ascii="Arial" w:cs="Arial" w:eastAsia="Arial" w:hAnsi="Arial"/>
                  <w:b w:val="false"/>
                  <w:bCs w:val="false"/>
                  <w:i w:val="false"/>
                  <w:iCs w:val="false"/>
                  <w:color w:val="000000"/>
                  <w:sz w:val="18"/>
                  <w:szCs w:val="18"/>
                </w:rPr>
                <w:delText xml:space="preserve">20</w:delText>
              </w:r>
            </w:del>
            <w:ins w:id="9102"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103" w:author="Claude (AI) - proposed" w:date="2026-10-15T02:49:21Z">
              <w:r>
                <w:rPr>
                  <w:rFonts w:ascii="Arial" w:cs="Arial" w:eastAsia="Arial" w:hAnsi="Arial"/>
                  <w:b w:val="false"/>
                  <w:bCs w:val="false"/>
                  <w:i w:val="false"/>
                  <w:iCs w:val="false"/>
                  <w:color w:val="000000"/>
                  <w:sz w:val="18"/>
                  <w:szCs w:val="18"/>
                </w:rPr>
                <w:delText xml:space="preserve">15</w:delText>
              </w:r>
            </w:del>
            <w:ins w:id="9104"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sukuma wiki about 3 g protein plus fibre, vitamins A and C and mineral salts (iron, calcium); about 10 g fat from cooking oil. They compare their predictions with the real graph and mark where they were right and where they were surprised.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table and graph. Say: 'This is real-pattern data from one </w:t>
            </w:r>
            <w:del w:id="9105" w:author="Claude (AI) - proposed" w:date="2026-10-15T02:49:21Z">
              <w:r>
                <w:rPr>
                  <w:rFonts w:ascii="Arial" w:cs="Arial" w:eastAsia="Arial" w:hAnsi="Arial"/>
                  <w:b w:val="false"/>
                  <w:bCs w:val="false"/>
                  <w:i w:val="false"/>
                  <w:iCs w:val="false"/>
                  <w:color w:val="000000"/>
                  <w:sz w:val="18"/>
                  <w:szCs w:val="18"/>
                </w:rPr>
                <w:delText xml:space="preserve">adult</w:delText>
              </w:r>
            </w:del>
            <w:ins w:id="9106" w:author="Claude (AI) - proposed" w:date="2026-10-15T02:49:21Z">
              <w:r>
                <w:rPr>
                  <w:rFonts w:ascii="Arial" w:cs="Arial" w:eastAsia="Arial" w:hAnsi="Arial"/>
                  <w:b w:val="false"/>
                  <w:bCs w:val="false"/>
                  <w:i w:val="false"/>
                  <w:iCs w:val="false"/>
                  <w:color w:val="000000"/>
                  <w:sz w:val="18"/>
                  <w:szCs w:val="18"/>
                </w:rPr>
                <w:t xml:space="preserve">Grade 10 learner (Wanjiru)</w:t>
              </w:r>
            </w:ins>
            <w:r>
              <w:rPr>
                <w:rFonts w:ascii="Arial" w:cs="Arial" w:eastAsia="Arial" w:hAnsi="Arial"/>
                <w:b w:val="false"/>
                <w:bCs w:val="false"/>
                <w:i w:val="false"/>
                <w:iCs w:val="false"/>
                <w:color w:val="000000"/>
                <w:sz w:val="18"/>
                <w:szCs w:val="18"/>
              </w:rPr>
              <w:t xml:space="preserve"> in Nairobi who had not eaten before the meal. Look at it silently for 2 minutes. Do not talk yet.' Then: 'Write 3 things you notice and 2 things you wonder.' Circulate and ask: 'Which number tells you the peak? How do you know it is the highest?' and 'How could we work out how much it rose?' Support weaker learners to subtract 8.0 minus 4.5 and to calculate 3.5 divided by 4.5 to get about 78%. Ask: 'Is the rise or the fall quicker? Prove it with numbers.' WAIT TIME of 10-15 seconds before taking answers. Cold-call 4 pairs to share one noticing each, recording it on the board under 'We notice'. Then show the meal card and ask: 'Which foods in the meal do you think could affect glucose most? Why?' Cold-call 3 learners. Do not confirm yet. Say: 'Hold that thought, as that is a question we will investigate.' Ask learners to compare with predictions: 'Whose sketch matched? What would you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Notice-Wonder with data analysis (Analysing and Interpreting Data). Separating what the data show (notice) from what we wonder about (questions) trains learners to ground explanations in evidence. Calculating change and rate (3.5 mmol/L in 60 min versus 120 min) turns a visual pattern into quantitative evidence that something is actively regulating glucose.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can: (1) read the peak (8.0 mmol/L at 60 min) from the table or graph; (2) correctly calculate the rise (3.5 mmol/L) and the fall (3.5 mmol/L); (3) state that the rise is faster than the fall using numbers; (4) identify that glucose returned to the fasting range (4.0 to 5.5 mmol/L) by </w:t>
            </w:r>
            <w:del w:id="9107" w:author="Claude (AI) - proposed" w:date="2026-10-15T02:49:21Z">
              <w:r>
                <w:rPr>
                  <w:rFonts w:ascii="Arial" w:cs="Arial" w:eastAsia="Arial" w:hAnsi="Arial"/>
                  <w:b w:val="false"/>
                  <w:bCs w:val="false"/>
                  <w:i w:val="false"/>
                  <w:iCs w:val="false"/>
                  <w:color w:val="000000"/>
                  <w:sz w:val="18"/>
                  <w:szCs w:val="18"/>
                </w:rPr>
                <w:delText xml:space="preserve">150</w:delText>
              </w:r>
            </w:del>
            <w:ins w:id="9108" w:author="Claude (AI) - proposed" w:date="2026-10-15T02:49:21Z">
              <w:r>
                <w:rPr>
                  <w:rFonts w:ascii="Arial" w:cs="Arial" w:eastAsia="Arial" w:hAnsi="Arial"/>
                  <w:b w:val="false"/>
                  <w:bCs w:val="false"/>
                  <w:i w:val="false"/>
                  <w:iCs w:val="false"/>
                  <w:color w:val="000000"/>
                  <w:sz w:val="18"/>
                  <w:szCs w:val="18"/>
                </w:rPr>
                <w:t xml:space="preserve">120</w:t>
              </w:r>
            </w:ins>
            <w:r>
              <w:rPr>
                <w:rFonts w:ascii="Arial" w:cs="Arial" w:eastAsia="Arial" w:hAnsi="Arial"/>
                <w:b w:val="false"/>
                <w:bCs w:val="false"/>
                <w:i w:val="false"/>
                <w:iCs w:val="false"/>
                <w:color w:val="000000"/>
                <w:sz w:val="18"/>
                <w:szCs w:val="18"/>
              </w:rPr>
              <w:t xml:space="preserve"> min; (5) write at least 2 'wonder' statements. Common errors to listen for: reading the graph as if glucose peaked at 15 min, confusing the units (minutes versus mmol/L), or saying the graph shows how much glucose was eaten. Use quick thumbs-up or thumbs-down checks after each calculation.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7fmoy_domb-iq2fu06-h">
              <w:r>
                <w:rPr>
                  <w:rFonts w:ascii="Arial" w:cs="Arial" w:eastAsia="Arial" w:hAnsi="Arial"/>
                  <w:color w:val="2E75B6"/>
                  <w:sz w:val="16"/>
                  <w:szCs w:val="16"/>
                  <w:u w:val="single" w:color="2E75B6"/>
                </w:rPr>
                <w:t xml:space="preserve">Worked example: slope from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cq9wx_xv8deskr_ti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bnior4sj56wiz5zv5n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construct a first-draft explanation of the graph using a Claim-Evidence-Reasoning organiser. Claim: </w:t>
            </w:r>
            <w:ins w:id="9109" w:author="Claude (AI) - proposed" w:date="2026-10-15T02:49:21Z">
              <w:r>
                <w:rPr>
                  <w:rFonts w:ascii="Arial" w:cs="Arial" w:eastAsia="Arial" w:hAnsi="Arial"/>
                  <w:b w:val="false"/>
                  <w:bCs w:val="false"/>
                  <w:i w:val="false"/>
                  <w:iCs w:val="false"/>
                  <w:color w:val="000000"/>
                  <w:sz w:val="18"/>
                  <w:szCs w:val="18"/>
                </w:rPr>
                <w:t xml:space="preserve">your answer to '</w:t>
              </w:r>
            </w:ins>
            <w:r>
              <w:rPr>
                <w:rFonts w:ascii="Arial" w:cs="Arial" w:eastAsia="Arial" w:hAnsi="Arial"/>
                <w:b w:val="false"/>
                <w:bCs w:val="false"/>
                <w:i w:val="false"/>
                <w:iCs w:val="false"/>
                <w:color w:val="000000"/>
                <w:sz w:val="18"/>
                <w:szCs w:val="18"/>
              </w:rPr>
              <w:t xml:space="preserve">what causes the rise and what causes the fall?</w:t>
            </w:r>
            <w:ins w:id="9110" w:author="Claude (AI) - proposed" w:date="2026-10-15T02:49: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Evidence: specific numbers from the table and facts from the meal card. Reasoning: </w:t>
            </w:r>
            <w:ins w:id="9111" w:author="Claude (AI) - proposed" w:date="2026-10-15T02:49:21Z">
              <w:r>
                <w:rPr>
                  <w:rFonts w:ascii="Arial" w:cs="Arial" w:eastAsia="Arial" w:hAnsi="Arial"/>
                  <w:b w:val="false"/>
                  <w:bCs w:val="false"/>
                  <w:i w:val="false"/>
                  <w:iCs w:val="false"/>
                  <w:color w:val="000000"/>
                  <w:sz w:val="18"/>
                  <w:szCs w:val="18"/>
                </w:rPr>
                <w:t xml:space="preserve">your best science idea for how the evidence leads to the claim (</w:t>
              </w:r>
            </w:ins>
            <w:r>
              <w:rPr>
                <w:rFonts w:ascii="Arial" w:cs="Arial" w:eastAsia="Arial" w:hAnsi="Arial"/>
                <w:b w:val="false"/>
                <w:bCs w:val="false"/>
                <w:i w:val="false"/>
                <w:iCs w:val="false"/>
                <w:color w:val="000000"/>
                <w:sz w:val="18"/>
                <w:szCs w:val="18"/>
              </w:rPr>
              <w:t xml:space="preserve">'I think ... because ...'</w:t>
            </w:r>
            <w:ins w:id="9112" w:author="Claude (AI) - proposed" w:date="2026-10-15T02:49:21Z">
              <w:r>
                <w:rPr>
                  <w:rFonts w:ascii="Arial" w:cs="Arial" w:eastAsia="Arial" w:hAnsi="Arial"/>
                  <w:b w:val="false"/>
                  <w:bCs w:val="false"/>
                  <w:i w:val="false"/>
                  <w:iCs w:val="false"/>
                  <w:color w:val="000000"/>
                  <w:sz w:val="18"/>
                  <w:szCs w:val="18"/>
                </w:rPr>
                <w:t xml:space="preserve">); at this stage it may be incomplete</w:t>
              </w:r>
            </w:ins>
            <w:r>
              <w:rPr>
                <w:rFonts w:ascii="Arial" w:cs="Arial" w:eastAsia="Arial" w:hAnsi="Arial"/>
                <w:b w:val="false"/>
                <w:bCs w:val="false"/>
                <w:i w:val="false"/>
                <w:iCs w:val="false"/>
                <w:color w:val="000000"/>
                <w:sz w:val="18"/>
                <w:szCs w:val="18"/>
              </w:rPr>
              <w:t xml:space="preserve">. They also respond to three prompts: (1) Which chemicals in the meal could be the source of the glucose? (2) What might the body be doing between 0 and 60 min? (3) What might be happening between 60 and 180 min so that glucose does not stay at 8.0 mmol/L? Each group marks statements they are confident about in one colour and statements they are unsure about in another. One member from each group shares the explanation in 1 minute. Learners then write in their notebooks 'What I am sure about' and 'What I am not sure about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is not to be right today. Your job is to use evidence from the graph and the meal to give your best explanation so far.' Provide the CER organiser and sentence starters: 'The data show ...', 'This suggests ...', 'I am not sure about ...'. Circulate and ask probing questions: 'You said ugali causes the rise. What evidence from the meal card supports that?' 'You said the body removes glucose. Where might it go?' 'If glucose only came from the food, why would it ever come down?' After 8 minutes, WAIT TIME of 10-15 seconds, then cold-call 4 groups to share. Record key ideas on chart paper under 'Our first ideas', writing exactly what learners say, even if partly incorrect. Ask: 'Which ideas did more than one group share?' and 'Which ideas disagree?' Do not give the scientific explanation. Say: 'These disagreements are exactly what we will test in the next lessons.' Praise the use of evidence, for example: 'I like how you used 3.5 mmol/L in 60 minutes versus 120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confidence sort. Writing a claim and linking it to numbers pushes learners from vague talk to evidence-based reasoning. Marking sure and unsure statements makes gaps in knowledge visible, which sets up the questions for the DQB and shows learners that not knowing is the starting point of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claims that identify food (especially ugali and other carbohydrates) as a source of glucose; (2) evidence that cites at least one number from the table; (3) acknowledgement that something must remove glucose from the blood after the peak; (4) a clear 'not sure' list that includes the processes (how food becomes glucose, where glucose goes). Mark each group on a 3-point scale: 1 = claim only, 2 = claim plus a number, 3 = claim plus number plus reasoning. Note learners who think glucose just 'disappears' or is 'burnt off' in the stomach.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wyab4not3pxm6jhpsbge">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5ikmlf9ko22mvzfim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4dofzy7rzq8qvqaxlt_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2 or more questions on separate sticky notes, beginning with 'What', 'Why', 'How' or 'Which', that could help explain the glucose graph (for example: What chemicals are in ugali? Why does glucose rise slowly after eating? How does food become glucose? What makes the glucose go down? Which foods make glucose rise most?). Learners post their questions under the driving question: 'What chemicals are in the food we eat, and what happens to them in our bodies?' The class works together to group similar questions into categories (for example: What chemicals are in food? How are they broken down? Where does glucose go? What controls the level?). Learners vote with a star on the 3 questions they most want answered. They then mark which questions might be answered by testing foods in the lab and which need other kinds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on a large chart. Say: 'Write every question you have. There are no silly questions.' Model one good question: 'What chemicals are in ugali?' and one that is too vague: 'Why is food?' and ask 'How could we make this one more testable?' Give 5 minutes of silent writing, then ask learners to post questions. Cold-call 5 learners to read their question aloud and say where it should go. Ask: 'Which questions are asking the same thing? Who can group them?' WAIT TIME of 10-15 seconds before each cold-call. Add your own question if missing: 'Why does the level not stay at 8.0 mmol/L?' Say: 'This board belongs to all of us. We will add answers and new questions in every lesson.' Link the questions to the KICD key inquiry questions: '</w:t>
            </w:r>
            <w:del w:id="9113" w:author="Claude (AI) - proposed" w:date="2026-10-15T02:49:21Z">
              <w:r>
                <w:rPr>
                  <w:rFonts w:ascii="Arial" w:cs="Arial" w:eastAsia="Arial" w:hAnsi="Arial"/>
                  <w:b w:val="false"/>
                  <w:bCs w:val="false"/>
                  <w:i w:val="false"/>
                  <w:iCs w:val="false"/>
                  <w:color w:val="000000"/>
                  <w:sz w:val="18"/>
                  <w:szCs w:val="18"/>
                </w:rPr>
                <w:delText xml:space="preserve">What are the chemicals of life? How do the</w:delText>
              </w:r>
            </w:del>
            <w:ins w:id="9114" w:author="Claude (AI) - proposed" w:date="2026-10-15T02:49:21Z">
              <w:r>
                <w:rPr>
                  <w:rFonts w:ascii="Arial" w:cs="Arial" w:eastAsia="Arial" w:hAnsi="Arial"/>
                  <w:b w:val="false"/>
                  <w:bCs w:val="false"/>
                  <w:i w:val="false"/>
                  <w:iCs w:val="false"/>
                  <w:color w:val="000000"/>
                  <w:sz w:val="18"/>
                  <w:szCs w:val="18"/>
                </w:rPr>
                <w:t xml:space="preserve">How are chemicals important in cells? How is the presence of</w:t>
              </w:r>
            </w:ins>
            <w:r>
              <w:rPr>
                <w:rFonts w:ascii="Arial" w:cs="Arial" w:eastAsia="Arial" w:hAnsi="Arial"/>
                <w:b w:val="false"/>
                <w:bCs w:val="false"/>
                <w:i w:val="false"/>
                <w:iCs w:val="false"/>
                <w:color w:val="000000"/>
                <w:sz w:val="18"/>
                <w:szCs w:val="18"/>
              </w:rPr>
              <w:t xml:space="preserve"> chemicals of life </w:t>
            </w:r>
            <w:del w:id="9115" w:author="Claude (AI) - proposed" w:date="2026-10-15T02:49:21Z">
              <w:r>
                <w:rPr>
                  <w:rFonts w:ascii="Arial" w:cs="Arial" w:eastAsia="Arial" w:hAnsi="Arial"/>
                  <w:b w:val="false"/>
                  <w:bCs w:val="false"/>
                  <w:i w:val="false"/>
                  <w:iCs w:val="false"/>
                  <w:color w:val="000000"/>
                  <w:sz w:val="18"/>
                  <w:szCs w:val="18"/>
                </w:rPr>
                <w:delText xml:space="preserve">contribute to the functioning of living organisms</w:delText>
              </w:r>
            </w:del>
            <w:ins w:id="9116" w:author="Claude (AI) - proposed" w:date="2026-10-15T02:49:21Z">
              <w:r>
                <w:rPr>
                  <w:rFonts w:ascii="Arial" w:cs="Arial" w:eastAsia="Arial" w:hAnsi="Arial"/>
                  <w:b w:val="false"/>
                  <w:bCs w:val="false"/>
                  <w:i w:val="false"/>
                  <w:iCs w:val="false"/>
                  <w:color w:val="000000"/>
                  <w:sz w:val="18"/>
                  <w:szCs w:val="18"/>
                </w:rPr>
                <w:t xml:space="preserve">determined</w:t>
              </w:r>
            </w:ins>
            <w:r>
              <w:rPr>
                <w:rFonts w:ascii="Arial" w:cs="Arial" w:eastAsia="Arial" w:hAnsi="Arial"/>
                <w:b w:val="false"/>
                <w:bCs w:val="false"/>
                <w:i w:val="false"/>
                <w:iCs w:val="false"/>
                <w:color w:val="000000"/>
                <w:sz w:val="18"/>
                <w:szCs w:val="18"/>
              </w:rPr>
              <w:t xml:space="preserve">?' Photograph or keep the board safely for the next lessons. Tell learners that Lesson 2 will start from the question 'What chemicals are in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categorising. Learner-generated questions give ownership of the learning and show how the unit's lessons will answer them. Sorting questions into categories helps learners see the structure of the problem, namely chemicals in food, digestion, glucose in blood and control of glucose, and turns curiosity into an investigation plan.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each learner has posted at least 2 questions; (2) at least half of the questions are testable or investigable rather than yes/no or factual lookups; (3) the board includes questions across at least 3 categories (food chemicals, breakdown, control of glucose); (4) learners can justify the category for their question. Record the number of learners who ask about what happens inside the body after the peak, which shows they are connecting to the fall in the graph. Give a quick prompt to learners with weak questions: 'Can you start it with How or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jfz7bd60ihoyynqxasow">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z8qhwn0bxe3yuqnp9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78gi3_dhe-kagqo1mav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on a half page of paper or in their notebook. The model is a flow diagram with boxes and arrows: Food chemicals (ugali, beans, sukuma wiki, oil) → ? → Glucose in blood (rises to 8.0 mmol/L at 60 min) → ? → Back to normal (4.5 mmol/L at 180 min). Learners put question marks where they do not know the process and add labels such as 'stomach?', 'cells?' or 'liver?' if they have ideas. In pairs they compare models and add one idea or question from their partner. Then each learner completes the Summary Table in their notebook with three columns: We observed, We learned, We can explain (see prompts). The class keeps the models in a folder to revise in Lesson 2 and later. Final celebration: learners stand and say together, 'We didn't just learn ABOUT science, we DID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skeleton on the board: Food chemicals → ? → Glucose in blood → ? → Back to normal. Say: 'A model is our best current idea of how something works. It will change as we find evidence.' Remind learners to include numbers from the graph (4.5, 8.0 at 60 min, 4.5 at 180 min). Circulate and ask: 'What do you think happens at the first arrow? What goes in the second question mark?' Do not supply answers; if learners ask, say 'Good question, put it on the DQB.' After 8 minutes, WAIT TIME of 10-15 seconds, then cold-call 3 learners to describe their model in 30 seconds each. Ask: 'What is one thing you are unsure about in your model?' Collect or photograph models for comparison later. Close with the celebration checklist: 'Do you feel accomplished? Do you value the process? Are you confident to keep investigating?' and the closing statement: 'You didn't just learn ABOUT science, you DID science!' Preview Lesson 2: 'Next time we find out what the meal itself is made of.'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(initial flow-diagram model). Putting question marks in the model makes learners' current thinking and knowledge gaps visible. Because the same model is revised in every lesson, learners can see their own learning grow, and the model links the three pieces of the phenomenon: food chemicals, the rise in glucose, and the fall back to normal.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(1) has the five parts in correct order, from food chemicals to normal; (2) includes at least one number from the graph; (3) shows at least one question mark or unknown; (4) includes some idea about what causes the fall (for example cells, body, organ). Use a 3-level scale: Level 1 = boxes only, Level 2 = boxes with labelled processes, Level 3 = labelled processes plus evidence from the graph. Check the Summary Table for accurate data statements (peak 8.0 mmol/L at 60 min; rise 3.5 mmol/L; fall over 120 min). Note learners who confuse the rise with the fall or time with concentration.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learner commit to a prediction before seeing the data, and how many predicted up then down? (2) Could learners calculate the rise (3.5 mmol/L) and the fall (3.5 mmol/L over 120 min) and say that the rise is faster than the fall? Which learners need support with percentage change (about 78%)? (3) What ideas did learners offer about the cause of the rise and fall (for example food, stomach, sugar, energy, 'burnt')? Record these to compare with evidence in later lessons. (4) Were the DQB questions testable, and do they cover chemicals in food, breakdown, where glucose goes, and what controls it? Which questions need rewording? (5) Were quieter learners heard through cold-calls and pair talk? (6) Were any learners uncomfortable discussing diabetes or fasting, and how did you handle it? (7) Is the DQB displayed safely so it can be revisited at the start of Lesson 2, and are the models stored for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blood glucose concentration was 4.5 mmol/L before the meal of ugali, sukuma wiki and beans, rose to a peak of 8.0 mmol/L at 60 minutes (a rise of 3.5 mmol/L, about 78% above the start), then fell back to 4.5 mmol/L by 180 minutes (a fall of 3.5 mmol/L over 120 minutes). The rise was faster than the fall, and the level was back in the normal range (4.0 to 5.5 mmol/L) by </w:t>
            </w:r>
            <w:del w:id="9117" w:author="Claude (AI) - proposed" w:date="2026-10-15T02:49:21Z">
              <w:r>
                <w:rPr>
                  <w:rFonts w:ascii="Arial" w:cs="Arial" w:eastAsia="Arial" w:hAnsi="Arial"/>
                  <w:b w:val="false"/>
                  <w:bCs w:val="false"/>
                  <w:i w:val="false"/>
                  <w:iCs w:val="false"/>
                  <w:color w:val="000000"/>
                  <w:sz w:val="18"/>
                  <w:szCs w:val="18"/>
                </w:rPr>
                <w:delText xml:space="preserve">150 minutes at 4.7</w:delText>
              </w:r>
            </w:del>
            <w:ins w:id="9118" w:author="Claude (AI) - proposed" w:date="2026-10-15T02:49:21Z">
              <w:r>
                <w:rPr>
                  <w:rFonts w:ascii="Arial" w:cs="Arial" w:eastAsia="Arial" w:hAnsi="Arial"/>
                  <w:b w:val="false"/>
                  <w:bCs w:val="false"/>
                  <w:i w:val="false"/>
                  <w:iCs w:val="false"/>
                  <w:color w:val="000000"/>
                  <w:sz w:val="18"/>
                  <w:szCs w:val="18"/>
                </w:rPr>
                <w:t xml:space="preserve">120 minutes at 5.2</w:t>
              </w:r>
            </w:ins>
            <w:r>
              <w:rPr>
                <w:rFonts w:ascii="Arial" w:cs="Arial" w:eastAsia="Arial" w:hAnsi="Arial"/>
                <w:b w:val="false"/>
                <w:bCs w:val="false"/>
                <w:i w:val="false"/>
                <w:iCs w:val="false"/>
                <w:color w:val="000000"/>
                <w:sz w:val="18"/>
                <w:szCs w:val="18"/>
              </w:rPr>
              <w:t xml:space="preserve"> mmol/L.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read a blood glucose graph and table, to calculate the change in concentration and compare how fast it rose and fell, and to turn what we wonder into testable questions. We learned that the meal contains different chemicals (about 70 g carbohydrate in ugali, about </w:t>
            </w:r>
            <w:del w:id="9119" w:author="Claude (AI) - proposed" w:date="2026-10-15T02:49:21Z">
              <w:r>
                <w:rPr>
                  <w:rFonts w:ascii="Arial" w:cs="Arial" w:eastAsia="Arial" w:hAnsi="Arial"/>
                  <w:b w:val="false"/>
                  <w:bCs w:val="false"/>
                  <w:i w:val="false"/>
                  <w:iCs w:val="false"/>
                  <w:color w:val="000000"/>
                  <w:sz w:val="18"/>
                  <w:szCs w:val="18"/>
                </w:rPr>
                <w:delText xml:space="preserve">20</w:delText>
              </w:r>
            </w:del>
            <w:ins w:id="9120"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121" w:author="Claude (AI) - proposed" w:date="2026-10-15T02:49:21Z">
              <w:r>
                <w:rPr>
                  <w:rFonts w:ascii="Arial" w:cs="Arial" w:eastAsia="Arial" w:hAnsi="Arial"/>
                  <w:b w:val="false"/>
                  <w:bCs w:val="false"/>
                  <w:i w:val="false"/>
                  <w:iCs w:val="false"/>
                  <w:color w:val="000000"/>
                  <w:sz w:val="18"/>
                  <w:szCs w:val="18"/>
                </w:rPr>
                <w:delText xml:space="preserve">15</w:delText>
              </w:r>
            </w:del>
            <w:ins w:id="9122"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in beans, about 10 g fat from oil, and vitamins and mineral salts in sukuma wiki) and that we do not yet know which ones affect blood glucose.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as a first idea, that something in the meal (probably the food chemicals in ugali) causes glucose in the blood to rise, and that something in the body must later lower it again because the level does not stay at 8.0 mmol/L. We cannot yet explain how food becomes glucose or where glucose goes, so we recorded these as questions on the Driving Question Board and in our initial flow-diagram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n_g-mrh9c7u4sva-qkx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go-ahqdfubj5eebg6ox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w:t>
            </w:r>
            <w:del w:id="9123" w:author="Claude (AI) - proposed" w:date="2026-10-15T02:49:21Z">
              <w:r>
                <w:rPr>
                  <w:rFonts w:ascii="Arial" w:cs="Arial" w:eastAsia="Arial" w:hAnsi="Arial"/>
                  <w:b/>
                  <w:bCs/>
                  <w:i w:val="false"/>
                  <w:iCs w:val="false"/>
                  <w:color w:val="FFFFFF"/>
                  <w:sz w:val="22"/>
                  <w:szCs w:val="22"/>
                </w:rPr>
                <w:delText xml:space="preserve">40 minutes (one double period may be used if available</w:delText>
              </w:r>
            </w:del>
            <w:ins w:id="9124" w:author="Claude (AI) - proposed" w:date="2026-10-15T02:49:21Z">
              <w:r>
                <w:rPr>
                  <w:rFonts w:ascii="Arial" w:cs="Arial" w:eastAsia="Arial" w:hAnsi="Arial"/>
                  <w:b/>
                  <w:bCs/>
                  <w:i w:val="false"/>
                  <w:iCs w:val="false"/>
                  <w:color w:val="FFFFFF"/>
                  <w:sz w:val="22"/>
                  <w:szCs w:val="22"/>
                </w:rPr>
                <w:t xml:space="preserve">80 minutes (double lesson: 2 x 40 minutes</w:t>
              </w:r>
            </w:ins>
            <w:r>
              <w:rPr>
                <w:rFonts w:ascii="Arial" w:cs="Arial" w:eastAsia="Arial" w:hAnsi="Arial"/>
                <w:b/>
                <w:bCs/>
                <w:i w:val="false"/>
                <w:iCs w:val="false"/>
                <w:color w:val="FFFFFF"/>
                <w:sz w:val="22"/>
                <w:szCs w:val="22"/>
              </w:rPr>
              <w:t xml:space="preserve">)): Elements and Compounds of Life: What Is Wanjiru's Lunch Made Of?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elements that make up living things and foods, and classify the nutrients in Kenyan foods (ugali, beans, sukuma wiki, milk, nyama choma) as organic or inorganic compounds, so that they can say which chemicals might be responsible for the rise and fall of Wanjiru's blood glucose.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Living things and foods are made of elements: carbon (C), hydrogen (H), oxygen (O), nitrogen (N), phosphorus (P), sulphur (S), plus mineral elements Ca, Fe, Mg, Na and K. Elements combine to form compounds. Organic compounds contain carbon bonded to hydrogen: carbohydrates, proteins, lipids and vitamins. Inorganic compounds include water and mineral salts. The meal of ugali 300 g, sukuma wiki 100 g and beans 100 g contains about 70 g carbohydrate in ugali, about </w:t>
            </w:r>
            <w:del w:id="9125" w:author="Claude (AI) - proposed" w:date="2026-10-15T02:49:21Z">
              <w:r>
                <w:rPr>
                  <w:rFonts w:ascii="Arial" w:cs="Arial" w:eastAsia="Arial" w:hAnsi="Arial"/>
                  <w:b w:val="false"/>
                  <w:bCs w:val="false"/>
                  <w:i w:val="false"/>
                  <w:iCs w:val="false"/>
                  <w:color w:val="000000"/>
                  <w:sz w:val="18"/>
                  <w:szCs w:val="18"/>
                </w:rPr>
                <w:delText xml:space="preserve">20</w:delText>
              </w:r>
            </w:del>
            <w:ins w:id="9126"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127" w:author="Claude (AI) - proposed" w:date="2026-10-15T02:49:21Z">
              <w:r>
                <w:rPr>
                  <w:rFonts w:ascii="Arial" w:cs="Arial" w:eastAsia="Arial" w:hAnsi="Arial"/>
                  <w:b w:val="false"/>
                  <w:bCs w:val="false"/>
                  <w:i w:val="false"/>
                  <w:iCs w:val="false"/>
                  <w:color w:val="000000"/>
                  <w:sz w:val="18"/>
                  <w:szCs w:val="18"/>
                </w:rPr>
                <w:delText xml:space="preserve">15</w:delText>
              </w:r>
            </w:del>
            <w:ins w:id="9128"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in beans, about 3 g protein plus fibre, vitamins A and C and mineral salts (iron, calcium) in sukuma wiki, and about 10 g fat from cooking oil.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 classification chart of food chemicals); analysing and interpreting data (meal nutrient approximations); constructing explanations; classifying; asking questions; communicating scientific ideas;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everyday foods are made of; respect for others' ideas during group classification; appreciation of Kenyan foods as sources of the chemicals of life; responsibility for evidence-based claims.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29" w:author="Claude (AI) - proposed" w:date="2026-10-15T02:49:21Z">
              <w:r>
                <w:rPr>
                  <w:rFonts w:ascii="Arial" w:cs="Arial" w:eastAsia="Arial" w:hAnsi="Arial"/>
                  <w:b w:val="false"/>
                  <w:bCs w:val="false"/>
                  <w:i w:val="false"/>
                  <w:iCs w:val="false"/>
                  <w:color w:val="000000"/>
                  <w:sz w:val="18"/>
                  <w:szCs w:val="18"/>
                </w:rPr>
                <w:delText xml:space="preserve">What are the chemicals of life</w:delText>
              </w:r>
            </w:del>
            <w:ins w:id="9130" w:author="Claude (AI) - proposed" w:date="2026-10-15T02:49:21Z">
              <w:r>
                <w:rPr>
                  <w:rFonts w:ascii="Arial" w:cs="Arial" w:eastAsia="Arial" w:hAnsi="Arial"/>
                  <w:b w:val="false"/>
                  <w:bCs w:val="false"/>
                  <w:i w:val="false"/>
                  <w:iCs w:val="false"/>
                  <w:color w:val="000000"/>
                  <w:sz w:val="18"/>
                  <w:szCs w:val="18"/>
                </w:rPr>
                <w:t xml:space="preserve">How are chemicals important in cells</w:t>
              </w:r>
            </w:ins>
            <w:r>
              <w:rPr>
                <w:rFonts w:ascii="Arial" w:cs="Arial" w:eastAsia="Arial" w:hAnsi="Arial"/>
                <w:b w:val="false"/>
                <w:bCs w:val="false"/>
                <w:i w:val="false"/>
                <w:iCs w:val="false"/>
                <w:color w:val="000000"/>
                <w:sz w:val="18"/>
                <w:szCs w:val="18"/>
              </w:rPr>
              <w:t xml:space="preserve">? (KICD key inquiry question 1). Lesson question: Which chemicals are in Wanjiru's lunch, and which are organic and which are inorganic?</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read Wanjiru's blood glucose graph (4.5 mmol/L at 0 min, a peak of 8.0 at 60 min, back to 4.5 by 180 min) and the DQB questions asked what chemicals are in food. This lesson answers the first part: it names the elements and compound groups in the meal and sorts them as organic or inorganic. It narrows the list of suspects for the glucose spike to organic compounds, especially carbohydrates, but does not yet test for them (Lesson 3) or explain proteins and lipids in detail (Lesson 4) or enzymes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reagents are used in this lesson</w:t>
            </w:r>
            <w:ins w:id="9131" w:author="Claude (AI) - proposed" w:date="2026-10-15T02:49:21Z">
              <w:r>
                <w:rPr>
                  <w:rFonts w:ascii="Arial" w:cs="Arial" w:eastAsia="Arial" w:hAnsi="Arial"/>
                  <w:b w:val="false"/>
                  <w:bCs w:val="false"/>
                  <w:i w:val="false"/>
                  <w:iCs w:val="false"/>
                  <w:color w:val="000000"/>
                  <w:sz w:val="18"/>
                  <w:szCs w:val="18"/>
                </w:rPr>
                <w:t xml:space="preserve">, but the teacher demonstrates a burn test at Station C. Hold a small piece of dry maize flour or ugali crust on a metal spatula with a holder, keep learners 2 metres back, tie back long hair and loose clothing, work on a non-flammable surface away from paper, and keep water and a damp cloth nearby</w:t>
              </w:r>
            </w:ins>
            <w:r>
              <w:rPr>
                <w:rFonts w:ascii="Arial" w:cs="Arial" w:eastAsia="Arial" w:hAnsi="Arial"/>
                <w:b w:val="false"/>
                <w:bCs w:val="false"/>
                <w:i w:val="false"/>
                <w:iCs w:val="false"/>
                <w:color w:val="000000"/>
                <w:sz w:val="18"/>
                <w:szCs w:val="18"/>
              </w:rPr>
              <w:t xml:space="preserve">. Learners handle only food samples for display: ugali, cooked beans, sukuma wiki, milk, nyama choma. Use clean plates and hand washing before and after. Do not allow tasting unless the food is hygienically prepared and no learner has an allergy (check for groundnut, milk or other allergies). Keep samples covered and dispose of leftovers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brings Wanjiru's lunch to class as food samples (or labelled pictures): ugali, beans, sukuma wiki, milk and nyama choma. Learners first predict what chemicals the foods contain, then collect evidence from the meal nutrient approximations and a short element card activity showing that all foods are made of a small set of elements (C, H, O, N, P, S, Ca, Fe, Mg, Na, K). In the explain phase learners build a classification chart sorting nutrients into organic (carbohydrates, proteins, lipids, vitamins) and inorganic (water, mineral salts) groups, using the rule that organic compounds contain carbon bonded to hydrogen. They return to the DQB to answer 'What chemicals are in food?' at the level of compound groups and add new questions about how to detect each group, and add the first box of the class model: Food chemicals.</w:t>
            </w:r>
            <w:ins w:id="9132" w:author="Claude (AI) - proposed" w:date="2026-10-15T02:49:21Z">
              <w:r>
                <w:rPr>
                  <w:rFonts w:ascii="Arial" w:cs="Arial" w:eastAsia="Arial" w:hAnsi="Arial"/>
                  <w:b w:val="false"/>
                  <w:bCs w:val="false"/>
                  <w:i w:val="false"/>
                  <w:iCs w:val="false"/>
                  <w:color w:val="000000"/>
                  <w:sz w:val="18"/>
                  <w:szCs w:val="18"/>
                </w:rPr>
                <w:t xml:space="preserve"> Suggested pacing for the 80-minute double lesson: Predict 10 min, Observe 25 min (three 5-minute stations plus set-up and reporting), Explain 20 min, Driving Question Board 10 min, Model Building 15 min.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xpx0blwiyr68q5lia91q">
              <w:r>
                <w:rPr>
                  <w:rFonts w:ascii="Arial" w:cs="Arial" w:eastAsia="Arial" w:hAnsi="Arial"/>
                  <w:color w:val="2E75B6"/>
                  <w:sz w:val="16"/>
                  <w:szCs w:val="16"/>
                  <w:u w:val="single" w:color="2E75B6"/>
                </w:rPr>
                <w:t xml:space="preserve">Elemental building blocks of biological molecules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7xl7sbq_i1ifywfmg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stq-pfzwrgohqj9fqgnz">
              <w:r>
                <w:rPr>
                  <w:rFonts w:ascii="Arial" w:cs="Arial" w:eastAsia="Arial" w:hAnsi="Arial"/>
                  <w:color w:val="2E75B6"/>
                  <w:sz w:val="16"/>
                  <w:szCs w:val="16"/>
                  <w:u w:val="single" w:color="2E75B6"/>
                </w:rPr>
                <w:t xml:space="preserve">Elements of life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7tuzkhxvkpilakdkfus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Wanjiru's lunch on a table: ugali, cooked beans, sukuma wiki, milk and nyama choma (real samples or pictures). Mr Otieno reminds them of the graph from Lesson 1, where blood glucose rose from 4.5 to 8.0 mmol/L at 60 min. Individually, in their science notebooks, learners write for 3 minutes: 'List the chemicals you think are in each food.' Then they predict: 'Which of these chemicals might make blood glucose rise?' They draw a quick two-column table, with foods on the left and predicted chemicals on the right (for example: sugar, starch, protein, fat, water, salt, iron). In pairs they compare lists and circle one chemical they are unsure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foods and the Lesson 1 graph. Say: 'Last lesson we asked what chemicals are in the food Wanjiru ate. Today we start answering. Before I tell you anything, write what you already think.' Give 3 minutes of silent writing. Then say: 'Turn to your partner and compare. Where do you agree? Where do you disagree?' Cold-call 4 learners (not volunteers) to share one chemical each; record all ideas on the board without judging, including incorrect ones such as 'sugar is in ugali'. Ask: 'What makes you think that?' and WAIT TIME 10-15 seconds before taking responses. Ask: 'Which of these chemicals could end up as glucose in the blood?' and record 3 predictions. Circulate and note common ideas, such as 'chemicals are only in medicines' or 'ugali is just one chemical'.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a Predict-and-Record (individual then pair then whole class). Writing predictions first makes learners commit to ideas, so they can later see how evidence changes their thinking. Recording all ideas, including misconceptions, creates a visible baseline for revision of the class model and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4 of 5 foods with a predicted chemical in each learner's table; (2) use of words such as starch, sugar, protein, fat, water, minerals; (3) a reason given for the glucose prediction (for example 'ugali is starchy'). Note how many learners name more than one chemical per food and how many think a food is only one chemical. Tally misconceptions on the board to revisit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rxbouergqkutasbc7yo">
              <w:r>
                <w:rPr>
                  <w:rFonts w:ascii="Arial" w:cs="Arial" w:eastAsia="Arial" w:hAnsi="Arial"/>
                  <w:color w:val="2E75B6"/>
                  <w:sz w:val="16"/>
                  <w:szCs w:val="16"/>
                  <w:u w:val="single" w:color="2E75B6"/>
                </w:rPr>
                <w:t xml:space="preserve">Elemental building blocks of biological molecules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vnob2y2etsvyfurvm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ojkyaosvk0jtaitg9eyl">
              <w:r>
                <w:rPr>
                  <w:rFonts w:ascii="Arial" w:cs="Arial" w:eastAsia="Arial" w:hAnsi="Arial"/>
                  <w:color w:val="2E75B6"/>
                  <w:sz w:val="16"/>
                  <w:szCs w:val="16"/>
                  <w:u w:val="single" w:color="2E75B6"/>
                </w:rPr>
                <w:t xml:space="preserve">Biochemical Compound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u0usidvzbj6zn-uevp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three evidence sources. Station A, Nutrient data: a card with the meal nutrient approximations: ugali about 70 g carbohydrate (mostly starch from maize); beans about </w:t>
            </w:r>
            <w:del w:id="9133" w:author="Claude (AI) - proposed" w:date="2026-10-15T02:49:21Z">
              <w:r>
                <w:rPr>
                  <w:rFonts w:ascii="Arial" w:cs="Arial" w:eastAsia="Arial" w:hAnsi="Arial"/>
                  <w:b w:val="false"/>
                  <w:bCs w:val="false"/>
                  <w:i w:val="false"/>
                  <w:iCs w:val="false"/>
                  <w:color w:val="000000"/>
                  <w:sz w:val="18"/>
                  <w:szCs w:val="18"/>
                </w:rPr>
                <w:delText xml:space="preserve">20</w:delText>
              </w:r>
            </w:del>
            <w:ins w:id="9134"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135" w:author="Claude (AI) - proposed" w:date="2026-10-15T02:49:21Z">
              <w:r>
                <w:rPr>
                  <w:rFonts w:ascii="Arial" w:cs="Arial" w:eastAsia="Arial" w:hAnsi="Arial"/>
                  <w:b w:val="false"/>
                  <w:bCs w:val="false"/>
                  <w:i w:val="false"/>
                  <w:iCs w:val="false"/>
                  <w:color w:val="000000"/>
                  <w:sz w:val="18"/>
                  <w:szCs w:val="18"/>
                </w:rPr>
                <w:delText xml:space="preserve">15</w:delText>
              </w:r>
            </w:del>
            <w:ins w:id="9136"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sukuma wiki about 3 g protein plus fibre, vitamins A and C and mineral salts (iron, calcium); cooking oil about 10 g fat. Groups also record milk and nyama choma as sources of protein, fat and minerals (calcium in milk, iron in nyama choma) from the supplied food label cards</w:t>
            </w:r>
            <w:ins w:id="9137" w:author="Claude (AI) - proposed" w:date="2026-10-15T02:49:21Z">
              <w:r>
                <w:rPr>
                  <w:rFonts w:ascii="Arial" w:cs="Arial" w:eastAsia="Arial" w:hAnsi="Arial"/>
                  <w:b w:val="false"/>
                  <w:bCs w:val="false"/>
                  <w:i w:val="false"/>
                  <w:iCs w:val="false"/>
                  <w:color w:val="000000"/>
                  <w:sz w:val="18"/>
                  <w:szCs w:val="18"/>
                </w:rPr>
                <w:t xml:space="preserve">. Each group also reads the label of one real packaged food (for example a packet of maize flour or milk) and notes the nutrients listed, any preservatives or colourings, and the expiry date</w:t>
              </w:r>
            </w:ins>
            <w:r>
              <w:rPr>
                <w:rFonts w:ascii="Arial" w:cs="Arial" w:eastAsia="Arial" w:hAnsi="Arial"/>
                <w:b w:val="false"/>
                <w:bCs w:val="false"/>
                <w:i w:val="false"/>
                <w:iCs w:val="false"/>
                <w:color w:val="000000"/>
                <w:sz w:val="18"/>
                <w:szCs w:val="18"/>
              </w:rPr>
              <w:t xml:space="preserve">. Station B, Element cards: learners receive cards for C, H, O, N, P, S, Ca, Fe, Mg, Na, K with a short note on where each is found (for example C, H, O in starch and glucose; N and S in protein; Ca in milk; Fe in sukuma wiki and nyama choma). They match each element to at least one food in the meal. Station C, Burn test demonstration: Mr Otieno holds a small piece of dry maize flour (or ugali crust) on a spatula in a flame at a safe distance (teacher only), and learners observe blackening (carbon) and discuss what the black residue shows, and compare with table salt, which does not blacken. Groups record observations in a table and answer: 'Which foods contain the most carbohydrate? Which element is found in all the organic nutrients?'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'Wanjiru's lunch is not one chemical. It is many. You are chemical detectives today.' Distribute cards and set a 15 minute rotation (5 min per station). At Station A ask: 'Which food has the most carbohydrate? How many grams? How does that compare with the protein and the fat?' Use cold-calls: after the rotation, cold-call 3 groups to report one fact from Station A and 2 groups for Station B. At Station C do the burn demonstration yourself; keep learners 2 metres away and keep long hair tied back. Ask: 'What is the black material? What does it tell us about what the food contains?' and WAIT TIME 10-15 seconds. Prompt: 'Which element is in every organic nutrient on your card?' Correct gently if learners say salt is organic: 'Does salt blacken? What does that suggest about carbon?' Collect each group's observation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and Evidence Gathering with a Jigsaw Rotation (Analysing and Interpreting Data). Learners gather evidence from numbers, element information and a demonstration. Linking charring to carbon gives physical evidence for the idea that organic compounds contain carbon, rather than being told. Quantity data (70 g, </w:t>
            </w:r>
            <w:del w:id="9138" w:author="Claude (AI) - proposed" w:date="2026-10-15T02:49:21Z">
              <w:r>
                <w:rPr>
                  <w:rFonts w:ascii="Arial" w:cs="Arial" w:eastAsia="Arial" w:hAnsi="Arial"/>
                  <w:b w:val="false"/>
                  <w:bCs w:val="false"/>
                  <w:i w:val="false"/>
                  <w:iCs w:val="false"/>
                  <w:color w:val="000000"/>
                  <w:sz w:val="18"/>
                  <w:szCs w:val="18"/>
                </w:rPr>
                <w:delText xml:space="preserve">20 g, 15</w:delText>
              </w:r>
            </w:del>
            <w:ins w:id="9139" w:author="Claude (AI) - proposed" w:date="2026-10-15T02:49:21Z">
              <w:r>
                <w:rPr>
                  <w:rFonts w:ascii="Arial" w:cs="Arial" w:eastAsia="Arial" w:hAnsi="Arial"/>
                  <w:b w:val="false"/>
                  <w:bCs w:val="false"/>
                  <w:i w:val="false"/>
                  <w:iCs w:val="false"/>
                  <w:color w:val="000000"/>
                  <w:sz w:val="18"/>
                  <w:szCs w:val="18"/>
                </w:rPr>
                <w:t xml:space="preserve">9 g, 23</w:t>
              </w:r>
            </w:ins>
            <w:r>
              <w:rPr>
                <w:rFonts w:ascii="Arial" w:cs="Arial" w:eastAsia="Arial" w:hAnsi="Arial"/>
                <w:b w:val="false"/>
                <w:bCs w:val="false"/>
                <w:i w:val="false"/>
                <w:iCs w:val="false"/>
                <w:color w:val="000000"/>
                <w:sz w:val="18"/>
                <w:szCs w:val="18"/>
              </w:rPr>
              <w:t xml:space="preserve"> g, 10 g, 3 g) lets learners compare the amounts of each nutrient in the meal and begin to see which may matter most for the glucose spike.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observation tables for: (1) correct amounts copied from the meal data (ugali about 70 g carbohydrate, beans about </w:t>
            </w:r>
            <w:del w:id="9140" w:author="Claude (AI) - proposed" w:date="2026-10-15T02:49:21Z">
              <w:r>
                <w:rPr>
                  <w:rFonts w:ascii="Arial" w:cs="Arial" w:eastAsia="Arial" w:hAnsi="Arial"/>
                  <w:b w:val="false"/>
                  <w:bCs w:val="false"/>
                  <w:i w:val="false"/>
                  <w:iCs w:val="false"/>
                  <w:color w:val="000000"/>
                  <w:sz w:val="18"/>
                  <w:szCs w:val="18"/>
                </w:rPr>
                <w:delText xml:space="preserve">20</w:delText>
              </w:r>
            </w:del>
            <w:ins w:id="9141"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142" w:author="Claude (AI) - proposed" w:date="2026-10-15T02:49:21Z">
              <w:r>
                <w:rPr>
                  <w:rFonts w:ascii="Arial" w:cs="Arial" w:eastAsia="Arial" w:hAnsi="Arial"/>
                  <w:b w:val="false"/>
                  <w:bCs w:val="false"/>
                  <w:i w:val="false"/>
                  <w:iCs w:val="false"/>
                  <w:color w:val="000000"/>
                  <w:sz w:val="18"/>
                  <w:szCs w:val="18"/>
                </w:rPr>
                <w:delText xml:space="preserve">15</w:delText>
              </w:r>
            </w:del>
            <w:ins w:id="9143"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about 10 g fat); (2) at least 3 correct element-food matches; (3) the statement that black residue shows carbon in the food. Listen for: 'ugali has the most carbohydrate' and 'salt did not turn black'. If a group cannot say which element is in all organic compounds, ask them to re-read the element cards and the burn test results.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lghu0sc8-ffwmguguucj">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cdzjpytgzgnqrmlpg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zrfpodmm8qbu39-lohm">
              <w:r>
                <w:rPr>
                  <w:rFonts w:ascii="Arial" w:cs="Arial" w:eastAsia="Arial" w:hAnsi="Arial"/>
                  <w:color w:val="2E75B6"/>
                  <w:sz w:val="16"/>
                  <w:szCs w:val="16"/>
                  <w:u w:val="single" w:color="2E75B6"/>
                </w:rPr>
                <w:t xml:space="preserve">Biochemical Compound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rxo83sam18wg1fhsuw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evidence, groups build a large Classification Chart on sugar paper with two columns, Organic and Inorganic. They write the nutrient groups found in the meal: carbohydrates (starch in ugali, carbohydrate in beans), proteins (beans, milk, nyama choma), lipids (cooking oil, milk fat), vitamins (A and C in sukuma wiki), water (in all foods, especially milk and sukuma wiki), and mineral salts (iron, calcium in sukuma wiki; calcium in milk). They write the rule: 'Organic compounds contain carbon bonded to hydrogen; inorganic compounds such as water and mineral salts do not.' Next to each group they list the key elements (for example carbohydrates: C, H, O; proteins: C, H, O, N, sometimes S; water: H, O). Then each learner writes a Claim-Evidence-Reasoning statement: 'Claim: The chemical in Wanjiru's meal most likely to cause the glucose rise is ___. Evidence: ___. Reasoning: ___.' Pairs critique each other's statements using a 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your evidence from today to decide where each nutrient goes. Be ready to defend your choice.' Circulate and ask: 'Which element is the clue that something is organic?' and 'Why is water placed in the inorganic column even though it is found in every living thing?' Give WAIT TIME of 10-15 seconds after each question. Hold a gallery walk of 5 minutes and cold-call 4 learners to explain a classification choice from another group. Clarify: 'Carbon alone is not enough; organic compounds have carbon bonded to hydrogen.' Address the misconception that organic means grown without chemicals: 'In Biology, organic refers to compounds that contain carbon bonded to hydrogen.' For CER, say: 'Your evidence must come from the data or the burn test.' Do NOT test starch or sugar yet; if learners ask how we know ugali has starch, reply: 'Great question. We will test that in the next lesson. Add it to the DQB.' Do not teach protein or lipid structure; say that this comes later in the sequence.</w:t>
            </w:r>
            <w:ins w:id="9144" w:author="Claude (AI) - proposed" w:date="2026-10-15T02:49:21Z">
              <w:r>
                <w:rPr>
                  <w:rFonts w:ascii="Arial" w:cs="Arial" w:eastAsia="Arial" w:hAnsi="Arial"/>
                  <w:b w:val="false"/>
                  <w:bCs w:val="false"/>
                  <w:i w:val="false"/>
                  <w:iCs w:val="false"/>
                  <w:color w:val="000000"/>
                  <w:sz w:val="18"/>
                  <w:szCs w:val="18"/>
                </w:rPr>
                <w:t xml:space="preserve"> Language support: write each key term in English with the Kiswahili word beside it where learners know it (for example wanga = starch or carbohydrate, protini = protein, mafuta = fats and oils, maji = water, madini = minerals, vitamini = vitamins), and let learners discuss in Kiswahili or their home language before writing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(classification chart) combined with Claim-Evidence-Reasoning (CER). The chart turns scattered evidence into a model showing how elements build compounds and how compounds group as organic and inorganic. CER forces learners to link the glucose spike to a specific chemical group using the 70 g carbohydrate figure, building scientific argumentation. Peer critique with a checklist exposes weak reasoning (for example claiming protein is the cause without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Success indicators: (1) chart places carbohydrates, proteins, lipids and vitamins under Organic and water and mineral salts under Inorganic with no more than 1 error; (2) the rule 'carbon bonded to hydrogen' is written correctly; (3) CER names carbohydrate (or starch in ugali) as the most likely cause, citing 70 g in ugali; (4) elements are written with correct symbols (C, H, O, N, P, S, Ca, Fe, Mg, Na, K). If learners place vitamins or mineral salts incorrectly, use a quick exit question: 'Does vitamin C contain carbon? Does iron salt?'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mdjzx4cy8tcjiaa-clpu">
              <w:r>
                <w:rPr>
                  <w:rFonts w:ascii="Arial" w:cs="Arial" w:eastAsia="Arial" w:hAnsi="Arial"/>
                  <w:color w:val="2E75B6"/>
                  <w:sz w:val="16"/>
                  <w:szCs w:val="16"/>
                  <w:u w:val="single" w:color="2E75B6"/>
                </w:rPr>
                <w:t xml:space="preserve">Biogeochemical cycles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5cjg9o1o7whutgmqw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fhbxburmppuqlkbwdj">
              <w:r>
                <w:rPr>
                  <w:rFonts w:ascii="Arial" w:cs="Arial" w:eastAsia="Arial" w:hAnsi="Arial"/>
                  <w:color w:val="2E75B6"/>
                  <w:sz w:val="16"/>
                  <w:szCs w:val="16"/>
                  <w:u w:val="single" w:color="2E75B6"/>
                </w:rPr>
                <w:t xml:space="preserve">Elements of life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nlczpsecpheefzi8i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started in Lesson 1. In their groups they take 2 sticky notes of one colour and write answers or partial answers to earlier questions such as 'What chemicals are in food?' (for example: 'carbohydrates, proteins, lipids, vitamins, water, mineral salts'). With a second colour they write 2 new questions that came up, such as 'How do we know ugali has starch?', 'Is starch the same as glucose?', 'What do proteins and fats do in the body?', 'How does the body break these chemicals down?' Groups place notes on the board and the class sorts the new questions into categories: Testing for chemicals, What chemicals do, and What happens to chemicals in the body. A volunteer marks questions that this lesson helped answer with a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the questions we asked about Wanjiru's graph. Which ones can we now partly answer? Which new questions do we have?' Give 4 minutes for writing. Cold-call 3 groups to read one question aloud and say how it links to the graph. WAIT TIME 10-15 seconds before asking: 'What do we still not know about why glucose rose and then fell?' Help learners sharpen vague questions: 'You wrote What is in food? Can you make it testable, for example How can we tell if ugali contains starch?' Group the questions and point out that the testing questions will guide Lesson 3 (starch and sugar tests) and the others will be answered in later lessons.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DQB. Returning to the board connects each piece of evidence to the bigger puzzle of Wanjiru's graph and shows learners how their understanding is growing. Turning gaps into testable questions develops the practice of asking questions and defining problems, and gives a visible purpose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1 answer note using today's vocabulary (organic, inorganic, carbohydrate, protein, lipid, mineral salts); (2) at least 2 new questions per group are testable or link to the graph; (3) learners can explain which DQB questions are partly answered. Note groups whose questions remain vague (for example 'Why is food important?') and coach them to rewrite them.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ywne34kd49dc5mz-nx4-">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risbdsxn8d2svtjwq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48ar9knrgy4_dqcylywh">
              <w:r>
                <w:rPr>
                  <w:rFonts w:ascii="Arial" w:cs="Arial" w:eastAsia="Arial" w:hAnsi="Arial"/>
                  <w:color w:val="2E75B6"/>
                  <w:sz w:val="16"/>
                  <w:szCs w:val="16"/>
                  <w:u w:val="single" w:color="2E75B6"/>
                </w:rPr>
                <w:t xml:space="preserve">Biochemical Compound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627koxwsjv1dvn0ldn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w:t>
            </w:r>
            <w:ins w:id="9145" w:author="Claude (AI) - proposed" w:date="2026-10-15T02:49:21Z">
              <w:r>
                <w:rPr>
                  <w:rFonts w:ascii="Arial" w:cs="Arial" w:eastAsia="Arial" w:hAnsi="Arial"/>
                  <w:b w:val="false"/>
                  <w:bCs w:val="false"/>
                  <w:i w:val="false"/>
                  <w:iCs w:val="false"/>
                  <w:color w:val="000000"/>
                  <w:sz w:val="18"/>
                  <w:szCs w:val="18"/>
                </w:rPr>
                <w:t xml:space="preserve"> they started in Lesson 1</w:t>
              </w:r>
            </w:ins>
            <w:r>
              <w:rPr>
                <w:rFonts w:ascii="Arial" w:cs="Arial" w:eastAsia="Arial" w:hAnsi="Arial"/>
                <w:b w:val="false"/>
                <w:bCs w:val="false"/>
                <w:i w:val="false"/>
                <w:iCs w:val="false"/>
                <w:color w:val="000000"/>
                <w:sz w:val="18"/>
                <w:szCs w:val="18"/>
              </w:rPr>
              <w:t xml:space="preserve">, a flow diagram: Food chemicals, then </w:t>
            </w:r>
            <w:del w:id="9146" w:author="Claude (AI) - proposed" w:date="2026-10-15T02:49:21Z">
              <w:r>
                <w:rPr>
                  <w:rFonts w:ascii="Arial" w:cs="Arial" w:eastAsia="Arial" w:hAnsi="Arial"/>
                  <w:b w:val="false"/>
                  <w:bCs w:val="false"/>
                  <w:i w:val="false"/>
                  <w:iCs w:val="false"/>
                  <w:color w:val="000000"/>
                  <w:sz w:val="18"/>
                  <w:szCs w:val="18"/>
                </w:rPr>
                <w:delText xml:space="preserve">digestion by enzymes</w:delText>
              </w:r>
            </w:del>
            <w:ins w:id="9147" w:author="Claude (AI) - proposed" w:date="2026-10-15T02:49: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then glucose in blood, then </w:t>
            </w:r>
            <w:del w:id="9148" w:author="Claude (AI) - proposed" w:date="2026-10-15T02:49:21Z">
              <w:r>
                <w:rPr>
                  <w:rFonts w:ascii="Arial" w:cs="Arial" w:eastAsia="Arial" w:hAnsi="Arial"/>
                  <w:b w:val="false"/>
                  <w:bCs w:val="false"/>
                  <w:i w:val="false"/>
                  <w:iCs w:val="false"/>
                  <w:color w:val="000000"/>
                  <w:sz w:val="18"/>
                  <w:szCs w:val="18"/>
                </w:rPr>
                <w:delText xml:space="preserve">cells (respiration) and storage</w:delText>
              </w:r>
            </w:del>
            <w:ins w:id="9149" w:author="Claude (AI) - proposed" w:date="2026-10-15T02:49: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then back to normal. In this lesson they fill in only the first box, Food chemicals. Groups add to a large class diagram: 'Food chemicals: organic (carbohydrates, proteins, lipids, vitamins) and inorganic (water, mineral salts) from ugali, beans, sukuma wiki, milk and nyama choma.' They add the amount labels (ugali about 70 g carbohydrate; beans about </w:t>
            </w:r>
            <w:del w:id="9150" w:author="Claude (AI) - proposed" w:date="2026-10-15T02:49:21Z">
              <w:r>
                <w:rPr>
                  <w:rFonts w:ascii="Arial" w:cs="Arial" w:eastAsia="Arial" w:hAnsi="Arial"/>
                  <w:b w:val="false"/>
                  <w:bCs w:val="false"/>
                  <w:i w:val="false"/>
                  <w:iCs w:val="false"/>
                  <w:color w:val="000000"/>
                  <w:sz w:val="18"/>
                  <w:szCs w:val="18"/>
                </w:rPr>
                <w:delText xml:space="preserve">20</w:delText>
              </w:r>
            </w:del>
            <w:ins w:id="9151"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152" w:author="Claude (AI) - proposed" w:date="2026-10-15T02:49:21Z">
              <w:r>
                <w:rPr>
                  <w:rFonts w:ascii="Arial" w:cs="Arial" w:eastAsia="Arial" w:hAnsi="Arial"/>
                  <w:b w:val="false"/>
                  <w:bCs w:val="false"/>
                  <w:i w:val="false"/>
                  <w:iCs w:val="false"/>
                  <w:color w:val="000000"/>
                  <w:sz w:val="18"/>
                  <w:szCs w:val="18"/>
                </w:rPr>
                <w:delText xml:space="preserve">15</w:delText>
              </w:r>
            </w:del>
            <w:ins w:id="9153"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about 10 g fat) and mark carbohydrates with a star as 'most likely linked to the glucose rise'. </w:t>
            </w:r>
            <w:del w:id="9154" w:author="Claude (AI) - proposed" w:date="2026-10-15T02:49:21Z">
              <w:r>
                <w:rPr>
                  <w:rFonts w:ascii="Arial" w:cs="Arial" w:eastAsia="Arial" w:hAnsi="Arial"/>
                  <w:b w:val="false"/>
                  <w:bCs w:val="false"/>
                  <w:i w:val="false"/>
                  <w:iCs w:val="false"/>
                  <w:color w:val="000000"/>
                  <w:sz w:val="18"/>
                  <w:szCs w:val="18"/>
                </w:rPr>
                <w:delText xml:space="preserve">Boxes for digestion,</w:delText>
              </w:r>
            </w:del>
            <w:ins w:id="9155" w:author="Claude (AI) - proposed" w:date="2026-10-15T02:49:21Z">
              <w:r>
                <w:rPr>
                  <w:rFonts w:ascii="Arial" w:cs="Arial" w:eastAsia="Arial" w:hAnsi="Arial"/>
                  <w:b w:val="false"/>
                  <w:bCs w:val="false"/>
                  <w:i w:val="false"/>
                  <w:iCs w:val="false"/>
                  <w:color w:val="000000"/>
                  <w:sz w:val="18"/>
                  <w:szCs w:val="18"/>
                </w:rPr>
                <w:t xml:space="preserve">The two question-mark boxes and the</w:t>
              </w:r>
            </w:ins>
            <w:r>
              <w:rPr>
                <w:rFonts w:ascii="Arial" w:cs="Arial" w:eastAsia="Arial" w:hAnsi="Arial"/>
                <w:b w:val="false"/>
                <w:bCs w:val="false"/>
                <w:i w:val="false"/>
                <w:iCs w:val="false"/>
                <w:color w:val="000000"/>
                <w:sz w:val="18"/>
                <w:szCs w:val="18"/>
              </w:rPr>
              <w:t xml:space="preserve"> glucose in blood </w:t>
            </w:r>
            <w:del w:id="9156" w:author="Claude (AI) - proposed" w:date="2026-10-15T02:49:21Z">
              <w:r>
                <w:rPr>
                  <w:rFonts w:ascii="Arial" w:cs="Arial" w:eastAsia="Arial" w:hAnsi="Arial"/>
                  <w:b w:val="false"/>
                  <w:bCs w:val="false"/>
                  <w:i w:val="false"/>
                  <w:iCs w:val="false"/>
                  <w:color w:val="000000"/>
                  <w:sz w:val="18"/>
                  <w:szCs w:val="18"/>
                </w:rPr>
                <w:delText xml:space="preserve">and cells stay as question marks</w:delText>
              </w:r>
            </w:del>
            <w:ins w:id="9157" w:author="Claude (AI) - proposed" w:date="2026-10-15T02:49:21Z">
              <w:r>
                <w:rPr>
                  <w:rFonts w:ascii="Arial" w:cs="Arial" w:eastAsia="Arial" w:hAnsi="Arial"/>
                  <w:b w:val="false"/>
                  <w:bCs w:val="false"/>
                  <w:i w:val="false"/>
                  <w:iCs w:val="false"/>
                  <w:color w:val="000000"/>
                  <w:sz w:val="18"/>
                  <w:szCs w:val="18"/>
                </w:rPr>
                <w:t xml:space="preserve">box stay unfilled</w:t>
              </w:r>
            </w:ins>
            <w:r>
              <w:rPr>
                <w:rFonts w:ascii="Arial" w:cs="Arial" w:eastAsia="Arial" w:hAnsi="Arial"/>
                <w:b w:val="false"/>
                <w:bCs w:val="false"/>
                <w:i w:val="false"/>
                <w:iCs w:val="false"/>
                <w:color w:val="000000"/>
                <w:sz w:val="18"/>
                <w:szCs w:val="18"/>
              </w:rPr>
              <w:t xml:space="preserve">. Each learner copies the model in their notebook and writes one sentence on what changed in their thinking since the Predict Phase. Finally, the class completes the Summary Table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is a first draft. Today we can only fill in the first box. What evidence supports each thing we write?' Ask groups to justify each addition. Cold-call 3 learners: 'What did you add to the model and what evidence supports it?' WAIT TIME 10-15 seconds. Ask: 'Why have we not filled in the box for glucose in blood yet? What do we still need to find out?' Return to the Predict Phase list and ask 2 learners to name one idea they have revised. Stress: 'We know what kinds of chemicals are in Wanjiru's lunch, but we do not yet know which one turns into glucose or how.' Close the lesson with the celebration: 'You didn't just learn ABOUT science—you DID science!' and ask learners to check the boxes: I feel accomplished, I value the process, I am confident.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(flow diagram) with a Summary Table. Adding only the evidence-supported first box teaches learners that models grow with evidence and have honest gaps. Comparing the model with their initial predictions makes learning visible and supports metacognition. Leaving later boxes as question marks creates a need to know for Lessons 3 to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Food chemicals box correctly lists organic and inorganic groups; (2) amounts match the meal data; (3) learners write a revised idea (for example 'I thought ugali was one chemical but it contains starch, a carbohydrate'); (4) learners identify at least one gap in the model. Exit slip: 'Name two organic and two inorganic chemicals in Wanjiru's meal and the element that all organic compounds contain.' Success: at least 80% correct (carbohydrate, protein, lipid or vitamin as organic; water and mineral salts as inorganic; carbon).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evidence (nutrient amounts, burn test) rather than guesses to classify nutrients? (2) Which misconceptions remained, for example that 'organic' means natural or that water is organic? (3) Did the burn demonstration help link carbon to organic compounds? (4) Were all learners participating in cold-calls and group tasks, including quieter learners? (5) Are the DQB questions testable enough to drive Lesson 3? (6) Did anyone confuse carbohydrate with glucose in the model, and how will you address it in Lesson 3? Note adjustments to timing, grouping and food samples, considering allergies and available local foods.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amounts of each nutrient in Wanjiru's meal (ugali about 70 g carbohydrate; beans about </w:t>
            </w:r>
            <w:del w:id="9158" w:author="Claude (AI) - proposed" w:date="2026-10-15T02:49:21Z">
              <w:r>
                <w:rPr>
                  <w:rFonts w:ascii="Arial" w:cs="Arial" w:eastAsia="Arial" w:hAnsi="Arial"/>
                  <w:b w:val="false"/>
                  <w:bCs w:val="false"/>
                  <w:i w:val="false"/>
                  <w:iCs w:val="false"/>
                  <w:color w:val="000000"/>
                  <w:sz w:val="18"/>
                  <w:szCs w:val="18"/>
                </w:rPr>
                <w:delText xml:space="preserve">20</w:delText>
              </w:r>
            </w:del>
            <w:ins w:id="9159"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160" w:author="Claude (AI) - proposed" w:date="2026-10-15T02:49:21Z">
              <w:r>
                <w:rPr>
                  <w:rFonts w:ascii="Arial" w:cs="Arial" w:eastAsia="Arial" w:hAnsi="Arial"/>
                  <w:b w:val="false"/>
                  <w:bCs w:val="false"/>
                  <w:i w:val="false"/>
                  <w:iCs w:val="false"/>
                  <w:color w:val="000000"/>
                  <w:sz w:val="18"/>
                  <w:szCs w:val="18"/>
                </w:rPr>
                <w:delText xml:space="preserve">15</w:delText>
              </w:r>
            </w:del>
            <w:ins w:id="9161"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sukuma wiki about 3 g protein plus fibre, vitamins A and C, iron and calcium; about 10 g fat from cooking oil) and what happened when dry maize flour was burnt (it blackened, showing carbon).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Foods and living things are made of elements (C, H, O, N, P, S, Ca, Fe, Mg, Na, K) that form compounds. Organic compounds (carbohydrates, proteins, lipids, vitamins) contain carbon bonded to hydrogen; inorganic compounds (water, mineral salts) do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Wanjiru's glucose graph so far? Her lunch contains several organic and inorganic chemicals, and the largest amount is carbohydrate (about 70 g in ugali), so carbohydrate is the most likely cause of the rise from 4.5 to 8.0 mmol/L. We still need tests and more evidence to show how it becomes glucose and why the level falls back.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fndsrsrp9vlgi3zylo0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h47jee1rk-zpkqhgjdl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Carbohydrates: Starch and Sugars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foods for starch and reducing sugars, then use their evidence to link the starch in ugali to the rise in Wanjiru's blood glucose concentration from 4.5 to 8.0 mmol/L.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Carbohydrates are organic compounds made of carbon, hydrogen and oxygen. Starch is a large carbohydrate made of many glucose units (monosaccharides) joined together. Iodine turns blue-black when starch is present. Benedict's solution changes from blue through green, yellow and orange to brick-red as the amount of reducing sugar increases. Ugali contains about 70 g of carbohydrate, mostly starch from maize.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w:t>
            </w:r>
            <w:del w:id="9162" w:author="Claude (AI) - proposed" w:date="2026-10-15T02:49:21Z">
              <w:r>
                <w:rPr>
                  <w:rFonts w:ascii="Arial" w:cs="Arial" w:eastAsia="Arial" w:hAnsi="Arial"/>
                  <w:b w:val="false"/>
                  <w:bCs w:val="false"/>
                  <w:i w:val="false"/>
                  <w:iCs w:val="false"/>
                  <w:color w:val="000000"/>
                  <w:sz w:val="18"/>
                  <w:szCs w:val="18"/>
                </w:rPr>
                <w:delText xml:space="preserve"> (NGSS SEP 3)</w:delText>
              </w:r>
            </w:del>
            <w:r>
              <w:rPr>
                <w:rFonts w:ascii="Arial" w:cs="Arial" w:eastAsia="Arial" w:hAnsi="Arial"/>
                <w:b w:val="false"/>
                <w:bCs w:val="false"/>
                <w:i w:val="false"/>
                <w:iCs w:val="false"/>
                <w:color w:val="000000"/>
                <w:sz w:val="18"/>
                <w:szCs w:val="18"/>
              </w:rPr>
              <w:t xml:space="preserve">; safe use of a water bath, test tubes and reagents; recording observations in a results table; analysing data and interpreting a graph</w:t>
            </w:r>
            <w:del w:id="9163" w:author="Claude (AI) - proposed" w:date="2026-10-15T02:49:21Z">
              <w:r>
                <w:rPr>
                  <w:rFonts w:ascii="Arial" w:cs="Arial" w:eastAsia="Arial" w:hAnsi="Arial"/>
                  <w:b w:val="false"/>
                  <w:bCs w:val="false"/>
                  <w:i w:val="false"/>
                  <w:iCs w:val="false"/>
                  <w:color w:val="000000"/>
                  <w:sz w:val="18"/>
                  <w:szCs w:val="18"/>
                </w:rPr>
                <w:delText xml:space="preserve"> (SEP 4)</w:delText>
              </w:r>
            </w:del>
            <w:r>
              <w:rPr>
                <w:rFonts w:ascii="Arial" w:cs="Arial" w:eastAsia="Arial" w:hAnsi="Arial"/>
                <w:b w:val="false"/>
                <w:bCs w:val="false"/>
                <w:i w:val="false"/>
                <w:iCs w:val="false"/>
                <w:color w:val="000000"/>
                <w:sz w:val="18"/>
                <w:szCs w:val="18"/>
              </w:rPr>
              <w:t xml:space="preserve">; constructing explanations from evidence</w:t>
            </w:r>
            <w:del w:id="9164" w:author="Claude (AI) - proposed" w:date="2026-10-15T02:49:21Z">
              <w:r>
                <w:rPr>
                  <w:rFonts w:ascii="Arial" w:cs="Arial" w:eastAsia="Arial" w:hAnsi="Arial"/>
                  <w:b w:val="false"/>
                  <w:bCs w:val="false"/>
                  <w:i w:val="false"/>
                  <w:iCs w:val="false"/>
                  <w:color w:val="000000"/>
                  <w:sz w:val="18"/>
                  <w:szCs w:val="18"/>
                </w:rPr>
                <w:delText xml:space="preserve"> (SEP 6)</w:delText>
              </w:r>
            </w:del>
            <w:r>
              <w:rPr>
                <w:rFonts w:ascii="Arial" w:cs="Arial" w:eastAsia="Arial" w:hAnsi="Arial"/>
                <w:b w:val="false"/>
                <w:bCs w:val="false"/>
                <w:i w:val="false"/>
                <w:iCs w:val="false"/>
                <w:color w:val="000000"/>
                <w:sz w:val="18"/>
                <w:szCs w:val="18"/>
              </w:rPr>
              <w:t xml:space="preserve">; developing and revising a model</w:t>
            </w:r>
            <w:del w:id="9165" w:author="Claude (AI) - proposed" w:date="2026-10-15T02:49:21Z">
              <w:r>
                <w:rPr>
                  <w:rFonts w:ascii="Arial" w:cs="Arial" w:eastAsia="Arial" w:hAnsi="Arial"/>
                  <w:b w:val="false"/>
                  <w:bCs w:val="false"/>
                  <w:i w:val="false"/>
                  <w:iCs w:val="false"/>
                  <w:color w:val="000000"/>
                  <w:sz w:val="18"/>
                  <w:szCs w:val="18"/>
                </w:rPr>
                <w:delText xml:space="preserve"> (SEP 2)</w:delText>
              </w:r>
            </w:del>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happens to the food we eat; care and responsibility when handling chemicals and hot water; respect for the ideas of peers; appreciation of evidence as the basis of scientific claims.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7" w:author="Claude (AI) - proposed" w:date="2026-10-15T02:49:21Z"/>
              </w:rPr>
            </w:pPr>
            <w:ins w:id="9166" w:author="Claude (AI) - proposed" w:date="2026-10-15T02:49:21Z">
              <w:r>
                <w:rPr>
                  <w:rFonts w:ascii="Arial" w:cs="Arial" w:eastAsia="Arial" w:hAnsi="Arial"/>
                  <w:b w:val="false"/>
                  <w:bCs w:val="false"/>
                  <w:i w:val="false"/>
                  <w:iCs w:val="false"/>
                  <w:color w:val="000000"/>
                  <w:sz w:val="18"/>
                  <w:szCs w:val="18"/>
                </w:rPr>
                <w:t xml:space="preserve">How is the presence of chemicals of life determined? How are chemicals important in cells?</w:t>
              </w:r>
            </w:ins>
          </w:p>
          <w:p>
            <w:pPr>
              <w:keepNext w:val="false"/>
              <w:spacing w:after="40" w:before="0"/>
              <w:jc w:val="left"/>
              <w:rPr>
                <w:del w:id="9169" w:author="Claude (AI) - proposed" w:date="2026-10-15T02:49:21Z"/>
              </w:rPr>
            </w:pPr>
            <w:del w:id="9168" w:author="Claude (AI) - proposed" w:date="2026-10-15T02:49:21Z">
              <w:r>
                <w:rPr>
                  <w:rFonts w:ascii="Arial" w:cs="Arial" w:eastAsia="Arial" w:hAnsi="Arial"/>
                  <w:b w:val="false"/>
                  <w:bCs w:val="false"/>
                  <w:i w:val="false"/>
                  <w:iCs w:val="false"/>
                  <w:color w:val="000000"/>
                  <w:sz w:val="18"/>
                  <w:szCs w:val="18"/>
                </w:rPr>
                <w:delText xml:space="preserve">What are the chemicals of life? How do the chemicals of life contribute to the functioning of living organisms?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 blood glucose graph (spike to 8.0 mmol/L at 60 min, then fall to 4.5 at 180 min) and the question of which food chemicals cause it. Lesson 2 showed that foods contain organic compounds, including carbohydrates. In this lesson learners gather the first direct chemical evidence: ugali and maize flour contain starch, and starch is made of glucose units. This links ugali to the glucose spike. Lesson 4 will turn to proteins and lipids, and Lesson 5 to how enzymes digest starch.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safety goggles and aprons. Iodine solution stains skin and clothes and must not be tasted. Benedict's solution is heated only in a water bath (about 80 degrees C), never directly in a flame. Point test tubes away from faces. Use test-tube holders. Do not eat any test food in the laboratory. Wipe up spills at once and wash hands after the practical. Dispose of the used reagents as directed by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displays Wanjiru's blood glucose graph again and asks learners what in her lunch of ugali, sukuma wiki and beans could have produced the rise of 3.5 mmol/L in 60 minutes. Learners predict which test foods contain starch and reducing sugar. They then carry out the iodine test and Benedict's test on ugali, maize flour, sukuma wiki, ripe banana, milk, nyama choma and a glucose solution. Next they use their results table and a glucose-chain model to explain how starch in ugali (about 70 g carbohydrate in the meal) is related to glucose in the blood. Important: ugali gives no change with Benedict's before digestion, so learners must reason about what must happen to starch before glucose can enter the blood. Learners add new questions to the DQB and revise the class flow-diagram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nayswtb6nizfq832pkp">
              <w:r>
                <w:rPr>
                  <w:rFonts w:ascii="Arial" w:cs="Arial" w:eastAsia="Arial" w:hAnsi="Arial"/>
                  <w:color w:val="2E75B6"/>
                  <w:sz w:val="16"/>
                  <w:szCs w:val="16"/>
                  <w:u w:val="single" w:color="2E75B6"/>
                </w:rPr>
                <w:t xml:space="preserve">Molecular structure of glucose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lilaaw2ny6lztyfme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1tez35pxneom-j_0m53">
              <w:r>
                <w:rPr>
                  <w:rFonts w:ascii="Arial" w:cs="Arial" w:eastAsia="Arial" w:hAnsi="Arial"/>
                  <w:color w:val="2E75B6"/>
                  <w:sz w:val="16"/>
                  <w:szCs w:val="16"/>
                  <w:u w:val="single" w:color="2E75B6"/>
                </w:rPr>
                <w:t xml:space="preserve">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4vda9exsxblffnbwxoh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Wanjiru's graph (0 min: 4.5; 60 min: 8.0 peak; 180 min: 4.5 mmol/L). Individually, in 3 minutes, they write: (1) which of these foods they think contain starch: ugali, maize flour, sukuma wiki, ripe banana, milk, nyama choma; (2) which contain </w:t>
            </w:r>
            <w:del w:id="9170" w:author="Claude (AI) - proposed" w:date="2026-10-15T02:49:21Z">
              <w:r>
                <w:rPr>
                  <w:rFonts w:ascii="Arial" w:cs="Arial" w:eastAsia="Arial" w:hAnsi="Arial"/>
                  <w:b w:val="false"/>
                  <w:bCs w:val="false"/>
                  <w:i w:val="false"/>
                  <w:iCs w:val="false"/>
                  <w:color w:val="000000"/>
                  <w:sz w:val="18"/>
                  <w:szCs w:val="18"/>
                </w:rPr>
                <w:delText xml:space="preserve">reducing </w:delText>
              </w:r>
            </w:del>
            <w:r>
              <w:rPr>
                <w:rFonts w:ascii="Arial" w:cs="Arial" w:eastAsia="Arial" w:hAnsi="Arial"/>
                <w:b w:val="false"/>
                <w:bCs w:val="false"/>
                <w:i w:val="false"/>
                <w:iCs w:val="false"/>
                <w:color w:val="000000"/>
                <w:sz w:val="18"/>
                <w:szCs w:val="18"/>
              </w:rPr>
              <w:t xml:space="preserve">sugar (such as glucose); (3) what colour they expect iodine to turn if starch is present. They record predictions in a table with a column for their reasoning. They then share with an elbow partner and mark each prediction with a confidence level (sure, think so, guess).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"Wanjiru's blood glucose rose by 3.5 mmol/L in 60 minutes after her lunch. Which food on her plate do you think is mostly responsible? Write your prediction and your reason before we talk." Give 3 minutes of silent writing, then WAIT TIME of 10-15 seconds after asking, "Which foods do you predict contain starch?" Cold-call 4 learners (not volunteers) and record every prediction on the board without correcting. Ask: "What makes you say that?" Remind learners of Lesson 2: carbohydrates are organic compounds found in food. Say: "Today we will test, not guess. Our predictions are our hypotheses." Circulate and note learners who link ugali to maize or who think only sweet foods contain carbohydrate.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(Think-Write-Pair-Share): committing to a prediction and a reason exposes learners' existing ideas, such as that only sweet foods are carbohydrates, so the later evidence can confirm or challenge them. It makes the investigation purposeful because learners want to know whether they were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written predictions with a reason. Look for: (a) learners who predict ugali or maize flour contain starch; (b) learners who connect a food to the glucose rise; (c) learners who think ugali contains reducing sugar (a misconception to revisit). Tally predictions on the board; at least 3 of 4 cold-called learners should give a reason, not only a food name.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didmfh8qyk6lltpmyv-z">
              <w:r>
                <w:rPr>
                  <w:rFonts w:ascii="Arial" w:cs="Arial" w:eastAsia="Arial" w:hAnsi="Arial"/>
                  <w:color w:val="2E75B6"/>
                  <w:sz w:val="16"/>
                  <w:szCs w:val="16"/>
                  <w:u w:val="single" w:color="2E75B6"/>
                </w:rPr>
                <w:t xml:space="preserve">Introduction to 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qrl3dvpqrdexrypbou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8wvnxvilw0dbeuxvfu3-">
              <w:r>
                <w:rPr>
                  <w:rFonts w:ascii="Arial" w:cs="Arial" w:eastAsia="Arial" w:hAnsi="Arial"/>
                  <w:color w:val="2E75B6"/>
                  <w:sz w:val="16"/>
                  <w:szCs w:val="16"/>
                  <w:u w:val="single" w:color="2E75B6"/>
                </w:rPr>
                <w:t xml:space="preserve">Carbohydrate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_txujho1g-j7btf6q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carry out two food tests. Test 1, iodine test for starch: place a small amount of ugali, maize flour, sukuma wiki leaf (crushed), milk and nyama choma on a white tile or in separate test tubes with water, add 2-3 drops of iodine solution and record the colour (blue-black = starch present). Test 2, Benedict's test for reducing sugars: put 2 cm3 of each food solution (ripe banana mashed in water, ugali, milk, glucose solution) into test tubes, add 2 cm3 of Benedict's solution, heat in a hot water bath for 3-5 minutes and record the colour (blue to green to yellow to orange to brick-red = increasing reducing sugar). Expected results: iodine: ugali blue-black, maize flour blue-black, sukuma wiki slight or negative, milk negative, nyama choma negative. Benedict's: ripe banana brick-red/orange, ugali blue (no change), milk green or yellow (lactose, weak positive), glucose brick-red. Learners record observations in a results table and compare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safe handling first: "Goggles on. Iodine stains. Heat only in the water bath, never in the flame." Assign roles: materials manager, recorder, timer/safety officer, reporter. While groups work, ask: "What colour do you see? How would you describe it to someone who cannot see it?" and "What did you expect for ugali? Does your result match?" For groups whose ugali gives no change with Benedict's, say: "Interesting. Ugali is full of carbohydrate, yet no brick-red. What might that tell us?" Do not give the answer. WAIT TIME of 10-15 seconds before taking responses. After the practical, cold-call 3 groups to report one result each and write the results on a class table. Ask the class to compare: "Which foods gave a positive iodine test? Which gave a positive Benedict's test? Did any food give a positive result for both or neither?" Introduce the term 'reducing sugar' for a Benedict's positive result and 'starch' for a positive iodine result.</w:t>
            </w:r>
            <w:ins w:id="9171" w:author="Claude (AI) - proposed" w:date="2026-10-15T02:49:21Z">
              <w:r>
                <w:rPr>
                  <w:rFonts w:ascii="Arial" w:cs="Arial" w:eastAsia="Arial" w:hAnsi="Arial"/>
                  <w:b w:val="false"/>
                  <w:bCs w:val="false"/>
                  <w:i w:val="false"/>
                  <w:iCs w:val="false"/>
                  <w:color w:val="000000"/>
                  <w:sz w:val="18"/>
                  <w:szCs w:val="18"/>
                </w:rPr>
                <w:t xml:space="preserve"> Support for learners with colour-vision difficulty or low vision (the same applies in Lessons 4 and 5): pair them with a partner who reads out the colour, give a labelled colour chart, compare each tube with the control against a white background, and accept descriptions such as darker or lighter and the order of the tubes.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data collection and class data table (Gallery of results): pooling every group's observations lets learners see patterns across foods, such as starchy foods giving blue-black with iodine, and notice the puzzle that ugali is positive for starch but negative for reducing sugar. This conflict drives the next phase and builds understanding of evidence-based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use the iodine and Benedict's tests correctly, with correct volumes in cm3 and the water bath; (b) record colours accurately using the correct colour scale; (c) follow safety rules. Collect each group's results table: at least 80% of entries should match expected results (ugali blue-black; banana brick-red/orange; glucose brick-red). Note groups that can state which test is for starch and which is for reducing sugar.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gjrkme1ote1w2xiqzapn">
              <w:r>
                <w:rPr>
                  <w:rFonts w:ascii="Arial" w:cs="Arial" w:eastAsia="Arial" w:hAnsi="Arial"/>
                  <w:color w:val="2E75B6"/>
                  <w:sz w:val="16"/>
                  <w:szCs w:val="16"/>
                  <w:u w:val="single" w:color="2E75B6"/>
                </w:rPr>
                <w:t xml:space="preserve">Molecular structure of glucose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x8g17yd1pt0hpuwfo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ejt6mji9zoxjoffrpc5_">
              <w:r>
                <w:rPr>
                  <w:rFonts w:ascii="Arial" w:cs="Arial" w:eastAsia="Arial" w:hAnsi="Arial"/>
                  <w:color w:val="2E75B6"/>
                  <w:sz w:val="16"/>
                  <w:szCs w:val="16"/>
                  <w:u w:val="single" w:color="2E75B6"/>
                </w:rPr>
                <w:t xml:space="preserve">Carbohydrate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lusbbxs3se-uriydtdr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class results table to explain the link between ugali and the glucose spike. Step 1: they answer in groups: "Ugali is blue-black with iodine but blue with Benedict's. What does this tell us about the type of carbohydrate in ugali?" (starch present, but no reducing sugar before digestion). Step 2: using a paper-strip or bead model, learners link 8-10 'glucose' beads or paper units into a chain to model starch and then separate them to model digestion into glucose, noting that glucose is a monosaccharide and gives a brick-red result. Step 3: they use the numbers: ugali has about 70 g carbohydrate, mostly starch from maize; Wanjiru's blood glucose rose by 3.5 mmol/L (from 4.5 to 8.0) in 60 minutes. Each learner writes a claim-evidence-reasoning (CER) statement: Claim: starch in ugali is the main source of the glucose that raised the blood glucose concentration. Evidence: from the tests and the data. Reasoning: starch is made of glucose units; it must be broken down to glucose before it enters the blood. Learners also name the carbohydrates seen today: starch (ugali, maize flour), glucose (monosaccharide), lactose in milk (weak positive) and sugar in ripe banana.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"Ugali has about 70 g of carbohydrate but showed no reducing sugar. Yet Wanjiru's blood glucose went up. What must have happened to the starch?" Give WAIT TIME of 10-15 seconds, then ask learners to turn and talk for 2 minutes. Cold-call 4 learners to share and probe: "What evidence from our tests supports that?" Distribute the bead or paper chains and say: "Each bead is one glucose unit. Starch is many joined together. What would you need to do to get single glucose units?" Link to the data: "The rise was 3.5 mmol/L in 60 minutes. Does the meal contain enough carbohydrate to explain it?" Remind learners that beans also have about </w:t>
            </w:r>
            <w:del w:id="9172" w:author="Claude (AI) - proposed" w:date="2026-10-15T02:49:21Z">
              <w:r>
                <w:rPr>
                  <w:rFonts w:ascii="Arial" w:cs="Arial" w:eastAsia="Arial" w:hAnsi="Arial"/>
                  <w:b w:val="false"/>
                  <w:bCs w:val="false"/>
                  <w:i w:val="false"/>
                  <w:iCs w:val="false"/>
                  <w:color w:val="000000"/>
                  <w:sz w:val="18"/>
                  <w:szCs w:val="18"/>
                </w:rPr>
                <w:delText xml:space="preserve">15</w:delText>
              </w:r>
            </w:del>
            <w:ins w:id="9173"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so ugali is the main but not the only source. Do NOT teach how enzymes digest starch or what insulin does; say: "We will find out how in later lessons. For now, write it as a question on the DQB." Use sentence frames for CER: "I claim... because the test showed... This means..." Use the exemplar 'Mama Achieng sells maize near Kisumu, and the maize flour test showed it is rich in starch' as a local application.</w:t>
            </w:r>
            <w:ins w:id="9174" w:author="Claude (AI) - proposed" w:date="2026-10-15T02:49:21Z">
              <w:r>
                <w:rPr>
                  <w:rFonts w:ascii="Arial" w:cs="Arial" w:eastAsia="Arial" w:hAnsi="Arial"/>
                  <w:b w:val="false"/>
                  <w:bCs w:val="false"/>
                  <w:i w:val="false"/>
                  <w:iCs w:val="false"/>
                  <w:color w:val="000000"/>
                  <w:sz w:val="18"/>
                  <w:szCs w:val="18"/>
                </w:rPr>
                <w:t xml:space="preserve"> Limits of the bead model for the teacher: each bead is one glucose unit and the string is the chemical bonds between units; real starch chains have thousands of units and some branch, and the beads do not show the bonds or the enzyme that cuts them, so say that pulling beads apart is a picture of digestion, not how it works.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physical modelling: the bead chain makes the abstract idea that large starch molecules are made of many glucose units concrete, and the CER structure forces learners to connect test colours (evidence) to the glucose spike (claim) with scientific reasoning, including the discrepancy that starch is not itself a reducing sugar.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include (a) a claim naming starch or ugali; (b) evidence citing the blue-black iodine result and the no-change Benedict's result for ugali, or the 70 g carbohydrate; (c) reasoning stating that starch is made of glucose units that must be broken down. Success indicator: at least 75% of learners write a complete CER, and cold-called learners correctly say glucose is a reducing sugar and starch is not. Note any learners who say ugali contains glucose already; revisit with the Benedict's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tdvnwf-gntfrd9-znrvc">
              <w:r>
                <w:rPr>
                  <w:rFonts w:ascii="Arial" w:cs="Arial" w:eastAsia="Arial" w:hAnsi="Arial"/>
                  <w:color w:val="2E75B6"/>
                  <w:sz w:val="16"/>
                  <w:szCs w:val="16"/>
                  <w:u w:val="single" w:color="2E75B6"/>
                </w:rPr>
                <w:t xml:space="preserve">Introduction to 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u0zrjzcvskox5beq0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uqpzycuqm1vzkllmlrq">
              <w:r>
                <w:rPr>
                  <w:rFonts w:ascii="Arial" w:cs="Arial" w:eastAsia="Arial" w:hAnsi="Arial"/>
                  <w:color w:val="2E75B6"/>
                  <w:sz w:val="16"/>
                  <w:szCs w:val="16"/>
                  <w:u w:val="single" w:color="2E75B6"/>
                </w:rPr>
                <w:t xml:space="preserve">Carbohydrates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sqojijjisfrxykpih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On sticky notes they (1) write answers they can now give with evidence (for example, 'Ugali and maize flour contain starch, shown by the blue-black iodine result'; 'Glucose gives a brick-red Benedict's result'), and (2) write new questions that arose, such as: 'How does starch become glucose?', 'What breaks starch into glucose in our bodies?', 'Does the body use only carbohydrates for energy?', 'Why did the glucose fall after 60 minutes?', 'Why did </w:t>
            </w:r>
            <w:del w:id="9175" w:author="Claude (AI) - proposed" w:date="2026-10-15T02:49:21Z">
              <w:r>
                <w:rPr>
                  <w:rFonts w:ascii="Arial" w:cs="Arial" w:eastAsia="Arial" w:hAnsi="Arial"/>
                  <w:b w:val="false"/>
                  <w:bCs w:val="false"/>
                  <w:i w:val="false"/>
                  <w:iCs w:val="false"/>
                  <w:color w:val="000000"/>
                  <w:sz w:val="18"/>
                  <w:szCs w:val="18"/>
                </w:rPr>
                <w:delText xml:space="preserve">protein foods like beans and nyama choma not test positive for starch</w:delText>
              </w:r>
            </w:del>
            <w:ins w:id="9176" w:author="Claude (AI) - proposed" w:date="2026-10-15T02:49:21Z">
              <w:r>
                <w:rPr>
                  <w:rFonts w:ascii="Arial" w:cs="Arial" w:eastAsia="Arial" w:hAnsi="Arial"/>
                  <w:b w:val="false"/>
                  <w:bCs w:val="false"/>
                  <w:i w:val="false"/>
                  <w:iCs w:val="false"/>
                  <w:color w:val="000000"/>
                  <w:sz w:val="18"/>
                  <w:szCs w:val="18"/>
                </w:rPr>
                <w:t xml:space="preserve">nyama choma and milk not turn blue-black with iodine</w:t>
              </w:r>
            </w:ins>
            <w:r>
              <w:rPr>
                <w:rFonts w:ascii="Arial" w:cs="Arial" w:eastAsia="Arial" w:hAnsi="Arial"/>
                <w:b w:val="false"/>
                <w:bCs w:val="false"/>
                <w:i w:val="false"/>
                <w:iCs w:val="false"/>
                <w:color w:val="000000"/>
                <w:sz w:val="18"/>
                <w:szCs w:val="18"/>
              </w:rPr>
              <w:t xml:space="preserve">?' The class sorts the notes into groups: answered, partly answered and still to investigate, and links each to a future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Move those notes to the 'Answered' column." Give WAIT TIME of 10-15 seconds. Cold-call 3 learners to read an answered question and justify it with test results. Ask: "What new questions has today's evidence made you ask?" and collect at least 5 new notes. Group the questions into themes: how starch becomes glucose (Lesson 5), other food chemicals (Lesson 4) and what happens to glucose after absorption (Lesson 6). Do not answer these yet. Ask: "Which of our unanswered questions would you test next, and how?" Acknowledge learners whose questions build on others.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from 'unanswered' to 'answered' with evidence shows learners their own progress, while new questions give purpose and direction for the next lessons and keep learners curious about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contributes at least one note and that at least 2 new questions are about the mechanism (how starch becomes glucose, what happens next). Look for evidence-based wording in answered notes ('the test showed...'). Count how many questions link to the fall in glucose after 60 minutes; if fewer than 2, prompt learners to look again at the graph.</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bw_rdyen8aoy66heseo">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jv3cxmgtwj8alav1y4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j5fcbeia4wjffwgk-jb">
              <w:r>
                <w:rPr>
                  <w:rFonts w:ascii="Arial" w:cs="Arial" w:eastAsia="Arial" w:hAnsi="Arial"/>
                  <w:color w:val="2E75B6"/>
                  <w:sz w:val="16"/>
                  <w:szCs w:val="16"/>
                  <w:u w:val="single" w:color="2E75B6"/>
                </w:rPr>
                <w:t xml:space="preserve">Carbohydrates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16ydnejx9bpkmhzo4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flow-diagram model: Food chemicals, then </w:t>
            </w:r>
            <w:del w:id="9177" w:author="Claude (AI) - proposed" w:date="2026-10-15T02:49:21Z">
              <w:r>
                <w:rPr>
                  <w:rFonts w:ascii="Arial" w:cs="Arial" w:eastAsia="Arial" w:hAnsi="Arial"/>
                  <w:b w:val="false"/>
                  <w:bCs w:val="false"/>
                  <w:i w:val="false"/>
                  <w:iCs w:val="false"/>
                  <w:color w:val="000000"/>
                  <w:sz w:val="18"/>
                  <w:szCs w:val="18"/>
                </w:rPr>
                <w:delText xml:space="preserve">digestion by enzymes</w:delText>
              </w:r>
            </w:del>
            <w:ins w:id="9178" w:author="Claude (AI) - proposed" w:date="2026-10-15T02:49: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then glucose in blood, then </w:t>
            </w:r>
            <w:del w:id="9179" w:author="Claude (AI) - proposed" w:date="2026-10-15T02:49:21Z">
              <w:r>
                <w:rPr>
                  <w:rFonts w:ascii="Arial" w:cs="Arial" w:eastAsia="Arial" w:hAnsi="Arial"/>
                  <w:b w:val="false"/>
                  <w:bCs w:val="false"/>
                  <w:i w:val="false"/>
                  <w:iCs w:val="false"/>
                  <w:color w:val="000000"/>
                  <w:sz w:val="18"/>
                  <w:szCs w:val="18"/>
                </w:rPr>
                <w:delText xml:space="preserve">cells (respiration) and storage</w:delText>
              </w:r>
            </w:del>
            <w:ins w:id="9180" w:author="Claude (AI) - proposed" w:date="2026-10-15T02:49: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then back to normal. In groups they add today's evidence to the first box: 'Food chemicals: carbohydrates, including starch from ugali and maize (about 70 g carbohydrate in ugali), made of glucose units; starch gives blue-black with iodine; glucose gives brick-red with Benedict's.' Between the first box and 'glucose in blood' they draw an arrow with a question mark labelled 'starch must be broken into glucose: how?' They annotate the graph at the rise (4.5 to 8.0 mmol/L, +3.5 in 60 min) with 'glucose from carbohydrate in the meal'. Each group states one thing they are sure of, one thing they are unsure of and one prediction for Lesson 4. Learners complete the summary table (What we observed, What we learned, How it helps explain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your model from the last lesson. What can you now add to the 'food chemicals' box, using today's test results as evidence?" Provide markers in a different colour so revisions are visible. Circulate and ask: "Where on your model is the starch from the ugali? Where is the glucose in Wanjiru's blood?" and "What is still missing between those two boxes?" WAIT TIME of 10-15 seconds after each question. Cold-call 3 groups to present one revision and justify it with evidence. Close with the template celebration: "You didn't just learn ABOUT science, you DID science!" Check the Final Celebration boxes: students feel accomplished, students value the process, students are confident. Preview: "Next time we will test the proteins and lipids in beans, groundnuts and mandazi. Will they explain the spike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(flow diagram): adding evidence in a different colour makes learning visible and helps learners see how today's data fills one part of the chain and exposes the gap (starch to glucose) that later lessons will fill. Constructing and revising a model is a core science practice</w:t>
            </w:r>
            <w:del w:id="9181" w:author="Claude (AI) - proposed" w:date="2026-10-15T02:49:21Z">
              <w:r>
                <w:rPr>
                  <w:rFonts w:ascii="Arial" w:cs="Arial" w:eastAsia="Arial" w:hAnsi="Arial"/>
                  <w:b w:val="false"/>
                  <w:bCs w:val="false"/>
                  <w:i w:val="false"/>
                  <w:iCs w:val="false"/>
                  <w:color w:val="000000"/>
                  <w:sz w:val="18"/>
                  <w:szCs w:val="18"/>
                </w:rPr>
                <w:delText xml:space="preserve"> (SEP 2)</w:delText>
              </w:r>
            </w:del>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include starch and glucose in the correct boxes; (b) mention the iodine and Benedict's evidence; (c) show the gap between starch and blood glucose as a question. Success criteria: at least 80% of groups add carbohydrate evidence with correct terms and each group names one uncertainty. Use the summary tables as an exit ticket: learners should state that ugali contains starch, which is made of glucose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correctly distinguish starch (iodine test) from reducing sugar (Benedict's test)? Which groups struggled with the Benedict's colour scale or water bath safety? Did learners notice and try to explain that ugali is rich in carbohydrate but showed no reducing sugar? How many learners wrote CER statements that connected the test results to the 3.5 mmol/L rise? What misconceptions (only sweet foods are carbohydrates; ugali already contains glucose) remain? Which DQB questions show learners are ready to explore enzymes and other nutrients? What would I change in grouping, timing or materials, especially if ripe bananas or maize flour were scarce?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turned blue-black with ugali and maize flour (starch present) but not with milk or nyama choma, and only slightly or not with sukuma wiki. Benedict's solution turned brick-red/orange with ripe banana and brick-red with glucose, green or yellow with milk, and stayed blue with ugali.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Carbohydrates are organic compounds. Starch is a large carbohydrate made of many glucose units; glucose is a reducing sugar. Ugali has about 70 g of carbohydrate, mostly starch from maize. Ugali tested positive for starch but not for reducing sugar before digestion.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starch in ugali is a source of the glucose that raised Wanjiru's blood glucose concentration from 4.5 to 8.0 mmol/L (a 3.5 mmol/L rise in 60 minutes), because starch is made of glucose units. We still need to find out how starch is broken down into glucose and what happens to glucose after it reaches the blood.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ajvcx4hcfcizbnainqf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eelntodcap-u_-x7v5x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Proteins and Lipids: Do They Cause the Glucose Spike?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proteins and lipids in beans, groundnuts, milk, nyama choma and mandazi, and compare them with carbohydrates to decide whether they cause the glucose spike in Wanjiru's graph.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Proteins are organic compounds made of amino acids and are detected by the biuret test (blue to violet/purple). Lipids are organic compounds made of fatty acids and glycerol and are detected by the grease-spot test (translucent spot) and the emulsion test (cloudy white layer). Carbohydrates (Lesson 3) are made of glucose units and are tested with iodine and Benedict's. Wanjiru's meal has about </w:t>
            </w:r>
            <w:del w:id="9182" w:author="Claude (AI) - proposed" w:date="2026-10-15T02:49:21Z">
              <w:r>
                <w:rPr>
                  <w:rFonts w:ascii="Arial" w:cs="Arial" w:eastAsia="Arial" w:hAnsi="Arial"/>
                  <w:b w:val="false"/>
                  <w:bCs w:val="false"/>
                  <w:i w:val="false"/>
                  <w:iCs w:val="false"/>
                  <w:color w:val="000000"/>
                  <w:sz w:val="18"/>
                  <w:szCs w:val="18"/>
                </w:rPr>
                <w:delText xml:space="preserve">20 g protein</w:delText>
              </w:r>
            </w:del>
            <w:ins w:id="9183" w:author="Claude (AI) - proposed" w:date="2026-10-15T02:49:21Z">
              <w:r>
                <w:rPr>
                  <w:rFonts w:ascii="Arial" w:cs="Arial" w:eastAsia="Arial" w:hAnsi="Arial"/>
                  <w:b w:val="false"/>
                  <w:bCs w:val="false"/>
                  <w:i w:val="false"/>
                  <w:iCs w:val="false"/>
                  <w:color w:val="000000"/>
                  <w:sz w:val="18"/>
                  <w:szCs w:val="18"/>
                </w:rPr>
                <w:t xml:space="preserve">12 g protein (about 9 g in the beans and 3 g in the sukuma wiki)</w:t>
              </w:r>
            </w:ins>
            <w:r>
              <w:rPr>
                <w:rFonts w:ascii="Arial" w:cs="Arial" w:eastAsia="Arial" w:hAnsi="Arial"/>
                <w:b w:val="false"/>
                <w:bCs w:val="false"/>
                <w:i w:val="false"/>
                <w:iCs w:val="false"/>
                <w:color w:val="000000"/>
                <w:sz w:val="18"/>
                <w:szCs w:val="18"/>
              </w:rPr>
              <w:t xml:space="preserve"> and about 10 g fat, compared with about 70 g carbohydrate in ugali alone, and the meal data link carbohydrates, not proteins or lipids, to the glucose rise from 4.5 to 8.0 mmol/L.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Carrying out the biuret, grease-spot and emulsion tests safely; recording results in a table; comparing results with evidence from Lesson 3; using evidence to argue which food chemicals cause the glucose spike (</w:t>
            </w:r>
            <w:del w:id="9184" w:author="Claude (AI) - proposed" w:date="2026-10-15T02:49:21Z">
              <w:r>
                <w:rPr>
                  <w:rFonts w:ascii="Arial" w:cs="Arial" w:eastAsia="Arial" w:hAnsi="Arial"/>
                  <w:b w:val="false"/>
                  <w:bCs w:val="false"/>
                  <w:i w:val="false"/>
                  <w:iCs w:val="false"/>
                  <w:color w:val="000000"/>
                  <w:sz w:val="18"/>
                  <w:szCs w:val="18"/>
                </w:rPr>
                <w:delText xml:space="preserve">NGSS SEP: Planning and Carrying Out Investigations; Analyzing and Interpreting Data; Engaging in Argument from Evidence</w:delText>
              </w:r>
            </w:del>
            <w:ins w:id="9185" w:author="Claude (AI) - proposed" w:date="2026-10-15T02:49:21Z">
              <w:r>
                <w:rPr>
                  <w:rFonts w:ascii="Arial" w:cs="Arial" w:eastAsia="Arial" w:hAnsi="Arial"/>
                  <w:b w:val="false"/>
                  <w:bCs w:val="false"/>
                  <w:i w:val="false"/>
                  <w:iCs w:val="false"/>
                  <w:color w:val="000000"/>
                  <w:sz w:val="18"/>
                  <w:szCs w:val="18"/>
                </w:rPr>
                <w:t xml:space="preserve">planning and carrying out investigations; analysing and interpreting data; engaging in argument from evidence</w:t>
              </w:r>
            </w:ins>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is in everyday foods; responsibility and safety when handling chemicals; respect for peers' ideas during discussion; appreciation of the roles of proteins and lipids in the body.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7" w:author="Claude (AI) - proposed" w:date="2026-10-15T02:49:21Z"/>
              </w:rPr>
            </w:pPr>
            <w:ins w:id="9186" w:author="Claude (AI) - proposed" w:date="2026-10-15T02:49:21Z">
              <w:r>
                <w:rPr>
                  <w:rFonts w:ascii="Arial" w:cs="Arial" w:eastAsia="Arial" w:hAnsi="Arial"/>
                  <w:b w:val="false"/>
                  <w:bCs w:val="false"/>
                  <w:i w:val="false"/>
                  <w:iCs w:val="false"/>
                  <w:color w:val="000000"/>
                  <w:sz w:val="18"/>
                  <w:szCs w:val="18"/>
                </w:rPr>
                <w:t xml:space="preserve">1. How is the presence of chemicals of life determined? 2. How are chemicals important in cells?</w:t>
              </w:r>
            </w:ins>
          </w:p>
          <w:p>
            <w:pPr>
              <w:keepNext w:val="false"/>
              <w:spacing w:after="40" w:before="0"/>
              <w:jc w:val="left"/>
              <w:rPr>
                <w:del w:id="9189" w:author="Claude (AI) - proposed" w:date="2026-10-15T02:49:21Z"/>
              </w:rPr>
            </w:pPr>
            <w:del w:id="9188" w:author="Claude (AI) - proposed" w:date="2026-10-15T02:49:21Z">
              <w:r>
                <w:rPr>
                  <w:rFonts w:ascii="Arial" w:cs="Arial" w:eastAsia="Arial" w:hAnsi="Arial"/>
                  <w:b w:val="false"/>
                  <w:bCs w:val="false"/>
                  <w:i w:val="false"/>
                  <w:iCs w:val="false"/>
                  <w:color w:val="000000"/>
                  <w:sz w:val="18"/>
                  <w:szCs w:val="18"/>
                </w:rPr>
                <w:delText xml:space="preserve">1. What are the chemicals of life? 2. How do the chemicals of life contribute to the functioning of living organisms?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classified carbohydrates, proteins and lipids as organic compounds, and Lesson 3 linked ugali starch to the glucose spike using iodine and Benedict's tests. Lesson 4 completes the main food chemical classes by testing proteins and lipids, showing they are chemically different and do not cause the spike, which sets up Lesson 5 (enzymes) and Lesson 6 (absorption, respiration, insulin).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safety goggles and aprons. Biuret reagent (or dilute sodium hydroxide with dilute copper sulphate) is irritant: wear gloves, avoid skin and eye contact, and rinse spills with plenty of water. Ethanol for the emulsion test is flammable: keep away from flames and use only small amounts (2 cm3). Never taste any test material in the laboratory. Check for groundnut or milk allergies before the lesson and let affected learners handle only sealed samples or act as recorders. Wash hands after the practical and dispose of waste as directed by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returns to Wanjiru's graph, which showed blood glucose rising from 4.5 to 8.0 mmol/L at 60 minutes and falling back to 4.5 mmol/L by 180 minutes after ugali (300 g), sukuma wiki (100 g) and beans (100 g). Learners predict whether the protein in beans and the oil in the meal could also cause the spike. They then carry out the biuret test on beans, milk, nyama choma and ugali, and the grease-spot and emulsion tests on groundnuts, mandazi, milk and ugali. In Explain they compare the structure and roles of proteins and lipids (amino acids; fatty acids and glycerol) with carbohydrates, and use the meal data (about </w:t>
            </w:r>
            <w:del w:id="9190" w:author="Claude (AI) - proposed" w:date="2026-10-15T02:49:21Z">
              <w:r>
                <w:rPr>
                  <w:rFonts w:ascii="Arial" w:cs="Arial" w:eastAsia="Arial" w:hAnsi="Arial"/>
                  <w:b w:val="false"/>
                  <w:bCs w:val="false"/>
                  <w:i w:val="false"/>
                  <w:iCs w:val="false"/>
                  <w:color w:val="000000"/>
                  <w:sz w:val="18"/>
                  <w:szCs w:val="18"/>
                </w:rPr>
                <w:delText xml:space="preserve">20</w:delText>
              </w:r>
            </w:del>
            <w:ins w:id="9191" w:author="Claude (AI) - proposed" w:date="2026-10-15T02:49:2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g protein, 10 g fat, 70 g carbohydrate in ugali) to argue that carbohydrates are the main cause of the spike. The DQB and the class flow-diagram model are then revised.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iomxuq4hjg9q7qi_tafw">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wvlofg0ax5_i0fwnk8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krm4u85z0s0eeppbs01r">
              <w:r>
                <w:rPr>
                  <w:rFonts w:ascii="Arial" w:cs="Arial" w:eastAsia="Arial" w:hAnsi="Arial"/>
                  <w:color w:val="2E75B6"/>
                  <w:sz w:val="16"/>
                  <w:szCs w:val="16"/>
                  <w:u w:val="single" w:color="2E75B6"/>
                </w:rPr>
                <w:t xml:space="preserve">Proteins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wyebek0ab_uaxesyyw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Wanjiru's glucose graph (0 min: 4.5; 15 min: 5.5; 30 min: 7.0; 60 min: 8.0 peak; 90 min: 6.5; 120 min: 5.2; 150 min: 4.7; 180 min: 4.5 mmol/L) and the meal list. Individually they write a prediction: 'Beans contain about </w:t>
            </w:r>
            <w:del w:id="9192" w:author="Claude (AI) - proposed" w:date="2026-10-15T02:49:21Z">
              <w:r>
                <w:rPr>
                  <w:rFonts w:ascii="Arial" w:cs="Arial" w:eastAsia="Arial" w:hAnsi="Arial"/>
                  <w:b w:val="false"/>
                  <w:bCs w:val="false"/>
                  <w:i w:val="false"/>
                  <w:iCs w:val="false"/>
                  <w:color w:val="000000"/>
                  <w:sz w:val="18"/>
                  <w:szCs w:val="18"/>
                </w:rPr>
                <w:delText xml:space="preserve">20</w:delText>
              </w:r>
            </w:del>
            <w:ins w:id="9193"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the meal has about 10 g fat from cooking oil. Could these also cause the glucose spike? Which of milk, nyama choma, groundnuts, mandazi and ugali will contain protein, and which lipid?' They sketch a prediction table (food: protein? lipid?) with a reason, then share with a partner (3 minutes) before the class vote.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"Last lesson we linked the 70 g of carbohydrate in ugali to this spike. But Wanjiru's plate also had beans and oil. Do those cause the spike too? Write your prediction and one reason." Give 2 minutes silent writing. WAIT TIME: 10-15 seconds after asking, "Which foods do you think contain protein?" before taking answers. Cold-call 4 learners from different groups, asking "What made you think that?" Record predictions on the board in two columns (protein / lipid) without correcting. Ask: "Which test method from Lesson 3 could we adapt to check?" and take 2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(commit-then-test): writing a prediction and a reason before any evidence exposes prior ideas, such as 'all food becomes sugar', and gives learners a stake in the results, so the later data confirm or challenge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 has a written prediction with a reason; (2) at least 3 learners link a test to a food chemical (for example 'iodine is for starch so we need a different test'); (3) the teacher records common misconceptions, such as 'beans are sugary so they cause the spike' or 'oil turns to glucose immediately', for revisiting in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dcbca8ftbxwzeo8alrcv">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oee2frx6hjgjtfx-pi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ofcicqhtpzvvj2gfbsy">
              <w:r>
                <w:rPr>
                  <w:rFonts w:ascii="Arial" w:cs="Arial" w:eastAsia="Arial" w:hAnsi="Arial"/>
                  <w:color w:val="2E75B6"/>
                  <w:sz w:val="16"/>
                  <w:szCs w:val="16"/>
                  <w:u w:val="single" w:color="2E75B6"/>
                </w:rPr>
                <w:t xml:space="preserve">Proteins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_gokh1agg8mxdhiew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carry out two tests. Test A, biuret test for protein: put about 2 cm3 of each food sample or extract (bean paste mixed with water, milk, minced nyama choma, ugali paste) in separate test tubes, add 2 cm3 of dilute sodium hydroxide, then add 2-3 drops of dilute copper sulphate and shake. Test B, lipids: (i) grease-spot test: rub or crush groundnuts, mandazi, a drop of milk and ugali on separate pieces of brown or filter paper, dry gently, and hold up to the light; (ii) emulsion test: shake the sample with 2 cm3 of ethanol, then pour the clear liquid into 2 cm3 of cold water and look for a cloudy white layer. They record results in a table. Expected results: biuret: beans violet/purple, milk violet, nyama choma violet, ugali pale blue/faint (negative or weak). Grease spot: groundnuts translucent spot and cloudy white emulsion (positive), mandazi translucent spot (positive, cooked in oil), milk faint translucent spot or weak emulsion, ugali negative. Learners add a 'carbohydrate' column using Lesson 3 results (ugali blue-black with iodine) to compare.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model each test for 2 minutes and say: "Goggles on, gloves on, and nobody tastes anything. Why do we use a fresh tube for each food?" Cold-call 2 groups to answer. Circulate every 5 minutes and ask: "What colour do you see? What does that tell you about this food?" Prompt: "Compare your violet with the blue control; is it really different?" Ask for water as a control (blue for biuret, no spot for the paper). WAIT TIME 10-15 seconds after asking, "What does a translucent spot mean?" before accepting answers. Ensure learners with allergies are only recording. Ask each group to put results on a class chart; cold-call 3 groups to report one result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class results table and controls: pooling results across groups shows patterns (beans, milk and nyama choma are positive for protein; groundnuts and mandazi are positive for lipids; ugali is negative for both) and teaches learners that tests need controls to be trusted.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safe handling (goggles, gloves, small volumes, no tasting) in at least 90% of groups; (2) results correctly recorded using the colour conventions (violet/purple = protein; translucent spot or cloudy white layer = lipid); (3) learners include a control and notice ugali is negative for protein and lipids but positive for starch; (4) the teacher checks that each group's table has all 4 foods for each test.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rj7j1x1xk3snklcc8xnt">
              <w:r>
                <w:rPr>
                  <w:rFonts w:ascii="Arial" w:cs="Arial" w:eastAsia="Arial" w:hAnsi="Arial"/>
                  <w:color w:val="2E75B6"/>
                  <w:sz w:val="16"/>
                  <w:szCs w:val="16"/>
                  <w:u w:val="single" w:color="2E75B6"/>
                </w:rPr>
                <w:t xml:space="preserve">Introduction to amino acids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eygmovxkmyikfjvlc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uwitcsvfnga9yhitntn">
              <w:r>
                <w:rPr>
                  <w:rFonts w:ascii="Arial" w:cs="Arial" w:eastAsia="Arial" w:hAnsi="Arial"/>
                  <w:color w:val="2E75B6"/>
                  <w:sz w:val="16"/>
                  <w:szCs w:val="16"/>
                  <w:u w:val="single" w:color="2E75B6"/>
                </w:rPr>
                <w:t xml:space="preserve">Amino Acids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4khz1v9wtdqhqd7q_k_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to build a comparison table of carbohydrates, proteins and lipids: test used, positive result, building blocks (glucose units; amino acids; fatty acids and glycerol), example in Wanjiru's meal and main roles (carbohydrates: main energy source; proteins: growth and repair of body tissues, and also enzymes; lipids: energy storage and insulation). They then use the numbers (about 70 g carbohydrate in ugali plus </w:t>
            </w:r>
            <w:del w:id="9194" w:author="Claude (AI) - proposed" w:date="2026-10-15T02:49:21Z">
              <w:r>
                <w:rPr>
                  <w:rFonts w:ascii="Arial" w:cs="Arial" w:eastAsia="Arial" w:hAnsi="Arial"/>
                  <w:b w:val="false"/>
                  <w:bCs w:val="false"/>
                  <w:i w:val="false"/>
                  <w:iCs w:val="false"/>
                  <w:color w:val="000000"/>
                  <w:sz w:val="18"/>
                  <w:szCs w:val="18"/>
                </w:rPr>
                <w:delText xml:space="preserve">15</w:delText>
              </w:r>
            </w:del>
            <w:ins w:id="9195" w:author="Claude (AI) - proposed" w:date="2026-10-15T02:49:21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in beans; about </w:t>
            </w:r>
            <w:del w:id="9196" w:author="Claude (AI) - proposed" w:date="2026-10-15T02:49:21Z">
              <w:r>
                <w:rPr>
                  <w:rFonts w:ascii="Arial" w:cs="Arial" w:eastAsia="Arial" w:hAnsi="Arial"/>
                  <w:b w:val="false"/>
                  <w:bCs w:val="false"/>
                  <w:i w:val="false"/>
                  <w:iCs w:val="false"/>
                  <w:color w:val="000000"/>
                  <w:sz w:val="18"/>
                  <w:szCs w:val="18"/>
                </w:rPr>
                <w:delText xml:space="preserve">20</w:delText>
              </w:r>
            </w:del>
            <w:ins w:id="9197" w:author="Claude (AI) - proposed" w:date="2026-10-15T02:49:2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g protein; about 10 g fat) and the graph to write an evidence-based claim: 'Carbohydrates, not proteins or lipids, are the main cause of the spike from 4.5 to 8.0 mmol/L because...' They also answer: 'Why do beans, milk and groundnuts still matter for Wanjiru even though they are not the main cause of the spike?' using growth, repair and energy storage.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tables. What evidence tells us the spike comes from ugali rather than from the oil?" WAIT TIME 10-15 seconds, then cold-call 3 learners. Draw simple structure diagrams on the board: a chain of glucose units, a chain of amino acids and a glycerol with three fatty acids, and ask: "How is a protein built differently from starch?" (cold-call 2). Ask: "Wanjiru's meal had about 70 g carbohydrate and about 10 g fat. Which would you expect to raise blood glucose more? Why?" Use the Claim-Evidence-Reasoning frame on the board. Address any misconception noted in Predict, such as 'beans cause the spike because they are sweet', by pointing to the evidence. Pair-share for 3 minutes, then have 2 pairs present claims; the class gives one question or critique per presentation. Clarify that proteins and lipids are digested too, but not mainly into glucose; the full processes come in Lessons 5 and 6, so do not teach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comparison: learners compare structures, tests and roles across the three classes and then justify a claim with their own data and the meal numbers, so that they link chemical differences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comparison table is complete and accurate (biuret/violet/amino acids; grease spot and emulsion/fatty acids and glycerol); (2) the claim cites at least 2 pieces of evidence (for example ugali negative for protein and lipid but positive for starch; 70 g carbohydrate versus </w:t>
            </w:r>
            <w:del w:id="9198" w:author="Claude (AI) - proposed" w:date="2026-10-15T02:49:21Z">
              <w:r>
                <w:rPr>
                  <w:rFonts w:ascii="Arial" w:cs="Arial" w:eastAsia="Arial" w:hAnsi="Arial"/>
                  <w:b w:val="false"/>
                  <w:bCs w:val="false"/>
                  <w:i w:val="false"/>
                  <w:iCs w:val="false"/>
                  <w:color w:val="000000"/>
                  <w:sz w:val="18"/>
                  <w:szCs w:val="18"/>
                </w:rPr>
                <w:delText xml:space="preserve">20</w:delText>
              </w:r>
            </w:del>
            <w:ins w:id="9199" w:author="Claude (AI) - proposed" w:date="2026-10-15T02:49:2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g protein and 10 g fat); (3) learners distinguish roles (growth and repair versus energy); (4) exit prompt: 'Name one test for protein and one for lipid and say what a positive result looks like', with at least 80% correct.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vlv6aw8ts7eufh-tgvuc">
              <w:r>
                <w:rPr>
                  <w:rFonts w:ascii="Arial" w:cs="Arial" w:eastAsia="Arial" w:hAnsi="Arial"/>
                  <w:color w:val="2E75B6"/>
                  <w:sz w:val="16"/>
                  <w:szCs w:val="16"/>
                  <w:u w:val="single" w:color="2E75B6"/>
                </w:rPr>
                <w:t xml:space="preserve">Peptide bond formation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e8mpukb5o07haz8kn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tozwslvf8pz4-2authvz">
              <w:r>
                <w:rPr>
                  <w:rFonts w:ascii="Arial" w:cs="Arial" w:eastAsia="Arial" w:hAnsi="Arial"/>
                  <w:color w:val="2E75B6"/>
                  <w:sz w:val="16"/>
                  <w:szCs w:val="16"/>
                  <w:u w:val="single" w:color="2E75B6"/>
                </w:rPr>
                <w:t xml:space="preserve">Amino Acid Classification and Structure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ujt1moquecihp16emf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They place green sticky notes next to questions now answered, for example 'What chemicals are in food?' (carbohydrates, proteins, lipids, with tests), and write new questions on yellow notes, such as 'What happens to proteins in the body?', 'Are proteins digested too?', 'Do enzymes work on proteins and lipids?' and 'How does glucose leave the blood?' They sort questions into: answered, to be answered in Lesson 5 (enzymes, water and minerals), and to be answered in Lesson 6 (absorption, respiration, insulin).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answer with evidence from today's tests?" Allow WAIT TIME of 10-15 seconds, then cold-call 3 learners to move or mark a note and justify it with evidence. Ask: "What new question has our protein and lipid evidence created?" and take at least 4 new questions. Reply to unrelated questions with: "Great question; where could we find out?" Point out that enzymes are proteins, which sets up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learners see their questions answered with evidence and generate new ones, which keeps the investigation learner-driven and builds ownership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3 questions are moved to 'answered' with a stated piece of evidence; (2) every group adds at least 1 new, testable question; (3) at least 2 new questions refer to what happens to proteins or lipids after eating, showing connection to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o8kv9qpviiw3ghgujhcv">
              <w:r>
                <w:rPr>
                  <w:rFonts w:ascii="Arial" w:cs="Arial" w:eastAsia="Arial" w:hAnsi="Arial"/>
                  <w:color w:val="2E75B6"/>
                  <w:sz w:val="16"/>
                  <w:szCs w:val="16"/>
                  <w:u w:val="single" w:color="2E75B6"/>
                </w:rPr>
                <w:t xml:space="preserve">The Protein Folding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8p_7mdms02lzjolp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7llqo4puuhgoqy7ivijp">
              <w:r>
                <w:rPr>
                  <w:rFonts w:ascii="Arial" w:cs="Arial" w:eastAsia="Arial" w:hAnsi="Arial"/>
                  <w:color w:val="2E75B6"/>
                  <w:sz w:val="16"/>
                  <w:szCs w:val="16"/>
                  <w:u w:val="single" w:color="2E75B6"/>
                </w:rPr>
                <w:t xml:space="preserve">Protein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g74j9k3m1ysvbiw00q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flow-diagram model: Food chemicals, then </w:t>
            </w:r>
            <w:del w:id="9200" w:author="Claude (AI) - proposed" w:date="2026-10-15T02:49:21Z">
              <w:r>
                <w:rPr>
                  <w:rFonts w:ascii="Arial" w:cs="Arial" w:eastAsia="Arial" w:hAnsi="Arial"/>
                  <w:b w:val="false"/>
                  <w:bCs w:val="false"/>
                  <w:i w:val="false"/>
                  <w:iCs w:val="false"/>
                  <w:color w:val="000000"/>
                  <w:sz w:val="18"/>
                  <w:szCs w:val="18"/>
                </w:rPr>
                <w:delText xml:space="preserve">digestion by enzymes</w:delText>
              </w:r>
            </w:del>
            <w:ins w:id="9201" w:author="Claude (AI) - proposed" w:date="2026-10-15T02:49: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then glucose in blood, then </w:t>
            </w:r>
            <w:del w:id="9202" w:author="Claude (AI) - proposed" w:date="2026-10-15T02:49:21Z">
              <w:r>
                <w:rPr>
                  <w:rFonts w:ascii="Arial" w:cs="Arial" w:eastAsia="Arial" w:hAnsi="Arial"/>
                  <w:b w:val="false"/>
                  <w:bCs w:val="false"/>
                  <w:i w:val="false"/>
                  <w:iCs w:val="false"/>
                  <w:color w:val="000000"/>
                  <w:sz w:val="18"/>
                  <w:szCs w:val="18"/>
                </w:rPr>
                <w:delText xml:space="preserve">cells (respiration) and storage</w:delText>
              </w:r>
            </w:del>
            <w:ins w:id="9203" w:author="Claude (AI) - proposed" w:date="2026-10-15T02:49: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then back to normal. In groups they expand the 'Food chemicals' box to show carbohydrates (starch in ugali, about 70 g), proteins (beans, about </w:t>
            </w:r>
            <w:del w:id="9204" w:author="Claude (AI) - proposed" w:date="2026-10-15T02:49:21Z">
              <w:r>
                <w:rPr>
                  <w:rFonts w:ascii="Arial" w:cs="Arial" w:eastAsia="Arial" w:hAnsi="Arial"/>
                  <w:b w:val="false"/>
                  <w:bCs w:val="false"/>
                  <w:i w:val="false"/>
                  <w:iCs w:val="false"/>
                  <w:color w:val="000000"/>
                  <w:sz w:val="18"/>
                  <w:szCs w:val="18"/>
                </w:rPr>
                <w:delText xml:space="preserve">20</w:delText>
              </w:r>
            </w:del>
            <w:ins w:id="9205"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and lipids (cooking oil, groundnuts, mandazi, about 10 g), with the test for each and its building blocks. They draw a thick arrow from carbohydrates to 'glucose in blood' (main cause of the spike) and thin dotted arrows from proteins and lipids to 'growth, repair and energy storage'. They label question marks where they do not yet know the mechanism (enzymes, absorption, insulin). Finally they complete the summary table prompt.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our model with today's evidence. Where do proteins and lipids belong, and why is the arrow thinner?" Give 8 minutes in groups and use WAIT TIME 10-15 seconds before asking for explanations. Cold-call 3 groups to explain one change and the evidence for it. Ask: "What is still missing from the model that explains how the spike falls from 8.0 at 60 minutes to 4.5 mmol/L at 180 minutes?" Encourage question marks for missing mechanisms. Close with: "You didn't just learn ABOUT science—you DID science!" and ask learners to note how they feel about the process (accomplished, confident).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new evidence to a shared flow diagram helps learners see how each lesson contributes to explaining the glucose graph and marks gaps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model correctly shows carbohydrates as the main source of glucose and proteins and lipids as separate, thinner pathways; (2) each group cites at least 1 test result as evidence for a change; (3) groups identify at least 1 gap (for example how starch is broken down); (4) learners show confidence by explaining their model unprompted in final share.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protein and lipid test results, and did the control tubes and the comparison with carbohydrates help? Did learners use numbers (about 70 g carbohydrate, </w:t>
            </w:r>
            <w:del w:id="9206" w:author="Claude (AI) - proposed" w:date="2026-10-15T02:49:21Z">
              <w:r>
                <w:rPr>
                  <w:rFonts w:ascii="Arial" w:cs="Arial" w:eastAsia="Arial" w:hAnsi="Arial"/>
                  <w:b w:val="false"/>
                  <w:bCs w:val="false"/>
                  <w:i w:val="false"/>
                  <w:iCs w:val="false"/>
                  <w:color w:val="000000"/>
                  <w:sz w:val="18"/>
                  <w:szCs w:val="18"/>
                </w:rPr>
                <w:delText xml:space="preserve">20</w:delText>
              </w:r>
            </w:del>
            <w:ins w:id="9207" w:author="Claude (AI) - proposed" w:date="2026-10-15T02:49:2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g protein, 10 g fat) and the graph to argue that carbohydrates cause the spike, or did they rely on assumptions like 'beans are sweet'? Were safety routines followed, and were learners with allergies fully included? Which DQB questions about enzymes, absorption and insulin should be prioritised for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beans, milk and nyama choma turned violet/purple with the biuret test (protein), while ugali stayed pale blue. Groundnuts and mandazi left a translucent grease spot, groundnuts gave a cloudy white emulsion, and milk gave a faint result, while ugali was negative for lipids.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proteins are made of amino acids and lipids are made of fatty acids and glycerol, whereas carbohydrates are made of glucose units. Proteins are used for growth and repair, lipids for energy storage, and carbohydrates are the main energy source.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Wanjiru's blood glucose spike from 4.5 to 8.0 mmol/L at 60 minutes is mainly caused by carbohydrates (about 70 g in ugali), not by the about </w:t>
            </w:r>
            <w:del w:id="9208" w:author="Claude (AI) - proposed" w:date="2026-10-15T02:49:21Z">
              <w:r>
                <w:rPr>
                  <w:rFonts w:ascii="Arial" w:cs="Arial" w:eastAsia="Arial" w:hAnsi="Arial"/>
                  <w:b w:val="false"/>
                  <w:bCs w:val="false"/>
                  <w:i w:val="false"/>
                  <w:iCs w:val="false"/>
                  <w:color w:val="000000"/>
                  <w:sz w:val="18"/>
                  <w:szCs w:val="18"/>
                </w:rPr>
                <w:delText xml:space="preserve">20</w:delText>
              </w:r>
            </w:del>
            <w:ins w:id="9209" w:author="Claude (AI) - proposed" w:date="2026-10-15T02:49:2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g protein or about 10 g fat in her meal. Proteins and lipids are still used by the body, but not mainly to raise blood glucose.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tdrh_mslwxtut1xmpzi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gad7ug5jai6_xfopfbt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Water, Mineral Salts and Enzymes in Digestion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saliva (salivary amylase) digests starch to reducing sugar, and how water, mineral salts and temperature affect enzyme action, so that learners can explain how the starch in Wanjiru's ugali becomes the glucose that causes her blood glucose to rise from 4.5 to 8.0 mmol/L.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are biological catalysts that are proteins. Salivary amylase digests starch to maltose, which is then broken down to glucose. Digestion is the breakdown of large insoluble food molecules into small soluble ones. Water and mineral salts are inorganic compounds that support enzyme action: water is the medium in which reactions happen, and mineral salts help maintain the conditions cells need. Enzymes are denatured by boiling and inactive at 0 degrees C, and work best at about 37 degrees C in the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with a control</w:t>
            </w:r>
            <w:del w:id="9210" w:author="Claude (AI) - proposed" w:date="2026-10-15T02:49:21Z">
              <w:r>
                <w:rPr>
                  <w:rFonts w:ascii="Arial" w:cs="Arial" w:eastAsia="Arial" w:hAnsi="Arial"/>
                  <w:b w:val="false"/>
                  <w:bCs w:val="false"/>
                  <w:i w:val="false"/>
                  <w:iCs w:val="false"/>
                  <w:color w:val="000000"/>
                  <w:sz w:val="18"/>
                  <w:szCs w:val="18"/>
                </w:rPr>
                <w:delText xml:space="preserve"> (SEP 3)</w:delText>
              </w:r>
            </w:del>
            <w:r>
              <w:rPr>
                <w:rFonts w:ascii="Arial" w:cs="Arial" w:eastAsia="Arial" w:hAnsi="Arial"/>
                <w:b w:val="false"/>
                <w:bCs w:val="false"/>
                <w:i w:val="false"/>
                <w:iCs w:val="false"/>
                <w:color w:val="000000"/>
                <w:sz w:val="18"/>
                <w:szCs w:val="18"/>
              </w:rPr>
              <w:t xml:space="preserve">; using iodine and Benedict's tests to collect evidence; recording and interpreting colour changes over time</w:t>
            </w:r>
            <w:del w:id="9211" w:author="Claude (AI) - proposed" w:date="2026-10-15T02:49:21Z">
              <w:r>
                <w:rPr>
                  <w:rFonts w:ascii="Arial" w:cs="Arial" w:eastAsia="Arial" w:hAnsi="Arial"/>
                  <w:b w:val="false"/>
                  <w:bCs w:val="false"/>
                  <w:i w:val="false"/>
                  <w:iCs w:val="false"/>
                  <w:color w:val="000000"/>
                  <w:sz w:val="18"/>
                  <w:szCs w:val="18"/>
                </w:rPr>
                <w:delText xml:space="preserve"> (SEP 4)</w:delText>
              </w:r>
            </w:del>
            <w:r>
              <w:rPr>
                <w:rFonts w:ascii="Arial" w:cs="Arial" w:eastAsia="Arial" w:hAnsi="Arial"/>
                <w:b w:val="false"/>
                <w:bCs w:val="false"/>
                <w:i w:val="false"/>
                <w:iCs w:val="false"/>
                <w:color w:val="000000"/>
                <w:sz w:val="18"/>
                <w:szCs w:val="18"/>
              </w:rPr>
              <w:t xml:space="preserve">; constructing explanations from evidence</w:t>
            </w:r>
            <w:del w:id="9212" w:author="Claude (AI) - proposed" w:date="2026-10-15T02:49:21Z">
              <w:r>
                <w:rPr>
                  <w:rFonts w:ascii="Arial" w:cs="Arial" w:eastAsia="Arial" w:hAnsi="Arial"/>
                  <w:b w:val="false"/>
                  <w:bCs w:val="false"/>
                  <w:i w:val="false"/>
                  <w:iCs w:val="false"/>
                  <w:color w:val="000000"/>
                  <w:sz w:val="18"/>
                  <w:szCs w:val="18"/>
                </w:rPr>
                <w:delText xml:space="preserve"> (SEP 6)</w:delText>
              </w:r>
            </w:del>
            <w:r>
              <w:rPr>
                <w:rFonts w:ascii="Arial" w:cs="Arial" w:eastAsia="Arial" w:hAnsi="Arial"/>
                <w:b w:val="false"/>
                <w:bCs w:val="false"/>
                <w:i w:val="false"/>
                <w:iCs w:val="false"/>
                <w:color w:val="000000"/>
                <w:sz w:val="18"/>
                <w:szCs w:val="18"/>
              </w:rPr>
              <w:t xml:space="preserve">; revising a model</w:t>
            </w:r>
            <w:del w:id="9213" w:author="Claude (AI) - proposed" w:date="2026-10-15T02:49:21Z">
              <w:r>
                <w:rPr>
                  <w:rFonts w:ascii="Arial" w:cs="Arial" w:eastAsia="Arial" w:hAnsi="Arial"/>
                  <w:b w:val="false"/>
                  <w:bCs w:val="false"/>
                  <w:i w:val="false"/>
                  <w:iCs w:val="false"/>
                  <w:color w:val="000000"/>
                  <w:sz w:val="18"/>
                  <w:szCs w:val="18"/>
                </w:rPr>
                <w:delText xml:space="preserve"> (SEP 2)</w:delText>
              </w:r>
            </w:del>
            <w:r>
              <w:rPr>
                <w:rFonts w:ascii="Arial" w:cs="Arial" w:eastAsia="Arial" w:hAnsi="Arial"/>
                <w:b w:val="false"/>
                <w:bCs w:val="false"/>
                <w:i w:val="false"/>
                <w:iCs w:val="false"/>
                <w:color w:val="000000"/>
                <w:sz w:val="18"/>
                <w:szCs w:val="18"/>
              </w:rPr>
              <w:t xml:space="preserve">; asking questions</w:t>
            </w:r>
            <w:del w:id="9214" w:author="Claude (AI) - proposed" w:date="2026-10-15T02:49:21Z">
              <w:r>
                <w:rPr>
                  <w:rFonts w:ascii="Arial" w:cs="Arial" w:eastAsia="Arial" w:hAnsi="Arial"/>
                  <w:b w:val="false"/>
                  <w:bCs w:val="false"/>
                  <w:i w:val="false"/>
                  <w:iCs w:val="false"/>
                  <w:color w:val="000000"/>
                  <w:sz w:val="18"/>
                  <w:szCs w:val="18"/>
                </w:rPr>
                <w:delText xml:space="preserve"> (SEP 1)</w:delText>
              </w:r>
            </w:del>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happens to food inside the body; respect for evidence; teamwork and responsibility when handling hot water and chemicals; appreciation that everyday food processing in our bodies is chemistry.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16" w:author="Claude (AI) - proposed" w:date="2026-10-15T02:49:21Z"/>
              </w:rPr>
            </w:pPr>
            <w:ins w:id="9215" w:author="Claude (AI) - proposed" w:date="2026-10-15T02:49:21Z">
              <w:r>
                <w:rPr>
                  <w:rFonts w:ascii="Arial" w:cs="Arial" w:eastAsia="Arial" w:hAnsi="Arial"/>
                  <w:b w:val="false"/>
                  <w:bCs w:val="false"/>
                  <w:i w:val="false"/>
                  <w:iCs w:val="false"/>
                  <w:color w:val="000000"/>
                  <w:sz w:val="18"/>
                  <w:szCs w:val="18"/>
                </w:rPr>
                <w:t xml:space="preserve">How are chemicals important in cells? (linked to: How is the presence of chemicals of life determined?)</w:t>
              </w:r>
            </w:ins>
          </w:p>
          <w:p>
            <w:pPr>
              <w:keepNext w:val="false"/>
              <w:spacing w:after="40" w:before="0"/>
              <w:jc w:val="left"/>
              <w:rPr>
                <w:del w:id="9218" w:author="Claude (AI) - proposed" w:date="2026-10-15T02:49:21Z"/>
              </w:rPr>
            </w:pPr>
            <w:del w:id="9217" w:author="Claude (AI) - proposed" w:date="2026-10-15T02:49:21Z">
              <w:r>
                <w:rPr>
                  <w:rFonts w:ascii="Arial" w:cs="Arial" w:eastAsia="Arial" w:hAnsi="Arial"/>
                  <w:b w:val="false"/>
                  <w:bCs w:val="false"/>
                  <w:i w:val="false"/>
                  <w:iCs w:val="false"/>
                  <w:color w:val="000000"/>
                  <w:sz w:val="18"/>
                  <w:szCs w:val="18"/>
                </w:rPr>
                <w:delText xml:space="preserve">How do the chemicals of life contribute to the functioning of living organisms? (linked to: What are the chemicals of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ugali is rich in starch (about 70 g carbohydrate) and that proteins differ from carbohydrates in structure and role. This lesson answers the question: how does starch become glucose that can enter the blood? Learners gather the evidence for the digestion step in the class model (food chemicals, then digestion by enzymes, then glucose in blood). Lesson 6 will use this to explain absorption, respiration, storage and insulin, and the fall back to 4.5 mmol/L.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uses only their own clean, labelled cup and collects their own saliva (never share saliva; wash hands afterwards; use a clean cup per learner or have the teacher or a volunteer supply a pooled sample from consenting learners, discarded after use). Wear safety goggles or eye protection when heating Benedict's solution. Heat test tubes in a hot water bath, not in direct flame; point the tube mouth away from people; use a test tube holder. Hot water baths must be at about 37 degrees C for the incubation and boiling only under the teacher's supervision. Iodine stains skin and clothes; wipe spills immediately. Do not taste any chemicals or test materials. Dispose of mixtures as the teacher instructs and wash hands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reminds the class of Wanjiru's blood glucose graph: 4.5 mmol/L before the meal, a peak of 8.0 mmol/L at 60 minutes after the plate of ugali, sukuma wiki and beans, then back to 4.5 mmol/L by 180 minutes. Learners already know ugali is mostly starch (Lesson 3) and that starch is too large to enter the blood directly. Learners predict what happens to starch when it meets saliva, then run the saliva and starch investigation: 2 cm3 of 1% starch solution plus 1 cm3 of saliva at about 37 degrees C, tested with iodine at 0, 5 and 10 minutes and with Benedict's at 10 minutes, alongside a control with boiled saliva or water. They explain the results using the idea of enzymes as protein catalysts, consider the roles of water and mineral salts and the effect of temperature, then add questions to the DQB and revise the class flow-diagram model to include digestion by enzymes.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er_lc_zwokswnjvqxr-f">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mrij-pla7conlo1_le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qcexvax3b4erzz-8hfz9">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v72jjufrnwjk5y6d73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Learners look again at Wanjiru's blood glucose graph (0 min: 4.5; 15 min: 5.5; 30 min: 7.0; 60 min: 8.0 peak; 90 min: 6.5; 120 min: 5.2; 150 min: 4.7; 180 min: 4.5 mmol/L). They recall that ugali has about 70 g carbohydrate, mostly starch, and that starch gives a blue-black colour with iodine and no colour change with Benedict's before digestion. Individually they write and draw a prediction in their notebooks: 'What do you think happens to starch when it is mixed with saliva in a warm tube? What colour will the iodine test give after 0, 5 and 10 minutes? What would happen if the saliva was boiled first? Why?' They also predict whether Benedict's test will change at 10 minutes. They share in pairs and then add their ideas to a class prediction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Say: 'Wanjiru's glucose went from 4.5 to 8.0 mmol/L in 60 minutes. But ugali is starch, not glucose. Starch is a big molecule. So what must happen to starch before it can raise glucose in the blood?' WAIT TIME 10-15 seconds in silence before taking answers. Ask: 'Have you ever noticed that if you chew ugali or bread for a long time it starts to taste slightly sweet? What might be happening in your mouth?' Cold-call 3 learners (not volunteers) to share their predictions, and ask each: 'What makes you think so?' Record without correcting. Ask: 'What do you think boiling the saliva will do?' Cold-call 2 more learners. Write all predictions on the board under headings 'Starch + saliva' and 'Starch + boiled saliva'. Say: 'Keep your prediction; today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seeing results makes learners' existing ideas about digestion visible, creates a stake in the outcome, and lets them later compare evidence with their own thinking, which deepens conceptual change. Linking prediction to the graph connects the investigation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as you circulate for: (1) a prediction that mentions the iodine colour changing over time; (2) a reason that links starch breakdown to sugar or glucose; (3) any mention of what saliva contains or does; (4) any prediction about the boiled saliva. Tally on a clipboard how many learners predict that the starch will disappear, that sugar will appear, and that boiled saliva will not work. Note misconceptions such as 'saliva just makes food wet' or 'the starch turns directly into blood'. Use the tally to decide how much to emphasise the control.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u5f0g1bemi23ybqbqjr_">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jcpgkritfpgmhf_u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h5zhkjfw-lksj3s2s7dw">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ckkujx8_q07qaw6cc_0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 minutes) In groups of 4, learners carry out the saliva and starch investigation. Step 1: Label tubes A (starch + saliva) and B (control: starch + boiled saliva or water). Step 2: Place 2 cm3 of 1% starch solution in each tube. Step 3: Put a drop of iodine in each well of a white tile or spotting plate and take the 0 min sample from each tube; record the colour (both blue-black). Step 4: Add 1 cm3 of saliva to tube A and 1 cm3 of boiled saliva (or water) to tube B; place both in a water bath at about 37 degrees C. Step 5: At 5 min and 10 min, use a clean dropper to take a drop from each tube into fresh iodine drops; record the colours (tube A: brown-black at 5 min, yellow-brown at 10 min; tube B: blue-black throughout). Step 6: At 10 min, add Benedict's solution to a sample of each tube and heat in a hot water bath for a few minutes; record the colours (tube A: </w:t>
            </w:r>
            <w:del w:id="9219" w:author="Claude (AI) - proposed" w:date="2026-10-15T02:49:21Z">
              <w:r>
                <w:rPr>
                  <w:rFonts w:ascii="Arial" w:cs="Arial" w:eastAsia="Arial" w:hAnsi="Arial"/>
                  <w:b w:val="false"/>
                  <w:bCs w:val="false"/>
                  <w:i w:val="false"/>
                  <w:iCs w:val="false"/>
                  <w:color w:val="000000"/>
                  <w:sz w:val="18"/>
                  <w:szCs w:val="18"/>
                </w:rPr>
                <w:delText xml:space="preserve">brick-red</w:delText>
              </w:r>
            </w:del>
            <w:ins w:id="9220" w:author="Claude (AI) - proposed" w:date="2026-10-15T02:49:21Z">
              <w:r>
                <w:rPr>
                  <w:rFonts w:ascii="Arial" w:cs="Arial" w:eastAsia="Arial" w:hAnsi="Arial"/>
                  <w:b w:val="false"/>
                  <w:bCs w:val="false"/>
                  <w:i w:val="false"/>
                  <w:iCs w:val="false"/>
                  <w:color w:val="000000"/>
                  <w:sz w:val="18"/>
                  <w:szCs w:val="18"/>
                </w:rPr>
                <w:t xml:space="preserve">green, yellow or orange, a positive result</w:t>
              </w:r>
            </w:ins>
            <w:r>
              <w:rPr>
                <w:rFonts w:ascii="Arial" w:cs="Arial" w:eastAsia="Arial" w:hAnsi="Arial"/>
                <w:b w:val="false"/>
                <w:bCs w:val="false"/>
                <w:i w:val="false"/>
                <w:iCs w:val="false"/>
                <w:color w:val="000000"/>
                <w:sz w:val="18"/>
                <w:szCs w:val="18"/>
              </w:rPr>
              <w:t xml:space="preserve">; tube B: blue or no change)</w:t>
            </w:r>
            <w:ins w:id="9221" w:author="Claude (AI) - proposed" w:date="2026-10-15T02:49:21Z">
              <w:r>
                <w:rPr>
                  <w:rFonts w:ascii="Arial" w:cs="Arial" w:eastAsia="Arial" w:hAnsi="Arial"/>
                  <w:b w:val="false"/>
                  <w:bCs w:val="false"/>
                  <w:i w:val="false"/>
                  <w:iCs w:val="false"/>
                  <w:color w:val="000000"/>
                  <w:sz w:val="18"/>
                  <w:szCs w:val="18"/>
                </w:rPr>
                <w:t xml:space="preserve">. The colour depends on the strength of the saliva and the time, so run the practical once before the lesson</w:t>
              </w:r>
            </w:ins>
            <w:r>
              <w:rPr>
                <w:rFonts w:ascii="Arial" w:cs="Arial" w:eastAsia="Arial" w:hAnsi="Arial"/>
                <w:b w:val="false"/>
                <w:bCs w:val="false"/>
                <w:i w:val="false"/>
                <w:iCs w:val="false"/>
                <w:color w:val="000000"/>
                <w:sz w:val="18"/>
                <w:szCs w:val="18"/>
              </w:rPr>
              <w:t xml:space="preserve">. They complete a results table with columns for time, iodine colour (tube A and tube B), and Benedict's colour at 10 min. They also observe a teacher demonstration or discuss data on temperature: saliva and starch at 0 degrees C (in ice) stays blue-black, which shows the enzyme is inactive at 0 degrees C, and boiled saliva has no effect because the enzyme is denatured.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'You are scientists today. Each group has a control tube. Why do you think we need tube B?' WAIT TIME 10-15 seconds, then cold-call 2 groups. Review safety: 'Own cup only, goggles on when heating, tube mouths pointing away from people.' Circulate and ask each group: 'What colour is tube A now compared with tube B? What does that tell you about the starch?' Prompt precise language: 'Say starch present or starch absent, not just a colour.' At the 10 min mark ask: 'What colour is tube A with iodine? What does that mean? Then why did Benedict's </w:t>
            </w:r>
            <w:del w:id="9222" w:author="Claude (AI) - proposed" w:date="2026-10-15T02:49:21Z">
              <w:r>
                <w:rPr>
                  <w:rFonts w:ascii="Arial" w:cs="Arial" w:eastAsia="Arial" w:hAnsi="Arial"/>
                  <w:b w:val="false"/>
                  <w:bCs w:val="false"/>
                  <w:i w:val="false"/>
                  <w:iCs w:val="false"/>
                  <w:color w:val="000000"/>
                  <w:sz w:val="18"/>
                  <w:szCs w:val="18"/>
                </w:rPr>
                <w:delText xml:space="preserve">turn brick-red</w:delText>
              </w:r>
            </w:del>
            <w:ins w:id="9223" w:author="Claude (AI) - proposed" w:date="2026-10-15T02:49:21Z">
              <w:r>
                <w:rPr>
                  <w:rFonts w:ascii="Arial" w:cs="Arial" w:eastAsia="Arial" w:hAnsi="Arial"/>
                  <w:b w:val="false"/>
                  <w:bCs w:val="false"/>
                  <w:i w:val="false"/>
                  <w:iCs w:val="false"/>
                  <w:color w:val="000000"/>
                  <w:sz w:val="18"/>
                  <w:szCs w:val="18"/>
                </w:rPr>
                <w:t xml:space="preserve">change from blue to green, yellow or orange</w:t>
              </w:r>
            </w:ins>
            <w:r>
              <w:rPr>
                <w:rFonts w:ascii="Arial" w:cs="Arial" w:eastAsia="Arial" w:hAnsi="Arial"/>
                <w:b w:val="false"/>
                <w:bCs w:val="false"/>
                <w:i w:val="false"/>
                <w:iCs w:val="false"/>
                <w:color w:val="000000"/>
                <w:sz w:val="18"/>
                <w:szCs w:val="18"/>
              </w:rPr>
              <w:t xml:space="preserve">?' If groups differ from the expected colours, ask them to check timing, temperature and volume rather than telling them the answer. Ask groups to take a photo or sketch the final colours. Prompt reading of the table: 'Look at tube A from 0 to 10 min. What pattern do you see in the iodine colour?' Cold-call 3 learners to describe the pattern using evidence only. Introduce the ice-bath result or class data: 'At 0 degrees C the starch stayed blue-black. What does this tell you about the enzyme at low temperature?' Ensure all waste is collected and hands washed.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Controlled investigation with data table (Planning and carrying out investigations; analysing data). The control tube isolates the variable (active saliva versus boiled saliva), so learners can attribute the colour changes to something in saliva rather than to warmth or time. Recording iodine at three time points shows change over time, linking evidence to the idea of progressive breakdown.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labelling tubes correctly and using the same volumes (2 cm3 starch, 1 cm3 saliva) in both tubes; (2) accurate colour recording at each time point; (3) use of the control to compare; (4) correct safety behaviour (goggles, holder, tube angle); (5) learners stating that iodine changing from blue-black to yellow-brown means starch has gone and </w:t>
            </w:r>
            <w:del w:id="9224" w:author="Claude (AI) - proposed" w:date="2026-10-15T02:49:21Z">
              <w:r>
                <w:rPr>
                  <w:rFonts w:ascii="Arial" w:cs="Arial" w:eastAsia="Arial" w:hAnsi="Arial"/>
                  <w:b w:val="false"/>
                  <w:bCs w:val="false"/>
                  <w:i w:val="false"/>
                  <w:iCs w:val="false"/>
                  <w:color w:val="000000"/>
                  <w:sz w:val="18"/>
                  <w:szCs w:val="18"/>
                </w:rPr>
                <w:delText xml:space="preserve">the</w:delText>
              </w:r>
            </w:del>
            <w:ins w:id="9225" w:author="Claude (AI) - proposed" w:date="2026-10-15T02:49:21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Benedict's </w:t>
            </w:r>
            <w:del w:id="9226" w:author="Claude (AI) - proposed" w:date="2026-10-15T02:49:21Z">
              <w:r>
                <w:rPr>
                  <w:rFonts w:ascii="Arial" w:cs="Arial" w:eastAsia="Arial" w:hAnsi="Arial"/>
                  <w:b w:val="false"/>
                  <w:bCs w:val="false"/>
                  <w:i w:val="false"/>
                  <w:iCs w:val="false"/>
                  <w:color w:val="000000"/>
                  <w:sz w:val="18"/>
                  <w:szCs w:val="18"/>
                </w:rPr>
                <w:delText xml:space="preserve">brick-red</w:delText>
              </w:r>
            </w:del>
            <w:ins w:id="9227" w:author="Claude (AI) - proposed" w:date="2026-10-15T02:49:21Z">
              <w:r>
                <w:rPr>
                  <w:rFonts w:ascii="Arial" w:cs="Arial" w:eastAsia="Arial" w:hAnsi="Arial"/>
                  <w:b w:val="false"/>
                  <w:bCs w:val="false"/>
                  <w:i w:val="false"/>
                  <w:iCs w:val="false"/>
                  <w:color w:val="000000"/>
                  <w:sz w:val="18"/>
                  <w:szCs w:val="18"/>
                </w:rPr>
                <w:t xml:space="preserve">colour change to green, yellow or orange</w:t>
              </w:r>
            </w:ins>
            <w:r>
              <w:rPr>
                <w:rFonts w:ascii="Arial" w:cs="Arial" w:eastAsia="Arial" w:hAnsi="Arial"/>
                <w:b w:val="false"/>
                <w:bCs w:val="false"/>
                <w:i w:val="false"/>
                <w:iCs w:val="false"/>
                <w:color w:val="000000"/>
                <w:sz w:val="18"/>
                <w:szCs w:val="18"/>
              </w:rPr>
              <w:t xml:space="preserve"> means reducing sugar is present. Use a checklist with a tick for each group. Ask each group to show their results table before leaving the practical.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erjlazpagokfwweh0gk2">
              <w:r>
                <w:rPr>
                  <w:rFonts w:ascii="Arial" w:cs="Arial" w:eastAsia="Arial" w:hAnsi="Arial"/>
                  <w:color w:val="2E75B6"/>
                  <w:sz w:val="16"/>
                  <w:szCs w:val="16"/>
                  <w:u w:val="single" w:color="2E75B6"/>
                </w:rPr>
                <w:t xml:space="preserve">Enzyme cofactors and coenzymes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pyssjchcmmp2ekdix3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unqiav9gjlrjazymgcd5">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tueuox3tuygnp5ij5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minutes) Learners return to their predictions and compare them with the evidence. In groups they write an explanation (claim, evidence, reasoning) for: 'How did saliva change the starch?' Claim: Saliva digested starch into reducing sugar. Evidence: iodine changed from blue-black (0 min) to brown-black (5 min) to yellow-brown (10 min), the Benedict's test at 10 min </w:t>
            </w:r>
            <w:del w:id="9228" w:author="Claude (AI) - proposed" w:date="2026-10-15T02:49:21Z">
              <w:r>
                <w:rPr>
                  <w:rFonts w:ascii="Arial" w:cs="Arial" w:eastAsia="Arial" w:hAnsi="Arial"/>
                  <w:b w:val="false"/>
                  <w:bCs w:val="false"/>
                  <w:i w:val="false"/>
                  <w:iCs w:val="false"/>
                  <w:color w:val="000000"/>
                  <w:sz w:val="18"/>
                  <w:szCs w:val="18"/>
                </w:rPr>
                <w:delText xml:space="preserve">was brick-red</w:delText>
              </w:r>
            </w:del>
            <w:ins w:id="9229" w:author="Claude (AI) - proposed" w:date="2026-10-15T02:49:21Z">
              <w:r>
                <w:rPr>
                  <w:rFonts w:ascii="Arial" w:cs="Arial" w:eastAsia="Arial" w:hAnsi="Arial"/>
                  <w:b w:val="false"/>
                  <w:bCs w:val="false"/>
                  <w:i w:val="false"/>
                  <w:iCs w:val="false"/>
                  <w:color w:val="000000"/>
                  <w:sz w:val="18"/>
                  <w:szCs w:val="18"/>
                </w:rPr>
                <w:t xml:space="preserve">changed to green, yellow or orange</w:t>
              </w:r>
            </w:ins>
            <w:r>
              <w:rPr>
                <w:rFonts w:ascii="Arial" w:cs="Arial" w:eastAsia="Arial" w:hAnsi="Arial"/>
                <w:b w:val="false"/>
                <w:bCs w:val="false"/>
                <w:i w:val="false"/>
                <w:iCs w:val="false"/>
                <w:color w:val="000000"/>
                <w:sz w:val="18"/>
                <w:szCs w:val="18"/>
              </w:rPr>
              <w:t xml:space="preserve">, and the control with boiled saliva stayed blue-black. Reasoning: Saliva contains salivary amylase, an enzyme, which is a protein that acts as a biological catalyst, speeding up the breakdown of starch to maltose, which is then broken to glucose. Boiling denatured the enzyme so the starch stayed unchanged. Then learners discuss: (a) Why is the water bath at about 37 degrees C? (the temperature at which enzymes work best in the body); (b) Why did the enzyme not work at 0 degrees C or after boiling? (inactive at low temperature; denatured at high temperature); (c) What roles do water and mineral salts play? (Both are inorganic, as learned in Lesson 2; water is the medium in which the starch solution and enzyme react and which carries the digested sugars, and mineral salts help keep the right conditions for enzymes and cells.</w:t>
            </w:r>
            <w:ins w:id="9230" w:author="Claude (AI) - proposed" w:date="2026-10-15T02:49:21Z">
              <w:r>
                <w:rPr>
                  <w:rFonts w:ascii="Arial" w:cs="Arial" w:eastAsia="Arial" w:hAnsi="Arial"/>
                  <w:b w:val="false"/>
                  <w:bCs w:val="false"/>
                  <w:i w:val="false"/>
                  <w:iCs w:val="false"/>
                  <w:color w:val="000000"/>
                  <w:sz w:val="18"/>
                  <w:szCs w:val="18"/>
                </w:rPr>
                <w:t xml:space="preserve"> Beyond digestion, water is the solvent in blood and cells and helps control body temperature through sweat; calcium (milk) builds bones and teeth, and iron (sukuma wiki, beans, nyama choma) is needed to make haemoglobin, which carries oxygen in the blood.</w:t>
              </w:r>
            </w:ins>
            <w:r>
              <w:rPr>
                <w:rFonts w:ascii="Arial" w:cs="Arial" w:eastAsia="Arial" w:hAnsi="Arial"/>
                <w:b w:val="false"/>
                <w:bCs w:val="false"/>
                <w:i w:val="false"/>
                <w:iCs w:val="false"/>
                <w:color w:val="000000"/>
                <w:sz w:val="18"/>
                <w:szCs w:val="18"/>
              </w:rPr>
              <w:t xml:space="preserve">) They link this to digestion: large insoluble starch becomes small soluble sugar. Finally they link to the phenomenon: starch in Wanjiru's ugali (about 70 g carbohydrate) is digested to glucose, which is then absorbed into the blood, contributing to the rise from 4.5 to 8.0 mmol/L at 60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prediction. Was it supported by the evidence? Put a tick or a cross and explain.' WAIT TIME 10-15 seconds. Model the claim-evidence-reasoning frame on the board. Ask: 'What is your claim? Which evidence supports it? What science idea links the evidence to your claim?' Cold-call 4 groups to share one part each (claim, evidence, reasoning, then a link to the graph). Probe: 'Lesson 4 told us enzymes are proteins. What happened to the protein in the boiled saliva? Why did the starch stay blue-black?' WAIT TIME 10-15 seconds. Ask: 'Is the enzyme used up in the reaction? What does catalyst mean?' Clarify: a catalyst speeds up a reaction and is not used up. Ask: 'Water and mineral salts are inorganic. What role might they play in digestion?' Cold-call 2 learners, then give the key explanation. Use the term 'digestion' (breakdown of large insoluble food molecules into small soluble ones) and avoid using 'absorption' details, which are for Lesson 6. Ask: 'Why do you think the body works best at about 37 degrees C? What would happen to the enzymes in a person with a very high fever?' Close with: 'So how does this investigation help explain the rise in Wanjiru's blood glucose?' Cold-call 3 learners, correcting misconceptions such as 'saliva turns starch into glucose instantly'.</w:t>
            </w:r>
            <w:ins w:id="9231" w:author="Claude (AI) - proposed" w:date="2026-10-15T02:49:21Z">
              <w:r>
                <w:rPr>
                  <w:rFonts w:ascii="Arial" w:cs="Arial" w:eastAsia="Arial" w:hAnsi="Arial"/>
                  <w:b w:val="false"/>
                  <w:bCs w:val="false"/>
                  <w:i w:val="false"/>
                  <w:iCs w:val="false"/>
                  <w:color w:val="000000"/>
                  <w:sz w:val="18"/>
                  <w:szCs w:val="18"/>
                </w:rPr>
                <w:t xml:space="preserve"> Language support: put the Kiswahili next to the English on the board (kimeng'enya = enzyme, mmeng'enyo wa chakula = digestion, wanga = starch, sukari = sugar; teacher to confirm local usage) and let learners give the explanation aloud in Kiswahili before writing it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causal explanation. CER requires learners to connect observed data (colour changes, control) to a scientific principle (enzymes as protein catalysts), which builds a mechanistic explanation. Returning to the predictions promotes reflection on changed thinking, and linking back to the graph connects the lab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explanations for: (1) a claim that starch was digested to sugar; (2) at least two pieces of evidence (iodine change and Benedict's result, plus the control); (3) reasoning that names the enzyme amylase and states that it is a protein and a catalyst; (4) a correct explanation for the boiled saliva (denatured) and for 0 degrees C (inactive); (5) mention of water or mineral salts as inorganic supporting chemicals; (6) a link to the rise in Wanjiru's blood glucose. Use a 3-point rubric (claim, evidence, reasoning) and note groups needing support. Use a quick exit question: 'What does the control tell us?'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qdv2xtkbuumd10_xftho">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4th2i5yczr8gz-kpe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bsg6un-eq_0vm-4hafh">
              <w:r>
                <w:rPr>
                  <w:rFonts w:ascii="Arial" w:cs="Arial" w:eastAsia="Arial" w:hAnsi="Arial"/>
                  <w:color w:val="2E75B6"/>
                  <w:sz w:val="16"/>
                  <w:szCs w:val="16"/>
                  <w:u w:val="single" w:color="2E75B6"/>
                </w:rPr>
                <w:t xml:space="preserve">Enzyme structure and catalysis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vifpbcczo5il-ibymb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Learners revisit the class DQB with the driving question: 'What chemicals are in the food we eat, and what happens to them in our bodies?' In groups they use sticky notes to (1) mark questions that today's evidence helps to answer (for example: 'How do cells break down chemicals?' partly answered: starch is digested by enzymes to sugars; 'What chemicals are in food?' extended: water and mineral salts support digestion) and (2) write new questions that arise, such as: 'How does the digested glucose get from the gut into the blood?', 'What does the body do with glucose once it is in the blood?', 'Why does the glucose level fall back to 4.5 mmol/L?', 'Do enzymes digest proteins and fats too?', 'What happens to enzymes in a person with a high fever?' They place the notes on the DQB and move answered notes to a 'Partly answered' column with a short evidence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answer, even partly, with what we found today?' WAIT TIME 10-15 seconds. Invite 3 learners (cold-call) to move a note and say what evidence supports the move. Then ask: 'What new questions do you have after seeing starch turn to sugar?' Give groups 3 minutes to write at least 2 new questions each. Cold-call 3 groups to read one new question aloud and explain why it matters for Wanjiru's graph. Highlight questions that point to Lesson 6: absorption, use of glucose in cells, storage and insulin. Say: 'These are exactly the questions we will tackle next lesson.' Make sure the question 'Why does glucose not stay high forever?' is visible and starred.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learning. Sorting questions into answered, partly answered and new makes the growth in understanding visible and gives learners ownership of the inquiry, while new questions create the need to know for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correctly identify which questions the saliva investigation addresses, (2) cite specific evidence (iodine colours, Benedict's result, control) when moving notes, (3) write new questions that are testable or point to the next missing step (absorption, respiration, insulin), and (4) link questions back to the graph. Count the number of groups that generate at least one question about what happens to glucose after digestion.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qs_xqaszomkqo-dsb29w">
              <w:r>
                <w:rPr>
                  <w:rFonts w:ascii="Arial" w:cs="Arial" w:eastAsia="Arial" w:hAnsi="Arial"/>
                  <w:color w:val="2E75B6"/>
                  <w:sz w:val="16"/>
                  <w:szCs w:val="16"/>
                  <w:u w:val="single" w:color="2E75B6"/>
                </w:rPr>
                <w:t xml:space="preserve">Competitive inhibition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4mqjaskoa5enb9l2yy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oaiesvjiqp5owpdtzwez">
              <w:r>
                <w:rPr>
                  <w:rFonts w:ascii="Arial" w:cs="Arial" w:eastAsia="Arial" w:hAnsi="Arial"/>
                  <w:color w:val="2E75B6"/>
                  <w:sz w:val="16"/>
                  <w:szCs w:val="16"/>
                  <w:u w:val="single" w:color="2E75B6"/>
                </w:rPr>
                <w:t xml:space="preserve">Enzymes and activation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tx5ncw3ah1kastu4n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Learners revise the class flow-diagram model</w:t>
            </w:r>
            <w:ins w:id="9232" w:author="Claude (AI) - proposed" w:date="2026-10-15T02:49:21Z">
              <w:r>
                <w:rPr>
                  <w:rFonts w:ascii="Arial" w:cs="Arial" w:eastAsia="Arial" w:hAnsi="Arial"/>
                  <w:b w:val="false"/>
                  <w:bCs w:val="false"/>
                  <w:i w:val="false"/>
                  <w:iCs w:val="false"/>
                  <w:color w:val="000000"/>
                  <w:sz w:val="18"/>
                  <w:szCs w:val="18"/>
                </w:rPr>
                <w:t xml:space="preserve">, now naming the first question-mark box from the evidence</w:t>
              </w:r>
            </w:ins>
            <w:r>
              <w:rPr>
                <w:rFonts w:ascii="Arial" w:cs="Arial" w:eastAsia="Arial" w:hAnsi="Arial"/>
                <w:b w:val="false"/>
                <w:bCs w:val="false"/>
                <w:i w:val="false"/>
                <w:iCs w:val="false"/>
                <w:color w:val="000000"/>
                <w:sz w:val="18"/>
                <w:szCs w:val="18"/>
              </w:rPr>
              <w:t xml:space="preserve">: Food chemicals, then digestion by enzymes, then glucose in blood, then cells (respiration) and storage, then back to normal. In groups they add to the first two boxes: under 'Food chemicals' they write starch (from ugali, maize flour), protein (beans), lipids (cooking oil), water and mineral salts; under 'Digestion by enzymes' they write: amylase (a protein catalyst in saliva) digests starch to maltose, which is broken to glucose; water is the medium; works best at about 37 degrees C; denatured by boiling; inactive at 0 degrees C. They label evidence next to the arrow: 'iodine blue-black to yellow-brown; Benedict's </w:t>
            </w:r>
            <w:del w:id="9233" w:author="Claude (AI) - proposed" w:date="2026-10-15T02:49:21Z">
              <w:r>
                <w:rPr>
                  <w:rFonts w:ascii="Arial" w:cs="Arial" w:eastAsia="Arial" w:hAnsi="Arial"/>
                  <w:b w:val="false"/>
                  <w:bCs w:val="false"/>
                  <w:i w:val="false"/>
                  <w:iCs w:val="false"/>
                  <w:color w:val="000000"/>
                  <w:sz w:val="18"/>
                  <w:szCs w:val="18"/>
                </w:rPr>
                <w:delText xml:space="preserve">brick-red</w:delText>
              </w:r>
            </w:del>
            <w:ins w:id="9234" w:author="Claude (AI) - proposed" w:date="2026-10-15T02:49:21Z">
              <w:r>
                <w:rPr>
                  <w:rFonts w:ascii="Arial" w:cs="Arial" w:eastAsia="Arial" w:hAnsi="Arial"/>
                  <w:b w:val="false"/>
                  <w:bCs w:val="false"/>
                  <w:i w:val="false"/>
                  <w:iCs w:val="false"/>
                  <w:color w:val="000000"/>
                  <w:sz w:val="18"/>
                  <w:szCs w:val="18"/>
                </w:rPr>
                <w:t xml:space="preserve">green, yellow or orange</w:t>
              </w:r>
            </w:ins>
            <w:r>
              <w:rPr>
                <w:rFonts w:ascii="Arial" w:cs="Arial" w:eastAsia="Arial" w:hAnsi="Arial"/>
                <w:b w:val="false"/>
                <w:bCs w:val="false"/>
                <w:i w:val="false"/>
                <w:iCs w:val="false"/>
                <w:color w:val="000000"/>
                <w:sz w:val="18"/>
                <w:szCs w:val="18"/>
              </w:rPr>
              <w:t xml:space="preserve"> at 10 min; boiled saliva control stays blue-black'. They add a question mark to the arrow between 'digestion' and 'glucose in blood' with the note 'absorption: Lesson 6'. Each group then completes the summary table prompt (what we observed, what we learned, how we explain it) and one group presents. The lesson ends with the celebration: learners check that they feel accomplished, value the process and are confident.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a gap. Where in the model did today's evidence fit?' WAIT TIME 10-15 seconds. Ask groups to revise their diagram for 5 minutes. Circulate and ask: 'What evidence supports this box? What would you say to Wanjiru if she asked why her glucose rose?' Cold-call 3 groups to explain their revised model in 2 sentences using the words enzyme, catalyst, starch and glucose. Correct any use of 'simple sugar' (use 'reducing sugar' for the Benedict's test) and check that learners do not yet claim details about insulin or glycogen, which belong to Lesson 6. Update the large class model on the wall with agreed changes. Close with: 'You didn't just learn ABOUT science, you DID science!' Ask learners to tick: I feel accomplished, I value the process, I am confident. Ensure equipment is cleaned and hands washed.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new evidence and mechanisms to the same flow diagram each lesson shows how scientific ideas build, and requires learners to connect parts of the system (food chemicals, enzyme digestion, glucose) to the single phenomenon. Marking gaps with question marks shows models are works in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revised models for: (1) starch correctly placed as the food chemical digested; (2) amylase named as an enzyme, a protein and a catalyst; (3) temperature conditions (about 37 degrees C best, denatured by boiling, inactive at 0 degrees C); (4) evidence labelled on the arrow; (5) a gap identified between digestion and glucose in blood. Listen to group explanations for correct vocabulary (digestion, enzyme, catalyst, denatured, reducing sugar). Use the summary table responses as an exit check and record learners who still say that saliva is 'used up' or that starch becomes glucose without an enzyme.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group use the control tube to justify their claim about enzyme action, or did some just report colours? (2) Which learners still think that boiling or cold only 'slows' the enzyme rather than denaturing or inactivating it? (3) Was the 37 degrees C water bath stable enough for reliable results, and how could timing be improved? (4) Did learners link starch digestion back to the rise in Wanjiru's glucose from 4.5 to 8.0 mmol/L, or did they treat the investigation as separate? (5) Which new DQB questions will guide Lesson 6 (absorption, respiration, storage and insulin), and are all learners ready to explain why glucose falls back to 4.5 mmol/L? (6) Did the safety routines for saliva, hot water and iodine work well for all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saliva at about 37 degrees C the iodine test changed from blue-black at 0 min, to brown-black at 5 min, to yellow-brown at 10 min, and Benedict's test at 10 min </w:t>
            </w:r>
            <w:del w:id="9235" w:author="Claude (AI) - proposed" w:date="2026-10-15T02:49:21Z">
              <w:r>
                <w:rPr>
                  <w:rFonts w:ascii="Arial" w:cs="Arial" w:eastAsia="Arial" w:hAnsi="Arial"/>
                  <w:b w:val="false"/>
                  <w:bCs w:val="false"/>
                  <w:i w:val="false"/>
                  <w:iCs w:val="false"/>
                  <w:color w:val="000000"/>
                  <w:sz w:val="18"/>
                  <w:szCs w:val="18"/>
                </w:rPr>
                <w:delText xml:space="preserve">was brick-red</w:delText>
              </w:r>
            </w:del>
            <w:ins w:id="9236" w:author="Claude (AI) - proposed" w:date="2026-10-15T02:49:21Z">
              <w:r>
                <w:rPr>
                  <w:rFonts w:ascii="Arial" w:cs="Arial" w:eastAsia="Arial" w:hAnsi="Arial"/>
                  <w:b w:val="false"/>
                  <w:bCs w:val="false"/>
                  <w:i w:val="false"/>
                  <w:iCs w:val="false"/>
                  <w:color w:val="000000"/>
                  <w:sz w:val="18"/>
                  <w:szCs w:val="18"/>
                </w:rPr>
                <w:t xml:space="preserve">turned green, yellow or orange</w:t>
              </w:r>
            </w:ins>
            <w:r>
              <w:rPr>
                <w:rFonts w:ascii="Arial" w:cs="Arial" w:eastAsia="Arial" w:hAnsi="Arial"/>
                <w:b w:val="false"/>
                <w:bCs w:val="false"/>
                <w:i w:val="false"/>
                <w:iCs w:val="false"/>
                <w:color w:val="000000"/>
                <w:sz w:val="18"/>
                <w:szCs w:val="18"/>
              </w:rPr>
              <w:t xml:space="preserve">, while the control with boiled saliva or water stayed blue-black.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saliva contains amylase, an enzyme that is a protein and a biological catalyst, which digests starch to maltose and then glucose; water and mineral salts are inorganic chemicals that support this, and enzymes work best at about 37 degrees C, are denatured by boiling and inactive at 0 degrees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starch in Wanjiru's ugali is digested by enzymes such as amylase into glucose, which helps explain why her blood glucose concentration rises from 4.5 to a peak of 8.0 mmol/L at 60 minutes; we still need to find out how glucose gets into the blood and why it falls back to 4.5 mmol/L by 180 minutes.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jwrhnmf9lnogsmktiyu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q889y-nmhdim3mma6wd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(double lesson)): Absorption, Respiration and Regulation: Explaining the Fall Back to 4.5 mmol/L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complete the explanation of Wanjiru's blood glucose graph by showing what happens to glucose after digestion: it is absorbed into the blood, taken up by cells under the influence of insulin, used in respiration to release energy and stored as glycogen in the liver and muscles. Learners then finalise and present the class model that answers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(1) digestion of starch in ugali by enzymes such as amylase produces glucose, which is absorbed into the blood, causing the rise from 4.5 to the peak of 8.0 mmol/L at 60 min; (2) the pancreas releases insulin, which causes cells, the liver and muscles to take up glucose; (3) cells use glucose in respiration (glucose + oxygen gives carbon dioxide + water + energy, ATP released); (4) the liver and muscles store excess glucose as glycogen; (5) the level falls by 3.5 mmol/L over 120 min (60 to 180 min) back to 4.5 mmol/L; (6) proteins and lipids are also digested and used for growth, repair and energy storage, but carbohydrates are the main cause of the spike.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from evidence</w:t>
            </w:r>
            <w:del w:id="9237" w:author="Claude (AI) - proposed" w:date="2026-10-15T02:49:21Z">
              <w:r>
                <w:rPr>
                  <w:rFonts w:ascii="Arial" w:cs="Arial" w:eastAsia="Arial" w:hAnsi="Arial"/>
                  <w:b w:val="false"/>
                  <w:bCs w:val="false"/>
                  <w:i w:val="false"/>
                  <w:iCs w:val="false"/>
                  <w:color w:val="000000"/>
                  <w:sz w:val="18"/>
                  <w:szCs w:val="18"/>
                </w:rPr>
                <w:delText xml:space="preserve"> (NGSS SEP 6)</w:delText>
              </w:r>
            </w:del>
            <w:r>
              <w:rPr>
                <w:rFonts w:ascii="Arial" w:cs="Arial" w:eastAsia="Arial" w:hAnsi="Arial"/>
                <w:b w:val="false"/>
                <w:bCs w:val="false"/>
                <w:i w:val="false"/>
                <w:iCs w:val="false"/>
                <w:color w:val="000000"/>
                <w:sz w:val="18"/>
                <w:szCs w:val="18"/>
              </w:rPr>
              <w:t xml:space="preserve">; developing and using models</w:t>
            </w:r>
            <w:del w:id="9238" w:author="Claude (AI) - proposed" w:date="2026-10-15T02:49:21Z">
              <w:r>
                <w:rPr>
                  <w:rFonts w:ascii="Arial" w:cs="Arial" w:eastAsia="Arial" w:hAnsi="Arial"/>
                  <w:b w:val="false"/>
                  <w:bCs w:val="false"/>
                  <w:i w:val="false"/>
                  <w:iCs w:val="false"/>
                  <w:color w:val="000000"/>
                  <w:sz w:val="18"/>
                  <w:szCs w:val="18"/>
                </w:rPr>
                <w:delText xml:space="preserve"> (SEP 2)</w:delText>
              </w:r>
            </w:del>
            <w:r>
              <w:rPr>
                <w:rFonts w:ascii="Arial" w:cs="Arial" w:eastAsia="Arial" w:hAnsi="Arial"/>
                <w:b w:val="false"/>
                <w:bCs w:val="false"/>
                <w:i w:val="false"/>
                <w:iCs w:val="false"/>
                <w:color w:val="000000"/>
                <w:sz w:val="18"/>
                <w:szCs w:val="18"/>
              </w:rPr>
              <w:t xml:space="preserve">; analysing and interpreting data</w:t>
            </w:r>
            <w:del w:id="9239" w:author="Claude (AI) - proposed" w:date="2026-10-15T02:49:21Z">
              <w:r>
                <w:rPr>
                  <w:rFonts w:ascii="Arial" w:cs="Arial" w:eastAsia="Arial" w:hAnsi="Arial"/>
                  <w:b w:val="false"/>
                  <w:bCs w:val="false"/>
                  <w:i w:val="false"/>
                  <w:iCs w:val="false"/>
                  <w:color w:val="000000"/>
                  <w:sz w:val="18"/>
                  <w:szCs w:val="18"/>
                </w:rPr>
                <w:delText xml:space="preserve"> (SEP 4)</w:delText>
              </w:r>
            </w:del>
            <w:r>
              <w:rPr>
                <w:rFonts w:ascii="Arial" w:cs="Arial" w:eastAsia="Arial" w:hAnsi="Arial"/>
                <w:b w:val="false"/>
                <w:bCs w:val="false"/>
                <w:i w:val="false"/>
                <w:iCs w:val="false"/>
                <w:color w:val="000000"/>
                <w:sz w:val="18"/>
                <w:szCs w:val="18"/>
              </w:rPr>
              <w:t xml:space="preserve">: calculating rates of rise and fall from the glucose table; engaging in argument from evidence</w:t>
            </w:r>
            <w:del w:id="9240" w:author="Claude (AI) - proposed" w:date="2026-10-15T02:49:21Z">
              <w:r>
                <w:rPr>
                  <w:rFonts w:ascii="Arial" w:cs="Arial" w:eastAsia="Arial" w:hAnsi="Arial"/>
                  <w:b w:val="false"/>
                  <w:bCs w:val="false"/>
                  <w:i w:val="false"/>
                  <w:iCs w:val="false"/>
                  <w:color w:val="000000"/>
                  <w:sz w:val="18"/>
                  <w:szCs w:val="18"/>
                </w:rPr>
                <w:delText xml:space="preserve"> (SEP 7)</w:delText>
              </w:r>
            </w:del>
            <w:r>
              <w:rPr>
                <w:rFonts w:ascii="Arial" w:cs="Arial" w:eastAsia="Arial" w:hAnsi="Arial"/>
                <w:b w:val="false"/>
                <w:bCs w:val="false"/>
                <w:i w:val="false"/>
                <w:iCs w:val="false"/>
                <w:color w:val="000000"/>
                <w:sz w:val="18"/>
                <w:szCs w:val="18"/>
              </w:rPr>
              <w:t xml:space="preserve">; obtaining, evaluating and communicating information </w:t>
            </w:r>
            <w:del w:id="9241" w:author="Claude (AI) - proposed" w:date="2026-10-15T02:49:21Z">
              <w:r>
                <w:rPr>
                  <w:rFonts w:ascii="Arial" w:cs="Arial" w:eastAsia="Arial" w:hAnsi="Arial"/>
                  <w:b w:val="false"/>
                  <w:bCs w:val="false"/>
                  <w:i w:val="false"/>
                  <w:iCs w:val="false"/>
                  <w:color w:val="000000"/>
                  <w:sz w:val="18"/>
                  <w:szCs w:val="18"/>
                </w:rPr>
                <w:delText xml:space="preserve">(SEP 8) </w:delText>
              </w:r>
            </w:del>
            <w:r>
              <w:rPr>
                <w:rFonts w:ascii="Arial" w:cs="Arial" w:eastAsia="Arial" w:hAnsi="Arial"/>
                <w:b w:val="false"/>
                <w:bCs w:val="false"/>
                <w:i w:val="false"/>
                <w:iCs w:val="false"/>
                <w:color w:val="000000"/>
                <w:sz w:val="18"/>
                <w:szCs w:val="18"/>
              </w:rPr>
              <w:t xml:space="preserve">through the final model presentation.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curiosity and persistence in solving the puzzle, respect for peers' ideas during presentations and peer critique, appreciation of how the body regulates its chemicals, and confidence in using evidence. Learners value the process of science: 'You didn't just learn ABOUT science—you DID science!'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t>
            </w:r>
            <w:del w:id="9242" w:author="Claude (AI) - proposed" w:date="2026-10-15T02:49:21Z">
              <w:r>
                <w:rPr>
                  <w:rFonts w:ascii="Arial" w:cs="Arial" w:eastAsia="Arial" w:hAnsi="Arial"/>
                  <w:b w:val="false"/>
                  <w:bCs w:val="false"/>
                  <w:i w:val="false"/>
                  <w:iCs w:val="false"/>
                  <w:color w:val="000000"/>
                  <w:sz w:val="18"/>
                  <w:szCs w:val="18"/>
                </w:rPr>
                <w:delText xml:space="preserve">What are the chemicals of life</w:delText>
              </w:r>
            </w:del>
            <w:ins w:id="9243" w:author="Claude (AI) - proposed" w:date="2026-10-15T02:49:21Z">
              <w:r>
                <w:rPr>
                  <w:rFonts w:ascii="Arial" w:cs="Arial" w:eastAsia="Arial" w:hAnsi="Arial"/>
                  <w:b w:val="false"/>
                  <w:bCs w:val="false"/>
                  <w:i w:val="false"/>
                  <w:iCs w:val="false"/>
                  <w:color w:val="000000"/>
                  <w:sz w:val="18"/>
                  <w:szCs w:val="18"/>
                </w:rPr>
                <w:t xml:space="preserve">How are chemicals important in cells</w:t>
              </w:r>
            </w:ins>
            <w:r>
              <w:rPr>
                <w:rFonts w:ascii="Arial" w:cs="Arial" w:eastAsia="Arial" w:hAnsi="Arial"/>
                <w:b w:val="false"/>
                <w:bCs w:val="false"/>
                <w:i w:val="false"/>
                <w:iCs w:val="false"/>
                <w:color w:val="000000"/>
                <w:sz w:val="18"/>
                <w:szCs w:val="18"/>
              </w:rPr>
              <w:t xml:space="preserve">? 2. How </w:t>
            </w:r>
            <w:del w:id="9244" w:author="Claude (AI) - proposed" w:date="2026-10-15T02:49:21Z">
              <w:r>
                <w:rPr>
                  <w:rFonts w:ascii="Arial" w:cs="Arial" w:eastAsia="Arial" w:hAnsi="Arial"/>
                  <w:b w:val="false"/>
                  <w:bCs w:val="false"/>
                  <w:i w:val="false"/>
                  <w:iCs w:val="false"/>
                  <w:color w:val="000000"/>
                  <w:sz w:val="18"/>
                  <w:szCs w:val="18"/>
                </w:rPr>
                <w:delText xml:space="preserve">do the</w:delText>
              </w:r>
            </w:del>
            <w:ins w:id="9245" w:author="Claude (AI) - proposed" w:date="2026-10-15T02:49:21Z">
              <w:r>
                <w:rPr>
                  <w:rFonts w:ascii="Arial" w:cs="Arial" w:eastAsia="Arial" w:hAnsi="Arial"/>
                  <w:b w:val="false"/>
                  <w:bCs w:val="false"/>
                  <w:i w:val="false"/>
                  <w:iCs w:val="false"/>
                  <w:color w:val="000000"/>
                  <w:sz w:val="18"/>
                  <w:szCs w:val="18"/>
                </w:rPr>
                <w:t xml:space="preserve">is the presence of</w:t>
              </w:r>
            </w:ins>
            <w:r>
              <w:rPr>
                <w:rFonts w:ascii="Arial" w:cs="Arial" w:eastAsia="Arial" w:hAnsi="Arial"/>
                <w:b w:val="false"/>
                <w:bCs w:val="false"/>
                <w:i w:val="false"/>
                <w:iCs w:val="false"/>
                <w:color w:val="000000"/>
                <w:sz w:val="18"/>
                <w:szCs w:val="18"/>
              </w:rPr>
              <w:t xml:space="preserve"> chemicals of life </w:t>
            </w:r>
            <w:del w:id="9246" w:author="Claude (AI) - proposed" w:date="2026-10-15T02:49:21Z">
              <w:r>
                <w:rPr>
                  <w:rFonts w:ascii="Arial" w:cs="Arial" w:eastAsia="Arial" w:hAnsi="Arial"/>
                  <w:b w:val="false"/>
                  <w:bCs w:val="false"/>
                  <w:i w:val="false"/>
                  <w:iCs w:val="false"/>
                  <w:color w:val="000000"/>
                  <w:sz w:val="18"/>
                  <w:szCs w:val="18"/>
                </w:rPr>
                <w:delText xml:space="preserve">contribute to the functioning of living organisms</w:delText>
              </w:r>
            </w:del>
            <w:ins w:id="9247" w:author="Claude (AI) - proposed" w:date="2026-10-15T02:49:21Z">
              <w:r>
                <w:rPr>
                  <w:rFonts w:ascii="Arial" w:cs="Arial" w:eastAsia="Arial" w:hAnsi="Arial"/>
                  <w:b w:val="false"/>
                  <w:bCs w:val="false"/>
                  <w:i w:val="false"/>
                  <w:iCs w:val="false"/>
                  <w:color w:val="000000"/>
                  <w:sz w:val="18"/>
                  <w:szCs w:val="18"/>
                </w:rPr>
                <w:t xml:space="preserve">determined</w:t>
              </w:r>
            </w:ins>
            <w:r>
              <w:rPr>
                <w:rFonts w:ascii="Arial" w:cs="Arial" w:eastAsia="Arial" w:hAnsi="Arial"/>
                <w:b w:val="false"/>
                <w:bCs w:val="false"/>
                <w:i w:val="false"/>
                <w:iCs w:val="false"/>
                <w:color w:val="000000"/>
                <w:sz w:val="18"/>
                <w:szCs w:val="18"/>
              </w:rPr>
              <w:t xml:space="preserve">? Driving question: What chemicals are in the food we eat, and what happens to them in our bodies?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gave the graph, the chemicals in the meal, the carbohydrate tests linking ugali starch to glucose, the roles of proteins and lipids, and the enzyme digestion of starch to sugars. Lesson 6 answers the last open question on the DQB: why the glucose does not stay high. It closes the storyline with the Final Explanation, a comparison of the Lesson 1 model with the final model, and DQB completion.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uses no chemicals or heating. Learners use only the data table, role-play cards and chart paper. Keep walkways clear during the role-play. Handle food tasting only if clean, allergy checks are done and the teacher allows it (no tasting is required). Be sensitive to learners who live with diabetes or have family members who do; use the topic respectfully and do not ask learners to share health information. Ensure learners wash hands before any snack.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Wanjiru's graph from Nairobi (4.5 mmol/L at 0 min, peak 8.0 at 60 min, back to 4.5 at 180 min) and finish explaining it. After predicting what happens to glucose once it is in the blood, they analyse the falling part of the graph (8.0, 6.5, 5.2, 4.7, 4.5), act out a role-play of glucose absorption, insulin release from the pancreas, uptake by cells, respiration and glycogen storage in the liver and muscles. Learners then write a Final Explanation, complete the DQB, compare the Lesson 1 model with the final flow-diagram model (Food chemicals, then digestion by enzymes, then glucose in blood, then cells (respiration) and storage, then back to normal) and present it in a gallery walk and celebration.</w:t>
            </w:r>
            <w:ins w:id="9248" w:author="Claude (AI) - proposed" w:date="2026-10-15T02:49:21Z">
              <w:r>
                <w:rPr>
                  <w:rFonts w:ascii="Arial" w:cs="Arial" w:eastAsia="Arial" w:hAnsi="Arial"/>
                  <w:b w:val="false"/>
                  <w:bCs w:val="false"/>
                  <w:i w:val="false"/>
                  <w:iCs w:val="false"/>
                  <w:color w:val="000000"/>
                  <w:sz w:val="18"/>
                  <w:szCs w:val="18"/>
                </w:rPr>
                <w:t xml:space="preserve"> Suggested pacing for the 80-minute double lesson: Predict 8 min, Observe 25 min (data 10 + role-play 15), Explain 17 min (12 writing + 5 peer review), Driving Question Board 8 min, Model Building 22 min (build 8, gallery walk 9, comparison and celebration 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me3cvms5sk-uowz88sro">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l485ectwzg3gbkj8ilz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auawmsaic3wxu4toxhx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Wanjiru's graph (Mr Otieno's class, Nairobi) with the table 0 min: 4.5; 15: 5.5; 30: 7.0; 60: 8.0 (peak); 90: 6.5; 120: 5.2; 150: 4.7; 180: 4.5 mmol/L. Individually (2 min) they draw on a mini whiteboard or in their notebook: 'Where does the glucose go after 60 minutes?' with a sketch of Wanjiru's body and arrows. They write one prediction: 'The glucose goes down because ______.' They also predict: 'What would the graph look like if nothing removed glucose from the blood?' and sketch a dotted line on a copy of the graph. Then they pair-share with a neighbour and note one similarity and one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'Remember Wanjiru's lunch of ugali, sukuma wiki and beans. By 60 minutes, her blood glucose is 8.0 mmol/L. Today we finish the puzzle: where does the glucose go?' Point to the falling part of the graph. Say: 'Draw your idea first, no talking.' Give 2 minutes. Then ask: 'What would happen to the graph if nothing removed glucose from the blood?' WAIT TIME 10-15 seconds before taking responses. Cold-call 4 learners to share predictions without judging, e.g. 'Akinyi, what did you draw? Why?' Record all ideas on a chart headed 'Our predictions' (e.g. 'used for energy', 'passes out in urine', 'stored', 'something controls it'). Say: 'Keep these ideas; we will test them against evidence.' Circulate and note misconceptions such as 'glucose is lost in sweat or urine'.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an initial model sketch. Making predictions visible before new evidence activates prior knowledge from Lessons 1 to 5 (the graph, glucose from starch digestion) and exposes misconceptions, so learners are motivated to look for evidence that supports or changes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at least 8 of 10 learners can sketch a falling line or arrows for glucose leaving the blood; (b) learners use ideas from earlier lessons (starch digested to glucose, enzymes); (c) identify misconceptions (glucose is just lost in urine or sweat; glucose is destroyed; glucose simply 'disappears'). Tally on a clipboard how many learners mention 'energy', 'storage' or 'a hormone'. Use this to decide how much time to spend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olz0qij7yljfwn4numdo">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6ccvpz9bgtszzdnqow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0nef7ccm_4fqpg4xou-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w:t>
            </w:r>
            <w:del w:id="9249" w:author="Claude (AI) - proposed" w:date="2026-10-15T02:49:21Z">
              <w:r>
                <w:rPr>
                  <w:rFonts w:ascii="Arial" w:cs="Arial" w:eastAsia="Arial" w:hAnsi="Arial"/>
                  <w:b w:val="false"/>
                  <w:bCs w:val="false"/>
                  <w:i w:val="false"/>
                  <w:iCs w:val="false"/>
                  <w:color w:val="000000"/>
                  <w:sz w:val="18"/>
                  <w:szCs w:val="18"/>
                </w:rPr>
                <w:delText xml:space="preserve">15</w:delText>
              </w:r>
            </w:del>
            <w:ins w:id="9250" w:author="Claude (AI) - proposed" w:date="2026-10-15T02:49:21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Data analysis in groups of 4. Using the glucose table, learners calculate: the rise from 4.5 to 8.0 = 3.5 mmol/L in 60 min; the fall from 8.0 to 4.5 = 3.5 mmol/L over 120 min (60 to 180 min); and the fall in each interval (60 to 90: 1.5; 90 to 120: 1.3; 120 to 150: 0.5; 150 to 180: 0.2 mmol/L). They compare: 'The rise is faster (3.5 over 60 min) than the fall (3.5 over 120 min).' They note the level is back in the normal fasting range of 4.0 to 5.5 mmol/L by </w:t>
            </w:r>
            <w:del w:id="9251" w:author="Claude (AI) - proposed" w:date="2026-10-15T02:49:21Z">
              <w:r>
                <w:rPr>
                  <w:rFonts w:ascii="Arial" w:cs="Arial" w:eastAsia="Arial" w:hAnsi="Arial"/>
                  <w:b w:val="false"/>
                  <w:bCs w:val="false"/>
                  <w:i w:val="false"/>
                  <w:iCs w:val="false"/>
                  <w:color w:val="000000"/>
                  <w:sz w:val="18"/>
                  <w:szCs w:val="18"/>
                </w:rPr>
                <w:delText xml:space="preserve">150 min (4.7</w:delText>
              </w:r>
            </w:del>
            <w:ins w:id="9252" w:author="Claude (AI) - proposed" w:date="2026-10-15T02:49:21Z">
              <w:r>
                <w:rPr>
                  <w:rFonts w:ascii="Arial" w:cs="Arial" w:eastAsia="Arial" w:hAnsi="Arial"/>
                  <w:b w:val="false"/>
                  <w:bCs w:val="false"/>
                  <w:i w:val="false"/>
                  <w:iCs w:val="false"/>
                  <w:color w:val="000000"/>
                  <w:sz w:val="18"/>
                  <w:szCs w:val="18"/>
                </w:rPr>
                <w:t xml:space="preserve">120 min (5.2</w:t>
              </w:r>
            </w:ins>
            <w:r>
              <w:rPr>
                <w:rFonts w:ascii="Arial" w:cs="Arial" w:eastAsia="Arial" w:hAnsi="Arial"/>
                <w:b w:val="false"/>
                <w:bCs w:val="false"/>
                <w:i w:val="false"/>
                <w:iCs w:val="false"/>
                <w:color w:val="000000"/>
                <w:sz w:val="18"/>
                <w:szCs w:val="18"/>
              </w:rPr>
              <w:t xml:space="preserve">). Part 2 (</w:t>
            </w:r>
            <w:del w:id="9253" w:author="Claude (AI) - proposed" w:date="2026-10-15T02:49:21Z">
              <w:r>
                <w:rPr>
                  <w:rFonts w:ascii="Arial" w:cs="Arial" w:eastAsia="Arial" w:hAnsi="Arial"/>
                  <w:b w:val="false"/>
                  <w:bCs w:val="false"/>
                  <w:i w:val="false"/>
                  <w:iCs w:val="false"/>
                  <w:color w:val="000000"/>
                  <w:sz w:val="18"/>
                  <w:szCs w:val="18"/>
                </w:rPr>
                <w:delText xml:space="preserve">20</w:delText>
              </w:r>
            </w:del>
            <w:ins w:id="9254" w:author="Claude (AI) - proposed" w:date="2026-10-15T02:49:21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 Role-play 'Journey of the glucose'. Groups of 8 each get role cards: glucose molecules (from ugali starch), blood (a rope loop), small intestine wall (absorption), pancreas (holds insulin cards), body cells (with an 'oxygen' card), liver and muscle (with 'glycogen' storage boxes). Steps: (1) amylase digestion has produced glucose (</w:t>
            </w:r>
            <w:del w:id="9255" w:author="Claude (AI) - proposed" w:date="2026-10-15T02:49:21Z">
              <w:r>
                <w:rPr>
                  <w:rFonts w:ascii="Arial" w:cs="Arial" w:eastAsia="Arial" w:hAnsi="Arial"/>
                  <w:b w:val="false"/>
                  <w:bCs w:val="false"/>
                  <w:i w:val="false"/>
                  <w:iCs w:val="false"/>
                  <w:color w:val="000000"/>
                  <w:sz w:val="18"/>
                  <w:szCs w:val="18"/>
                </w:rPr>
                <w:delText xml:space="preserve">cards from Lesson 5</w:delText>
              </w:r>
            </w:del>
            <w:ins w:id="9256" w:author="Claude (AI) - proposed" w:date="2026-10-15T02:49:21Z">
              <w:r>
                <w:rPr>
                  <w:rFonts w:ascii="Arial" w:cs="Arial" w:eastAsia="Arial" w:hAnsi="Arial"/>
                  <w:b w:val="false"/>
                  <w:bCs w:val="false"/>
                  <w:i w:val="false"/>
                  <w:iCs w:val="false"/>
                  <w:color w:val="000000"/>
                  <w:sz w:val="18"/>
                  <w:szCs w:val="18"/>
                </w:rPr>
                <w:t xml:space="preserve">beads or cards, as in the Lesson 3 bead chain</w:t>
              </w:r>
            </w:ins>
            <w:r>
              <w:rPr>
                <w:rFonts w:ascii="Arial" w:cs="Arial" w:eastAsia="Arial" w:hAnsi="Arial"/>
                <w:b w:val="false"/>
                <w:bCs w:val="false"/>
                <w:i w:val="false"/>
                <w:iCs w:val="false"/>
                <w:color w:val="000000"/>
                <w:sz w:val="18"/>
                <w:szCs w:val="18"/>
              </w:rPr>
              <w:t xml:space="preserve">); (2) glucose is absorbed into the blood (students step into the rope loop, blood glucose rises); (3) the pancreas releases insulin when glucose is high; (4) insulin causes cells, liver and muscles to take up glucose; (5) in cells, glucose + oxygen gives carbon dioxide + water + energy (ATP released); (6) the liver and muscles store excess glucose as glycogen; (7) blood glucose returns to 4.5 mmol/L. One observer per group records on a checklist how many glucose cards are left in the blood loop at each step and matches it to the graph (peak at 60, 6.5 at 90, 5.2 at 120, 4.7 at 150, 4.5 at 180).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look for patterns in data. Calculate the rise and the fall. Which is faster?' Move around and ask: 'How did you get 3.5 for the fall? Show me the two values.' WAIT TIME 10-15 seconds after each question. For the role-play, hand out role cards and state: 'Observers, your job is to count the glucose cards left in the blood loop after each step.' Pause the action at step 4 and ask: 'Why is the pancreas holding up insulin cards now and not at 0 minutes?' (Blood glucose is high at the peak, 8.0 mmol/L.) Cold-call 3 observers: 'How many glucose cards are left in the blood now? Which time on the graph is this?' Ask: 'Where does the energy in respiration come from? What gas do your cells need?' Link to breathing: 'That is why you breathe harder after running to catch a matatu.' Reinforce vocabulary: digestion (breakdown into small soluble molecules), absorption (movement into the blood). Do not re-teach enzyme action; simply recall: 'In Lesson 5, we saw amylase break starch to maltose and then glucose.' Challenge: 'Proteins and lipids from beans and cooking oil are also digested. Do they cause the spike? Use your Lesson 4 results.' (They are used for growth, repair and energy storage; carbohydrates are the main cause of the spike.)</w:t>
            </w:r>
            <w:ins w:id="9257" w:author="Claude (AI) - proposed" w:date="2026-10-15T02:49:21Z">
              <w:r>
                <w:rPr>
                  <w:rFonts w:ascii="Arial" w:cs="Arial" w:eastAsia="Arial" w:hAnsi="Arial"/>
                  <w:b w:val="false"/>
                  <w:bCs w:val="false"/>
                  <w:i w:val="false"/>
                  <w:iCs w:val="false"/>
                  <w:color w:val="000000"/>
                  <w:sz w:val="18"/>
                  <w:szCs w:val="18"/>
                </w:rPr>
                <w:t xml:space="preserve"> Limits of the role-play for the teacher: a card stands for a small amount of glucose (not one molecule), the rope loop is only part of the blood system, real uptake happens in millions of cells at once without anyone choosing to step out, and the pancreas responds automatically to blood glucose rather than deciding.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plus embodied modelling (role-play). Calculating rates turns the graph into evidence of a regulating process, and acting out the invisible journey makes abstract ideas concrete (absorption, insulin, respiration, glycogen). The observers' counts link the model to the data, building the cause-and-effect reasoning needed for a scientific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calculate 3.5 mmol/L for both rise and fall and state that the fall takes twice as long as the rise (120 min versus 60 min); observers' checklists show glucose cards decreasing in step with 8.0, 6.5, 5.2, 4.7, 4.5; learners can name which role (pancreas) releases insulin and which organs store glycogen (liver and muscles). Check that learners use 'absorption' and 'respiration' correctly. Probe those who say 'insulin is food' or 'glycogen is sugar in urine'.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_eweh_zexhlzbppp1wjf">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v25tsefhzjvn67wvi1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ltbc-ywrtjlj5suvqbu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Final Explanation individually (12 min) in the Claim-Evidence-Reasoning format to answer the driving question: 'What chemicals are in the food we eat, and what happens to them in our bodies?' using Wanjiru's meal. Claim: </w:t>
            </w:r>
            <w:ins w:id="9258" w:author="Claude (AI) - proposed" w:date="2026-10-15T02:49:21Z">
              <w:r>
                <w:rPr>
                  <w:rFonts w:ascii="Arial" w:cs="Arial" w:eastAsia="Arial" w:hAnsi="Arial"/>
                  <w:b w:val="false"/>
                  <w:bCs w:val="false"/>
                  <w:i w:val="false"/>
                  <w:iCs w:val="false"/>
                  <w:color w:val="000000"/>
                  <w:sz w:val="18"/>
                  <w:szCs w:val="18"/>
                </w:rPr>
                <w:t xml:space="preserve">your answer to '</w:t>
              </w:r>
            </w:ins>
            <w:r>
              <w:rPr>
                <w:rFonts w:ascii="Arial" w:cs="Arial" w:eastAsia="Arial" w:hAnsi="Arial"/>
                <w:b w:val="false"/>
                <w:bCs w:val="false"/>
                <w:i w:val="false"/>
                <w:iCs w:val="false"/>
                <w:color w:val="000000"/>
                <w:sz w:val="18"/>
                <w:szCs w:val="18"/>
              </w:rPr>
              <w:t xml:space="preserve">Why does blood glucose rise and then fall?</w:t>
            </w:r>
            <w:ins w:id="9259" w:author="Claude (AI) - proposed" w:date="2026-10-15T02:49: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Evidence: at least four pieces of data or test results (e.g. 70 g carbohydrate in ugali, blue-black iodine for ugali; peak 8.0 mmol/L at 60 min; saliva digestion at 37 degrees C turned starch to reducing sugar, </w:t>
            </w:r>
            <w:del w:id="9260" w:author="Claude (AI) - proposed" w:date="2026-10-15T02:49:21Z">
              <w:r>
                <w:rPr>
                  <w:rFonts w:ascii="Arial" w:cs="Arial" w:eastAsia="Arial" w:hAnsi="Arial"/>
                  <w:b w:val="false"/>
                  <w:bCs w:val="false"/>
                  <w:i w:val="false"/>
                  <w:iCs w:val="false"/>
                  <w:color w:val="000000"/>
                  <w:sz w:val="18"/>
                  <w:szCs w:val="18"/>
                </w:rPr>
                <w:delText xml:space="preserve">brick-red</w:delText>
              </w:r>
            </w:del>
            <w:ins w:id="9261" w:author="Claude (AI) - proposed" w:date="2026-10-15T02:49:21Z">
              <w:r>
                <w:rPr>
                  <w:rFonts w:ascii="Arial" w:cs="Arial" w:eastAsia="Arial" w:hAnsi="Arial"/>
                  <w:b w:val="false"/>
                  <w:bCs w:val="false"/>
                  <w:i w:val="false"/>
                  <w:iCs w:val="false"/>
                  <w:color w:val="000000"/>
                  <w:sz w:val="18"/>
                  <w:szCs w:val="18"/>
                </w:rPr>
                <w:t xml:space="preserve">green, yellow or orange</w:t>
              </w:r>
            </w:ins>
            <w:r>
              <w:rPr>
                <w:rFonts w:ascii="Arial" w:cs="Arial" w:eastAsia="Arial" w:hAnsi="Arial"/>
                <w:b w:val="false"/>
                <w:bCs w:val="false"/>
                <w:i w:val="false"/>
                <w:iCs w:val="false"/>
                <w:color w:val="000000"/>
                <w:sz w:val="18"/>
                <w:szCs w:val="18"/>
              </w:rPr>
              <w:t xml:space="preserve"> at 10 min; fall of 3.5 mmol/L over 120 min; 4.7 at 150 and 4.5 at 180). Reasoning: explain the sequence: starch is digested by enzymes such as amylase into glucose; glucose is absorbed into the blood so concentration rises to 8.0; the pancreas releases insulin; cells, liver and muscles take up glucose; cells use it in respiration to release energy (glucose + oxygen gives carbon dioxide + water + energy, ATP released); liver and muscles store the excess as glycogen; the blood level falls back to 4.5 mmol/L by 180 min. They also state the roles of proteins (beans, growth and repair) and lipids (cooking oil, energy storage) and why carbohydrates are the main cause of the spike. Then, in groups of 4, they peer-review using a checklist and revise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the scientist. Explain the whole story from the plate of ugali to the graph returning to normal.' Show the CER frame on the board with sentence starters: 'The data show that...', 'This is because...', 'Insulin causes...'. WAIT TIME 10-15 seconds after posing: 'Which piece of evidence best shows that the glucose came from the starch in ugali?' Cold-call 3 learners for evidence and 2 for reasoning. Circulate with a checklist: Does the explanation include (1) digestion by enzymes, (2) absorption, (3) insulin from the pancreas, (4) respiration with the equation, (5) glycogen in the liver and muscles, (6) numbers from the table? Prompt gaps: 'You wrote that glucose disappears. Where does it go? What chemical equation shows what cells do with it?' Ask a challenge: 'If the pancreas released no insulin, how would the graph after 60 minutes look different?' (Level would stay high; do not extend to diseases beyond what is needed, just say regulation would fail.) After peer review, ask 3 groups to read one reasoning sentence aloud and invite the class to give a thumbs up or ask for more evidence. Conclude: 'Notice that carbohydrates are the main cause of the spike, but proteins and lipids from beans, groundnuts and mandazi are also digested and used for growth, repair and energy storage.'</w:t>
            </w:r>
            <w:ins w:id="9262" w:author="Claude (AI) - proposed" w:date="2026-10-15T02:49:21Z">
              <w:r>
                <w:rPr>
                  <w:rFonts w:ascii="Arial" w:cs="Arial" w:eastAsia="Arial" w:hAnsi="Arial"/>
                  <w:b w:val="false"/>
                  <w:bCs w:val="false"/>
                  <w:i w:val="false"/>
                  <w:iCs w:val="false"/>
                  <w:color w:val="000000"/>
                  <w:sz w:val="18"/>
                  <w:szCs w:val="18"/>
                </w:rPr>
                <w:t xml:space="preserve"> Language and access supports: write English terms with Kiswahili beside them (sukari ya damu = blood sugar, insulini = insulin; teacher to confirm local usage) and let learners discuss in Kiswahili first. Learners who find extended writing hard may give the explanation aloud to a partner or the teacher, or as a labelled sequence of drawings with captions, as long as the claim, evidence and reasoning are all present.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Requiring a claim linked to specific data and a chain of reasoning shifts learners from recalling facts to constructing a causal explanation, integrating evidence from all five lessons. Peer review makes reasoning visible and improves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4-level rubric on the written explanation: Level 4 includes all six components with correct data (3.5 mmol/L rise in 60 min, 3.5 mmol/L fall over 120 min, 8.0 peak, 4.5 at 180 min); Level 3 lacks one component; Level 2 describes the graph only; Level 1 lists facts without linking. Look for correct use of 'blood glucose concentration', 'absorption', 'respiration', 'insulin' and 'glycogen'. Target: at least 70% of learners reach Level 3 or 4. Note learners who mix up digestion and absorption or say insulin is a food, and reteach in the next session.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atbydetyrimb-ayrkwxv">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uq6cwbtmpzrzjrzio0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y9j1oq99koam8svjhcm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started in Lesson 1, headed 'What chemicals are in the food we eat, and what happens to them in our bodies?' In groups, they take the sticky notes of questions and sort them into 'Answered', 'Partly answered' and 'New questions'. For each answered question, they attach an evidence note naming the lesson where it was answered (e.g. 'Why does glucose rise?' answered by Lessons 3 and 5; 'What chemicals are in food?' answered by Lessons 2, 3 and 4; 'Why doesn't glucose stay high forever?' answered today). Each learner writes one new question on a different-coloured sticky note (e.g. 'How do the kidneys or hormones other than insulin affect glucose?' or 'How does exercise change the graph?' or 'How would the graph differ after eating mandazi?') and places it in the 'New questions'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our first questions from Lesson 1. Which can we now answer with evidence?' Read 3 original questions aloud and ask: 'Who can answer this using data or a test we did?' WAIT TIME 10-15 seconds. Cold-call 5 learners to move a question to 'Answered' and justify it with a lesson and evidence. Ask: 'Which questions are only partly answered? What else would we need to find out?' Highlight that real scientists end with new questions. Say: 'Write one question that Mr Otieno could not answer from our data.' Have learners place their notes and select 2 for a 'future investigation' list (e.g. effect of exercise on the graph; comparing a meal of mandazi with one of ugali). Link back to the KICD key inquiry questions: '</w:t>
            </w:r>
            <w:del w:id="9263" w:author="Claude (AI) - proposed" w:date="2026-10-15T02:49:21Z">
              <w:r>
                <w:rPr>
                  <w:rFonts w:ascii="Arial" w:cs="Arial" w:eastAsia="Arial" w:hAnsi="Arial"/>
                  <w:b w:val="false"/>
                  <w:bCs w:val="false"/>
                  <w:i w:val="false"/>
                  <w:iCs w:val="false"/>
                  <w:color w:val="000000"/>
                  <w:sz w:val="18"/>
                  <w:szCs w:val="18"/>
                </w:rPr>
                <w:delText xml:space="preserve">What are the chemicals of life? How do the</w:delText>
              </w:r>
            </w:del>
            <w:ins w:id="9264" w:author="Claude (AI) - proposed" w:date="2026-10-15T02:49:21Z">
              <w:r>
                <w:rPr>
                  <w:rFonts w:ascii="Arial" w:cs="Arial" w:eastAsia="Arial" w:hAnsi="Arial"/>
                  <w:b w:val="false"/>
                  <w:bCs w:val="false"/>
                  <w:i w:val="false"/>
                  <w:iCs w:val="false"/>
                  <w:color w:val="000000"/>
                  <w:sz w:val="18"/>
                  <w:szCs w:val="18"/>
                </w:rPr>
                <w:t xml:space="preserve">How are chemicals important in cells? How is the presence of</w:t>
              </w:r>
            </w:ins>
            <w:r>
              <w:rPr>
                <w:rFonts w:ascii="Arial" w:cs="Arial" w:eastAsia="Arial" w:hAnsi="Arial"/>
                <w:b w:val="false"/>
                <w:bCs w:val="false"/>
                <w:i w:val="false"/>
                <w:iCs w:val="false"/>
                <w:color w:val="000000"/>
                <w:sz w:val="18"/>
                <w:szCs w:val="18"/>
              </w:rPr>
              <w:t xml:space="preserve"> chemicals of life </w:t>
            </w:r>
            <w:del w:id="9265" w:author="Claude (AI) - proposed" w:date="2026-10-15T02:49:21Z">
              <w:r>
                <w:rPr>
                  <w:rFonts w:ascii="Arial" w:cs="Arial" w:eastAsia="Arial" w:hAnsi="Arial"/>
                  <w:b w:val="false"/>
                  <w:bCs w:val="false"/>
                  <w:i w:val="false"/>
                  <w:iCs w:val="false"/>
                  <w:color w:val="000000"/>
                  <w:sz w:val="18"/>
                  <w:szCs w:val="18"/>
                </w:rPr>
                <w:delText xml:space="preserve">contribute to the functioning of living organisms</w:delText>
              </w:r>
            </w:del>
            <w:ins w:id="9266" w:author="Claude (AI) - proposed" w:date="2026-10-15T02:49:21Z">
              <w:r>
                <w:rPr>
                  <w:rFonts w:ascii="Arial" w:cs="Arial" w:eastAsia="Arial" w:hAnsi="Arial"/>
                  <w:b w:val="false"/>
                  <w:bCs w:val="false"/>
                  <w:i w:val="false"/>
                  <w:iCs w:val="false"/>
                  <w:color w:val="000000"/>
                  <w:sz w:val="18"/>
                  <w:szCs w:val="18"/>
                </w:rPr>
                <w:t xml:space="preserve">determined</w:t>
              </w:r>
            </w:ins>
            <w:r>
              <w:rPr>
                <w:rFonts w:ascii="Arial" w:cs="Arial" w:eastAsia="Arial" w:hAnsi="Arial"/>
                <w:b w:val="false"/>
                <w:bCs w:val="false"/>
                <w:i w:val="false"/>
                <w:iCs w:val="false"/>
                <w:color w:val="000000"/>
                <w:sz w:val="18"/>
                <w:szCs w:val="18"/>
              </w:rPr>
              <w:t xml:space="preserve">?' and ask learners to point to DQB notes that answer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the Driving Question Board. Revisiting the learners' own questions shows the growth of knowledge across the unit, gives ownership of the learning and models how science generates new questions from answered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match at least 80% of questions to the lesson and evidence that answered them; they can explain why a question is only 'partly answered'; new questions are testable and related to the chemicals of food or glucose regulation (not random). Count how many learners can quote a specific data value (e.g. 70 g carbohydrate, 8.0 mmol/L, 37 degrees C) when moving a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uiabkgdsv330or8zre-5">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6mhfjcszqq9ax2wlsf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g5gilzoqyrl7cqzh1hn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w:t>
            </w:r>
            <w:del w:id="9267" w:author="Claude (AI) - proposed" w:date="2026-10-15T02:49:21Z">
              <w:r>
                <w:rPr>
                  <w:rFonts w:ascii="Arial" w:cs="Arial" w:eastAsia="Arial" w:hAnsi="Arial"/>
                  <w:b w:val="false"/>
                  <w:bCs w:val="false"/>
                  <w:i w:val="false"/>
                  <w:iCs w:val="false"/>
                  <w:color w:val="000000"/>
                  <w:sz w:val="18"/>
                  <w:szCs w:val="18"/>
                </w:rPr>
                <w:delText xml:space="preserve">10</w:delText>
              </w:r>
            </w:del>
            <w:ins w:id="9268" w:author="Claude (AI) - proposed" w:date="2026-10-15T02:49:2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retrieve their Lesson 1 model (their first sketch) and the class model. In groups of 4, they build the final flow-diagram model on chart paper: Food chemicals (carbohydrates, proteins, lipids, vitamins, water, mineral salts in ugali, sukuma wiki and beans), then digestion by enzymes (starch to maltose to glucose by amylase), then glucose in blood (absorption; peak 8.0 mmol/L at 60 min), then cells (respiration: glucose + oxygen gives carbon dioxide + water + energy, ATP released) and storage (liver and muscles store glycogen; insulin from the pancreas causes uptake), then back to normal (4.5 mmol/L by 180 min). They label the graph points (8.0, 6.5, 5.2, 4.7, 4.5) on a small graph beside the model and add the roles of proteins (growth and repair) and lipids (energy storage). Part 2 (</w:t>
            </w:r>
            <w:del w:id="9269" w:author="Claude (AI) - proposed" w:date="2026-10-15T02:49:21Z">
              <w:r>
                <w:rPr>
                  <w:rFonts w:ascii="Arial" w:cs="Arial" w:eastAsia="Arial" w:hAnsi="Arial"/>
                  <w:b w:val="false"/>
                  <w:bCs w:val="false"/>
                  <w:i w:val="false"/>
                  <w:iCs w:val="false"/>
                  <w:color w:val="000000"/>
                  <w:sz w:val="18"/>
                  <w:szCs w:val="18"/>
                </w:rPr>
                <w:delText xml:space="preserve">15</w:delText>
              </w:r>
            </w:del>
            <w:ins w:id="9270" w:author="Claude (AI) - proposed" w:date="2026-10-15T02:49:2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 Gallery walk and presentation. Two groups present for 2 min each; others visit posters and leave a 'star' (strength) and a 'step' (suggestion) sticky note. Part 3 (5 min): Model comparison. Learners place their Lesson 1 model beside the final model and complete 'At first we thought... Now we know... because of evidence from...' Closing celebration: learners tick 'I feel accomplished', 'I value the process' and 'I am confident' and the teacher says, 'You didn't just learn ABOUT science—you DID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answer the driving question and explain every part of Wanjiru's graph. Where does the rise come from? Where does the fall come from?' Provide chart paper, markers and a checklist: includes digestion, absorption, insulin, respiration with equation, glycogen, data labels, arrows showing the return to normal. WAIT TIME 10-15 seconds after asking: 'What is missing from your model that would explain the fall after 60 minutes?' Circulate and ask each group: 'Show me where insulin acts. What happens to the glucose after it enters the cell?' During the gallery walk, cold-call 4 learners to give one 'star' and one 'step' to a group. Ask the class: 'How is this model different from the one we drew in Lesson 1?' Cold-call 3 learners to name one idea they added (e.g. enzymes, insulin, glycogen, respiration). Ask presenters: 'What evidence in your model came from our own tests?' Connect to the careers of nutritionists and doctors in Nairobi and Mombasa hospitals, and to farmers like Mama Achieng near Kisumu whose maize and beans provide these chemicals. Close with the celebration: 'Look at how far your thinking has come, from a puzzling graph to a full explanation. You didn't just learn ABOUT science—you DID science!' Invite 3 learners to say one thing they are proud of.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comparison (first model versus final model), with gallery walk and peer feedback. Comparing the first and final models makes learning visible and builds the ability to see a system as a whole: food chemicals, digestion, absorption, regulation and use of energy. Peer feedback develops scientific communication and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model checklist: (1) all five stages in the correct order (food chemicals, digestion by enzymes, glucose in blood, cells and storage, back to normal); (2) insulin from the pancreas shown as lowering blood glucose; (3) respiration equation correct; (4) glycogen stored in the liver and muscles; (5) data labels match the table (peak 8.0 at 60, 6.5 at 90, 5.2 at 120, 4.7 at 150, 4.5 at 180); (6) proteins and lipids roles stated. Success: at least 80% of groups meet 5 of 6 criteria. Listen to presentations for correct use of key terms. Learners' 'At first we thought... Now we know...' statements should name at least two new ideas supported by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learners could explain the fall in glucose using insulin, respiration and glycogen, and which parts of the CER explanations were weakest? (2) Did the role-play help learners connect the model to the graph, or did some treat it as a game without the data link? (3) Which misconceptions remained (for example, glucose lost in urine or sweat, insulin as food, confusing digestion with absorption)? (4) Did every learner contribute to the DQB and the model presentation, including quieter learners? (5) Which learners could compare their Lesson 1 model with the final model with specific evidence? (6) What would I change, such as time for the gallery walk or support for learners who struggle with the respiration equation? Record two follow-up actions, such as a short revision quiz and an extension on how exercise changes the glucose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after Wanjiru's meal of ugali, sukuma wiki and beans, blood glucose concentration rose from 4.5 to a peak of 8.0 mmol/L at 60 min (a rise of 3.5 mmol/L) and then fell by 3.5 mmol/L over the next 120 min, to 6.5 at 90, 5.2 at 120, 4.7 at 150 and 4.5 mmol/L at 180 min. The rise is faster than the fall. In our role-play and data analysis we saw glucose enter the blood and then leave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starch in ugali is digested by enzymes such as amylase into glucose, which is absorbed into the blood. The pancreas releases insulin, which causes cells, the liver and muscles to take up glucose. Cells use glucose in respiration (glucose + oxygen gives carbon dioxide + water + energy, ATP released) and the liver and muscles store the excess as glycogen. Proteins and lipids are also digested and used for growth, repair and energy storage.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glucose rises after the meal because starch and other carbohydrates in the food are digested into glucose and absorbed into the blood. It falls back to 4.5 mmol/L by 180 min because insulin from the pancreas causes glucose to be taken up by cells, used in respiration to release energy, and stored as glycogen in the liver and muscles. Carbohydrates are the main cause of the spike, while proteins and lipids from beans, milk, groundnuts and mandazi are used for growth, repair and energy storage. This answers our driving question about the chemicals in the food we eat and what happens to them in our bodies.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5nlgwbxulu1fpdlckpm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zrpervkrzzmo3u7fzo2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0dnj6bn9vtl9g6r7sad" Type="http://schemas.openxmlformats.org/officeDocument/2006/relationships/hyperlink" Target="https://creativecommons.org/licenses/by-nc/4.0/" TargetMode="External"/><Relationship Id="rId8lishit0a2plcrwqzws6v" Type="http://schemas.openxmlformats.org/officeDocument/2006/relationships/hyperlink" Target="https://creativecommons.org/licenses/by-nc/4.0/" TargetMode="External"/><Relationship Id="rId_b8uxl0mqadbigx6uy3gx" Type="http://schemas.openxmlformats.org/officeDocument/2006/relationships/hyperlink" Target="https://creativecommons.org/licenses/by-nc/4.0/" TargetMode="External"/><Relationship Id="rIdtjmvide4tdwk49-vnnlgx" Type="http://schemas.openxmlformats.org/officeDocument/2006/relationships/hyperlink" Target="http://ares.local:8069/en/learn/#/topics/c/47ee4f89db1259599783fe52e3c40f56" TargetMode="External"/><Relationship Id="rIdhzm65cwvnhnq8o9fd_dvx"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kvozj0-pvx4vvku8s8y"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j4adoetwud5wju0dhyh" Type="http://schemas.openxmlformats.org/officeDocument/2006/relationships/hyperlink" Target="http://ares.local:8069/en/learn/#/topics/c/47ee4f89db1259599783fe52e3c40f56" TargetMode="External"/><Relationship Id="rIdqm8k8lobhtarwj_duxd47"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z6yuftnkmy3m9xq1nrq"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fmoy_domb-iq2fu06-h" Type="http://schemas.openxmlformats.org/officeDocument/2006/relationships/hyperlink" Target="http://ares.local:8069/en/learn/#/topics/c/6bc79cd701ba5775bdc000a9d379bfbd" TargetMode="External"/><Relationship Id="rIdmdcq9wx_xv8deskr_tilw"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nior4sj56wiz5zv5nl-"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yab4not3pxm6jhpsbge" Type="http://schemas.openxmlformats.org/officeDocument/2006/relationships/hyperlink" Target="http://ares.local:8069/en/learn/#/topics/c/47ee4f89db1259599783fe52e3c40f56" TargetMode="External"/><Relationship Id="rIddf5ikmlf9ko22mvzfimlo"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dofzy7rzq8qvqaxlt_a"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fz7bd60ihoyynqxasow" Type="http://schemas.openxmlformats.org/officeDocument/2006/relationships/hyperlink" Target="http://ares.local:8069/en/learn/#/topics/c/47ee4f89db1259599783fe52e3c40f56" TargetMode="External"/><Relationship Id="rIdfrz8qhwn0bxe3yuqnp9p5"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78gi3_dhe-kagqo1mavp"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_g-mrh9c7u4sva-qkx9" Type="http://schemas.openxmlformats.org/officeDocument/2006/relationships/hyperlink" Target="https://creativecommons.org/licenses/by-nc/4.0/" TargetMode="External"/><Relationship Id="rIdogo-ahqdfubj5eebg6oxf" Type="http://schemas.openxmlformats.org/officeDocument/2006/relationships/hyperlink" Target="https://creativecommons.org/licenses/by-nc/4.0/" TargetMode="External"/><Relationship Id="rIdaxpx0blwiyr68q5lia91q" Type="http://schemas.openxmlformats.org/officeDocument/2006/relationships/hyperlink" Target="http://ares.local:8069/en/learn/#/topics/c/5c42d97323e153fbb62a8687cb6885e6" TargetMode="External"/><Relationship Id="rIdeq7xl7sbq_i1ifywfmgkp"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tq-pfzwrgohqj9fqgnz" Type="http://schemas.openxmlformats.org/officeDocument/2006/relationships/hyperlink" Target="http://ares.local:8069/en/learn/#/topics/c/6ee3dab7b91355cc96fd168c4e722944" TargetMode="External"/><Relationship Id="rIdv7tuzkhxvkpilakdkfusx"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xbouergqkutasbc7yo" Type="http://schemas.openxmlformats.org/officeDocument/2006/relationships/hyperlink" Target="http://ares.local:8069/en/learn/#/topics/c/5c42d97323e153fbb62a8687cb6885e6" TargetMode="External"/><Relationship Id="rIdmgvnob2y2etsvyfurvm5w"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jkyaosvk0jtaitg9eyl" Type="http://schemas.openxmlformats.org/officeDocument/2006/relationships/hyperlink" Target="http://ares.local:8069/en/learn/#/topics/c/ee091d5a827153daa4a4c0eaef2a46e7" TargetMode="External"/><Relationship Id="rIdwu0usidvzbj6zn-uevpah"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ghu0sc8-ffwmguguucj" Type="http://schemas.openxmlformats.org/officeDocument/2006/relationships/hyperlink" Target="http://ares.local:8069/en/learn/#/topics/c/5f1acea22bdb5c85ba627737158b67c5" TargetMode="External"/><Relationship Id="rId5lcdzjpytgzgnqrmlpgqp"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zrfpodmm8qbu39-lohm" Type="http://schemas.openxmlformats.org/officeDocument/2006/relationships/hyperlink" Target="http://ares.local:8069/en/learn/#/topics/c/71156fba249b58219dd9611923d70d05" TargetMode="External"/><Relationship Id="rIdzrrxo83sam18wg1fhsuw_"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djzx4cy8tcjiaa-clpu" Type="http://schemas.openxmlformats.org/officeDocument/2006/relationships/hyperlink" Target="http://ares.local:8069/en/learn/#/topics/c/9569a4ad96ca5ea4b48d0cae4fc4fd18" TargetMode="External"/><Relationship Id="rIdfo5cjg9o1o7whutgmqwct"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fhbxburmppuqlkbwdj" Type="http://schemas.openxmlformats.org/officeDocument/2006/relationships/hyperlink" Target="http://ares.local:8069/en/learn/#/topics/c/6ee3dab7b91355cc96fd168c4e722944" TargetMode="External"/><Relationship Id="rIdcxnlczpsecpheefzi8i5x"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wne34kd49dc5mz-nx4-" Type="http://schemas.openxmlformats.org/officeDocument/2006/relationships/hyperlink" Target="http://ares.local:8069/en/learn/#/topics/c/cdfdee60458759859afa00a89fb5fe4b" TargetMode="External"/><Relationship Id="rIdvhrisbdsxn8d2svtjwqsu"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8ar9knrgy4_dqcylywh" Type="http://schemas.openxmlformats.org/officeDocument/2006/relationships/hyperlink" Target="http://ares.local:8069/en/learn/#/topics/c/ee091d5a827153daa4a4c0eaef2a46e7" TargetMode="External"/><Relationship Id="rIdr627koxwsjv1dvn0ldnu-"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ndsrsrp9vlgi3zylo0r" Type="http://schemas.openxmlformats.org/officeDocument/2006/relationships/hyperlink" Target="https://creativecommons.org/licenses/by-nc/4.0/" TargetMode="External"/><Relationship Id="rIdih47jee1rk-zpkqhgjdlu" Type="http://schemas.openxmlformats.org/officeDocument/2006/relationships/hyperlink" Target="https://creativecommons.org/licenses/by-nc/4.0/" TargetMode="External"/><Relationship Id="rIdw-nayswtb6nizfq832pkp" Type="http://schemas.openxmlformats.org/officeDocument/2006/relationships/hyperlink" Target="http://ares.local:8069/en/learn/#/topics/c/7c28502d26a35f1e81a2a47853065328" TargetMode="External"/><Relationship Id="rIdfdlilaaw2ny6lztyfmecd"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1tez35pxneom-j_0m53" Type="http://schemas.openxmlformats.org/officeDocument/2006/relationships/hyperlink" Target="http://ares.local:8069/en/learn/#/topics/c/cea82624545b5b75929e9ab597279087" TargetMode="External"/><Relationship Id="rIdr4vda9exsxblffnbwxohp"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idmfh8qyk6lltpmyv-z" Type="http://schemas.openxmlformats.org/officeDocument/2006/relationships/hyperlink" Target="http://ares.local:8069/en/learn/#/topics/c/fb70cd029d59519f952c8392ace9bda9" TargetMode="External"/><Relationship Id="rId2qrl3dvpqrdexrypbouwy"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wvnxvilw0dbeuxvfu3-" Type="http://schemas.openxmlformats.org/officeDocument/2006/relationships/hyperlink" Target="http://ares.local:8069/en/learn/#/topics/c/f239cc190db65430b7d2ad8c5e7d232b" TargetMode="External"/><Relationship Id="rIdu_txujho1g-j7btf6q4r-"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jrkme1ote1w2xiqzapn" Type="http://schemas.openxmlformats.org/officeDocument/2006/relationships/hyperlink" Target="http://ares.local:8069/en/learn/#/topics/c/7c28502d26a35f1e81a2a47853065328" TargetMode="External"/><Relationship Id="rIdfmx8g17yd1pt0hpuwfols"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jt6mji9zoxjoffrpc5_" Type="http://schemas.openxmlformats.org/officeDocument/2006/relationships/hyperlink" Target="http://ares.local:8069/en/learn/#/topics/c/ab46d0c812af5be6a955644c474e958c" TargetMode="External"/><Relationship Id="rIdylusbbxs3se-uriydtdr9"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dvnwf-gntfrd9-znrvc" Type="http://schemas.openxmlformats.org/officeDocument/2006/relationships/hyperlink" Target="http://ares.local:8069/en/learn/#/topics/c/fb70cd029d59519f952c8392ace9bda9" TargetMode="External"/><Relationship Id="rIdncu0zrjzcvskox5beq05w"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uqpzycuqm1vzkllmlrq" Type="http://schemas.openxmlformats.org/officeDocument/2006/relationships/hyperlink" Target="http://ares.local:8069/en/learn/#/topics/c/d579eb2dcd525ac08019a9f9fac1e233" TargetMode="External"/><Relationship Id="rIdrosqojijjisfrxykpihvo"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w_rdyen8aoy66heseo" Type="http://schemas.openxmlformats.org/officeDocument/2006/relationships/hyperlink" Target="http://ares.local:8069/en/learn/#/topics/c/9c91cb6539885d3ab5343dcb787ef774" TargetMode="External"/><Relationship Id="rIdxkjv3cxmgtwj8alav1y4j"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j5fcbeia4wjffwgk-jb" Type="http://schemas.openxmlformats.org/officeDocument/2006/relationships/hyperlink" Target="http://ares.local:8069/en/learn/#/topics/c/8bc78f7975265d2c9d0a8adb92958602" TargetMode="External"/><Relationship Id="rId6c16ydnejx9bpkmhzo4gz"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jvcx4hcfcizbnainqf1" Type="http://schemas.openxmlformats.org/officeDocument/2006/relationships/hyperlink" Target="https://creativecommons.org/licenses/by-nc/4.0/" TargetMode="External"/><Relationship Id="rIdheelntodcap-u_-x7v5xl" Type="http://schemas.openxmlformats.org/officeDocument/2006/relationships/hyperlink" Target="https://creativecommons.org/licenses/by-nc/4.0/" TargetMode="External"/><Relationship Id="rIduiomxuq4hjg9q7qi_tafw" Type="http://schemas.openxmlformats.org/officeDocument/2006/relationships/hyperlink" Target="http://ares.local:8069/en/learn/#/topics/c/40b0cade7ed9599ea114181ae6c988f1" TargetMode="External"/><Relationship Id="rIdnbwvlofg0ax5_i0fwnk8o"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rm4u85z0s0eeppbs01r" Type="http://schemas.openxmlformats.org/officeDocument/2006/relationships/hyperlink" Target="http://ares.local:8069/en/learn/#/topics/c/09e663dfd58c583cba23fe1b2730e514" TargetMode="External"/><Relationship Id="rIdlfwyebek0ab_uaxesyywd"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cbca8ftbxwzeo8alrcv" Type="http://schemas.openxmlformats.org/officeDocument/2006/relationships/hyperlink" Target="http://ares.local:8069/en/learn/#/topics/c/40b0cade7ed9599ea114181ae6c988f1" TargetMode="External"/><Relationship Id="rIdktoee2frx6hjgjtfx-pi4"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fcicqhtpzvvj2gfbsy" Type="http://schemas.openxmlformats.org/officeDocument/2006/relationships/hyperlink" Target="http://ares.local:8069/en/learn/#/topics/c/09e663dfd58c583cba23fe1b2730e514" TargetMode="External"/><Relationship Id="rIdok_gokh1agg8mxdhiewuf"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j7j1x1xk3snklcc8xnt" Type="http://schemas.openxmlformats.org/officeDocument/2006/relationships/hyperlink" Target="http://ares.local:8069/en/learn/#/topics/c/f9d35046950a56858f240dc6ec8b602e" TargetMode="External"/><Relationship Id="rIdryeygmovxkmyikfjvlcur"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witcsvfnga9yhitntn" Type="http://schemas.openxmlformats.org/officeDocument/2006/relationships/hyperlink" Target="http://ares.local:8069/en/learn/#/topics/c/2646d7452f5457e783ae1447eba1bb40" TargetMode="External"/><Relationship Id="rId64khz1v9wtdqhqd7q_k_s"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lv6aw8ts7eufh-tgvuc" Type="http://schemas.openxmlformats.org/officeDocument/2006/relationships/hyperlink" Target="http://ares.local:8069/en/learn/#/topics/c/3df029f2889750b3ab2a9bb17676b646" TargetMode="External"/><Relationship Id="rId41e8mpukb5o07haz8knlk"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ozwslvf8pz4-2authvz" Type="http://schemas.openxmlformats.org/officeDocument/2006/relationships/hyperlink" Target="http://ares.local:8069/en/learn/#/topics/c/6dd5d6341c5153fea30360c8fd4f7c80" TargetMode="External"/><Relationship Id="rIdrujt1moquecihp16emftc"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8kv9qpviiw3ghgujhcv" Type="http://schemas.openxmlformats.org/officeDocument/2006/relationships/hyperlink" Target="http://ares.local:8069/en/learn/#/topics/c/38c64df0bea954718c3789e883d35c41" TargetMode="External"/><Relationship Id="rIddd8p_7mdms02lzjolphi-"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llqo4puuhgoqy7ivijp" Type="http://schemas.openxmlformats.org/officeDocument/2006/relationships/hyperlink" Target="http://ares.local:8069/en/learn/#/topics/c/bac0b634b970514e93faac553532ae35" TargetMode="External"/><Relationship Id="rId2g74j9k3m1ysvbiw00qlo"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drh_mslwxtut1xmpzie" Type="http://schemas.openxmlformats.org/officeDocument/2006/relationships/hyperlink" Target="https://creativecommons.org/licenses/by-nc/4.0/" TargetMode="External"/><Relationship Id="rIdygad7ug5jai6_xfopfbtd" Type="http://schemas.openxmlformats.org/officeDocument/2006/relationships/hyperlink" Target="https://creativecommons.org/licenses/by-nc/4.0/" TargetMode="External"/><Relationship Id="rIdxer_lc_zwokswnjvqxr-f" Type="http://schemas.openxmlformats.org/officeDocument/2006/relationships/hyperlink" Target="http://ares.local:8069/en/learn/#/topics/c/50754cd73cf7581085d488237d679b48" TargetMode="External"/><Relationship Id="rIdc4mrij-pla7conlo1_len"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cexvax3b4erzz-8hfz9" Type="http://schemas.openxmlformats.org/officeDocument/2006/relationships/hyperlink" Target="http://ares.local:8069/en/learn/#/topics/c/f968bc97976e5bcab7957aaf10a1c7d2" TargetMode="External"/><Relationship Id="rId5v72jjufrnwjk5y6d73ss"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5f0g1bemi23ybqbqjr_" Type="http://schemas.openxmlformats.org/officeDocument/2006/relationships/hyperlink" Target="http://ares.local:8069/en/learn/#/topics/c/50754cd73cf7581085d488237d679b48" TargetMode="External"/><Relationship Id="rId-yujcpgkritfpgmhf_uce"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5zhkjfw-lksj3s2s7dw" Type="http://schemas.openxmlformats.org/officeDocument/2006/relationships/hyperlink" Target="http://ares.local:8069/en/learn/#/topics/c/8167f85b613a5361b2a5337969d3a754" TargetMode="External"/><Relationship Id="rIdeckkujx8_q07qaw6cc_0n"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rjlazpagokfwweh0gk2" Type="http://schemas.openxmlformats.org/officeDocument/2006/relationships/hyperlink" Target="http://ares.local:8069/en/learn/#/topics/c/a377dd9de5e9547ab0f8a5b59ecdb25e" TargetMode="External"/><Relationship Id="rIdr-pyssjchcmmp2ekdix3q"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nqiav9gjlrjazymgcd5" Type="http://schemas.openxmlformats.org/officeDocument/2006/relationships/hyperlink" Target="http://ares.local:8069/en/learn/#/topics/c/ec4d4197005c54c1ae75f20ae70427b5" TargetMode="External"/><Relationship Id="rIdtotueuox3tuygnp5ij5dt"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dv2xtkbuumd10_xftho" Type="http://schemas.openxmlformats.org/officeDocument/2006/relationships/hyperlink" Target="http://ares.local:8069/en/learn/#/topics/c/9c91cb6539885d3ab5343dcb787ef774" TargetMode="External"/><Relationship Id="rIdak4th2i5yczr8gz-kpezk"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bsg6un-eq_0vm-4hafh" Type="http://schemas.openxmlformats.org/officeDocument/2006/relationships/hyperlink" Target="http://ares.local:8069/en/learn/#/topics/c/b380fdb727cb52f6ad580e672ceb69f3" TargetMode="External"/><Relationship Id="rId9vifpbcczo5il-ibymboz"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s_xqaszomkqo-dsb29w" Type="http://schemas.openxmlformats.org/officeDocument/2006/relationships/hyperlink" Target="http://ares.local:8069/en/learn/#/topics/c/95af0edc03b056959ad4ac97db31f6cf" TargetMode="External"/><Relationship Id="rIdjz4mqjaskoa5enb9l2yy5"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aiesvjiqp5owpdtzwez" Type="http://schemas.openxmlformats.org/officeDocument/2006/relationships/hyperlink" Target="http://ares.local:8069/en/learn/#/topics/c/88c57f29e9e6563da684407adb427426" TargetMode="External"/><Relationship Id="rIde7tx5ncw3ah1kastu4npy"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wrhnmf9lnogsmktiyu2" Type="http://schemas.openxmlformats.org/officeDocument/2006/relationships/hyperlink" Target="https://creativecommons.org/licenses/by-nc/4.0/" TargetMode="External"/><Relationship Id="rIddq889y-nmhdim3mma6wd3" Type="http://schemas.openxmlformats.org/officeDocument/2006/relationships/hyperlink" Target="https://creativecommons.org/licenses/by-nc/4.0/" TargetMode="External"/><Relationship Id="rIdbme3cvms5sk-uowz88sro" Type="http://schemas.openxmlformats.org/officeDocument/2006/relationships/hyperlink" Target="http://ares.local:8069/en/learn/#/topics/c/cdfdee60458759859afa00a89fb5fe4b" TargetMode="External"/><Relationship Id="rIddl485ectwzg3gbkj8ilz7"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uawmsaic3wxu4toxhxf"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lz0qij7yljfwn4numdo" Type="http://schemas.openxmlformats.org/officeDocument/2006/relationships/hyperlink" Target="http://ares.local:8069/en/learn/#/topics/c/cdfdee60458759859afa00a89fb5fe4b" TargetMode="External"/><Relationship Id="rId_6ccvpz9bgtszzdnqowog"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nef7ccm_4fqpg4xou-s"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_eweh_zexhlzbppp1wjf" Type="http://schemas.openxmlformats.org/officeDocument/2006/relationships/hyperlink" Target="http://ares.local:8069/en/learn/#/topics/c/6a3803b3054b59b3bf4ec5201ca25fc1" TargetMode="External"/><Relationship Id="rIdrlv25tsefhzjvn67wvi13"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tbc-ywrtjlj5suvqbuh"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tbydetyrimb-ayrkwxv" Type="http://schemas.openxmlformats.org/officeDocument/2006/relationships/hyperlink" Target="http://ares.local:8069/en/learn/#/topics/c/cdfdee60458759859afa00a89fb5fe4b" TargetMode="External"/><Relationship Id="rIdpruq6cwbtmpzrzjrzio0u"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9j1oq99koam8svjhcm4"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iabkgdsv330or8zre-5" Type="http://schemas.openxmlformats.org/officeDocument/2006/relationships/hyperlink" Target="http://ares.local:8069/en/learn/#/topics/c/cdfdee60458759859afa00a89fb5fe4b" TargetMode="External"/><Relationship Id="rIdf6mhfjcszqq9ax2wlsfr5"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5gilzoqyrl7cqzh1hnp"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nlgwbxulu1fpdlckpm_" Type="http://schemas.openxmlformats.org/officeDocument/2006/relationships/hyperlink" Target="https://creativecommons.org/licenses/by-nc/4.0/" TargetMode="External"/><Relationship Id="rIdxzrpervkrzzmo3u7fzo2b" Type="http://schemas.openxmlformats.org/officeDocument/2006/relationships/hyperlink" Target="https://creativecommons.org/licenses/by-nc/4.0/" TargetMode="External"/><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2026-10-15T02:49:20.882Z</dcterms:created>
  <dcterms:modified xsi:type="dcterms:W3CDTF">2026-10-15T02:49:20.882Z</dcterms:modified>
</cp:coreProperties>
</file>

<file path=docProps/custom.xml><?xml version="1.0" encoding="utf-8"?>
<Properties xmlns="http://schemas.openxmlformats.org/officeDocument/2006/custom-properties" xmlns:vt="http://schemas.openxmlformats.org/officeDocument/2006/docPropsVTypes"/>
</file>