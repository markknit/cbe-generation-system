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CHEMICALS OF LIFE</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6 lessons of the Chemicals of Life unit. Now write your own Final Explanation of Wanjiru's blood glucose graph and answer the driving question: What chemicals are in the food we eat, and what happens to them in our bodies? Use your Summary Tables, your first and final flow-diagram models, your Driving Question Board and the evidence from the class investigations. Write in full sentences and use numbers from the data table in your answers. Use these terms correctly: blood glucose concentration (mmol/L), starch, reducing sugar, digestion, absorption, enzyme, amylase, insulin, respiration and glycogen. Here is Wanjiru's data. After fasting, Wanjiru ate a meal of ugali (300 g), sukuma wiki (100 g) and beans (100 g) between 0 and 15 minutes. Her blood glucose was then measured for 3 hours.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after meal start (min)</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Blood glucose concentration (mmol/L)</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5.2</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4.7</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180</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normal fasting range is 4.0 to 5.5 mmol/L.</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chemicals are in Wanjiru's lunch?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Wanjiru's lunch was ugali, sukuma wiki and beans. (a) Name the groups of chemicals found in this meal and say which are organic and which are inorganic. State the rule you use to decide. (b) Give the approximate amount of each nutrient in the whole meal. (c) Explain which group of chemicals you think is most likely to cause the rise in her blood glucose concentration, and why this is only a prediction at this stage.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Food tests as evidence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the iodine test and Benedict's test: what each one detects and what colour results show a positive result. (b) Describe the biuret test and the grease-spot and emulsion tests in the same way. (c) Give the results you recorded for ugali in all of these tests. (d) Ugali gave no change with Benedict's solution before digestion. What does this result, together with what you know about ugali and the glucose in Wanjiru's blood, tell you about what must happen to the starch before glucose can enter the blood?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Enzymes and digestion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the saliva and starch investigation: what was mixed, the temperature, the tests used and the control. (b) Give the results at 0, 5 and 10 minutes and for the control. (c) Explain these results using the words enzyme, amylase, digestion and reducing sugar. (d) Explain what temperature does to amylase and why 37 degrees C matters. (e) Say what role water and mineral salts play.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Explaining the rise in blood glucose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data table. (a) Calculate the rise in blood glucose concentration from 0 to 60 minutes, and the percentage it is above the starting level. (b) Explain, step by step, why the concentration rose after Wanjiru's meal, using the words digestion and absorption. (c) Explain why you think carbohydrates, and not proteins or lipids, are the main cause of the spike. Use evidence from the meal and from the tests.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Explaining the fall and the whole story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Calculate the fall in blood glucose concentration from 60 to 180 minutes and compare how fast the rise and the fall happened. (b) State when the level was first back in the normal fasting range. (c) Explain what the body does to bring blood glucose back down, naming the organ and hormone involved and what cells, the liver and muscles do with glucose. (d) Write the equation for respiration in words. (e) Finish by writing a short answer to the driving question: What chemicals are in the food we eat, and what happens to them in our bodies?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Chemicals of life (composition</w:t>
            </w:r>
            <w:del w:id="9001" w:author="Claude (AI) - proposed" w:date="2026-10-18T00:25:37Z">
              <w:r>
                <w:rPr>
                  <w:rFonts w:ascii="Arial" w:cs="Arial" w:eastAsia="Arial" w:hAnsi="Arial"/>
                  <w:b w:val="false"/>
                  <w:bCs w:val="false"/>
                  <w:i w:val="false"/>
                  <w:iCs w:val="false"/>
                  <w:color w:val="000000"/>
                  <w:sz w:val="18"/>
                  <w:szCs w:val="18"/>
                </w:rPr>
                <w:delText xml:space="preserve"> and classification</w:delText>
              </w:r>
            </w:del>
            <w:ins w:id="9002" w:author="Claude (AI) - proposed" w:date="2026-10-18T00:25:37Z">
              <w:r>
                <w:rPr>
                  <w:rFonts w:ascii="Arial" w:cs="Arial" w:eastAsia="Arial" w:hAnsi="Arial"/>
                  <w:b w:val="false"/>
                  <w:bCs w:val="false"/>
                  <w:i w:val="false"/>
                  <w:iCs w:val="false"/>
                  <w:color w:val="000000"/>
                  <w:sz w:val="18"/>
                  <w:szCs w:val="18"/>
                </w:rPr>
                <w:t xml:space="preserve">, classification and functions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all the food chemical groups, classifies them as organic or inorganic using the carbon-bonded-to-hydrogen rule, names the building blocks</w:t>
            </w:r>
            <w:del w:id="9004" w:author="Claude (AI) - proposed" w:date="2026-10-18T00:25:37Z">
              <w:r>
                <w:rPr>
                  <w:rFonts w:ascii="Arial" w:cs="Arial" w:eastAsia="Arial" w:hAnsi="Arial"/>
                  <w:b w:val="false"/>
                  <w:bCs w:val="false"/>
                  <w:i w:val="false"/>
                  <w:iCs w:val="false"/>
                  <w:color w:val="000000"/>
                  <w:sz w:val="18"/>
                  <w:szCs w:val="18"/>
                </w:rPr>
                <w:delText xml:space="preserve"> and</w:delText>
              </w:r>
            </w:del>
            <w:ins w:id="9005" w:author="Claude (AI) - proposed" w:date="2026-10-18T00:25:3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links them to the meal amounts</w:t>
            </w:r>
            <w:ins w:id="9006" w:author="Claude (AI) - proposed" w:date="2026-10-18T00:25:37Z">
              <w:r>
                <w:rPr>
                  <w:rFonts w:ascii="Arial" w:cs="Arial" w:eastAsia="Arial" w:hAnsi="Arial"/>
                  <w:b w:val="false"/>
                  <w:bCs w:val="false"/>
                  <w:i w:val="false"/>
                  <w:iCs w:val="false"/>
                  <w:color w:val="000000"/>
                  <w:sz w:val="18"/>
                  <w:szCs w:val="18"/>
                </w:rPr>
                <w:t xml:space="preserve">, and states the functions of each group including water and mineral salts</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most chemical groups and classifies them correctly, with some building blocks</w:t>
            </w:r>
            <w:ins w:id="9008" w:author="Claude (AI) - proposed" w:date="2026-10-18T00:25:37Z">
              <w:r>
                <w:rPr>
                  <w:rFonts w:ascii="Arial" w:cs="Arial" w:eastAsia="Arial" w:hAnsi="Arial"/>
                  <w:b w:val="false"/>
                  <w:bCs w:val="false"/>
                  <w:i w:val="false"/>
                  <w:iCs w:val="false"/>
                  <w:color w:val="000000"/>
                  <w:sz w:val="18"/>
                  <w:szCs w:val="18"/>
                </w:rPr>
                <w:t xml:space="preserve">, functions</w:t>
              </w:r>
            </w:ins>
            <w:r>
              <w:rPr>
                <w:rFonts w:ascii="Arial" w:cs="Arial" w:eastAsia="Arial" w:hAnsi="Arial"/>
                <w:b w:val="false"/>
                <w:bCs w:val="false"/>
                <w:i w:val="false"/>
                <w:iCs w:val="false"/>
                <w:color w:val="000000"/>
                <w:sz w:val="18"/>
                <w:szCs w:val="18"/>
              </w:rPr>
              <w:t xml:space="preserve"> or meal amounts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 groups, or confuses organic and inorganic, with little reference to the meal.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specific test results (colours, foods, times, mmol/L values) accurately from several lessons to support claims, including the ugali Benedict's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specific results accurately but misses some or states them in general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little evidence, or</w:t>
            </w:r>
            <w:ins w:id="9013" w:author="Claude (AI) - proposed" w:date="2026-10-18T00:25:37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results are vague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and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amylase as a protein catalyst digesting starch to maltose then glucose, uses the saliva results and the boiled-saliva control, </w:t>
            </w:r>
            <w:del w:id="9015" w:author="Claude (AI) - proposed" w:date="2026-10-18T00:25:37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explains the effect of temperature (37 degrees C, denaturation, inactive at 0 degrees C)</w:t>
            </w:r>
            <w:ins w:id="9016" w:author="Claude (AI) - proposed" w:date="2026-10-18T00:25:37Z">
              <w:r>
                <w:rPr>
                  <w:rFonts w:ascii="Arial" w:cs="Arial" w:eastAsia="Arial" w:hAnsi="Arial"/>
                  <w:b w:val="false"/>
                  <w:bCs w:val="false"/>
                  <w:i w:val="false"/>
                  <w:iCs w:val="false"/>
                  <w:color w:val="000000"/>
                  <w:sz w:val="18"/>
                  <w:szCs w:val="18"/>
                </w:rPr>
                <w:t xml:space="preserve">, and says what water and mineral salts do</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the role of amylase and the main results, with incomplete reasoning about temperature</w:t>
            </w:r>
            <w:del w:id="9018" w:author="Claude (AI) - proposed" w:date="2026-10-18T00:25:37Z">
              <w:r>
                <w:rPr>
                  <w:rFonts w:ascii="Arial" w:cs="Arial" w:eastAsia="Arial" w:hAnsi="Arial"/>
                  <w:b w:val="false"/>
                  <w:bCs w:val="false"/>
                  <w:i w:val="false"/>
                  <w:iCs w:val="false"/>
                  <w:color w:val="000000"/>
                  <w:sz w:val="18"/>
                  <w:szCs w:val="18"/>
                </w:rPr>
                <w:delText xml:space="preserve"> or the control</w:delText>
              </w:r>
            </w:del>
            <w:ins w:id="9019" w:author="Claude (AI) - proposed" w:date="2026-10-18T00:25:37Z">
              <w:r>
                <w:rPr>
                  <w:rFonts w:ascii="Arial" w:cs="Arial" w:eastAsia="Arial" w:hAnsi="Arial"/>
                  <w:b w:val="false"/>
                  <w:bCs w:val="false"/>
                  <w:i w:val="false"/>
                  <w:iCs w:val="false"/>
                  <w:color w:val="000000"/>
                  <w:sz w:val="18"/>
                  <w:szCs w:val="18"/>
                </w:rPr>
                <w:t xml:space="preserve">, the control, or water and mineral salts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Mentions enzymes but does not explain how they digest starch or how temperature affects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(rise and fall)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sequence: digestion, absorption, rise to 8.0 mmol/L at 60 min, insulin, uptake, respiration and glycogen storage, fall to 4.5 mmol/L at 180 min, with correct calculations.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both the rise and the fall with minor gaps in the sequence 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Explains only the rise or only the fall, or has major gaps or calculation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8T00:25:3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claims to evidence and gives reasons why carbohydrates, not proteins or lipids, are the main cause of the spike; writes clearly using the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5" w:author="Claude (AI) - proposed" w:date="2026-10-18T00:25:3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some reasoning linking evidence to claims, with some unsupported statements.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8T00:25:3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Mostly lists facts without reasoning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sdb3cs0cudebignf0bi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pzwnyjztw8-sq8ltjll_">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cubibmuatp51xafq18i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sdb3cs0cudebignf0bi6" Type="http://schemas.openxmlformats.org/officeDocument/2006/relationships/hyperlink" Target="https://creativecommons.org/licenses/by-nc/4.0/" TargetMode="External"/><Relationship Id="rIdapzwnyjztw8-sq8ltjll_" Type="http://schemas.openxmlformats.org/officeDocument/2006/relationships/hyperlink" Target="https://creativecommons.org/licenses/by-nc/4.0/" TargetMode="External"/><Relationship Id="rIdtcubibmuatp51xafq18i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2026-10-18T00:25:36.680Z</dcterms:created>
  <dcterms:modified xsi:type="dcterms:W3CDTF">2026-10-18T00:25:36.680Z</dcterms:modified>
</cp:coreProperties>
</file>

<file path=docProps/custom.xml><?xml version="1.0" encoding="utf-8"?>
<Properties xmlns="http://schemas.openxmlformats.org/officeDocument/2006/custom-properties" xmlns:vt="http://schemas.openxmlformats.org/officeDocument/2006/docPropsVTypes"/>
</file>