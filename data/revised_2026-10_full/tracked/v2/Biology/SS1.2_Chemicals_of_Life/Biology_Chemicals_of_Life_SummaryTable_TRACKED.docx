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1.2: Chemicals of Life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Chemicals of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chemicals are in the food we eat, and what happens to them in our bodies?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Blood Glucose Puzzle: Why Does Glucose Rise and Fall After Eating Ugali?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Wanjiru's blood glucose concentration was 4.5 mmol/L before the meal of ugali, sukuma wiki and beans, rose to a peak of 8.0 mmol/L at 60 minutes (a rise of 3.5 mmol/L, about 78% above the start), then fell back to 4.5 mmol/L by 180 minutes (a fall of 3.5 mmol/L over 120 minutes). The rise was faster than the fall, and the level was back in the normal range (4.0 to 5.5 mmol/L) by </w:t>
            </w:r>
            <w:del w:id="9001" w:author="Claude (AI) - proposed" w:date="2026-10-15T02:49:22Z">
              <w:r>
                <w:rPr>
                  <w:rFonts w:ascii="Arial" w:cs="Arial" w:eastAsia="Arial" w:hAnsi="Arial"/>
                  <w:b w:val="false"/>
                  <w:bCs w:val="false"/>
                  <w:i w:val="false"/>
                  <w:iCs w:val="false"/>
                  <w:color w:val="000000"/>
                  <w:sz w:val="18"/>
                  <w:szCs w:val="18"/>
                </w:rPr>
                <w:delText xml:space="preserve">150 minutes at 4.7</w:delText>
              </w:r>
            </w:del>
            <w:ins w:id="9002" w:author="Claude (AI) - proposed" w:date="2026-10-15T02:49:22Z">
              <w:r>
                <w:rPr>
                  <w:rFonts w:ascii="Arial" w:cs="Arial" w:eastAsia="Arial" w:hAnsi="Arial"/>
                  <w:b w:val="false"/>
                  <w:bCs w:val="false"/>
                  <w:i w:val="false"/>
                  <w:iCs w:val="false"/>
                  <w:color w:val="000000"/>
                  <w:sz w:val="18"/>
                  <w:szCs w:val="18"/>
                </w:rPr>
                <w:t xml:space="preserve">120 minutes at 5.2</w:t>
              </w:r>
            </w:ins>
            <w:r>
              <w:rPr>
                <w:rFonts w:ascii="Arial" w:cs="Arial" w:eastAsia="Arial" w:hAnsi="Arial"/>
                <w:b w:val="false"/>
                <w:bCs w:val="false"/>
                <w:i w:val="false"/>
                <w:iCs w:val="false"/>
                <w:color w:val="000000"/>
                <w:sz w:val="18"/>
                <w:szCs w:val="18"/>
              </w:rPr>
              <w:t xml:space="preserve"> mmol/L.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read a blood glucose graph and table, to calculate the change in concentration and compare how fast it rose and fell, and to turn what we wonder into testable questions. We learned that the meal contains different chemicals (about 70 g carbohydrate in ugali, about </w:t>
            </w:r>
            <w:del w:id="9003" w:author="Claude (AI) - proposed" w:date="2026-10-15T02:49:22Z">
              <w:r>
                <w:rPr>
                  <w:rFonts w:ascii="Arial" w:cs="Arial" w:eastAsia="Arial" w:hAnsi="Arial"/>
                  <w:b w:val="false"/>
                  <w:bCs w:val="false"/>
                  <w:i w:val="false"/>
                  <w:iCs w:val="false"/>
                  <w:color w:val="000000"/>
                  <w:sz w:val="18"/>
                  <w:szCs w:val="18"/>
                </w:rPr>
                <w:delText xml:space="preserve">20</w:delText>
              </w:r>
            </w:del>
            <w:ins w:id="9004" w:author="Claude (AI) - proposed" w:date="2026-10-15T02:49:22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g protein and </w:t>
            </w:r>
            <w:del w:id="9005" w:author="Claude (AI) - proposed" w:date="2026-10-15T02:49:22Z">
              <w:r>
                <w:rPr>
                  <w:rFonts w:ascii="Arial" w:cs="Arial" w:eastAsia="Arial" w:hAnsi="Arial"/>
                  <w:b w:val="false"/>
                  <w:bCs w:val="false"/>
                  <w:i w:val="false"/>
                  <w:iCs w:val="false"/>
                  <w:color w:val="000000"/>
                  <w:sz w:val="18"/>
                  <w:szCs w:val="18"/>
                </w:rPr>
                <w:delText xml:space="preserve">15</w:delText>
              </w:r>
            </w:del>
            <w:ins w:id="9006" w:author="Claude (AI) - proposed" w:date="2026-10-15T02:49:22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g carbohydrate in beans, about 10 g fat from oil, and vitamins and mineral salts in sukuma wiki) and that we do not yet know which ones affect blood glucose.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as a first idea, that something in the meal (probably the food chemicals in ugali) causes glucose in the blood to rise, and that something in the body must later lower it again because the level does not stay at 8.0 mmol/L. We cannot yet explain how food becomes glucose or where glucose goes, so we recorded these as questions on the Driving Question Board and in our initial flow-diagram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Elements and Compounds of Life: What Is Wanjiru's Lunch Made Of?</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amounts of each nutrient in Wanjiru's meal (ugali about 70 g carbohydrate; beans about </w:t>
            </w:r>
            <w:del w:id="9007" w:author="Claude (AI) - proposed" w:date="2026-10-15T02:49:22Z">
              <w:r>
                <w:rPr>
                  <w:rFonts w:ascii="Arial" w:cs="Arial" w:eastAsia="Arial" w:hAnsi="Arial"/>
                  <w:b w:val="false"/>
                  <w:bCs w:val="false"/>
                  <w:i w:val="false"/>
                  <w:iCs w:val="false"/>
                  <w:color w:val="000000"/>
                  <w:sz w:val="18"/>
                  <w:szCs w:val="18"/>
                </w:rPr>
                <w:delText xml:space="preserve">20</w:delText>
              </w:r>
            </w:del>
            <w:ins w:id="9008" w:author="Claude (AI) - proposed" w:date="2026-10-15T02:49:22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g protein and </w:t>
            </w:r>
            <w:del w:id="9009" w:author="Claude (AI) - proposed" w:date="2026-10-15T02:49:22Z">
              <w:r>
                <w:rPr>
                  <w:rFonts w:ascii="Arial" w:cs="Arial" w:eastAsia="Arial" w:hAnsi="Arial"/>
                  <w:b w:val="false"/>
                  <w:bCs w:val="false"/>
                  <w:i w:val="false"/>
                  <w:iCs w:val="false"/>
                  <w:color w:val="000000"/>
                  <w:sz w:val="18"/>
                  <w:szCs w:val="18"/>
                </w:rPr>
                <w:delText xml:space="preserve">15</w:delText>
              </w:r>
            </w:del>
            <w:ins w:id="9010" w:author="Claude (AI) - proposed" w:date="2026-10-15T02:49:22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g carbohydrate; sukuma wiki about 3 g protein plus fibre, vitamins A and C, iron and calcium; about 10 g fat from cooking oil) and what happened when dry maize flour was burnt (it blackened, showing carbon).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Foods and living things are made of elements (C, H, O, N, P, S, Ca, Fe, Mg, Na, K) that form compounds. Organic compounds (carbohydrates, proteins, lipids, vitamins) contain carbon bonded to hydrogen; inorganic compounds (water, mineral salts) do 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Wanjiru's glucose graph so far? Her lunch contains several organic and inorganic chemicals, and the largest amount is carbohydrate (about 70 g in ugali), so carbohydrate is the most likely cause of the rise from 4.5 to 8.0 mmol/L. We still need tests and more evidence to show how it becomes glucose and why the level falls back.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Carbohydrates: Starch and Sugars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Iodine turned blue-black with ugali and maize flour (starch present) but not with milk or nyama choma, and only slightly or not with sukuma wiki. Benedict's solution turned brick-red/orange with ripe banana and brick-red with glucose, green or yellow with milk, and stayed blue with ugali.</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Carbohydrates are organic compounds. Starch is a large carbohydrate made of many glucose units; glucose is a reducing sugar. Ugali has about 70 g of carbohydrate, mostly starch from maize. Ugali tested positive for starch but not for reducing sugar before digestion.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starch in ugali is a source of the glucose that raised Wanjiru's blood glucose concentration from 4.5 to 8.0 mmol/L (a 3.5 mmol/L rise in 60 minutes), because starch is made of glucose units. We still need to find out how starch is broken down into glucose and what happens to glucose after it reaches the blood.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Proteins and Lipids: Do They Cause the Glucose Spike?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beans, milk and nyama choma turned violet/purple with the biuret test (protein), while ugali stayed pale blue. Groundnuts and mandazi left a translucent grease spot, groundnuts gave a cloudy white emulsion, and milk gave a faint result, while ugali was negative for lipids.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proteins are made of amino acids and lipids are made of fatty acids and glycerol, whereas carbohydrates are made of glucose units. Proteins are used for growth and repair, lipids for energy storage, and carbohydrates are the main energy source.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Wanjiru's blood glucose spike from 4.5 to 8.0 mmol/L at 60 minutes is mainly caused by carbohydrates (about 70 g in ugali), not by the about </w:t>
            </w:r>
            <w:del w:id="9011" w:author="Claude (AI) - proposed" w:date="2026-10-15T02:49:22Z">
              <w:r>
                <w:rPr>
                  <w:rFonts w:ascii="Arial" w:cs="Arial" w:eastAsia="Arial" w:hAnsi="Arial"/>
                  <w:b w:val="false"/>
                  <w:bCs w:val="false"/>
                  <w:i w:val="false"/>
                  <w:iCs w:val="false"/>
                  <w:color w:val="000000"/>
                  <w:sz w:val="18"/>
                  <w:szCs w:val="18"/>
                </w:rPr>
                <w:delText xml:space="preserve">20</w:delText>
              </w:r>
            </w:del>
            <w:ins w:id="9012" w:author="Claude (AI) - proposed" w:date="2026-10-15T02:49:22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g protein or about 10 g fat in her meal. Proteins and lipids are still used by the body, but not mainly to raise blood glucose.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Water, Mineral Salts and Enzymes in Digestion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with saliva at about 37 degrees C the iodine test changed from blue-black at 0 min, to brown-black at 5 min, to yellow-brown at 10 min, and Benedict's test at 10 min </w:t>
            </w:r>
            <w:del w:id="9013" w:author="Claude (AI) - proposed" w:date="2026-10-15T02:49:22Z">
              <w:r>
                <w:rPr>
                  <w:rFonts w:ascii="Arial" w:cs="Arial" w:eastAsia="Arial" w:hAnsi="Arial"/>
                  <w:b w:val="false"/>
                  <w:bCs w:val="false"/>
                  <w:i w:val="false"/>
                  <w:iCs w:val="false"/>
                  <w:color w:val="000000"/>
                  <w:sz w:val="18"/>
                  <w:szCs w:val="18"/>
                </w:rPr>
                <w:delText xml:space="preserve">was brick-red</w:delText>
              </w:r>
            </w:del>
            <w:ins w:id="9014" w:author="Claude (AI) - proposed" w:date="2026-10-15T02:49:22Z">
              <w:r>
                <w:rPr>
                  <w:rFonts w:ascii="Arial" w:cs="Arial" w:eastAsia="Arial" w:hAnsi="Arial"/>
                  <w:b w:val="false"/>
                  <w:bCs w:val="false"/>
                  <w:i w:val="false"/>
                  <w:iCs w:val="false"/>
                  <w:color w:val="000000"/>
                  <w:sz w:val="18"/>
                  <w:szCs w:val="18"/>
                </w:rPr>
                <w:t xml:space="preserve">turned green, yellow or orange</w:t>
              </w:r>
            </w:ins>
            <w:r>
              <w:rPr>
                <w:rFonts w:ascii="Arial" w:cs="Arial" w:eastAsia="Arial" w:hAnsi="Arial"/>
                <w:b w:val="false"/>
                <w:bCs w:val="false"/>
                <w:i w:val="false"/>
                <w:iCs w:val="false"/>
                <w:color w:val="000000"/>
                <w:sz w:val="18"/>
                <w:szCs w:val="18"/>
              </w:rPr>
              <w:t xml:space="preserve">, while the control with boiled saliva or water stayed blue-black.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saliva contains amylase, an enzyme that is a protein and a biological catalyst, which digests starch to maltose and then glucose; water and mineral salts are inorganic chemicals that support this, and enzymes work best at about 37 degrees C, are denatured by boiling and inactive at 0 degrees C.</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starch in Wanjiru's ugali is digested by enzymes such as amylase into glucose, which helps explain why her blood glucose concentration rises from 4.5 to a peak of 8.0 mmol/L at 60 minutes; we still need to find out how glucose gets into the blood and why it falls back to 4.5 mmol/L by 180 minutes.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Absorption, Respiration and Regulation: Explaining the Fall Back to 4.5 mmol/L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after Wanjiru's meal of ugali, sukuma wiki and beans, blood glucose concentration rose from 4.5 to a peak of 8.0 mmol/L at 60 min (a rise of 3.5 mmol/L) and then fell by 3.5 mmol/L over the next 120 min, to 6.5 at 90, 5.2 at 120, 4.7 at 150 and 4.5 mmol/L at 180 min. The rise is faster than the fall. In our role-play and data analysis we saw glucose enter the blood and then leave 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starch in ugali is digested by enzymes such as amylase into glucose, which is absorbed into the blood. The pancreas releases insulin, which causes cells, the liver and muscles to take up glucose. Cells use glucose in respiration (glucose + oxygen gives carbon dioxide + water + energy, ATP released) and the liver and muscles store the excess as glycogen. Proteins and lipids are also digested and used for growth, repair and energy storage.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Blood glucose rises after the meal because starch and other carbohydrates in the food are digested into glucose and absorbed into the blood. It falls back to 4.5 mmol/L by 180 min because insulin from the pancreas causes glucose to be taken up by cells, used in respiration to release energy, and stored as glycogen in the liver and muscles. Carbohydrates are the main cause of the spike, while proteins and lipids from beans, milk, groundnuts and mandazi are used for growth, repair and energy storage. This answers our driving question about the chemicals in the food we eat and what happens to them in our bodies.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4ee8hqutls9qicx0dtsf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o-gesojrbtkfpbmyz8d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o7a5bwdukwr5bvretq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ee8hqutls9qicx0dtsfo" Type="http://schemas.openxmlformats.org/officeDocument/2006/relationships/hyperlink" Target="https://creativecommons.org/licenses/by-nc/4.0/" TargetMode="External"/><Relationship Id="rId2o-gesojrbtkfpbmyz8di" Type="http://schemas.openxmlformats.org/officeDocument/2006/relationships/hyperlink" Target="https://creativecommons.org/licenses/by-nc/4.0/" TargetMode="External"/><Relationship Id="rId-jo7a5bwdukwr5bvretq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2026-10-15T02:49:20.985Z</dcterms:created>
  <dcterms:modified xsi:type="dcterms:W3CDTF">2026-10-15T02:49:20.985Z</dcterms:modified>
</cp:coreProperties>
</file>

<file path=docProps/custom.xml><?xml version="1.0" encoding="utf-8"?>
<Properties xmlns="http://schemas.openxmlformats.org/officeDocument/2006/custom-properties" xmlns:vt="http://schemas.openxmlformats.org/officeDocument/2006/docPropsVTypes"/>
</file>