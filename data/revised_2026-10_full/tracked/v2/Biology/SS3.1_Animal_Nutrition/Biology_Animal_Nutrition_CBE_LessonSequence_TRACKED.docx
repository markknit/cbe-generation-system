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Animal Nutrition, Transport, and Gaseous Exchange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2:49:52Z"/>
              </w:rPr>
            </w:pPr>
            <w:ins w:id="9001" w:author="Claude (AI) - proposed" w:date="2026-10-15T02:49:52Z">
              <w:r>
                <w:rPr>
                  <w:rFonts w:ascii="Arial" w:cs="Arial" w:eastAsia="Arial" w:hAnsi="Arial"/>
                  <w:b w:val="false"/>
                  <w:bCs w:val="false"/>
                  <w:i w:val="false"/>
                  <w:iCs w:val="false"/>
                  <w:color w:val="000000"/>
                  <w:sz w:val="18"/>
                  <w:szCs w:val="18"/>
                </w:rPr>
                <w:t xml:space="preserve">10 lessons: 6 double lessons of 80 minutes (Lessons 1, 3, 5, 6, 7, 10) and 4 single lessons of 40 minutes (Lessons 2, 4, 8, 9) = 640 minutes total (16 periods of 40 minutes)</w:t>
              </w:r>
            </w:ins>
          </w:p>
          <w:p>
            <w:pPr>
              <w:keepNext w:val="false"/>
              <w:spacing w:after="40" w:before="0"/>
              <w:jc w:val="left"/>
              <w:rPr>
                <w:del w:id="9004" w:author="Claude (AI) - proposed" w:date="2026-10-15T02:49:52Z"/>
              </w:rPr>
            </w:pPr>
            <w:del w:id="9003" w:author="Claude (AI) - proposed" w:date="2026-10-15T02:49:52Z">
              <w:r>
                <w:rPr>
                  <w:rFonts w:ascii="Arial" w:cs="Arial" w:eastAsia="Arial" w:hAnsi="Arial"/>
                  <w:b w:val="false"/>
                  <w:bCs w:val="false"/>
                  <w:i w:val="false"/>
                  <w:iCs w:val="false"/>
                  <w:color w:val="000000"/>
                  <w:sz w:val="18"/>
                  <w:szCs w:val="18"/>
                </w:rPr>
                <w:delText xml:space="preserve">10 lessons × 40 minutes = 400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Introduction to animal nutrition — types of nutrition (autotrophic vs heterotrophic)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chewing and biting (e.g., grasshopper, termite)</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piercing and sucking (e.g., mosquito, aphid, tsetse fly)</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crushing and tearing (e.g., eagle, vulture, hornbill)</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probing and filtering (e.g., flamingo at Lake Nakuru, sunbird, ibis)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Dentition in mammals — types of teeth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Dental formulae of herbivores, carnivores, and omnivores (using Kenyan wildlife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digestive system — structure and function of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Enzymes in digestion — types, sites of action, and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Absorption and assimilation of digested food; malnutrition and deficiency diseases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del w:id="9006" w:author="Claude (AI) - proposed" w:date="2026-10-15T02:49:52Z"/>
              </w:rPr>
            </w:pPr>
            <w:del w:id="9005" w:author="Claude (AI) - proposed" w:date="2026-10-15T02:49:52Z">
              <w:r>
                <w:rPr>
                  <w:rFonts w:ascii="Arial" w:cs="Arial" w:eastAsia="Arial" w:hAnsi="Arial"/>
                  <w:b w:val="false"/>
                  <w:bCs w:val="false"/>
                  <w:i w:val="false"/>
                  <w:iCs w:val="false"/>
                  <w:color w:val="000000"/>
                  <w:sz w:val="18"/>
                  <w:szCs w:val="18"/>
                </w:rPr>
                <w:delText xml:space="preserve">a) explain the types of nutrition in animals and their significance in everyday life,</w:delText>
              </w:r>
            </w:del>
          </w:p>
          <w:p>
            <w:pPr>
              <w:keepNext w:val="false"/>
              <w:spacing w:after="40" w:before="0"/>
              <w:jc w:val="left"/>
            </w:pPr>
            <w:del w:id="9007" w:author="Claude (AI) - proposed" w:date="2026-10-15T02:49:52Z">
              <w:r>
                <w:rPr>
                  <w:rFonts w:ascii="Arial" w:cs="Arial" w:eastAsia="Arial" w:hAnsi="Arial"/>
                  <w:b w:val="false"/>
                  <w:bCs w:val="false"/>
                  <w:i w:val="false"/>
                  <w:iCs w:val="false"/>
                  <w:color w:val="000000"/>
                  <w:sz w:val="18"/>
                  <w:szCs w:val="18"/>
                </w:rPr>
                <w:delText xml:space="preserve">b) identify and describe the structure and function of different mouthparts in insects and birds in relation to their feeding habits</w:delText>
              </w:r>
            </w:del>
            <w:ins w:id="9008" w:author="Claude (AI) - proposed" w:date="2026-10-15T02:49:52Z">
              <w:r>
                <w:rPr>
                  <w:rFonts w:ascii="Arial" w:cs="Arial" w:eastAsia="Arial" w:hAnsi="Arial"/>
                  <w:b w:val="false"/>
                  <w:bCs w:val="false"/>
                  <w:i w:val="false"/>
                  <w:iCs w:val="false"/>
                  <w:color w:val="000000"/>
                  <w:sz w:val="18"/>
                  <w:szCs w:val="18"/>
                </w:rPr>
                <w:t xml:space="preserve">a) relate the structure of mouthparts of insects to their functions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10" w:author="Claude (AI) - proposed" w:date="2026-10-15T02:49:52Z"/>
              </w:rPr>
            </w:pPr>
            <w:ins w:id="9009" w:author="Claude (AI) - proposed" w:date="2026-10-15T02:49:52Z">
              <w:r>
                <w:rPr>
                  <w:rFonts w:ascii="Arial" w:cs="Arial" w:eastAsia="Arial" w:hAnsi="Arial"/>
                  <w:b w:val="false"/>
                  <w:bCs w:val="false"/>
                  <w:i w:val="false"/>
                  <w:iCs w:val="false"/>
                  <w:color w:val="000000"/>
                  <w:sz w:val="18"/>
                  <w:szCs w:val="18"/>
                </w:rPr>
                <w:t xml:space="preserve">b) illustrate mouthparts in different insects,</w:t>
              </w:r>
            </w:ins>
          </w:p>
          <w:p>
            <w:pPr>
              <w:keepNext w:val="false"/>
              <w:spacing w:after="40" w:before="0"/>
              <w:jc w:val="left"/>
              <w:rPr>
                <w:ins w:id="9012" w:author="Claude (AI) - proposed" w:date="2026-10-15T02:49:52Z"/>
              </w:rPr>
            </w:pPr>
            <w:ins w:id="9011" w:author="Claude (AI) - proposed" w:date="2026-10-15T02:49:52Z">
              <w:r>
                <w:rPr>
                  <w:rFonts w:ascii="Arial" w:cs="Arial" w:eastAsia="Arial" w:hAnsi="Arial"/>
                  <w:b w:val="false"/>
                  <w:bCs w:val="false"/>
                  <w:i w:val="false"/>
                  <w:iCs w:val="false"/>
                  <w:color w:val="000000"/>
                  <w:sz w:val="18"/>
                  <w:szCs w:val="18"/>
                </w:rPr>
                <w:t xml:space="preserve">c) relate the structure of beaks of birds to their functions,</w:t>
              </w:r>
            </w:ins>
          </w:p>
          <w:p>
            <w:pPr>
              <w:keepNext w:val="false"/>
              <w:spacing w:after="40" w:before="0"/>
              <w:jc w:val="left"/>
              <w:rPr>
                <w:ins w:id="9014" w:author="Claude (AI) - proposed" w:date="2026-10-15T02:49:52Z"/>
              </w:rPr>
            </w:pPr>
            <w:ins w:id="9013" w:author="Claude (AI) - proposed" w:date="2026-10-15T02:49:52Z">
              <w:r>
                <w:rPr>
                  <w:rFonts w:ascii="Arial" w:cs="Arial" w:eastAsia="Arial" w:hAnsi="Arial"/>
                  <w:b w:val="false"/>
                  <w:bCs w:val="false"/>
                  <w:i w:val="false"/>
                  <w:iCs w:val="false"/>
                  <w:color w:val="000000"/>
                  <w:sz w:val="18"/>
                  <w:szCs w:val="18"/>
                </w:rPr>
                <w:t xml:space="preserve">d) appreciate diversity in feeding modes of insects and birds.</w:t>
              </w:r>
            </w:ins>
          </w:p>
          <w:p>
            <w:pPr>
              <w:keepNext w:val="false"/>
              <w:spacing w:after="40" w:before="0"/>
              <w:jc w:val="left"/>
              <w:rPr>
                <w:ins w:id="9016" w:author="Claude (AI) - proposed" w:date="2026-10-15T02:49:52Z"/>
              </w:rPr>
            </w:pPr>
            <w:ins w:id="9015" w:author="Claude (AI) - proposed" w:date="2026-10-15T02:49:5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8" w:author="Claude (AI) - proposed" w:date="2026-10-15T02:49:52Z"/>
              </w:rPr>
            </w:pPr>
            <w:ins w:id="9017" w:author="Claude (AI) - proposed" w:date="2026-10-15T02:49:52Z">
              <w:r>
                <w:rPr>
                  <w:rFonts w:ascii="Arial" w:cs="Arial" w:eastAsia="Arial" w:hAnsi="Arial"/>
                  <w:b w:val="false"/>
                  <w:bCs w:val="false"/>
                  <w:i w:val="false"/>
                  <w:iCs w:val="false"/>
                  <w:color w:val="000000"/>
                  <w:sz w:val="18"/>
                  <w:szCs w:val="18"/>
                </w:rPr>
                <w:t xml:space="preserve">Additional outcomes taught in this unit (extension beyond the KICD Grade 10 outcomes for this sub-strand):</w:t>
              </w:r>
            </w:ins>
          </w:p>
          <w:p>
            <w:pPr>
              <w:keepNext w:val="false"/>
              <w:spacing w:after="40" w:before="0"/>
              <w:jc w:val="left"/>
              <w:rPr>
                <w:ins w:id="9020" w:author="Claude (AI) - proposed" w:date="2026-10-15T02:49:52Z"/>
              </w:rPr>
            </w:pPr>
            <w:ins w:id="9019" w:author="Claude (AI) - proposed" w:date="2026-10-15T02:49:52Z">
              <w:r>
                <w:rPr>
                  <w:rFonts w:ascii="Arial" w:cs="Arial" w:eastAsia="Arial" w:hAnsi="Arial"/>
                  <w:b w:val="false"/>
                  <w:bCs w:val="false"/>
                  <w:i w:val="false"/>
                  <w:iCs w:val="false"/>
                  <w:color w:val="000000"/>
                  <w:sz w:val="18"/>
                  <w:szCs w:val="18"/>
                </w:rPr>
                <w:t xml:space="preserve">e) explain the types of nutrition in animals and their significance in everyday life,</w:t>
              </w:r>
            </w:ins>
          </w:p>
          <w:p>
            <w:pPr>
              <w:keepNext w:val="false"/>
              <w:spacing w:after="40" w:before="0"/>
              <w:jc w:val="left"/>
            </w:pPr>
            <w:del w:id="9021" w:author="Claude (AI) - proposed" w:date="2026-10-15T02:49:52Z">
              <w:r>
                <w:rPr>
                  <w:rFonts w:ascii="Arial" w:cs="Arial" w:eastAsia="Arial" w:hAnsi="Arial"/>
                  <w:b w:val="false"/>
                  <w:bCs w:val="false"/>
                  <w:i w:val="false"/>
                  <w:iCs w:val="false"/>
                  <w:color w:val="000000"/>
                  <w:sz w:val="18"/>
                  <w:szCs w:val="18"/>
                </w:rPr>
                <w:delText xml:space="preserve">c</w:delText>
              </w:r>
            </w:del>
            <w:ins w:id="9022" w:author="Claude (AI) - proposed" w:date="2026-10-15T02:49:52Z">
              <w:r>
                <w:rPr>
                  <w:rFonts w:ascii="Arial" w:cs="Arial" w:eastAsia="Arial" w:hAnsi="Arial"/>
                  <w:b w:val="false"/>
                  <w:bCs w:val="false"/>
                  <w:i w:val="false"/>
                  <w:iCs w:val="false"/>
                  <w:color w:val="000000"/>
                  <w:sz w:val="18"/>
                  <w:szCs w:val="18"/>
                </w:rPr>
                <w:t xml:space="preserve">f</w:t>
              </w:r>
            </w:ins>
            <w:r>
              <w:rPr>
                <w:rFonts w:ascii="Arial" w:cs="Arial" w:eastAsia="Arial" w:hAnsi="Arial"/>
                <w:b w:val="false"/>
                <w:bCs w:val="false"/>
                <w:i w:val="false"/>
                <w:iCs w:val="false"/>
                <w:color w:val="000000"/>
                <w:sz w:val="18"/>
                <w:szCs w:val="18"/>
              </w:rPr>
              <w:t xml:space="preserve">) describe the types of teeth and dental formulae of herbivores, carnivores, and omnivores using Kenyan animal examples,</w:t>
            </w:r>
          </w:p>
          <w:p>
            <w:pPr>
              <w:keepNext w:val="false"/>
              <w:spacing w:after="40" w:before="0"/>
              <w:jc w:val="left"/>
            </w:pPr>
            <w:del w:id="9023" w:author="Claude (AI) - proposed" w:date="2026-10-15T02:49:52Z">
              <w:r>
                <w:rPr>
                  <w:rFonts w:ascii="Arial" w:cs="Arial" w:eastAsia="Arial" w:hAnsi="Arial"/>
                  <w:b w:val="false"/>
                  <w:bCs w:val="false"/>
                  <w:i w:val="false"/>
                  <w:iCs w:val="false"/>
                  <w:color w:val="000000"/>
                  <w:sz w:val="18"/>
                  <w:szCs w:val="18"/>
                </w:rPr>
                <w:delText xml:space="preserve">d</w:delText>
              </w:r>
            </w:del>
            <w:ins w:id="9024" w:author="Claude (AI) - proposed" w:date="2026-10-15T02:49:52Z">
              <w:r>
                <w:rPr>
                  <w:rFonts w:ascii="Arial" w:cs="Arial" w:eastAsia="Arial" w:hAnsi="Arial"/>
                  <w:b w:val="false"/>
                  <w:bCs w:val="false"/>
                  <w:i w:val="false"/>
                  <w:iCs w:val="false"/>
                  <w:color w:val="000000"/>
                  <w:sz w:val="18"/>
                  <w:szCs w:val="18"/>
                </w:rPr>
                <w:t xml:space="preserve">g</w:t>
              </w:r>
            </w:ins>
            <w:r>
              <w:rPr>
                <w:rFonts w:ascii="Arial" w:cs="Arial" w:eastAsia="Arial" w:hAnsi="Arial"/>
                <w:b w:val="false"/>
                <w:bCs w:val="false"/>
                <w:i w:val="false"/>
                <w:iCs w:val="false"/>
                <w:color w:val="000000"/>
                <w:sz w:val="18"/>
                <w:szCs w:val="18"/>
              </w:rPr>
              <w:t xml:space="preserve">) describe the structure and functions of the organs of the human digestive system,</w:t>
            </w:r>
          </w:p>
          <w:p>
            <w:pPr>
              <w:keepNext w:val="false"/>
              <w:spacing w:after="40" w:before="0"/>
              <w:jc w:val="left"/>
            </w:pPr>
            <w:del w:id="9025" w:author="Claude (AI) - proposed" w:date="2026-10-15T02:49:52Z">
              <w:r>
                <w:rPr>
                  <w:rFonts w:ascii="Arial" w:cs="Arial" w:eastAsia="Arial" w:hAnsi="Arial"/>
                  <w:b w:val="false"/>
                  <w:bCs w:val="false"/>
                  <w:i w:val="false"/>
                  <w:iCs w:val="false"/>
                  <w:color w:val="000000"/>
                  <w:sz w:val="18"/>
                  <w:szCs w:val="18"/>
                </w:rPr>
                <w:delText xml:space="preserve">e</w:delText>
              </w:r>
            </w:del>
            <w:ins w:id="9026" w:author="Claude (AI) - proposed" w:date="2026-10-15T02:49:52Z">
              <w:r>
                <w:rPr>
                  <w:rFonts w:ascii="Arial" w:cs="Arial" w:eastAsia="Arial" w:hAnsi="Arial"/>
                  <w:b w:val="false"/>
                  <w:bCs w:val="false"/>
                  <w:i w:val="false"/>
                  <w:iCs w:val="false"/>
                  <w:color w:val="000000"/>
                  <w:sz w:val="18"/>
                  <w:szCs w:val="18"/>
                </w:rPr>
                <w:t xml:space="preserve">h</w:t>
              </w:r>
            </w:ins>
            <w:r>
              <w:rPr>
                <w:rFonts w:ascii="Arial" w:cs="Arial" w:eastAsia="Arial" w:hAnsi="Arial"/>
                <w:b w:val="false"/>
                <w:bCs w:val="false"/>
                <w:i w:val="false"/>
                <w:iCs w:val="false"/>
                <w:color w:val="000000"/>
                <w:sz w:val="18"/>
                <w:szCs w:val="18"/>
              </w:rPr>
              <w:t xml:space="preserve">) explain the role of enzymes in the digestion of carbohydrates, proteins, and lipids,</w:t>
            </w:r>
          </w:p>
          <w:p>
            <w:pPr>
              <w:keepNext w:val="false"/>
              <w:spacing w:after="40" w:before="0"/>
              <w:jc w:val="left"/>
            </w:pPr>
            <w:del w:id="9027" w:author="Claude (AI) - proposed" w:date="2026-10-15T02:49:52Z">
              <w:r>
                <w:rPr>
                  <w:rFonts w:ascii="Arial" w:cs="Arial" w:eastAsia="Arial" w:hAnsi="Arial"/>
                  <w:b w:val="false"/>
                  <w:bCs w:val="false"/>
                  <w:i w:val="false"/>
                  <w:iCs w:val="false"/>
                  <w:color w:val="000000"/>
                  <w:sz w:val="18"/>
                  <w:szCs w:val="18"/>
                </w:rPr>
                <w:delText xml:space="preserve">f</w:delText>
              </w:r>
            </w:del>
            <w:ins w:id="9028" w:author="Claude (AI) - proposed" w:date="2026-10-15T02:49:52Z">
              <w:r>
                <w:rPr>
                  <w:rFonts w:ascii="Arial" w:cs="Arial" w:eastAsia="Arial" w:hAnsi="Arial"/>
                  <w:b w:val="false"/>
                  <w:bCs w:val="false"/>
                  <w:i w:val="false"/>
                  <w:iCs w:val="false"/>
                  <w:color w:val="000000"/>
                  <w:sz w:val="18"/>
                  <w:szCs w:val="18"/>
                </w:rPr>
                <w:t xml:space="preserve">i</w:t>
              </w:r>
            </w:ins>
            <w:r>
              <w:rPr>
                <w:rFonts w:ascii="Arial" w:cs="Arial" w:eastAsia="Arial" w:hAnsi="Arial"/>
                <w:b w:val="false"/>
                <w:bCs w:val="false"/>
                <w:i w:val="false"/>
                <w:iCs w:val="false"/>
                <w:color w:val="000000"/>
                <w:sz w:val="18"/>
                <w:szCs w:val="18"/>
              </w:rPr>
              <w:t xml:space="preserve">) describe the processes of absorption and assimilation of digested food products,</w:t>
            </w:r>
          </w:p>
          <w:p>
            <w:pPr>
              <w:keepNext w:val="false"/>
              <w:spacing w:after="40" w:before="0"/>
              <w:jc w:val="left"/>
            </w:pPr>
            <w:del w:id="9029" w:author="Claude (AI) - proposed" w:date="2026-10-15T02:49:52Z">
              <w:r>
                <w:rPr>
                  <w:rFonts w:ascii="Arial" w:cs="Arial" w:eastAsia="Arial" w:hAnsi="Arial"/>
                  <w:b w:val="false"/>
                  <w:bCs w:val="false"/>
                  <w:i w:val="false"/>
                  <w:iCs w:val="false"/>
                  <w:color w:val="000000"/>
                  <w:sz w:val="18"/>
                  <w:szCs w:val="18"/>
                </w:rPr>
                <w:delText xml:space="preserve">g</w:delText>
              </w:r>
            </w:del>
            <w:ins w:id="9030" w:author="Claude (AI) - proposed" w:date="2026-10-15T02:49:52Z">
              <w:r>
                <w:rPr>
                  <w:rFonts w:ascii="Arial" w:cs="Arial" w:eastAsia="Arial" w:hAnsi="Arial"/>
                  <w:b w:val="false"/>
                  <w:bCs w:val="false"/>
                  <w:i w:val="false"/>
                  <w:iCs w:val="false"/>
                  <w:color w:val="000000"/>
                  <w:sz w:val="18"/>
                  <w:szCs w:val="18"/>
                </w:rPr>
                <w:t xml:space="preserve">j</w:t>
              </w:r>
            </w:ins>
            <w:r>
              <w:rPr>
                <w:rFonts w:ascii="Arial" w:cs="Arial" w:eastAsia="Arial" w:hAnsi="Arial"/>
                <w:b w:val="false"/>
                <w:bCs w:val="false"/>
                <w:i w:val="false"/>
                <w:iCs w:val="false"/>
                <w:color w:val="000000"/>
                <w:sz w:val="18"/>
                <w:szCs w:val="18"/>
              </w:rPr>
              <w:t xml:space="preserve">) relate malnutrition and dietary deficiency diseases to feeding habits observed in Kenyan communities,</w:t>
            </w:r>
          </w:p>
          <w:p>
            <w:pPr>
              <w:keepNext w:val="false"/>
              <w:spacing w:after="40" w:before="0"/>
              <w:jc w:val="left"/>
            </w:pPr>
            <w:del w:id="9031" w:author="Claude (AI) - proposed" w:date="2026-10-15T02:49:52Z">
              <w:r>
                <w:rPr>
                  <w:rFonts w:ascii="Arial" w:cs="Arial" w:eastAsia="Arial" w:hAnsi="Arial"/>
                  <w:b w:val="false"/>
                  <w:bCs w:val="false"/>
                  <w:i w:val="false"/>
                  <w:iCs w:val="false"/>
                  <w:color w:val="000000"/>
                  <w:sz w:val="18"/>
                  <w:szCs w:val="18"/>
                </w:rPr>
                <w:delText xml:space="preserve">h</w:delText>
              </w:r>
            </w:del>
            <w:ins w:id="9032" w:author="Claude (AI) - proposed" w:date="2026-10-15T02:49:52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appreciate the importance of proper nutrition and balanced diet for healthy living.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w:t>
            </w:r>
            <w:del w:id="9033" w:author="Claude (AI) - proposed" w:date="2026-10-15T02:49:52Z">
              <w:r>
                <w:rPr>
                  <w:rFonts w:ascii="Arial" w:cs="Arial" w:eastAsia="Arial" w:hAnsi="Arial"/>
                  <w:b w:val="false"/>
                  <w:bCs w:val="false"/>
                  <w:i w:val="false"/>
                  <w:iCs w:val="false"/>
                  <w:color w:val="000000"/>
                  <w:sz w:val="18"/>
                  <w:szCs w:val="18"/>
                </w:rPr>
                <w:delText xml:space="preserve">Collaboration: Learners</w:delText>
              </w:r>
            </w:del>
            <w:ins w:id="9034" w:author="Claude (AI) - proposed" w:date="2026-10-15T02:49:52Z">
              <w:r>
                <w:rPr>
                  <w:rFonts w:ascii="Arial" w:cs="Arial" w:eastAsia="Arial" w:hAnsi="Arial"/>
                  <w:b w:val="false"/>
                  <w:bCs w:val="false"/>
                  <w:i w:val="false"/>
                  <w:iCs w:val="false"/>
                  <w:color w:val="000000"/>
                  <w:sz w:val="18"/>
                  <w:szCs w:val="18"/>
                </w:rPr>
                <w:t xml:space="preserve">collaboration (KICD): The learner cooperates with others while collecting fresh specimens of insects to observe their mouthparts. In this unit, learners</w:t>
              </w:r>
            </w:ins>
            <w:r>
              <w:rPr>
                <w:rFonts w:ascii="Arial" w:cs="Arial" w:eastAsia="Arial" w:hAnsi="Arial"/>
                <w:b w:val="false"/>
                <w:bCs w:val="false"/>
                <w:i w:val="false"/>
                <w:iCs w:val="false"/>
                <w:color w:val="000000"/>
                <w:sz w:val="18"/>
                <w:szCs w:val="18"/>
              </w:rPr>
              <w:t xml:space="preserve"> collaboratively analyse specimens of insect mouthparts and bird beak models, discuss findings in groups, and present conclusions to peers — mirroring how nutritionists and ecologists share field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examine dental formulae of different Kenyan animals (lion, cow, human) and reason about the relationship between tooth structure, diet, and ecological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labelled diagrams and physical models of the human digestive system using locally available materials (e.g., tubing, balloons, ugali dough) to visualise organ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design a personal balanced-diet meal plan using common Kenyan foods (ugali, sukuma wiki, beans, githeri, fish from Lake Victoria) and evaluate its nutritional adequacy.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w:t>
            </w:r>
            <w:del w:id="9035" w:author="Claude (AI) - proposed" w:date="2026-10-15T02:49:52Z">
              <w:r>
                <w:rPr>
                  <w:rFonts w:ascii="Arial" w:cs="Arial" w:eastAsia="Arial" w:hAnsi="Arial"/>
                  <w:b w:val="false"/>
                  <w:bCs w:val="false"/>
                  <w:i w:val="false"/>
                  <w:iCs w:val="false"/>
                  <w:color w:val="000000"/>
                  <w:sz w:val="18"/>
                  <w:szCs w:val="18"/>
                </w:rPr>
                <w:delText xml:space="preserve">Literacy: Learners</w:delText>
              </w:r>
            </w:del>
            <w:ins w:id="9036" w:author="Claude (AI) - proposed" w:date="2026-10-15T02:49:52Z">
              <w:r>
                <w:rPr>
                  <w:rFonts w:ascii="Arial" w:cs="Arial" w:eastAsia="Arial" w:hAnsi="Arial"/>
                  <w:b w:val="false"/>
                  <w:bCs w:val="false"/>
                  <w:i w:val="false"/>
                  <w:iCs w:val="false"/>
                  <w:color w:val="000000"/>
                  <w:sz w:val="18"/>
                  <w:szCs w:val="18"/>
                </w:rPr>
                <w:t xml:space="preserve">literacy (KICD): The learner uses digital devices to access and watch animations/videos on mouthparts of different insects and beaks of birds. In this unit, learners also</w:t>
              </w:r>
            </w:ins>
            <w:r>
              <w:rPr>
                <w:rFonts w:ascii="Arial" w:cs="Arial" w:eastAsia="Arial" w:hAnsi="Arial"/>
                <w:b w:val="false"/>
                <w:bCs w:val="false"/>
                <w:i w:val="false"/>
                <w:iCs w:val="false"/>
                <w:color w:val="000000"/>
                <w:sz w:val="18"/>
                <w:szCs w:val="18"/>
              </w:rPr>
              <w:t xml:space="preserve"> use offline simulations and videos on the ARES platform to observe enzyme action and peristalsis where live experiments are not possible.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w:t>
            </w:r>
            <w:del w:id="9037" w:author="Claude (AI) - proposed" w:date="2026-10-15T02:49:52Z">
              <w:r>
                <w:rPr>
                  <w:rFonts w:ascii="Arial" w:cs="Arial" w:eastAsia="Arial" w:hAnsi="Arial"/>
                  <w:b w:val="false"/>
                  <w:bCs w:val="false"/>
                  <w:i w:val="false"/>
                  <w:iCs w:val="false"/>
                  <w:color w:val="000000"/>
                  <w:sz w:val="18"/>
                  <w:szCs w:val="18"/>
                </w:rPr>
                <w:delText xml:space="preserve">: Learners</w:delText>
              </w:r>
            </w:del>
            <w:ins w:id="9038" w:author="Claude (AI) - proposed" w:date="2026-10-15T02:49:52Z">
              <w:r>
                <w:rPr>
                  <w:rFonts w:ascii="Arial" w:cs="Arial" w:eastAsia="Arial" w:hAnsi="Arial"/>
                  <w:b w:val="false"/>
                  <w:bCs w:val="false"/>
                  <w:i w:val="false"/>
                  <w:iCs w:val="false"/>
                  <w:color w:val="000000"/>
                  <w:sz w:val="18"/>
                  <w:szCs w:val="18"/>
                </w:rPr>
                <w:t xml:space="preserve"> (KICD): The learner diligently observes safety precautions as they collect fresh specimens of insects to observe their mouthparts. In this unit, learners</w:t>
              </w:r>
            </w:ins>
            <w:r>
              <w:rPr>
                <w:rFonts w:ascii="Arial" w:cs="Arial" w:eastAsia="Arial" w:hAnsi="Arial"/>
                <w:b w:val="false"/>
                <w:bCs w:val="false"/>
                <w:i w:val="false"/>
                <w:iCs w:val="false"/>
                <w:color w:val="000000"/>
                <w:sz w:val="18"/>
                <w:szCs w:val="18"/>
              </w:rPr>
              <w:t xml:space="preserve"> responsibly handle biological specimens (insect mouthparts, </w:t>
            </w:r>
            <w:del w:id="9039" w:author="Claude (AI) - proposed" w:date="2026-10-15T02:49:52Z">
              <w:r>
                <w:rPr>
                  <w:rFonts w:ascii="Arial" w:cs="Arial" w:eastAsia="Arial" w:hAnsi="Arial"/>
                  <w:b w:val="false"/>
                  <w:bCs w:val="false"/>
                  <w:i w:val="false"/>
                  <w:iCs w:val="false"/>
                  <w:color w:val="000000"/>
                  <w:sz w:val="18"/>
                  <w:szCs w:val="18"/>
                </w:rPr>
                <w:delText xml:space="preserve">dissection materials</w:delText>
              </w:r>
            </w:del>
            <w:ins w:id="9040" w:author="Claude (AI) - proposed" w:date="2026-10-15T02:49:52Z">
              <w:r>
                <w:rPr>
                  <w:rFonts w:ascii="Arial" w:cs="Arial" w:eastAsia="Arial" w:hAnsi="Arial"/>
                  <w:b w:val="false"/>
                  <w:bCs w:val="false"/>
                  <w:i w:val="false"/>
                  <w:iCs w:val="false"/>
                  <w:color w:val="000000"/>
                  <w:sz w:val="18"/>
                  <w:szCs w:val="18"/>
                </w:rPr>
                <w:t xml:space="preserve">preserved specimens</w:t>
              </w:r>
            </w:ins>
            <w:r>
              <w:rPr>
                <w:rFonts w:ascii="Arial" w:cs="Arial" w:eastAsia="Arial" w:hAnsi="Arial"/>
                <w:b w:val="false"/>
                <w:bCs w:val="false"/>
                <w:i w:val="false"/>
                <w:iCs w:val="false"/>
                <w:color w:val="000000"/>
                <w:sz w:val="18"/>
                <w:szCs w:val="18"/>
              </w:rPr>
              <w:t xml:space="preserve">) and safely dispose of materials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dietary practices and food cultures across Kenyan communities (coastal, pastoralist, and highland farming communities) without prejudice during discussions on nutrition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 groups during model-building and practical sessions, valuing each member's contribution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w:t>
            </w:r>
            <w:del w:id="9041" w:author="Claude (AI) - proposed" w:date="2026-10-15T02:49:52Z">
              <w:r>
                <w:rPr>
                  <w:rFonts w:ascii="Arial" w:cs="Arial" w:eastAsia="Arial" w:hAnsi="Arial"/>
                  <w:b w:val="false"/>
                  <w:bCs w:val="false"/>
                  <w:i w:val="false"/>
                  <w:iCs w:val="false"/>
                  <w:color w:val="000000"/>
                  <w:sz w:val="18"/>
                  <w:szCs w:val="18"/>
                </w:rPr>
                <w:delText xml:space="preserve">Justice: Learners</w:delText>
              </w:r>
            </w:del>
            <w:ins w:id="9042" w:author="Claude (AI) - proposed" w:date="2026-10-15T02:49:52Z">
              <w:r>
                <w:rPr>
                  <w:rFonts w:ascii="Arial" w:cs="Arial" w:eastAsia="Arial" w:hAnsi="Arial"/>
                  <w:b w:val="false"/>
                  <w:bCs w:val="false"/>
                  <w:i w:val="false"/>
                  <w:iCs w:val="false"/>
                  <w:color w:val="000000"/>
                  <w:sz w:val="18"/>
                  <w:szCs w:val="18"/>
                </w:rPr>
                <w:t xml:space="preserve">justice (KICD): The learner promotes equity, equality and gender consideration in distribution of learning resources as well as assigning responsibilities during group activities. In this unit, learners also</w:t>
              </w:r>
            </w:ins>
            <w:r>
              <w:rPr>
                <w:rFonts w:ascii="Arial" w:cs="Arial" w:eastAsia="Arial" w:hAnsi="Arial"/>
                <w:b w:val="false"/>
                <w:bCs w:val="false"/>
                <w:i w:val="false"/>
                <w:iCs w:val="false"/>
                <w:color w:val="000000"/>
                <w:sz w:val="18"/>
                <w:szCs w:val="18"/>
              </w:rPr>
              <w:t xml:space="preserve"> reflect on food insecurity and malnutrition in vulnerable Kenyan communities (e.g., arid and semi-arid areas) and discuss equitable access to nutritious food as a human right.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different animals have differently shaped mouthparts and teeth, anchoring inquiry into the driving question about feeding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photomicrographs and diagrams of insect mouthparts and bird beaks, interpret dental formulae, and draw conclusions about diet from structural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progressive models of the human digestive system across lessons, revising them as new knowledge of enzymes, absorption, and assimilation is gained.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write evidence-based explanations linking mouthpart/teeth structure to function, and enzyme action to digestion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texts on insect mouthparts and bird beaks, then communicate findings through annotated diagrams, group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the consequences of poor nutrition and dietary imbalances (kwashiorkor, marasmus, anaemia) as observed in Kenyan health contexts, and design balanced meal plans using affordable local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w:t>
            </w:r>
            <w:del w:id="9043" w:author="Claude (AI) - proposed" w:date="2026-10-15T02:49:52Z">
              <w:r>
                <w:rPr>
                  <w:rFonts w:ascii="Arial" w:cs="Arial" w:eastAsia="Arial" w:hAnsi="Arial"/>
                  <w:b w:val="false"/>
                  <w:bCs w:val="false"/>
                  <w:i w:val="false"/>
                  <w:iCs w:val="false"/>
                  <w:color w:val="000000"/>
                  <w:sz w:val="18"/>
                  <w:szCs w:val="18"/>
                </w:rPr>
                <w:delText xml:space="preserve">Conservation: Learners</w:delText>
              </w:r>
            </w:del>
            <w:ins w:id="9044" w:author="Claude (AI) - proposed" w:date="2026-10-15T02:49:52Z">
              <w:r>
                <w:rPr>
                  <w:rFonts w:ascii="Arial" w:cs="Arial" w:eastAsia="Arial" w:hAnsi="Arial"/>
                  <w:b w:val="false"/>
                  <w:bCs w:val="false"/>
                  <w:i w:val="false"/>
                  <w:iCs w:val="false"/>
                  <w:color w:val="000000"/>
                  <w:sz w:val="18"/>
                  <w:szCs w:val="18"/>
                </w:rPr>
                <w:t xml:space="preserve">conservation (KICD): The learner conserves biodiversity by collecting only the required number of insect specimens. In this unit, learners also</w:t>
              </w:r>
            </w:ins>
            <w:r>
              <w:rPr>
                <w:rFonts w:ascii="Arial" w:cs="Arial" w:eastAsia="Arial" w:hAnsi="Arial"/>
                <w:b w:val="false"/>
                <w:bCs w:val="false"/>
                <w:i w:val="false"/>
                <w:iCs w:val="false"/>
                <w:color w:val="000000"/>
                <w:sz w:val="18"/>
                <w:szCs w:val="18"/>
              </w:rPr>
              <w:t xml:space="preserve"> appreciate how feeding adaptations of insects (e.g., bees, butterflies) and birds (e.g., sunbirds, flamingos at Lake Nakuru) contribute to pollination, seed dispersal, and ecosystem balance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w:t>
            </w:r>
            <w:del w:id="9045" w:author="Claude (AI) - proposed" w:date="2026-10-15T02:49:52Z">
              <w:r>
                <w:rPr>
                  <w:rFonts w:ascii="Arial" w:cs="Arial" w:eastAsia="Arial" w:hAnsi="Arial"/>
                  <w:b w:val="false"/>
                  <w:bCs w:val="false"/>
                  <w:i w:val="false"/>
                  <w:iCs w:val="false"/>
                  <w:color w:val="000000"/>
                  <w:sz w:val="18"/>
                  <w:szCs w:val="18"/>
                </w:rPr>
                <w:delText xml:space="preserve">Security: Learners handle dissection</w:delText>
              </w:r>
            </w:del>
            <w:ins w:id="9046" w:author="Claude (AI) - proposed" w:date="2026-10-15T02:49:52Z">
              <w:r>
                <w:rPr>
                  <w:rFonts w:ascii="Arial" w:cs="Arial" w:eastAsia="Arial" w:hAnsi="Arial"/>
                  <w:b w:val="false"/>
                  <w:bCs w:val="false"/>
                  <w:i w:val="false"/>
                  <w:iCs w:val="false"/>
                  <w:color w:val="000000"/>
                  <w:sz w:val="18"/>
                  <w:szCs w:val="18"/>
                </w:rPr>
                <w:t xml:space="preserve">security (KICD): The learner observes safety precautions and use personal protective equipment while undertaking nature walk to observe different birds and their feeding habits. In this unit, learners also handle insect</w:t>
              </w:r>
            </w:ins>
            <w:r>
              <w:rPr>
                <w:rFonts w:ascii="Arial" w:cs="Arial" w:eastAsia="Arial" w:hAnsi="Arial"/>
                <w:b w:val="false"/>
                <w:bCs w:val="false"/>
                <w:i w:val="false"/>
                <w:iCs w:val="false"/>
                <w:color w:val="000000"/>
                <w:sz w:val="18"/>
                <w:szCs w:val="18"/>
              </w:rPr>
              <w:t xml:space="preserve"> specimens and chemicals (iodine, Benedict's solution) following laboratory safety protocols to prevent injury or infection.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cost-effectiveness of locally available nutritious foods (e.g., beans, amaranth, sweet potatoes) versus expensive processed foods in meeting daily dietary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reflect on personal and family dietary choices and develop practical skills for selecting and preparing nutritionally balanced meals from foods commonly available in Kenyan markets.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animal and human nutrition, digestion, and dietary deficiency diseases is foundational for careers advising individuals and communities on healthy eating — a growing field in Kenya's health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Scientist: Knowledge of animal dentition, mouthparts, and digestive systems is essential for diagnosing and treating livestock diseases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the human digestive system, enzyme function, and malnutrition directly supports clinical diagnosis and patient care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Zoologist / Wildlife Biologist: Studying mouthpart and beak adaptations of Kenyan wildlife (birds at Lake Nakuru, insects in the Rift Valley) underpins careers in conservation biology and wildlife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Understanding insect mouthparts (e.g., piercing-sucking pests like aphids on maize crops) equips extension officers to advise Kenyan farmers on pest management and crop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Technologist: Knowledge of digestion, enzymes, and nutrient absorption informs the development and fortification of Kenyan food products (e.g., fortified uji, vitamin-enriched maize flour).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animals — from insects and birds to mammals and humans — are structurally adapted to obtain, process, and absorb nutrients from their environment. Using a phenomenon-driven approach anchored in the observation of diverse mouthparts in insects and beaks in birds common to Kenya, learners progressively build understanding of the relationship between structure and function in nutrition. The unit bridges ecological feeding adaptations with the biochemistry of human digestion, grounding abstract concepts in Kenya-relevant contexts such as Lake Nakuru flamingos, maize-crop aphids, and community dietary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del w:id="9047" w:author="Claude (AI) - proposed" w:date="2026-10-15T02:49:52Z">
              <w:r>
                <w:rPr>
                  <w:rFonts w:ascii="Arial" w:cs="Arial" w:eastAsia="Arial" w:hAnsi="Arial"/>
                  <w:b w:val="false"/>
                  <w:bCs w:val="false"/>
                  <w:i w:val="false"/>
                  <w:iCs w:val="false"/>
                  <w:color w:val="000000"/>
                  <w:sz w:val="18"/>
                  <w:szCs w:val="18"/>
                </w:rPr>
                <w:delText xml:space="preserve">KICD KEY INQUIRY QUESTIONS:</w:delText>
              </w:r>
            </w:del>
            <w:ins w:id="9048" w:author="Claude (AI) - proposed" w:date="2026-10-15T02:49:52Z">
              <w:r>
                <w:rPr>
                  <w:rFonts w:ascii="Arial" w:cs="Arial" w:eastAsia="Arial" w:hAnsi="Arial"/>
                  <w:b w:val="false"/>
                  <w:bCs w:val="false"/>
                  <w:i w:val="false"/>
                  <w:iCs w:val="false"/>
                  <w:color w:val="000000"/>
                  <w:sz w:val="18"/>
                  <w:szCs w:val="18"/>
                </w:rPr>
                <w:t xml:space="preserve">KICD KEY INQUIRY QUESTION (Sub-Strand 3.1): How do insects and birds feed?</w:t>
              </w:r>
            </w:ins>
          </w:p>
          <w:p>
            <w:pPr>
              <w:keepNext w:val="false"/>
              <w:spacing w:after="40" w:before="0"/>
              <w:jc w:val="left"/>
              <w:rPr>
                <w:ins w:id="9050" w:author="Claude (AI) - proposed" w:date="2026-10-15T02:49:52Z"/>
              </w:rPr>
            </w:pPr>
            <w:ins w:id="9049" w:author="Claude (AI) - proposed" w:date="2026-10-15T02:49:5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2" w:author="Claude (AI) - proposed" w:date="2026-10-15T02:49:52Z"/>
              </w:rPr>
            </w:pPr>
            <w:ins w:id="9051" w:author="Claude (AI) - proposed" w:date="2026-10-15T02:49:52Z">
              <w:r>
                <w:rPr>
                  <w:rFonts w:ascii="Arial" w:cs="Arial" w:eastAsia="Arial" w:hAnsi="Arial"/>
                  <w:b w:val="false"/>
                  <w:bCs w:val="false"/>
                  <w:i w:val="false"/>
                  <w:iCs w:val="false"/>
                  <w:color w:val="000000"/>
                  <w:sz w:val="18"/>
                  <w:szCs w:val="18"/>
                </w:rPr>
                <w:t xml:space="preserve">UNIT KEY INQUIRY QUESTIONS (used in the lessons; not KICD wording):</w:t>
              </w:r>
            </w:ins>
          </w:p>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human digestive system break down and absorb nutrients from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 a mosquito drink your blood but a grasshopper cannot?"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a visit to a maize farm in Kakamega, a Grade 10 learner notices two very different insects causing damage: grasshoppers chewing ragged holes through maize leaves, and aphids clustering on stems, leaving the leaves intact but wilting the plant. Later that evening, a mosquito bites the same learner, drawing blood painlessly at first. The learner is puzzled: all three insects are tiny, yet each feeds in a completely different way — one chews solid plant tissue, one extracts plant sap, and one pierces animal skin to suck blood. At Lake Nakuru on a school trip, the learner also notices thousands of flamingos sweeping their bent beaks sideways through the water, while a fish eagle on a nearby branch tears apart a fish with its hooked beak. How can animals that all need food to survive have such radically different tools for getting it? What determines the shape of an animal's mouthparts or beak — and how do those structures connect all the way to what happens inside an animal's stomach and intestines?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INTRODUCTION: What is animal nutrition and why does it matter? Learners encounter the anchoring phenomenon (mosquito, grasshopper, aphid, flamingo, fish eagle) and generate initial questions for the Driving Question Board. They predict why different animals might have different feeding structures and record initial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CHEWING AND BITING MOUTHPARTS: Learners study chewing and biting insect mouthparts (grasshopper, termite) through a close reading and labelled diagrams. They connect this to the maize-farm observation and explain how mandibles enable mechanical breakdown of solid plant tissue.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PIERCING AND SUCKING MOUTHPARTS: Learners investigate piercing-sucking mouthparts (mosquito, aphid, tsetse fly) using the supporting phenomenon of wilting maize. They model how a stylet penetrates plant phloem or animal skin and explain why no visible chewing damage occurs.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CRUSHING AND TEARING BIRD BEAKS: Learners examine beak structures of fish eagles, vultures, and hornbills found in Kenyan wildlife reserves. They analyse how beak shape correlates with prey type and feeding behaviour, and compare to insect mouthparts — adding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PROBING AND FILTERING BIRD BEAKS: Learners investigate the flamingo's filter-feeding beak (Lake Nakuru supporting phenomenon) and the sunbird's probing beak. They explain how beak morphology is a direct adaptation to food source and habitat, updating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DENTITION IN MAMMALS: Learners compare dental formulae of a lion, cow, and human using Maasai Mara wildlife photographs and skull diagrams. They calculate dental formulae, classify teeth by type and function, and relate tooth shape to diet — linking back to the anchoring question about structure and function.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HUMAN DIGESTIVE SYSTEM: Learners build a physical model of the human digestive system using locally available materials (tubing, balloons, containers). They trace the journey of a meal of ugali and sukuma wiki from mouth to large intestine, labelling organs and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ENZYMES IN DIGESTION: Learners perform the ugali-chewing supporting phenomenon as a class activity, then investigate enzyme action (amylase, pepsin, lipase) through food tests (Benedict's</w:t>
            </w:r>
            <w:del w:id="9053" w:author="Claude (AI) - proposed" w:date="2026-10-15T02:49:52Z">
              <w:r>
                <w:rPr>
                  <w:rFonts w:ascii="Arial" w:cs="Arial" w:eastAsia="Arial" w:hAnsi="Arial"/>
                  <w:b w:val="false"/>
                  <w:bCs w:val="false"/>
                  <w:i w:val="false"/>
                  <w:iCs w:val="false"/>
                  <w:color w:val="000000"/>
                  <w:sz w:val="18"/>
                  <w:szCs w:val="18"/>
                </w:rPr>
                <w:delText xml:space="preserve">, iodine, biuret</w:delText>
              </w:r>
            </w:del>
            <w:ins w:id="9054" w:author="Claude (AI) - proposed" w:date="2026-10-15T02:49:52Z">
              <w:r>
                <w:rPr>
                  <w:rFonts w:ascii="Arial" w:cs="Arial" w:eastAsia="Arial" w:hAnsi="Arial"/>
                  <w:b w:val="false"/>
                  <w:bCs w:val="false"/>
                  <w:i w:val="false"/>
                  <w:iCs w:val="false"/>
                  <w:color w:val="000000"/>
                  <w:sz w:val="18"/>
                  <w:szCs w:val="18"/>
                </w:rPr>
                <w:t xml:space="preserve"> and iodine</w:t>
              </w:r>
            </w:ins>
            <w:r>
              <w:rPr>
                <w:rFonts w:ascii="Arial" w:cs="Arial" w:eastAsia="Arial" w:hAnsi="Arial"/>
                <w:b w:val="false"/>
                <w:bCs w:val="false"/>
                <w:i w:val="false"/>
                <w:iCs w:val="false"/>
                <w:color w:val="000000"/>
                <w:sz w:val="18"/>
                <w:szCs w:val="18"/>
              </w:rPr>
              <w:t xml:space="preserve">). They explain how enzymes chemically break down carbohydrates, proteins, and fats at different sites in the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ABSORPTION, ASSIMILATION, AND MALNUTRITION: Learners examine the structure of the ileum (villi and microvilli) and explain how digested nutrients enter the bloodstream. They connect this to assimilation and then analyse </w:t>
            </w:r>
            <w:ins w:id="9055" w:author="Claude (AI) - proposed" w:date="2026-10-15T02:49:52Z">
              <w:r>
                <w:rPr>
                  <w:rFonts w:ascii="Arial" w:cs="Arial" w:eastAsia="Arial" w:hAnsi="Arial"/>
                  <w:b w:val="false"/>
                  <w:bCs w:val="false"/>
                  <w:i w:val="false"/>
                  <w:iCs w:val="false"/>
                  <w:color w:val="000000"/>
                  <w:sz w:val="18"/>
                  <w:szCs w:val="18"/>
                </w:rPr>
                <w:t xml:space="preserve">illustrative </w:t>
              </w:r>
            </w:ins>
            <w:r>
              <w:rPr>
                <w:rFonts w:ascii="Arial" w:cs="Arial" w:eastAsia="Arial" w:hAnsi="Arial"/>
                <w:b w:val="false"/>
                <w:bCs w:val="false"/>
                <w:i w:val="false"/>
                <w:iCs w:val="false"/>
                <w:color w:val="000000"/>
                <w:sz w:val="18"/>
                <w:szCs w:val="18"/>
              </w:rPr>
              <w:t xml:space="preserve">malnutrition case studies </w:t>
            </w:r>
            <w:del w:id="9056" w:author="Claude (AI) - proposed" w:date="2026-10-15T02:49:52Z">
              <w:r>
                <w:rPr>
                  <w:rFonts w:ascii="Arial" w:cs="Arial" w:eastAsia="Arial" w:hAnsi="Arial"/>
                  <w:b w:val="false"/>
                  <w:bCs w:val="false"/>
                  <w:i w:val="false"/>
                  <w:iCs w:val="false"/>
                  <w:color w:val="000000"/>
                  <w:sz w:val="18"/>
                  <w:szCs w:val="18"/>
                </w:rPr>
                <w:delText xml:space="preserve">from Kenyan health data (kwashiorkor in coastal regions</w:delText>
              </w:r>
            </w:del>
            <w:ins w:id="9057" w:author="Claude (AI) - proposed" w:date="2026-10-15T02:49:52Z">
              <w:r>
                <w:rPr>
                  <w:rFonts w:ascii="Arial" w:cs="Arial" w:eastAsia="Arial" w:hAnsi="Arial"/>
                  <w:b w:val="false"/>
                  <w:bCs w:val="false"/>
                  <w:i w:val="false"/>
                  <w:iCs w:val="false"/>
                  <w:color w:val="000000"/>
                  <w:sz w:val="18"/>
                  <w:szCs w:val="18"/>
                </w:rPr>
                <w:t xml:space="preserve">based on Kenyan health challenges (kwashiorkor</w:t>
              </w:r>
            </w:ins>
            <w:r>
              <w:rPr>
                <w:rFonts w:ascii="Arial" w:cs="Arial" w:eastAsia="Arial" w:hAnsi="Arial"/>
                <w:b w:val="false"/>
                <w:bCs w:val="false"/>
                <w:i w:val="false"/>
                <w:iCs w:val="false"/>
                <w:color w:val="000000"/>
                <w:sz w:val="18"/>
                <w:szCs w:val="18"/>
              </w:rPr>
              <w:t xml:space="preserve">, anaemia in adolescent girls), updating their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SYNTHESIS AND MODEL FINALISATION: Learners revisit the anchoring phenomenon and driving question, presenting their finalised cumulative models showing how animal feeding structures — from aphid stylets to human villi — all serve the same ultimate purpose: obtaining nutrients for survival. Learners reflect on personal dietary choices using a Kenyan food cost-nutrition analysis and complete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flamingo's upside-down beak": Learners observe photographs of lesser flamingos at Lake Nakuru holding their beaks upside-down in the water. Unlike any other bird they know, the flamingo's beak acts like a sieve. Why is it shaped this way, and how does this shape connect to what the flamingo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"Aphids and the wilting maize": Learners examine maize stems </w:t>
            </w:r>
            <w:del w:id="9058" w:author="Claude (AI) - proposed" w:date="2026-10-15T02:49:52Z">
              <w:r>
                <w:rPr>
                  <w:rFonts w:ascii="Arial" w:cs="Arial" w:eastAsia="Arial" w:hAnsi="Arial"/>
                  <w:b w:val="false"/>
                  <w:bCs w:val="false"/>
                  <w:i w:val="false"/>
                  <w:iCs w:val="false"/>
                  <w:color w:val="000000"/>
                  <w:sz w:val="18"/>
                  <w:szCs w:val="18"/>
                </w:rPr>
                <w:delText xml:space="preserve">near Eldoret</w:delText>
              </w:r>
            </w:del>
            <w:ins w:id="9059" w:author="Claude (AI) - proposed" w:date="2026-10-15T02:49:52Z">
              <w:r>
                <w:rPr>
                  <w:rFonts w:ascii="Arial" w:cs="Arial" w:eastAsia="Arial" w:hAnsi="Arial"/>
                  <w:b w:val="false"/>
                  <w:bCs w:val="false"/>
                  <w:i w:val="false"/>
                  <w:iCs w:val="false"/>
                  <w:color w:val="000000"/>
                  <w:sz w:val="18"/>
                  <w:szCs w:val="18"/>
                </w:rPr>
                <w:t xml:space="preserve">on the Kakamega farm</w:t>
              </w:r>
            </w:ins>
            <w:r>
              <w:rPr>
                <w:rFonts w:ascii="Arial" w:cs="Arial" w:eastAsia="Arial" w:hAnsi="Arial"/>
                <w:b w:val="false"/>
                <w:bCs w:val="false"/>
                <w:i w:val="false"/>
                <w:iCs w:val="false"/>
                <w:color w:val="000000"/>
                <w:sz w:val="18"/>
                <w:szCs w:val="18"/>
              </w:rPr>
              <w:t xml:space="preserve"> that are covered in aphids. The leaves have no bite marks, yet the plant is weak and yellowing. Where did the aphids feed, and how did they access the plant's nutrients without breaking the surface visibly?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cow's flat teeth and the lion's pointed teeth": Learners compare skull photographs of a Maasai Mara lion and a cow grazing on the same savannah. Both animals eat large amounts of food daily, yet their teeth look completely different. What does each type of tooth reveal about what — and how — each animal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"Why does chewing ugali longer make it taste sweeter?": Learners chew a small piece of plain ugali (maize meal) for </w:t>
            </w:r>
            <w:del w:id="9060" w:author="Claude (AI) - proposed" w:date="2026-10-15T02:49:52Z">
              <w:r>
                <w:rPr>
                  <w:rFonts w:ascii="Arial" w:cs="Arial" w:eastAsia="Arial" w:hAnsi="Arial"/>
                  <w:b w:val="false"/>
                  <w:bCs w:val="false"/>
                  <w:i w:val="false"/>
                  <w:iCs w:val="false"/>
                  <w:color w:val="000000"/>
                  <w:sz w:val="18"/>
                  <w:szCs w:val="18"/>
                </w:rPr>
                <w:delText xml:space="preserve">30 seconds</w:delText>
              </w:r>
            </w:del>
            <w:ins w:id="9061" w:author="Claude (AI) - proposed" w:date="2026-10-15T02:49:52Z">
              <w:r>
                <w:rPr>
                  <w:rFonts w:ascii="Arial" w:cs="Arial" w:eastAsia="Arial" w:hAnsi="Arial"/>
                  <w:b w:val="false"/>
                  <w:bCs w:val="false"/>
                  <w:i w:val="false"/>
                  <w:iCs w:val="false"/>
                  <w:color w:val="000000"/>
                  <w:sz w:val="18"/>
                  <w:szCs w:val="18"/>
                </w:rPr>
                <w:t xml:space="preserve">two minutes</w:t>
              </w:r>
            </w:ins>
            <w:r>
              <w:rPr>
                <w:rFonts w:ascii="Arial" w:cs="Arial" w:eastAsia="Arial" w:hAnsi="Arial"/>
                <w:b w:val="false"/>
                <w:bCs w:val="false"/>
                <w:i w:val="false"/>
                <w:iCs w:val="false"/>
                <w:color w:val="000000"/>
                <w:sz w:val="18"/>
                <w:szCs w:val="18"/>
              </w:rPr>
              <w:t xml:space="preserve"> and notice it becomes slightly sweet. No sugar was added. What is happening inside their mouths, and who — or what — is responsible for the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hbprat2jg0hiev0mjry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vxyaffk0lk9ncqgqij4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htg6g7r9cqay_j1tubb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What Is Animal Nutrition and Why Does It Matter? — Launching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concept of animal nutrition by anchoring learning in a real-world phenomenon — the strikingly different feeding structures of a mosquito, grasshopper, aphid, flamingo, and fish eagle — and to launch the Driving Question Board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animal nutrition is the process by which animals obtain and use food for energy, growth, and repair; (2) different animals possess structurally different feeding apparatus adapted to their specific diets; (3) the anchoring phenomenon (mosquito vs. grasshopper vs. aphid at a Kakamega maize farm; flamingo vs. fish eagle at Lake Nakuru) provides the investigable question that drives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make and record an initial written prediction about why different animals have different feeding structures; (2) observe a multimedia resource (feeding video) and extract relevant evidence; (3) construct a first-draft annotated sketch model of an animal's feeding structure; (4) generate and post at least one researchable question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asking questions is a valid and valued scientific act; (2) show curiosity and openness toward unfamiliar biological phenomena; (3) respect the diverse initial ideas contributed by classmates to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does not deliver content — it creates a need to know. Learners encounter the anchoring phenomenon in full, surface their prior knowledge through prediction, gather first observational evidence through a short video, and open the Driving Question Board. Every subsequent lesson will return to this DQB, adding answers as understanding grows. The lesson ends with learners holding more questions than answers — the productive discomfort that motivates inquiry.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live insect specimens (grasshopper, aphid) are brought into class for observation, learners must not handle insects with bare hands — use forceps or sealed specimen jars. Learners with known insect allergies must be identified before the lesson and should observe only from sealed containers. Remind learners never to allow mosquitoes to bite them for observational purposes; use photographs or video only for mosquito feeding.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arrive at a maize farm scenario set in Kakamega — a context many Kenyan Grade 10 learners recognise — where three insects (grasshopper, aphid, mosquito) feed in completely different ways on or near the same farm. A second scene at Lake Nakuru presents the flamingo and fish eagle as further examples of radically different feeding tools. The lesson moves through five structured phases: learners first predict why these differences exist, then observe a short video of the five animals feeding, then begin explaining patterns using the concept of adaptation, then co-create a Driving Question Board of open questions, and finally sketch a first annotated model of one animal's feeding structure. By the end, learners can articulate that structure and function are linked in animal feeding, and they have generated the questions that the rest of the sub-strand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zuv0c0nkj8j6u9krut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hwmrryl2plbautdydwz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aloud — or projects on screen — the Kakamega farm scenario and Lake Nakuru scene from the anchoring phenomenon narrative. Learners read their own copy silently for 2 minutes. Each learner then independently writes a response in their exercise book to the prompt: 'A mosquito can drink your blood but a grasshopper cannot. A flamingo filters water but a fish eagle tears flesh. Write your best prediction: WHY do different animals have such different structures for getting food? What do you think controls the shape of an animal's feeding parts?' Learners write for 4 minutes without discussion. They then share their prediction with a shoulder partner (Think-Pair) for 2 minutes. Three pairs are cold-called to share with the whole class. Predictions are NOT corrected at this stage — the teacher records key phrases on the board under the heading 'Our Starting Ideas' and explicitly affirms that all predictions are valid starting points for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printed phenomenon narrative card (or project it). Say verbatim: 'Before I teach you anything, I want to know what YOU already think. Read this scenario carefully. You have 2 minutes of silent reading time — do not write yet.' Set a visible 2-minute timer. 2. After reading, say: 'Now open your exercise book. Write your best prediction to this question: Why can a mosquito drink blood but a grasshopper cannot? You have 4 minutes. Write alone — no talking.' Circulate and scan books; do NOT correct. Note 2–3 interesting or divergent predictions to highlight. 3. After 4 minutes, say: 'Turn to your shoulder partner. Share your prediction. You have 2 minutes.' Set timer. 4. After pair-share, say: 'I am going to cold-call three pairs. Tell me your prediction in one or two sentences.' Cold-call exactly 3 pairs (choose one strong prediction, one common misconception, one creative/unexpected idea). After each, say: 'Thank you — I am writing that on the board. We will come back and see if you were right.' 5. Wait time: after asking any whole-class question, wait a MINIMUM of 12 seconds in silence before accepting responses. Say: 'I am giving you thinking time — do not raise your hand yet.' 6. Write key prediction phrases on the board under 'Our Starting Ideas'. Do NOT erase this list — it will be revisited at the end of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Think-Pair-Share anchored to a phenomenon prompt. This strategy activates prior knowledge and makes learners' mental models visible before instruction, creating cognitive dissonance when the video evidence challenges their predictions. By recording predictions publicly, the teacher signals that initial ideas matter and creates accountability for revising them — a core science practice (NGSS SEP 1: Asking Questions;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2–3 sentences written in their exercise book before pair-share begins. Teacher scans during the writing phase and flags books that are blank for targeted prompting. During cold-calls, teacher listens specifically for: (a) any learner who connects structure to diet (evidence of prior knowledge to build on); (b) the most common misconception (e.g., 'mosquitoes are stronger' rather than structurally different) — this misconception is noted and used in Phase 3 to create productive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n7rxitimxdnf9sjaow1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qlyynzwsew6ue3wxpe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two short video clips (total ≤ 8 minutes) showing: Clip 1 — a mosquito probing skin with its proboscis, a grasshopper chewing a maize leaf, and aphids feeding on a plant stem (sourced from YouTube, e.g., 'BBC insect mouthparts' or equivalent). Clip 2 — a flamingo filter-feeding at a lake and a fish eagle catching and tearing a fish (footage from Lake Nakuru or equivalent East African location preferred). Before playing, the teacher distributes a two-column observation chart (or learners draw it in their books): Column 1 'Animal', Column 2 'What I observe about HOW it feeds / what its feeding structure looks like'. Learners complete the chart silently during and immediately after each clip. The teacher pauses each clip at key moments (e.g., close-up of proboscis insertion; flamingo beak sweeping motion) and asks: 'What do you notice right now? Add it to your chart.' After both clips, learners do a 2-minute silent review of their charts before a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say: 'I am going to show you two short video clips. Your job is not to explain anything yet — your job is only to OBSERVE. Draw this two-column chart in your book.' Write the chart headers on the board. Give learners 60 seconds to set up the chart. 2. Play Clip 1. Pause at the moment the mosquito's proboscis enters skin. Say: 'Freeze. What do you see the mosquito doing? Add one observation to your chart right now. You have 30 seconds.' Resume. Pause again when the grasshopper's mandibles are visible chewing. Say: 'Freeze. Look at the grasshopper's mouth. What is it doing that is DIFFERENT from the mosquito? 30 seconds.' Resume to end of Clip 1. 3. Before Clip 2, say: 'Now watch the flamingo. Focus on the shape of its beak and HOW it moves.' Play Clip 2. Pause at flamingo sweeping motion. Say: 'What shape is that beak making? What is it filtering OUT? 30 seconds to write.' Resume to end. 4. After both clips, say: 'Two minutes of silent review — look at your chart and add anything you missed.' Set timer. 5. Cold-call 4 learners (one per animal) to read one observation from their chart. Write key observation words on the board: PIERCE / CHEW / SUCK SAP / FILTER / TEAR. Say: 'These are YOUR observations. Hold onto these words — we will explain them in the next phase.' 6. Wait time: 12 seconds minimum after each pause prompt before accepting written or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Chart with Directed Pausing. By pausing video at critical moments and asking learners to write immediate observations, the teacher forces engagement with specific evidence rather than passive viewing. The five action verbs (PIERCE, CHEW, SUCK SAP, FILTER, TEAR) that emerge from learner observations become the class's shared observational vocabulary — a foundation for explanation in Phase 3. This enacts NGSS SEP 3: Planning and Carrying Out Investigations and SEP 4: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chart contains at least one distinct observation for each of the five animals by the end of Phase 2. Teacher does a quick visual scan during the 2-minute silent review — any learner with fewer than 3 rows completed is identified for peer support. During cold-calls, the teacher listens for specificity: 'The mosquito pushed a thin tube into the skin' is stronger evidence than 'the mosquito bit.' If vague language dominates, teacher replays the relevant clip segment and says: 'Look specifically at the part touching the food — describe its 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zibcholwpbgkyiq90ih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muq_mbfhjx88x_3vnd2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term ADAPTATION and the sub-concept of feeding adaptations using a short guided-notes framework (learners complete blanks as teacher presents). The teacher connects each observed feeding structure back to the phenomenon: the mosquito's needle-like proboscis is adapted to pierce skin and suck liquid blood; the grasshopper's mandibles are adapted to chew solid plant tissue; the aphid's stylet is adapted to tap into phloem sap; the flamingo's lamellae-lined beak is adapted to filter microscopic algae from water; the fish eagle's hooked beak and talons are adapted to seize and tear fish. Learners then complete a 'Structure → Function → Food' three-column table in their books for all five animals, using their observation chart from Phase 2 as evidence. A pair-discussion follows: 'Return to your prediction from Phase 1. Which part was correct? Which part would you revise? Talk to your partner for 2 minutes.' Three learners are cold-called to share a revision. The teacher explicitly names the concept being built: 'What we are discovering is the foundation of animal nutrition — an animal's feeding structures are shaped by what it eats, and what it eats shapes everything that happens inside its body too. That inside story is what we will investigate for the rest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'ADAPTATION: a structure or behaviour that helps an organism survive in its environment.' Say: 'Copy this definition. We will use it all year.' Give 30 seconds</w:t>
            </w:r>
            <w:ins w:id="9062" w:author="Claude (AI) - proposed" w:date="2026-10-15T02:49:52Z">
              <w:r>
                <w:rPr>
                  <w:rFonts w:ascii="Arial" w:cs="Arial" w:eastAsia="Arial" w:hAnsi="Arial"/>
                  <w:b w:val="false"/>
                  <w:bCs w:val="false"/>
                  <w:i w:val="false"/>
                  <w:iCs w:val="false"/>
                  <w:color w:val="000000"/>
                  <w:sz w:val="18"/>
                  <w:szCs w:val="18"/>
                </w:rPr>
                <w:t xml:space="preserve">. Language support: write key words with Kiswahili beside them (for example mdomo = mouth/beak, meno = teeth, mdudu = insect, ndege = bird, chakula = food, lishe = nutrition), invite learners to explain their idea to a partner in Kiswahili or their home language first, then give the English sentence frame 'The ___ is adapted to ___ because ___'</w:t>
              </w:r>
            </w:ins>
            <w:r>
              <w:rPr>
                <w:rFonts w:ascii="Arial" w:cs="Arial" w:eastAsia="Arial" w:hAnsi="Arial"/>
                <w:b w:val="false"/>
                <w:bCs w:val="false"/>
                <w:i w:val="false"/>
                <w:iCs w:val="false"/>
                <w:color w:val="000000"/>
                <w:sz w:val="18"/>
                <w:szCs w:val="18"/>
              </w:rPr>
              <w:t xml:space="preserve">. 2. Present the five animals one at a time using the observation words from Phase 2. For each, ask: 'What is the STRUCTURE? What is its FUNCTION? What FOOD does it allow the animal to reach?' Use the board to model the three-column table for the mosquito, then say: 'Now complete the table for the other four animals using your observations. You have 5 minutes.' Circulate and check tables. 3. After 5 minutes, cold-call 4 different learners (one per remaining animal) to read their row aloud. Correct factual errors gently: 'Good attempt — the aphid's feeding tube is called a stylet, not a proboscis, though both are needle-like. Let us write the correct term.' 4. Say: 'Now go back to your prediction in Phase 1. Talk to your partner: what did you get right? What would you change now that you have seen the evidence? Two minutes.' Set timer. 5. Cold-call 3 learners. For each, ask: 'What is ONE thing you are revising in your prediction — and WHY?' Wait 12 seconds after the question before accepting responses. 6. Say: 'Today we have only looked at the OUTSIDE — the feeding structures. The big question for this whole sub-strand is: what happens on the INSIDE? How does the food that gets in through these different structures actually get used by the animal's body? That is the story we will build together.' Write this on the board as the 'Bridge to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Structure–Function–Food Table with Prediction Revision. This strategy uses the learners' own observational evidence (from Phase 2) as the raw material for explanation — learners are not receiving facts passively but are constructing a pattern. The explicit return to Phase 1 predictions for revision enacts the science practice of using evidence to revise explanations (NGSS SEP 6). The 'Bridge to the Sub-Strand' statement creates anticipatory curiosity about internal digestion — the content of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three-column table has all five animals completed with a named structure, a described function, and the food type. Teacher collects or photographs 4–5 tables during circulation to check for the most common error (conflating 'function' with 'food'). Exit check: teacher asks three specific questions orally — 'What structure does the grasshopper use to chew? What is the flamingo's beak adapted to filter? What do we call the process by which animals obtain and use food?' — and scans for correct responses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2qxq3ti3vk7zmqyge3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mhgi_xkhhecpejnccc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two small pieces of paper). They write one question per note — questions that the phenomenon has raised for them that have NOT yet been answered in today's lesson. The teacher gives three example question starters on the board: 'How does…?', 'Why does…?', 'What happens when…?' Learners write independently for 3 minutes. They then bring their notes to a designated section of the classroom wall or board labelled 'DRIVING QUESTION BOARD — Sub-Strand 3.1: Animal Nutrition'. The teacher reads selected questions aloud and groups them into emerging categories (e.g., questions about mouthpart structure, questions about internal digestion, questions about specific animals). The teacher then posts the official sub-strand Driving Question at the top of the board in large text: 'How do the structures animals use to get food — from an aphid's needle-like mouthparts to a flamingo's filter beak to your own teeth and digestive system — explain how each animal gets the nutrients it needs to survive?' Learners are told: 'Every lesson in this sub-strand, we will return to this board. When we find an answer, we will mark it. Your questions are part of our class research agenda.'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or instruct learners to tear paper into two pieces. Say: 'You have seen the phenomenon. You have made observations. You have started explaining. But there is still SO MUCH we do not know. I want you to write your two best QUESTIONS — things you are genuinely curious about that we have not answered today. One question per note. You have 3 minutes. Write alone.' 2. After 3 minutes, say: 'Bring your questions and stick them on the board — or hand them to me.' As questions are posted, read 6–8 aloud. Say: 'I am going to group these. I can see we have questions about STRUCTURES — how mouthparts work. Questions about INSIDES — what happens after food enters. Questions about SPECIFIC ANIMALS. Do you agree with these groups?' Arrange questions into visible clusters. 3. Post the official Driving Question at the top in large writing. Read it aloud together as a class. Say: 'This is the question we will answer by the END of this sub-strand. Every lesson brings us closer.' 4. Say: 'I will leave this board up all term. When you learn something that answers one of these questions, come and put a tick or a star on it. This board belongs to YOU.' 5. Photograph the board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Co-Construction. The DQB is a sensemaking tool that makes collective curiosity visible, gives learners agency over the direction of inquiry, and provides the teacher with formative data about the class's knowledge gaps. By grouping questions into categories, the teacher implicitly maps the sub-strand content to learner curiosity — learners see that the curriculum was designed to answer questions THEY are asking. This enacts NGSS SEP 1: Asking Questions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on the DQB. Teacher reviews question quality: a strong question names a specific phenomenon or mechanism ('How does the mosquito's proboscis avoid triggering pain nerves?'); a weak question is too vague ('Why do animals eat?'). For weak questions, teacher conferences with the learner: 'Good start — can you make it more specific? Think about one of the five animals we watched.' Teacher photographs the full DQB and uses it to plan Phase 5 of the next lesson's connection back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nxcd3w66oztdf7oii6g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eg3wys8cxwuu1_6hbtt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ONE animal from the five in the phenomenon (mosquito, grasshopper, aphid, flamingo, or fish eagle) and draw a first annotated sketch model in their exercise books. The model must include: (1) a labelled drawing of the feeding structure; (2) an arrow showing the direction food travels into the animal; (3) a written sentence explaining the link between the structure's shape and the food it collects. Learners are told explicitly: 'This is your STARTING model. It does not need to be correct or complete — it needs to show your current best thinking. We will revise this model in every lesson as we learn more.' Learners work individually for 6 minutes. They then do a gallery walk (standing and viewing 3 neighbours' models for 2 minutes) and add one new idea to their own model in a different colour. Models are dated and kept in exercise books as a running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activity today, you are going to make your FIRST scientific model. Choose one animal from our phenomenon. In your book, draw and label its feeding structure. Show which direction food moves. Write one sentence: the shape of this structure helps this animal eat [food] because…' Write this sentence starter on the board. Give 6 minutes. Set timer</w:t>
            </w:r>
            <w:ins w:id="9063" w:author="Claude (AI) - proposed" w:date="2026-10-15T02:49:52Z">
              <w:r>
                <w:rPr>
                  <w:rFonts w:ascii="Arial" w:cs="Arial" w:eastAsia="Arial" w:hAnsi="Arial"/>
                  <w:b w:val="false"/>
                  <w:bCs w:val="false"/>
                  <w:i w:val="false"/>
                  <w:iCs w:val="false"/>
                  <w:color w:val="000000"/>
                  <w:sz w:val="18"/>
                  <w:szCs w:val="18"/>
                </w:rPr>
                <w:t xml:space="preserve">. Offer more than one way to show the model: a drawing, a simple built model (for example a straw for a stylet or a folded paper beak), or an oral explanation to a partner or to you; give learners with low vision a large-print outline and a tactile model, and let learners who find writing hard dictate their sentence</w:t>
              </w:r>
            </w:ins>
            <w:r>
              <w:rPr>
                <w:rFonts w:ascii="Arial" w:cs="Arial" w:eastAsia="Arial" w:hAnsi="Arial"/>
                <w:b w:val="false"/>
                <w:bCs w:val="false"/>
                <w:i w:val="false"/>
                <w:iCs w:val="false"/>
                <w:color w:val="000000"/>
                <w:sz w:val="18"/>
                <w:szCs w:val="18"/>
              </w:rPr>
              <w:t xml:space="preserve">. Circulate and note: are learners drawing structures with appropriate detail? Are labels specific (e.g., 'proboscis', 'mandible') or vague ('mouth')? 2. After 6 minutes, say: 'Stand up. Look at the models of three people near you. You have 2 minutes. If you see an idea that improves your model, add it in a different colour when you sit back down.' 3. After the gallery walk, say: 'Sit down. Add anything new you noticed. Use a different colour so you can see what you added.' Give 1 minute. 4. Say: 'Date this model. Write at the top: LESSON 1 — STARTING MODEL. We will draw a revised version of this model at the end of the sub-strand. On that day, you will be able to see exactly how much your understanding has grown.' 5. Closing question (cold-call 2 learners): 'In one sentence, tell me: what is the link between an animal's feeding structure and what it eats?' Wait 12 seconds. Accept responses. Say: 'Hold that thought. In our next lesson, we go deeper — we will look at the exact anatomy of insect mouthparts and beak structures. Bring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with Gallery Walk Revision. Scientific models are not illustrations — they are thinking tools that externalise understanding and make it revisable. By constructing a model on Day 1 and returning to revise it across the sub-strand, learners develop the metacognitive awareness that scientific understanding grows through evidence and revision (NGSS SEP 2: Developing and Using Models). The gallery walk introduces peer learning and exposes learners to multiple representations of the same concept — a collaborative sensemaking move that broadens the class's collective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has (a) a labelled drawing, (b) a directional arrow, and (c) a written explanatory sentence. Teacher checks during circulation for the key formative indicator: does the sentence connect STRUCTURE SHAPE to FOOD TYPE? A strong sentence: 'The mosquito's long, thin proboscis helps it pierce through skin to reach liquid blood beneath the surface.' A developing sentence: 'The mosquito has a sharp mouth to drink blood.' Teacher notes which learners are at the 'developing' stage for targeted support in Lesson 2. All models are dated to form a longitudinal record of conceptual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PREDICTION QUALITY — What did learners' initial predictions reveal about their prior knowledge of adaptation? Did any prediction suggest a misconception that needs to be directly addressed in Lesson 2 (e.g., conflating SIZE with feeding ability rather than STRUCTURE)? (2) DQB RICHNESS — How many of the questions on the DQB connect to the sub-strand content you planned to teach? Are there learner questions that you had not planned to address — and should you? (3) MODEL STARTING POINTS — Looking at the Lesson 1 starting models, what level of prior biological vocabulary do learners already possess? Which learners used technical terms (proboscis, mandible) unprompted, and which will need more vocabulary scaffolding? (4) ENGAGEMENT WITH THE PHENOMENON — Did the Kakamega farm and Lake Nakuru contexts feel relevant and motivating to your specific class? If learners in your school are more familiar with a different agricultural or wildlife context (e.g., a Rift Valley wheat farm, a Kisumu fishing community), consider adapting the phenomenon narrative for Lesson 2's reference back. (5) TIMING — Which phase took longer than planned? The DQB phase frequently expands as learner questions multiply — consider having an 'overflow questions' envelope for questions that cannot fit on the board. Note: The 'Our Starting Ideas' list from Phase 1 must remain visible on the board or wall for the entire duration of the sub-strand. Do not erase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zdk8mlzv_ikooxpscw6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23sanvm9bxo0wqssq8d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Chewing and Biting Mouthparts: How Mandibles Enable Mechanical Breakdown of Solid Food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describe the structure and function of chewing and biting insect mouthparts and explain how mandibles enable mechanical breakdown of solid plant tissue, connecting this directly to the ragged-leaf damage observed on the Kakamega maize farm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label the major mouthpart components of a chewing insect (labrum, mandibles, maxillae, labium, hypopharynx); describe the function of mandibles as hard, toothed structures that cut and grind solid food; explain that grasshoppers and termites are examples of insects with chewing mouthparts adapted to solid plant material; and distinguish mechanical breakdown (physical tearing and grinding by mouthparts) from chemical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close reading of a scientific diagram; annotate a blank grasshopper mouthpart diagram with correct labels and functional notes; construct a written explanation linking mouthpart structure to feeding evidence on maize leaves; and use the sentence stem format to express structure-function relationships.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how tiny structures perform complex functions; show care and precision when labelling scientific diagrams; and appreciate that field observations (the maize farm damage) are valid evidence that drives scientific questions.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second lesson in the 10-lesson evidence-gathering sequence. Learners now zoom in on the first of the three Kakamega insects from the anchoring phenomenon — the grasshopper — to collect their first detailed structural evidence. Understanding mandibulate chewing mouthparts builds the structural baseline against which piercing-sucking mouthparts (Lesson 3), bird beaks (Lessons 4 and 5), and mammalian teeth (Lesson 6) will all be compared. The cumulative model learners maintain throughout the unit receives its first detailed entry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preserved or dried insect specimens are available, learners should avoid touching eyes after handling specimens and wash hands afterwards. Diagrams and photographs are a safe alternative if specimens are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photograph of ragged maize leaves from Kakamega and predicting what kind of tool could cause that specific damage. They then engage in a guided close reading of a labelled grasshopper mouthpart diagram, identify the five main components, and connect each structure to the physical act of cutting and grinding solid plant tissue. A comparison with termite mouthparts (another Kenyan agricultural pest) reinforces the pattern. Learners annotate their own blank diagrams, write a structure-function explanation, and update their cumulative models and Driving Question Board with new evidence about chewing insects.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two73thl3b2aet6-cy5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y62kar9s0jofkto_d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anchoring phenomenon sketch they drew in Lesson 1. The teacher projects (or draws on the board) two side-by-side images: (A) a maize leaf with ragged, irregular holes and torn edges from Kakamega, and (B) a maize stem with no visible surface damage but with clustered aphids and wilting. Learners focus only on image A for now. In pairs, learners discuss and write answers to two prompt questions in their notebooks: (1) Describe the damage in image A using at least three precise observation words. (2) What physical property must the feeding tool of the insect that caused this damage possess — think about hardness, sharpness, and movement. Pairs share predictions with the class. The teacher records key prediction words on the board in a column labelled PREDICTED TOOL FEATURES without confirming or correcting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clearly and say: Look carefully at image A — the maize leaf with the ragged holes. Do not think about the insect yet. Think only about the damage itself. What does that damage tell you about the tool that made it? Give learners 90 seconds of silent individual thinking, then say: Now share your reasoning with your partner. Allow 2 minutes of paired talk. Use WAIT TIME of 5 seconds after asking each pair to share before moving on. As learners respond, use probing questions: You said the tool must be sharp — can you say more about whether it needs to cut in one direction or move back and forth like a saw? and What does the ragged edge tell us compared to a clean cut? Record every suggestion without evaluation to protect psychological safety. End the predict phase by saying: Keep these predictions in mind — we are about to look at the actual structure responsible.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anticipation: learners form a preliminary claim (the tool must be hard and saw-like) before seeing the evidence. This activates prior knowledge from Lesson 1 about structural adaptation and creates cognitive readiness for the diagram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paired notebook responses during the talk time, looking for whether learners connect observable damage features (ragged edges, torn tissue) to physical tool properties (hardness, serration, bilateral movement). Learners who write only the insect name without reasoning are identified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js85atxazsodsgdhffi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6pwkey5ek5nilqptp4w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 Grasshopper Mouthpart Diagram handout (a clear, large-format line diagram showing the five components: labrum, left and right mandibles, left and right maxillae, labium, and hypopharynx, each with a leader line but no label text). The teacher also displays the fully labelled version on the board or screen. Learners first spend 3 minutes in silence completing a close-read annotation: they write the correct label name on each leader line AND next to each label write one word describing the material or texture of that structure (e.g., hard, toothed, soft, fleshy). The teacher then reads aloud the following short structured text while learners follow: The grasshopper mouthpart system is designed for processing solid plant material. The labrum is a flap-like upper lip that holds food in place. The mandibles are the most important chewing tools — they are hardened, toothed, and move sideways (medially) to cut, crush, and grind plant tissue. The maxillae assist by manipulating food and moving it toward the mandibles. The labium forms a lower lip that prevents food from falling out. The hypopharynx, positioned between the mandibles and labium, helps mix saliva with food. Together, these parts form a complete mechanical processing unit. Learners then view a second diagram showing termite mouthparts and note two similarities and one difference compared to the grasshopper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diagram handout before displaying the labelled version and say: I want you to look at this diagram for one full minute without writing anything — just observe the shapes, sizes, and positions of each part. Use WAIT TIME of 60 seconds of actual silence. Then say: Now begin labelling. If you are unsure of a name, write a description of what you see — a curved toothed blade, a soft outer flap. After reading the structured text aloud, ask: What is the most important structural feature of the mandible that makes it suited to cutting through a tough maize leaf? Use WAIT TIME of 8 seconds after this question. Target learners who wrote only the insect name during predict phase and invite them to respond first using: I noticed you predicted the tool would be saw-like — look at the mandible teeth and tell me if your prediction was correct. After the termite comparison, ask the whole class: Both grasshoppers and termites are agricultural pests in Kenya. Based on what you see in their mouthparts, why might they both be able to damage crops in similar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close reading combined with diagram annotation. The sequencing of blank-diagram-first then labelled-diagram forces observational reasoning rather than passive copying. The termite comparison introduces the concept of a structural pattern across species, building toward the broader adaptation theme.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visually scan completed diagrams while circulating. Check that mandibles are correctly identified and that learners have written a functional descriptor (not just the name) for each part. A common misconception to watch for is that learners may label the labrum as the main cutting structure because it is at the front — probe this with: The labrum is at the front — does that mean it does the cutting? What evidence from the diagram shape supports your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szgsnf3lxj-yierh53x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dteovwt4v1egjhgdoyi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structured explanation in their notebooks using the following sentence-stem scaffold provided on the board: The grasshopper causes ragged holes in maize leaves because its [name the structure] can [describe the action]. This is possible because the mandibles are [describe two physical properties]. This is an example of [link to the concept from Lesson 1] because the structure [describe the structure] directly enables the function [describe the function]. This type of breakdown is called [name the type of digestion] because [reason]. Learners share their completed explanations with a partner and identify one sentence they could improve. Two or three learners are invited to read their explanations aloud to the class. The teacher annotates the most complete shared example on the board, highlighting the structure-function link and the term mechanical digestion. </w:t>
            </w:r>
            <w:del w:id="9064" w:author="Claude (AI) - proposed" w:date="2026-10-15T02:49:52Z">
              <w:r>
                <w:rPr>
                  <w:rFonts w:ascii="Arial" w:cs="Arial" w:eastAsia="Arial" w:hAnsi="Arial"/>
                  <w:b w:val="false"/>
                  <w:bCs w:val="false"/>
                  <w:i w:val="false"/>
                  <w:iCs w:val="false"/>
                  <w:color w:val="000000"/>
                  <w:sz w:val="18"/>
                  <w:szCs w:val="18"/>
                </w:rPr>
                <w:delText xml:space="preserve">Learners</w:delText>
              </w:r>
            </w:del>
            <w:ins w:id="9065" w:author="Claude (AI) - proposed" w:date="2026-10-15T02:49:52Z">
              <w:r>
                <w:rPr>
                  <w:rFonts w:ascii="Arial" w:cs="Arial" w:eastAsia="Arial" w:hAnsi="Arial"/>
                  <w:b w:val="false"/>
                  <w:bCs w:val="false"/>
                  <w:i w:val="false"/>
                  <w:iCs w:val="false"/>
                  <w:color w:val="000000"/>
                  <w:sz w:val="18"/>
                  <w:szCs w:val="18"/>
                </w:rPr>
                <w:t xml:space="preserve">If time allows, learners</w:t>
              </w:r>
            </w:ins>
            <w:r>
              <w:rPr>
                <w:rFonts w:ascii="Arial" w:cs="Arial" w:eastAsia="Arial" w:hAnsi="Arial"/>
                <w:b w:val="false"/>
                <w:bCs w:val="false"/>
                <w:i w:val="false"/>
                <w:iCs w:val="false"/>
                <w:color w:val="000000"/>
                <w:sz w:val="18"/>
                <w:szCs w:val="18"/>
              </w:rPr>
              <w:t xml:space="preserve"> then answer one consolidation question in their notebooks</w:t>
            </w:r>
            <w:ins w:id="9066" w:author="Claude (AI) - proposed" w:date="2026-10-15T02:49:52Z">
              <w:r>
                <w:rPr>
                  <w:rFonts w:ascii="Arial" w:cs="Arial" w:eastAsia="Arial" w:hAnsi="Arial"/>
                  <w:b w:val="false"/>
                  <w:bCs w:val="false"/>
                  <w:i w:val="false"/>
                  <w:iCs w:val="false"/>
                  <w:color w:val="000000"/>
                  <w:sz w:val="18"/>
                  <w:szCs w:val="18"/>
                </w:rPr>
                <w:t xml:space="preserve"> (otherwise set it as homework)</w:t>
              </w:r>
            </w:ins>
            <w:r>
              <w:rPr>
                <w:rFonts w:ascii="Arial" w:cs="Arial" w:eastAsia="Arial" w:hAnsi="Arial"/>
                <w:b w:val="false"/>
                <w:bCs w:val="false"/>
                <w:i w:val="false"/>
                <w:iCs w:val="false"/>
                <w:color w:val="000000"/>
                <w:sz w:val="18"/>
                <w:szCs w:val="18"/>
              </w:rPr>
              <w:t xml:space="preserve">: A farmer in Kakamega notices that termites are destroying the wooden posts of a fence. Using what you know about chewing mouthparts, explain how the termites are able to do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sentence-stem scaffold clearly on the board before learners begin and say: This scaffold is a thinking tool, not a limitation — you may write more than the stems require, but every stem must be completed. Allow 5 minutes of silent independent writing. Do not assist with content during this time — circulate and note which learners are struggling with the term mechanical digestion. After partner sharing, select a learner whose explanation correctly links mandible hardness and serration to mechanical breakdown and say: I am going to use your explanation as our class model — can you read it aloud and then tell us which part of the diagram supports each sentence? After annotating the class model on the board, ask: We have not yet studied the mosquito or aphid in detail, but based on what we have just learned — could a mosquito </w:t>
            </w:r>
            <w:del w:id="9067" w:author="Claude (AI) - proposed" w:date="2026-10-15T02:49:52Z">
              <w:r>
                <w:rPr>
                  <w:rFonts w:ascii="Arial" w:cs="Arial" w:eastAsia="Arial" w:hAnsi="Arial"/>
                  <w:b w:val="false"/>
                  <w:bCs w:val="false"/>
                  <w:i w:val="false"/>
                  <w:iCs w:val="false"/>
                  <w:color w:val="000000"/>
                  <w:sz w:val="18"/>
                  <w:szCs w:val="18"/>
                </w:rPr>
                <w:delText xml:space="preserve">use mandibles</w:delText>
              </w:r>
            </w:del>
            <w:ins w:id="9068" w:author="Claude (AI) - proposed" w:date="2026-10-15T02:49:52Z">
              <w:r>
                <w:rPr>
                  <w:rFonts w:ascii="Arial" w:cs="Arial" w:eastAsia="Arial" w:hAnsi="Arial"/>
                  <w:b w:val="false"/>
                  <w:bCs w:val="false"/>
                  <w:i w:val="false"/>
                  <w:iCs w:val="false"/>
                  <w:color w:val="000000"/>
                  <w:sz w:val="18"/>
                  <w:szCs w:val="18"/>
                </w:rPr>
                <w:t xml:space="preserve">feed with mandibles shaped like these</w:t>
              </w:r>
            </w:ins>
            <w:r>
              <w:rPr>
                <w:rFonts w:ascii="Arial" w:cs="Arial" w:eastAsia="Arial" w:hAnsi="Arial"/>
                <w:b w:val="false"/>
                <w:bCs w:val="false"/>
                <w:i w:val="false"/>
                <w:iCs w:val="false"/>
                <w:color w:val="000000"/>
                <w:sz w:val="18"/>
                <w:szCs w:val="18"/>
              </w:rPr>
              <w:t xml:space="preserve"> to drink blood? Why or why not?</w:t>
            </w:r>
            <w:ins w:id="9069" w:author="Claude (AI) - proposed" w:date="2026-10-15T02:49:52Z">
              <w:r>
                <w:rPr>
                  <w:rFonts w:ascii="Arial" w:cs="Arial" w:eastAsia="Arial" w:hAnsi="Arial"/>
                  <w:b w:val="false"/>
                  <w:bCs w:val="false"/>
                  <w:i w:val="false"/>
                  <w:iCs w:val="false"/>
                  <w:color w:val="000000"/>
                  <w:sz w:val="18"/>
                  <w:szCs w:val="18"/>
                </w:rPr>
                <w:t xml:space="preserve"> (Expected: no, these are hard, toothed blades built to cut and grind solid food, not to carry liquid. Do not say mosquitoes have no mandibles: they do, but in a mosquito they are thin needle-like blades. Lesson 3 shows this.)</w:t>
              </w:r>
            </w:ins>
            <w:r>
              <w:rPr>
                <w:rFonts w:ascii="Arial" w:cs="Arial" w:eastAsia="Arial" w:hAnsi="Arial"/>
                <w:b w:val="false"/>
                <w:bCs w:val="false"/>
                <w:i w:val="false"/>
                <w:iCs w:val="false"/>
                <w:color w:val="000000"/>
                <w:sz w:val="18"/>
                <w:szCs w:val="18"/>
              </w:rPr>
              <w:t xml:space="preserve"> Use WAIT TIME of 10 seconds. This question seeds the cognitive conflict that Lesson 3 will resolve.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Sentence-stem scaffolded explanation writing ensures learners integrate vocabulary, structural description, and conceptual linkage simultaneously. The consolidation question (termite and fence posts) requires transfer to a new context, revealing depth of understanding beyond rote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learner explanations as they write and identify: (1) learners who correctly use both physical properties of mandibles (hardness and serration or toothed surface); (2) learners who correctly apply the term mechanical digestion; (3) learners who make the structure-to-function link explicit. Provide immediate oral feedback: I can see you described what mandibles look like — now tell me what that shape allows them to do to a maize leaf. The final seeding question about the mosquito also serves as a pre-assessment for Lesson 3.</w:t>
            </w:r>
            <w:ins w:id="9070" w:author="Claude (AI) - proposed" w:date="2026-10-15T02:49:52Z">
              <w:r>
                <w:rPr>
                  <w:rFonts w:ascii="Arial" w:cs="Arial" w:eastAsia="Arial" w:hAnsi="Arial"/>
                  <w:b w:val="false"/>
                  <w:bCs w:val="false"/>
                  <w:i w:val="false"/>
                  <w:iCs w:val="false"/>
                  <w:color w:val="000000"/>
                  <w:sz w:val="18"/>
                  <w:szCs w:val="18"/>
                </w:rPr>
                <w:t xml:space="preserve"> Look-for answers: the mandibles are hard and toothed and move sideways, so they cut and grind the leaf into smaller pieces without changing it chemically; that is why it is called mechanical digestion. Fence-post question: termites use hard, toothed mandibles to scrape and cut tiny pieces of wood, which is solid plant material (termites digest the cellulose later with the help of microbes in their guts, which we do not study yet). If a learner says 'the grasshopper chews with its teeth', say: 'The toothed edge is part of the mandible, a jointed mouthpart, not a set of teeth like ours.'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3whcy3jqwdiu_oxdvhv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dgmrknfxmg3bg_jxzz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Each learner writes one sticky note (or paper strip if sticky notes are unavailable) using this prompt: Now that I know grasshoppers have toothed, sideways-moving mandibles, a new question I have is... Suggested new questions that may emerge include: Why </w:t>
            </w:r>
            <w:del w:id="9071" w:author="Claude (AI) - proposed" w:date="2026-10-15T02:49:52Z">
              <w:r>
                <w:rPr>
                  <w:rFonts w:ascii="Arial" w:cs="Arial" w:eastAsia="Arial" w:hAnsi="Arial"/>
                  <w:b w:val="false"/>
                  <w:bCs w:val="false"/>
                  <w:i w:val="false"/>
                  <w:iCs w:val="false"/>
                  <w:color w:val="000000"/>
                  <w:sz w:val="18"/>
                  <w:szCs w:val="18"/>
                </w:rPr>
                <w:delText xml:space="preserve">do mosquitoes not have</w:delText>
              </w:r>
            </w:del>
            <w:ins w:id="9072" w:author="Claude (AI) - proposed" w:date="2026-10-15T02:49:52Z">
              <w:r>
                <w:rPr>
                  <w:rFonts w:ascii="Arial" w:cs="Arial" w:eastAsia="Arial" w:hAnsi="Arial"/>
                  <w:b w:val="false"/>
                  <w:bCs w:val="false"/>
                  <w:i w:val="false"/>
                  <w:iCs w:val="false"/>
                  <w:color w:val="000000"/>
                  <w:sz w:val="18"/>
                  <w:szCs w:val="18"/>
                </w:rPr>
                <w:t xml:space="preserve">are mosquito mouthparts so different from a grasshopper's</w:t>
              </w:r>
            </w:ins>
            <w:r>
              <w:rPr>
                <w:rFonts w:ascii="Arial" w:cs="Arial" w:eastAsia="Arial" w:hAnsi="Arial"/>
                <w:b w:val="false"/>
                <w:bCs w:val="false"/>
                <w:i w:val="false"/>
                <w:iCs w:val="false"/>
                <w:color w:val="000000"/>
                <w:sz w:val="18"/>
                <w:szCs w:val="18"/>
              </w:rPr>
              <w:t xml:space="preserve"> mandibles if they also need to get food through a tough surface? Do all insects that eat plants have the same type of mandibles? Why can termites eat wood but grasshoppers cannot? How do the mandibles connect to what happens inside the grasshopper after it swallows the chewed leaf pieces? Learners post their new questions on the DQB under a new column labelled Lesson 2: Chewing Mouthparts Evidence. The teacher reads three or four questions aloud and notes which ones point forward to Lessons 3, 6,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put up questions based on wonder. Now you have evidence. Your new questions should be more specific — they should use the vocabulary and structures you have just studied. Give learners 2 minutes to write their sticky note. After posting, say: I notice several of you are asking about what happens inside the grasshopper after chewing — that question lives in Lessons 7 and 8 of our sequence. Hold onto it. And several of you are wondering why </w:t>
            </w:r>
            <w:del w:id="9073" w:author="Claude (AI) - proposed" w:date="2026-10-15T02:49:52Z">
              <w:r>
                <w:rPr>
                  <w:rFonts w:ascii="Arial" w:cs="Arial" w:eastAsia="Arial" w:hAnsi="Arial"/>
                  <w:b w:val="false"/>
                  <w:bCs w:val="false"/>
                  <w:i w:val="false"/>
                  <w:iCs w:val="false"/>
                  <w:color w:val="000000"/>
                  <w:sz w:val="18"/>
                  <w:szCs w:val="18"/>
                </w:rPr>
                <w:delText xml:space="preserve">mosquitoes do not have</w:delText>
              </w:r>
            </w:del>
            <w:ins w:id="9074" w:author="Claude (AI) - proposed" w:date="2026-10-15T02:49:52Z">
              <w:r>
                <w:rPr>
                  <w:rFonts w:ascii="Arial" w:cs="Arial" w:eastAsia="Arial" w:hAnsi="Arial"/>
                  <w:b w:val="false"/>
                  <w:bCs w:val="false"/>
                  <w:i w:val="false"/>
                  <w:iCs w:val="false"/>
                  <w:color w:val="000000"/>
                  <w:sz w:val="18"/>
                  <w:szCs w:val="18"/>
                </w:rPr>
                <w:t xml:space="preserve">a mosquito's mouthparts look so different from the grasshopper's</w:t>
              </w:r>
            </w:ins>
            <w:r>
              <w:rPr>
                <w:rFonts w:ascii="Arial" w:cs="Arial" w:eastAsia="Arial" w:hAnsi="Arial"/>
                <w:b w:val="false"/>
                <w:bCs w:val="false"/>
                <w:i w:val="false"/>
                <w:iCs w:val="false"/>
                <w:color w:val="000000"/>
                <w:sz w:val="18"/>
                <w:szCs w:val="18"/>
              </w:rPr>
              <w:t xml:space="preserve"> mandibles — that is exactly what Lesson 3 will help us answer. Use the DQB to make the lesson sequence feel purposeful and learner-owned. Do not answer the questions now — affirm them as good scientific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evidence-gathering sequence visible and cumulative. Learners can physically see their understanding growing lesson by lesson. Requiring questions to use lesson vocabulary (mandibles, mechanical digestion, adaptation) ensures the DQB is not just a curiosity list but a knowledge-building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DQB questions is itself a formative signal. Surface-level questions (What do grasshoppers eat?) indicate limited integration; deeper questions (If mandibles move sideways and teeth are for cutting, does that mean the grasshopper never breaks food down chemically in its mouth?) indicate strong mechanistic thinking. Teacher photographs or transcribes DQB questions after class to inform Lesson 3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s_ku0if_pwtoeo5gfk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drbe0w-phhma49gdyqw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 Cumulative Model page in their science notebooks — a page reserved across all 10 lessons for updating a single explanatory diagram. In Lesson 1, learners drew a first annotated sketch of one of the five organisms from the anchoring phenomenon with question marks indicating unknowns. In this lesson, learners add a zoomed-in inset box next to the grasshopper showing: a labelled sketch of the mandibles (toothed, hard, sideways movement indicated by arrows); the label MECHANICAL DIGESTION with an arrow pointing from the mandibles to the ragged maize leaf; and the annotation: solid plant tissue broken into smaller pieces before swallowing. Learners also write one sentence below their model update: This evidence advances the driving question because it shows that the grasshopper's feeding structure (mandibles) is shaped specifically to process solid plant tissue by physical force, which is the first step in obtaining nutrients.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most important scientific record in this unit. Every lesson adds one piece. Today the grasshopper gets its first detailed structural entry. Your model must show not just what the structure is, but what problem it solves for the animal. Circulate as learners draw and write. Prompt learners who only draw without annotating: Your diagram is clear — now write one sentence that explains why the mandible shape matters for the grasshopper living in a maize farm in Kakamega. For learners who finish early, extend with: Add a small termite inset next to the grasshopper and note one structural similarity — this will help you when we compare all feeding structures in Lesson 10. Close the lesson by saying: Today you collected the first detailed structural evidence for our driving question. The grasshopper chews because it has mandibles. Next lesson we investigate an insect that gets food in a completely different way — and your job will be to explain why mandibles </w:t>
            </w:r>
            <w:ins w:id="9075" w:author="Claude (AI) - proposed" w:date="2026-10-15T02:49:52Z">
              <w:r>
                <w:rPr>
                  <w:rFonts w:ascii="Arial" w:cs="Arial" w:eastAsia="Arial" w:hAnsi="Arial"/>
                  <w:b w:val="false"/>
                  <w:bCs w:val="false"/>
                  <w:i w:val="false"/>
                  <w:iCs w:val="false"/>
                  <w:color w:val="000000"/>
                  <w:sz w:val="18"/>
                  <w:szCs w:val="18"/>
                </w:rPr>
                <w:t xml:space="preserve">shaped like the grasshopper's </w:t>
              </w:r>
            </w:ins>
            <w:r>
              <w:rPr>
                <w:rFonts w:ascii="Arial" w:cs="Arial" w:eastAsia="Arial" w:hAnsi="Arial"/>
                <w:b w:val="false"/>
                <w:bCs w:val="false"/>
                <w:i w:val="false"/>
                <w:iCs w:val="false"/>
                <w:color w:val="000000"/>
                <w:sz w:val="18"/>
                <w:szCs w:val="18"/>
              </w:rPr>
              <w:t xml:space="preserve">would not work for that insect.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entire unit. Requiring a written sentence connecting the model to the driving question ensures the visual diagram is always anchored to explanatory reasoning rather than functioning as mere illustration. The forward-link to Lesson 3 maintains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entries at the end of the lesson by asking two or three learners to share their cumulative model page under a visualiser or by holding it up. Check for: (1) mandibles correctly placed in the inset relative to the whole organism; (2) the directional arrows showing sideways movement and the link to the damaged leaf; (3) the written sentence connecting structure, function, and the driving question. Learners whose models lack functional annotation receive a written prompt from the teacher: Add one sentence answering: what job do the mandibles do and why does that job matter for the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move beyond naming parts to explaining structural function — specifically, were they able to articulate why sideways-moving, toothed, hardened mandibles are suited to cutting solid plant tissue rather than just stating that grasshoppers chew? Did the predict phase successfully activate Lesson 1 knowledge about structural adaptation, or did learners treat the damage image as a new, unrelated task? Were learners able to begin using the term mechanical digestion accurately and in context? Did the DQB questions show genuine cognitive advancement (referencing mandibles, mechanical digestion) compared to Lesson 1 questions? Note which learners are still labelling without reasoning and plan to seat them adjacent to stronger reasoners during the Lesson 3 pair work. Consider whether the termite comparison generated sufficient discussion about structural patterns — if not, add a brief termite-versus-grasshopper tooth count comparison to the Lesson 3 warm-up. Reflect on pacing: the observe phase (diagram annotation and structured text) is the most time-intensive — if the class ran short of time, the model building could begin as a homework task with the sentence written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og4xejuefsobojmurnb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ny3fskadnao5hyielwj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Piercing and Sucking Mouthparts: How Does a Mosquito Drink Blood but a Grasshopper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piercing-sucking mouthparts in insects such as mosquitoes, aphids, and tsetse flies are structurally adapted to access liquid food sources — plant sap or blood — without chewing, and to connect this structural specialisation to the broader driving question about how mouthpart shape determines the nutrients an animal can obtain.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names and functions of piercing-sucking mouthparts (labium, stylet/proboscis, labrum, hypopharynx, salivary canal, food canal); (2) how aphids and mosquitoes penetrate plant phloem tissue and animal skin respectively; (3) why piercing-sucking feeders leave no visible chewing damage; (4) how the tsetse fly's mouthparts relate to its role as a disease vector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observe and record feeding behaviour from multimedia sources using a structured comparison chart; (2) construct a labelled physical model of a stylet/proboscis using locally available materials; (3) use evidence from observation and modelling to construct a scientific explanation; (4) update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structural differences in mouthparts reflect millions of years of evolutionary adaptation to different food sources; (2) show curiosity and open-mindedness when comparing insect mouthparts to </w:t>
            </w:r>
            <w:del w:id="9076" w:author="Claude (AI) - proposed" w:date="2026-10-15T02:49:52Z">
              <w:r>
                <w:rPr>
                  <w:rFonts w:ascii="Arial" w:cs="Arial" w:eastAsia="Arial" w:hAnsi="Arial"/>
                  <w:b w:val="false"/>
                  <w:bCs w:val="false"/>
                  <w:i w:val="false"/>
                  <w:iCs w:val="false"/>
                  <w:color w:val="000000"/>
                  <w:sz w:val="18"/>
                  <w:szCs w:val="18"/>
                </w:rPr>
                <w:delText xml:space="preserve">their own teeth</w:delText>
              </w:r>
            </w:del>
            <w:ins w:id="9077" w:author="Claude (AI) - proposed" w:date="2026-10-15T02:49:52Z">
              <w:r>
                <w:rPr>
                  <w:rFonts w:ascii="Arial" w:cs="Arial" w:eastAsia="Arial" w:hAnsi="Arial"/>
                  <w:b w:val="false"/>
                  <w:bCs w:val="false"/>
                  <w:i w:val="false"/>
                  <w:iCs w:val="false"/>
                  <w:color w:val="000000"/>
                  <w:sz w:val="18"/>
                  <w:szCs w:val="18"/>
                </w:rPr>
                <w:t xml:space="preserve">the chewing mandibles</w:t>
              </w:r>
            </w:ins>
            <w:r>
              <w:rPr>
                <w:rFonts w:ascii="Arial" w:cs="Arial" w:eastAsia="Arial" w:hAnsi="Arial"/>
                <w:b w:val="false"/>
                <w:bCs w:val="false"/>
                <w:i w:val="false"/>
                <w:iCs w:val="false"/>
                <w:color w:val="000000"/>
                <w:sz w:val="18"/>
                <w:szCs w:val="18"/>
              </w:rPr>
              <w:t xml:space="preserve"> from Lesson 2; (3) value collaborative model-building as a way of making sense of biological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 phenomenon (mosquito vs. grasshopper) and built initial predictions. In Lesson 2 they gathered evidence on chewing mouthparts (grasshopper, </w:t>
            </w:r>
            <w:del w:id="9078" w:author="Claude (AI) - proposed" w:date="2026-10-15T02:49:52Z">
              <w:r>
                <w:rPr>
                  <w:rFonts w:ascii="Arial" w:cs="Arial" w:eastAsia="Arial" w:hAnsi="Arial"/>
                  <w:b w:val="false"/>
                  <w:bCs w:val="false"/>
                  <w:i w:val="false"/>
                  <w:iCs w:val="false"/>
                  <w:color w:val="000000"/>
                  <w:sz w:val="18"/>
                  <w:szCs w:val="18"/>
                </w:rPr>
                <w:delText xml:space="preserve">mandibles, teeth</w:delText>
              </w:r>
            </w:del>
            <w:ins w:id="9079" w:author="Claude (AI) - proposed" w:date="2026-10-15T02:49:52Z">
              <w:r>
                <w:rPr>
                  <w:rFonts w:ascii="Arial" w:cs="Arial" w:eastAsia="Arial" w:hAnsi="Arial"/>
                  <w:b w:val="false"/>
                  <w:bCs w:val="false"/>
                  <w:i w:val="false"/>
                  <w:iCs w:val="false"/>
                  <w:color w:val="000000"/>
                  <w:sz w:val="18"/>
                  <w:szCs w:val="18"/>
                </w:rPr>
                <w:t xml:space="preserve">termite, mandibles</w:t>
              </w:r>
            </w:ins>
            <w:r>
              <w:rPr>
                <w:rFonts w:ascii="Arial" w:cs="Arial" w:eastAsia="Arial" w:hAnsi="Arial"/>
                <w:b w:val="false"/>
                <w:bCs w:val="false"/>
                <w:i w:val="false"/>
                <w:iCs w:val="false"/>
                <w:color w:val="000000"/>
                <w:sz w:val="18"/>
                <w:szCs w:val="18"/>
              </w:rPr>
              <w:t xml:space="preserve">). Lesson 3 now provides the contrasting evidence: piercing-sucking mouthparts. By examining aphids wilting maize in Kakamega and the mosquito's proboscis, learners can begin to answer WHY no chewing damage is visible — a key piece of evidence needed to eventually answer the driving question about how mouthpart structure connects to nutrient acquisition all the way into the digestive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insects are to be handled without gloves. If physical specimens of aphids or mosquitoes are used, learners must not touch them with bare hands due to risk of disease transmission (malaria, trypanosomiasis). Remind learners that tsetse flies carry sleeping sickness (Trypanosoma) and are found in parts of western Kenya — this is a real public-health context, not a hypothetical. All modelling materials (drinking straws, pins) must be used responsibly. Dispose of any sharp materials in a designated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why a mosquito can drink blood but a grasshopper cannot. They then watch two short video clips — one showing aphids feeding on a maize stem in Kakamega-style farmland, another showing a mosquito proboscis penetrating skin under a microscope — and record observations on a structured comparison chart. Using drinking straws, aluminium foil tubes, and a soft foam 'skin/leaf' model, learner groups physically model how a multi-part stylet penetrates tissue without tearing it. They then construct a written scientific explanation linking structure to function. The lesson closes with learners updating the class Driving Question Board and revising their cumulative mouthpart-diversity model to add the piercing-sucking category alongside the chewing mouthparts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mflln3r5uqhfjxxi0yc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aztniokyf4-0cbvzo37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revisit their Lesson 1 prediction cards (stored in their science notebooks) which answered: 'Why can a mosquito drink blood but a grasshopper cannot?' Each learner silently re-reads their original prediction, then writes a one-sentence revision or confirmation: 'I now think… because in Lesson 2 I learned…'. Pairs share their revised predictions with a shoulder partner. Three pairs are cold-called to share with the class. The teacher records 3–4 key prediction phrases on the board under the heading: 'What we predicted about piercing-sucking feeders.'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anchoring phenomenon image: a split screen of a wilting maize plant with aphids clustered on the stem (left) and a close-up of a mosquito bite on skin (right). Say: 'Last lesson we explored how a grasshopper CHEWS. Today we investigate a completely different feeding strategy — one that leaves no visible chewing damage at all. Look at this maize plant from Kakamega. No holes. No torn leaves. Yet it is wilting and dying. How?' Allow 10 seconds of silent thinking (WAIT TIME 1). Then say: 'Open your notebooks to your Lesson 1 prediction. Read it. Then write one sentence starting with: I now think the mosquito and aphid feed differently from the grasshopper because…' Allow 3 minutes of silent writing. Cold-call 3 learners using name sticks. For each response, probe with: 'What evidence from Lesson 2 — our work on chewing mouthparts — supports that idea?' Record key terms on the board. Do NOT confirm or correct predictions yet — keep cognitive tension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(Predict–Observe–Explain cycle, Phase 1): By forcing learners to explicitly connect their new prediction to prior lesson evidence, this strategy activates schema from Lesson 2 (chewing mouthparts</w:t>
            </w:r>
            <w:del w:id="9080" w:author="Claude (AI) - proposed" w:date="2026-10-15T02:49:52Z">
              <w:r>
                <w:rPr>
                  <w:rFonts w:ascii="Arial" w:cs="Arial" w:eastAsia="Arial" w:hAnsi="Arial"/>
                  <w:b w:val="false"/>
                  <w:bCs w:val="false"/>
                  <w:i w:val="false"/>
                  <w:iCs w:val="false"/>
                  <w:color w:val="000000"/>
                  <w:sz w:val="18"/>
                  <w:szCs w:val="18"/>
                </w:rPr>
                <w:delText xml:space="preserve">, mandibles, incisors</w:delText>
              </w:r>
            </w:del>
            <w:ins w:id="9081" w:author="Claude (AI) - proposed" w:date="2026-10-15T02:49:52Z">
              <w:r>
                <w:rPr>
                  <w:rFonts w:ascii="Arial" w:cs="Arial" w:eastAsia="Arial" w:hAnsi="Arial"/>
                  <w:b w:val="false"/>
                  <w:bCs w:val="false"/>
                  <w:i w:val="false"/>
                  <w:iCs w:val="false"/>
                  <w:color w:val="000000"/>
                  <w:sz w:val="18"/>
                  <w:szCs w:val="18"/>
                </w:rPr>
                <w:t xml:space="preserve"> and mandibles</w:t>
              </w:r>
            </w:ins>
            <w:r>
              <w:rPr>
                <w:rFonts w:ascii="Arial" w:cs="Arial" w:eastAsia="Arial" w:hAnsi="Arial"/>
                <w:b w:val="false"/>
                <w:bCs w:val="false"/>
                <w:i w:val="false"/>
                <w:iCs w:val="false"/>
                <w:color w:val="000000"/>
                <w:sz w:val="18"/>
                <w:szCs w:val="18"/>
              </w:rPr>
              <w:t xml:space="preserve">) and creates a concrete knowledge gap — the mystery of damage-free feeding — that motivates the observation phase. Recording predictions publicly holds learners accountable and gives the teacher formative data on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shows a written revised prediction that references at least one piece of evidence from Lesson 2 (e.g., 'mandibles tear tissue'). Teacher circulates during the 3-minute writing window and looks for learners who cannot connect to prior learning — these learners are seated near the teacher during the video observation phase for additional prompting. Cold-call responses are assessed for whether learners are hypothesising about structure vs. function (target) or only describing behaviour (needs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tpmmpbl52z2tz4yyof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jxvbokff_kc_w2ddntl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video clips (</w:t>
            </w:r>
            <w:del w:id="9082" w:author="Claude (AI) - proposed" w:date="2026-10-15T02:49:52Z">
              <w:r>
                <w:rPr>
                  <w:rFonts w:ascii="Arial" w:cs="Arial" w:eastAsia="Arial" w:hAnsi="Arial"/>
                  <w:b w:val="false"/>
                  <w:bCs w:val="false"/>
                  <w:i w:val="false"/>
                  <w:iCs w:val="false"/>
                  <w:color w:val="000000"/>
                  <w:sz w:val="18"/>
                  <w:szCs w:val="18"/>
                </w:rPr>
                <w:delText xml:space="preserve">3–4</w:delText>
              </w:r>
            </w:del>
            <w:ins w:id="9083" w:author="Claude (AI) - proposed" w:date="2026-10-15T02:49:5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minutes each) in sequence. CLIP 1: Time-lapse or close-up footage of aphids feeding on a plant stem — learners observe the stylet insertion, absence of chewing, and phloem sap flow. CLIP 2: Slow-motion microscopy footage of a mosquito proboscis penetrating skin — learners observe the flexible labium bending back, the stylet bundle entering, and blood being drawn up. During each clip, learners complete a structured COMPARISON OBSERVATION CHART in their notebooks with the following columns: (1) Animal observed, (2) Food source, (3) What the mouthpart looks like, (4) How it enters the food source, (5) Is there visible damage to the surface? After both clips, learners also add a row for 'Grasshopper (Lesson 2 evidence)' from memory, to make the chewing vs. piercing contrast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Clip 1, say: 'As you watch, your job is to be a field biologist at a Kakamega maize farm. You are trying to understand WHY this plant is wilting with no chewing damage. Use the chart in your notebook. Focus especially on column 4 — HOW does the mouthpart enter the stem?' Play Clip 1. Pause at the moment the stylet visibly enters the stem tissue and say: 'Freeze that image in your mind. Write row 1 of your chart now — you have 90 seconds.' (WAIT TIME 2 — 90 seconds silent writing.) Before Clip 2, say: 'Now we move from the maize farm to the evening — the same learner in our phenomenon is about to be bitten. Watch the mosquito proboscis in slow motion. This time focus on column 3 — what do you notice about the SHAPE and STRUCTURE of the mouthpart?' Play Clip 2. After Clip 2, say: 'Complete row 2. Then add row 3 from Lesson 2 memory — the grasshopper. You have 2 minutes.' Cold-call 4 learners (2 for aphid, 2 for mosquito) to share one observation each. After each share, ask the class: 'Does anyone want to ADD to that observation — not repeat, but ADD?' (WAIT TIME 3 — 10 seconds after each addition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(Evidence-Recording Tool): The chart is not a passive copy exercise — by requiring learners to fill in the SAME columns for three different organisms, it forces direct structural comparison. The deliberate inclusion of the Lesson 2 grasshopper row transforms the chart into a cross-lesson evidence record. This is aligned to NGSS Science and Engineering Practice 4 (Analysing and Interpreting Data) — learners are constructing a data table from observational evidence that they will use to write an explanation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comparison chart with all three rows and all five columns filled in. Teacher pays particular attention to column 4 (mechanism of entry) and column 5 (surface damage) — if learners write 'yes' for visible damage on aphid/mosquito, this is a target misconception to address in Phase 3. Teacher collects 5 random charts at the end of Phase 2 for a 60-second scan before Phase 3 begins, adjusting the explain phase emphasis based on what errors appear.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ggyly46rpylex3k_qnp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ustfv6kyylhsijzx51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Modelling (</w:t>
            </w:r>
            <w:del w:id="9084" w:author="Claude (AI) - proposed" w:date="2026-10-15T02:49:52Z">
              <w:r>
                <w:rPr>
                  <w:rFonts w:ascii="Arial" w:cs="Arial" w:eastAsia="Arial" w:hAnsi="Arial"/>
                  <w:b w:val="false"/>
                  <w:bCs w:val="false"/>
                  <w:i w:val="false"/>
                  <w:iCs w:val="false"/>
                  <w:color w:val="000000"/>
                  <w:sz w:val="18"/>
                  <w:szCs w:val="18"/>
                </w:rPr>
                <w:delText xml:space="preserve">25</w:delText>
              </w:r>
            </w:del>
            <w:ins w:id="9085" w:author="Claude (AI) - proposed" w:date="2026-10-15T02:49:5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In groups of 4, learners construct a physical model of a piercing-sucking mouthpart (stylet) using: </w:t>
            </w:r>
            <w:del w:id="9086" w:author="Claude (AI) - proposed" w:date="2026-10-15T02:49:52Z">
              <w:r>
                <w:rPr>
                  <w:rFonts w:ascii="Arial" w:cs="Arial" w:eastAsia="Arial" w:hAnsi="Arial"/>
                  <w:b w:val="false"/>
                  <w:bCs w:val="false"/>
                  <w:i w:val="false"/>
                  <w:iCs w:val="false"/>
                  <w:color w:val="000000"/>
                  <w:sz w:val="18"/>
                  <w:szCs w:val="18"/>
                </w:rPr>
                <w:delText xml:space="preserve">a thin drinking straw (food</w:delText>
              </w:r>
            </w:del>
            <w:ins w:id="9087" w:author="Claude (AI) - proposed" w:date="2026-10-15T02:49:52Z">
              <w:r>
                <w:rPr>
                  <w:rFonts w:ascii="Arial" w:cs="Arial" w:eastAsia="Arial" w:hAnsi="Arial"/>
                  <w:b w:val="false"/>
                  <w:bCs w:val="false"/>
                  <w:i w:val="false"/>
                  <w:iCs w:val="false"/>
                  <w:color w:val="000000"/>
                  <w:sz w:val="18"/>
                  <w:szCs w:val="18"/>
                </w:rPr>
                <w:t xml:space="preserve">two thin drinking straws taped side by side (one is the food canal, the other the salivary</w:t>
              </w:r>
            </w:ins>
            <w:r>
              <w:rPr>
                <w:rFonts w:ascii="Arial" w:cs="Arial" w:eastAsia="Arial" w:hAnsi="Arial"/>
                <w:b w:val="false"/>
                <w:bCs w:val="false"/>
                <w:i w:val="false"/>
                <w:iCs w:val="false"/>
                <w:color w:val="000000"/>
                <w:sz w:val="18"/>
                <w:szCs w:val="18"/>
              </w:rPr>
              <w:t xml:space="preserve"> canal), </w:t>
            </w:r>
            <w:del w:id="9088" w:author="Claude (AI) - proposed" w:date="2026-10-15T02:49:52Z">
              <w:r>
                <w:rPr>
                  <w:rFonts w:ascii="Arial" w:cs="Arial" w:eastAsia="Arial" w:hAnsi="Arial"/>
                  <w:b w:val="false"/>
                  <w:bCs w:val="false"/>
                  <w:i w:val="false"/>
                  <w:iCs w:val="false"/>
                  <w:color w:val="000000"/>
                  <w:sz w:val="18"/>
                  <w:szCs w:val="18"/>
                </w:rPr>
                <w:delText xml:space="preserve">a slightly wider straw around it (salivary canal wrapper), a larger outer</w:delText>
              </w:r>
            </w:del>
            <w:ins w:id="9089" w:author="Claude (AI) - proposed" w:date="2026-10-15T02:49:52Z">
              <w:r>
                <w:rPr>
                  <w:rFonts w:ascii="Arial" w:cs="Arial" w:eastAsia="Arial" w:hAnsi="Arial"/>
                  <w:b w:val="false"/>
                  <w:bCs w:val="false"/>
                  <w:i w:val="false"/>
                  <w:iCs w:val="false"/>
                  <w:color w:val="000000"/>
                  <w:sz w:val="18"/>
                  <w:szCs w:val="18"/>
                </w:rPr>
                <w:t xml:space="preserve">enclosed in a wider</w:t>
              </w:r>
            </w:ins>
            <w:r>
              <w:rPr>
                <w:rFonts w:ascii="Arial" w:cs="Arial" w:eastAsia="Arial" w:hAnsi="Arial"/>
                <w:b w:val="false"/>
                <w:bCs w:val="false"/>
                <w:i w:val="false"/>
                <w:iCs w:val="false"/>
                <w:color w:val="000000"/>
                <w:sz w:val="18"/>
                <w:szCs w:val="18"/>
              </w:rPr>
              <w:t xml:space="preserve"> straw or rolled foil tube (</w:t>
            </w:r>
            <w:ins w:id="9090" w:author="Claude (AI) - proposed" w:date="2026-10-15T02:49:52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labium sheath), and a piece of soft sponge or foam rubber representing skin/plant stem tissue. Each group must demonstrate how the inner stylet bundle slides forward out of the labium sheath and into the foam 'tissue' WITHOUT tearing the surface — only piercing it. Groups label their model with: labium, food canal, salivary canal, stylet bundle. PART B — Scientific Explanation Writing (10 minutes): Each learner individually writes a 3-sentence CER (Claim–Evidence–Reasoning) explanation answering: 'Why does an aphid feeding on a maize stem in Kakamega cause wilting but leave no visible chewing holes?' PART C — Gallery Walk (5 minutes): Groups display their models. Learners use sticky notes to leave one 'STAR' (something accurate) and one 'QUESTION' on each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distribute materials and say: 'Your model must be able to DEMONSTRATE — not just show — how the stylet enters tissue. I will ask each group to push their stylet into the foam and show me what happens to the surface.' Circulate to each group. At each group, ask: 'Which part of your model represents the labium? What is its job?' (WAIT TIME 4 — 10 seconds per question.) If a group is confused about the food canal vs. salivary canal distinction, say: 'Think about what has to go IN and what has to go OUT at the same time — how many channels do you need?' Do NOT give the answer. </w:t>
            </w:r>
            <w:ins w:id="9091" w:author="Claude (AI) - proposed" w:date="2026-10-15T02:49:52Z">
              <w:r>
                <w:rPr>
                  <w:rFonts w:ascii="Arial" w:cs="Arial" w:eastAsia="Arial" w:hAnsi="Arial"/>
                  <w:b w:val="false"/>
                  <w:bCs w:val="false"/>
                  <w:i w:val="false"/>
                  <w:iCs w:val="false"/>
                  <w:color w:val="000000"/>
                  <w:sz w:val="18"/>
                  <w:szCs w:val="18"/>
                </w:rPr>
                <w:t xml:space="preserve">Once groups have finished, tell the class that this needle bundle is built from the same parts a grasshopper has (labrum, mandibles, maxillae, hypopharynx), each stretched into a thin blade, which answers the Lesson 2 question about mandibles. Also tell them that only female mosquitoes take blood (they need it for their eggs); males feed on nectar and plant juices. </w:t>
              </w:r>
            </w:ins>
            <w:r>
              <w:rPr>
                <w:rFonts w:ascii="Arial" w:cs="Arial" w:eastAsia="Arial" w:hAnsi="Arial"/>
                <w:b w:val="false"/>
                <w:bCs w:val="false"/>
                <w:i w:val="false"/>
                <w:iCs w:val="false"/>
                <w:color w:val="000000"/>
                <w:sz w:val="18"/>
                <w:szCs w:val="18"/>
              </w:rPr>
              <w:t xml:space="preserve">For Part B, project the CER scaffold: 'CLAIM: An aphid causes wilting because… EVIDENCE: In the video I observed… REASONING: This explains the lack of chewing damage because…' Say: 'You must use at least TWO terms from your observation chart in your explanation.' For the Gallery Walk, give each learner 2 sticky notes. After the walk, cold-call 3 learners to read one QUESTION sticky note they wrote — record these on the board as 'New questions for 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 CER Writing (NGSS Science and Engineering Practice 2 — Developing and Using Models; Practice 6 — Constructing Explanations): The physical model forces learners to operationalise their understanding — if they cannot make the stylet slide without tearing the foam, their model of the mechanism is incomplete. The CER frame then requires learners to translate the physical model into language, bridging concrete manipulation and abstract scientific explanation. Together, these strategies address the core sensemaking challenge of this lesson: understanding MECHANISM (how does it work?) not just DESCRIPTION (what does it look 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Model correctly shows inner stylet bundle protruding from the labium sheath and penetrating foam without a torn surface. Groups that tear the foam or cannot articulate labium vs. stylet functions are flagged for teacher re-teaching during Part B. Observable indicator for Part B: CER explanation includes a claim about phloem sap/liquid food, evidence cited from the video (specific observed behaviour), and reasoning that explicitly connects the needle-like structure to the absence of chewing damage. </w:t>
            </w:r>
            <w:ins w:id="9092" w:author="Claude (AI) - proposed" w:date="2026-10-15T02:49:52Z">
              <w:r>
                <w:rPr>
                  <w:rFonts w:ascii="Arial" w:cs="Arial" w:eastAsia="Arial" w:hAnsi="Arial"/>
                  <w:b w:val="false"/>
                  <w:bCs w:val="false"/>
                  <w:i w:val="false"/>
                  <w:iCs w:val="false"/>
                  <w:color w:val="000000"/>
                  <w:sz w:val="18"/>
                  <w:szCs w:val="18"/>
                </w:rPr>
                <w:t xml:space="preserve">Look-for (expected CER): Claim: an aphid causes wilting because its needle-like stylet bundle pierces the stem and drinks phloem sap, so the plant loses sugars and water without any chewing holes. Evidence: in the video the stylet went into the stem and nothing was chewed or torn. Reasoning: the stylet bundle is a fine tube that slides into tissue and reaches liquid sap, so the leaf stays whole while the plant weakens. If a learner writes 'the aphid bites the stem', ask: 'Which part touches the stem? Does it have blades to tear it?' </w:t>
              </w:r>
            </w:ins>
            <w:r>
              <w:rPr>
                <w:rFonts w:ascii="Arial" w:cs="Arial" w:eastAsia="Arial" w:hAnsi="Arial"/>
                <w:b w:val="false"/>
                <w:bCs w:val="false"/>
                <w:i w:val="false"/>
                <w:iCs w:val="false"/>
                <w:color w:val="000000"/>
                <w:sz w:val="18"/>
                <w:szCs w:val="18"/>
              </w:rPr>
              <w:t xml:space="preserve">Teacher reads 5 CER cards during the gallery walk and selects one strong and one developing example to discuss whole-class in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laj2a0t2kijurc83nin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o-0rusdu6km_pbzxr7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(established in Lesson 1). Each learner writes TWO sticky notes: one ORANGE note beginning 'We now have evidence that…' (recording what Lesson 3 proved) and one BLUE note beginning 'We still need to find out…' (recording a remaining question). Examples of expected orange notes: 'We now have evidence that aphids use a needle-like stylet to reach phloem sap without chewing.' Examples of expected blue notes: 'We still need to find out how the saliva injected by mosquitoes stops the blood from clotting.' The teacher facilitates a </w:t>
            </w:r>
            <w:del w:id="9093" w:author="Claude (AI) - proposed" w:date="2026-10-15T02:49:52Z">
              <w:r>
                <w:rPr>
                  <w:rFonts w:ascii="Arial" w:cs="Arial" w:eastAsia="Arial" w:hAnsi="Arial"/>
                  <w:b w:val="false"/>
                  <w:bCs w:val="false"/>
                  <w:i w:val="false"/>
                  <w:iCs w:val="false"/>
                  <w:color w:val="000000"/>
                  <w:sz w:val="18"/>
                  <w:szCs w:val="18"/>
                </w:rPr>
                <w:delText xml:space="preserve">5</w:delText>
              </w:r>
            </w:del>
            <w:ins w:id="9094" w:author="Claude (AI) - proposed" w:date="2026-10-15T02:49: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discussion to cluster the blue sticky notes into 2–3 big question categories, which will anchor future lessons (e.g., 'What happens to the liquid food INSIDE the insect's body?' foreshadowing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two CER examples selected during the gallery walk (one strong, one developing — do not name the authors). Read the developing one first and ask: 'What ONE piece of evidence or reasoning could make this explanation stronger?' (WAIT TIME 5 — 15 seconds.) Take 2 responses. Then read the strong one and say: 'Notice how this learner linked the SHAPE of the stylet to the specific food source — phloem sap. That is exactly the kind of thinking our driving question demands.' Direct learners to the DQB: 'We now have three lessons of evidence. In Lesson 1 we asked the question. In Lesson 2 we learned about chewing. Today we learned about piercing and sucking. Write your orange evidence note first, then your blue question note.' After sticky notes are placed, say: 'Look at our blue questions. I want you to notice something — many of you are asking what happens AFTER the food enters the insect. What does that question connect to, further along in our driving question about flamingos and fish eagles and your own digestive system?' (WAIT TIME 6 — 10 seconds.) Cold-call 2 learners. This foreshadows Lessons </w:t>
            </w:r>
            <w:del w:id="9095" w:author="Claude (AI) - proposed" w:date="2026-10-15T02:49:52Z">
              <w:r>
                <w:rPr>
                  <w:rFonts w:ascii="Arial" w:cs="Arial" w:eastAsia="Arial" w:hAnsi="Arial"/>
                  <w:b w:val="false"/>
                  <w:bCs w:val="false"/>
                  <w:i w:val="false"/>
                  <w:iCs w:val="false"/>
                  <w:color w:val="000000"/>
                  <w:sz w:val="18"/>
                  <w:szCs w:val="18"/>
                </w:rPr>
                <w:delText xml:space="preserve">5–7</w:delText>
              </w:r>
            </w:del>
            <w:ins w:id="9096" w:author="Claude (AI) - proposed" w:date="2026-10-15T02:49:52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on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(Evidence Tracking + Metacognitive Monitoring): The DQB is a living public record of the class's growing understanding. By requiring learners to distinguish between 'evidence we now have' and 'questions we still need to answer,' this strategy develops metacognitive awareness — learners are not just accumulating facts but actively monitoring the boundaries of their own understanding. Clustering the blue notes into categories also models how scientists organise open questions to guide further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places one orange and one blue sticky note. Orange notes are assessed for specificity — a note that says only 'insects are different' does not demonstrate lesson-level learning; a note that names the stylet, labium, and phloem/blood connection does. Teacher photographs the DQB board after the lesson for records. The cluster of blue notes also provides direct formative data about which concepts (e.g., digestion of liquid food, role of saliva, tsetse fly and disease) need to be addressed in upcoming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gnqe86hhaelk5wktjyh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yk8hxeqt-aexgea2478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MOUTHPART DIVERSITY MODEL — a large annotated diagram started in Lesson 1 and updated in Lesson 2 with chewing mouthparts. Today each learner adds a new section to the model: a labelled diagram of piercing-sucking mouthparts (mosquito proboscis cross-section showing labium, food canal, salivary canal, stylet bundle) alongside a diagram of an aphid stylet inserted into phloem tissue. Below the diagram, learners write a connecting statement: 'Unlike chewing mouthparts (Lesson 2) which use mandibles/teeth to break solid food, piercing-sucking mouthparts use a needle-like stylet to access LIQUID food (sap or blood) without damaging the surface tissue.' Learners also add a Kenyan context label: 'Aphid on maize — Kakamega. Mosquito — </w:t>
            </w:r>
            <w:del w:id="9097" w:author="Claude (AI) - proposed" w:date="2026-10-15T02:49:52Z">
              <w:r>
                <w:rPr>
                  <w:rFonts w:ascii="Arial" w:cs="Arial" w:eastAsia="Arial" w:hAnsi="Arial"/>
                  <w:b w:val="false"/>
                  <w:bCs w:val="false"/>
                  <w:i w:val="false"/>
                  <w:iCs w:val="false"/>
                  <w:color w:val="000000"/>
                  <w:sz w:val="18"/>
                  <w:szCs w:val="18"/>
                </w:rPr>
                <w:delText xml:space="preserve">Nairobi</w:delText>
              </w:r>
            </w:del>
            <w:ins w:id="9098" w:author="Claude (AI) - proposed" w:date="2026-10-15T02:49:52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evening. Tsetse fly — Western Kenya/Rift Valley.' At the bottom of the model page, learners write: 'Next question my model cannot yet answer: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scientific record of this whole unit. In Lesson 2, you added chewing mouthparts. Today, right next to that section, you are adding the piercing-sucking section. I want your model to show the CONTRAST — put chewing on the left, piercing-sucking on the right, and draw a double-headed arrow between them labelled: SAME GOAL (get nutrients) — DIFFERENT TOOLS.' Circulate and look for three common errors: (1) learners drawing the stylet as a single tube (prompt: 'Remember your physical model — how many channels did it have?'), (2) learners omitting the labium (prompt: 'What protects and guides the stylet?'), (3) learners not labelling the food source being accessed (prompt: 'Is this mosquito in </w:t>
            </w:r>
            <w:del w:id="9099" w:author="Claude (AI) - proposed" w:date="2026-10-15T02:49:52Z">
              <w:r>
                <w:rPr>
                  <w:rFonts w:ascii="Arial" w:cs="Arial" w:eastAsia="Arial" w:hAnsi="Arial"/>
                  <w:b w:val="false"/>
                  <w:bCs w:val="false"/>
                  <w:i w:val="false"/>
                  <w:iCs w:val="false"/>
                  <w:color w:val="000000"/>
                  <w:sz w:val="18"/>
                  <w:szCs w:val="18"/>
                </w:rPr>
                <w:delText xml:space="preserve">Nairobi</w:delText>
              </w:r>
            </w:del>
            <w:ins w:id="9100" w:author="Claude (AI) - proposed" w:date="2026-10-15T02:49:52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reaching phloem or blood?').</w:t>
            </w:r>
            <w:ins w:id="9101" w:author="Claude (AI) - proposed" w:date="2026-10-15T02:49:52Z">
              <w:r>
                <w:rPr>
                  <w:rFonts w:ascii="Arial" w:cs="Arial" w:eastAsia="Arial" w:hAnsi="Arial"/>
                  <w:b w:val="false"/>
                  <w:bCs w:val="false"/>
                  <w:i w:val="false"/>
                  <w:iCs w:val="false"/>
                  <w:color w:val="000000"/>
                  <w:sz w:val="18"/>
                  <w:szCs w:val="18"/>
                </w:rPr>
                <w:t xml:space="preserve"> Ask: 'The tsetse fly has the same kind of piercing-sucking mouthparts: what food does that tell you it takes?' (Expected: blood of cattle, wild animals and people; tsetse flies pass on the trypanosomes that cause nagana in cattle and sleeping sickness in people.)</w:t>
              </w:r>
            </w:ins>
            <w:r>
              <w:rPr>
                <w:rFonts w:ascii="Arial" w:cs="Arial" w:eastAsia="Arial" w:hAnsi="Arial"/>
                <w:b w:val="false"/>
                <w:bCs w:val="false"/>
                <w:i w:val="false"/>
                <w:iCs w:val="false"/>
                <w:color w:val="000000"/>
                <w:sz w:val="18"/>
                <w:szCs w:val="18"/>
              </w:rPr>
              <w:t xml:space="preserve"> In the final 3 minutes, cold-call 2 learners to share their 'next question my model cannot yet answer.' Say: 'Keep those questions — Lesson 4 will begin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 Developing and Using Models): The cumulative model is the primary artefact of the unit's evidence-gathering sequence. By requiring learners to place new evidence (piercing-sucking) in explicit spatial and conceptual relationship with prior evidence (chewing), the model revision forces integrative thinking. The 'SAME GOAL — DIFFERENT TOOLS' arrow is a deliberate scaffolding move to keep the driving question's core idea (all mouthparts serve nutrient acquisition) visible even as structural diversity grows. The 'next question' prompt ensures the model remains generative rather than a closed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Cumulative model now contains two clearly labelled mouthpart categories (chewing from L2, piercing-sucking from L3), a labelled cross-section of a proboscis/stylet with minimum 4 structural labels, at least one Kenyan context label, and a connecting contrast statement. Teacher uses a 3-point quick-check rubric: 3 = all elements present and contrast statement is scientifically accurate; 2 = diagram complete but contrast statement is vague or missing; 1 = diagram incomplete or no contrast drawn with Lesson 2 content. Rubric scores recorded in teacher's mark book to identify learners needing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physical modelling activity, were learners able to distinguish the labium (sheath/guide) from the stylet bundle (functional needle)? If most groups tore their foam 'tissue,' this suggests the mechanism of stylet insertion — gradual, rocking penetration rather than stabbing — was not understood from the video alone. Consider beginning Lesson 4 with a 3-minute re-demonstration using the model. (2) Review the 5 CER explanations collected during Phase 3. Did learners connect the structural feature (needle-like stylet, dual canals) to the functional outcome (liquid food access, no surface damage)? Or did they describe behaviour only ('the mosquito bites and sucks')? Learners stuck at behavioural description need an explicit structure-function framing before Lesson 4. (3) Examine the blue sticky notes on the DQB. How many learners asked questions about what happens to the liquid food INSIDE the insect or inside the human body? A high proportion of such questions is a positive signal that learners are ready to pivot from external mouthpart structure toward internal digestion (Lessons </w:t>
            </w:r>
            <w:del w:id="9102" w:author="Claude (AI) - proposed" w:date="2026-10-15T02:49:52Z">
              <w:r>
                <w:rPr>
                  <w:rFonts w:ascii="Arial" w:cs="Arial" w:eastAsia="Arial" w:hAnsi="Arial"/>
                  <w:b w:val="false"/>
                  <w:bCs w:val="false"/>
                  <w:i w:val="false"/>
                  <w:iCs w:val="false"/>
                  <w:color w:val="000000"/>
                  <w:sz w:val="18"/>
                  <w:szCs w:val="18"/>
                </w:rPr>
                <w:delText xml:space="preserve">5–7</w:delText>
              </w:r>
            </w:del>
            <w:ins w:id="9103" w:author="Claude (AI) - proposed" w:date="2026-10-15T02:49:52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If very few learners asked internal-digestion questions, introduce a bridging prompt at the start of Lesson 4: 'You now know how the mosquito gets blood IN. What must happen to that blood next?' (4) Were Kenyan contexts — aphids in Kakamega, tsetse flies in the Rift Valley, mosquitoes in </w:t>
            </w:r>
            <w:del w:id="9104" w:author="Claude (AI) - proposed" w:date="2026-10-15T02:49:52Z">
              <w:r>
                <w:rPr>
                  <w:rFonts w:ascii="Arial" w:cs="Arial" w:eastAsia="Arial" w:hAnsi="Arial"/>
                  <w:b w:val="false"/>
                  <w:bCs w:val="false"/>
                  <w:i w:val="false"/>
                  <w:iCs w:val="false"/>
                  <w:color w:val="000000"/>
                  <w:sz w:val="18"/>
                  <w:szCs w:val="18"/>
                </w:rPr>
                <w:delText xml:space="preserve">Nairobi</w:delText>
              </w:r>
            </w:del>
            <w:ins w:id="9105" w:author="Claude (AI) - proposed" w:date="2026-10-15T02:49:52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 felt as genuine and relevant by learners, or treated as decorative? If learners seemed disengaged from the contexts, consider inviting a local agricultural extension officer or public health nurse to speak briefly at the start of Lesson 4 about real aphid and mosquito damage in the local area. (5) Note the names of any learners whose cumulative models scored 1 on the quick-check rubric. Provide targeted feedback before Lesson 4 so these learners are not left behind as the model grows more complex in the digestion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w:t>
            </w:r>
            <w:del w:id="9106" w:author="Claude (AI) - proposed" w:date="2026-10-15T02:49:52Z">
              <w:r>
                <w:rPr>
                  <w:rFonts w:ascii="Arial" w:cs="Arial" w:eastAsia="Arial" w:hAnsi="Arial"/>
                  <w:b w:val="false"/>
                  <w:bCs w:val="false"/>
                  <w:i w:val="false"/>
                  <w:iCs w:val="false"/>
                  <w:color w:val="000000"/>
                  <w:sz w:val="18"/>
                  <w:szCs w:val="18"/>
                </w:rPr>
                <w:delText xml:space="preserve">Nairobi</w:delText>
              </w:r>
            </w:del>
            <w:ins w:id="9107" w:author="Claude (AI) - proposed" w:date="2026-10-15T02:49:52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and extended their cumulative mouthpart diversity model to contrast piercing-sucking with the chewing mouthparts from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txrnwebusks9hxhxmeb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g7valx5xozxzfjc8kr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Crushing and Tearing Bird Beaks: How Does a Fish Eagle Eat What a </w:t>
            </w:r>
            <w:del w:id="9108" w:author="Claude (AI) - proposed" w:date="2026-10-15T02:49:52Z">
              <w:r>
                <w:rPr>
                  <w:rFonts w:ascii="Arial" w:cs="Arial" w:eastAsia="Arial" w:hAnsi="Arial"/>
                  <w:b/>
                  <w:bCs/>
                  <w:i w:val="false"/>
                  <w:iCs w:val="false"/>
                  <w:color w:val="FFFFFF"/>
                  <w:sz w:val="22"/>
                  <w:szCs w:val="22"/>
                </w:rPr>
                <w:delText xml:space="preserve">Flamingo</w:delText>
              </w:r>
            </w:del>
            <w:ins w:id="9109" w:author="Claude (AI) - proposed" w:date="2026-10-15T02:49:52Z">
              <w:r>
                <w:rPr>
                  <w:rFonts w:ascii="Arial" w:cs="Arial" w:eastAsia="Arial" w:hAnsi="Arial"/>
                  <w:b/>
                  <w:bCs/>
                  <w:i w:val="false"/>
                  <w:iCs w:val="false"/>
                  <w:color w:val="FFFFFF"/>
                  <w:sz w:val="22"/>
                  <w:szCs w:val="22"/>
                </w:rPr>
                <w:t xml:space="preserve">Hornbill</w:t>
              </w:r>
            </w:ins>
            <w:r>
              <w:rPr>
                <w:rFonts w:ascii="Arial" w:cs="Arial" w:eastAsia="Arial" w:hAnsi="Arial"/>
                <w:b/>
                <w:bCs/>
                <w:i w:val="false"/>
                <w:iCs w:val="false"/>
                <w:color w:val="FFFFFF"/>
                <w:sz w:val="22"/>
                <w:szCs w:val="22"/>
              </w:rPr>
              <w:t xml:space="preserve">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how the beak structures of Kenyan birds — specifically the fish eagle, vulture, and hornbill — are adapted for tearing and crushing, and will connect beak morphology to diet and feeding behaviour as new evidence in the cumulative feeding-structures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hooked and crushing beaks (curvature, sharpness, jaw strength); (2) explain how each beak feature enables a specific feeding action — tearing flesh, crushing bone or hard fruit — on specific prey or food sources; (3) distinguish crushing and tearing beaks from the chewing and piercing mouthparts studied in Lessons 2 and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observational analysis of labelled diagrams and photographs, construct evidence-based written explanations using the Claim-Evidence-Reasoning (CER) framework, and update a cumulative class model by adding </w:t>
            </w:r>
            <w:del w:id="9110" w:author="Claude (AI) - proposed" w:date="2026-10-15T02:49:52Z">
              <w:r>
                <w:rPr>
                  <w:rFonts w:ascii="Arial" w:cs="Arial" w:eastAsia="Arial" w:hAnsi="Arial"/>
                  <w:b w:val="false"/>
                  <w:bCs w:val="false"/>
                  <w:i w:val="false"/>
                  <w:iCs w:val="false"/>
                  <w:color w:val="000000"/>
                  <w:sz w:val="18"/>
                  <w:szCs w:val="18"/>
                </w:rPr>
                <w:delText xml:space="preserve">a new column</w:delText>
              </w:r>
            </w:del>
            <w:ins w:id="9111" w:author="Claude (AI) - proposed" w:date="2026-10-15T02:49:52Z">
              <w:r>
                <w:rPr>
                  <w:rFonts w:ascii="Arial" w:cs="Arial" w:eastAsia="Arial" w:hAnsi="Arial"/>
                  <w:b w:val="false"/>
                  <w:bCs w:val="false"/>
                  <w:i w:val="false"/>
                  <w:iCs w:val="false"/>
                  <w:color w:val="000000"/>
                  <w:sz w:val="18"/>
                  <w:szCs w:val="18"/>
                </w:rPr>
                <w:t xml:space="preserve">rows</w:t>
              </w:r>
            </w:ins>
            <w:r>
              <w:rPr>
                <w:rFonts w:ascii="Arial" w:cs="Arial" w:eastAsia="Arial" w:hAnsi="Arial"/>
                <w:b w:val="false"/>
                <w:bCs w:val="false"/>
                <w:i w:val="false"/>
                <w:iCs w:val="false"/>
                <w:color w:val="000000"/>
                <w:sz w:val="18"/>
                <w:szCs w:val="18"/>
              </w:rPr>
              <w:t xml:space="preserve"> for bird beaks.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diversity of feeding adaptations across the animal kingdom and develop curiosity about how structure and function are linked in nature, drawing on the rich wildlife found in Kenyan reserves such as the Maasai Mara and Lake Nakuru.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extends the evidence-gathering sequence beyond insects to birds, showing learners that the structure-function principle seen in grasshopper mandibles and mosquito stylets applies equally to vertebrates. By examining fish eagles, vultures, and hornbills — all observable in Kenyan wildlife contexts — learners add a third </w:t>
            </w:r>
            <w:del w:id="9112" w:author="Claude (AI) - proposed" w:date="2026-10-15T02:49:52Z">
              <w:r>
                <w:rPr>
                  <w:rFonts w:ascii="Arial" w:cs="Arial" w:eastAsia="Arial" w:hAnsi="Arial"/>
                  <w:b w:val="false"/>
                  <w:bCs w:val="false"/>
                  <w:i w:val="false"/>
                  <w:iCs w:val="false"/>
                  <w:color w:val="000000"/>
                  <w:sz w:val="18"/>
                  <w:szCs w:val="18"/>
                </w:rPr>
                <w:delText xml:space="preserve">column of evidence</w:delText>
              </w:r>
            </w:del>
            <w:ins w:id="9113" w:author="Claude (AI) - proposed" w:date="2026-10-15T02:49:52Z">
              <w:r>
                <w:rPr>
                  <w:rFonts w:ascii="Arial" w:cs="Arial" w:eastAsia="Arial" w:hAnsi="Arial"/>
                  <w:b w:val="false"/>
                  <w:bCs w:val="false"/>
                  <w:i w:val="false"/>
                  <w:iCs w:val="false"/>
                  <w:color w:val="000000"/>
                  <w:sz w:val="18"/>
                  <w:szCs w:val="18"/>
                </w:rPr>
                <w:t xml:space="preserve">set of evidence (after chewing and piercing-sucking mouthparts)</w:t>
              </w:r>
            </w:ins>
            <w:r>
              <w:rPr>
                <w:rFonts w:ascii="Arial" w:cs="Arial" w:eastAsia="Arial" w:hAnsi="Arial"/>
                <w:b w:val="false"/>
                <w:bCs w:val="false"/>
                <w:i w:val="false"/>
                <w:iCs w:val="false"/>
                <w:color w:val="000000"/>
                <w:sz w:val="18"/>
                <w:szCs w:val="18"/>
              </w:rPr>
              <w:t xml:space="preserve"> to their cumulative model and move closer to answering the driving question at the organism-level scale before descending into the digestive system in Lessons 7 and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Printed photographs and diagrams only. If learners bring in any feathers or bones from outside for curiosity purposes, remind them not to handle biological specimens without gloves and to wash hands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fish eagle and a hornbill might feed differently based solely on beak-shape photographs taken at Kenyan wildlife sites. They then observe a set of four labelled beak diagrams (fish eagle, white-backed vulture, African grey hornbill, and a generalist crow) and a short structured reading linking beak curvature, tip sharpness, and jaw muscle mass to feeding action. In the Explain phase, learners write CER statements for each bird and then discuss how these birds would fare if their beaks were swapped — connecting back to the mosquito-grasshopper anchoring phenomenon. The DQB is updated with new evidence cards, and learners extend their cumulative feeding-structures comparison table to include crushing and tearing beaks.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pxmzwg5ulhxifxafiry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tbahr5koovma_grezz3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printed photographs (or the teacher projects them): one of an African fish eagle at Lake Naivasha gripping a fish, beak hooked downward; one of an African grey hornbill at Arabuko-Sokoke Forest, beak large and slightly curved but not sharply hooked. The teacher asks learners to write two predictions in their exercise books: (1) Which bird do you think eats flesh? Which eats hard fruits or seeds? Give one reason from what you can see in the photograph. (2) Would either of these birds be able to feed like a grasshopper chews maize leaves, or like a mosquito draws blood? Explain why or why not. Learners write individually for </w:t>
            </w:r>
            <w:del w:id="9114" w:author="Claude (AI) - proposed" w:date="2026-10-15T02:49:52Z">
              <w:r>
                <w:rPr>
                  <w:rFonts w:ascii="Arial" w:cs="Arial" w:eastAsia="Arial" w:hAnsi="Arial"/>
                  <w:b w:val="false"/>
                  <w:bCs w:val="false"/>
                  <w:i w:val="false"/>
                  <w:iCs w:val="false"/>
                  <w:color w:val="000000"/>
                  <w:sz w:val="18"/>
                  <w:szCs w:val="18"/>
                </w:rPr>
                <w:delText xml:space="preserve">3</w:delText>
              </w:r>
            </w:del>
            <w:ins w:id="9115" w:author="Claude (AI) - proposed" w:date="2026-10-15T02:49:5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side by side on the board or distribute printed A4 copies one per pair. Say: 'Before we read anything today, I want you to be scientists who reason from evidence they can actually see. Look carefully at the shape of each beak — the curve, the tip, the thickness at the base — and make your best prediction about what each bird eats and how it feeds. You have </w:t>
            </w:r>
            <w:del w:id="9116" w:author="Claude (AI) - proposed" w:date="2026-10-15T02:49:52Z">
              <w:r>
                <w:rPr>
                  <w:rFonts w:ascii="Arial" w:cs="Arial" w:eastAsia="Arial" w:hAnsi="Arial"/>
                  <w:b w:val="false"/>
                  <w:bCs w:val="false"/>
                  <w:i w:val="false"/>
                  <w:iCs w:val="false"/>
                  <w:color w:val="000000"/>
                  <w:sz w:val="18"/>
                  <w:szCs w:val="18"/>
                </w:rPr>
                <w:delText xml:space="preserve">3</w:delText>
              </w:r>
            </w:del>
            <w:ins w:id="9117" w:author="Claude (AI) - proposed" w:date="2026-10-15T02:49:5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write your prediction and one reason. Go.' [WAIT TIME: </w:t>
            </w:r>
            <w:del w:id="9118" w:author="Claude (AI) - proposed" w:date="2026-10-15T02:49:52Z">
              <w:r>
                <w:rPr>
                  <w:rFonts w:ascii="Arial" w:cs="Arial" w:eastAsia="Arial" w:hAnsi="Arial"/>
                  <w:b w:val="false"/>
                  <w:bCs w:val="false"/>
                  <w:i w:val="false"/>
                  <w:iCs w:val="false"/>
                  <w:color w:val="000000"/>
                  <w:sz w:val="18"/>
                  <w:szCs w:val="18"/>
                </w:rPr>
                <w:delText xml:space="preserve">3</w:delText>
              </w:r>
            </w:del>
            <w:ins w:id="9119" w:author="Claude (AI) - proposed" w:date="2026-10-15T02:49:5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individual writing — do not prompt or hint during this time.] After </w:t>
            </w:r>
            <w:del w:id="9120" w:author="Claude (AI) - proposed" w:date="2026-10-15T02:49:52Z">
              <w:r>
                <w:rPr>
                  <w:rFonts w:ascii="Arial" w:cs="Arial" w:eastAsia="Arial" w:hAnsi="Arial"/>
                  <w:b w:val="false"/>
                  <w:bCs w:val="false"/>
                  <w:i w:val="false"/>
                  <w:iCs w:val="false"/>
                  <w:color w:val="000000"/>
                  <w:sz w:val="18"/>
                  <w:szCs w:val="18"/>
                </w:rPr>
                <w:delText xml:space="preserve">3</w:delText>
              </w:r>
            </w:del>
            <w:ins w:id="9121" w:author="Claude (AI) - proposed" w:date="2026-10-15T02:49:5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say: 'Now tell your partner your prediction. Listen to whether their reason is the same as yours or different.' [WAIT TIME: 90 seconds of pair talk.] Cold-call two pairs: 'Pair at the back — what did you predict for the fish eagle and what was your evidence from the photograph?' Accept all predictions without evaluating correctness. Write key prediction words on the board in two columns: FISH EAGLE and HORNBILL. Say: 'We will come back to these predictions after our observation to see who was right and — more importantly —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activates prior knowledge from Lessons 2 and 3 about structure-function links. Displaying predictions on the board creates a public record that learners can confirm or revise, building metacognitive awareness of how scientific ideas change with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learners write. Listen for whether learners are transferring the structure-function logic from Lessons 2 and 3 (e.g., 'sharp and curved means it tears') or relying only on general knowledge. Note any learners who write only 'because it looks like it eats meat' without structural reasoning — these learners need additional prompting during the Observe phase to identify specific beak features.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v1r9t568dtsp6-ysgw2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mfxcqcwuax_uaxtblzy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one-page resource sheet containing: (A) four labelled beak diagrams — fish eagle (sharply hooked, strong base, pointed tip), white-backed vulture (hooked but with wider gape for reaching into carcasses, serrated tomia), African grey hornbill (large casque, curved but blunter tip, wide gape for tossing fruit), and pied crow (straight, general-purpose, slight hook at tip); (B) a 200-word structured reading titled 'Beak Shape and Feeding Action in Kenyan Birds' that introduces three beak features: tip sharpness (for piercing or tearing flesh), curvature (for hooking and gripping prey), and gape width (for swallowing whole items or reaching into carcasses). Learners read silently, then complete a three-column observation table in their books: Bird | Beak features I observe | Feeding action those features would allow. They work individually for </w:t>
            </w:r>
            <w:del w:id="9122" w:author="Claude (AI) - proposed" w:date="2026-10-15T02:49:52Z">
              <w:r>
                <w:rPr>
                  <w:rFonts w:ascii="Arial" w:cs="Arial" w:eastAsia="Arial" w:hAnsi="Arial"/>
                  <w:b w:val="false"/>
                  <w:bCs w:val="false"/>
                  <w:i w:val="false"/>
                  <w:iCs w:val="false"/>
                  <w:color w:val="000000"/>
                  <w:sz w:val="18"/>
                  <w:szCs w:val="18"/>
                </w:rPr>
                <w:delText xml:space="preserve">5</w:delText>
              </w:r>
            </w:del>
            <w:ins w:id="9123" w:author="Claude (AI) - proposed" w:date="2026-10-15T02:49:5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then compare tables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resource sheet. Say: 'You have two tasks on this sheet — first read the short passage, then fill in the observation table in your book. I want you to use the words from the diagrams and the reading — do not just say the beak looks big or small, describe the specific feature: is the tip hooked, pointed, blunt, serrated? You have </w:t>
            </w:r>
            <w:del w:id="9124" w:author="Claude (AI) - proposed" w:date="2026-10-15T02:49:52Z">
              <w:r>
                <w:rPr>
                  <w:rFonts w:ascii="Arial" w:cs="Arial" w:eastAsia="Arial" w:hAnsi="Arial"/>
                  <w:b w:val="false"/>
                  <w:bCs w:val="false"/>
                  <w:i w:val="false"/>
                  <w:iCs w:val="false"/>
                  <w:color w:val="000000"/>
                  <w:sz w:val="18"/>
                  <w:szCs w:val="18"/>
                </w:rPr>
                <w:delText xml:space="preserve">5</w:delText>
              </w:r>
            </w:del>
            <w:ins w:id="9125" w:author="Claude (AI) - proposed" w:date="2026-10-15T02:49:5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[WAIT TIME: </w:t>
            </w:r>
            <w:del w:id="9126" w:author="Claude (AI) - proposed" w:date="2026-10-15T02:49:52Z">
              <w:r>
                <w:rPr>
                  <w:rFonts w:ascii="Arial" w:cs="Arial" w:eastAsia="Arial" w:hAnsi="Arial"/>
                  <w:b w:val="false"/>
                  <w:bCs w:val="false"/>
                  <w:i w:val="false"/>
                  <w:iCs w:val="false"/>
                  <w:color w:val="000000"/>
                  <w:sz w:val="18"/>
                  <w:szCs w:val="18"/>
                </w:rPr>
                <w:delText xml:space="preserve">5</w:delText>
              </w:r>
            </w:del>
            <w:ins w:id="9127" w:author="Claude (AI) - proposed" w:date="2026-10-15T02:49:5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individual silent work.] Circulate and look at tables. If a learner writes only general descriptions (e.g., 'curved'), prompt quietly: 'Can you add where it is curved — at the tip or the base? And how does that help the bird grip a slippery tilapia at Lake Victoria?' After 5 minutes, say: 'Compare your table with your partner. Did you notice any beak feature they missed?' [WAIT TIME: 2 minutes of pair comparison.] Bring the class together and build a shared version of the table on the board, calling on different pairs for each row. Ask: 'Did anyone change their observation table after talking with their partner? What did you add?' Validate revisions as good scientific practice.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observation table scaffolds analytical reading by requiring learners to move from raw feature description to functional inference — the same logic they used for mandibles (Lesson 2) and stylets (Lesson 3). Including a generalist crow allows learners to see a middle-ground case, reinforcing that adaptation is a spectrum.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distinguish between the vulture and fish eagle beaks, which are both hooked but differ in gape and serration. A common misconception is that all hooked beaks are identical. Use the shared class table to surface this: 'The fish eagle and the vulture both have hooked beaks — so why are there differences between them?' Listen for reasoning that connects gape width to feeding on carcass interiors versus gripping live fish.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5_tqip1uzxfwuyuibjt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wcqhnij1lzymxnm9da5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two CER (Claim-Evidence-Reasoning) statements in their books: (1) for the fish eagle, and (2) for the hornbill. They then answer a connecting question: 'Imagine a fish eagle was given a hornbill beak and a hornbill was given a fish eagle beak. Describe what would happen when each tried to feed. Use the word adaptation in your answer.' After writing (</w:t>
            </w:r>
            <w:del w:id="9128" w:author="Claude (AI) - proposed" w:date="2026-10-15T02:49:52Z">
              <w:r>
                <w:rPr>
                  <w:rFonts w:ascii="Arial" w:cs="Arial" w:eastAsia="Arial" w:hAnsi="Arial"/>
                  <w:b w:val="false"/>
                  <w:bCs w:val="false"/>
                  <w:i w:val="false"/>
                  <w:iCs w:val="false"/>
                  <w:color w:val="000000"/>
                  <w:sz w:val="18"/>
                  <w:szCs w:val="18"/>
                </w:rPr>
                <w:delText xml:space="preserve">7</w:delText>
              </w:r>
            </w:del>
            <w:ins w:id="9129" w:author="Claude (AI) - proposed" w:date="2026-10-15T02:49: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three volunteers read their CER statements aloud. The class identifies the strongest evidence sentence in each statement using a thumb-up signal when they hear a strong piece of structural evidence cited.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gathering observations. Now it is time to explain. Write two CER statements — one for the fish eagle and one for the hornbill. Your Claim is a one-sentence answer to: why is this beak suited to this food? Your Evidence comes from the diagram labels or the reading. Your Reasoning explains the link — why does that structural feature enable that feeding action?' Write the CER scaffold on the board: CLAIM: The [bird] beak is adapted for [feeding action] because... EVIDENCE: The beak has [specific feature] as shown by... REASONING: This feature enables [feeding action] because...' [WAIT TIME: </w:t>
            </w:r>
            <w:del w:id="9130" w:author="Claude (AI) - proposed" w:date="2026-10-15T02:49:52Z">
              <w:r>
                <w:rPr>
                  <w:rFonts w:ascii="Arial" w:cs="Arial" w:eastAsia="Arial" w:hAnsi="Arial"/>
                  <w:b w:val="false"/>
                  <w:bCs w:val="false"/>
                  <w:i w:val="false"/>
                  <w:iCs w:val="false"/>
                  <w:color w:val="000000"/>
                  <w:sz w:val="18"/>
                  <w:szCs w:val="18"/>
                </w:rPr>
                <w:delText xml:space="preserve">7</w:delText>
              </w:r>
            </w:del>
            <w:ins w:id="9131" w:author="Claude (AI) - proposed" w:date="2026-10-15T02:49:5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of individual writing — resist the urge to help; learners need to produce their own explanations.] After writing is done, say: 'Who will share their fish eagle CER? I need someone who used at least one specific beak feature from the diagram.' After the first volunteer reads, ask the class: 'What was the evidence sentence? Show a thumb up when you hear it.' Repeat for hornbill. Then pose the beak-swap question verbally: 'Now think about this — if we gave the fish eagle a hornbill beak, what would happen at the fishing site at Lake Naivasha? Write three sentences.' [WAIT TIME: 2 minutes.] Cold-call two learners. Use their answers to introduce or reinforce the word adaptation: 'So the beak is not just a random shape — it is a structure that has developed to match a specific food source and feeding behaviour. That link between structure and function is called an adaptation.'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CER framework maintains consistency with Lessons 2 and 3, allowing learners to improve their scientific writing skills cumulatively. The beak-swap thought experiment is a deliberate connection back to the anchoring phenomenon — just as a grasshopper cannot drink blood because its mouthparts are wrong for that task, a fish eagle cannot crush hard fruits because its beak is wrong for that task. This parallel reasoning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4 to 5 exercise books at the end of the Explain phase to assess CER quality. Look for: (1) specificity of evidence (does the learner name a structural feature or just describe the bird in general?); (2) causal reasoning (does the learner explain WHY the feature enables the action, not just THAT it does?); (3) use of the word adaptation with correct meaning. Use findings to plan a 3-minute recap at the start of Lesson 5.</w:t>
            </w:r>
            <w:ins w:id="9132" w:author="Claude (AI) - proposed" w:date="2026-10-15T02:49:52Z">
              <w:r>
                <w:rPr>
                  <w:rFonts w:ascii="Arial" w:cs="Arial" w:eastAsia="Arial" w:hAnsi="Arial"/>
                  <w:b w:val="false"/>
                  <w:bCs w:val="false"/>
                  <w:i w:val="false"/>
                  <w:iCs w:val="false"/>
                  <w:color w:val="000000"/>
                  <w:sz w:val="18"/>
                  <w:szCs w:val="18"/>
                </w:rPr>
                <w:t xml:space="preserve"> Look-for answers: fish eagle: Claim: its beak is adapted for gripping and tearing flesh. Evidence: sharply hooked, pointed tip and strong base (diagram). Reasoning: the hook grips slippery fish and the sharp tip tears it into pieces small enough to swallow. Hornbill: large, curved, blunter beak with a wide gape, suited to picking up and tossing fruit and insects, not to tearing flesh. Beak swap: an eagle with a hornbill beak could not grip and tear a fish; a hornbill with an eagle beak could not handle fruit easily. If a learner says a bird changes its beak to suit its food, ask: 'Does a chick hatch with the beak it will use as an adult?' (Beaks are inherited and shaped over many generations; they do not change to suit what one bird eats.)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hu9hltbirihelfbl79_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z_s0q98hghyqvwy6z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for the class DQB. The card must complete the sentence stem: 'A fish eagle [or vulture or hornbill] has a [describe beak feature] which allows it to [feeding action], which shows that [link to driving question about structure explaining how animals get nutrients].' Learners also write one new question that today has raised in their minds — something they still do not understand or want to know more about. Cards are posted on the DQB under two headings: NEW EVIDENCE — BIRD BEAKS and NEW QUESTIONS. The teacher reads three evidence cards and two questions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learner two small cards (index-card size or cut paper). Say: 'Card one is your evidence card. Use the sentence stem on the board to write one piece of evidence from today that helps answer our driving question. Be specific — name the bird, name the beak feature, and name what it allows the bird to eat or do.' Write the stem on the board. [WAIT TIME: 2 minutes for writing.] Say: 'Card two is a question card. What did today raise in your mind that you still cannot answer? It might be about birds we did not study, or about what happens to the fish inside the eagle after it swallows it — anything genuine.' [WAIT TIME: 90 seconds.] Have learners post cards on the DQB. Read three evidence cards and two questions aloud. Say: 'These questions are going to become very important as we move through this unit. Some will be answered in the next lesson about flamingos. Others — especially the ones about what happens inside — will not be answered until Lesson 7, when we look at the digestive system. Keep watching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learning and creates continuity across lessons. Reading question cards aloud validates curiosity and signals that unanswered questions are productive, not gaps to be embarrassed about. Pointing ahead to Lessons 5 and 7 helps learners see the storyline architecture and builds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 cards function as a quick written formative check. Scan for cards that are too vague (e.g., 'birds have different beaks') versus specific (e.g., 'the fish eagle has a sharply hooked and pointed beak tip which allows it to grip and tear the slippery tilapia it catches at Lake Naivasha, showing that beak shape directly determines what food an animal can access'). Use vague cards as anonymous examples in Lesson 5 to model how to add specificity.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frm3edt1dp3ntsjtyb5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hc90dp_duwjfkqzfh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feeding-structures comparison table — started in Lesson 2 and extended in Lesson 3. They add </w:t>
            </w:r>
            <w:del w:id="9133" w:author="Claude (AI) - proposed" w:date="2026-10-15T02:49:52Z">
              <w:r>
                <w:rPr>
                  <w:rFonts w:ascii="Arial" w:cs="Arial" w:eastAsia="Arial" w:hAnsi="Arial"/>
                  <w:b w:val="false"/>
                  <w:bCs w:val="false"/>
                  <w:i w:val="false"/>
                  <w:iCs w:val="false"/>
                  <w:color w:val="000000"/>
                  <w:sz w:val="18"/>
                  <w:szCs w:val="18"/>
                </w:rPr>
                <w:delText xml:space="preserve">a new column:</w:delText>
              </w:r>
            </w:del>
            <w:ins w:id="9134" w:author="Claude (AI) - proposed" w:date="2026-10-15T02:49:52Z">
              <w:r>
                <w:rPr>
                  <w:rFonts w:ascii="Arial" w:cs="Arial" w:eastAsia="Arial" w:hAnsi="Arial"/>
                  <w:b w:val="false"/>
                  <w:bCs w:val="false"/>
                  <w:i w:val="false"/>
                  <w:iCs w:val="false"/>
                  <w:color w:val="000000"/>
                  <w:sz w:val="18"/>
                  <w:szCs w:val="18"/>
                </w:rPr>
                <w:t xml:space="preserve">new rows for the fish eagle, vulture and hornbill under a heading</w:t>
              </w:r>
            </w:ins>
            <w:r>
              <w:rPr>
                <w:rFonts w:ascii="Arial" w:cs="Arial" w:eastAsia="Arial" w:hAnsi="Arial"/>
                <w:b w:val="false"/>
                <w:bCs w:val="false"/>
                <w:i w:val="false"/>
                <w:iCs w:val="false"/>
                <w:color w:val="000000"/>
                <w:sz w:val="18"/>
                <w:szCs w:val="18"/>
              </w:rPr>
              <w:t xml:space="preserve"> CRUSHING AND TEARING BEAKS. The table </w:t>
            </w:r>
            <w:del w:id="9135" w:author="Claude (AI) - proposed" w:date="2026-10-15T02:49:52Z">
              <w:r>
                <w:rPr>
                  <w:rFonts w:ascii="Arial" w:cs="Arial" w:eastAsia="Arial" w:hAnsi="Arial"/>
                  <w:b w:val="false"/>
                  <w:bCs w:val="false"/>
                  <w:i w:val="false"/>
                  <w:iCs w:val="false"/>
                  <w:color w:val="000000"/>
                  <w:sz w:val="18"/>
                  <w:szCs w:val="18"/>
                </w:rPr>
                <w:delText xml:space="preserve">now has four</w:delText>
              </w:r>
            </w:del>
            <w:ins w:id="9136" w:author="Claude (AI) - proposed" w:date="2026-10-15T02:49:52Z">
              <w:r>
                <w:rPr>
                  <w:rFonts w:ascii="Arial" w:cs="Arial" w:eastAsia="Arial" w:hAnsi="Arial"/>
                  <w:b w:val="false"/>
                  <w:bCs w:val="false"/>
                  <w:i w:val="false"/>
                  <w:iCs w:val="false"/>
                  <w:color w:val="000000"/>
                  <w:sz w:val="18"/>
                  <w:szCs w:val="18"/>
                </w:rPr>
                <w:t xml:space="preserve">has five</w:t>
              </w:r>
            </w:ins>
            <w:r>
              <w:rPr>
                <w:rFonts w:ascii="Arial" w:cs="Arial" w:eastAsia="Arial" w:hAnsi="Arial"/>
                <w:b w:val="false"/>
                <w:bCs w:val="false"/>
                <w:i w:val="false"/>
                <w:iCs w:val="false"/>
                <w:color w:val="000000"/>
                <w:sz w:val="18"/>
                <w:szCs w:val="18"/>
              </w:rPr>
              <w:t xml:space="preserve"> columns: Mouthpart or Beak Type | Example Animal (Kenyan context) | Key Structural Features | Food Accessed | Feeding Action. Learners complete the new column for fish eagle, vulture, and hornbill using today's evidence. They then draw a simple annotated sketch of the fish eagle beak (from memory or by looking at the diagram) and add two labels: one structural feature and one functional consequence. Finally, learners write a one-sentence comparison: 'A fish eagle beak and a mosquito stylet are both adapted for accessing a liquid or solid food source, but they differ in [fill in] because [fill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table from your book. We have been building this across the last three lessons — chewing mouthparts, piercing-sucking mouthparts, and now crushing and tearing beaks. Add a new row for each of the three birds we studied today. Use your observation table and your CER statements to fill it in. You have </w:t>
            </w:r>
            <w:del w:id="9137" w:author="Claude (AI) - proposed" w:date="2026-10-15T02:49:52Z">
              <w:r>
                <w:rPr>
                  <w:rFonts w:ascii="Arial" w:cs="Arial" w:eastAsia="Arial" w:hAnsi="Arial"/>
                  <w:b w:val="false"/>
                  <w:bCs w:val="false"/>
                  <w:i w:val="false"/>
                  <w:iCs w:val="false"/>
                  <w:color w:val="000000"/>
                  <w:sz w:val="18"/>
                  <w:szCs w:val="18"/>
                </w:rPr>
                <w:delText xml:space="preserve">4</w:delText>
              </w:r>
            </w:del>
            <w:ins w:id="9138" w:author="Claude (AI) - proposed" w:date="2026-10-15T02:49: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[WAIT TIME: </w:t>
            </w:r>
            <w:del w:id="9139" w:author="Claude (AI) - proposed" w:date="2026-10-15T02:49:52Z">
              <w:r>
                <w:rPr>
                  <w:rFonts w:ascii="Arial" w:cs="Arial" w:eastAsia="Arial" w:hAnsi="Arial"/>
                  <w:b w:val="false"/>
                  <w:bCs w:val="false"/>
                  <w:i w:val="false"/>
                  <w:iCs w:val="false"/>
                  <w:color w:val="000000"/>
                  <w:sz w:val="18"/>
                  <w:szCs w:val="18"/>
                </w:rPr>
                <w:delText xml:space="preserve">4</w:delText>
              </w:r>
            </w:del>
            <w:ins w:id="9140" w:author="Claude (AI) - proposed" w:date="2026-10-15T02:49: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Say: 'Now draw a quick sketch of the fish eagle beak and add two labels. The label must name a feature AND say what it does — for example: hooked tip — grips slippery fish and prevents escape. One label is not enough; I want two.' [WAIT TIME: </w:t>
            </w:r>
            <w:del w:id="9141" w:author="Claude (AI) - proposed" w:date="2026-10-15T02:49:52Z">
              <w:r>
                <w:rPr>
                  <w:rFonts w:ascii="Arial" w:cs="Arial" w:eastAsia="Arial" w:hAnsi="Arial"/>
                  <w:b w:val="false"/>
                  <w:bCs w:val="false"/>
                  <w:i w:val="false"/>
                  <w:iCs w:val="false"/>
                  <w:color w:val="000000"/>
                  <w:sz w:val="18"/>
                  <w:szCs w:val="18"/>
                </w:rPr>
                <w:delText xml:space="preserve">2 minutes</w:delText>
              </w:r>
            </w:del>
            <w:ins w:id="9142" w:author="Claude (AI) - proposed" w:date="2026-10-15T02:49:52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Say: 'Finally, write that one comparison sentence linking today back to the mosquito from Lesson 3. Start with: A fish eagle beak and a mosquito stylet are both adapted for...' [WAIT TIME: 90 seconds.] Cold-call two learners to read their comparison sentences. Use the responses to close the lesson: 'Notice what you just did — you connected a bird at Lake Naivasha to a mosquito in </w:t>
            </w:r>
            <w:del w:id="9143" w:author="Claude (AI) - proposed" w:date="2026-10-15T02:49:52Z">
              <w:r>
                <w:rPr>
                  <w:rFonts w:ascii="Arial" w:cs="Arial" w:eastAsia="Arial" w:hAnsi="Arial"/>
                  <w:b w:val="false"/>
                  <w:bCs w:val="false"/>
                  <w:i w:val="false"/>
                  <w:iCs w:val="false"/>
                  <w:color w:val="000000"/>
                  <w:sz w:val="18"/>
                  <w:szCs w:val="18"/>
                </w:rPr>
                <w:delText xml:space="preserve">Nairobi</w:delText>
              </w:r>
            </w:del>
            <w:ins w:id="9144" w:author="Claude (AI) - proposed" w:date="2026-10-15T02:49:52Z">
              <w:r>
                <w:rPr>
                  <w:rFonts w:ascii="Arial" w:cs="Arial" w:eastAsia="Arial" w:hAnsi="Arial"/>
                  <w:b w:val="false"/>
                  <w:bCs w:val="false"/>
                  <w:i w:val="false"/>
                  <w:iCs w:val="false"/>
                  <w:color w:val="000000"/>
                  <w:sz w:val="18"/>
                  <w:szCs w:val="18"/>
                </w:rPr>
                <w:t xml:space="preserve">Kakamega</w:t>
              </w:r>
            </w:ins>
            <w:r>
              <w:rPr>
                <w:rFonts w:ascii="Arial" w:cs="Arial" w:eastAsia="Arial" w:hAnsi="Arial"/>
                <w:b w:val="false"/>
                <w:bCs w:val="false"/>
                <w:i w:val="false"/>
                <w:iCs w:val="false"/>
                <w:color w:val="000000"/>
                <w:sz w:val="18"/>
                <w:szCs w:val="18"/>
              </w:rPr>
              <w:t xml:space="preserve"> using the same idea: structure determines what food an animal can access. That is the big idea we are building toward. Next lesson, we will add the flamingo — whose beak looks completely different from everything we have seen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Extending the cumulative table maintains the evidence-gathering storyline across lessons and gives learners a tangible artefact of their growing scientific model. The comparison sentence forces integration across Lessons 3 and 4, requiring learners to abstract the structural-function principle rather than treat each lesson as isolated content. The forward reference to the flamingo builds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table-completion period and check that learners are populating all four columns — many will skip the Feeding Action column and merge it with Food Accessed. Prompt: 'Food accessed is what the animal eats — the tilapia. Feeding action is the physical thing the beak does to get it — gripping, tearing. Can you separate those?' Review 3 to 4 comparison sentences at the end; assess whether learners are applying the adaptation concept from the Explain phase or simply describing two beaks side by side without a principled comparison.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transfer the structure-function logic from insect mouthparts to bird beaks independently, or did they need explicit prompting? If most needed prompting, plan a brief 3-minute review of the Lesson 2 and 3 structure-function pattern at the start of Lesson 5. (2) Were the CER statements specific enough — did learners name beak features, or describe birds generally? If vague, use an anonymous example from today to model improvement in Lesson 5. (3) Did the beak-swap thought experiment generate genuine reasoning about adaptation, or did learners treat it as a trivial question? If trivial, plan a more challenging scenario for Lesson 5 (e.g., what if a flamingo had a fish eagle beak at Lake Nakuru?). (4) What new questions appeared on the DQB? Scan these tonight and flag any that relate to digestive processes — these learners are already thinking ahead to Lessons 7 and 8 and their curiosity should be acknowledged publicly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bpcos2--0gvpjiw1a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hmbk2mxm19xgbtrribq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Probing and Filtering Bird Beaks: How Beak Morphology Reveals Diet and Habitat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bird beak morphology — specifically the flamingo's filter-feeding beak and the sunbird's probing beak — is a direct structural adaptation to food source and habitat, and to connect these adaptations to the anchoring phenomenon of why different animals have radically different feeding tools.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structural features of the flamingo's lamellae-lined, bent beak and the sunbird's long, curved beak; (b) explain how each beak structure is matched to its specific food source (algae/crustaceans in alkaline lake water vs. nectar in flowers); (c) relate beak morphology to the concept of structural adaptation as a solution to the problem of obtaining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record evidence from multimedia resources (video) using structured comparison charts; (b) construct labelled diagrams of beak cross-sections showing key adaptive features; (c) use evidence from beak structure to make and justify claims about diet; (d) revise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diversity of feeding adaptations as evidence of the elegance of biological design; (b) show curiosity and open-mindedness when comparing bird beaks at Lake Nakuru to insect mouthparts studied in previous lessons; (c) value collaborative discussion and peer explanation as tools for deepening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(and beaks)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w:t>
            </w:r>
            <w:del w:id="9145" w:author="Claude (AI) - proposed" w:date="2026-10-15T02:49:52Z">
              <w:r>
                <w:rPr>
                  <w:rFonts w:ascii="Arial" w:cs="Arial" w:eastAsia="Arial" w:hAnsi="Arial"/>
                  <w:b w:val="false"/>
                  <w:bCs w:val="false"/>
                  <w:i w:val="false"/>
                  <w:iCs w:val="false"/>
                  <w:color w:val="000000"/>
                  <w:sz w:val="18"/>
                  <w:szCs w:val="18"/>
                </w:rPr>
                <w:delText xml:space="preserve">4</w:delText>
              </w:r>
            </w:del>
            <w:ins w:id="9146" w:author="Claude (AI) - proposed" w:date="2026-10-15T02:49: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gathered evidence about insect mouthparts — the grasshopper's mandibles, the aphid's stylet, and the mosquito's </w:t>
            </w:r>
            <w:del w:id="9147" w:author="Claude (AI) - proposed" w:date="2026-10-15T02:49:52Z">
              <w:r>
                <w:rPr>
                  <w:rFonts w:ascii="Arial" w:cs="Arial" w:eastAsia="Arial" w:hAnsi="Arial"/>
                  <w:b w:val="false"/>
                  <w:bCs w:val="false"/>
                  <w:i w:val="false"/>
                  <w:iCs w:val="false"/>
                  <w:color w:val="000000"/>
                  <w:sz w:val="18"/>
                  <w:szCs w:val="18"/>
                </w:rPr>
                <w:delText xml:space="preserve">fascicle</w:delText>
              </w:r>
            </w:del>
            <w:ins w:id="9148" w:author="Claude (AI) - proposed" w:date="2026-10-15T02:49:52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 building the idea that feeding structures are shaped by diet</w:t>
            </w:r>
            <w:ins w:id="9149" w:author="Claude (AI) - proposed" w:date="2026-10-15T02:49:52Z">
              <w:r>
                <w:rPr>
                  <w:rFonts w:ascii="Arial" w:cs="Arial" w:eastAsia="Arial" w:hAnsi="Arial"/>
                  <w:b w:val="false"/>
                  <w:bCs w:val="false"/>
                  <w:i w:val="false"/>
                  <w:iCs w:val="false"/>
                  <w:color w:val="000000"/>
                  <w:sz w:val="18"/>
                  <w:szCs w:val="18"/>
                </w:rPr>
                <w:t xml:space="preserve"> — and in Lesson 4 they extended it to the beaks of the fish eagle, vulture and hornbill</w:t>
              </w:r>
            </w:ins>
            <w:r>
              <w:rPr>
                <w:rFonts w:ascii="Arial" w:cs="Arial" w:eastAsia="Arial" w:hAnsi="Arial"/>
                <w:b w:val="false"/>
                <w:bCs w:val="false"/>
                <w:i w:val="false"/>
                <w:iCs w:val="false"/>
                <w:color w:val="000000"/>
                <w:sz w:val="18"/>
                <w:szCs w:val="18"/>
              </w:rPr>
              <w:t xml:space="preserve">. Lesson 5 </w:t>
            </w:r>
            <w:del w:id="9150" w:author="Claude (AI) - proposed" w:date="2026-10-15T02:49:52Z">
              <w:r>
                <w:rPr>
                  <w:rFonts w:ascii="Arial" w:cs="Arial" w:eastAsia="Arial" w:hAnsi="Arial"/>
                  <w:b w:val="false"/>
                  <w:bCs w:val="false"/>
                  <w:i w:val="false"/>
                  <w:iCs w:val="false"/>
                  <w:color w:val="000000"/>
                  <w:sz w:val="18"/>
                  <w:szCs w:val="18"/>
                </w:rPr>
                <w:delText xml:space="preserve">scales this idea up to vertebrates</w:delText>
              </w:r>
            </w:del>
            <w:ins w:id="9151" w:author="Claude (AI) - proposed" w:date="2026-10-15T02:49:52Z">
              <w:r>
                <w:rPr>
                  <w:rFonts w:ascii="Arial" w:cs="Arial" w:eastAsia="Arial" w:hAnsi="Arial"/>
                  <w:b w:val="false"/>
                  <w:bCs w:val="false"/>
                  <w:i w:val="false"/>
                  <w:iCs w:val="false"/>
                  <w:color w:val="000000"/>
                  <w:sz w:val="18"/>
                  <w:szCs w:val="18"/>
                </w:rPr>
                <w:t xml:space="preserve">adds two more specialised bird beaks</w:t>
              </w:r>
            </w:ins>
            <w:r>
              <w:rPr>
                <w:rFonts w:ascii="Arial" w:cs="Arial" w:eastAsia="Arial" w:hAnsi="Arial"/>
                <w:b w:val="false"/>
                <w:bCs w:val="false"/>
                <w:i w:val="false"/>
                <w:iCs w:val="false"/>
                <w:color w:val="000000"/>
                <w:sz w:val="18"/>
                <w:szCs w:val="18"/>
              </w:rPr>
              <w:t xml:space="preserve">: the flamingos observed at Lake Nakuru on the school trip and the sunbirds found on flowering shrubs across Kenya. By the end of this lesson, learners can confidently claim that the principle 'structure determines function determines diet' holds across all animals, bringing them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handle printed images or model beaks made from locally available materials (straws, mesh cloth, colanders), remind them not to point sharp items toward peers. Ensure the classroom video-viewing environment has appropriate sound levels and that all internet content is pre-screened by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mosquito, grasshopper, and aphid feeding puzzle from the Kakamega maize farm — and connecting it to the Lake Nakuru flamingo observation from the school trip storyline. They predict how a flamingo's beak works before watching a short video of flamingos filter-feeding at Lake Nakuru and sunbirds probing Kenyan flowers for nectar. Using structured observation charts, they gather evidence about beak features, then engage in collaborative sensemaking to explain the structure–function–diet relationship. The lesson closes with learners revising their Driving Question Board, adding new evidence cards, and updating their cumulative class model of animal feeding adaptations.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hdl8jad3ob8yhrrhrq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h9l5owymi2c0wxocsws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high-resolution projected image of a flamingo at Lake Nakuru (the same location referenced in the anchoring phenomenon). They study the image silently for 60 seconds, then respond in their science notebooks to two prompt questions: (1) 'Looking only at the flamingo's beak, what do you think it eats and how does it use its beak to get that food?' (2) 'How is this beak similar to or different from the mosquito's </w:t>
            </w:r>
            <w:del w:id="9152" w:author="Claude (AI) - proposed" w:date="2026-10-15T02:49:52Z">
              <w:r>
                <w:rPr>
                  <w:rFonts w:ascii="Arial" w:cs="Arial" w:eastAsia="Arial" w:hAnsi="Arial"/>
                  <w:b w:val="false"/>
                  <w:bCs w:val="false"/>
                  <w:i w:val="false"/>
                  <w:iCs w:val="false"/>
                  <w:color w:val="000000"/>
                  <w:sz w:val="18"/>
                  <w:szCs w:val="18"/>
                </w:rPr>
                <w:delText xml:space="preserve">fascicle</w:delText>
              </w:r>
            </w:del>
            <w:ins w:id="9153" w:author="Claude (AI) - proposed" w:date="2026-10-15T02:49:52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or the aphid's stylet we studied earlier?' Learners write individual predictions for 3 minutes before sharing with a partner (Think-Pair-Share).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Nakuru flamingo image and say: 'Take 60 seconds — just look, don't write yet. Notice the shape, the curve, the colour, any details you can see.' [60-second silent observation.] Then say: 'Now open your notebooks. Answer both questions on the board — you have 3 minutes, individual thinking first.' [WAIT TIME: allow full 3 minutes without prompting.] After writing, say: 'Turn to your partner. Share your predictions. You have 2 minutes — each person must speak.' [2-minute pair discussion.] Cold-call 3 pairs: 'Pair at the front window — what did you predict the flamingo eats?' / 'Pair near the door — how did you compare it to the mosquito?' / 'Pair in the middle row — did you and your partner disagree on anything?' Record key prediction phrases on the board under the heading 'OUR PREDICTIONS — Lesson 5.' Do not confirm or correct predictions yet; say: 'Hold those ideas — let's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from Lessons 1–4 (insect mouthparts</w:t>
            </w:r>
            <w:ins w:id="9154" w:author="Claude (AI) - proposed" w:date="2026-10-15T02:49:52Z">
              <w:r>
                <w:rPr>
                  <w:rFonts w:ascii="Arial" w:cs="Arial" w:eastAsia="Arial" w:hAnsi="Arial"/>
                  <w:b w:val="false"/>
                  <w:bCs w:val="false"/>
                  <w:i w:val="false"/>
                  <w:iCs w:val="false"/>
                  <w:color w:val="000000"/>
                  <w:sz w:val="18"/>
                  <w:szCs w:val="18"/>
                </w:rPr>
                <w:t xml:space="preserve"> and the beaks of the fish eagle, vulture and hornbill</w:t>
              </w:r>
            </w:ins>
            <w:r>
              <w:rPr>
                <w:rFonts w:ascii="Arial" w:cs="Arial" w:eastAsia="Arial" w:hAnsi="Arial"/>
                <w:b w:val="false"/>
                <w:bCs w:val="false"/>
                <w:i w:val="false"/>
                <w:iCs w:val="false"/>
                <w:color w:val="000000"/>
                <w:sz w:val="18"/>
                <w:szCs w:val="18"/>
              </w:rPr>
              <w:t xml:space="preserve">) and creates cognitive dissonance by asking learners to compare a bird beak to insect mouthparts they already know. The public recording of predictions creates accountability — learners are motivated to check their predictions against evidence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4–5 notebooks to check: (a) Are learners using vocabulary from previous lessons (adaptation, structure, function, diet)? (b) Are predictions specific (naming a food type) or vague ('it eats things from water')? Specific indicator of readiness: learner can state at least one structural feature of the beak (e.g., 'it is bent/curved') and link it to a proposed function. Learners who write only vague predictions are noted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bke9f8r6ts3qxwzwy92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xm_vv4uq36rfrrc2-su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pre-screened video clips (total ~8 minutes): Clip 1 (~5 min) — flamingos at Lake Nakuru filter-feeding, showing the upside-down beak position, the pumping tongue action, and the lamellae visible in close-up. Clip 2 (~3 min) — a Kenya-native sunbird (e.g., the Variable Sunbird, Cinnyris venustus, common in Nairobi gardens and western Kenya) probing a flower for nectar with its long, curved beak and tubular tongue. While watching, learners individually complete a structured Observation Chart (pre-printed or drawn in notebooks) with columns: Animal | Beak Shape/Features | Food Source | How Beak Is Used to Get Food | One Question I Still Have. After both clips, learners compare charts with a partner and add details they missed.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Clip 1, say: 'As you watch, fill in your observation chart for the flamingo. You are looking for evidence — specific structural details you can actually see, not just guesses.' Play Clip 1. [WAIT TIME: pause at 2:30 into clip — freeze frame on the close-up of the beak interior.] Ask: 'What do you notice about the inside edge of the beak in this frame? Write it down before we continue.' [15-second writing pause.] Resume clip. After Clip 1, give 90 seconds of silent chart-completion time before playing Clip 2. After Clip 2, say: 'Finish your sunbird row — 2 minutes.' After both clips, say: 'Compare charts with your partner. Add anything you missed in a different colour pen — that shows us what you learned from your partner.' Cold-call 4 individuals — one per chart column for the flamingo row: 'Amina, what beak shape did you record?' / 'Otieno, what food source?' / 'Wanjiku, how does the beak get the food?' / 'Kipkorir, what question did you still have?' Say: 'Keep that last question — it goes on our Driving Question Board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with Peer Comparison: The structured chart prevents passive viewing by requiring learners to translate visual evidence into written claims in real time. The freeze-frame pause directs attention to the key adaptive feature (lamellae). The partner comparison — done in a different colour — makes visible what each learner noticed independently versus what they learned socially, reinforcing collaborative evidence-gathering as a science practice (NGSS SEP 3: Planning and Carrying Out Investigations; SEP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6 observation charts (2 high, 2 middle, 2 struggling learners identified from Lesson 4). Specific indicators: (a) Flamingo beak described with at least 2 structural features (e.g., 'bent/kinked downward,' 'comb-like edges/lamellae,' 'wide and flat'); (b) Sunbird beak described with at least 1 feature (e.g., 'long,' 'curved/decurved'); (c) 'How beak is used' column contains a process description, not just a food name. Red flag: learner writes 'it filters water' without describing the mechanism — flag for Explain phase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i7tfu--62hb5zzuaigq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c4-bi5tlm9lifsnrtlr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two-part Explain activity. PART A — Annotated Diagram: Each learner draws and labels a diagram of the flamingo beak (cross-section showing lamellae, tongue, and water-flow direction) and a side-view diagram of the sunbird beak (showing curve angle and tongue tube). Labels must include: lamellae, tongue, food particle, water flow direction (flamingo); curve, tubular tongue, nectar (sunbird). PART B — Claim-Evidence-Reasoning (CER) Writing: Learners write a 3-sentence CER response to the prompt: 'Using evidence from today's videos, explain why a flamingo cannot eat nectar from a flower and a sunbird cannot filter algae from Lake Nakuru.' They share CER responses in groups of 4, selecting the strongest reasoning to read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'We are going to make the evidence visible — draw what you now understand about the inside of these beaks. Use the diagrams on the reference sheet as a starting guide, but add your own labels from your observation chart.' [Distribute pre-drawn beak outline reference sheets. Allow 8 minutes for drawing.] Circulate and offer targeted prompts: 'Where does the water go after the flamingo closes its beak?' / 'What stops the algae from escaping with the water?' / 'Why does the sunbird's beak need to curve — think about the shape of a Kenyan flower like the red-hot poker plant.' After diagrams: 'Now Part B — CER. Your CLAIM is a statement. Your EVIDENCE is something you actually observed in the video. Your REASONING is the science that connects them.' [Write CER scaffold on board: CLAIM: The flamingo/sunbird beak is adapted for _______ because... EVIDENCE: In the video I observed... REASONING: This works because...] Allow 6 minutes for individual CER writing. Then: 'Share in your group of 4. Choose the response with the strongest REASONING — not the longest, the clearest science. That person will read to the class.' Cold-call 2 groups to share their chosen CER. After each, ask the class: 'Do you agree with the reasoning? Thumbs up, sideways, or down — then I'll ask someone with a sideways thumb to explain their doubt.' [WAIT TIME: 10 seconds for thumb decision before calling on anyone.]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makes the logic of scientific argument explicit (NGSS SEP 6: Constructing Explanations; SEP 7: Engaging in Argument from Evidence). By requiring learners to distinguish between what they observed (evidence) and why it matters (reasoning), the strategy prevents the common error of treating description as explanation. Connecting the prompt directly to the anchoring phenomenon ('Why can a flamingo not eat nectar?') keeps the lesson tied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CER written responses. Specific indicators: (a) Claim names a specific food type, not just 'the right food'; (b) Evidence references a specific observed feature (lamellae, tongue pumping, beak curve); (c) Reasoning includes a mechanism — how the structure physically accomplishes the feeding task. Green: all 3 components present with a mechanism. Yellow: evidence present but reasoning is a restatement of the claim. Red: only a claim with no evidence. Yellow and Red learners receive written feedback prompts returned before Lesson 6.</w:t>
            </w:r>
            <w:ins w:id="9155" w:author="Claude (AI) - proposed" w:date="2026-10-15T02:49:52Z">
              <w:r>
                <w:rPr>
                  <w:rFonts w:ascii="Arial" w:cs="Arial" w:eastAsia="Arial" w:hAnsi="Arial"/>
                  <w:b w:val="false"/>
                  <w:bCs w:val="false"/>
                  <w:i w:val="false"/>
                  <w:iCs w:val="false"/>
                  <w:color w:val="000000"/>
                  <w:sz w:val="18"/>
                  <w:szCs w:val="18"/>
                </w:rPr>
                <w:t xml:space="preserve"> Look-for answer: Claim: the flamingo's bent, lamellae-lined beak is adapted to filter tiny algae and small animals from the water, and the sunbird's long, curved beak and tubular tongue are adapted to reach nectar. Evidence: in the video the flamingo holds its beak upside down, the tongue pumps water through, and comb-like lamellae are visible; the sunbird pushes its beak into a flower. Reasoning: the lamellae trap particles while the water passes out, like a sieve, and a long curved beak fits the flower tube, so neither beak could do the other's job. If a learner says the flamingo eats fish, ask: 'Could a fish pass between the lamellae? What is small enough to be caught?' (Lake Nakuru flamingos feed mainly on microscopic algae and cyanobacteria.)</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cd3iivomjbnjujcfgoi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gwompho77xmuj2wkc6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confidently say about how feeding structures connect to diet — this is an EVIDENCE card. On the second (orange): they write one new question that today's lesson raised for them — this is a NEW QUESTION card. Learners post their cards on the class Driving Question Board under the headers 'NEW EVIDENCE — Lesson 5' and 'NEW QUESTIONS — Lesson 5.' The class does a 3-minute gallery walk around the DQB, then the teacher facilitates a brief whole-class discussion to identify the 2–3 most powerful new evidence statements and 2–3 most compelling new questions, which are circled for tracking in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'Green note — what can you now say with confidence about feeding structures and diet? Write one specific, evidence-based statement. Orange note — what new question did today's lesson raise for you? Make it a real question you genuinely don't know the answer to yet.' [WAIT TIME: 3 minutes silent writing — enforce silence so thinking is individual.] 'Post your notes on the board under today's headers, then do a quiet gallery walk — read what your classmates wrote.' [3-minute gallery walk.] Bring class back: 'I'm going to read out three green notes. After each one, raise your hand if this connects to what YOU wrote.' Read 3 diverse green notes aloud. Then: 'Look at the orange notes. Which question do you think is the HARDEST to answer with what we know so far?' Cold-call 3 learners for responses. Circle the agreed hardest question and say: 'We are going to need more evidence to answer that. Keep it in mind as we move forward — it might become the question that cracks open the whole driving question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Gallery Walk: The DQB is a cumulative public record of the class's growing understanding (aligned with NGSS SEP 1: Asking Questions). The act of physically posting and reading peer evidence cards externalises thinking and allows learners to see the collective knowledge the class has built across Lessons 1–5. Circling the 'hardest question' creates productive intellectual tension that motivates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full DQB after posting. Specific indicators for green cards: statement references today's beak evidence specifically (flamingo, sunbird, lamellae, filter, probe) rather than generic statements. Specific indicators for orange cards: question is answerable in principle (not 'why is life so complicated?') and advances the driving question. Red flag: more than 30% of orange cards repeat questions already answered in Lessons 1–4 — this signals that prior evidence has not been consolidated and a brief Lessons 1–4 review should open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9uljn2yffb--7lgaefz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zxfxs92xk6lwpofqll_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of animal feeding adaptations that has been built since Lesson 1. The model currently shows: the grasshopper's mandibles (chewing solid tissue), the aphid's stylet (piercing/sucking plant sap), </w:t>
            </w:r>
            <w:del w:id="9156" w:author="Claude (AI) - proposed" w:date="2026-10-15T02:49:52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the mosquito's </w:t>
            </w:r>
            <w:del w:id="9157" w:author="Claude (AI) - proposed" w:date="2026-10-15T02:49:52Z">
              <w:r>
                <w:rPr>
                  <w:rFonts w:ascii="Arial" w:cs="Arial" w:eastAsia="Arial" w:hAnsi="Arial"/>
                  <w:b w:val="false"/>
                  <w:bCs w:val="false"/>
                  <w:i w:val="false"/>
                  <w:iCs w:val="false"/>
                  <w:color w:val="000000"/>
                  <w:sz w:val="18"/>
                  <w:szCs w:val="18"/>
                </w:rPr>
                <w:delText xml:space="preserve">fascicle</w:delText>
              </w:r>
            </w:del>
            <w:ins w:id="9158" w:author="Claude (AI) - proposed" w:date="2026-10-15T02:49:52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(piercing/sucking blood</w:t>
            </w:r>
            <w:ins w:id="9159" w:author="Claude (AI) - proposed" w:date="2026-10-15T02:49:52Z">
              <w:r>
                <w:rPr>
                  <w:rFonts w:ascii="Arial" w:cs="Arial" w:eastAsia="Arial" w:hAnsi="Arial"/>
                  <w:b w:val="false"/>
                  <w:bCs w:val="false"/>
                  <w:i w:val="false"/>
                  <w:iCs w:val="false"/>
                  <w:color w:val="000000"/>
                  <w:sz w:val="18"/>
                  <w:szCs w:val="18"/>
                </w:rPr>
                <w:t xml:space="preserve">), and the beaks of the fish eagle, vulture and hornbill (tearing and crushing</w:t>
              </w:r>
            </w:ins>
            <w:r>
              <w:rPr>
                <w:rFonts w:ascii="Arial" w:cs="Arial" w:eastAsia="Arial" w:hAnsi="Arial"/>
                <w:b w:val="false"/>
                <w:bCs w:val="false"/>
                <w:i w:val="false"/>
                <w:iCs w:val="false"/>
                <w:color w:val="000000"/>
                <w:sz w:val="18"/>
                <w:szCs w:val="18"/>
              </w:rPr>
              <w:t xml:space="preserve">). Today, learners add two new components to the model: (1) The flamingo beak system — drawn as a cross-section with lamellae, tongue, and water/food-flow arrows, labelled 'filter feeding — Lake Nakuru'; (2) The sunbird beak — drawn in side view with curved beak and tubular tongue, labelled 'probing — Kenyan flowering plants.' Each learner updates their individual model in their notebook, while a designated 'model keeper' group of 4 updates the large class wall model. Learners then write one sentence at the bottom of their model: 'The pattern I see across ALL the feeding structures we have studied so far is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wall model and say: 'This is our running model of how animals get food. It started with a grasshopper chewing maize leaves in Kakamega. What has it grown to include?' Cold-call 2 learners to name previous additions. Then: 'Today we add two more. Model keepers — come forward. The rest of you update your individual notebook models at the same time.' [Allow 6 minutes for model updating — circulate and check that flamingo lamellae and directional water-flow arrows are present.] After updating: 'At the bottom of your model, write ONE sentence — the pattern you see. What do ALL of these feeding structures have in common, even though they look so different?' [WAIT TIME: 90 seconds silent writing.] Cold-call 4 learners to share their pattern sentences. After the fourth, say: 'Listen to what all four of you just said. Is there a single idea hiding in all those sentences?' Guide toward: 'Every feeding structure is shaped exactly to match the food and the way the animal finds it.' Write this on the board as the class's 'emerging explanation' for the driving question. Say: 'We are not done — we still need to go inside the body. But this is what we know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Returning to and revising the same model across lessons makes scientific modelling a lived practice rather than a one-time activity. Adding new animal examples to a growing model allows learners to see pattern emergence — the central NGSS crosscutting concept of Patterns (CCC 1). The final 'pattern sentence' pushes learners to abstract beyond individual cases toward a generalisation that will anchor the remaining lessons on internal digestion.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individual notebook model updates at the end of class (or collects notebooks from 8 learners for overnight review). Specific indicators: (a) Flamingo addition includes at least lamellae label and a directional arrow for water flow; (b) Sunbird addition shows curve and tubular tongue; (c) Pattern sentence is a generalisation (applies to more than one animal) rather than a description of one animal. The quality of pattern sentences is the primary formative window into whether learners are ready for Lesson 6</w:t>
            </w:r>
            <w:ins w:id="9160" w:author="Claude (AI) - proposed" w:date="2026-10-15T02:49:52Z">
              <w:r>
                <w:rPr>
                  <w:rFonts w:ascii="Arial" w:cs="Arial" w:eastAsia="Arial" w:hAnsi="Arial"/>
                  <w:b w:val="false"/>
                  <w:bCs w:val="false"/>
                  <w:i w:val="false"/>
                  <w:iCs w:val="false"/>
                  <w:color w:val="000000"/>
                  <w:sz w:val="18"/>
                  <w:szCs w:val="18"/>
                </w:rPr>
                <w:t xml:space="preserve"> (mammal teeth) and then Lesson 7</w:t>
              </w:r>
            </w:ins>
            <w:r>
              <w:rPr>
                <w:rFonts w:ascii="Arial" w:cs="Arial" w:eastAsia="Arial" w:hAnsi="Arial"/>
                <w:b w:val="false"/>
                <w:bCs w:val="false"/>
                <w:i w:val="false"/>
                <w:iCs w:val="false"/>
                <w:color w:val="000000"/>
                <w:sz w:val="18"/>
                <w:szCs w:val="18"/>
              </w:rPr>
              <w:t xml:space="preserve">'s shift toward internal </w:t>
            </w:r>
            <w:del w:id="9161" w:author="Claude (AI) - proposed" w:date="2026-10-15T02:49:52Z">
              <w:r>
                <w:rPr>
                  <w:rFonts w:ascii="Arial" w:cs="Arial" w:eastAsia="Arial" w:hAnsi="Arial"/>
                  <w:b w:val="false"/>
                  <w:bCs w:val="false"/>
                  <w:i w:val="false"/>
                  <w:iCs w:val="false"/>
                  <w:color w:val="000000"/>
                  <w:sz w:val="18"/>
                  <w:szCs w:val="18"/>
                </w:rPr>
                <w:delText xml:space="preserve">digestive structures</w:delText>
              </w:r>
            </w:del>
            <w:ins w:id="9162" w:author="Claude (AI) - proposed" w:date="2026-10-15T02:49:52Z">
              <w:r>
                <w:rPr>
                  <w:rFonts w:ascii="Arial" w:cs="Arial" w:eastAsia="Arial" w:hAnsi="Arial"/>
                  <w:b w:val="false"/>
                  <w:bCs w:val="false"/>
                  <w:i w:val="false"/>
                  <w:iCs w:val="false"/>
                  <w:color w:val="000000"/>
                  <w:sz w:val="18"/>
                  <w:szCs w:val="18"/>
                </w:rPr>
                <w:t xml:space="preserve">digestion</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Lesson 5 predictions show meaningful growth from their Lesson 1 predictions about the mosquito? Were they spontaneously using vocabulary like 'adaptation,' 'structure,' and 'function'? If not, which vocabulary needs reinforcement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VIDEO OBSERVATION DEPTH: Did learners notice the lamellae independently (before the freeze-frame pause), or did the majority only record it after you drew their attention to it? If the latter, consider whether future video observation tasks need more explicit pre-watching guidance questions.</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QUALITY: Were learners able to write a genuine mechanism in the Reasoning component, or did most repeat the Evidence as the Reasoning? The mechanism ('the lamellae trap food particles while the tongue pumps water out') is the hardest step — plan a brief CER modelling exercise at the start of Lesson 6 if more than half the class scored Yellow or Red.</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CARDS — FORWARD MOMENTUM: Do the new questions on the DQB point naturally toward internal digestion (</w:t>
            </w:r>
            <w:del w:id="9163" w:author="Claude (AI) - proposed" w:date="2026-10-15T02:49:52Z">
              <w:r>
                <w:rPr>
                  <w:rFonts w:ascii="Arial" w:cs="Arial" w:eastAsia="Arial" w:hAnsi="Arial"/>
                  <w:b w:val="false"/>
                  <w:bCs w:val="false"/>
                  <w:i w:val="false"/>
                  <w:iCs w:val="false"/>
                  <w:color w:val="000000"/>
                  <w:sz w:val="18"/>
                  <w:szCs w:val="18"/>
                </w:rPr>
                <w:delText xml:space="preserve">Lesson 6–10</w:delText>
              </w:r>
            </w:del>
            <w:ins w:id="9164" w:author="Claude (AI) - proposed" w:date="2026-10-15T02:49:52Z">
              <w:r>
                <w:rPr>
                  <w:rFonts w:ascii="Arial" w:cs="Arial" w:eastAsia="Arial" w:hAnsi="Arial"/>
                  <w:b w:val="false"/>
                  <w:bCs w:val="false"/>
                  <w:i w:val="false"/>
                  <w:iCs w:val="false"/>
                  <w:color w:val="000000"/>
                  <w:sz w:val="18"/>
                  <w:szCs w:val="18"/>
                </w:rPr>
                <w:t xml:space="preserve">Lessons 7–9</w:t>
              </w:r>
            </w:ins>
            <w:r>
              <w:rPr>
                <w:rFonts w:ascii="Arial" w:cs="Arial" w:eastAsia="Arial" w:hAnsi="Arial"/>
                <w:b w:val="false"/>
                <w:bCs w:val="false"/>
                <w:i w:val="false"/>
                <w:iCs w:val="false"/>
                <w:color w:val="000000"/>
                <w:sz w:val="18"/>
                <w:szCs w:val="18"/>
              </w:rPr>
              <w:t xml:space="preserve"> territory), or are they still focused on external mouthpart diversity? If learners are not yet asking 'what happens after food enters the body?', engineer a bridging question in the Lesson 6 opening.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AND PARTICIPATION: Did the same 4–5 learners dominate cold-call responses? Review your cold-call log. Identify 3 learners who have not yet been called on across Lessons 1–5 and prioritise them for Lesson 6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w:t>
            </w:r>
            <w:del w:id="9165" w:author="Claude (AI) - proposed" w:date="2026-10-15T02:49:52Z">
              <w:r>
                <w:rPr>
                  <w:rFonts w:ascii="Arial" w:cs="Arial" w:eastAsia="Arial" w:hAnsi="Arial"/>
                  <w:b w:val="false"/>
                  <w:bCs w:val="false"/>
                  <w:i w:val="false"/>
                  <w:iCs w:val="false"/>
                  <w:color w:val="000000"/>
                  <w:sz w:val="18"/>
                  <w:szCs w:val="18"/>
                </w:rPr>
                <w:delText xml:space="preserve">fascicle</w:delText>
              </w:r>
            </w:del>
            <w:ins w:id="9166" w:author="Claude (AI) - proposed" w:date="2026-10-15T02:49:52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w:t>
            </w:r>
            <w:del w:id="9167" w:author="Claude (AI) - proposed" w:date="2026-10-15T02:49:52Z">
              <w:r>
                <w:rPr>
                  <w:rFonts w:ascii="Arial" w:cs="Arial" w:eastAsia="Arial" w:hAnsi="Arial"/>
                  <w:b w:val="false"/>
                  <w:bCs w:val="false"/>
                  <w:i w:val="false"/>
                  <w:iCs w:val="false"/>
                  <w:color w:val="000000"/>
                  <w:sz w:val="18"/>
                  <w:szCs w:val="18"/>
                </w:rPr>
                <w:delText xml:space="preserve">6–10</w:delText>
              </w:r>
            </w:del>
            <w:ins w:id="9168" w:author="Claude (AI) - proposed" w:date="2026-10-15T02:49:52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toward what happens to food inside the animal's body.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c1zecginjhsadio7hgt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jgzahwvka2yz0nevks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Dentition in Mammals: Tooth Shape, Diet, and the Structure-Function Connection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the dentition of herbivores, carnivores, and omnivores, calculate and interpret dental formulae, and relate tooth structure to diet and nutrient acquisition.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types of teeth (incisors, canines, premolars, molars), their functions, and how to read and calculate a dental formula. They will understand how tooth morphology in lions, cows, and humans reflects diet.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calculate dental formulae from skull diagrams, construct comparative tables of tooth type and function, and use evidence from Maasai Mara wildlife photographs to argue a structure-function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biological structures are precisely adapted to their functions, and will show curiosity and respect for wildlife diversity found in Kenya's ecosystems.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zoom in from the broad comparative survey of mouthparts (Lessons 1–5) to examine mammalian teeth in detail. By comparing the skulls of a lion (carnivore), a cow (herbivore), and a human (omnivore) using Maasai Mara wildlife photographs and labelled skull diagrams, learners build a precise, evidence-based argument linking tooth shape to diet — directly advancing the driving question: how does structure determine what food an animal can obtain and process?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real animal skulls or casts are available, learners must handle them with clean hands and return them carefully to avoid damage. Remind learners not to place any specimens near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teeth a lion, a cow, and a human would have most of, based solely on their diets. They then observe labelled skull diagrams and Maasai Mara wildlife photographs alongside a short multimedia clip of lion and wildebeest feeding to gather evidence. In the Explain phase, learners calculate dental formulae, build a three-animal comparison table, and construct a written structure-function claim. The DQB is updated with new evidence, and learners revise their cumulative model to include dentition as an internal structure linking mouthparts to digestion.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xmwflv5avnwwh3brd7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t9ynb2vxgpx7enyjvn1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silhouette images on the board: a lion on the Maasai Mara savannah, a cow grazing near Naivasha, and a human eating ugali with nyama choma. They are asked to predict in writing: 'Which type of tooth — cutting, stabbing, or grinding — do you think each animal has the MOST of, and why?' Learners record predictions in their science notebooks, then share with a partner (Think-Pair-Share). Two or three pairs share aloud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silhouette images and say: 'Before we look at any diagrams, I want you to predict — based only on what you know about what each animal eats — which type of tooth each animal would have the most of. Write your prediction and your reason in your notebook. You have 2 minutes of silent thinking time.' [Allow 2 minutes of silent writing.] After writing, say: 'Now turn to your partner and share your prediction. You have 90 seconds.' [Allow 90 seconds.] Cold-call 3 pairs: 'Akinyi, what did your pair predict for the lion — and what was your reason?' After each response, do NOT confirm or correct — say: 'Interesting reasoning. We are going to test that prediction today.' Record key prediction words (e.g., 'sharp teeth', 'flat teeth', 'grinding') on the board under each animal without evaluation. Say: 'Keep your prediction visible — we will return to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about diet and structure before instruction, creating cognitive dissonance that motivates evidence-gathering. Recording predictions publicly holds learners accountable for comparing evidence against their initial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3–4 notebooks to check whether learners are connecting tooth type to food texture (e.g., meat vs. grass) rather than guessing randomly. Observable indicator: learner writes a reason linked to diet (e.g., 'lions eat meat so they need sharp teeth to tear') rather than a blank or off-topic response.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fyw90rbjydmnazoegeo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leqkue5nhy1p1ifgfo5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on-screen resource pack containing: (1) three labelled skull diagrams — lion, cow, and human — with each tooth type colour-coded and numbered; (2) two Maasai Mara wildlife photographs: a lion tearing into a wildebeest carcass and a Maasai cow grazing on dry grass; (3) a short 3-minute multimedia clip showing a lion feeding at a kill and a wildebeest chewing cud (filmed at Maasai Mara or equivalent Kenyan wildlife footage). Learners watch the clip once, then complete an evidence-gathering table with four columns: Animal | Tooth Types Present | Tooth Shape Description | Observed Feeding Behaviour. Learners count the teeth on each skull diagram and record the raw numbers (e.g., lion</w:t>
            </w:r>
            <w:ins w:id="9169" w:author="Claude (AI) - proposed" w:date="2026-10-15T02:49:52Z">
              <w:r>
                <w:rPr>
                  <w:rFonts w:ascii="Arial" w:cs="Arial" w:eastAsia="Arial" w:hAnsi="Arial"/>
                  <w:b w:val="false"/>
                  <w:bCs w:val="false"/>
                  <w:i w:val="false"/>
                  <w:iCs w:val="false"/>
                  <w:color w:val="000000"/>
                  <w:sz w:val="18"/>
                  <w:szCs w:val="18"/>
                </w:rPr>
                <w:t xml:space="preserve">, upper jaw, one side</w:t>
              </w:r>
            </w:ins>
            <w:r>
              <w:rPr>
                <w:rFonts w:ascii="Arial" w:cs="Arial" w:eastAsia="Arial" w:hAnsi="Arial"/>
                <w:b w:val="false"/>
                <w:bCs w:val="false"/>
                <w:i w:val="false"/>
                <w:iCs w:val="false"/>
                <w:color w:val="000000"/>
                <w:sz w:val="18"/>
                <w:szCs w:val="18"/>
              </w:rPr>
              <w:t xml:space="preserve">: incisors — 3, canines — 1, premolars — </w:t>
            </w:r>
            <w:del w:id="9170" w:author="Claude (AI) - proposed" w:date="2026-10-15T02:49:52Z">
              <w:r>
                <w:rPr>
                  <w:rFonts w:ascii="Arial" w:cs="Arial" w:eastAsia="Arial" w:hAnsi="Arial"/>
                  <w:b w:val="false"/>
                  <w:bCs w:val="false"/>
                  <w:i w:val="false"/>
                  <w:iCs w:val="false"/>
                  <w:color w:val="000000"/>
                  <w:sz w:val="18"/>
                  <w:szCs w:val="18"/>
                </w:rPr>
                <w:delText xml:space="preserve">4</w:delText>
              </w:r>
            </w:del>
            <w:ins w:id="9171" w:author="Claude (AI) - proposed" w:date="2026-10-15T02:49:5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molars — 1</w:t>
            </w:r>
            <w:del w:id="9172" w:author="Claude (AI) - proposed" w:date="2026-10-15T02:49:52Z">
              <w:r>
                <w:rPr>
                  <w:rFonts w:ascii="Arial" w:cs="Arial" w:eastAsia="Arial" w:hAnsi="Arial"/>
                  <w:b w:val="false"/>
                  <w:bCs w:val="false"/>
                  <w:i w:val="false"/>
                  <w:iCs w:val="false"/>
                  <w:color w:val="000000"/>
                  <w:sz w:val="18"/>
                  <w:szCs w:val="18"/>
                </w:rPr>
                <w:delText xml:space="preserve">, per half jaw</w:delText>
              </w:r>
            </w:del>
            <w:ins w:id="9173" w:author="Claude (AI) - proposed" w:date="2026-10-15T02:49:52Z">
              <w:r>
                <w:rPr>
                  <w:rFonts w:ascii="Arial" w:cs="Arial" w:eastAsia="Arial" w:hAnsi="Arial"/>
                  <w:b w:val="false"/>
                  <w:bCs w:val="false"/>
                  <w:i w:val="false"/>
                  <w:iCs w:val="false"/>
                  <w:color w:val="000000"/>
                  <w:sz w:val="18"/>
                  <w:szCs w:val="18"/>
                </w:rPr>
                <w:t xml:space="preserve">; lower jaw, one side: 3, 1, 2, 1</w:t>
              </w:r>
            </w:ins>
            <w:r>
              <w:rPr>
                <w:rFonts w:ascii="Arial" w:cs="Arial" w:eastAsia="Arial" w:hAnsi="Arial"/>
                <w:b w:val="false"/>
                <w:bCs w:val="false"/>
                <w:i w:val="false"/>
                <w:iCs w:val="false"/>
                <w:color w:val="000000"/>
                <w:sz w:val="18"/>
                <w:szCs w:val="18"/>
              </w:rPr>
              <w:t xml:space="preserve">). Groups of three cross-check their counts.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resource pack. Say: 'You are going to watch a 3-minute clip of animals feeding at the Maasai Mara. As you watch, focus on two things: the movement of the animal's jaw, and which part of the mouth does the most work. Do NOT write yet — just observe.' [Play clip once through.] Then say: 'Now complete your evidence table. Use the skull diagrams to count the teeth accurately. You have 8 minutes.' [Allow 8 minutes.] Circulate and target groups that are struggling to count teeth correctly: 'Remember the skull diagram shows only </w:t>
            </w:r>
            <w:del w:id="9174" w:author="Claude (AI) - proposed" w:date="2026-10-15T02:49:52Z">
              <w:r>
                <w:rPr>
                  <w:rFonts w:ascii="Arial" w:cs="Arial" w:eastAsia="Arial" w:hAnsi="Arial"/>
                  <w:b w:val="false"/>
                  <w:bCs w:val="false"/>
                  <w:i w:val="false"/>
                  <w:iCs w:val="false"/>
                  <w:color w:val="000000"/>
                  <w:sz w:val="18"/>
                  <w:szCs w:val="18"/>
                </w:rPr>
                <w:delText xml:space="preserve">HALF the jaw — the top row</w:delText>
              </w:r>
            </w:del>
            <w:ins w:id="9175" w:author="Claude (AI) - proposed" w:date="2026-10-15T02:49:52Z">
              <w:r>
                <w:rPr>
                  <w:rFonts w:ascii="Arial" w:cs="Arial" w:eastAsia="Arial" w:hAnsi="Arial"/>
                  <w:b w:val="false"/>
                  <w:bCs w:val="false"/>
                  <w:i w:val="false"/>
                  <w:iCs w:val="false"/>
                  <w:color w:val="000000"/>
                  <w:sz w:val="18"/>
                  <w:szCs w:val="18"/>
                </w:rPr>
                <w:t xml:space="preserve">ONE SIDE of the mouth (upper and lower teeth</w:t>
              </w:r>
            </w:ins>
            <w:r>
              <w:rPr>
                <w:rFonts w:ascii="Arial" w:cs="Arial" w:eastAsia="Arial" w:hAnsi="Arial"/>
                <w:b w:val="false"/>
                <w:bCs w:val="false"/>
                <w:i w:val="false"/>
                <w:iCs w:val="false"/>
                <w:color w:val="000000"/>
                <w:sz w:val="18"/>
                <w:szCs w:val="18"/>
              </w:rPr>
              <w:t xml:space="preserve"> on the left</w:t>
            </w:r>
            <w:del w:id="9176" w:author="Claude (AI) - proposed" w:date="2026-10-15T02:49:52Z">
              <w:r>
                <w:rPr>
                  <w:rFonts w:ascii="Arial" w:cs="Arial" w:eastAsia="Arial" w:hAnsi="Arial"/>
                  <w:b w:val="false"/>
                  <w:bCs w:val="false"/>
                  <w:i w:val="false"/>
                  <w:iCs w:val="false"/>
                  <w:color w:val="000000"/>
                  <w:sz w:val="18"/>
                  <w:szCs w:val="18"/>
                </w:rPr>
                <w:delText xml:space="preserve"> side</w:delText>
              </w:r>
            </w:del>
            <w:ins w:id="9177" w:author="Claude (AI) - proposed" w:date="2026-10-15T02:49:52Z">
              <w:r>
                <w:rPr>
                  <w:rFonts w:ascii="Arial" w:cs="Arial" w:eastAsia="Arial" w:hAnsi="Arial"/>
                  <w:b w:val="false"/>
                  <w:bCs w:val="false"/>
                  <w:i w:val="false"/>
                  <w:iCs w:val="false"/>
                  <w:color w:val="000000"/>
                  <w:sz w:val="18"/>
                  <w:szCs w:val="18"/>
                </w:rPr>
                <w:t xml:space="preserve">). The formula counts one side; the whole-mouth total comes from multiplying by 2</w:t>
              </w:r>
            </w:ins>
            <w:r>
              <w:rPr>
                <w:rFonts w:ascii="Arial" w:cs="Arial" w:eastAsia="Arial" w:hAnsi="Arial"/>
                <w:b w:val="false"/>
                <w:bCs w:val="false"/>
                <w:i w:val="false"/>
                <w:iCs w:val="false"/>
                <w:color w:val="000000"/>
                <w:sz w:val="18"/>
                <w:szCs w:val="18"/>
              </w:rPr>
              <w:t xml:space="preserve">. You will need to account for both sides when you calculate the formula.' After 8 minutes, cold-call 2 groups to read their tooth counts aloud. Say: 'Omondi's group counted 3 incisors for the lion on one side — does anyone have a different number? [Wait 10 seconds.] Keep your counts — we will use them in the next phase to calculate the dental formula.' Post a sentence stem on the board: 'The [animal] has more [tooth type] than [other animal], which suggests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Multimedia Anchoring: Learners gather observational data from both static diagrams (for precision counting) and dynamic video (for behavioural context). The combination prevents learners from treating dentition as abstract anatomy — it stays connected to actual feeding behaviour seen at the Maasai Mara, linking back to the anchoring phenomenon's theme of structure enabling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evidence tables for accuracy of tooth counts and behavioural descriptions. Observable indicator: learner correctly records at least 3 of 4 tooth-type counts for one animal from the skull diagram AND writes at least one behavioural observation from the clip (e.g., 'the wildebeest moved its jaw sideways'). Misconception to watch for: learners assuming the full skull diagram shows all teeth — prompt them to read the diagram key.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fc-skxowu_j6lpu5gc9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9djurupbustv6fzb3tt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dental formula notation (incisors/canines/premolars/molars for upper jaw over lower jaw, multiplied by 2). Using their tooth counts from Phase 2, they calculate the full dental formula for each of the three animals: Lion (I 3/3, C 1/1, PM 3/2, M 1/1 × 2 = 30), Cow (I 0/3, C 0/1, PM 3/3, M 3/3 × 2 = 32), Human (I 2/2, C 1/1, PM 2/2, M 3/3 × 2 = 32). Learners then build a </w:t>
            </w:r>
            <w:del w:id="9178" w:author="Claude (AI) - proposed" w:date="2026-10-15T02:49:52Z">
              <w:r>
                <w:rPr>
                  <w:rFonts w:ascii="Arial" w:cs="Arial" w:eastAsia="Arial" w:hAnsi="Arial"/>
                  <w:b w:val="false"/>
                  <w:bCs w:val="false"/>
                  <w:i w:val="false"/>
                  <w:iCs w:val="false"/>
                  <w:color w:val="000000"/>
                  <w:sz w:val="18"/>
                  <w:szCs w:val="18"/>
                </w:rPr>
                <w:delText xml:space="preserve">three</w:delText>
              </w:r>
            </w:del>
            <w:ins w:id="9179" w:author="Claude (AI) - proposed" w:date="2026-10-15T02:49:52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-column Comparison Table: Animal | Dental Formula | Diet Type | Key Tooth Adaptation | Link to Food Obtained. Individually, learners write a 3-sentence structure-function claim using the sentence frame: 'The [animal] has [dominant tooth type] because its diet consists of [food]. The shape of the [tooth] allows the animal to [function]. This connects to our anchoring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we are going to use your tooth counts to calculate something called a dental formula — this is how </w:t>
            </w:r>
            <w:del w:id="9180" w:author="Claude (AI) - proposed" w:date="2026-10-15T02:49:52Z">
              <w:r>
                <w:rPr>
                  <w:rFonts w:ascii="Arial" w:cs="Arial" w:eastAsia="Arial" w:hAnsi="Arial"/>
                  <w:b w:val="false"/>
                  <w:bCs w:val="false"/>
                  <w:i w:val="false"/>
                  <w:iCs w:val="false"/>
                  <w:color w:val="000000"/>
                  <w:sz w:val="18"/>
                  <w:szCs w:val="18"/>
                </w:rPr>
                <w:delText xml:space="preserve">scientists like Dr. Ogeto Mwebi</w:delText>
              </w:r>
            </w:del>
            <w:ins w:id="9181" w:author="Claude (AI) - proposed" w:date="2026-10-15T02:49:52Z">
              <w:r>
                <w:rPr>
                  <w:rFonts w:ascii="Arial" w:cs="Arial" w:eastAsia="Arial" w:hAnsi="Arial"/>
                  <w:b w:val="false"/>
                  <w:bCs w:val="false"/>
                  <w:i w:val="false"/>
                  <w:iCs w:val="false"/>
                  <w:color w:val="000000"/>
                  <w:sz w:val="18"/>
                  <w:szCs w:val="18"/>
                </w:rPr>
                <w:t xml:space="preserve">museum scientists, for example</w:t>
              </w:r>
            </w:ins>
            <w:r>
              <w:rPr>
                <w:rFonts w:ascii="Arial" w:cs="Arial" w:eastAsia="Arial" w:hAnsi="Arial"/>
                <w:b w:val="false"/>
                <w:bCs w:val="false"/>
                <w:i w:val="false"/>
                <w:iCs w:val="false"/>
                <w:color w:val="000000"/>
                <w:sz w:val="18"/>
                <w:szCs w:val="18"/>
              </w:rPr>
              <w:t xml:space="preserve"> at the National Museums of Kenya</w:t>
            </w:r>
            <w:del w:id="9182" w:author="Claude (AI) - proposed" w:date="2026-10-15T02:49:52Z">
              <w:r>
                <w:rPr>
                  <w:rFonts w:ascii="Arial" w:cs="Arial" w:eastAsia="Arial" w:hAnsi="Arial"/>
                  <w:b w:val="false"/>
                  <w:bCs w:val="false"/>
                  <w:i w:val="false"/>
                  <w:iCs w:val="false"/>
                  <w:color w:val="000000"/>
                  <w:sz w:val="18"/>
                  <w:szCs w:val="18"/>
                </w:rPr>
                <w:delText xml:space="preserve"> catalogue</w:delText>
              </w:r>
            </w:del>
            <w:ins w:id="9183" w:author="Claude (AI) - proposed" w:date="2026-10-15T02:49:52Z">
              <w:r>
                <w:rPr>
                  <w:rFonts w:ascii="Arial" w:cs="Arial" w:eastAsia="Arial" w:hAnsi="Arial"/>
                  <w:b w:val="false"/>
                  <w:bCs w:val="false"/>
                  <w:i w:val="false"/>
                  <w:iCs w:val="false"/>
                  <w:color w:val="000000"/>
                  <w:sz w:val="18"/>
                  <w:szCs w:val="18"/>
                </w:rPr>
                <w:t xml:space="preserve">, describe</w:t>
              </w:r>
            </w:ins>
            <w:r>
              <w:rPr>
                <w:rFonts w:ascii="Arial" w:cs="Arial" w:eastAsia="Arial" w:hAnsi="Arial"/>
                <w:b w:val="false"/>
                <w:bCs w:val="false"/>
                <w:i w:val="false"/>
                <w:iCs w:val="false"/>
                <w:color w:val="000000"/>
                <w:sz w:val="18"/>
                <w:szCs w:val="18"/>
              </w:rPr>
              <w:t xml:space="preserve"> mammal skulls.' Write the dental formula notation on the board step by step. Model the lion calculation aloud: '</w:t>
            </w:r>
            <w:del w:id="9184" w:author="Claude (AI) - proposed" w:date="2026-10-15T02:49:52Z">
              <w:r>
                <w:rPr>
                  <w:rFonts w:ascii="Arial" w:cs="Arial" w:eastAsia="Arial" w:hAnsi="Arial"/>
                  <w:b w:val="false"/>
                  <w:bCs w:val="false"/>
                  <w:i w:val="false"/>
                  <w:iCs w:val="false"/>
                  <w:color w:val="000000"/>
                  <w:sz w:val="18"/>
                  <w:szCs w:val="18"/>
                </w:rPr>
                <w:delText xml:space="preserve">The lion</w:delText>
              </w:r>
            </w:del>
            <w:ins w:id="9185" w:author="Claude (AI) - proposed" w:date="2026-10-15T02:49:52Z">
              <w:r>
                <w:rPr>
                  <w:rFonts w:ascii="Arial" w:cs="Arial" w:eastAsia="Arial" w:hAnsi="Arial"/>
                  <w:b w:val="false"/>
                  <w:bCs w:val="false"/>
                  <w:i w:val="false"/>
                  <w:iCs w:val="false"/>
                  <w:color w:val="000000"/>
                  <w:sz w:val="18"/>
                  <w:szCs w:val="18"/>
                </w:rPr>
                <w:t xml:space="preserve">Look at ONE side of the lion's mouth. It</w:t>
              </w:r>
            </w:ins>
            <w:r>
              <w:rPr>
                <w:rFonts w:ascii="Arial" w:cs="Arial" w:eastAsia="Arial" w:hAnsi="Arial"/>
                <w:b w:val="false"/>
                <w:bCs w:val="false"/>
                <w:i w:val="false"/>
                <w:iCs w:val="false"/>
                <w:color w:val="000000"/>
                <w:sz w:val="18"/>
                <w:szCs w:val="18"/>
              </w:rPr>
              <w:t xml:space="preserve"> has 3 incisors on the top </w:t>
            </w:r>
            <w:del w:id="9186" w:author="Claude (AI) - proposed" w:date="2026-10-15T02:49:52Z">
              <w:r>
                <w:rPr>
                  <w:rFonts w:ascii="Arial" w:cs="Arial" w:eastAsia="Arial" w:hAnsi="Arial"/>
                  <w:b w:val="false"/>
                  <w:bCs w:val="false"/>
                  <w:i w:val="false"/>
                  <w:iCs w:val="false"/>
                  <w:color w:val="000000"/>
                  <w:sz w:val="18"/>
                  <w:szCs w:val="18"/>
                </w:rPr>
                <w:delText xml:space="preserve">left,</w:delText>
              </w:r>
            </w:del>
            <w:ins w:id="9187" w:author="Claude (AI) - proposed" w:date="2026-10-15T02:49:52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3 on the </w:t>
            </w:r>
            <w:del w:id="9188" w:author="Claude (AI) - proposed" w:date="2026-10-15T02:49:52Z">
              <w:r>
                <w:rPr>
                  <w:rFonts w:ascii="Arial" w:cs="Arial" w:eastAsia="Arial" w:hAnsi="Arial"/>
                  <w:b w:val="false"/>
                  <w:bCs w:val="false"/>
                  <w:i w:val="false"/>
                  <w:iCs w:val="false"/>
                  <w:color w:val="000000"/>
                  <w:sz w:val="18"/>
                  <w:szCs w:val="18"/>
                </w:rPr>
                <w:delText xml:space="preserve">top right — that is 6</w:delText>
              </w:r>
            </w:del>
            <w:ins w:id="9189" w:author="Claude (AI) - proposed" w:date="2026-10-15T02:49:52Z">
              <w:r>
                <w:rPr>
                  <w:rFonts w:ascii="Arial" w:cs="Arial" w:eastAsia="Arial" w:hAnsi="Arial"/>
                  <w:b w:val="false"/>
                  <w:bCs w:val="false"/>
                  <w:i w:val="false"/>
                  <w:iCs w:val="false"/>
                  <w:color w:val="000000"/>
                  <w:sz w:val="18"/>
                  <w:szCs w:val="18"/>
                </w:rPr>
                <w:t xml:space="preserve">bottom</w:t>
              </w:r>
            </w:ins>
            <w:r>
              <w:rPr>
                <w:rFonts w:ascii="Arial" w:cs="Arial" w:eastAsia="Arial" w:hAnsi="Arial"/>
                <w:b w:val="false"/>
                <w:bCs w:val="false"/>
                <w:i w:val="false"/>
                <w:iCs w:val="false"/>
                <w:color w:val="000000"/>
                <w:sz w:val="18"/>
                <w:szCs w:val="18"/>
              </w:rPr>
              <w:t xml:space="preserve">. I write </w:t>
            </w:r>
            <w:del w:id="9190" w:author="Claude (AI) - proposed" w:date="2026-10-15T02:49:52Z">
              <w:r>
                <w:rPr>
                  <w:rFonts w:ascii="Arial" w:cs="Arial" w:eastAsia="Arial" w:hAnsi="Arial"/>
                  <w:b w:val="false"/>
                  <w:bCs w:val="false"/>
                  <w:i w:val="false"/>
                  <w:iCs w:val="false"/>
                  <w:color w:val="000000"/>
                  <w:sz w:val="18"/>
                  <w:szCs w:val="18"/>
                </w:rPr>
                <w:delText xml:space="preserve">it</w:delText>
              </w:r>
            </w:del>
            <w:ins w:id="9191" w:author="Claude (AI) - proposed" w:date="2026-10-15T02:49:52Z">
              <w:r>
                <w:rPr>
                  <w:rFonts w:ascii="Arial" w:cs="Arial" w:eastAsia="Arial" w:hAnsi="Arial"/>
                  <w:b w:val="false"/>
                  <w:bCs w:val="false"/>
                  <w:i w:val="false"/>
                  <w:iCs w:val="false"/>
                  <w:color w:val="000000"/>
                  <w:sz w:val="18"/>
                  <w:szCs w:val="18"/>
                </w:rPr>
                <w:t xml:space="preserve">that</w:t>
              </w:r>
            </w:ins>
            <w:r>
              <w:rPr>
                <w:rFonts w:ascii="Arial" w:cs="Arial" w:eastAsia="Arial" w:hAnsi="Arial"/>
                <w:b w:val="false"/>
                <w:bCs w:val="false"/>
                <w:i w:val="false"/>
                <w:iCs w:val="false"/>
                <w:color w:val="000000"/>
                <w:sz w:val="18"/>
                <w:szCs w:val="18"/>
              </w:rPr>
              <w:t xml:space="preserve"> as 3 over 3</w:t>
            </w:r>
            <w:del w:id="9192" w:author="Claude (AI) - proposed" w:date="2026-10-15T02:49:52Z">
              <w:r>
                <w:rPr>
                  <w:rFonts w:ascii="Arial" w:cs="Arial" w:eastAsia="Arial" w:hAnsi="Arial"/>
                  <w:b w:val="false"/>
                  <w:bCs w:val="false"/>
                  <w:i w:val="false"/>
                  <w:iCs w:val="false"/>
                  <w:color w:val="000000"/>
                  <w:sz w:val="18"/>
                  <w:szCs w:val="18"/>
                </w:rPr>
                <w:delText xml:space="preserve"> for top and</w:delText>
              </w:r>
            </w:del>
            <w:ins w:id="9193" w:author="Claude (AI) - proposed" w:date="2026-10-15T02:49:52Z">
              <w:r>
                <w:rPr>
                  <w:rFonts w:ascii="Arial" w:cs="Arial" w:eastAsia="Arial" w:hAnsi="Arial"/>
                  <w:b w:val="false"/>
                  <w:bCs w:val="false"/>
                  <w:i w:val="false"/>
                  <w:iCs w:val="false"/>
                  <w:color w:val="000000"/>
                  <w:sz w:val="18"/>
                  <w:szCs w:val="18"/>
                </w:rPr>
                <w:t xml:space="preserve">, top over</w:t>
              </w:r>
            </w:ins>
            <w:r>
              <w:rPr>
                <w:rFonts w:ascii="Arial" w:cs="Arial" w:eastAsia="Arial" w:hAnsi="Arial"/>
                <w:b w:val="false"/>
                <w:bCs w:val="false"/>
                <w:i w:val="false"/>
                <w:iCs w:val="false"/>
                <w:color w:val="000000"/>
                <w:sz w:val="18"/>
                <w:szCs w:val="18"/>
              </w:rPr>
              <w:t xml:space="preserve"> bottom, and </w:t>
            </w:r>
            <w:del w:id="9194" w:author="Claude (AI) - proposed" w:date="2026-10-15T02:49:52Z">
              <w:r>
                <w:rPr>
                  <w:rFonts w:ascii="Arial" w:cs="Arial" w:eastAsia="Arial" w:hAnsi="Arial"/>
                  <w:b w:val="false"/>
                  <w:bCs w:val="false"/>
                  <w:i w:val="false"/>
                  <w:iCs w:val="false"/>
                  <w:color w:val="000000"/>
                  <w:sz w:val="18"/>
                  <w:szCs w:val="18"/>
                </w:rPr>
                <w:delText xml:space="preserve">multiply</w:delText>
              </w:r>
            </w:del>
            <w:ins w:id="9195" w:author="Claude (AI) - proposed" w:date="2026-10-15T02:49:52Z">
              <w:r>
                <w:rPr>
                  <w:rFonts w:ascii="Arial" w:cs="Arial" w:eastAsia="Arial" w:hAnsi="Arial"/>
                  <w:b w:val="false"/>
                  <w:bCs w:val="false"/>
                  <w:i w:val="false"/>
                  <w:iCs w:val="false"/>
                  <w:color w:val="000000"/>
                  <w:sz w:val="18"/>
                  <w:szCs w:val="18"/>
                </w:rPr>
                <w:t xml:space="preserve">the same for canines, premolars and molars. The formula describes one side, so I multiply the total</w:t>
              </w:r>
            </w:ins>
            <w:r>
              <w:rPr>
                <w:rFonts w:ascii="Arial" w:cs="Arial" w:eastAsia="Arial" w:hAnsi="Arial"/>
                <w:b w:val="false"/>
                <w:bCs w:val="false"/>
                <w:i w:val="false"/>
                <w:iCs w:val="false"/>
                <w:color w:val="000000"/>
                <w:sz w:val="18"/>
                <w:szCs w:val="18"/>
              </w:rPr>
              <w:t xml:space="preserve"> by 2 for both sides of the </w:t>
            </w:r>
            <w:del w:id="9196" w:author="Claude (AI) - proposed" w:date="2026-10-15T02:49:52Z">
              <w:r>
                <w:rPr>
                  <w:rFonts w:ascii="Arial" w:cs="Arial" w:eastAsia="Arial" w:hAnsi="Arial"/>
                  <w:b w:val="false"/>
                  <w:bCs w:val="false"/>
                  <w:i w:val="false"/>
                  <w:iCs w:val="false"/>
                  <w:color w:val="000000"/>
                  <w:sz w:val="18"/>
                  <w:szCs w:val="18"/>
                </w:rPr>
                <w:delText xml:space="preserve">jaw.'</w:delText>
              </w:r>
            </w:del>
            <w:ins w:id="9197" w:author="Claude (AI) - proposed" w:date="2026-10-15T02:49:52Z">
              <w:r>
                <w:rPr>
                  <w:rFonts w:ascii="Arial" w:cs="Arial" w:eastAsia="Arial" w:hAnsi="Arial"/>
                  <w:b w:val="false"/>
                  <w:bCs w:val="false"/>
                  <w:i w:val="false"/>
                  <w:iCs w:val="false"/>
                  <w:color w:val="000000"/>
                  <w:sz w:val="18"/>
                  <w:szCs w:val="18"/>
                </w:rPr>
                <w:t xml:space="preserve">mouth.' Point out the lion's last upper premolar and first lower molar: these are the CARNASSIAL teeth, which slide past each other like scissor blades to shear meat.</w:t>
              </w:r>
            </w:ins>
            <w:r>
              <w:rPr>
                <w:rFonts w:ascii="Arial" w:cs="Arial" w:eastAsia="Arial" w:hAnsi="Arial"/>
                <w:b w:val="false"/>
                <w:bCs w:val="false"/>
                <w:i w:val="false"/>
                <w:iCs w:val="false"/>
                <w:color w:val="000000"/>
                <w:sz w:val="18"/>
                <w:szCs w:val="18"/>
              </w:rPr>
              <w:t xml:space="preserve"> [Give learners 5 minutes to calculate all three formulae.] Cold-call: 'Wanjiku, what formula did you get for the cow? [Wait 10 seconds.] Does anyone disagree? [Wait 10 seconds.]' Correct errors by asking: 'Where does a cow have zero teeth on the top jaw? Why might that be — what does it use instead?' [Expected: dental pad.] Then say: 'Now fill in your Comparison Table and write your 3-sentence claim. You have 10 minutes.' Circulate, read 3 claims, and prompt deeper reasoning: 'Your claim says the lion has sharp teeth — can you be more specific? Are incisors and canines doing the SAME sharp job, or different jobs?' After 10 minutes, ask 2 learners to read their full 3-sentence claim aloud. Facilitate a brief class discussion: 'Does everyone agree that the cow's lack of upper incisors is an adaptation? [Wait 15 seconds.] What is the evidence?' Close with: 'Look back at your prediction from Phase 1. Put a tick if your prediction was supported or a cross if the evidence changed your mind. Either is fine — science is about updating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structuring their explanation as a formal claim supported by dental formula data and reasoning linked to the anchoring phenomenon, learners practice the NGSS Science and Engineering Practice of Constructing Explanations. The Comparison Table scaffolds the CER by ensuring learners have organised their evidence before writing prose, preventing vague generalisations.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spot-check 6 Comparison Tables. Observable indicator: learner correctly calculates at least 2 of 3 dental formulae AND their 3-sentence claim explicitly names a tooth type, connects it to food texture or type, and references the structure-function theme. Red flag: a claim that only says 'lions have sharp teeth for eating meat' without naming the specific tooth type (canine/carnassial) or explaining the mechanical function.</w:t>
            </w:r>
            <w:ins w:id="9198" w:author="Claude (AI) - proposed" w:date="2026-10-15T02:49:52Z">
              <w:r>
                <w:rPr>
                  <w:rFonts w:ascii="Arial" w:cs="Arial" w:eastAsia="Arial" w:hAnsi="Arial"/>
                  <w:b w:val="false"/>
                  <w:bCs w:val="false"/>
                  <w:i w:val="false"/>
                  <w:iCs w:val="false"/>
                  <w:color w:val="000000"/>
                  <w:sz w:val="18"/>
                  <w:szCs w:val="18"/>
                </w:rPr>
                <w:t xml:space="preserve"> Look-for claim: 'The lion has large canines and carnassial teeth because it eats meat. The canines grip and stab prey and the carnassials shear flesh. This connects to our anchoring question because, like the fish eagle's hooked beak, the shape of the feeding structure fits the food.' Cow: broad, ridged molars grind grass; no upper incisors, a dental pad instead.</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kyusu3_0wkpzowomu_a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xz1tcya8s8vul4m-3lb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They review sticky notes from Lessons 1–5 (mouthparts of mosquito, grasshopper, aphid, flamingo, and fish eagle). Each learner writes one new sticky note answering: 'What new evidence from today's lesson helps answer: How does structure determine what food an animal can get?' Learners also identify one remaining question the lesson raised for them and post it on the 'Still Wondering' section of the DQB. The class briefly discusses: 'How does dentition in mammals connect to what we already know about the proboscis of a mosquito or the beak of a flamingo?'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'You have been building evidence since Lesson 1 — from the mosquito's needle-like proboscis at Kakamega to the flamingo's filter beak at Lake Nakuru. Today we added mammal teeth. Take 3 minutes to write your new evidence sticky note and your new question sticky note.' [Allow 3 minutes.] Ask 3 learners to read their evidence notes aloud before posting them. Then facilitate: 'Muthoni just said that a lion's canines and a mosquito's stylet both pierce — they both puncture to access food. Kipchoge's group said a cow's molars and a flamingo's lamellae both filter or grind. Do you see a pattern? [Wait 15 seconds.] What might that pattern tell us about the big driving question?' Cold-call 2 learners for a response. Say: 'Post your sticky notes. Next lesson we move inside the body — to digestion. Keep your questions about what happens AFTER the food enters the mouth, because we will need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Connecting today's dentition evidence to prior lessons' mouthpart evidence on the DQB makes the cumulative storyline visible to learners. Identifying cross-cutting patterns (e.g., piercing structures across taxa) supports the NGSS practice of Identifying Patterns and prepares learners for the upcoming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posted sticky notes during the session. Observable indicator: learner's evidence note names a specific tooth type and links it to a specific food or feeding action (not just 'teeth are adapted to diet'). Learner's question note refers to something not yet explained (e.g., 'What happens to the meat after the lion swallows it?' — signalling readiness for the digestion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_wlmunbdic-7wtjlhsf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eny-g_54qrgdicx17mp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annotated diagram begun in Lesson 1 (the 'Animal Feeding Structures' model). They add a new panel labelled 'Mammal Dentition' showing a simplified side-view sketch of each of the three skulls (lion, cow, human), with arrows labelling each tooth type and a brief functional annotation (e.g., 'canine → stabs and grips prey'). They draw a dotted arrow from the 'Teeth' panel pointing toward a new blank box labelled 'Digestion (coming next)' — explicitly anticipating the next phase of the storyline. Pairs compare their updated models and check: (1) Is every tooth type labelled with both its name and its function? (2) Is the link between tooth shape and diet stated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dentition panel. Sketch three skull side-views — they do not need to be perfect, but every tooth type must be labelled with its name AND what it does. You have 8 minutes.' [Allow 8 minutes.] Circulate and prompt: 'Achieng, your lion sketch shows canines — can you add an arrow and write in one word what the canine does to the food?' After 8 minutes, pairs compare models using the two checklist questions. Cold-call one pair: 'What did your partner's model do well, and what was one thing they could make clearer?' Close the lesson by saying: 'You have now built evidence about external mouthparts — from insects to birds to mammals. Next lesson we travel inside: how does a human digestive system continue the job that teeth started? Your model's empty Digestion box is waiting to be filled.'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Adding the dentition panel to an ongoing model (rather than starting a new diagram each lesson) makes the epistemic progression of the unit tangible. The deliberate 'Digestion (coming next)' arrow uses the NGSS practice of Developing and Using Models to show learners that models are provisional and grow with new evidence — mirroring how scientific understanding develops.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updated models. Observable indicator: learner has added all four tooth types with both name and function labels for at least two of the three animals, and has drawn the forward-pointing arrow to the 'Digestion' box. Models lacking functional annotations (showing only names) indicate the learner can recall vocabulary but has not yet connected structure to function — flag for targeted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learners move fluently between the dental formula notation and a functional explanation, or did they get stuck on the arithmetic of counting teeth? If the calculation caused a bottleneck, consider providing a partially completed formula for weaker groups in future. (2) When learners wrote their CER claims, did they name specific tooth types (canine, molar) or default to vague terms like 'sharp' and 'flat'? Precision of vocabulary is a key indicator of conceptual depth in this lesson. (3) Did the DQB sticky notes reveal genuine new questions about digestion, or did learners repeat what was already on the board? New, forward-pointing questions (about what happens after swallowing) signal that the storyline thread to Lesson 7 has been successfully laid. (4) Were learners able to connect dentition back to the anchoring phenomenon — the mosquito, grasshopper, and aphid from Kakamega — or did they treat today's mammal content as an isolated topic? If the connection was weak, open Lesson 7 by explicitly revisiting the phenomenon and asking: 'A mosquito has no teeth at all — so how does it digest blood?'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wildebeest chewing cud at the Maasai Mara; tooth counts recorded in a structured evidence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owalxibfn0cydzuhra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jawzzy7lyzsdbeguptx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lessons × 40 min)): The Human Digestive System: Tracing a Meal of Ugali and Sukuma Wiki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build a physical model of the human digestive system and trace the journey of food from ingestion to absorption, connecting internal digestive structures to the external feeding adaptations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describe the organs of the human digestive system and their functions; (b) explain the processes of mechanical and chemical digestion along the alimentary canal; (c) describe how nutrients from a meal of ugali and sukuma wiki are absorbed into the bloodstream.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construct a physical model of the human digestive system using locally available materials; (b) label organs and annotate their functions on the model; (c) trace the movement of food through the digestive system, identifying where digestion and absorption of carbohydrates, proteins, and vitamins occur.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complexity and elegance of the human digestive system and develops a sense of responsibility for personal nutrition and health choices, including making informed decisions about the nutritional value of common Kenyan foods.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investigated how external mouthpart structures — from the grasshopper's mandibles to the mosquito's proboscis, the aphid's stylet, and the flamingo's lamellae — are adapted to obtain specific foods. Lesson 7 now takes the investigation inside the body: once food enters through those specialised mouth structures, what happens next? By modelling the human digestive system and tracking a meal of ugali and sukuma wiki from mouth to large intestine, learners gather direct evidence to answer the second key inquiry question and deepen their understanding of the driving question — structure determines function, from beak to bowel.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learners to handle scissors and sharp tools carefully when cutting tubing or balloons. Learners should wash hands before and after the model-building activity. If vinegar or dilute acid is used to simulate stomach acid, ensure it does not contact eyes — provide water nearby. No food should be consumed during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plate of ugali and sukuma wiki after it is swallowed. They then construct a physical model of the human digestive system using locally sourced materials (rubber tubing, balloons, plastic containers, a funnel, and a stocking) to represent the oesophagus, stomach, small intestine, and large intestine respectively. Working in groups, they role-play the journey of food — noting where mechanical digestion, chemical digestion, and absorption occur — and annotate a diagram. The lesson closes with learners updating their Driving Question Board, explicitly connecting the internal digestive structures of humans to the external mouthpart adaptations of the mosquito, grasshopper, aphid, flamingo, and fish eagle studied in earlier lessons. The anchoring phenomenon (why a mosquito can drink blood but a grasshopper cannot) is revisited: learners are now equipped to argue that the differences begin at the mouth but continue into specialised internal processing.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mr3reoo5jdzeawewjcm">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g6acmiuxma1hssqwj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djl4gufxmfuvduftk3jm">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dsmnj9xlclnyzsgxs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a plate of ugali and sukuma wiki (a typical Kenyan school lunch) projected on the board or printed on cards. They are asked to individually draw and annotate what they think happens to each component of the meal — the starch in the ugali, the iron and vitamins in the sukuma wiki, the cooking oil — after it is swallowed. They record predictions in their science notebooks using the prompt: 'I think the ugali travels to _____ where _____ happens to it, because _____.' Learners then share predictions with a shoulder partner before three to four pairs are cold-called to share with the class. All predictions are displayed on the 'Predict Wall' (a section of the classroom board reserved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ugali and sukuma wiki image and say: 'You have eaten this meal hundreds of times. Today I want you to think like a detective — not about how the food gets INTO the mouth, but about what happens AFTER it disappears. Individually, draw the path you think this meal takes inside your body and annotate what happens at each stop. You have 4 minutes — go.' [Allow 4 minutes of silent individual work. Circulate and note two or three interesting or misconception-laden predictions to reference later.] After 4 minutes: 'Now share your drawing with your partner. You have 2 minutes.' [Allow partner talk.] Then cold-call 4 pairs: 'Amina and Brian — what did your pair predict? Then we will hear from Chebet and David, then Fatuma and George, then Halima and Ibrahim.' After each share, respond neutrally: 'Interesting — we will test that idea today.' Do NOT correct misconceptions at this stage. Record key prediction phrases verbatim on the Predict Wall under 'Our Predictions —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committing predictions to paper before any instruction, learners activate existing mental models of digestion — including common misconceptions (e.g., 'the stomach digests everything', 'food just dissolves'). Making predictions public creates cognitive dissonance when evidence contradicts them, driving deeper engagement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drawing in their notebook before partner discussion begins. Teacher scans for the presence of at least mouth, stomach, and intestines in drawings. Note any learners who draw only a stomach (common misconception) — target these learners for questioning during Phase 3. Collect 3–4 notebooks to review predictions against final annotations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hva_jdjtn8hswbiqdck_">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szkkt6wtktrhpj71x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wytjcarsrj1jmmsliefu">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xzchldrioaqb-rux3m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'Digestive System Kit' containing: (1) a plastic funnel labelled 'Mouth/Oropharynx', (2) a 30 cm length of flexible rubber tubing labelled 'Oesophagus', (3) a small balloon labelled 'Stomach', (4) a 6–7 metre length of thin rope or string coiled in a tray labelled 'Small Intestine', (5) a nylon stocking or wider tubing labelled 'Large Intestine', (6) a small container labelled 'Rectum/Anus', and (7) a 'Food Card' describing a meal of ugali (maize starch and water), sukuma wiki (fibre, vitamins, iron), and a spoon of cooking fat. Groups lay out the materials on the floor or a long desk in sequence to form a life-sized model (~9 metres total when extended). They then use the Food Card and a one-page reference sheet (organ, function, enzymes/juices involved) to annotate sticky labels and attach them to the correct model segment. Groups record: (a) the organ, (b) what happens to the ugali/sukuma wiki there, (c) what is produced or absorbed. A 'transport observer' in each group physically moves a clay ball (representing a food bolus) through the model while narrating each stage aloud to the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kits and say: 'Your job is to build a life-sized model of YOUR digestive system — the one inside you right now. Lay each piece on the floor in order. You have 10 minutes to assemble and label. Use your reference sheet and what you already know.' [Allow 10 minutes of group assembly. Circulate and ask probing questions: 'Why is the small intestine so much longer than the large intestine?', 'What does the balloon represent about the stomach?', 'Where exactly does the starch from the ugali get broken down?' — WAIT 12 seconds after each question before accepting responses.] After labelling: 'Now send your transport observer on a journey. The clay ball is a bolus of ugali. Narrate what happens at each station — the whole group must agree on the narration before moving to the next organ. You have </w:t>
            </w:r>
            <w:del w:id="9199" w:author="Claude (AI) - proposed" w:date="2026-10-15T02:49:52Z">
              <w:r>
                <w:rPr>
                  <w:rFonts w:ascii="Arial" w:cs="Arial" w:eastAsia="Arial" w:hAnsi="Arial"/>
                  <w:b w:val="false"/>
                  <w:bCs w:val="false"/>
                  <w:i w:val="false"/>
                  <w:iCs w:val="false"/>
                  <w:color w:val="000000"/>
                  <w:sz w:val="18"/>
                  <w:szCs w:val="18"/>
                </w:rPr>
                <w:delText xml:space="preserve">12</w:delText>
              </w:r>
            </w:del>
            <w:ins w:id="9200" w:author="Claude (AI) - proposed" w:date="2026-10-15T02:49: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[Circulate, listen for accuracy, note errors for class discussion.] After activity: cold-call 2 groups to present one organ each and explain its role. Ask: 'Group 3 — Chebet's group — tell us what happens in the small intestine specifically to the starch from the ugali. Give us the enzyme, the product, and where the product goes.' [WAIT 15 seconds.] Affirm accurate science; gently correct errors using: 'What does your reference sheet say about that? Let's check together.'</w:t>
            </w:r>
            <w:ins w:id="9201" w:author="Claude (AI) - proposed" w:date="2026-10-15T02:49:52Z">
              <w:r>
                <w:rPr>
                  <w:rFonts w:ascii="Arial" w:cs="Arial" w:eastAsia="Arial" w:hAnsi="Arial"/>
                  <w:b w:val="false"/>
                  <w:bCs w:val="false"/>
                  <w:i w:val="false"/>
                  <w:iCs w:val="false"/>
                  <w:color w:val="000000"/>
                  <w:sz w:val="18"/>
                  <w:szCs w:val="18"/>
                </w:rPr>
                <w:t xml:space="preserve"> Accessory organs: add three paper labels beside the model, SALIVARY GLANDS, LIVER with GALL BLADDER, and PANCREAS, and ask each group to run a string from each label to the point where its juice enters the tube (saliva at the mouth; bile and pancreatic juice at the start of the small intestine). Language support: write mmeng'enyo wa chakula = digestion, tumbo = stomach, utumbo = intestines, mate = saliva, kimeng'enya = enzyme next to the English words. Low-cost substitutes: if balloons or tubing are not available, use a polythene bag for the stomach and old cloth strips, rope or a hosepipe for the intestines; use a ball of wet paper if there is no clay.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(Embodied Cognition): Constructing a life-sized, tangible model forces learners to grapple with the spatial reality of the digestive system — the extraordinary length of the small intestine, the muscular bag function of the stomach, the absorption role of the large intestine. The clay-ball role-play embeds sequential processing logic. This strategy directly builds evidence for the driving question by showing that just as a mosquito's proboscis is a specialised tube for a specialised food, the human digestive system is a series of specialised chambers each adapted to process a specific component of food.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model has at least 6 correctly sequenced and labelled organs before the transport-observer narration begins. Teacher checks that sticky labels include: mouth (mechanical digestion, amylase), oesophagus (peristalsis), stomach (protein digestion, HCl, pepsin), small intestine (final digestion, absorption of glucose/amino acids/fatty acids, villi), large intestine (water absorption, fibre), rectum/anus (egestion). Flag any group that has the large intestine before the small intestine — intervene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u4zp5yv1xkstqrumulua">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natpet8itre8ciu0nv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q4wfosw8bmss191okjs">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epy8zzymgr54dhgnvl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individually complete a 'Meal Journey Table' in their notebooks with columns: Organ | What happens to ugali (starch) here | What happens to sukuma wiki (fibre, vitamins, iron) here | What enters the blood here. They then participate in a class discussion connecting the digestive system back to the anchoring phenomenon. The teacher projects the phenomenon image (mosquito biting a learner in Kakamega) and asks: 'The mosquito injects its proboscis and draws blood directly into its gut — it bypasses the chewing and swallowing steps you just modelled, although it must still chemically digest the blood proteins in its gut. Why </w:t>
            </w:r>
            <w:del w:id="9202" w:author="Claude (AI) - proposed" w:date="2026-10-15T02:49:52Z">
              <w:r>
                <w:rPr>
                  <w:rFonts w:ascii="Arial" w:cs="Arial" w:eastAsia="Arial" w:hAnsi="Arial"/>
                  <w:b w:val="false"/>
                  <w:bCs w:val="false"/>
                  <w:i w:val="false"/>
                  <w:iCs w:val="false"/>
                  <w:color w:val="000000"/>
                  <w:sz w:val="18"/>
                  <w:szCs w:val="18"/>
                </w:rPr>
                <w:delText xml:space="preserve">might blood be the perfect food to drink directly, without needing a long digestive system</w:delText>
              </w:r>
            </w:del>
            <w:ins w:id="9203" w:author="Claude (AI) - proposed" w:date="2026-10-15T02:49:52Z">
              <w:r>
                <w:rPr>
                  <w:rFonts w:ascii="Arial" w:cs="Arial" w:eastAsia="Arial" w:hAnsi="Arial"/>
                  <w:b w:val="false"/>
                  <w:bCs w:val="false"/>
                  <w:i w:val="false"/>
                  <w:iCs w:val="false"/>
                  <w:color w:val="000000"/>
                  <w:sz w:val="18"/>
                  <w:szCs w:val="18"/>
                </w:rPr>
                <w:t xml:space="preserve">can a mosquito skip chewing, and which stage of digestion can it not skip</w:t>
              </w:r>
            </w:ins>
            <w:r>
              <w:rPr>
                <w:rFonts w:ascii="Arial" w:cs="Arial" w:eastAsia="Arial" w:hAnsi="Arial"/>
                <w:b w:val="false"/>
                <w:bCs w:val="false"/>
                <w:i w:val="false"/>
                <w:iCs w:val="false"/>
                <w:color w:val="000000"/>
                <w:sz w:val="18"/>
                <w:szCs w:val="18"/>
              </w:rPr>
              <w:t xml:space="preserve">?' Learners discuss in pairs, then share. Finally, learners write a 3-sentence 'Claim–Evidence–Reasoning' (CER) statement answering: 'How does the structure of the human digestive system explain how we extract nutrients from a meal of ugali and sukuma wiki?'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by saying: 'Close your models — leave them on the desk. Open your notebooks. You now have 5 minutes to complete the Meal Journey Table independently. Use your labelled model and reference sheet.' [Allow 5 minutes of silent individual writing. Circulate and note who is struggling with the distinction between digestion and absorption.] After 5 minutes, project the mosquito phenomenon image: 'Let us connect this to our big question. A mosquito bypasses your mouth, your oesophagus, your stomach — it drinks </w:t>
            </w:r>
            <w:ins w:id="9204" w:author="Claude (AI) - proposed" w:date="2026-10-15T02:49:52Z">
              <w:r>
                <w:rPr>
                  <w:rFonts w:ascii="Arial" w:cs="Arial" w:eastAsia="Arial" w:hAnsi="Arial"/>
                  <w:b w:val="false"/>
                  <w:bCs w:val="false"/>
                  <w:i w:val="false"/>
                  <w:iCs w:val="false"/>
                  <w:color w:val="000000"/>
                  <w:sz w:val="18"/>
                  <w:szCs w:val="18"/>
                </w:rPr>
                <w:t xml:space="preserve">liquid </w:t>
              </w:r>
            </w:ins>
            <w:r>
              <w:rPr>
                <w:rFonts w:ascii="Arial" w:cs="Arial" w:eastAsia="Arial" w:hAnsi="Arial"/>
                <w:b w:val="false"/>
                <w:bCs w:val="false"/>
                <w:i w:val="false"/>
                <w:iCs w:val="false"/>
                <w:color w:val="000000"/>
                <w:sz w:val="18"/>
                <w:szCs w:val="18"/>
              </w:rPr>
              <w:t xml:space="preserve">blood, which is </w:t>
            </w:r>
            <w:del w:id="9205" w:author="Claude (AI) - proposed" w:date="2026-10-15T02:49:52Z">
              <w:r>
                <w:rPr>
                  <w:rFonts w:ascii="Arial" w:cs="Arial" w:eastAsia="Arial" w:hAnsi="Arial"/>
                  <w:b w:val="false"/>
                  <w:bCs w:val="false"/>
                  <w:i w:val="false"/>
                  <w:iCs w:val="false"/>
                  <w:color w:val="000000"/>
                  <w:sz w:val="18"/>
                  <w:szCs w:val="18"/>
                </w:rPr>
                <w:delText xml:space="preserve">already full of dissolved nutrients like glucose, amino acids, and proteins</w:delText>
              </w:r>
            </w:del>
            <w:ins w:id="9206" w:author="Claude (AI) - proposed" w:date="2026-10-15T02:49:52Z">
              <w:r>
                <w:rPr>
                  <w:rFonts w:ascii="Arial" w:cs="Arial" w:eastAsia="Arial" w:hAnsi="Arial"/>
                  <w:b w:val="false"/>
                  <w:bCs w:val="false"/>
                  <w:i w:val="false"/>
                  <w:iCs w:val="false"/>
                  <w:color w:val="000000"/>
                  <w:sz w:val="18"/>
                  <w:szCs w:val="18"/>
                </w:rPr>
                <w:t xml:space="preserve">rich in protein and needs no chewing or grinding. But the blood proteins still have to be broken down by enzymes in the mosquito's gut</w:t>
              </w:r>
            </w:ins>
            <w:r>
              <w:rPr>
                <w:rFonts w:ascii="Arial" w:cs="Arial" w:eastAsia="Arial" w:hAnsi="Arial"/>
                <w:b w:val="false"/>
                <w:bCs w:val="false"/>
                <w:i w:val="false"/>
                <w:iCs w:val="false"/>
                <w:color w:val="000000"/>
                <w:sz w:val="18"/>
                <w:szCs w:val="18"/>
              </w:rPr>
              <w:t xml:space="preserve">. Based on what you just built — </w:t>
            </w:r>
            <w:del w:id="9207" w:author="Claude (AI) - proposed" w:date="2026-10-15T02:49:52Z">
              <w:r>
                <w:rPr>
                  <w:rFonts w:ascii="Arial" w:cs="Arial" w:eastAsia="Arial" w:hAnsi="Arial"/>
                  <w:b w:val="false"/>
                  <w:bCs w:val="false"/>
                  <w:i w:val="false"/>
                  <w:iCs w:val="false"/>
                  <w:color w:val="000000"/>
                  <w:sz w:val="18"/>
                  <w:szCs w:val="18"/>
                </w:rPr>
                <w:delText xml:space="preserve">WHY does a mosquito not need a long digestive system like yours?'</w:delText>
              </w:r>
            </w:del>
            <w:ins w:id="9208" w:author="Claude (AI) - proposed" w:date="2026-10-15T02:49:52Z">
              <w:r>
                <w:rPr>
                  <w:rFonts w:ascii="Arial" w:cs="Arial" w:eastAsia="Arial" w:hAnsi="Arial"/>
                  <w:b w:val="false"/>
                  <w:bCs w:val="false"/>
                  <w:i w:val="false"/>
                  <w:iCs w:val="false"/>
                  <w:color w:val="000000"/>
                  <w:sz w:val="18"/>
                  <w:szCs w:val="18"/>
                </w:rPr>
                <w:t xml:space="preserve">which stages of YOUR digestive system could a mosquito skip, and which stage still has to happen?' (Expected: it skips chewing and mechanical digestion; it still needs chemical digestion and absorption.)</w:t>
              </w:r>
            </w:ins>
            <w:r>
              <w:rPr>
                <w:rFonts w:ascii="Arial" w:cs="Arial" w:eastAsia="Arial" w:hAnsi="Arial"/>
                <w:b w:val="false"/>
                <w:bCs w:val="false"/>
                <w:i w:val="false"/>
                <w:iCs w:val="false"/>
                <w:color w:val="000000"/>
                <w:sz w:val="18"/>
                <w:szCs w:val="18"/>
              </w:rPr>
              <w:t xml:space="preserve"> [Cold-call 3 learners — include at least one who had a misconception-laden prediction in Phase 1. WAIT 12 seconds after posing the question.] Then say: 'Now write your CER. Claim: one sentence answering the key inquiry question. Evidence: one sentence from your model or table. Reasoning: one sentence connecting structure to function.' [Allow 5 minutes. Pairs exchange notebooks and give one-star, one-wish peer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requires learners to distinguish between a scientific claim (what they conclude), the evidence from the model activity (what they observed), and reasoning (the scientific principle linking the two). This directly mirrors how scientists communicate findings and advances the driving question by demanding that learners articulate the structure–function relationship rather than merely label organs. Connecting the CER back to the mosquito phenomenon anchors abstract biochemistry to the concrete, memorable anchoring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CER statement (a) uses at least one organ name correctly, (b) references a specific nutrient from ugali or sukuma wiki (starch/glucose, iron, vitamin C, fibre), and (c) connects to the concept of structure–function. Collect CER statements as an exit artefact. Use a 3-point rubric: 1 = claim only, no evidence or reasoning; 2 = claim + evidence but reasoning is incomplete; 3 = all three elements present and connected. Target score: ≥80% of learners at level 2 or above before Lesson 8.</w:t>
            </w:r>
            <w:ins w:id="9209" w:author="Claude (AI) - proposed" w:date="2026-10-15T02:49:52Z">
              <w:r>
                <w:rPr>
                  <w:rFonts w:ascii="Arial" w:cs="Arial" w:eastAsia="Arial" w:hAnsi="Arial"/>
                  <w:b w:val="false"/>
                  <w:bCs w:val="false"/>
                  <w:i w:val="false"/>
                  <w:iCs w:val="false"/>
                  <w:color w:val="000000"/>
                  <w:sz w:val="18"/>
                  <w:szCs w:val="18"/>
                </w:rPr>
                <w:t xml:space="preserve"> Look-for answers for the Meal Journey Table: Mouth: chewing breaks the ugali into smaller pieces (mechanical); amylase in saliva starts to change starch into sugar; nothing is absorbed yet. Stomach: muscular churning; acid and pepsin start digesting protein (more in nyama choma or beans than in ugali); starch digestion pauses in the acid. Small intestine: pancreatic amylase and enzymes on the gut wall finish starch to glucose, protein becomes amino acids, fats become fatty acids and glycerol; glucose, amino acids, vitamins and iron from the sukuma wiki are absorbed into the blood. Large intestine: water is absorbed; the fibre in sukuma wiki is not digested and leaves as faeces. If a learner says the stomach absorbs the food, ask: 'Which organ is long and lined with villi?'</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uzawf3vmwx0_url6qsd9">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sh13yizmsdbkskj5a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3jkytxig-hs2gntn4zob">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mfvdlhwt_iz6_wdkm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(a large display maintained since Lesson 1). Each group is given two sticky notes: one GREEN ('Evidence we now have') and one ORANGE ('New questions this lesson raised'). Groups write their contributions and physically place them on the DQB under the relevant driving question. The teacher facilitates a </w:t>
            </w:r>
            <w:del w:id="9210" w:author="Claude (AI) - proposed" w:date="2026-10-15T02:49:52Z">
              <w:r>
                <w:rPr>
                  <w:rFonts w:ascii="Arial" w:cs="Arial" w:eastAsia="Arial" w:hAnsi="Arial"/>
                  <w:b w:val="false"/>
                  <w:bCs w:val="false"/>
                  <w:i w:val="false"/>
                  <w:iCs w:val="false"/>
                  <w:color w:val="000000"/>
                  <w:sz w:val="18"/>
                  <w:szCs w:val="18"/>
                </w:rPr>
                <w:delText xml:space="preserve">5</w:delText>
              </w:r>
            </w:del>
            <w:ins w:id="9211" w:author="Claude (AI) - proposed" w:date="2026-10-15T02:49:5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whole-class gallery walk where learners read other groups' contributions before returning to their seats. The teacher then narrates a brief 'storyline update' — a 3-sentence summary of what the class now knows collectively — and writes it on the 'Our Growing Understanding'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7 lessons into our investigation. Look at the Driving Question Board — we started with a mosquito in Kakamega and questions about mouthparts. What can we now add?' Distribute sticky notes. 'On GREEN: write one piece of evidence from today's lesson that helps answer either key inquiry question. On ORANGE: write one new question today's lesson raised for you. You have 3 minutes.' [Allow 3 minutes of quiet writing.] 'Walk to the board, place your notes, and spend 2 minutes reading two other groups' contributions silently.' [After gallery walk, cold-call 2 learners: 'Njeri — read us one orange question from another group that YOU think is important, and say why.' WAIT 10 seconds.] Conclude by narrating the storyline update aloud and writing it on the board: e.g., 'We now know that just as a mosquito's proboscis is structured to deliver liquid food directly to its gut, the human digestive system is structured as a series of specialised organs — each adapted to break down a specific component of our food. Structure determines function — at every scale, from beak to bowel.'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Protocol: The DQB is a living artefact of the class's collective sensemaking across the unit. Adding evidence and new questions in Lesson 7 makes the cumulative nature of scientific investigation visible — learners can literally see how each lesson has built on the last. The 'Our Growing Understanding' strip models how scientists revise and refine explanations as new evidence accumulates, a core NGSS Science and Engineering Practice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GREEN sticky note references a specific organ or process from today's lesson (not a vague statement like 'we learned about digestion'). Teacher checks that at least 6 of 8 groups have named a specific organ and function. ORANGE notes should show genuine curiosity (e.g., 'What happens to nutrients that are NOT absorbed — do they just leave as waste?', 'Does the mosquito have a stomach too?'). Record recurring orange questions to address in Lessons 8–10.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uyxpx3ggdpymtyyhlyd">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8nkolyr_saoyeqbu9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hah56oimt5msrtuq-gy">
              <w:r>
                <w:rPr>
                  <w:rFonts w:ascii="Arial" w:cs="Arial" w:eastAsia="Arial" w:hAnsi="Arial"/>
                  <w:color w:val="2E75B6"/>
                  <w:sz w:val="16"/>
                  <w:szCs w:val="16"/>
                  <w:u w:val="single" w:color="2E75B6"/>
                </w:rPr>
                <w:t xml:space="preserve">The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51yo4kgslj790wqyw7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'Animal Nutrition Model' — a large annotated diagram they have been building since Lesson 1, showing the relationship between feeding structures and diet across different animals. In Lesson 7, they add a new panel: a labelled cross-section diagram of the human digestive system, annotated with: (a) organ names and functions, (b) the specific nutrients from ugali and sukuma wiki absorbed at each point, and (c) a colour-coded arrow showing how the nutrient journey inside the human body connects to the feeding structures studied in earlier lessons (e.g., 'Teeth — mechanical digestion — same principle as grasshopper mandibles'). Groups share their revised models with an adjacent group, offering one piece of peer feedback using the sentence stem: 'Your model would be stronger if you added/changed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Animal Nutrition Model — the one you have been adding to since Lesson 1. Today we add the inside story: the human digestive system. Add a new panel to your model. Label at least 6 organs, show where the starch from ugali is broken down and absorbed, and draw at least ONE explicit connection — with an arrow and a label — between a human digestive structure and an animal mouthpart we studied earlier. You have 10 minutes.' [Allow 10 minutes of group work. Circulate and prompt: 'Can you connect the villi of the small intestine to anything we saw in the flamingo's beak? Both increase surface area — can you show that?' WAIT 12 seconds. Prompt further: 'Where does the iron from the sukuma wiki get absorbed? Show that on your model.'] After 10 minutes: 'Swap models with the group next to you. Give one piece of written feedback using the sentence stem on the board. You have 3 minutes.' [After peer feedback, instruct groups to retrieve their own model and note the feedback received.] Close the lesson: 'In Lesson 8, we will </w:t>
            </w:r>
            <w:del w:id="9212" w:author="Claude (AI) - proposed" w:date="2026-10-15T02:49:52Z">
              <w:r>
                <w:rPr>
                  <w:rFonts w:ascii="Arial" w:cs="Arial" w:eastAsia="Arial" w:hAnsi="Arial"/>
                  <w:b w:val="false"/>
                  <w:bCs w:val="false"/>
                  <w:i w:val="false"/>
                  <w:iCs w:val="false"/>
                  <w:color w:val="000000"/>
                  <w:sz w:val="18"/>
                  <w:szCs w:val="18"/>
                </w:rPr>
                <w:delText xml:space="preserve">investigate</w:delText>
              </w:r>
            </w:del>
            <w:ins w:id="9213" w:author="Claude (AI) - proposed" w:date="2026-10-15T02:49:52Z">
              <w:r>
                <w:rPr>
                  <w:rFonts w:ascii="Arial" w:cs="Arial" w:eastAsia="Arial" w:hAnsi="Arial"/>
                  <w:b w:val="false"/>
                  <w:bCs w:val="false"/>
                  <w:i w:val="false"/>
                  <w:iCs w:val="false"/>
                  <w:color w:val="000000"/>
                  <w:sz w:val="18"/>
                  <w:szCs w:val="18"/>
                </w:rPr>
                <w:t xml:space="preserve">find out how enzymes break food down chemically, starting with the taste of ugali changing in your own mouth. In Lesson 9 we will see how nutrients get into the blood and</w:t>
              </w:r>
            </w:ins>
            <w:r>
              <w:rPr>
                <w:rFonts w:ascii="Arial" w:cs="Arial" w:eastAsia="Arial" w:hAnsi="Arial"/>
                <w:b w:val="false"/>
                <w:bCs w:val="false"/>
                <w:i w:val="false"/>
                <w:iCs w:val="false"/>
                <w:color w:val="000000"/>
                <w:sz w:val="18"/>
                <w:szCs w:val="18"/>
              </w:rPr>
              <w:t xml:space="preserve"> what happens when </w:t>
            </w:r>
            <w:del w:id="9214" w:author="Claude (AI) - proposed" w:date="2026-10-15T02:49:52Z">
              <w:r>
                <w:rPr>
                  <w:rFonts w:ascii="Arial" w:cs="Arial" w:eastAsia="Arial" w:hAnsi="Arial"/>
                  <w:b w:val="false"/>
                  <w:bCs w:val="false"/>
                  <w:i w:val="false"/>
                  <w:iCs w:val="false"/>
                  <w:color w:val="000000"/>
                  <w:sz w:val="18"/>
                  <w:szCs w:val="18"/>
                </w:rPr>
                <w:delText xml:space="preserve">the digestive system does not get the right nutrients — we will look at nutritional deficiency diseases common in Kenya</w:delText>
              </w:r>
            </w:del>
            <w:ins w:id="9215" w:author="Claude (AI) - proposed" w:date="2026-10-15T02:49:52Z">
              <w:r>
                <w:rPr>
                  <w:rFonts w:ascii="Arial" w:cs="Arial" w:eastAsia="Arial" w:hAnsi="Arial"/>
                  <w:b w:val="false"/>
                  <w:bCs w:val="false"/>
                  <w:i w:val="false"/>
                  <w:iCs w:val="false"/>
                  <w:color w:val="000000"/>
                  <w:sz w:val="18"/>
                  <w:szCs w:val="18"/>
                </w:rPr>
                <w:t xml:space="preserve">they are missing</w:t>
              </w:r>
            </w:ins>
            <w:r>
              <w:rPr>
                <w:rFonts w:ascii="Arial" w:cs="Arial" w:eastAsia="Arial" w:hAnsi="Arial"/>
                <w:b w:val="false"/>
                <w:bCs w:val="false"/>
                <w:i w:val="false"/>
                <w:iCs w:val="false"/>
                <w:color w:val="000000"/>
                <w:sz w:val="18"/>
                <w:szCs w:val="18"/>
              </w:rPr>
              <w:t xml:space="preserve">. Keep your models — they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10 lessons embeds the NGSS practice of Developing and Using Models. Learners see their model as a living scientific explanation, not a one-off drawing. The explicit cross-animal connection (e.g., villi surface area ↔ flamingo lamellae surface area) is a powerful analogical reasoning move — it reveals the unifying principle that structure increases efficiency of nutrient uptake, whether in a flamingo filter-feeding at Lake Nakuru or in the lining of a human small intestine.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revised model panel includes at least 6 labelled organs, at least one nutrient (glucose, amino acid, vitamin, iron, water) annotated at the correct absorption site, and at least one explicit cross-animal structural connection with an arrow and annotation. Teacher uses a quick 3-point checklist during circulation: ✓ organs labelled, ✓ nutrients at correct sites, ✓ cross-animal connection present. Groups missing the cross-animal connection are prompted with a targeted question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Did learners make the conceptual leap from external feeding structures (mouthparts) to internal processing (digestion and absorption)? Which groups struggled with this connection, and what scaffolding would help in Lesson 8? (2) How accurate were learners' physical models — did groups correctly sequence all organs, and were there recurring errors (e.g., placing the large intestine before the small intestine, or omitting the liver/pancreas)? How will you address these gaps? (3) Review the CER statements collected as exit artefacts — what percentage reached level 2 or above on the rubric? Identify 3–5 learners whose reasoning was incomplete and plan a targeted check-in at the start of Lesson 8. (4) Review the ORANGE sticky notes on the DQB — do any learner questions signal readiness to explore </w:t>
            </w:r>
            <w:del w:id="9216" w:author="Claude (AI) - proposed" w:date="2026-10-15T02:49:52Z">
              <w:r>
                <w:rPr>
                  <w:rFonts w:ascii="Arial" w:cs="Arial" w:eastAsia="Arial" w:hAnsi="Arial"/>
                  <w:b w:val="false"/>
                  <w:bCs w:val="false"/>
                  <w:i w:val="false"/>
                  <w:iCs w:val="false"/>
                  <w:color w:val="000000"/>
                  <w:sz w:val="18"/>
                  <w:szCs w:val="18"/>
                </w:rPr>
                <w:delText xml:space="preserve">nutritional deficiency diseases</w:delText>
              </w:r>
            </w:del>
            <w:ins w:id="9217" w:author="Claude (AI) - proposed" w:date="2026-10-15T02:49:52Z">
              <w:r>
                <w:rPr>
                  <w:rFonts w:ascii="Arial" w:cs="Arial" w:eastAsia="Arial" w:hAnsi="Arial"/>
                  <w:b w:val="false"/>
                  <w:bCs w:val="false"/>
                  <w:i w:val="false"/>
                  <w:iCs w:val="false"/>
                  <w:color w:val="000000"/>
                  <w:sz w:val="18"/>
                  <w:szCs w:val="18"/>
                </w:rPr>
                <w:t xml:space="preserve">enzyme action</w:t>
              </w:r>
            </w:ins>
            <w:r>
              <w:rPr>
                <w:rFonts w:ascii="Arial" w:cs="Arial" w:eastAsia="Arial" w:hAnsi="Arial"/>
                <w:b w:val="false"/>
                <w:bCs w:val="false"/>
                <w:i w:val="false"/>
                <w:iCs w:val="false"/>
                <w:color w:val="000000"/>
                <w:sz w:val="18"/>
                <w:szCs w:val="18"/>
              </w:rPr>
              <w:t xml:space="preserve"> (Lesson 8) or absorption </w:t>
            </w:r>
            <w:del w:id="9218" w:author="Claude (AI) - proposed" w:date="2026-10-15T02:49:52Z">
              <w:r>
                <w:rPr>
                  <w:rFonts w:ascii="Arial" w:cs="Arial" w:eastAsia="Arial" w:hAnsi="Arial"/>
                  <w:b w:val="false"/>
                  <w:bCs w:val="false"/>
                  <w:i w:val="false"/>
                  <w:iCs w:val="false"/>
                  <w:color w:val="000000"/>
                  <w:sz w:val="18"/>
                  <w:szCs w:val="18"/>
                </w:rPr>
                <w:delText xml:space="preserve">mechanisms</w:delText>
              </w:r>
            </w:del>
            <w:ins w:id="9219" w:author="Claude (AI) - proposed" w:date="2026-10-15T02:49:52Z">
              <w:r>
                <w:rPr>
                  <w:rFonts w:ascii="Arial" w:cs="Arial" w:eastAsia="Arial" w:hAnsi="Arial"/>
                  <w:b w:val="false"/>
                  <w:bCs w:val="false"/>
                  <w:i w:val="false"/>
                  <w:iCs w:val="false"/>
                  <w:color w:val="000000"/>
                  <w:sz w:val="18"/>
                  <w:szCs w:val="18"/>
                </w:rPr>
                <w:t xml:space="preserve">and deficiency diseases (Lesson 9)</w:t>
              </w:r>
            </w:ins>
            <w:r>
              <w:rPr>
                <w:rFonts w:ascii="Arial" w:cs="Arial" w:eastAsia="Arial" w:hAnsi="Arial"/>
                <w:b w:val="false"/>
                <w:bCs w:val="false"/>
                <w:i w:val="false"/>
                <w:iCs w:val="false"/>
                <w:color w:val="000000"/>
                <w:sz w:val="18"/>
                <w:szCs w:val="18"/>
              </w:rPr>
              <w:t xml:space="preserve"> in greater depth? Use these questions as entry points for </w:t>
            </w:r>
            <w:del w:id="9220" w:author="Claude (AI) - proposed" w:date="2026-10-15T02:49:52Z">
              <w:r>
                <w:rPr>
                  <w:rFonts w:ascii="Arial" w:cs="Arial" w:eastAsia="Arial" w:hAnsi="Arial"/>
                  <w:b w:val="false"/>
                  <w:bCs w:val="false"/>
                  <w:i w:val="false"/>
                  <w:iCs w:val="false"/>
                  <w:color w:val="000000"/>
                  <w:sz w:val="18"/>
                  <w:szCs w:val="18"/>
                </w:rPr>
                <w:delText xml:space="preserve">Lesson 8's predict phase</w:delText>
              </w:r>
            </w:del>
            <w:ins w:id="9221" w:author="Claude (AI) - proposed" w:date="2026-10-15T02:49:52Z">
              <w:r>
                <w:rPr>
                  <w:rFonts w:ascii="Arial" w:cs="Arial" w:eastAsia="Arial" w:hAnsi="Arial"/>
                  <w:b w:val="false"/>
                  <w:bCs w:val="false"/>
                  <w:i w:val="false"/>
                  <w:iCs w:val="false"/>
                  <w:color w:val="000000"/>
                  <w:sz w:val="18"/>
                  <w:szCs w:val="18"/>
                </w:rPr>
                <w:t xml:space="preserve">the Predict phase of Lesson 8 or 9</w:t>
              </w:r>
            </w:ins>
            <w:r>
              <w:rPr>
                <w:rFonts w:ascii="Arial" w:cs="Arial" w:eastAsia="Arial" w:hAnsi="Arial"/>
                <w:b w:val="false"/>
                <w:bCs w:val="false"/>
                <w:i w:val="false"/>
                <w:iCs w:val="false"/>
                <w:color w:val="000000"/>
                <w:sz w:val="18"/>
                <w:szCs w:val="18"/>
              </w:rPr>
              <w:t xml:space="preserve">. (5) Was the 80-minute double-lesson sufficient for both the model-building and the CER writing, or did time pressure compromise the quality of sensemaking? Consider whether the Meal Journey Table could be assigned as a structured homework task to free up class time for deeper discussion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w:t>
            </w:r>
            <w:del w:id="9222" w:author="Claude (AI) - proposed" w:date="2026-10-15T02:49:52Z">
              <w:r>
                <w:rPr>
                  <w:rFonts w:ascii="Arial" w:cs="Arial" w:eastAsia="Arial" w:hAnsi="Arial"/>
                  <w:b w:val="false"/>
                  <w:bCs w:val="false"/>
                  <w:i w:val="false"/>
                  <w:iCs w:val="false"/>
                  <w:color w:val="000000"/>
                  <w:sz w:val="18"/>
                  <w:szCs w:val="18"/>
                </w:rPr>
                <w:delText xml:space="preserve">bypasses the need for a complex digestive system</w:delText>
              </w:r>
            </w:del>
            <w:ins w:id="9223" w:author="Claude (AI) - proposed" w:date="2026-10-15T02:49:52Z">
              <w:r>
                <w:rPr>
                  <w:rFonts w:ascii="Arial" w:cs="Arial" w:eastAsia="Arial" w:hAnsi="Arial"/>
                  <w:b w:val="false"/>
                  <w:bCs w:val="false"/>
                  <w:i w:val="false"/>
                  <w:iCs w:val="false"/>
                  <w:color w:val="000000"/>
                  <w:sz w:val="18"/>
                  <w:szCs w:val="18"/>
                </w:rPr>
                <w:t xml:space="preserve">skips chewing and mechanical digestion</w:t>
              </w:r>
            </w:ins>
            <w:r>
              <w:rPr>
                <w:rFonts w:ascii="Arial" w:cs="Arial" w:eastAsia="Arial" w:hAnsi="Arial"/>
                <w:b w:val="false"/>
                <w:bCs w:val="false"/>
                <w:i w:val="false"/>
                <w:iCs w:val="false"/>
                <w:color w:val="000000"/>
                <w:sz w:val="18"/>
                <w:szCs w:val="18"/>
              </w:rPr>
              <w:t xml:space="preserve"> because blood is </w:t>
            </w:r>
            <w:del w:id="9224" w:author="Claude (AI) - proposed" w:date="2026-10-15T02:49:52Z">
              <w:r>
                <w:rPr>
                  <w:rFonts w:ascii="Arial" w:cs="Arial" w:eastAsia="Arial" w:hAnsi="Arial"/>
                  <w:b w:val="false"/>
                  <w:bCs w:val="false"/>
                  <w:i w:val="false"/>
                  <w:iCs w:val="false"/>
                  <w:color w:val="000000"/>
                  <w:sz w:val="18"/>
                  <w:szCs w:val="18"/>
                </w:rPr>
                <w:delText xml:space="preserve">already nutrient-rich and dissolved — but</w:delText>
              </w:r>
            </w:del>
            <w:ins w:id="9225" w:author="Claude (AI) - proposed" w:date="2026-10-15T02:49:52Z">
              <w:r>
                <w:rPr>
                  <w:rFonts w:ascii="Arial" w:cs="Arial" w:eastAsia="Arial" w:hAnsi="Arial"/>
                  <w:b w:val="false"/>
                  <w:bCs w:val="false"/>
                  <w:i w:val="false"/>
                  <w:iCs w:val="false"/>
                  <w:color w:val="000000"/>
                  <w:sz w:val="18"/>
                  <w:szCs w:val="18"/>
                </w:rPr>
                <w:t xml:space="preserve">liquid and rich in protein, but it still digests the blood proteins with enzymes in its gut — whereas</w:t>
              </w:r>
            </w:ins>
            <w:r>
              <w:rPr>
                <w:rFonts w:ascii="Arial" w:cs="Arial" w:eastAsia="Arial" w:hAnsi="Arial"/>
                <w:b w:val="false"/>
                <w:bCs w:val="false"/>
                <w:i w:val="false"/>
                <w:iCs w:val="false"/>
                <w:color w:val="000000"/>
                <w:sz w:val="18"/>
                <w:szCs w:val="18"/>
              </w:rPr>
              <w:t xml:space="preserve"> a human eating ugali and sukuma wiki needs a multi-organ system to </w:t>
            </w:r>
            <w:ins w:id="9226" w:author="Claude (AI) - proposed" w:date="2026-10-15T02:49:52Z">
              <w:r>
                <w:rPr>
                  <w:rFonts w:ascii="Arial" w:cs="Arial" w:eastAsia="Arial" w:hAnsi="Arial"/>
                  <w:b w:val="false"/>
                  <w:bCs w:val="false"/>
                  <w:i w:val="false"/>
                  <w:iCs w:val="false"/>
                  <w:color w:val="000000"/>
                  <w:sz w:val="18"/>
                  <w:szCs w:val="18"/>
                </w:rPr>
                <w:t xml:space="preserve">chew, churn and </w:t>
              </w:r>
            </w:ins>
            <w:r>
              <w:rPr>
                <w:rFonts w:ascii="Arial" w:cs="Arial" w:eastAsia="Arial" w:hAnsi="Arial"/>
                <w:b w:val="false"/>
                <w:bCs w:val="false"/>
                <w:i w:val="false"/>
                <w:iCs w:val="false"/>
                <w:color w:val="000000"/>
                <w:sz w:val="18"/>
                <w:szCs w:val="18"/>
              </w:rPr>
              <w:t xml:space="preserve">chemically break down </w:t>
            </w:r>
            <w:del w:id="9227" w:author="Claude (AI) - proposed" w:date="2026-10-15T02:49:52Z">
              <w:r>
                <w:rPr>
                  <w:rFonts w:ascii="Arial" w:cs="Arial" w:eastAsia="Arial" w:hAnsi="Arial"/>
                  <w:b w:val="false"/>
                  <w:bCs w:val="false"/>
                  <w:i w:val="false"/>
                  <w:iCs w:val="false"/>
                  <w:color w:val="000000"/>
                  <w:sz w:val="18"/>
                  <w:szCs w:val="18"/>
                </w:rPr>
                <w:delText xml:space="preserve">complex carbohydrates, proteins, and fibre</w:delText>
              </w:r>
            </w:del>
            <w:ins w:id="9228" w:author="Claude (AI) - proposed" w:date="2026-10-15T02:49:52Z">
              <w:r>
                <w:rPr>
                  <w:rFonts w:ascii="Arial" w:cs="Arial" w:eastAsia="Arial" w:hAnsi="Arial"/>
                  <w:b w:val="false"/>
                  <w:bCs w:val="false"/>
                  <w:i w:val="false"/>
                  <w:iCs w:val="false"/>
                  <w:color w:val="000000"/>
                  <w:sz w:val="18"/>
                  <w:szCs w:val="18"/>
                </w:rPr>
                <w:t xml:space="preserve">starch, proteins and fats</w:t>
              </w:r>
            </w:ins>
            <w:r>
              <w:rPr>
                <w:rFonts w:ascii="Arial" w:cs="Arial" w:eastAsia="Arial" w:hAnsi="Arial"/>
                <w:b w:val="false"/>
                <w:bCs w:val="false"/>
                <w:i w:val="false"/>
                <w:iCs w:val="false"/>
                <w:color w:val="000000"/>
                <w:sz w:val="18"/>
                <w:szCs w:val="18"/>
              </w:rPr>
              <w:t xml:space="preserve"> before nutrients can enter the blood</w:t>
            </w:r>
            <w:ins w:id="9229" w:author="Claude (AI) - proposed" w:date="2026-10-15T02:49:52Z">
              <w:r>
                <w:rPr>
                  <w:rFonts w:ascii="Arial" w:cs="Arial" w:eastAsia="Arial" w:hAnsi="Arial"/>
                  <w:b w:val="false"/>
                  <w:bCs w:val="false"/>
                  <w:i w:val="false"/>
                  <w:iCs w:val="false"/>
                  <w:color w:val="000000"/>
                  <w:sz w:val="18"/>
                  <w:szCs w:val="18"/>
                </w:rPr>
                <w:t xml:space="preserve"> (fibre is not digested by humans and passes out)</w:t>
              </w:r>
            </w:ins>
            <w:r>
              <w:rPr>
                <w:rFonts w:ascii="Arial" w:cs="Arial" w:eastAsia="Arial" w:hAnsi="Arial"/>
                <w:b w:val="false"/>
                <w:bCs w:val="false"/>
                <w:i w:val="false"/>
                <w:iCs w:val="false"/>
                <w:color w:val="000000"/>
                <w:sz w:val="18"/>
                <w:szCs w:val="18"/>
              </w:rPr>
              <w:t xml:space="preserve">. Structure determines function — from beak to bowel.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u4xzm6symr9f1wqhsgm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rvoo3bkk9ko6aovesyp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Enzymes in Digestion: How Ugali and Sukuma Wiki Are Chemically Broken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digestive enzymes chemically break down food molecules at specific sites in the human digestive system, providing direct evidence that structure and function are linked at the molecular level — advancing the storyline from organ-level digestion (Lesson 7) to chemical-level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enzymes are biological catalysts that speed up chemical digestion; (2) name amylase, pepsin, and lipase and identify where each acts in the digestive system; (3) describe the substrates and products of each enzyme; (4) explain why enzyme action is essential for nutrient absorption.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perform the ugali-chewing activity and detect starch-to-sugar conversion using iodine and Benedict's tests; (2) interpret food-test colour changes as evidence of enzyme action; (3) record and communicate findings using annotated diagrams and data tables.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molecular processes underlie every meal they eat, and develop curiosity about how scientific testing reveals processes that cannot be seen with the naked eye.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 — specifically addressing the chemical breakdown dimension.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established the organs of digestion and traced a meal of ugali and sukuma wiki through them. Lesson 8 zooms in to explain HOW starch, proteins, and fats are actually broken down — chemically — by enzymes. This is the molecular evidence that completes the structure-function argument: just as the mosquito's stylet is structurally adapted to pierce skin, the active site of amylase is structurally adapted to split starch. Lesson 9 will then explain how those small molecules cross the villi into the bloodstream.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not swallow Benedict's reagent or iodine solution. Boiling water in the Benedict's test must be handled by the teacher or a responsible adult. All test tubes must be held with a cloth or test-tube holder. </w:t>
            </w:r>
            <w:del w:id="9230" w:author="Claude (AI) - proposed" w:date="2026-10-15T02:49:52Z">
              <w:r>
                <w:rPr>
                  <w:rFonts w:ascii="Arial" w:cs="Arial" w:eastAsia="Arial" w:hAnsi="Arial"/>
                  <w:b w:val="false"/>
                  <w:bCs w:val="false"/>
                  <w:i w:val="false"/>
                  <w:iCs w:val="false"/>
                  <w:color w:val="000000"/>
                  <w:sz w:val="18"/>
                  <w:szCs w:val="18"/>
                </w:rPr>
                <w:delText xml:space="preserve">Learners with known latex allergies should not handle rubber tubing</w:delText>
              </w:r>
            </w:del>
            <w:ins w:id="9231" w:author="Claude (AI) - proposed" w:date="2026-10-15T02:49:52Z">
              <w:r>
                <w:rPr>
                  <w:rFonts w:ascii="Arial" w:cs="Arial" w:eastAsia="Arial" w:hAnsi="Arial"/>
                  <w:b w:val="false"/>
                  <w:bCs w:val="false"/>
                  <w:i w:val="false"/>
                  <w:iCs w:val="false"/>
                  <w:color w:val="000000"/>
                  <w:sz w:val="18"/>
                  <w:szCs w:val="18"/>
                </w:rPr>
                <w:t xml:space="preserve">Benedict's reagent contains copper sulfate and is harmful if swallowed; wear eye protection if available and wash hands afterwards. Iodine stains skin and clothes. Do not share ugali samples: each learner chews their own piece, and learners who cannot or prefer not to chew (for example when fasting) can observe a partner's sample</w:t>
              </w:r>
            </w:ins>
            <w:r>
              <w:rPr>
                <w:rFonts w:ascii="Arial" w:cs="Arial" w:eastAsia="Arial" w:hAnsi="Arial"/>
                <w:b w:val="false"/>
                <w:bCs w:val="false"/>
                <w:i w:val="false"/>
                <w:iCs w:val="false"/>
                <w:color w:val="000000"/>
                <w:sz w:val="18"/>
                <w:szCs w:val="18"/>
              </w:rPr>
              <w:t xml:space="preserve">. Dispose of all reagents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chewing a small piece of plain ugali (or an unsalted cracker if ugali is unavailable) for two full minutes without swallowing, noticing a sweet taste developing — the class supporting phenomenon. This sensory experience motivates the inquiry: what is causing the change in taste? Learners then predict which food molecules are present before and after chewing, perform Benedict's and iodine tests on unchewed and chewed ugali samples, and observe the colour changes as direct evidence of amylase action. The teacher then introduces pepsin and lipase through guided demonstration and diagram analysis, using sukuma wiki protein and cooking fat as real-world substrates. Learners update their digestive-system models from Lesson 7 by annotating enzyme names and reaction sites, and add new evidence to the Driving Question Board connecting enzyme action back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0qbypci1rhlcq9ydgej">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8gr2pfgep4ajkauub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ihvuqhqpfo_2xwjpvtj">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z9fvapammxcyro1mqe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plain piece of ugali (about the size of a marble, prepared without salt or relish). The teacher instructs them to chew it slowly for two full minutes without swallowing and to focus on any change in taste. After spitting the chewed sample into a clean container provided, learners write a prediction in their notebooks: (1) What taste change did you notice? (2) What do you think caused the change? (3) If you tested the chewed and unchewed ugali for sugar and starch, what results would you expect? Learners share predictions with a partner before a brief whole-class share-out. Predicted answers are posted on the board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ugali, the teacher connects to the previous lesson: 'In Lesson 7 we traced our ugali meal from mouth to large intestine. We said amylase in saliva begins breaking down starch. Today we are going to FEEL that happening in our own mouths.' Distribute samples. 'Chew slowly — do not swallow — and pay attention to your tongue.' Set a two-minute timer visibly. After spitting: 'Write your prediction now. I want you to be specific — what colour do you think iodine will turn on the unchewed sample? What about the chewed sample?' WAIT TIME: Allow </w:t>
            </w:r>
            <w:del w:id="9232" w:author="Claude (AI) - proposed" w:date="2026-10-15T02:49:52Z">
              <w:r>
                <w:rPr>
                  <w:rFonts w:ascii="Arial" w:cs="Arial" w:eastAsia="Arial" w:hAnsi="Arial"/>
                  <w:b w:val="false"/>
                  <w:bCs w:val="false"/>
                  <w:i w:val="false"/>
                  <w:iCs w:val="false"/>
                  <w:color w:val="000000"/>
                  <w:sz w:val="18"/>
                  <w:szCs w:val="18"/>
                </w:rPr>
                <w:delText xml:space="preserve">90</w:delText>
              </w:r>
            </w:del>
            <w:ins w:id="9233" w:author="Claude (AI) - proposed" w:date="2026-10-15T02:49:52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silent writing before taking responses. Prompt reluctant predictors: '</w:t>
            </w:r>
            <w:del w:id="9234" w:author="Claude (AI) - proposed" w:date="2026-10-15T02:49:52Z">
              <w:r>
                <w:rPr>
                  <w:rFonts w:ascii="Arial" w:cs="Arial" w:eastAsia="Arial" w:hAnsi="Arial"/>
                  <w:b w:val="false"/>
                  <w:bCs w:val="false"/>
                  <w:i w:val="false"/>
                  <w:iCs w:val="false"/>
                  <w:color w:val="000000"/>
                  <w:sz w:val="18"/>
                  <w:szCs w:val="18"/>
                </w:rPr>
                <w:delText xml:space="preserve">Think back to the iodine test we discussed in Lesson 7 — what does iodine do</w:delText>
              </w:r>
            </w:del>
            <w:ins w:id="9235" w:author="Claude (AI) - proposed" w:date="2026-10-15T02:49:52Z">
              <w:r>
                <w:rPr>
                  <w:rFonts w:ascii="Arial" w:cs="Arial" w:eastAsia="Arial" w:hAnsi="Arial"/>
                  <w:b w:val="false"/>
                  <w:bCs w:val="false"/>
                  <w:i w:val="false"/>
                  <w:iCs w:val="false"/>
                  <w:color w:val="000000"/>
                  <w:sz w:val="18"/>
                  <w:szCs w:val="18"/>
                </w:rPr>
                <w:t xml:space="preserve">Remember: iodine solution turns blue-black</w:t>
              </w:r>
            </w:ins>
            <w:r>
              <w:rPr>
                <w:rFonts w:ascii="Arial" w:cs="Arial" w:eastAsia="Arial" w:hAnsi="Arial"/>
                <w:b w:val="false"/>
                <w:bCs w:val="false"/>
                <w:i w:val="false"/>
                <w:iCs w:val="false"/>
                <w:color w:val="000000"/>
                <w:sz w:val="18"/>
                <w:szCs w:val="18"/>
              </w:rPr>
              <w:t xml:space="preserve"> when starch is present</w:t>
            </w:r>
            <w:ins w:id="9236" w:author="Claude (AI) - proposed" w:date="2026-10-15T02:49:52Z">
              <w:r>
                <w:rPr>
                  <w:rFonts w:ascii="Arial" w:cs="Arial" w:eastAsia="Arial" w:hAnsi="Arial"/>
                  <w:b w:val="false"/>
                  <w:bCs w:val="false"/>
                  <w:i w:val="false"/>
                  <w:iCs w:val="false"/>
                  <w:color w:val="000000"/>
                  <w:sz w:val="18"/>
                  <w:szCs w:val="18"/>
                </w:rPr>
                <w:t xml:space="preserve">, and Benedict's reagent, when heated, turns from blue through green and yellow to orange or brick-red as more reducing sugar is present. Which colours would you expect for ugali before and after chewing</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starter: learners write one sentence prediction in the form: 'I predict the chewed ugali will test [positive/negative] for sugar because...' Posted predictions remain visible throughout the lesson so learners can evaluate their own accuracy after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written predictions. Key check: are learners connecting sweetness to sugar production, and linking that to enzyme action, or do they attribute it to something else (e.g., saliva making it wet)? Misconceptions flagged here are addressed during the Explain phase. Teacher notes two or three contrasting predictions to highlight during the Observe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23qkndfcyg3o684r2apj">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kbdczrcnusvq-6rrn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nm298qhdogstco3yu9i">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vr88mcny8w_q4ob-o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four labelled test tubes: (A) unchewed ugali suspension in water, (B) chewed ugali suspension in water, (C) unchewed ugali with iodine drops added directly, (D) chewed ugali with iodine drops added directly. For the Benedict's test, the teacher (or a designated learner under supervision) </w:t>
            </w:r>
            <w:del w:id="9237" w:author="Claude (AI) - proposed" w:date="2026-10-15T02:49:52Z">
              <w:r>
                <w:rPr>
                  <w:rFonts w:ascii="Arial" w:cs="Arial" w:eastAsia="Arial" w:hAnsi="Arial"/>
                  <w:b w:val="false"/>
                  <w:bCs w:val="false"/>
                  <w:i w:val="false"/>
                  <w:iCs w:val="false"/>
                  <w:color w:val="000000"/>
                  <w:sz w:val="18"/>
                  <w:szCs w:val="18"/>
                </w:rPr>
                <w:delText xml:space="preserve">places</w:delText>
              </w:r>
            </w:del>
            <w:ins w:id="9238" w:author="Claude (AI) - proposed" w:date="2026-10-15T02:49:52Z">
              <w:r>
                <w:rPr>
                  <w:rFonts w:ascii="Arial" w:cs="Arial" w:eastAsia="Arial" w:hAnsi="Arial"/>
                  <w:b w:val="false"/>
                  <w:bCs w:val="false"/>
                  <w:i w:val="false"/>
                  <w:iCs w:val="false"/>
                  <w:color w:val="000000"/>
                  <w:sz w:val="18"/>
                  <w:szCs w:val="18"/>
                </w:rPr>
                <w:t xml:space="preserve">adds about 2 mL of Benedict's reagent to each of</w:t>
              </w:r>
            </w:ins>
            <w:r>
              <w:rPr>
                <w:rFonts w:ascii="Arial" w:cs="Arial" w:eastAsia="Arial" w:hAnsi="Arial"/>
                <w:b w:val="false"/>
                <w:bCs w:val="false"/>
                <w:i w:val="false"/>
                <w:iCs w:val="false"/>
                <w:color w:val="000000"/>
                <w:sz w:val="18"/>
                <w:szCs w:val="18"/>
              </w:rPr>
              <w:t xml:space="preserve"> tubes A and B </w:t>
            </w:r>
            <w:del w:id="9239" w:author="Claude (AI) - proposed" w:date="2026-10-15T02:49:52Z">
              <w:r>
                <w:rPr>
                  <w:rFonts w:ascii="Arial" w:cs="Arial" w:eastAsia="Arial" w:hAnsi="Arial"/>
                  <w:b w:val="false"/>
                  <w:bCs w:val="false"/>
                  <w:i w:val="false"/>
                  <w:iCs w:val="false"/>
                  <w:color w:val="000000"/>
                  <w:sz w:val="18"/>
                  <w:szCs w:val="18"/>
                </w:rPr>
                <w:delText xml:space="preserve">into</w:delText>
              </w:r>
            </w:del>
            <w:ins w:id="9240" w:author="Claude (AI) - proposed" w:date="2026-10-15T02:49:52Z">
              <w:r>
                <w:rPr>
                  <w:rFonts w:ascii="Arial" w:cs="Arial" w:eastAsia="Arial" w:hAnsi="Arial"/>
                  <w:b w:val="false"/>
                  <w:bCs w:val="false"/>
                  <w:i w:val="false"/>
                  <w:iCs w:val="false"/>
                  <w:color w:val="000000"/>
                  <w:sz w:val="18"/>
                  <w:szCs w:val="18"/>
                </w:rPr>
                <w:t xml:space="preserve">and places them in</w:t>
              </w:r>
            </w:ins>
            <w:r>
              <w:rPr>
                <w:rFonts w:ascii="Arial" w:cs="Arial" w:eastAsia="Arial" w:hAnsi="Arial"/>
                <w:b w:val="false"/>
                <w:bCs w:val="false"/>
                <w:i w:val="false"/>
                <w:iCs w:val="false"/>
                <w:color w:val="000000"/>
                <w:sz w:val="18"/>
                <w:szCs w:val="18"/>
              </w:rPr>
              <w:t xml:space="preserve"> a hot-water bath (</w:t>
            </w:r>
            <w:del w:id="9241" w:author="Claude (AI) - proposed" w:date="2026-10-15T02:49:52Z">
              <w:r>
                <w:rPr>
                  <w:rFonts w:ascii="Arial" w:cs="Arial" w:eastAsia="Arial" w:hAnsi="Arial"/>
                  <w:b w:val="false"/>
                  <w:bCs w:val="false"/>
                  <w:i w:val="false"/>
                  <w:iCs w:val="false"/>
                  <w:color w:val="000000"/>
                  <w:sz w:val="18"/>
                  <w:szCs w:val="18"/>
                </w:rPr>
                <w:delText xml:space="preserve">approximately 80</w:delText>
              </w:r>
            </w:del>
            <w:ins w:id="9242" w:author="Claude (AI) - proposed" w:date="2026-10-15T02:49:52Z">
              <w:r>
                <w:rPr>
                  <w:rFonts w:ascii="Arial" w:cs="Arial" w:eastAsia="Arial" w:hAnsi="Arial"/>
                  <w:b w:val="false"/>
                  <w:bCs w:val="false"/>
                  <w:i w:val="false"/>
                  <w:iCs w:val="false"/>
                  <w:color w:val="000000"/>
                  <w:sz w:val="18"/>
                  <w:szCs w:val="18"/>
                </w:rPr>
                <w:t xml:space="preserve">80 to 100</w:t>
              </w:r>
            </w:ins>
            <w:r>
              <w:rPr>
                <w:rFonts w:ascii="Arial" w:cs="Arial" w:eastAsia="Arial" w:hAnsi="Arial"/>
                <w:b w:val="false"/>
                <w:bCs w:val="false"/>
                <w:i w:val="false"/>
                <w:iCs w:val="false"/>
                <w:color w:val="000000"/>
                <w:sz w:val="18"/>
                <w:szCs w:val="18"/>
              </w:rPr>
              <w:t xml:space="preserve"> degrees Celsius in a beaker on a jiko or electric hot plate)</w:t>
            </w:r>
            <w:del w:id="9243" w:author="Claude (AI) - proposed" w:date="2026-10-15T02:49:52Z">
              <w:r>
                <w:rPr>
                  <w:rFonts w:ascii="Arial" w:cs="Arial" w:eastAsia="Arial" w:hAnsi="Arial"/>
                  <w:b w:val="false"/>
                  <w:bCs w:val="false"/>
                  <w:i w:val="false"/>
                  <w:iCs w:val="false"/>
                  <w:color w:val="000000"/>
                  <w:sz w:val="18"/>
                  <w:szCs w:val="18"/>
                </w:rPr>
                <w:delText xml:space="preserve"> and</w:delText>
              </w:r>
            </w:del>
            <w:ins w:id="9244" w:author="Claude (AI) - proposed" w:date="2026-10-15T02:49:5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learners observe colour changes after </w:t>
            </w:r>
            <w:del w:id="9245" w:author="Claude (AI) - proposed" w:date="2026-10-15T02:49:52Z">
              <w:r>
                <w:rPr>
                  <w:rFonts w:ascii="Arial" w:cs="Arial" w:eastAsia="Arial" w:hAnsi="Arial"/>
                  <w:b w:val="false"/>
                  <w:bCs w:val="false"/>
                  <w:i w:val="false"/>
                  <w:iCs w:val="false"/>
                  <w:color w:val="000000"/>
                  <w:sz w:val="18"/>
                  <w:szCs w:val="18"/>
                </w:rPr>
                <w:delText xml:space="preserve">three minutes</w:delText>
              </w:r>
            </w:del>
            <w:ins w:id="9246" w:author="Claude (AI) - proposed" w:date="2026-10-15T02:49:52Z">
              <w:r>
                <w:rPr>
                  <w:rFonts w:ascii="Arial" w:cs="Arial" w:eastAsia="Arial" w:hAnsi="Arial"/>
                  <w:b w:val="false"/>
                  <w:bCs w:val="false"/>
                  <w:i w:val="false"/>
                  <w:iCs w:val="false"/>
                  <w:color w:val="000000"/>
                  <w:sz w:val="18"/>
                  <w:szCs w:val="18"/>
                </w:rPr>
                <w:t xml:space="preserve">about 3 to 5 minutes. Expect tube A to stay blue (or turn faint green) and tube B to turn green, yellow or orange; brick-red is unlikely after only two minutes of chewing. Expected iodine results (tubes C and D, tested next): C blue-black; D still dark but paler or browner than C. Trial this with your own ugali beforehand; any clear difference between the unchewed and chewed samples is the evidence</w:t>
              </w:r>
            </w:ins>
            <w:r>
              <w:rPr>
                <w:rFonts w:ascii="Arial" w:cs="Arial" w:eastAsia="Arial" w:hAnsi="Arial"/>
                <w:b w:val="false"/>
                <w:bCs w:val="false"/>
                <w:i w:val="false"/>
                <w:iCs w:val="false"/>
                <w:color w:val="000000"/>
                <w:sz w:val="18"/>
                <w:szCs w:val="18"/>
              </w:rPr>
              <w:t xml:space="preserve">. For the iodine test, learners add two drops of iodine solution to tubes C and D and record colour immediately. Learners complete a results table in their notebooks with columns: Sample, Test Used, Colour Before, Colour After, Interpretation. The teacher then shows a prepared diagram (or projected image) of the digestive system and, using coloured chalk or markers, adds labels showing where amylase (mouth and small intestine), pepsin (stomach), and lipase (small intestine) act. Learners </w:t>
            </w:r>
            <w:del w:id="9247" w:author="Claude (AI) - proposed" w:date="2026-10-15T02:49:52Z">
              <w:r>
                <w:rPr>
                  <w:rFonts w:ascii="Arial" w:cs="Arial" w:eastAsia="Arial" w:hAnsi="Arial"/>
                  <w:b w:val="false"/>
                  <w:bCs w:val="false"/>
                  <w:i w:val="false"/>
                  <w:iCs w:val="false"/>
                  <w:color w:val="000000"/>
                  <w:sz w:val="18"/>
                  <w:szCs w:val="18"/>
                </w:rPr>
                <w:delText xml:space="preserve">copy the annotated diagram</w:delText>
              </w:r>
            </w:del>
            <w:ins w:id="9248" w:author="Claude (AI) - proposed" w:date="2026-10-15T02:49:52Z">
              <w:r>
                <w:rPr>
                  <w:rFonts w:ascii="Arial" w:cs="Arial" w:eastAsia="Arial" w:hAnsi="Arial"/>
                  <w:b w:val="false"/>
                  <w:bCs w:val="false"/>
                  <w:i w:val="false"/>
                  <w:iCs w:val="false"/>
                  <w:color w:val="000000"/>
                  <w:sz w:val="18"/>
                  <w:szCs w:val="18"/>
                </w:rPr>
                <w:t xml:space="preserve">add only the enzyme labels to a pre-printed outline of the digestive system</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demonstrates the Benedict's test procedure before learners begin, emphasising the hot-water bath safety protocol. 'I am placing these tubes into hot water — not boiling — and I will handle them. You will observe and record.' While waiting for colour changes, teacher poses a focusing question: 'While we wait, look at your iodine results already. Tube C versus Tube D — what do you see and what does that tell you about starch in the chewed sample?' WAIT TIME: 60 seconds silent observation before discussion. When Benedict's results appear: 'What does the </w:t>
            </w:r>
            <w:del w:id="9249" w:author="Claude (AI) - proposed" w:date="2026-10-15T02:49:52Z">
              <w:r>
                <w:rPr>
                  <w:rFonts w:ascii="Arial" w:cs="Arial" w:eastAsia="Arial" w:hAnsi="Arial"/>
                  <w:b w:val="false"/>
                  <w:bCs w:val="false"/>
                  <w:i w:val="false"/>
                  <w:iCs w:val="false"/>
                  <w:color w:val="000000"/>
                  <w:sz w:val="18"/>
                  <w:szCs w:val="18"/>
                </w:rPr>
                <w:delText xml:space="preserve">brick-red</w:delText>
              </w:r>
            </w:del>
            <w:ins w:id="9250" w:author="Claude (AI) - proposed" w:date="2026-10-15T02:49:52Z">
              <w:r>
                <w:rPr>
                  <w:rFonts w:ascii="Arial" w:cs="Arial" w:eastAsia="Arial" w:hAnsi="Arial"/>
                  <w:b w:val="false"/>
                  <w:bCs w:val="false"/>
                  <w:i w:val="false"/>
                  <w:iCs w:val="false"/>
                  <w:color w:val="000000"/>
                  <w:sz w:val="18"/>
                  <w:szCs w:val="18"/>
                </w:rPr>
                <w:t xml:space="preserve">green-to-orange</w:t>
              </w:r>
            </w:ins>
            <w:r>
              <w:rPr>
                <w:rFonts w:ascii="Arial" w:cs="Arial" w:eastAsia="Arial" w:hAnsi="Arial"/>
                <w:b w:val="false"/>
                <w:bCs w:val="false"/>
                <w:i w:val="false"/>
                <w:iCs w:val="false"/>
                <w:color w:val="000000"/>
                <w:sz w:val="18"/>
                <w:szCs w:val="18"/>
              </w:rPr>
              <w:t xml:space="preserve"> colour in tube B tell us</w:t>
            </w:r>
            <w:del w:id="9251" w:author="Claude (AI) - proposed" w:date="2026-10-15T02:49:52Z">
              <w:r>
                <w:rPr>
                  <w:rFonts w:ascii="Arial" w:cs="Arial" w:eastAsia="Arial" w:hAnsi="Arial"/>
                  <w:b w:val="false"/>
                  <w:bCs w:val="false"/>
                  <w:i w:val="false"/>
                  <w:iCs w:val="false"/>
                  <w:color w:val="000000"/>
                  <w:sz w:val="18"/>
                  <w:szCs w:val="18"/>
                </w:rPr>
                <w:delText xml:space="preserve">? What does the blue colour</w:delText>
              </w:r>
            </w:del>
            <w:ins w:id="9252" w:author="Claude (AI) - proposed" w:date="2026-10-15T02:49:52Z">
              <w:r>
                <w:rPr>
                  <w:rFonts w:ascii="Arial" w:cs="Arial" w:eastAsia="Arial" w:hAnsi="Arial"/>
                  <w:b w:val="false"/>
                  <w:bCs w:val="false"/>
                  <w:i w:val="false"/>
                  <w:iCs w:val="false"/>
                  <w:color w:val="000000"/>
                  <w:sz w:val="18"/>
                  <w:szCs w:val="18"/>
                </w:rPr>
                <w:t xml:space="preserve">, compared with the blue</w:t>
              </w:r>
            </w:ins>
            <w:r>
              <w:rPr>
                <w:rFonts w:ascii="Arial" w:cs="Arial" w:eastAsia="Arial" w:hAnsi="Arial"/>
                <w:b w:val="false"/>
                <w:bCs w:val="false"/>
                <w:i w:val="false"/>
                <w:iCs w:val="false"/>
                <w:color w:val="000000"/>
                <w:sz w:val="18"/>
                <w:szCs w:val="18"/>
              </w:rPr>
              <w:t xml:space="preserve"> in tube A</w:t>
            </w:r>
            <w:del w:id="9253" w:author="Claude (AI) - proposed" w:date="2026-10-15T02:49:52Z">
              <w:r>
                <w:rPr>
                  <w:rFonts w:ascii="Arial" w:cs="Arial" w:eastAsia="Arial" w:hAnsi="Arial"/>
                  <w:b w:val="false"/>
                  <w:bCs w:val="false"/>
                  <w:i w:val="false"/>
                  <w:iCs w:val="false"/>
                  <w:color w:val="000000"/>
                  <w:sz w:val="18"/>
                  <w:szCs w:val="18"/>
                </w:rPr>
                <w:delText xml:space="preserve"> tell us</w:delText>
              </w:r>
            </w:del>
            <w:ins w:id="9254" w:author="Claude (AI) - proposed" w:date="2026-10-15T02:49:52Z">
              <w:r>
                <w:rPr>
                  <w:rFonts w:ascii="Arial" w:cs="Arial" w:eastAsia="Arial" w:hAnsi="Arial"/>
                  <w:b w:val="false"/>
                  <w:bCs w:val="false"/>
                  <w:i w:val="false"/>
                  <w:iCs w:val="false"/>
                  <w:color w:val="000000"/>
                  <w:sz w:val="18"/>
                  <w:szCs w:val="18"/>
                </w:rPr>
                <w:t xml:space="preserve">? If the change is only faint, what does that tell us about how much starch was broken down in two minutes</w:t>
              </w:r>
            </w:ins>
            <w:r>
              <w:rPr>
                <w:rFonts w:ascii="Arial" w:cs="Arial" w:eastAsia="Arial" w:hAnsi="Arial"/>
                <w:b w:val="false"/>
                <w:bCs w:val="false"/>
                <w:i w:val="false"/>
                <w:iCs w:val="false"/>
                <w:color w:val="000000"/>
                <w:sz w:val="18"/>
                <w:szCs w:val="18"/>
              </w:rPr>
              <w:t xml:space="preserve">?' After the diagram explanation: 'Pepsin works in the stomach — a very acidic environment. Why do you think an enzyme that works in acid would NOT work in the mouth?' WAIT TIME: 45 seconds think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anchors data collection. The teacher uses a think-pair-share routine after each test result before moving on. Colour-change evidence is explicitly linked to the concept that a molecular transformation has occurred — the molecule the iodine or Benedict's reagent reacts with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as learners write. Key indicators: (1) tube </w:t>
            </w:r>
            <w:del w:id="9255" w:author="Claude (AI) - proposed" w:date="2026-10-15T02:49:52Z">
              <w:r>
                <w:rPr>
                  <w:rFonts w:ascii="Arial" w:cs="Arial" w:eastAsia="Arial" w:hAnsi="Arial"/>
                  <w:b w:val="false"/>
                  <w:bCs w:val="false"/>
                  <w:i w:val="false"/>
                  <w:iCs w:val="false"/>
                  <w:color w:val="000000"/>
                  <w:sz w:val="18"/>
                  <w:szCs w:val="18"/>
                </w:rPr>
                <w:delText xml:space="preserve">A iodine</w:delText>
              </w:r>
            </w:del>
            <w:ins w:id="9256" w:author="Claude (AI) - proposed" w:date="2026-10-15T02:49:52Z">
              <w:r>
                <w:rPr>
                  <w:rFonts w:ascii="Arial" w:cs="Arial" w:eastAsia="Arial" w:hAnsi="Arial"/>
                  <w:b w:val="false"/>
                  <w:bCs w:val="false"/>
                  <w:i w:val="false"/>
                  <w:iCs w:val="false"/>
                  <w:color w:val="000000"/>
                  <w:sz w:val="18"/>
                  <w:szCs w:val="18"/>
                </w:rPr>
                <w:t xml:space="preserve">C iodine (unchewed)</w:t>
              </w:r>
            </w:ins>
            <w:r>
              <w:rPr>
                <w:rFonts w:ascii="Arial" w:cs="Arial" w:eastAsia="Arial" w:hAnsi="Arial"/>
                <w:b w:val="false"/>
                <w:bCs w:val="false"/>
                <w:i w:val="false"/>
                <w:iCs w:val="false"/>
                <w:color w:val="000000"/>
                <w:sz w:val="18"/>
                <w:szCs w:val="18"/>
              </w:rPr>
              <w:t xml:space="preserve"> = blue-black (starch present), tube D iodine </w:t>
            </w:r>
            <w:del w:id="9257" w:author="Claude (AI) - proposed" w:date="2026-10-15T02:49:52Z">
              <w:r>
                <w:rPr>
                  <w:rFonts w:ascii="Arial" w:cs="Arial" w:eastAsia="Arial" w:hAnsi="Arial"/>
                  <w:b w:val="false"/>
                  <w:bCs w:val="false"/>
                  <w:i w:val="false"/>
                  <w:iCs w:val="false"/>
                  <w:color w:val="000000"/>
                  <w:sz w:val="18"/>
                  <w:szCs w:val="18"/>
                </w:rPr>
                <w:delText xml:space="preserve">= yellow-brown (starch mostly absent or reduced</w:delText>
              </w:r>
            </w:del>
            <w:ins w:id="9258" w:author="Claude (AI) - proposed" w:date="2026-10-15T02:49:52Z">
              <w:r>
                <w:rPr>
                  <w:rFonts w:ascii="Arial" w:cs="Arial" w:eastAsia="Arial" w:hAnsi="Arial"/>
                  <w:b w:val="false"/>
                  <w:bCs w:val="false"/>
                  <w:i w:val="false"/>
                  <w:iCs w:val="false"/>
                  <w:color w:val="000000"/>
                  <w:sz w:val="18"/>
                  <w:szCs w:val="18"/>
                </w:rPr>
                <w:t xml:space="preserve">(chewed) = paler or browner (less starch</w:t>
              </w:r>
            </w:ins>
            <w:r>
              <w:rPr>
                <w:rFonts w:ascii="Arial" w:cs="Arial" w:eastAsia="Arial" w:hAnsi="Arial"/>
                <w:b w:val="false"/>
                <w:bCs w:val="false"/>
                <w:i w:val="false"/>
                <w:iCs w:val="false"/>
                <w:color w:val="000000"/>
                <w:sz w:val="18"/>
                <w:szCs w:val="18"/>
              </w:rPr>
              <w:t xml:space="preserve"> after chewing); (2) tube B Benedict's </w:t>
            </w:r>
            <w:del w:id="9259" w:author="Claude (AI) - proposed" w:date="2026-10-15T02:49:52Z">
              <w:r>
                <w:rPr>
                  <w:rFonts w:ascii="Arial" w:cs="Arial" w:eastAsia="Arial" w:hAnsi="Arial"/>
                  <w:b w:val="false"/>
                  <w:bCs w:val="false"/>
                  <w:i w:val="false"/>
                  <w:iCs w:val="false"/>
                  <w:color w:val="000000"/>
                  <w:sz w:val="18"/>
                  <w:szCs w:val="18"/>
                </w:rPr>
                <w:delText xml:space="preserve">= brick-red</w:delText>
              </w:r>
            </w:del>
            <w:ins w:id="9260" w:author="Claude (AI) - proposed" w:date="2026-10-15T02:49:52Z">
              <w:r>
                <w:rPr>
                  <w:rFonts w:ascii="Arial" w:cs="Arial" w:eastAsia="Arial" w:hAnsi="Arial"/>
                  <w:b w:val="false"/>
                  <w:bCs w:val="false"/>
                  <w:i w:val="false"/>
                  <w:iCs w:val="false"/>
                  <w:color w:val="000000"/>
                  <w:sz w:val="18"/>
                  <w:szCs w:val="18"/>
                </w:rPr>
                <w:t xml:space="preserve">(chewed) = green, yellow</w:t>
              </w:r>
            </w:ins>
            <w:r>
              <w:rPr>
                <w:rFonts w:ascii="Arial" w:cs="Arial" w:eastAsia="Arial" w:hAnsi="Arial"/>
                <w:b w:val="false"/>
                <w:bCs w:val="false"/>
                <w:i w:val="false"/>
                <w:iCs w:val="false"/>
                <w:color w:val="000000"/>
                <w:sz w:val="18"/>
                <w:szCs w:val="18"/>
              </w:rPr>
              <w:t xml:space="preserve"> or orange (reducing sugar present), tube A Benedict's </w:t>
            </w:r>
            <w:ins w:id="9261" w:author="Claude (AI) - proposed" w:date="2026-10-15T02:49:52Z">
              <w:r>
                <w:rPr>
                  <w:rFonts w:ascii="Arial" w:cs="Arial" w:eastAsia="Arial" w:hAnsi="Arial"/>
                  <w:b w:val="false"/>
                  <w:bCs w:val="false"/>
                  <w:i w:val="false"/>
                  <w:iCs w:val="false"/>
                  <w:color w:val="000000"/>
                  <w:sz w:val="18"/>
                  <w:szCs w:val="18"/>
                </w:rPr>
                <w:t xml:space="preserve">(unchewed) </w:t>
              </w:r>
            </w:ins>
            <w:r>
              <w:rPr>
                <w:rFonts w:ascii="Arial" w:cs="Arial" w:eastAsia="Arial" w:hAnsi="Arial"/>
                <w:b w:val="false"/>
                <w:bCs w:val="false"/>
                <w:i w:val="false"/>
                <w:iCs w:val="false"/>
                <w:color w:val="000000"/>
                <w:sz w:val="18"/>
                <w:szCs w:val="18"/>
              </w:rPr>
              <w:t xml:space="preserve">= remains blue </w:t>
            </w:r>
            <w:del w:id="9262" w:author="Claude (AI) - proposed" w:date="2026-10-15T02:49:52Z">
              <w:r>
                <w:rPr>
                  <w:rFonts w:ascii="Arial" w:cs="Arial" w:eastAsia="Arial" w:hAnsi="Arial"/>
                  <w:b w:val="false"/>
                  <w:bCs w:val="false"/>
                  <w:i w:val="false"/>
                  <w:iCs w:val="false"/>
                  <w:color w:val="000000"/>
                  <w:sz w:val="18"/>
                  <w:szCs w:val="18"/>
                </w:rPr>
                <w:delText xml:space="preserve">(</w:delText>
              </w:r>
            </w:del>
            <w:ins w:id="9263" w:author="Claude (AI) - proposed" w:date="2026-10-15T02:49:52Z">
              <w:r>
                <w:rPr>
                  <w:rFonts w:ascii="Arial" w:cs="Arial" w:eastAsia="Arial" w:hAnsi="Arial"/>
                  <w:b w:val="false"/>
                  <w:bCs w:val="false"/>
                  <w:i w:val="false"/>
                  <w:iCs w:val="false"/>
                  <w:color w:val="000000"/>
                  <w:sz w:val="18"/>
                  <w:szCs w:val="18"/>
                </w:rPr>
                <w:t xml:space="preserve">or faint green (little or </w:t>
              </w:r>
            </w:ins>
            <w:r>
              <w:rPr>
                <w:rFonts w:ascii="Arial" w:cs="Arial" w:eastAsia="Arial" w:hAnsi="Arial"/>
                <w:b w:val="false"/>
                <w:bCs w:val="false"/>
                <w:i w:val="false"/>
                <w:iCs w:val="false"/>
                <w:color w:val="000000"/>
                <w:sz w:val="18"/>
                <w:szCs w:val="18"/>
              </w:rPr>
              <w:t xml:space="preserve">no reducing sugar). Learners who record incorrect colours are asked to recheck their tubes before the teacher intervenes. Teacher notes whether learners spontaneously use the word 'enzyme' or need prompting.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wh6hcti2rvnbqhohyiie">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pzpcxixnhqrdrueqa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ucrtmejlx76dgp2vjw3">
              <w:r>
                <w:rPr>
                  <w:rFonts w:ascii="Arial" w:cs="Arial" w:eastAsia="Arial" w:hAnsi="Arial"/>
                  <w:color w:val="2E75B6"/>
                  <w:sz w:val="16"/>
                  <w:szCs w:val="16"/>
                  <w:u w:val="single" w:color="2E75B6"/>
                </w:rPr>
                <w:t xml:space="preserve">Enzyme Function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4cagg0nzq6qwzwluw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table as evidence to construct a written explanation answering: 'What caused the sweet taste when you chewed ugali?' The explanation must name the enzyme, name the substrate, name the product, and state where in the digestive system the reaction occurred. The teacher then guides a class discussion extending to pepsin and lipase: learners receive a two-column reference card showing Enzyme / Location / Substrate / Product for all three enzymes and use it to answer three guided questions in their notebooks: (1) A person with no pepsin in their stomach eats nyama choma — what problem will they experience in digesting the protein? (2) Lipase breaks down fats from avocado into fatty acids and glycerol — where does this happen and why is it important? (3) A mosquito</w:t>
            </w:r>
            <w:del w:id="9264" w:author="Claude (AI) - proposed" w:date="2026-10-15T02:49:52Z">
              <w:r>
                <w:rPr>
                  <w:rFonts w:ascii="Arial" w:cs="Arial" w:eastAsia="Arial" w:hAnsi="Arial"/>
                  <w:b w:val="false"/>
                  <w:bCs w:val="false"/>
                  <w:i w:val="false"/>
                  <w:iCs w:val="false"/>
                  <w:color w:val="000000"/>
                  <w:sz w:val="18"/>
                  <w:szCs w:val="18"/>
                </w:rPr>
                <w:delText xml:space="preserve"> injects saliva containing anticoagulants into your blood — this saliva contains enzymes. How is this similar to what happens in your digestive system?</w:delText>
              </w:r>
            </w:del>
            <w:ins w:id="9265" w:author="Claude (AI) - proposed" w:date="2026-10-15T02:49:52Z">
              <w:r>
                <w:rPr>
                  <w:rFonts w:ascii="Arial" w:cs="Arial" w:eastAsia="Arial" w:hAnsi="Arial"/>
                  <w:b w:val="false"/>
                  <w:bCs w:val="false"/>
                  <w:i w:val="false"/>
                  <w:iCs w:val="false"/>
                  <w:color w:val="000000"/>
                  <w:sz w:val="18"/>
                  <w:szCs w:val="18"/>
                </w:rPr>
                <w:t xml:space="preserve">'s saliva stops your blood clotting while it feeds, and enzymes in its gut digest the blood afterwards. Name one similarity and one difference between those gut enzymes and the amylase in your saliva.</w:t>
              </w:r>
            </w:ins>
            <w:r>
              <w:rPr>
                <w:rFonts w:ascii="Arial" w:cs="Arial" w:eastAsia="Arial" w:hAnsi="Arial"/>
                <w:b w:val="false"/>
                <w:bCs w:val="false"/>
                <w:i w:val="false"/>
                <w:iCs w:val="false"/>
                <w:color w:val="000000"/>
                <w:sz w:val="18"/>
                <w:szCs w:val="18"/>
              </w:rPr>
              <w:t xml:space="preserve"> (The third question deliberately reconnects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by returning to the predictions on the board: 'Let us check your predictions against your evidence. Who predicted the chewed ugali would test positive for sugar? What is your evidence? Can you name the enzyme responsible?' After guided question 3, the teacher explicitly connects to the anchoring phenomenon: 'A mosquito</w:t>
            </w:r>
            <w:del w:id="9266" w:author="Claude (AI) - proposed" w:date="2026-10-15T02:49:52Z">
              <w:r>
                <w:rPr>
                  <w:rFonts w:ascii="Arial" w:cs="Arial" w:eastAsia="Arial" w:hAnsi="Arial"/>
                  <w:b w:val="false"/>
                  <w:bCs w:val="false"/>
                  <w:i w:val="false"/>
                  <w:iCs w:val="false"/>
                  <w:color w:val="000000"/>
                  <w:sz w:val="18"/>
                  <w:szCs w:val="18"/>
                </w:rPr>
                <w:delText xml:space="preserve"> uses</w:delText>
              </w:r>
            </w:del>
            <w:ins w:id="9267" w:author="Claude (AI) - proposed" w:date="2026-10-15T02:49:52Z">
              <w:r>
                <w:rPr>
                  <w:rFonts w:ascii="Arial" w:cs="Arial" w:eastAsia="Arial" w:hAnsi="Arial"/>
                  <w:b w:val="false"/>
                  <w:bCs w:val="false"/>
                  <w:i w:val="false"/>
                  <w:iCs w:val="false"/>
                  <w:color w:val="000000"/>
                  <w:sz w:val="18"/>
                  <w:szCs w:val="18"/>
                </w:rPr>
                <w:t xml:space="preserve">'s saliva keeps blood flowing, and</w:t>
              </w:r>
            </w:ins>
            <w:r>
              <w:rPr>
                <w:rFonts w:ascii="Arial" w:cs="Arial" w:eastAsia="Arial" w:hAnsi="Arial"/>
                <w:b w:val="false"/>
                <w:bCs w:val="false"/>
                <w:i w:val="false"/>
                <w:iCs w:val="false"/>
                <w:color w:val="000000"/>
                <w:sz w:val="18"/>
                <w:szCs w:val="18"/>
              </w:rPr>
              <w:t xml:space="preserve"> enzymes in its </w:t>
            </w:r>
            <w:del w:id="9268" w:author="Claude (AI) - proposed" w:date="2026-10-15T02:49:52Z">
              <w:r>
                <w:rPr>
                  <w:rFonts w:ascii="Arial" w:cs="Arial" w:eastAsia="Arial" w:hAnsi="Arial"/>
                  <w:b w:val="false"/>
                  <w:bCs w:val="false"/>
                  <w:i w:val="false"/>
                  <w:iCs w:val="false"/>
                  <w:color w:val="000000"/>
                  <w:sz w:val="18"/>
                  <w:szCs w:val="18"/>
                </w:rPr>
                <w:delText xml:space="preserve">saliva just like you use amylase in yours</w:delText>
              </w:r>
            </w:del>
            <w:ins w:id="9269" w:author="Claude (AI) - proposed" w:date="2026-10-15T02:49:52Z">
              <w:r>
                <w:rPr>
                  <w:rFonts w:ascii="Arial" w:cs="Arial" w:eastAsia="Arial" w:hAnsi="Arial"/>
                  <w:b w:val="false"/>
                  <w:bCs w:val="false"/>
                  <w:i w:val="false"/>
                  <w:iCs w:val="false"/>
                  <w:color w:val="000000"/>
                  <w:sz w:val="18"/>
                  <w:szCs w:val="18"/>
                </w:rPr>
                <w:t xml:space="preserve">gut do the digesting later, just as your amylase starts digesting starch</w:t>
              </w:r>
            </w:ins>
            <w:r>
              <w:rPr>
                <w:rFonts w:ascii="Arial" w:cs="Arial" w:eastAsia="Arial" w:hAnsi="Arial"/>
                <w:b w:val="false"/>
                <w:bCs w:val="false"/>
                <w:i w:val="false"/>
                <w:iCs w:val="false"/>
                <w:color w:val="000000"/>
                <w:sz w:val="18"/>
                <w:szCs w:val="18"/>
              </w:rPr>
              <w:t xml:space="preserve">. Both are molecular tools </w:t>
            </w:r>
            <w:del w:id="9270" w:author="Claude (AI) - proposed" w:date="2026-10-15T02:49:52Z">
              <w:r>
                <w:rPr>
                  <w:rFonts w:ascii="Arial" w:cs="Arial" w:eastAsia="Arial" w:hAnsi="Arial"/>
                  <w:b w:val="false"/>
                  <w:bCs w:val="false"/>
                  <w:i w:val="false"/>
                  <w:iCs w:val="false"/>
                  <w:color w:val="000000"/>
                  <w:sz w:val="18"/>
                  <w:szCs w:val="18"/>
                </w:rPr>
                <w:delText xml:space="preserve">adapted</w:delText>
              </w:r>
            </w:del>
            <w:ins w:id="9271" w:author="Claude (AI) - proposed" w:date="2026-10-15T02:49:52Z">
              <w:r>
                <w:rPr>
                  <w:rFonts w:ascii="Arial" w:cs="Arial" w:eastAsia="Arial" w:hAnsi="Arial"/>
                  <w:b w:val="false"/>
                  <w:bCs w:val="false"/>
                  <w:i w:val="false"/>
                  <w:iCs w:val="false"/>
                  <w:color w:val="000000"/>
                  <w:sz w:val="18"/>
                  <w:szCs w:val="18"/>
                </w:rPr>
                <w:t xml:space="preserve">matched</w:t>
              </w:r>
            </w:ins>
            <w:r>
              <w:rPr>
                <w:rFonts w:ascii="Arial" w:cs="Arial" w:eastAsia="Arial" w:hAnsi="Arial"/>
                <w:b w:val="false"/>
                <w:bCs w:val="false"/>
                <w:i w:val="false"/>
                <w:iCs w:val="false"/>
                <w:color w:val="000000"/>
                <w:sz w:val="18"/>
                <w:szCs w:val="18"/>
              </w:rPr>
              <w:t xml:space="preserve"> to a specific </w:t>
            </w:r>
            <w:del w:id="9272" w:author="Claude (AI) - proposed" w:date="2026-10-15T02:49:52Z">
              <w:r>
                <w:rPr>
                  <w:rFonts w:ascii="Arial" w:cs="Arial" w:eastAsia="Arial" w:hAnsi="Arial"/>
                  <w:b w:val="false"/>
                  <w:bCs w:val="false"/>
                  <w:i w:val="false"/>
                  <w:iCs w:val="false"/>
                  <w:color w:val="000000"/>
                  <w:sz w:val="18"/>
                  <w:szCs w:val="18"/>
                </w:rPr>
                <w:delText xml:space="preserve">feeding need</w:delText>
              </w:r>
            </w:del>
            <w:ins w:id="9273" w:author="Claude (AI) - proposed" w:date="2026-10-15T02:49:52Z">
              <w:r>
                <w:rPr>
                  <w:rFonts w:ascii="Arial" w:cs="Arial" w:eastAsia="Arial" w:hAnsi="Arial"/>
                  <w:b w:val="false"/>
                  <w:bCs w:val="false"/>
                  <w:i w:val="false"/>
                  <w:iCs w:val="false"/>
                  <w:color w:val="000000"/>
                  <w:sz w:val="18"/>
                  <w:szCs w:val="18"/>
                </w:rPr>
                <w:t xml:space="preserve">food</w:t>
              </w:r>
            </w:ins>
            <w:r>
              <w:rPr>
                <w:rFonts w:ascii="Arial" w:cs="Arial" w:eastAsia="Arial" w:hAnsi="Arial"/>
                <w:b w:val="false"/>
                <w:bCs w:val="false"/>
                <w:i w:val="false"/>
                <w:iCs w:val="false"/>
                <w:color w:val="000000"/>
                <w:sz w:val="18"/>
                <w:szCs w:val="18"/>
              </w:rPr>
              <w:t xml:space="preserve"> — one for blood</w:t>
            </w:r>
            <w:ins w:id="9274" w:author="Claude (AI) - proposed" w:date="2026-10-15T02:49:52Z">
              <w:r>
                <w:rPr>
                  <w:rFonts w:ascii="Arial" w:cs="Arial" w:eastAsia="Arial" w:hAnsi="Arial"/>
                  <w:b w:val="false"/>
                  <w:bCs w:val="false"/>
                  <w:i w:val="false"/>
                  <w:iCs w:val="false"/>
                  <w:color w:val="000000"/>
                  <w:sz w:val="18"/>
                  <w:szCs w:val="18"/>
                </w:rPr>
                <w:t xml:space="preserve"> protein</w:t>
              </w:r>
            </w:ins>
            <w:r>
              <w:rPr>
                <w:rFonts w:ascii="Arial" w:cs="Arial" w:eastAsia="Arial" w:hAnsi="Arial"/>
                <w:b w:val="false"/>
                <w:bCs w:val="false"/>
                <w:i w:val="false"/>
                <w:iCs w:val="false"/>
                <w:color w:val="000000"/>
                <w:sz w:val="18"/>
                <w:szCs w:val="18"/>
              </w:rPr>
              <w:t xml:space="preserve">, one for ugali starch. Does that change how you think about the driving question?' WAIT TIME: 90 seconds silent thinking before open discussion. Teacher also addresses the common misconception that enzymes are destroyed after one reaction: 'Enzymes are catalysts — they are not used up. Amylase can break down many starch molecules. What does that tell us about how the body is designed to be efficient?'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paragraphs form the core explanation task. The teacher models sentence starters on the board: 'When I chewed ugali, I observed... This is evidence that... The enzyme responsible is... because...' Peer review in pairs before the teacher takes whole-class responses ensures all learners have a complete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written CER paragraphs as exit evidence. Success criteria: (1) amylase named and correctly located; (2) starch named as substrate and reducing sugar/maltose/glucose named as product; (3) colour change evidence cited specifically; (4) pepsin and lipase correctly matched to substrates in guided questions. Guided question 3 is used to assess whether learners can transfer enzyme logic to the mosquito context — a higher-order indicator of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moxevvhw0a9c2l3seno">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9gsrn9smnbifyzo7a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2evs5lbd29vta3cxrlms">
              <w:r>
                <w:rPr>
                  <w:rFonts w:ascii="Arial" w:cs="Arial" w:eastAsia="Arial" w:hAnsi="Arial"/>
                  <w:color w:val="2E75B6"/>
                  <w:sz w:val="16"/>
                  <w:szCs w:val="16"/>
                  <w:u w:val="single" w:color="2E75B6"/>
                </w:rPr>
                <w:t xml:space="preserve">Enzyme Function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l_fn8zrgsqashydc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that has been building since Lesson 1. The teacher asks: 'Which questions on our board can we now fully or partially answer using today's enzyme evidence?' Learners identify relevant sticky notes and move them to the answered column, or annotate them with new evidence. Learners then generate at least one new question prompted by today's lesson — typical new questions include: 'What happens if you produce too little lipase?', 'Do insects have enzymes in their digestive systems too?', 'How does the mosquito enzyme prevent blood from clotting?' New questions are added to the board. The teacher draws attention to the question about absorption (previewing Lesson 9): 'We now know that starch becomes glucose — but how does glucose actually get from the inside of the small intestine into the blood? That is our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DQB update by pointing to two specific prior questions that enzyme evidence now answers — for example, any question about how food is chemically changed inside the body. 'We said in Lesson 2 we did not understand how a grasshopper could digest tough maize leaves. Today we have evidence that enzymes do the chemical work after teeth do the mechanical work. Does that complete the answer or do we need more?' Teacher records the preview question about absorption visibly on the board. 'Hold that question — we will investigate it next lesson using a model of the ileum.'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as a collective knowledge-consolidation routine. Moving answered questions to a separate column makes the cumulative progress of the inquiry visible to learners. Generating new questions maintains epistemic agency — learners are authors of the investigation, not just recipients of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quality of questions learners generate: are they moving toward deeper mechanistic questions (how does absorption work?) rather than surface recall questions (what is amylase?)? The ability to generate productive new questions is an indicator of genuine understanding of the current lesson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tfpjrzpgocim9t_nk8u">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azyimmemboruagtwe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ukddsu7scdatjxjoz0s">
              <w:r>
                <w:rPr>
                  <w:rFonts w:ascii="Arial" w:cs="Arial" w:eastAsia="Arial" w:hAnsi="Arial"/>
                  <w:color w:val="2E75B6"/>
                  <w:sz w:val="16"/>
                  <w:szCs w:val="16"/>
                  <w:u w:val="single" w:color="2E75B6"/>
                </w:rPr>
                <w:t xml:space="preserve">Enzyme Function: Penny Machine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0smgwym23lcbmmoro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digestive-system diagram from Lesson 7 (the labelled model of the journey of ugali and sukuma wiki). Using a different colour pen, they annotate three new layers of information: (1) the name and action of the enzyme at each site — amylase in the mouth and small intestine, pepsin in the stomach, lipase in the small intestine; (2) arrows showing substrate entering and product leaving each reaction site; (3) a written summary sentence at the bottom: 'Chemical digestion converts large insoluble food molecules into small soluble molecules that can be absorbed.' Learners who finish early add a fourth annotation: a small inset diagram showing the lock-and-key model of enzyme action with the active site labelled — connecting to what they </w:t>
            </w:r>
            <w:del w:id="9275" w:author="Claude (AI) - proposed" w:date="2026-10-15T02:49:52Z">
              <w:r>
                <w:rPr>
                  <w:rFonts w:ascii="Arial" w:cs="Arial" w:eastAsia="Arial" w:hAnsi="Arial"/>
                  <w:b w:val="false"/>
                  <w:bCs w:val="false"/>
                  <w:i w:val="false"/>
                  <w:iCs w:val="false"/>
                  <w:color w:val="000000"/>
                  <w:sz w:val="18"/>
                  <w:szCs w:val="18"/>
                </w:rPr>
                <w:delText xml:space="preserve">will learn formally in Form 3 Chemistry</w:delText>
              </w:r>
            </w:del>
            <w:ins w:id="9276" w:author="Claude (AI) - proposed" w:date="2026-10-15T02:49:52Z">
              <w:r>
                <w:rPr>
                  <w:rFonts w:ascii="Arial" w:cs="Arial" w:eastAsia="Arial" w:hAnsi="Arial"/>
                  <w:b w:val="false"/>
                  <w:bCs w:val="false"/>
                  <w:i w:val="false"/>
                  <w:iCs w:val="false"/>
                  <w:color w:val="000000"/>
                  <w:sz w:val="18"/>
                  <w:szCs w:val="18"/>
                </w:rPr>
                <w:t xml:space="preserve">may meet again in later years of Chemistry and Biology</w:t>
              </w:r>
            </w:ins>
            <w:r>
              <w:rPr>
                <w:rFonts w:ascii="Arial" w:cs="Arial" w:eastAsia="Arial" w:hAnsi="Arial"/>
                <w:b w:val="false"/>
                <w:bCs w:val="false"/>
                <w:i w:val="false"/>
                <w:iCs w:val="false"/>
                <w:color w:val="000000"/>
                <w:sz w:val="18"/>
                <w:szCs w:val="18"/>
              </w:rPr>
              <w:t xml:space="preserve">. The teacher closes the lesson by returning to the anchoring phenomenon one final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annotation and asks probing questions: 'You have labelled amylase here in the mouth — but amylase also acts somewhere else. Where? Why is it produced in two different places?' and 'Your arrow shows fat becoming fatty acids and glycerol — where do those products go next? We will answer that fully in Lesson 9, but make a prediction on your model now.' To close, teacher says: 'In Lesson 1, we asked why a mosquito can drink blood but a grasshopper cannot. We now know that grasshoppers use mandibles and amylase-like enzymes to process solid plant material. A mosquito bypasses chewing entirely — it injects saliva into the wound to stop the blood clotting and sucks up blood that is already liquid; the blood proteins are digested later by enzymes in its gut. Every animal, from the aphid on the maize stem to the flamingo at Lake Nakuru, has not only the right mouthparts but also the right enzymes for its diet. Structure and function are matched at every level — organ, tissue, and molecule.' WAIT TIME: Allow 60 seconds for learners to write a personal reflection sentence before dismissal.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Layered annotation of the Lesson 7 diagram makes the progression from mechanical to chemical digestion visually explicit. The model now shows both the organ system and the molecular processes — integrating two lessons of learning into one artefact. The teacher's closing narrative explicitly ties enzyme evidence to the anchoring phenomenon and the driving question, reinforcing the coherence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annotated diagrams before Lesson 9. Key indicators: (1) all three enzymes correctly placed; (2) substrates and products correctly labelled; (3) summary sentence scientifically accurate; (4) prediction about where small molecules go next (previewing absorption). Diagrams that are missing pepsin or that place lipase in the mouth are targeted for revision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ugali-chewing activity produce clear sensory evidence of taste change for most learners? If not, was it because ugali was not plain enough or chewing time was too short? How will you adjust? (2) Did the Benedict's and iodine tests produce clear colour changes? If the hot-water bath was unavailable or the colour change was ambiguous, how did you handle uncertainty as a teaching moment rather than a failure? (3) Were learners able to transfer the enzyme-action logic to the mosquito context in guided question 3 — or did they treat it as a separate, unrelated fact? If transfer was weak, the Model Building phase closing narrative should be reinforced at the start of Lesson 9. (4) Were new questions generated on the DQB genuinely mechanistic, or were they surface-level? Use the quality of DQB questions as a diagnostic of depth of understanding heading into Lesson 9 on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w:t>
            </w:r>
            <w:del w:id="9277" w:author="Claude (AI) - proposed" w:date="2026-10-15T02:49:52Z">
              <w:r>
                <w:rPr>
                  <w:rFonts w:ascii="Arial" w:cs="Arial" w:eastAsia="Arial" w:hAnsi="Arial"/>
                  <w:b w:val="false"/>
                  <w:bCs w:val="false"/>
                  <w:i w:val="false"/>
                  <w:iCs w:val="false"/>
                  <w:color w:val="000000"/>
                  <w:sz w:val="18"/>
                  <w:szCs w:val="18"/>
                </w:rPr>
                <w:delText xml:space="preserve">turned yellow-brown</w:delText>
              </w:r>
            </w:del>
            <w:ins w:id="9278" w:author="Claude (AI) - proposed" w:date="2026-10-15T02:49:52Z">
              <w:r>
                <w:rPr>
                  <w:rFonts w:ascii="Arial" w:cs="Arial" w:eastAsia="Arial" w:hAnsi="Arial"/>
                  <w:b w:val="false"/>
                  <w:bCs w:val="false"/>
                  <w:i w:val="false"/>
                  <w:iCs w:val="false"/>
                  <w:color w:val="000000"/>
                  <w:sz w:val="18"/>
                  <w:szCs w:val="18"/>
                </w:rPr>
                <w:t xml:space="preserve">was paler or browner than the unchewed sample</w:t>
              </w:r>
            </w:ins>
            <w:r>
              <w:rPr>
                <w:rFonts w:ascii="Arial" w:cs="Arial" w:eastAsia="Arial" w:hAnsi="Arial"/>
                <w:b w:val="false"/>
                <w:bCs w:val="false"/>
                <w:i w:val="false"/>
                <w:iCs w:val="false"/>
                <w:color w:val="000000"/>
                <w:sz w:val="18"/>
                <w:szCs w:val="18"/>
              </w:rPr>
              <w:t xml:space="preserve">, and with Benedict's reagent it turned </w:t>
            </w:r>
            <w:del w:id="9279" w:author="Claude (AI) - proposed" w:date="2026-10-15T02:49:52Z">
              <w:r>
                <w:rPr>
                  <w:rFonts w:ascii="Arial" w:cs="Arial" w:eastAsia="Arial" w:hAnsi="Arial"/>
                  <w:b w:val="false"/>
                  <w:bCs w:val="false"/>
                  <w:i w:val="false"/>
                  <w:iCs w:val="false"/>
                  <w:color w:val="000000"/>
                  <w:sz w:val="18"/>
                  <w:szCs w:val="18"/>
                </w:rPr>
                <w:delText xml:space="preserve">brick-red</w:delText>
              </w:r>
            </w:del>
            <w:ins w:id="9280" w:author="Claude (AI) - proposed" w:date="2026-10-15T02:49:52Z">
              <w:r>
                <w:rPr>
                  <w:rFonts w:ascii="Arial" w:cs="Arial" w:eastAsia="Arial" w:hAnsi="Arial"/>
                  <w:b w:val="false"/>
                  <w:bCs w:val="false"/>
                  <w:i w:val="false"/>
                  <w:iCs w:val="false"/>
                  <w:color w:val="000000"/>
                  <w:sz w:val="18"/>
                  <w:szCs w:val="18"/>
                </w:rPr>
                <w:t xml:space="preserve">green to orange</w:t>
              </w:r>
            </w:ins>
            <w:r>
              <w:rPr>
                <w:rFonts w:ascii="Arial" w:cs="Arial" w:eastAsia="Arial" w:hAnsi="Arial"/>
                <w:b w:val="false"/>
                <w:bCs w:val="false"/>
                <w:i w:val="false"/>
                <w:iCs w:val="false"/>
                <w:color w:val="000000"/>
                <w:sz w:val="18"/>
                <w:szCs w:val="18"/>
              </w:rPr>
              <w:t xml:space="preserve"> after heating.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w:t>
            </w:r>
            <w:del w:id="9281" w:author="Claude (AI) - proposed" w:date="2026-10-15T02:49:52Z">
              <w:r>
                <w:rPr>
                  <w:rFonts w:ascii="Arial" w:cs="Arial" w:eastAsia="Arial" w:hAnsi="Arial"/>
                  <w:b w:val="false"/>
                  <w:bCs w:val="false"/>
                  <w:i w:val="false"/>
                  <w:iCs w:val="false"/>
                  <w:color w:val="000000"/>
                  <w:sz w:val="18"/>
                  <w:szCs w:val="18"/>
                </w:rPr>
                <w:delText xml:space="preserve">could no longer find</w:delText>
              </w:r>
            </w:del>
            <w:ins w:id="9282" w:author="Claude (AI) - proposed" w:date="2026-10-15T02:49:52Z">
              <w:r>
                <w:rPr>
                  <w:rFonts w:ascii="Arial" w:cs="Arial" w:eastAsia="Arial" w:hAnsi="Arial"/>
                  <w:b w:val="false"/>
                  <w:bCs w:val="false"/>
                  <w:i w:val="false"/>
                  <w:iCs w:val="false"/>
                  <w:color w:val="000000"/>
                  <w:sz w:val="18"/>
                  <w:szCs w:val="18"/>
                </w:rPr>
                <w:t xml:space="preserve">found less</w:t>
              </w:r>
            </w:ins>
            <w:r>
              <w:rPr>
                <w:rFonts w:ascii="Arial" w:cs="Arial" w:eastAsia="Arial" w:hAnsi="Arial"/>
                <w:b w:val="false"/>
                <w:bCs w:val="false"/>
                <w:i w:val="false"/>
                <w:iCs w:val="false"/>
                <w:color w:val="000000"/>
                <w:sz w:val="18"/>
                <w:szCs w:val="18"/>
              </w:rPr>
              <w:t xml:space="preserve">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w:t>
            </w:r>
            <w:del w:id="9283" w:author="Claude (AI) - proposed" w:date="2026-10-15T02:49:52Z">
              <w:r>
                <w:rPr>
                  <w:rFonts w:ascii="Arial" w:cs="Arial" w:eastAsia="Arial" w:hAnsi="Arial"/>
                  <w:b w:val="false"/>
                  <w:bCs w:val="false"/>
                  <w:i w:val="false"/>
                  <w:iCs w:val="false"/>
                  <w:color w:val="000000"/>
                  <w:sz w:val="18"/>
                  <w:szCs w:val="18"/>
                </w:rPr>
                <w:delText xml:space="preserve"> uses salivary enzymes to prevent blood clotting just as I use amylase to begin digesting ugali</w:delText>
              </w:r>
            </w:del>
            <w:ins w:id="9284" w:author="Claude (AI) - proposed" w:date="2026-10-15T02:49:52Z">
              <w:r>
                <w:rPr>
                  <w:rFonts w:ascii="Arial" w:cs="Arial" w:eastAsia="Arial" w:hAnsi="Arial"/>
                  <w:b w:val="false"/>
                  <w:bCs w:val="false"/>
                  <w:i w:val="false"/>
                  <w:iCs w:val="false"/>
                  <w:color w:val="000000"/>
                  <w:sz w:val="18"/>
                  <w:szCs w:val="18"/>
                </w:rPr>
                <w:t xml:space="preserve">'s saliva keeps blood flowing and its gut enzymes digest the blood proteins, just as my amylase begins digesting ugali starch</w:t>
              </w:r>
            </w:ins>
            <w:r>
              <w:rPr>
                <w:rFonts w:ascii="Arial" w:cs="Arial" w:eastAsia="Arial" w:hAnsi="Arial"/>
                <w:b w:val="false"/>
                <w:bCs w:val="false"/>
                <w:i w:val="false"/>
                <w:iCs w:val="false"/>
                <w:color w:val="000000"/>
                <w:sz w:val="18"/>
                <w:szCs w:val="18"/>
              </w:rPr>
              <w:t xml:space="preserve"> — both are molecular adaptations matched to a specific food source.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5xwhufqhb7nj3fenowx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uqldzbti6yvig99bdha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Absorption, Assimilation, and Malnutrition: From Villi to Village Health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digested nutrients cross the wall of the small intestine into the bloodstream and are used by body cells, and analyse what happens when nutrient intake is inadequate.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villi and microvilli that increase surface area for absorption in the ileum; (2) distinguish between absorption (nutrients entering the blood) and assimilation (nutrients being used by cells); (3) identify the routes taken by glucose and amino acids (capillaries to hepatic portal vein) versus fatty acids and glycerol (lacteals to lymph); (4) define malnutrition and describe the causes, signs, and consequences of kwashiorkor and iron-deficiency anaemia using </w:t>
            </w:r>
            <w:del w:id="9285" w:author="Claude (AI) - proposed" w:date="2026-10-15T02:49:52Z">
              <w:r>
                <w:rPr>
                  <w:rFonts w:ascii="Arial" w:cs="Arial" w:eastAsia="Arial" w:hAnsi="Arial"/>
                  <w:b w:val="false"/>
                  <w:bCs w:val="false"/>
                  <w:i w:val="false"/>
                  <w:iCs w:val="false"/>
                  <w:color w:val="000000"/>
                  <w:sz w:val="18"/>
                  <w:szCs w:val="18"/>
                </w:rPr>
                <w:delText xml:space="preserve">Kenyan health data</w:delText>
              </w:r>
            </w:del>
            <w:ins w:id="9286" w:author="Claude (AI) - proposed" w:date="2026-10-15T02:49:52Z">
              <w:r>
                <w:rPr>
                  <w:rFonts w:ascii="Arial" w:cs="Arial" w:eastAsia="Arial" w:hAnsi="Arial"/>
                  <w:b w:val="false"/>
                  <w:bCs w:val="false"/>
                  <w:i w:val="false"/>
                  <w:iCs w:val="false"/>
                  <w:color w:val="000000"/>
                  <w:sz w:val="18"/>
                  <w:szCs w:val="18"/>
                </w:rPr>
                <w:t xml:space="preserve">illustrative Kenyan case studies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interpret a diagram of a villus and annotate the routes of nutrient absorption; analyse malnutrition case studies and identify nutritional deficiencies; update their cumulative model to connect absorption to the full digestion journey.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link between food choices, nutrient absorption, and long-term health, and show empathy when discussing malnutrition as a real public-health challenge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7 and 8 learners traced how a meal of ugali and sukuma wiki is physically and chemically broken down into small soluble molecules. Lesson 9 answers the next logical question: once nutrients are small enough, how do they actually get into the body and reach the cells that need them? This lesson also reveals what goes wrong when the process breaks down through poor nutrition, grounding the science in Kenyan public-health realities and preparing learners for the final synthesis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When discussing malnutrition case studies, remind learners to speak respectfully and avoid stigmatising language. Photographs of children with kwashiorkor should be presented sensitively — frame them as evidence for understanding, not as objects of pity.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tiny soluble molecules produced by enzyme action in Lesson 8 get from the inside of the intestine into the blood. They then examine an annotated diagram of the ileum wall, villi, and microvilli, identifying structural adaptations for absorption and tracing the two routes nutrients take. They distinguish absorption from assimilation. In the Explain phase they analyse two </w:t>
            </w:r>
            <w:del w:id="9287" w:author="Claude (AI) - proposed" w:date="2026-10-15T02:49:52Z">
              <w:r>
                <w:rPr>
                  <w:rFonts w:ascii="Arial" w:cs="Arial" w:eastAsia="Arial" w:hAnsi="Arial"/>
                  <w:b w:val="false"/>
                  <w:bCs w:val="false"/>
                  <w:i w:val="false"/>
                  <w:iCs w:val="false"/>
                  <w:color w:val="000000"/>
                  <w:sz w:val="18"/>
                  <w:szCs w:val="18"/>
                </w:rPr>
                <w:delText xml:space="preserve">real</w:delText>
              </w:r>
            </w:del>
            <w:ins w:id="9288" w:author="Claude (AI) - proposed" w:date="2026-10-15T02:49:52Z">
              <w:r>
                <w:rPr>
                  <w:rFonts w:ascii="Arial" w:cs="Arial" w:eastAsia="Arial" w:hAnsi="Arial"/>
                  <w:b w:val="false"/>
                  <w:bCs w:val="false"/>
                  <w:i w:val="false"/>
                  <w:iCs w:val="false"/>
                  <w:color w:val="000000"/>
                  <w:sz w:val="18"/>
                  <w:szCs w:val="18"/>
                </w:rPr>
                <w:t xml:space="preserve">illustrative</w:t>
              </w:r>
            </w:ins>
            <w:r>
              <w:rPr>
                <w:rFonts w:ascii="Arial" w:cs="Arial" w:eastAsia="Arial" w:hAnsi="Arial"/>
                <w:b w:val="false"/>
                <w:bCs w:val="false"/>
                <w:i w:val="false"/>
                <w:iCs w:val="false"/>
                <w:color w:val="000000"/>
                <w:sz w:val="18"/>
                <w:szCs w:val="18"/>
              </w:rPr>
              <w:t xml:space="preserve"> Kenyan malnutrition case studies — kwashiorkor in coastal regions and iron-deficiency anaemia in adolescent girls — to understand the consequences of absorption or dietary failure. They update the Driving Question Board and their cumulative model, connecting the full journey from a flamingo filtering algae at Lake Nakuru to glucose molecules crossing a villus epithelial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4ygxwb3mvcvmkxsolc0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2uzjxexz47vszkyb7wm">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xb0jwpzu4d8sb609hb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diagram they drew in Lesson 8 showing enzyme action producing glucose, amino acids, fatty acids, and glycerol inside the small intestine. The teacher projects a simple outline of the intestinal wall with a question mark between the intestine lumen and a blood vessel. Each learner writes a two-sentence prediction answering: Where do these small molecules go next, and how do they get there? Pairs share their predictions with a neighbour before a brief whole-class share-out. Learners post sticky-note predictions on the board — a physical record that will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image and say: In Lesson 8 we </w:t>
            </w:r>
            <w:del w:id="9289" w:author="Claude (AI) - proposed" w:date="2026-10-15T02:49:52Z">
              <w:r>
                <w:rPr>
                  <w:rFonts w:ascii="Arial" w:cs="Arial" w:eastAsia="Arial" w:hAnsi="Arial"/>
                  <w:b w:val="false"/>
                  <w:bCs w:val="false"/>
                  <w:i w:val="false"/>
                  <w:iCs w:val="false"/>
                  <w:color w:val="000000"/>
                  <w:sz w:val="18"/>
                  <w:szCs w:val="18"/>
                </w:rPr>
                <w:delText xml:space="preserve">confirmed that amylase broke</w:delText>
              </w:r>
            </w:del>
            <w:ins w:id="9290" w:author="Claude (AI) - proposed" w:date="2026-10-15T02:49:52Z">
              <w:r>
                <w:rPr>
                  <w:rFonts w:ascii="Arial" w:cs="Arial" w:eastAsia="Arial" w:hAnsi="Arial"/>
                  <w:b w:val="false"/>
                  <w:bCs w:val="false"/>
                  <w:i w:val="false"/>
                  <w:iCs w:val="false"/>
                  <w:color w:val="000000"/>
                  <w:sz w:val="18"/>
                  <w:szCs w:val="18"/>
                </w:rPr>
                <w:t xml:space="preserve">saw amylase break</w:t>
              </w:r>
            </w:ins>
            <w:r>
              <w:rPr>
                <w:rFonts w:ascii="Arial" w:cs="Arial" w:eastAsia="Arial" w:hAnsi="Arial"/>
                <w:b w:val="false"/>
                <w:bCs w:val="false"/>
                <w:i w:val="false"/>
                <w:iCs w:val="false"/>
                <w:color w:val="000000"/>
                <w:sz w:val="18"/>
                <w:szCs w:val="18"/>
              </w:rPr>
              <w:t xml:space="preserve"> our ugali starch into </w:t>
            </w:r>
            <w:del w:id="9291" w:author="Claude (AI) - proposed" w:date="2026-10-15T02:49:52Z">
              <w:r>
                <w:rPr>
                  <w:rFonts w:ascii="Arial" w:cs="Arial" w:eastAsia="Arial" w:hAnsi="Arial"/>
                  <w:b w:val="false"/>
                  <w:bCs w:val="false"/>
                  <w:i w:val="false"/>
                  <w:iCs w:val="false"/>
                  <w:color w:val="000000"/>
                  <w:sz w:val="18"/>
                  <w:szCs w:val="18"/>
                </w:rPr>
                <w:delText xml:space="preserve">reducing sugars, and pepsin began</w:delText>
              </w:r>
            </w:del>
            <w:ins w:id="9292" w:author="Claude (AI) - proposed" w:date="2026-10-15T02:49:52Z">
              <w:r>
                <w:rPr>
                  <w:rFonts w:ascii="Arial" w:cs="Arial" w:eastAsia="Arial" w:hAnsi="Arial"/>
                  <w:b w:val="false"/>
                  <w:bCs w:val="false"/>
                  <w:i w:val="false"/>
                  <w:iCs w:val="false"/>
                  <w:color w:val="000000"/>
                  <w:sz w:val="18"/>
                  <w:szCs w:val="18"/>
                </w:rPr>
                <w:t xml:space="preserve">sugar, and we learned that pepsin begins</w:t>
              </w:r>
            </w:ins>
            <w:r>
              <w:rPr>
                <w:rFonts w:ascii="Arial" w:cs="Arial" w:eastAsia="Arial" w:hAnsi="Arial"/>
                <w:b w:val="false"/>
                <w:bCs w:val="false"/>
                <w:i w:val="false"/>
                <w:iCs w:val="false"/>
                <w:color w:val="000000"/>
                <w:sz w:val="18"/>
                <w:szCs w:val="18"/>
              </w:rPr>
              <w:t xml:space="preserve"> breaking down proteins</w:t>
            </w:r>
            <w:ins w:id="9293" w:author="Claude (AI) - proposed" w:date="2026-10-15T02:49:52Z">
              <w:r>
                <w:rPr>
                  <w:rFonts w:ascii="Arial" w:cs="Arial" w:eastAsia="Arial" w:hAnsi="Arial"/>
                  <w:b w:val="false"/>
                  <w:bCs w:val="false"/>
                  <w:i w:val="false"/>
                  <w:iCs w:val="false"/>
                  <w:color w:val="000000"/>
                  <w:sz w:val="18"/>
                  <w:szCs w:val="18"/>
                </w:rPr>
                <w:t xml:space="preserve"> in the stomach</w:t>
              </w:r>
            </w:ins>
            <w:r>
              <w:rPr>
                <w:rFonts w:ascii="Arial" w:cs="Arial" w:eastAsia="Arial" w:hAnsi="Arial"/>
                <w:b w:val="false"/>
                <w:bCs w:val="false"/>
                <w:i w:val="false"/>
                <w:iCs w:val="false"/>
                <w:color w:val="000000"/>
                <w:sz w:val="18"/>
                <w:szCs w:val="18"/>
              </w:rPr>
              <w:t xml:space="preserve">. The molecules are now tiny and soluble — sitting inside the tube of the small intestine. Here is the question I want you to think about before we look at any new information: How do those molecules get from inside the tube into your blood? Write your best prediction — two sentences — in your notebook. WAIT 90 seconds in silence. Then say: Share with your partner. WAIT 60 seconds. Then take three or four predictions from around the room without correcting them yet. Record key vocabulary learners use — or avoid — on the board. If no learner mentions surface area, prompt: What might matter about the shape or texture of the intestine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routine anchors new learning to prior knowledge from Lessons 7 and 8 and surfaces misconceptions (for example, that nutrients are absorbed in the stomach, or that they pass through the intestine wall by pressure alone). The sticky-note wall creates a low-stakes, visible record for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connect molecule size (from Lesson 8) to the ability to cross a membrane. Misconceptions to note: belief that nutrients enter through the stomach only; confusion between digestion and absorption. These are addressed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kpm0wz5brymya80umfr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gdgm3xxcs-ivdc7pew">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hzkm4tksgyvclmp7bn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detailed printed diagram (or view a projected image) showing: (1) a cross-section of the ileum wall with finger-like villi projecting into the lumen; (2) a close-up of a single villus showing epithelial cells with microvilli (brush border), a central lacteal, and a capillary network; (3) arrows showing glucose and amino acids entering capillaries and fatty acids and glycerol entering the lacteal. Working in groups of three, learners complete a structured observation table with four columns: Structure Seen, Feature That Increases Absorption, Nutrient Absorbed Here, Where It Goes Next. </w:t>
            </w:r>
            <w:del w:id="9294" w:author="Claude (AI) - proposed" w:date="2026-10-15T02:49:52Z">
              <w:r>
                <w:rPr>
                  <w:rFonts w:ascii="Arial" w:cs="Arial" w:eastAsia="Arial" w:hAnsi="Arial"/>
                  <w:b w:val="false"/>
                  <w:bCs w:val="false"/>
                  <w:i w:val="false"/>
                  <w:iCs w:val="false"/>
                  <w:color w:val="000000"/>
                  <w:sz w:val="18"/>
                  <w:szCs w:val="18"/>
                </w:rPr>
                <w:delText xml:space="preserve">Groups also count approximately how many villi appear in a 1 mm length of the diagram scale bar to appreciate the density of the structures. </w:delText>
              </w:r>
            </w:del>
            <w:r>
              <w:rPr>
                <w:rFonts w:ascii="Arial" w:cs="Arial" w:eastAsia="Arial" w:hAnsi="Arial"/>
                <w:b w:val="false"/>
                <w:bCs w:val="false"/>
                <w:i w:val="false"/>
                <w:iCs w:val="false"/>
                <w:color w:val="000000"/>
                <w:sz w:val="18"/>
                <w:szCs w:val="18"/>
              </w:rPr>
              <w:t xml:space="preserve">The teacher circulates and asks probing questions rather than giving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diagrams and say: You have </w:t>
            </w:r>
            <w:del w:id="9295" w:author="Claude (AI) - proposed" w:date="2026-10-15T02:49:52Z">
              <w:r>
                <w:rPr>
                  <w:rFonts w:ascii="Arial" w:cs="Arial" w:eastAsia="Arial" w:hAnsi="Arial"/>
                  <w:b w:val="false"/>
                  <w:bCs w:val="false"/>
                  <w:i w:val="false"/>
                  <w:iCs w:val="false"/>
                  <w:color w:val="000000"/>
                  <w:sz w:val="18"/>
                  <w:szCs w:val="18"/>
                </w:rPr>
                <w:delText xml:space="preserve">eight</w:delText>
              </w:r>
            </w:del>
            <w:ins w:id="9296" w:author="Claude (AI) - proposed" w:date="2026-10-15T02:49:52Z">
              <w:r>
                <w:rPr>
                  <w:rFonts w:ascii="Arial" w:cs="Arial" w:eastAsia="Arial" w:hAnsi="Arial"/>
                  <w:b w:val="false"/>
                  <w:bCs w:val="false"/>
                  <w:i w:val="false"/>
                  <w:iCs w:val="false"/>
                  <w:color w:val="000000"/>
                  <w:sz w:val="18"/>
                  <w:szCs w:val="18"/>
                </w:rPr>
                <w:t xml:space="preserve">six</w:t>
              </w:r>
            </w:ins>
            <w:r>
              <w:rPr>
                <w:rFonts w:ascii="Arial" w:cs="Arial" w:eastAsia="Arial" w:hAnsi="Arial"/>
                <w:b w:val="false"/>
                <w:bCs w:val="false"/>
                <w:i w:val="false"/>
                <w:iCs w:val="false"/>
                <w:color w:val="000000"/>
                <w:sz w:val="18"/>
                <w:szCs w:val="18"/>
              </w:rPr>
              <w:t xml:space="preserve"> minutes. Study this diagram carefully. Fill in the observation table in your groups. I am looking for three things: the name of each structure, one feature that makes it good at absorption, and where each type of nutrient goes after crossing the wall. Do not guess — find evidence in the diagram. WAIT and circulate. After four minutes say: If you have finished the table, discuss this with your group: Why do you think there are two separate routes — one into blood capillaries and one into the lacteal — for different nutrients? WAIT 2 minutes. Then bring the class together. Ask one group to describe the villus. Ask a second group to explain the lacteal. Ask a third group to explain the brush border or microvilli. Correct gently: use the phrase The diagram shows us... rather than You are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distinguish structure from function — a key science practice. The two-route question (capillary versus lacteal) previews the Explain phase and keeps learners reasoning rather than just copying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correct identification of microvilli as increasing surface area; recognition that glucose and amino acids go to capillaries while fats go to lacteals; any confusion between the lacteal and a blood vessel.</w:t>
            </w:r>
            <w:del w:id="9297" w:author="Claude (AI) - proposed" w:date="2026-10-15T02:49:52Z">
              <w:r>
                <w:rPr>
                  <w:rFonts w:ascii="Arial" w:cs="Arial" w:eastAsia="Arial" w:hAnsi="Arial"/>
                  <w:b w:val="false"/>
                  <w:bCs w:val="false"/>
                  <w:i w:val="false"/>
                  <w:iCs w:val="false"/>
                  <w:color w:val="000000"/>
                  <w:sz w:val="18"/>
                  <w:szCs w:val="18"/>
                </w:rPr>
                <w:delText xml:space="preserve"> The density-counting activity gives learners a concrete sense of scale.</w:delText>
              </w:r>
            </w:del>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wk26i7ryvexumrq6yqi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ktc-rplodruotndmywmu">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ooi_9l2bptgyvz3gtx9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Absorption and Assimilation (10 minutes): The teacher leads a structured whole-class explanation using the diagram. Learners annotate their own diagrams with the following labels and colour-coded arrows: (blue arrow) glucose and amino acids move by diffusion</w:t>
            </w:r>
            <w:ins w:id="9298" w:author="Claude (AI) - proposed" w:date="2026-10-15T02:49:52Z">
              <w:r>
                <w:rPr>
                  <w:rFonts w:ascii="Arial" w:cs="Arial" w:eastAsia="Arial" w:hAnsi="Arial"/>
                  <w:b w:val="false"/>
                  <w:bCs w:val="false"/>
                  <w:i w:val="false"/>
                  <w:iCs w:val="false"/>
                  <w:color w:val="000000"/>
                  <w:sz w:val="18"/>
                  <w:szCs w:val="18"/>
                </w:rPr>
                <w:t xml:space="preserve"> and active transport (carrier proteins in the cell membrane, using energy)</w:t>
              </w:r>
            </w:ins>
            <w:r>
              <w:rPr>
                <w:rFonts w:ascii="Arial" w:cs="Arial" w:eastAsia="Arial" w:hAnsi="Arial"/>
                <w:b w:val="false"/>
                <w:bCs w:val="false"/>
                <w:i w:val="false"/>
                <w:iCs w:val="false"/>
                <w:color w:val="000000"/>
                <w:sz w:val="18"/>
                <w:szCs w:val="18"/>
              </w:rPr>
              <w:t xml:space="preserve"> across the thin epithelial cell wall into the capillary network, then travel via the hepatic portal vein to the liver; (yellow arrow) fatty acids and glycerol recombine inside epithelial cells to form tiny fat droplets that enter the central lacteal and travel through the lymphatic system before entering the bloodstream near the heart. Learners then write a two-sentence distinction in their notebooks: Absorption is the movement of digested nutrients from the small intestine into the blood or lymph. Assimilation is the use of those absorbed nutrients by body cells — for example, glucose used in cellular respiration to release energy, or amino acids used to build muscle. Part B — Malnutrition Case Studies (</w:t>
            </w:r>
            <w:del w:id="9299" w:author="Claude (AI) - proposed" w:date="2026-10-15T02:49:52Z">
              <w:r>
                <w:rPr>
                  <w:rFonts w:ascii="Arial" w:cs="Arial" w:eastAsia="Arial" w:hAnsi="Arial"/>
                  <w:b w:val="false"/>
                  <w:bCs w:val="false"/>
                  <w:i w:val="false"/>
                  <w:iCs w:val="false"/>
                  <w:color w:val="000000"/>
                  <w:sz w:val="18"/>
                  <w:szCs w:val="18"/>
                </w:rPr>
                <w:delText xml:space="preserve">10</w:delText>
              </w:r>
            </w:del>
            <w:ins w:id="9300" w:author="Claude (AI) - proposed" w:date="2026-10-15T02:49:5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Learners read </w:t>
            </w:r>
            <w:del w:id="9301" w:author="Claude (AI) - proposed" w:date="2026-10-15T02:49:52Z">
              <w:r>
                <w:rPr>
                  <w:rFonts w:ascii="Arial" w:cs="Arial" w:eastAsia="Arial" w:hAnsi="Arial"/>
                  <w:b w:val="false"/>
                  <w:bCs w:val="false"/>
                  <w:i w:val="false"/>
                  <w:iCs w:val="false"/>
                  <w:color w:val="000000"/>
                  <w:sz w:val="18"/>
                  <w:szCs w:val="18"/>
                </w:rPr>
                <w:delText xml:space="preserve">two short</w:delText>
              </w:r>
            </w:del>
            <w:ins w:id="9302" w:author="Claude (AI) - proposed" w:date="2026-10-15T02:49:52Z">
              <w:r>
                <w:rPr>
                  <w:rFonts w:ascii="Arial" w:cs="Arial" w:eastAsia="Arial" w:hAnsi="Arial"/>
                  <w:b w:val="false"/>
                  <w:bCs w:val="false"/>
                  <w:i w:val="false"/>
                  <w:iCs w:val="false"/>
                  <w:color w:val="000000"/>
                  <w:sz w:val="18"/>
                  <w:szCs w:val="18"/>
                </w:rPr>
                <w:t xml:space="preserve">one of two short illustrative</w:t>
              </w:r>
            </w:ins>
            <w:r>
              <w:rPr>
                <w:rFonts w:ascii="Arial" w:cs="Arial" w:eastAsia="Arial" w:hAnsi="Arial"/>
                <w:b w:val="false"/>
                <w:bCs w:val="false"/>
                <w:i w:val="false"/>
                <w:iCs w:val="false"/>
                <w:color w:val="000000"/>
                <w:sz w:val="18"/>
                <w:szCs w:val="18"/>
              </w:rPr>
              <w:t xml:space="preserve"> case study cards (printed</w:t>
            </w:r>
            <w:del w:id="9303" w:author="Claude (AI) - proposed" w:date="2026-10-15T02:49:52Z">
              <w:r>
                <w:rPr>
                  <w:rFonts w:ascii="Arial" w:cs="Arial" w:eastAsia="Arial" w:hAnsi="Arial"/>
                  <w:b w:val="false"/>
                  <w:bCs w:val="false"/>
                  <w:i w:val="false"/>
                  <w:iCs w:val="false"/>
                  <w:color w:val="000000"/>
                  <w:sz w:val="18"/>
                  <w:szCs w:val="18"/>
                </w:rPr>
                <w:delText xml:space="preserve">, locally sourced data)</w:delText>
              </w:r>
            </w:del>
            <w:ins w:id="9304" w:author="Claude (AI) - proposed" w:date="2026-10-15T02:49:52Z">
              <w:r>
                <w:rPr>
                  <w:rFonts w:ascii="Arial" w:cs="Arial" w:eastAsia="Arial" w:hAnsi="Arial"/>
                  <w:b w:val="false"/>
                  <w:bCs w:val="false"/>
                  <w:i w:val="false"/>
                  <w:iCs w:val="false"/>
                  <w:color w:val="000000"/>
                  <w:sz w:val="18"/>
                  <w:szCs w:val="18"/>
                </w:rPr>
                <w:t xml:space="preserve">), then swap findings with a group that read the other card</w:t>
              </w:r>
            </w:ins>
            <w:r>
              <w:rPr>
                <w:rFonts w:ascii="Arial" w:cs="Arial" w:eastAsia="Arial" w:hAnsi="Arial"/>
                <w:b w:val="false"/>
                <w:bCs w:val="false"/>
                <w:i w:val="false"/>
                <w:iCs w:val="false"/>
                <w:color w:val="000000"/>
                <w:sz w:val="18"/>
                <w:szCs w:val="18"/>
              </w:rPr>
              <w:t xml:space="preserve">. Case Study 1 — Kwashiorkor in coastal Kenya: A five-year-old child from a fishing community in Kilifi County presents at a health centre with a swollen belly, flaking skin, and stunted growth. The family diet is mainly ugali and cassava with very little fish or beans — high in carbohydrate but very low in protein. The doctor diagnoses kwashiorkor. Learners answer: Which nutrient is deficient? What happens in the body when this nutrient cannot be absorbed in adequate amounts? How could this be addressed using locally available foods? Case Study 2 — Iron-deficiency anaemia in adolescent girls in Nairobi: </w:t>
            </w:r>
            <w:del w:id="9305" w:author="Claude (AI) - proposed" w:date="2026-10-15T02:49:52Z">
              <w:r>
                <w:rPr>
                  <w:rFonts w:ascii="Arial" w:cs="Arial" w:eastAsia="Arial" w:hAnsi="Arial"/>
                  <w:b w:val="false"/>
                  <w:bCs w:val="false"/>
                  <w:i w:val="false"/>
                  <w:iCs w:val="false"/>
                  <w:color w:val="000000"/>
                  <w:sz w:val="18"/>
                  <w:szCs w:val="18"/>
                </w:rPr>
                <w:delText xml:space="preserve">A county health survey reports</w:delText>
              </w:r>
            </w:del>
            <w:ins w:id="9306" w:author="Claude (AI) - proposed" w:date="2026-10-15T02:49:52Z">
              <w:r>
                <w:rPr>
                  <w:rFonts w:ascii="Arial" w:cs="Arial" w:eastAsia="Arial" w:hAnsi="Arial"/>
                  <w:b w:val="false"/>
                  <w:bCs w:val="false"/>
                  <w:i w:val="false"/>
                  <w:iCs w:val="false"/>
                  <w:color w:val="000000"/>
                  <w:sz w:val="18"/>
                  <w:szCs w:val="18"/>
                </w:rPr>
                <w:t xml:space="preserve">As an example, imagine a health survey finds</w:t>
              </w:r>
            </w:ins>
            <w:r>
              <w:rPr>
                <w:rFonts w:ascii="Arial" w:cs="Arial" w:eastAsia="Arial" w:hAnsi="Arial"/>
                <w:b w:val="false"/>
                <w:bCs w:val="false"/>
                <w:i w:val="false"/>
                <w:iCs w:val="false"/>
                <w:color w:val="000000"/>
                <w:sz w:val="18"/>
                <w:szCs w:val="18"/>
              </w:rPr>
              <w:t xml:space="preserve"> that 34 percent of girls aged 13 to 17 in </w:t>
            </w:r>
            <w:del w:id="9307" w:author="Claude (AI) - proposed" w:date="2026-10-15T02:49:52Z">
              <w:r>
                <w:rPr>
                  <w:rFonts w:ascii="Arial" w:cs="Arial" w:eastAsia="Arial" w:hAnsi="Arial"/>
                  <w:b w:val="false"/>
                  <w:bCs w:val="false"/>
                  <w:i w:val="false"/>
                  <w:iCs w:val="false"/>
                  <w:color w:val="000000"/>
                  <w:sz w:val="18"/>
                  <w:szCs w:val="18"/>
                </w:rPr>
                <w:delText xml:space="preserve">Nairobi informal settlements have haemoglobin levels</w:delText>
              </w:r>
            </w:del>
            <w:ins w:id="9308" w:author="Claude (AI) - proposed" w:date="2026-10-15T02:49:52Z">
              <w:r>
                <w:rPr>
                  <w:rFonts w:ascii="Arial" w:cs="Arial" w:eastAsia="Arial" w:hAnsi="Arial"/>
                  <w:b w:val="false"/>
                  <w:bCs w:val="false"/>
                  <w:i w:val="false"/>
                  <w:iCs w:val="false"/>
                  <w:color w:val="000000"/>
                  <w:sz w:val="18"/>
                  <w:szCs w:val="18"/>
                </w:rPr>
                <w:t xml:space="preserve">an urban settlement have haemoglobin</w:t>
              </w:r>
            </w:ins>
            <w:r>
              <w:rPr>
                <w:rFonts w:ascii="Arial" w:cs="Arial" w:eastAsia="Arial" w:hAnsi="Arial"/>
                <w:b w:val="false"/>
                <w:bCs w:val="false"/>
                <w:i w:val="false"/>
                <w:iCs w:val="false"/>
                <w:color w:val="000000"/>
                <w:sz w:val="18"/>
                <w:szCs w:val="18"/>
              </w:rPr>
              <w:t xml:space="preserve"> below 12 g per dL, </w:t>
            </w:r>
            <w:del w:id="9309" w:author="Claude (AI) - proposed" w:date="2026-10-15T02:49:52Z">
              <w:r>
                <w:rPr>
                  <w:rFonts w:ascii="Arial" w:cs="Arial" w:eastAsia="Arial" w:hAnsi="Arial"/>
                  <w:b w:val="false"/>
                  <w:bCs w:val="false"/>
                  <w:i w:val="false"/>
                  <w:iCs w:val="false"/>
                  <w:color w:val="000000"/>
                  <w:sz w:val="18"/>
                  <w:szCs w:val="18"/>
                </w:rPr>
                <w:delText xml:space="preserve">indicating anaemia</w:delText>
              </w:r>
            </w:del>
            <w:ins w:id="9310" w:author="Claude (AI) - proposed" w:date="2026-10-15T02:49:52Z">
              <w:r>
                <w:rPr>
                  <w:rFonts w:ascii="Arial" w:cs="Arial" w:eastAsia="Arial" w:hAnsi="Arial"/>
                  <w:b w:val="false"/>
                  <w:bCs w:val="false"/>
                  <w:i w:val="false"/>
                  <w:iCs w:val="false"/>
                  <w:color w:val="000000"/>
                  <w:sz w:val="18"/>
                  <w:szCs w:val="18"/>
                </w:rPr>
                <w:t xml:space="preserve">which is the level used to define anaemia in this age group</w:t>
              </w:r>
            </w:ins>
            <w:r>
              <w:rPr>
                <w:rFonts w:ascii="Arial" w:cs="Arial" w:eastAsia="Arial" w:hAnsi="Arial"/>
                <w:b w:val="false"/>
                <w:bCs w:val="false"/>
                <w:i w:val="false"/>
                <w:iCs w:val="false"/>
                <w:color w:val="000000"/>
                <w:sz w:val="18"/>
                <w:szCs w:val="18"/>
              </w:rPr>
              <w:t xml:space="preserve">. Many skip meals or eat diets low in dark leafy vegetables and meat. Learners answer: Which mineral is deficient? How does this affect the blood and oxygen delivery to cells? Name two affordable Kenyan foods that would help. Groups share answers and the teacher connects deficiency back to the absorption system: even a healthy set of villi cannot absorb what is not eaten.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draw the villus outline on the board as learners annotate. Say: Follow along and annotate your own diagram as I draw. I want you to add the colour-coded arrows and the labels I am about to explain. Pause after drawing each arrow and ask: What </w:t>
            </w:r>
            <w:del w:id="9311" w:author="Claude (AI) - proposed" w:date="2026-10-15T02:49:52Z">
              <w:r>
                <w:rPr>
                  <w:rFonts w:ascii="Arial" w:cs="Arial" w:eastAsia="Arial" w:hAnsi="Arial"/>
                  <w:b w:val="false"/>
                  <w:bCs w:val="false"/>
                  <w:i w:val="false"/>
                  <w:iCs w:val="false"/>
                  <w:color w:val="000000"/>
                  <w:sz w:val="18"/>
                  <w:szCs w:val="18"/>
                </w:rPr>
                <w:delText xml:space="preserve">force </w:delText>
              </w:r>
            </w:del>
            <w:r>
              <w:rPr>
                <w:rFonts w:ascii="Arial" w:cs="Arial" w:eastAsia="Arial" w:hAnsi="Arial"/>
                <w:b w:val="false"/>
                <w:bCs w:val="false"/>
                <w:i w:val="false"/>
                <w:iCs w:val="false"/>
                <w:color w:val="000000"/>
                <w:sz w:val="18"/>
                <w:szCs w:val="18"/>
              </w:rPr>
              <w:t xml:space="preserve">is moving glucose across this thin wall? Expect: diffusion</w:t>
            </w:r>
            <w:ins w:id="9312" w:author="Claude (AI) - proposed" w:date="2026-10-15T02:49:52Z">
              <w:r>
                <w:rPr>
                  <w:rFonts w:ascii="Arial" w:cs="Arial" w:eastAsia="Arial" w:hAnsi="Arial"/>
                  <w:b w:val="false"/>
                  <w:bCs w:val="false"/>
                  <w:i w:val="false"/>
                  <w:iCs w:val="false"/>
                  <w:color w:val="000000"/>
                  <w:sz w:val="18"/>
                  <w:szCs w:val="18"/>
                </w:rPr>
                <w:t xml:space="preserve">, and also active transport</w:t>
              </w:r>
            </w:ins>
            <w:r>
              <w:rPr>
                <w:rFonts w:ascii="Arial" w:cs="Arial" w:eastAsia="Arial" w:hAnsi="Arial"/>
                <w:b w:val="false"/>
                <w:bCs w:val="false"/>
                <w:i w:val="false"/>
                <w:iCs w:val="false"/>
                <w:color w:val="000000"/>
                <w:sz w:val="18"/>
                <w:szCs w:val="18"/>
              </w:rPr>
              <w:t xml:space="preserve">. WAIT 10 seconds</w:t>
            </w:r>
            <w:ins w:id="9313" w:author="Claude (AI) - proposed" w:date="2026-10-15T02:49:52Z">
              <w:r>
                <w:rPr>
                  <w:rFonts w:ascii="Arial" w:cs="Arial" w:eastAsia="Arial" w:hAnsi="Arial"/>
                  <w:b w:val="false"/>
                  <w:bCs w:val="false"/>
                  <w:i w:val="false"/>
                  <w:iCs w:val="false"/>
                  <w:color w:val="000000"/>
                  <w:sz w:val="18"/>
                  <w:szCs w:val="18"/>
                </w:rPr>
                <w:t xml:space="preserve">. If only diffusion is given, say: carrier proteins in the cell membrane also pull glucose and amino acids in using energy, so the body can absorb them even when the level in the gut is low</w:t>
              </w:r>
            </w:ins>
            <w:r>
              <w:rPr>
                <w:rFonts w:ascii="Arial" w:cs="Arial" w:eastAsia="Arial" w:hAnsi="Arial"/>
                <w:b w:val="false"/>
                <w:bCs w:val="false"/>
                <w:i w:val="false"/>
                <w:iCs w:val="false"/>
                <w:color w:val="000000"/>
                <w:sz w:val="18"/>
                <w:szCs w:val="18"/>
              </w:rPr>
              <w:t xml:space="preserve">. If no answer, prompt: Remember osmosis and diffusion from earlier studies — what moves from high concentration to low concentration? For Part B, distribute case study cards and say: These </w:t>
            </w:r>
            <w:del w:id="9314" w:author="Claude (AI) - proposed" w:date="2026-10-15T02:49:52Z">
              <w:r>
                <w:rPr>
                  <w:rFonts w:ascii="Arial" w:cs="Arial" w:eastAsia="Arial" w:hAnsi="Arial"/>
                  <w:b w:val="false"/>
                  <w:bCs w:val="false"/>
                  <w:i w:val="false"/>
                  <w:iCs w:val="false"/>
                  <w:color w:val="000000"/>
                  <w:sz w:val="18"/>
                  <w:szCs w:val="18"/>
                </w:rPr>
                <w:delText xml:space="preserve">are real health challenges in Kenya — not invented examples. Read the card for your case study</w:delText>
              </w:r>
            </w:del>
            <w:ins w:id="9315" w:author="Claude (AI) - proposed" w:date="2026-10-15T02:49:52Z">
              <w:r>
                <w:rPr>
                  <w:rFonts w:ascii="Arial" w:cs="Arial" w:eastAsia="Arial" w:hAnsi="Arial"/>
                  <w:b w:val="false"/>
                  <w:bCs w:val="false"/>
                  <w:i w:val="false"/>
                  <w:iCs w:val="false"/>
                  <w:color w:val="000000"/>
                  <w:sz w:val="18"/>
                  <w:szCs w:val="18"/>
                </w:rPr>
                <w:t xml:space="preserve">cases are illustrations built from health challenges documented in Kenya, not records of named families, and the figure on the second card is only an example (check the latest Kenya Demographic and Health Survey or Ministry of Health figure and replace it if you can). Many Kenyan families already grow and eat protein-rich and iron-rich foods such as beans, ndengu, omena, eggs and green vegetables; ask what makes these hard to get at times (cost, drought, distance to market). Half the groups take Case Study 1 and half take Case Study 2: read your card</w:t>
              </w:r>
            </w:ins>
            <w:r>
              <w:rPr>
                <w:rFonts w:ascii="Arial" w:cs="Arial" w:eastAsia="Arial" w:hAnsi="Arial"/>
                <w:b w:val="false"/>
                <w:bCs w:val="false"/>
                <w:i w:val="false"/>
                <w:iCs w:val="false"/>
                <w:color w:val="000000"/>
                <w:sz w:val="18"/>
                <w:szCs w:val="18"/>
              </w:rPr>
              <w:t xml:space="preserve"> and answer the three questions as a group. You have </w:t>
            </w:r>
            <w:del w:id="9316" w:author="Claude (AI) - proposed" w:date="2026-10-15T02:49:52Z">
              <w:r>
                <w:rPr>
                  <w:rFonts w:ascii="Arial" w:cs="Arial" w:eastAsia="Arial" w:hAnsi="Arial"/>
                  <w:b w:val="false"/>
                  <w:bCs w:val="false"/>
                  <w:i w:val="false"/>
                  <w:iCs w:val="false"/>
                  <w:color w:val="000000"/>
                  <w:sz w:val="18"/>
                  <w:szCs w:val="18"/>
                </w:rPr>
                <w:delText xml:space="preserve">five</w:delText>
              </w:r>
            </w:del>
            <w:ins w:id="9317" w:author="Claude (AI) - proposed" w:date="2026-10-15T02:49:52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minutes. WAIT </w:t>
            </w:r>
            <w:del w:id="9318" w:author="Claude (AI) - proposed" w:date="2026-10-15T02:49:52Z">
              <w:r>
                <w:rPr>
                  <w:rFonts w:ascii="Arial" w:cs="Arial" w:eastAsia="Arial" w:hAnsi="Arial"/>
                  <w:b w:val="false"/>
                  <w:bCs w:val="false"/>
                  <w:i w:val="false"/>
                  <w:iCs w:val="false"/>
                  <w:color w:val="000000"/>
                  <w:sz w:val="18"/>
                  <w:szCs w:val="18"/>
                </w:rPr>
                <w:delText xml:space="preserve">5</w:delText>
              </w:r>
            </w:del>
            <w:ins w:id="9319" w:author="Claude (AI) - proposed" w:date="2026-10-15T02:49:5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Then ask each group to share one finding. After Case Study 1, say: So the villi are working perfectly, but what is missing from the diet? After Case Study 2, say: Iron is not a molecule broken down by enzymes — it is absorbed directly. What does that tell us about the kinds of nutrients the gut absorbs? Guide learners to see that the gut absorbs not just the products of enzyme digestion but also minerals and vitamins that do not need chemical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structure separates mechanism (how absorption works) from consequence (what happens when it fails), making causality explicit. Case studies ground abstract biology in Kenyan public-health data, making the science personally meaningful. Connecting deficiency back to the villi and absorption system reinforces the lesson mechanism rather than treating malnutrition as a separate social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correct use of absorption versus assimilation. Check that learners can name the hepatic portal vein and the lacteal correctly. For the case studies, assess whether learners identify the correct deficient nutrient and can name at least one locally available solution. </w:t>
            </w:r>
            <w:ins w:id="9320" w:author="Claude (AI) - proposed" w:date="2026-10-15T02:49:52Z">
              <w:r>
                <w:rPr>
                  <w:rFonts w:ascii="Arial" w:cs="Arial" w:eastAsia="Arial" w:hAnsi="Arial"/>
                  <w:b w:val="false"/>
                  <w:bCs w:val="false"/>
                  <w:i w:val="false"/>
                  <w:iCs w:val="false"/>
                  <w:color w:val="000000"/>
                  <w:sz w:val="18"/>
                  <w:szCs w:val="18"/>
                </w:rPr>
                <w:t xml:space="preserve">Look-for answers: Case Study 1: protein is lacking; without enough amino acids the body cannot build and repair tissues or make blood proteins, so the child is stunted and swells; foods such as beans, ndengu, omena, eggs and milk help. Case Study 2: iron is lacking; with too little iron the body cannot make enough haemoglobin, so fewer red cells carry oxygen to cells and the girl is tired and pale; foods such as sukuma wiki, managu, beans, omena and liver help, and fruit or vegetables with vitamin C eaten at the same meal help the body take up iron from plant foods. </w:t>
              </w:r>
            </w:ins>
            <w:r>
              <w:rPr>
                <w:rFonts w:ascii="Arial" w:cs="Arial" w:eastAsia="Arial" w:hAnsi="Arial"/>
                <w:b w:val="false"/>
                <w:bCs w:val="false"/>
                <w:i w:val="false"/>
                <w:iCs w:val="false"/>
                <w:color w:val="000000"/>
                <w:sz w:val="18"/>
                <w:szCs w:val="18"/>
              </w:rPr>
              <w:t xml:space="preserve">Exit question: Write one sentence explaining the difference between digestion, absorption, and assimilation using ugali as an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fn20tqcvdl6radx0qay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9kjefmuf1pxuh-fx5gt">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dp3njm82zftzrgevunbl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first colour they write one question this lesson has answered — for example, How do nutrients get into the blood? On the second colour they write one new question the lesson has raised — for example, What happens to glucose once it reaches the liver? or Can villi be damaged by poor diet? Groups place their notes on the DQB in the appropriate columns (Answered and Still Wondering). The teacher draws the class attention to the original anchoring phenomenon questions posted in Lesson 1 and asks: We have been following a meal of ugali from the mouth all the way into the blood. How does this connect to why a mosquito feeds differently from a grasshopper — and why that difference matters for what nutrients each animal can actually absorb?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We started this unit asking why a mosquito can drink blood but a grasshopper cannot. We are almost at the end of our investigation. Today we answered the absorption question. On your first sticky note, write the question this lesson answered. On the second, write a question you still have. WAIT 2 minutes for writing. After groups post notes, read two or three aloud. Then say: Notice how our questions have moved from about mouthparts and beaks — Lesson 1 — all the way to what happens inside the cells of the intestine wall. That is the full journey of nutrition. Tomorrow in Lesson 10 we will pull everything together. WAIT 15 seconds of silence to let learners look at the full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makes the distinction between resolved and unresolved questions visible and honours both. The teacher question linking absorption back to the anchoring phenomenon (mosquito versus grasshopper) primes learners for the Lesson 10 synthesis without giving it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the sticky notes after class to identify persistent misconceptions and unresolved questions that must be addressed in Lesson 10. Look for whether learners can articulate what was learned today in a full sentence, not just a keyword.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y6m-39gvae3_qycaxp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e1yvx5b9zfr9i5zojds">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jgabzwr7m89ihodvkxn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notebooks — the running diagram they have been updating since Lesson 1. They add a new section labelled Absorption and Assimilation that shows: a simplified cross-section of the ileum with at least two villi; arrows showing glucose and amino acids entering capillaries; arrows showing fatty acids and glycerol entering the lacteal; a note on assimilation showing glucose being used in a muscle cell and amino acids being used to build a protein. They also add a small annotation box titled When absorption fails, which summarises their kwashiorkor or anaemia case study in two sentences. Finally, learners draw a dotted connecting line from their mouth-to-intestine model (Lesson 7) to this new absorption section, labelling it: small soluble molecules produced by enzyme action in Lesson 8 are the starting point for absorption here. </w:t>
            </w:r>
            <w:del w:id="9321" w:author="Claude (AI) - proposed" w:date="2026-10-15T02:49:52Z">
              <w:r>
                <w:rPr>
                  <w:rFonts w:ascii="Arial" w:cs="Arial" w:eastAsia="Arial" w:hAnsi="Arial"/>
                  <w:b w:val="false"/>
                  <w:bCs w:val="false"/>
                  <w:i w:val="false"/>
                  <w:iCs w:val="false"/>
                  <w:color w:val="000000"/>
                  <w:sz w:val="18"/>
                  <w:szCs w:val="18"/>
                </w:rPr>
                <w:delText xml:space="preserve">At the bottom of the page</w:delText>
              </w:r>
            </w:del>
            <w:ins w:id="9322" w:author="Claude (AI) - proposed" w:date="2026-10-15T02:49:52Z">
              <w:r>
                <w:rPr>
                  <w:rFonts w:ascii="Arial" w:cs="Arial" w:eastAsia="Arial" w:hAnsi="Arial"/>
                  <w:b w:val="false"/>
                  <w:bCs w:val="false"/>
                  <w:i w:val="false"/>
                  <w:iCs w:val="false"/>
                  <w:color w:val="000000"/>
                  <w:sz w:val="18"/>
                  <w:szCs w:val="18"/>
                </w:rPr>
                <w:t xml:space="preserve">For homework,</w:t>
              </w:r>
            </w:ins>
            <w:r>
              <w:rPr>
                <w:rFonts w:ascii="Arial" w:cs="Arial" w:eastAsia="Arial" w:hAnsi="Arial"/>
                <w:b w:val="false"/>
                <w:bCs w:val="false"/>
                <w:i w:val="false"/>
                <w:iCs w:val="false"/>
                <w:color w:val="000000"/>
                <w:sz w:val="18"/>
                <w:szCs w:val="18"/>
              </w:rPr>
              <w:t xml:space="preserve"> learners write a one-paragraph reflection</w:t>
            </w:r>
            <w:ins w:id="9323" w:author="Claude (AI) - proposed" w:date="2026-10-15T02:49:52Z">
              <w:r>
                <w:rPr>
                  <w:rFonts w:ascii="Arial" w:cs="Arial" w:eastAsia="Arial" w:hAnsi="Arial"/>
                  <w:b w:val="false"/>
                  <w:bCs w:val="false"/>
                  <w:i w:val="false"/>
                  <w:iCs w:val="false"/>
                  <w:color w:val="000000"/>
                  <w:sz w:val="18"/>
                  <w:szCs w:val="18"/>
                </w:rPr>
                <w:t xml:space="preserve"> at the bottom of the page</w:t>
              </w:r>
            </w:ins>
            <w:r>
              <w:rPr>
                <w:rFonts w:ascii="Arial" w:cs="Arial" w:eastAsia="Arial" w:hAnsi="Arial"/>
                <w:b w:val="false"/>
                <w:bCs w:val="false"/>
                <w:i w:val="false"/>
                <w:iCs w:val="false"/>
                <w:color w:val="000000"/>
                <w:sz w:val="18"/>
                <w:szCs w:val="18"/>
              </w:rPr>
              <w:t xml:space="preserve">: How does what a mosquito eats — liquid blood rich in protein — connect to what you learned today about protein absorption in the ileum? What would happen if a mosquito had chewing mouthparts instead?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cumulative model. Add the absorption section, the assimilation annotation, and the malnutrition note. Then draw the connecting line back to Lesson 7. You have six minutes. WAIT and circulate. Look for learners who are copying labels without showing routes — prompt them: Show me with an arrow where the glucose actually goes. For learners who finish early, ask: Could you add a second scenario — what would happen to your model if the villi were damaged or very short? After six minutes, ask two or three learners to share their models under the document camera or by holding them up. Celebrate specific details: I can see Amina has drawn the hepatic portal vein going toward the liver — excellent use of what we just learned. Close by saying: In Lesson 10 we will present these full models and answer the driving question completely. You have done nine lessons of evidence gathering — tomorrow you explain it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update forces integration — learners cannot add the absorption section without referencing the enzyme products from Lesson 8 and the organ journey from Lesson 7. The reflection question at the bottom explicitly reconnects to the anchoring phenomenon, rehearsing the synthesis required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Does the model show two separate absorption routes? Is assimilation distinguished from absorption? Is the malnutrition box present and accurate? The reflection paragraph is collected as a formative written task and reviewed before Lesson 10 to identify learners who still conflate digestion, absorption, and assimilation.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learners successfully distinguish absorption from assimilation, or did they treat them as synonyms? Plan a brief clarification at the start of Lesson 10 if needed. (2) Were learners able to identify the two absorption routes (capillary and lacteal) from the diagram, or did they need more scaffolding? Consider whether a physical model — using two different coloured strings to represent the two routes — would help in a re-teach. (3) How did learners respond to the malnutrition case studies? Did discussion remain respectful and analytical? Were learners able to name locally available foods as solutions, or did they struggle with the Kenya food context? (4) Do the DQB sticky notes reveal any major gaps that must be addressed in Lesson 10 — for example, confusion about what happens in the liver after the hepatic portal vein, or about the lymphatic system? (5) Is there a learner in the class who may have personal experience with food insecurity? Ensure the case study discussion did not inadvertently single out or embarrass any individual.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w:t>
            </w:r>
            <w:del w:id="9324" w:author="Claude (AI) - proposed" w:date="2026-10-15T02:49:52Z">
              <w:r>
                <w:rPr>
                  <w:rFonts w:ascii="Arial" w:cs="Arial" w:eastAsia="Arial" w:hAnsi="Arial"/>
                  <w:b w:val="false"/>
                  <w:bCs w:val="false"/>
                  <w:i w:val="false"/>
                  <w:iCs w:val="false"/>
                  <w:color w:val="000000"/>
                  <w:sz w:val="18"/>
                  <w:szCs w:val="18"/>
                </w:rPr>
                <w:delText xml:space="preserve">real Kenyan health data showing that children in Kilifi County</w:delText>
              </w:r>
            </w:del>
            <w:ins w:id="9325" w:author="Claude (AI) - proposed" w:date="2026-10-15T02:49:52Z">
              <w:r>
                <w:rPr>
                  <w:rFonts w:ascii="Arial" w:cs="Arial" w:eastAsia="Arial" w:hAnsi="Arial"/>
                  <w:b w:val="false"/>
                  <w:bCs w:val="false"/>
                  <w:i w:val="false"/>
                  <w:iCs w:val="false"/>
                  <w:color w:val="000000"/>
                  <w:sz w:val="18"/>
                  <w:szCs w:val="18"/>
                </w:rPr>
                <w:t xml:space="preserve">illustrative case studies based on Kenyan health challenges, showing how a child</w:t>
              </w:r>
            </w:ins>
            <w:r>
              <w:rPr>
                <w:rFonts w:ascii="Arial" w:cs="Arial" w:eastAsia="Arial" w:hAnsi="Arial"/>
                <w:b w:val="false"/>
                <w:bCs w:val="false"/>
                <w:i w:val="false"/>
                <w:iCs w:val="false"/>
                <w:color w:val="000000"/>
                <w:sz w:val="18"/>
                <w:szCs w:val="18"/>
              </w:rPr>
              <w:t xml:space="preserve"> can develop kwashiorkor </w:t>
            </w:r>
            <w:del w:id="9326" w:author="Claude (AI) - proposed" w:date="2026-10-15T02:49:52Z">
              <w:r>
                <w:rPr>
                  <w:rFonts w:ascii="Arial" w:cs="Arial" w:eastAsia="Arial" w:hAnsi="Arial"/>
                  <w:b w:val="false"/>
                  <w:bCs w:val="false"/>
                  <w:i w:val="false"/>
                  <w:iCs w:val="false"/>
                  <w:color w:val="000000"/>
                  <w:sz w:val="18"/>
                  <w:szCs w:val="18"/>
                </w:rPr>
                <w:delText xml:space="preserve">from protein-deficient diets and that many adolescent girls in Nairobi have iron-deficiency</w:delText>
              </w:r>
            </w:del>
            <w:ins w:id="9327" w:author="Claude (AI) - proposed" w:date="2026-10-15T02:49:52Z">
              <w:r>
                <w:rPr>
                  <w:rFonts w:ascii="Arial" w:cs="Arial" w:eastAsia="Arial" w:hAnsi="Arial"/>
                  <w:b w:val="false"/>
                  <w:bCs w:val="false"/>
                  <w:i w:val="false"/>
                  <w:iCs w:val="false"/>
                  <w:color w:val="000000"/>
                  <w:sz w:val="18"/>
                  <w:szCs w:val="18"/>
                </w:rPr>
                <w:t xml:space="preserve">when the diet has too little protein and how adolescent girls with iron-poor diets can develop</w:t>
              </w:r>
            </w:ins>
            <w:r>
              <w:rPr>
                <w:rFonts w:ascii="Arial" w:cs="Arial" w:eastAsia="Arial" w:hAnsi="Arial"/>
                <w:b w:val="false"/>
                <w:bCs w:val="false"/>
                <w:i w:val="false"/>
                <w:iCs w:val="false"/>
                <w:color w:val="000000"/>
                <w:sz w:val="18"/>
                <w:szCs w:val="18"/>
              </w:rPr>
              <w:t xml:space="preserve"> anaemia.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w:t>
            </w:r>
            <w:del w:id="9328" w:author="Claude (AI) - proposed" w:date="2026-10-15T02:49:52Z">
              <w:r>
                <w:rPr>
                  <w:rFonts w:ascii="Arial" w:cs="Arial" w:eastAsia="Arial" w:hAnsi="Arial"/>
                  <w:b w:val="false"/>
                  <w:bCs w:val="false"/>
                  <w:i w:val="false"/>
                  <w:iCs w:val="false"/>
                  <w:color w:val="000000"/>
                  <w:sz w:val="18"/>
                  <w:szCs w:val="18"/>
                </w:rPr>
                <w:delText xml:space="preserve">diffuse</w:delText>
              </w:r>
            </w:del>
            <w:ins w:id="9329" w:author="Claude (AI) - proposed" w:date="2026-10-15T02:49:52Z">
              <w:r>
                <w:rPr>
                  <w:rFonts w:ascii="Arial" w:cs="Arial" w:eastAsia="Arial" w:hAnsi="Arial"/>
                  <w:b w:val="false"/>
                  <w:bCs w:val="false"/>
                  <w:i w:val="false"/>
                  <w:iCs w:val="false"/>
                  <w:color w:val="000000"/>
                  <w:sz w:val="18"/>
                  <w:szCs w:val="18"/>
                </w:rPr>
                <w:t xml:space="preserve">are absorbed (by diffusion and active transport)</w:t>
              </w:r>
            </w:ins>
            <w:r>
              <w:rPr>
                <w:rFonts w:ascii="Arial" w:cs="Arial" w:eastAsia="Arial" w:hAnsi="Arial"/>
                <w:b w:val="false"/>
                <w:bCs w:val="false"/>
                <w:i w:val="false"/>
                <w:iCs w:val="false"/>
                <w:color w:val="000000"/>
                <w:sz w:val="18"/>
                <w:szCs w:val="18"/>
              </w:rPr>
              <w:t xml:space="preserve">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w:t>
            </w:r>
            <w:del w:id="9330" w:author="Claude (AI) - proposed" w:date="2026-10-15T02:49:52Z">
              <w:r>
                <w:rPr>
                  <w:rFonts w:ascii="Arial" w:cs="Arial" w:eastAsia="Arial" w:hAnsi="Arial"/>
                  <w:b w:val="false"/>
                  <w:bCs w:val="false"/>
                  <w:i w:val="false"/>
                  <w:iCs w:val="false"/>
                  <w:color w:val="000000"/>
                  <w:sz w:val="18"/>
                  <w:szCs w:val="18"/>
                </w:rPr>
                <w:delText xml:space="preserve">delivers ready-made amino acids directly to its gut for absorption, bypassing the need for extensive mechanical digestion — a shortcut that</w:delText>
              </w:r>
            </w:del>
            <w:ins w:id="9331" w:author="Claude (AI) - proposed" w:date="2026-10-15T02:49:52Z">
              <w:r>
                <w:rPr>
                  <w:rFonts w:ascii="Arial" w:cs="Arial" w:eastAsia="Arial" w:hAnsi="Arial"/>
                  <w:b w:val="false"/>
                  <w:bCs w:val="false"/>
                  <w:i w:val="false"/>
                  <w:iCs w:val="false"/>
                  <w:color w:val="000000"/>
                  <w:sz w:val="18"/>
                  <w:szCs w:val="18"/>
                </w:rPr>
                <w:t xml:space="preserve">needs no chewing, but its gut enzymes still digest the blood proteins into amino acids before they are absorbed — it skips mechanical digestion, a shortcut</w:t>
              </w:r>
            </w:ins>
            <w:r>
              <w:rPr>
                <w:rFonts w:ascii="Arial" w:cs="Arial" w:eastAsia="Arial" w:hAnsi="Arial"/>
                <w:b w:val="false"/>
                <w:bCs w:val="false"/>
                <w:i w:val="false"/>
                <w:iCs w:val="false"/>
                <w:color w:val="000000"/>
                <w:sz w:val="18"/>
                <w:szCs w:val="18"/>
              </w:rPr>
              <w:t xml:space="preserve"> a chewing grasshopper with solid plant food cannot take.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ono7mcrzkyqryedc2j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0mch2sdxaww8zb_o35o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Synthesis and Model Finalisation: From Aphid Stylets to Human Villi — One Purpose, Many Structures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learning across Sub-Strand 3.1 by finalising cumulative models, completing the Driving Question Board, and connecting animal feeding structures to the universal purpose of nutrient acquisition — anchored throughout in the Kakamega maize farm and Lake Nakuru phenomena.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understanding that: (a) mouthpart and beak structures across animals (aphid stylet, grasshopper mandibles, mosquito proboscis, flamingo lamellae, fish eagle beak, human dentition) are structural adaptations directly linked to diet and feeding strategy; (b) the human digestive system — mouth, oesophagus, stomach, small intestine (with villi), large intestine — performs mechanical and chemical digestion to absorb nutrients into the bloodstream; (c) all these diverse structures serve the same ultimate biological purpose: extracting nutrients (carbohydrates, proteins, fats, vitamins, minerals) required for survival, growth, and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construct and present a finalised cumulative model integrating feeding structures and digestion; (b) compare their Lesson 1 initial model with their Lesson 10 final model to articulate conceptual growth; (c) apply nutritional knowledge to evaluate Kenyan food choices using a cost-nutrition analysis; (d) synthesise evidence from observations, experiments, </w:t>
            </w:r>
            <w:del w:id="9332" w:author="Claude (AI) - proposed" w:date="2026-10-15T02:49:52Z">
              <w:r>
                <w:rPr>
                  <w:rFonts w:ascii="Arial" w:cs="Arial" w:eastAsia="Arial" w:hAnsi="Arial"/>
                  <w:b w:val="false"/>
                  <w:bCs w:val="false"/>
                  <w:i w:val="false"/>
                  <w:iCs w:val="false"/>
                  <w:color w:val="000000"/>
                  <w:sz w:val="18"/>
                  <w:szCs w:val="18"/>
                </w:rPr>
                <w:delText xml:space="preserve">dissections</w:delText>
              </w:r>
            </w:del>
            <w:ins w:id="9333" w:author="Claude (AI) - proposed" w:date="2026-10-15T02:49:52Z">
              <w:r>
                <w:rPr>
                  <w:rFonts w:ascii="Arial" w:cs="Arial" w:eastAsia="Arial" w:hAnsi="Arial"/>
                  <w:b w:val="false"/>
                  <w:bCs w:val="false"/>
                  <w:i w:val="false"/>
                  <w:iCs w:val="false"/>
                  <w:color w:val="000000"/>
                  <w:sz w:val="18"/>
                  <w:szCs w:val="18"/>
                </w:rPr>
                <w:t xml:space="preserve">models</w:t>
              </w:r>
            </w:ins>
            <w:r>
              <w:rPr>
                <w:rFonts w:ascii="Arial" w:cs="Arial" w:eastAsia="Arial" w:hAnsi="Arial"/>
                <w:b w:val="false"/>
                <w:bCs w:val="false"/>
                <w:i w:val="false"/>
                <w:iCs w:val="false"/>
                <w:color w:val="000000"/>
                <w:sz w:val="18"/>
                <w:szCs w:val="18"/>
              </w:rPr>
              <w:t xml:space="preserve">, videos, and readings to produce a coherent scientific explanation; (e) complete and close the Driving Question Board with evidence-based answers.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biological diversity in feeding structures reflects evolutionary adaptation rather than random variation; demonstrate intellectual honesty in acknowledging how their thinking changed across the unit; show responsibility in applying nutritional knowledge to their own dietary choices within Kenyan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 2. 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Sub-Strand 3.1. Learners return to the very first question — why can a mosquito drink blood but a grasshopper cannot? — and now answer it completely, using accumulated evidence from all nine preceding lessons. They present finalised cumulative models, complete the Driving Question Board, and reflect on how the science of animal nutrition connects to their own daily food choices in Kenya.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reference food items during the cost-nutrition activity, remind them to be sensitive to socioeconomic diversity in the classroom — frame all dietary discussions around informed choice, not judgment. Ensure psychological safety during model presentations: establish a class norm that critique targets ideas, not individuals.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synthesis and closure lesson for Sub-Strand 3.1: Animal Nutrition. Learners open by revisiting their Lesson 1 initial models of the anchoring phenomenon (the Kakamega mosquito-grasshopper-aphid puzzle and the Lake Nakuru flamingo-fish eagle contrast). Through a structured Gallery Walk, they compare early and final models, articulating what changed and why. A Final Explanation activity — modelled on NGSS Science and Engineering Practice 6 (Constructing Explanations) — challenges learners to write a complete, evidence-backed answer to the driving question, connecting aphid stylets to human intestinal villi under the single unifying idea: structure enables nutrient acquisition. A Kenyan food cost-nutrition analysis grounds abstract biology in real daily choices — comparing the nutrient density of </w:t>
            </w:r>
            <w:ins w:id="9334" w:author="Claude (AI) - proposed" w:date="2026-10-15T02:49:52Z">
              <w:r>
                <w:rPr>
                  <w:rFonts w:ascii="Arial" w:cs="Arial" w:eastAsia="Arial" w:hAnsi="Arial"/>
                  <w:b w:val="false"/>
                  <w:bCs w:val="false"/>
                  <w:i w:val="false"/>
                  <w:iCs w:val="false"/>
                  <w:color w:val="000000"/>
                  <w:sz w:val="18"/>
                  <w:szCs w:val="18"/>
                </w:rPr>
                <w:t xml:space="preserve">five common foods (</w:t>
              </w:r>
            </w:ins>
            <w:r>
              <w:rPr>
                <w:rFonts w:ascii="Arial" w:cs="Arial" w:eastAsia="Arial" w:hAnsi="Arial"/>
                <w:b w:val="false"/>
                <w:bCs w:val="false"/>
                <w:i w:val="false"/>
                <w:iCs w:val="false"/>
                <w:color w:val="000000"/>
                <w:sz w:val="18"/>
                <w:szCs w:val="18"/>
              </w:rPr>
              <w:t xml:space="preserve">githeri, sukuma wiki, </w:t>
            </w:r>
            <w:del w:id="9335" w:author="Claude (AI) - proposed" w:date="2026-10-15T02:49:52Z">
              <w:r>
                <w:rPr>
                  <w:rFonts w:ascii="Arial" w:cs="Arial" w:eastAsia="Arial" w:hAnsi="Arial"/>
                  <w:b w:val="false"/>
                  <w:bCs w:val="false"/>
                  <w:i w:val="false"/>
                  <w:iCs w:val="false"/>
                  <w:color w:val="000000"/>
                  <w:sz w:val="18"/>
                  <w:szCs w:val="18"/>
                </w:rPr>
                <w:delText xml:space="preserve">and mandazi</w:delText>
              </w:r>
            </w:del>
            <w:ins w:id="9336" w:author="Claude (AI) - proposed" w:date="2026-10-15T02:49:52Z">
              <w:r>
                <w:rPr>
                  <w:rFonts w:ascii="Arial" w:cs="Arial" w:eastAsia="Arial" w:hAnsi="Arial"/>
                  <w:b w:val="false"/>
                  <w:bCs w:val="false"/>
                  <w:i w:val="false"/>
                  <w:iCs w:val="false"/>
                  <w:color w:val="000000"/>
                  <w:sz w:val="18"/>
                  <w:szCs w:val="18"/>
                </w:rPr>
                <w:t xml:space="preserve">ugali, mandazi and nyama choma)</w:t>
              </w:r>
            </w:ins>
            <w:r>
              <w:rPr>
                <w:rFonts w:ascii="Arial" w:cs="Arial" w:eastAsia="Arial" w:hAnsi="Arial"/>
                <w:b w:val="false"/>
                <w:bCs w:val="false"/>
                <w:i w:val="false"/>
                <w:iCs w:val="false"/>
                <w:color w:val="000000"/>
                <w:sz w:val="18"/>
                <w:szCs w:val="18"/>
              </w:rPr>
              <w:t xml:space="preserve"> relative to their cost in </w:t>
            </w:r>
            <w:del w:id="9337" w:author="Claude (AI) - proposed" w:date="2026-10-15T02:49:52Z">
              <w:r>
                <w:rPr>
                  <w:rFonts w:ascii="Arial" w:cs="Arial" w:eastAsia="Arial" w:hAnsi="Arial"/>
                  <w:b w:val="false"/>
                  <w:bCs w:val="false"/>
                  <w:i w:val="false"/>
                  <w:iCs w:val="false"/>
                  <w:color w:val="000000"/>
                  <w:sz w:val="18"/>
                  <w:szCs w:val="18"/>
                </w:rPr>
                <w:delText xml:space="preserve">Nairobi</w:delText>
              </w:r>
            </w:del>
            <w:ins w:id="9338" w:author="Claude (AI) - proposed" w:date="2026-10-15T02:49:52Z">
              <w:r>
                <w:rPr>
                  <w:rFonts w:ascii="Arial" w:cs="Arial" w:eastAsia="Arial" w:hAnsi="Arial"/>
                  <w:b w:val="false"/>
                  <w:bCs w:val="false"/>
                  <w:i w:val="false"/>
                  <w:iCs w:val="false"/>
                  <w:color w:val="000000"/>
                  <w:sz w:val="18"/>
                  <w:szCs w:val="18"/>
                </w:rPr>
                <w:t xml:space="preserve">local</w:t>
              </w:r>
            </w:ins>
            <w:r>
              <w:rPr>
                <w:rFonts w:ascii="Arial" w:cs="Arial" w:eastAsia="Arial" w:hAnsi="Arial"/>
                <w:b w:val="false"/>
                <w:bCs w:val="false"/>
                <w:i w:val="false"/>
                <w:iCs w:val="false"/>
                <w:color w:val="000000"/>
                <w:sz w:val="18"/>
                <w:szCs w:val="18"/>
              </w:rPr>
              <w:t xml:space="preserve"> markets. The lesson closes with a whole-class completion of the Driving Question Board, a structured self-reflection protocol, and a preview of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5wnbvcv9aq3tvqmw_4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ba5gikp6y_3alyaimco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copy of their own Lesson 1 initial model (or sketch it from memory if prints are unavailable). They silently read the driving question displayed on the board: 'How do the structures animals use to get food — from an aphid's needle-like mouthparts to a flamingo's filter beak to your own teeth and digestive system — explain how each animal gets the nutrients it needs to survive?' Without consulting notes, each learner writes a 3-sentence answer to the driving question on a sticky note or in their exercise book. They then place their Lesson 1 model and their current answer side by side and mark: (1) one idea they held in Lesson 1 that turned out to be correct, (2) one idea that changed completely, and (3) one question they still have. This activates metacognitive reflection before the formal synthesis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(maize farm in Kakamega with grasshopper, aphid, and mosquito; Lake Nakuru flamingo and fish eagle) on the board or screen. Say verbatim: 'We started this unit with a puzzle from a maize farm in Kakamega. Before we look at your final models, I want you to answer the driving question right now — just from your head, no notes — in three sentences. You have 90 seconds. Go.' [Allow 90 seconds of silent individual writing.] After writing, say: 'Now open to your Lesson 1 model. Compare what you wrote then to what you just wrote. Mark three things: one idea you got right from the start, one idea that completely changed, and one question you still have. Three minutes.' [Allow 3 minutes.] Cold-call 3 learners — one from front, one from middle, one from back of the room — to share what changed most. After each, ask: 'What evidence from our lessons made you change that idea?' [WAIT TIME: 12 seconds after each question before accepting responses.] Record the 'still have questions' on the board — these will be addressed at the Driving Question Board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(Before/After Model Contrast). By placing their Lesson 1 thinking next to their current understanding, learners make their own conceptual change visible. This is not merely revision — it is evidence of learning. The act of naming what changed and why builds epistemic awareness: learners understand that science knowledge is revised in response to evidence, mirroring how scientists update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written 3-sentence answer to the driving question AND identified at least two specific changes between Lesson 1 and Lesson 10 thinking. Teacher circulates and checks for vague responses (e.g., 'I learned more') versus specific conceptual statements (e.g., 'In Lesson 1 I thought all insects ate the same way, but now I know the shape of the mouthpart determines what food it can access'). Flag 2–3 learners with strong responses for cold-call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tytfrymmzjnkxsd2uz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881ndcgp3brn3dw90fy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finalised cumulative models (developed and revised across Lessons 1–9) on the classroom walls or desks in a Gallery Walk format. Each model must include: (a) the anchoring phenomenon animals (grasshopper, aphid, mosquito, flamingo, fish eagle) with labelled feeding structures; (b) the human digestive system with labelled organs and their functions; (c) arrows or annotations linking structure to function to nutrient type. Groups of 3 rotate around the gallery for </w:t>
            </w:r>
            <w:del w:id="9339" w:author="Claude (AI) - proposed" w:date="2026-10-15T02:49:52Z">
              <w:r>
                <w:rPr>
                  <w:rFonts w:ascii="Arial" w:cs="Arial" w:eastAsia="Arial" w:hAnsi="Arial"/>
                  <w:b w:val="false"/>
                  <w:bCs w:val="false"/>
                  <w:i w:val="false"/>
                  <w:iCs w:val="false"/>
                  <w:color w:val="000000"/>
                  <w:sz w:val="18"/>
                  <w:szCs w:val="18"/>
                </w:rPr>
                <w:delText xml:space="preserve">12</w:delText>
              </w:r>
            </w:del>
            <w:ins w:id="9340" w:author="Claude (AI) - proposed" w:date="2026-10-15T02:49: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using a structured observation sheet with three columns: 'What I notice in this model,' 'What evidence supports this,' and 'One question I have for this group.' Learners leave written sticky-note feedback on at least two other models using the sentence stem: 'Your model shows [observation] — I think this connects to our evidence from [specific lesson activity] because…' After the gallery, learners return to their own model and read the feedback received.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begins, say: 'You are not just admiring each other's work. You are acting as scientists peer-reviewing models. Your job is to find evidence — does this model accurately represent what we observed and learned? If something is missing or unclear, write a respectful question on a sticky note.' [Distribute sticky notes and observation sheets.] Set a visible timer for </w:t>
            </w:r>
            <w:del w:id="9341" w:author="Claude (AI) - proposed" w:date="2026-10-15T02:49:52Z">
              <w:r>
                <w:rPr>
                  <w:rFonts w:ascii="Arial" w:cs="Arial" w:eastAsia="Arial" w:hAnsi="Arial"/>
                  <w:b w:val="false"/>
                  <w:bCs w:val="false"/>
                  <w:i w:val="false"/>
                  <w:iCs w:val="false"/>
                  <w:color w:val="000000"/>
                  <w:sz w:val="18"/>
                  <w:szCs w:val="18"/>
                </w:rPr>
                <w:delText xml:space="preserve">12</w:delText>
              </w:r>
            </w:del>
            <w:ins w:id="9342" w:author="Claude (AI) - proposed" w:date="2026-10-15T02:49: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During the rotation, circulate and prompt with: 'What evidence from our </w:t>
            </w:r>
            <w:del w:id="9343" w:author="Claude (AI) - proposed" w:date="2026-10-15T02:49:52Z">
              <w:r>
                <w:rPr>
                  <w:rFonts w:ascii="Arial" w:cs="Arial" w:eastAsia="Arial" w:hAnsi="Arial"/>
                  <w:b w:val="false"/>
                  <w:bCs w:val="false"/>
                  <w:i w:val="false"/>
                  <w:iCs w:val="false"/>
                  <w:color w:val="000000"/>
                  <w:sz w:val="18"/>
                  <w:szCs w:val="18"/>
                </w:rPr>
                <w:delText xml:space="preserve">dissection/video/</w:delText>
              </w:r>
            </w:del>
            <w:ins w:id="9344" w:author="Claude (AI) - proposed" w:date="2026-10-15T02:49:52Z">
              <w:r>
                <w:rPr>
                  <w:rFonts w:ascii="Arial" w:cs="Arial" w:eastAsia="Arial" w:hAnsi="Arial"/>
                  <w:b w:val="false"/>
                  <w:bCs w:val="false"/>
                  <w:i w:val="false"/>
                  <w:iCs w:val="false"/>
                  <w:color w:val="000000"/>
                  <w:sz w:val="18"/>
                  <w:szCs w:val="18"/>
                </w:rPr>
                <w:t xml:space="preserve">model-building, video or </w:t>
              </w:r>
            </w:ins>
            <w:r>
              <w:rPr>
                <w:rFonts w:ascii="Arial" w:cs="Arial" w:eastAsia="Arial" w:hAnsi="Arial"/>
                <w:b w:val="false"/>
                <w:bCs w:val="false"/>
                <w:i w:val="false"/>
                <w:iCs w:val="false"/>
                <w:color w:val="000000"/>
                <w:sz w:val="18"/>
                <w:szCs w:val="18"/>
              </w:rPr>
              <w:t xml:space="preserve">experiment supports what you see in this model?' and 'Does this model show how the feeding structure connects all the way to nutrient absorption — or does it stop at the mouth?' [WAIT TIME: 10 seconds after each probe.] At </w:t>
            </w:r>
            <w:del w:id="9345" w:author="Claude (AI) - proposed" w:date="2026-10-15T02:49:52Z">
              <w:r>
                <w:rPr>
                  <w:rFonts w:ascii="Arial" w:cs="Arial" w:eastAsia="Arial" w:hAnsi="Arial"/>
                  <w:b w:val="false"/>
                  <w:bCs w:val="false"/>
                  <w:i w:val="false"/>
                  <w:iCs w:val="false"/>
                  <w:color w:val="000000"/>
                  <w:sz w:val="18"/>
                  <w:szCs w:val="18"/>
                </w:rPr>
                <w:delText xml:space="preserve">12</w:delText>
              </w:r>
            </w:del>
            <w:ins w:id="9346" w:author="Claude (AI) - proposed" w:date="2026-10-15T02:49: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say: 'Return to your own model. Read your feedback. You have 4 minutes to add, correct, or annotate your model based on what you read.' [Allow 4 minutes of silent revision.] Cold-call 2 learners to share the most useful piece of feedback they received and what they changed as a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SCIENTIFIC PEER REVIEW GALLERY WALK. This mirrors the practice of scientists sharing and critiquing models before publication (NGSS SEP 2: Developing and Using Models). By requiring evidence-linked feedback rather than general praise, learners engage in disciplinary discourse — they must justify observations with specific evidence, building scientific argumentation skills (NGSS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all three required components (anchoring phenomenon animals with structures, human digestive system with organs, structure-to-function-to-nutrient annotations). Teacher uses a rapid 3-point checklist during circulation: 1 = model present but incomplete; 2 = model complete but connections vague; 3 = model complete with clear evidence-linked structure-function-nutrient pathway. Learners scoring 1 are paired with a scoring-3 peer for targeted support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gj4_0mfsxtexfrqqawr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0kzha_dqadf34w7sei8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EXPLANATION (</w:t>
            </w:r>
            <w:del w:id="9347" w:author="Claude (AI) - proposed" w:date="2026-10-15T02:49:52Z">
              <w:r>
                <w:rPr>
                  <w:rFonts w:ascii="Arial" w:cs="Arial" w:eastAsia="Arial" w:hAnsi="Arial"/>
                  <w:b w:val="false"/>
                  <w:bCs w:val="false"/>
                  <w:i w:val="false"/>
                  <w:iCs w:val="false"/>
                  <w:color w:val="000000"/>
                  <w:sz w:val="18"/>
                  <w:szCs w:val="18"/>
                </w:rPr>
                <w:delText xml:space="preserve">30</w:delText>
              </w:r>
            </w:del>
            <w:ins w:id="9348" w:author="Claude (AI) - proposed" w:date="2026-10-15T02:49:5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Individually, learners write a structured Final Explanation using the CER+Evidence framework (Claim–Evidence–Reasoning). The prompt is: 'Using the anchoring phenomenon — grasshopper, aphid, and mosquito on the Kakamega maize farm; flamingo and fish eagle at Lake Nakuru — explain how the structure of an animal's feeding apparatus determines what it can eat and how nutrients are obtained. Connect your explanation all the way from feeding structure to digestion and absorption.' Learners must cite at least four specific pieces of evidence gathered across the unit (e.g., observations from the insect mouthpart video, </w:t>
            </w:r>
            <w:ins w:id="9349" w:author="Claude (AI) - proposed" w:date="2026-10-15T02:49:52Z">
              <w:r>
                <w:rPr>
                  <w:rFonts w:ascii="Arial" w:cs="Arial" w:eastAsia="Arial" w:hAnsi="Arial"/>
                  <w:b w:val="false"/>
                  <w:bCs w:val="false"/>
                  <w:i w:val="false"/>
                  <w:iCs w:val="false"/>
                  <w:color w:val="000000"/>
                  <w:sz w:val="18"/>
                  <w:szCs w:val="18"/>
                </w:rPr>
                <w:t xml:space="preserve">the straw stylet model (Lesson 3), the beak observation tables (Lessons 4-5), the dental formula counts (Lesson 6), the digestive-system model (Lesson 7), </w:t>
              </w:r>
            </w:ins>
            <w:r>
              <w:rPr>
                <w:rFonts w:ascii="Arial" w:cs="Arial" w:eastAsia="Arial" w:hAnsi="Arial"/>
                <w:b w:val="false"/>
                <w:bCs w:val="false"/>
                <w:i w:val="false"/>
                <w:iCs w:val="false"/>
                <w:color w:val="000000"/>
                <w:sz w:val="18"/>
                <w:szCs w:val="18"/>
              </w:rPr>
              <w:t xml:space="preserve">data from the starch digestion experiment</w:t>
            </w:r>
            <w:del w:id="9350" w:author="Claude (AI) - proposed" w:date="2026-10-15T02:49:52Z">
              <w:r>
                <w:rPr>
                  <w:rFonts w:ascii="Arial" w:cs="Arial" w:eastAsia="Arial" w:hAnsi="Arial"/>
                  <w:b w:val="false"/>
                  <w:bCs w:val="false"/>
                  <w:i w:val="false"/>
                  <w:iCs w:val="false"/>
                  <w:color w:val="000000"/>
                  <w:sz w:val="18"/>
                  <w:szCs w:val="18"/>
                </w:rPr>
                <w:delText xml:space="preserve">, findings from the sheep's heart/gut dissection activity, the villi surface area calculation</w:delText>
              </w:r>
            </w:del>
            <w:ins w:id="9351" w:author="Claude (AI) - proposed" w:date="2026-10-15T02:49:52Z">
              <w:r>
                <w:rPr>
                  <w:rFonts w:ascii="Arial" w:cs="Arial" w:eastAsia="Arial" w:hAnsi="Arial"/>
                  <w:b w:val="false"/>
                  <w:bCs w:val="false"/>
                  <w:i w:val="false"/>
                  <w:iCs w:val="false"/>
                  <w:color w:val="000000"/>
                  <w:sz w:val="18"/>
                  <w:szCs w:val="18"/>
                </w:rPr>
                <w:t xml:space="preserve"> (Lesson 8), the villus diagram (Lesson 9)</w:t>
              </w:r>
            </w:ins>
            <w:r>
              <w:rPr>
                <w:rFonts w:ascii="Arial" w:cs="Arial" w:eastAsia="Arial" w:hAnsi="Arial"/>
                <w:b w:val="false"/>
                <w:bCs w:val="false"/>
                <w:i w:val="false"/>
                <w:iCs w:val="false"/>
                <w:color w:val="000000"/>
                <w:sz w:val="18"/>
                <w:szCs w:val="18"/>
              </w:rPr>
              <w:t xml:space="preserve">). PART B — KENYAN FOOD COST-NUTRITION ANALYSIS (</w:t>
            </w:r>
            <w:del w:id="9352" w:author="Claude (AI) - proposed" w:date="2026-10-15T02:49:52Z">
              <w:r>
                <w:rPr>
                  <w:rFonts w:ascii="Arial" w:cs="Arial" w:eastAsia="Arial" w:hAnsi="Arial"/>
                  <w:b w:val="false"/>
                  <w:bCs w:val="false"/>
                  <w:i w:val="false"/>
                  <w:iCs w:val="false"/>
                  <w:color w:val="000000"/>
                  <w:sz w:val="18"/>
                  <w:szCs w:val="18"/>
                </w:rPr>
                <w:delText xml:space="preserve">15</w:delText>
              </w:r>
            </w:del>
            <w:ins w:id="9353" w:author="Claude (AI) - proposed" w:date="2026-10-15T02:49:5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Learners receive a data card showing the approximate cost and key nutrient content of five common Kenyan foods available in a Nairobi market: githeri (maize + beans, KES 30/plate), sukuma wiki (KES 10/bunch), ugali (KES 20/plate), mandazi (KES 5/piece), and nyama choma (KES 150/portion). Using their knowledge of nutrients and the human digestive system, learners rank the five foods by 'nutritional value per shilling' and justify one food choice they would make to maximise protein and micronutrient intake on a limited budget. They connect this to the function of intestinal villi — explaining why a nutrient-dense, affordable meal matters at the absorption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the CER+Evidence prompt sheet. Say verbatim: 'This is the moment. Everything we have done — every video, every </w:t>
            </w:r>
            <w:del w:id="9354" w:author="Claude (AI) - proposed" w:date="2026-10-15T02:49:52Z">
              <w:r>
                <w:rPr>
                  <w:rFonts w:ascii="Arial" w:cs="Arial" w:eastAsia="Arial" w:hAnsi="Arial"/>
                  <w:b w:val="false"/>
                  <w:bCs w:val="false"/>
                  <w:i w:val="false"/>
                  <w:iCs w:val="false"/>
                  <w:color w:val="000000"/>
                  <w:sz w:val="18"/>
                  <w:szCs w:val="18"/>
                </w:rPr>
                <w:delText xml:space="preserve">dissection</w:delText>
              </w:r>
            </w:del>
            <w:ins w:id="9355" w:author="Claude (AI) - proposed" w:date="2026-10-15T02:49:52Z">
              <w:r>
                <w:rPr>
                  <w:rFonts w:ascii="Arial" w:cs="Arial" w:eastAsia="Arial" w:hAnsi="Arial"/>
                  <w:b w:val="false"/>
                  <w:bCs w:val="false"/>
                  <w:i w:val="false"/>
                  <w:iCs w:val="false"/>
                  <w:color w:val="000000"/>
                  <w:sz w:val="18"/>
                  <w:szCs w:val="18"/>
                </w:rPr>
                <w:t xml:space="preserve">model</w:t>
              </w:r>
            </w:ins>
            <w:r>
              <w:rPr>
                <w:rFonts w:ascii="Arial" w:cs="Arial" w:eastAsia="Arial" w:hAnsi="Arial"/>
                <w:b w:val="false"/>
                <w:bCs w:val="false"/>
                <w:i w:val="false"/>
                <w:iCs w:val="false"/>
                <w:color w:val="000000"/>
                <w:sz w:val="18"/>
                <w:szCs w:val="18"/>
              </w:rPr>
              <w:t xml:space="preserve">, every experiment — has been building to this explanation. Write it now. Your claim should answer the driving question directly. Your evidence must be specific — name the activity, name what you observed. Your reasoning must explain the biology — WHY does structure determine function? You have </w:t>
            </w:r>
            <w:del w:id="9356" w:author="Claude (AI) - proposed" w:date="2026-10-15T02:49:52Z">
              <w:r>
                <w:rPr>
                  <w:rFonts w:ascii="Arial" w:cs="Arial" w:eastAsia="Arial" w:hAnsi="Arial"/>
                  <w:b w:val="false"/>
                  <w:bCs w:val="false"/>
                  <w:i w:val="false"/>
                  <w:iCs w:val="false"/>
                  <w:color w:val="000000"/>
                  <w:sz w:val="18"/>
                  <w:szCs w:val="18"/>
                </w:rPr>
                <w:delText xml:space="preserve">30</w:delText>
              </w:r>
            </w:del>
            <w:ins w:id="9357" w:author="Claude (AI) - proposed" w:date="2026-10-15T02:49:5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[Allow </w:t>
            </w:r>
            <w:del w:id="9358" w:author="Claude (AI) - proposed" w:date="2026-10-15T02:49:52Z">
              <w:r>
                <w:rPr>
                  <w:rFonts w:ascii="Arial" w:cs="Arial" w:eastAsia="Arial" w:hAnsi="Arial"/>
                  <w:b w:val="false"/>
                  <w:bCs w:val="false"/>
                  <w:i w:val="false"/>
                  <w:iCs w:val="false"/>
                  <w:color w:val="000000"/>
                  <w:sz w:val="18"/>
                  <w:szCs w:val="18"/>
                </w:rPr>
                <w:delText xml:space="preserve">30</w:delText>
              </w:r>
            </w:del>
            <w:ins w:id="9359" w:author="Claude (AI) - proposed" w:date="2026-10-15T02:49:5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of individual silent writing. Circulate continuously.] For learners stuck on the claim, whisper: 'Start with: All animals need nutrients to survive, and the structure of their feeding apparatus determines…' For learners with strong claims but weak evidence, ask: 'What did we observe in the insect mouthpart video that supports that?' [WAIT TIME: 12 seconds.] At </w:t>
            </w:r>
            <w:del w:id="9360" w:author="Claude (AI) - proposed" w:date="2026-10-15T02:49:52Z">
              <w:r>
                <w:rPr>
                  <w:rFonts w:ascii="Arial" w:cs="Arial" w:eastAsia="Arial" w:hAnsi="Arial"/>
                  <w:b w:val="false"/>
                  <w:bCs w:val="false"/>
                  <w:i w:val="false"/>
                  <w:iCs w:val="false"/>
                  <w:color w:val="000000"/>
                  <w:sz w:val="18"/>
                  <w:szCs w:val="18"/>
                </w:rPr>
                <w:delText xml:space="preserve">25</w:delText>
              </w:r>
            </w:del>
            <w:ins w:id="9361" w:author="Claude (AI) - proposed" w:date="2026-10-15T02:49:5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say: 'You have 5 minutes. If you haven't connected feeding structures to digestion and absorption yet, add one sentence now.' PART B: Distribute the food cost-nutrition data cards. Say: 'Now apply your biology to real life. </w:t>
            </w:r>
            <w:del w:id="9362" w:author="Claude (AI) - proposed" w:date="2026-10-15T02:49:52Z">
              <w:r>
                <w:rPr>
                  <w:rFonts w:ascii="Arial" w:cs="Arial" w:eastAsia="Arial" w:hAnsi="Arial"/>
                  <w:b w:val="false"/>
                  <w:bCs w:val="false"/>
                  <w:i w:val="false"/>
                  <w:iCs w:val="false"/>
                  <w:color w:val="000000"/>
                  <w:sz w:val="18"/>
                  <w:szCs w:val="18"/>
                </w:rPr>
                <w:delText xml:space="preserve">You are advising a family in Nairobi on how to eat nutritiously</w:delText>
              </w:r>
            </w:del>
            <w:ins w:id="9363" w:author="Claude (AI) - proposed" w:date="2026-10-15T02:49:52Z">
              <w:r>
                <w:rPr>
                  <w:rFonts w:ascii="Arial" w:cs="Arial" w:eastAsia="Arial" w:hAnsi="Arial"/>
                  <w:b w:val="false"/>
                  <w:bCs w:val="false"/>
                  <w:i w:val="false"/>
                  <w:iCs w:val="false"/>
                  <w:color w:val="000000"/>
                  <w:sz w:val="18"/>
                  <w:szCs w:val="18"/>
                </w:rPr>
                <w:t xml:space="preserve">Plan meals for a household</w:t>
              </w:r>
            </w:ins>
            <w:r>
              <w:rPr>
                <w:rFonts w:ascii="Arial" w:cs="Arial" w:eastAsia="Arial" w:hAnsi="Arial"/>
                <w:b w:val="false"/>
                <w:bCs w:val="false"/>
                <w:i w:val="false"/>
                <w:iCs w:val="false"/>
                <w:color w:val="000000"/>
                <w:sz w:val="18"/>
                <w:szCs w:val="18"/>
              </w:rPr>
              <w:t xml:space="preserve"> on a tight </w:t>
            </w:r>
            <w:del w:id="9364" w:author="Claude (AI) - proposed" w:date="2026-10-15T02:49:52Z">
              <w:r>
                <w:rPr>
                  <w:rFonts w:ascii="Arial" w:cs="Arial" w:eastAsia="Arial" w:hAnsi="Arial"/>
                  <w:b w:val="false"/>
                  <w:bCs w:val="false"/>
                  <w:i w:val="false"/>
                  <w:iCs w:val="false"/>
                  <w:color w:val="000000"/>
                  <w:sz w:val="18"/>
                  <w:szCs w:val="18"/>
                </w:rPr>
                <w:delText xml:space="preserve">budget</w:delText>
              </w:r>
            </w:del>
            <w:ins w:id="9365" w:author="Claude (AI) - proposed" w:date="2026-10-15T02:49:52Z">
              <w:r>
                <w:rPr>
                  <w:rFonts w:ascii="Arial" w:cs="Arial" w:eastAsia="Arial" w:hAnsi="Arial"/>
                  <w:b w:val="false"/>
                  <w:bCs w:val="false"/>
                  <w:i w:val="false"/>
                  <w:iCs w:val="false"/>
                  <w:color w:val="000000"/>
                  <w:sz w:val="18"/>
                  <w:szCs w:val="18"/>
                </w:rPr>
                <w:t xml:space="preserve">weekly budget (your own or one in your community); many families already combine these foods well</w:t>
              </w:r>
            </w:ins>
            <w:r>
              <w:rPr>
                <w:rFonts w:ascii="Arial" w:cs="Arial" w:eastAsia="Arial" w:hAnsi="Arial"/>
                <w:b w:val="false"/>
                <w:bCs w:val="false"/>
                <w:i w:val="false"/>
                <w:iCs w:val="false"/>
                <w:color w:val="000000"/>
                <w:sz w:val="18"/>
                <w:szCs w:val="18"/>
              </w:rPr>
              <w:t xml:space="preserve">. Using what you know about nutrients and villi absorption, rank these five foods and justify your recommendation. </w:t>
            </w:r>
            <w:del w:id="9366" w:author="Claude (AI) - proposed" w:date="2026-10-15T02:49:52Z">
              <w:r>
                <w:rPr>
                  <w:rFonts w:ascii="Arial" w:cs="Arial" w:eastAsia="Arial" w:hAnsi="Arial"/>
                  <w:b w:val="false"/>
                  <w:bCs w:val="false"/>
                  <w:i w:val="false"/>
                  <w:iCs w:val="false"/>
                  <w:color w:val="000000"/>
                  <w:sz w:val="18"/>
                  <w:szCs w:val="18"/>
                </w:rPr>
                <w:delText xml:space="preserve">15 minutes.</w:delText>
              </w:r>
            </w:del>
            <w:ins w:id="9367" w:author="Claude (AI) - proposed" w:date="2026-10-15T02:49:52Z">
              <w:r>
                <w:rPr>
                  <w:rFonts w:ascii="Arial" w:cs="Arial" w:eastAsia="Arial" w:hAnsi="Arial"/>
                  <w:b w:val="false"/>
                  <w:bCs w:val="false"/>
                  <w:i w:val="false"/>
                  <w:iCs w:val="false"/>
                  <w:color w:val="000000"/>
                  <w:sz w:val="18"/>
                  <w:szCs w:val="18"/>
                </w:rPr>
                <w:t xml:space="preserve">10 minutes. (Prices on the card are approximate: replace them with prices from your local market.)</w:t>
              </w:r>
            </w:ins>
            <w:r>
              <w:rPr>
                <w:rFonts w:ascii="Arial" w:cs="Arial" w:eastAsia="Arial" w:hAnsi="Arial"/>
                <w:b w:val="false"/>
                <w:bCs w:val="false"/>
                <w:i w:val="false"/>
                <w:iCs w:val="false"/>
                <w:color w:val="000000"/>
                <w:sz w:val="18"/>
                <w:szCs w:val="18"/>
              </w:rPr>
              <w:t xml:space="preserve">' Cold-call 3 learners (different genders, different parts of the room) to share their top food choice and the biological justification. After each, ask the class: 'Do you agree? What would you add or change?'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CER+EVIDENCE FINAL EXPLANATION (NGSS SEP 6 — Constructing Explanations). The Claim-Evidence-Reasoning framework requires learners to move from isolated facts to coherent scientific argument. By mandating four pieces of cross-lesson evidence, the prompt forces integration rather than recall. The Kenyan food analysis activates NGSS SEP 8 (Obtaining, Evaluating, and Communicating Information) and grounds abstract nutrient absorption biology in a concrete, culturally relevant decision-making context — reinforcing that biology has direct personal and societal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Final Explanation contains (1) a clear claim that directly answers the driving question, (2) at least four named pieces of evidence from specific unit activities, (3) reasoning that explicitly links feeding structure → food type → digestion → nutrient absorption → survival. Teacher collects written explanations for summative review. Observable indicator for Part B: Learner's food ranking is supported by at least one biological justification referencing a specific nutrient and its absorption mechanism (e.g., 'githeri provides protein which is digested by protease enzymes and absorbed through villi into the bloodstream for cell repair').</w:t>
            </w:r>
            <w:ins w:id="9368" w:author="Claude (AI) - proposed" w:date="2026-10-15T02:49:52Z">
              <w:r>
                <w:rPr>
                  <w:rFonts w:ascii="Arial" w:cs="Arial" w:eastAsia="Arial" w:hAnsi="Arial"/>
                  <w:b w:val="false"/>
                  <w:bCs w:val="false"/>
                  <w:i w:val="false"/>
                  <w:iCs w:val="false"/>
                  <w:color w:val="000000"/>
                  <w:sz w:val="18"/>
                  <w:szCs w:val="18"/>
                </w:rPr>
                <w:t xml:space="preserve"> Look-for ranking ideas: githeri gives energy and plant protein at low cost; sukuma wiki is the cheapest source of iron and vitamins; ugali gives energy but little else; mandazi is mostly starch and fat; nyama choma gives the most protein and iron but costs most. No single food is complete, so strong answers combine foods (for example githeri with sukuma wiki) and explain the nutrient and how it is absorbed.</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764r2uwgunxzrwrv6qi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9yjsrjv8alyn1dha0t9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across all 10 lessons. Each question card on the board has been colour-coded throughout the unit: yellow = unanswered, blue = partially answered, green = fully answered. Learners work in pairs to review remaining yellow and blue cards, writing brief answer summaries on new cards to attach beneath each question. The two key inquiry questions — (1) How are the mouthparts of different animals adapted to their diets? and (2) How does the human digestive system break down and absorb nutrients from food? — are answered in full as a whole-class collaborative activity, with the teacher scribing on the board. Finally, learners respond to the driving question itself verbally in a Popcorn Round: each learner contributes one word or phrase that belongs in the answer, building a collective sentence aloud around the room. The class votes on the final wording and it is written at the top of the DQB as the 'Class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most of these cards were yellow. Look at how many are green now. That colour change represents your thinking changing. Let's finish the job.' [Pair learners and assign 2–3 DQB cards per pair.] Allow </w:t>
            </w:r>
            <w:del w:id="9369" w:author="Claude (AI) - proposed" w:date="2026-10-15T02:49:52Z">
              <w:r>
                <w:rPr>
                  <w:rFonts w:ascii="Arial" w:cs="Arial" w:eastAsia="Arial" w:hAnsi="Arial"/>
                  <w:b w:val="false"/>
                  <w:bCs w:val="false"/>
                  <w:i w:val="false"/>
                  <w:iCs w:val="false"/>
                  <w:color w:val="000000"/>
                  <w:sz w:val="18"/>
                  <w:szCs w:val="18"/>
                </w:rPr>
                <w:delText xml:space="preserve">6</w:delText>
              </w:r>
            </w:del>
            <w:ins w:id="9370" w:author="Claude (AI) - proposed" w:date="2026-10-15T02:49:5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pairs to write answer summaries. Then bring the class together for the two key inquiry questions. Say: 'Question 1: How are the mouthparts of different animals adapted to their diets? I want a complete answer — give me the grasshopper, the aphid, the mosquito, the flamingo, and the fish eagle. Who starts?' Cold-call 5 learners in sequence, each adding one animal's example. Scribe on the board. Then ask: 'What is the unifying principle across ALL of these?' [WAIT TIME: 15 seconds.] Accept 2–3 responses. Repeat for Key Inquiry Question 2 on human digestion. For the Popcorn Round, say: 'We are going to speak the answer to our driving question together. I will point to you one at a time. Say one word or phrase that belongs in the answer — no repeats. I'll write it as we go.' Complete the round, then arrange the words/phrases into a coherent sentence collaboratively. Display the 'Class Final Explanation' prominently. Close by saying: 'In Lesson 1, we asked why a mosquito can drink blood but a grasshopper cannot. Can anyone answer that now — in one sentence?' [WAIT TIME: 12 seconds.] Cold-call 2 learners for their one-sentence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POPCORN ROUND. The DQB has served as a living record of the class's growing understanding throughout the unit. Closing it explicitly — by changing question cards from yellow to green — makes the knowledge-building process visible and celebratory. The Popcorn Round is a low-stakes, high-participation verbal synthesis that ensures every voice contributes to the final explanation, reinforcing collective scientific sense-making (NGSS SEP 8: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DQB cards are now blue or green (no unanswered yellow cards remain). The 'Class Final Explanation' sentence accurately answers the driving question by referencing structure, function, and nutrient acquisition. Teacher notes which learners could not contribute a substantive word/phrase during the Popcorn Round — these learners are identified for follow-up support before the summative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m3-kudcpdd99xcy-nhh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0makjwqxi8onrnjrc6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final annotations on their cumulative models, incorporating any remaining feedback from the Gallery Walk and insights from the DQB closure. They then complete a structured Unit Self-Reflection Card with four prompts: (1) 'The biggest idea I understand now that I did not understand in Lesson 1 is…'; (2) 'The piece of evidence that most changed my thinking was… because…'; (3) 'One way I will use what I learned about nutrition in my own life is…' (with reference to at least one Kenyan food); (4) 'One question I still have that I want to explore further is…' Models are submitted to the teacher. As a closing ritual, the teacher reveals a side-by-side class comparison: the class's collective Lesson 1 model (reconstructed from memory cards) versus the Class Final Explanation on the DQB. Learners spend 2 minutes in silent appreciation of how far their collective understanding has travelled. The teacher previews Sub-Strand 3.2 (Transport) by posing a bridging question: 'Your villi absorb nutrients into the bloodstream — but how does the blood carry those nutrients to every cell in your body? That is where we go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8 minutes to make your final model amendments and complete your Self-Reflection Card. This is your last chance to make your model say exactly what you know.' [Allow 8 minutes. Circulate and prompt with: 'Does your model show the connection between the flamingo's lamellae and what happens to the nutrients it filters? Where does that show up on your model?'] Collect all final models. Display the Lesson 1 collective model reconstruction next to the DQB Class Final Explanation. Say: 'This is the distance your thinking has travelled in 10 lessons. That is what science looks like — not just memorising facts, but building and revising understanding based on evidence. I am proud of the scientists in this room.' Allow 2 minutes of silent reflection. Then bridge forward: 'Your small intestine's villi absorb glucose, amino acids, and fatty acids. Where do those nutrients go next? They enter your blood. But how does the blood get them to your liver, your muscles, your brain — all at the same time? In Sub-Strand 3.2, we find out.' Collect Self-Reflection Cards as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FINALISATION WITH STRUCTURED SELF-REFLECTION (NGSS SEP 2 — Developing and Using Models). The final model submission is not an end-point but a record of the learner's best current scientific thinking — explicitly framed as such. The Self-Reflection Card operationalises metacognition: learners must identify the evidence that drove conceptual change, linking the epistemic practice of science (revising models based on evidence) to their own lived experience. The bridging question to Sub-Strand 3.2 ensures learning is not compartmentalised but seen as a continuous, connected scientific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model includes all required elements (anchoring phenomenon animals with labelled structures, human digestive system with organs and functions, explicit structure-function-nutrient annotations). Self-Reflection Card contains at least one specific Kenyan food reference in prompt 3 and a substantive biological question in prompt 4 (not a factual recall question but an explanatory or mechanistic one, e.g., 'How do villi repair themselves if the lining is damaged?' or 'Do flamingos have a stomach like ours?'). Teacher uses Self-Reflection Cards as summative formative data to inform revision support before the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Lesson 10, reflect on the following questions before the next unit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CLOSURE: Did every learner contribute a substantive response during the Popcorn Round? If several learners passed or gave single-word answers with no biological content, the unit's sensemaking may not have built sufficient conceptual depth — consider incorporating more structured talk protocols (e.g., Think-Pair-Share before Popcorn Round)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When you review the final submitted models, ask: Do they show a connected pathway from feeding structure → food type → digestion → absorption → nutrient use? Or do they show isolated components? Models that show only lists of organs without connections suggest learners have not yet achieved systems-level thinking — a key Grade 10 biology competency.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KENYAN FOOD ANALYSIS: Did the cost-nutrition activity generate genuine engagement, or did it feel disconnected from the biology? If learners struggled to connect githeri's protein content to villi absorption, consider in future: (a) doing a simpler nutrient-content comparison earlier in the unit (Lesson 6–7) so the synthesis feels earned rather than rushed; (b) using actual market price data from learners' own communities rather than Nairobi averages, which may not reflect rural contexts (e.g., Kakamega or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EXPLANATION QUALITY: Review 5–8 Final Explanations at random. Score each on: (a) Does the claim directly answer the driving question? (b) Are four pieces of evidence specifically named? (c) Does the reasoning explicitly link structure to function to nutrient acquisition? Use these data to plan the first 10 minutes of Sub-Strand 3.2 — if reasoning is weak, begin with a brief modelling of scientific explanation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AFFECTIVE OUTCOMES: Did learners show genuine metacognitive growth in their Self-Reflection Cards? Compare prompt 1 responses ('biggest idea I now understand') against the Lesson 1 models. If learners are describing surface-level changes ('I learned what villi are') rather than conceptual ones ('I now understand that structure and function are inseparable — the shape of a flamingo's beak tells you about its diet, just like the shape of a villus tells you about its absorptive function'), the unit's phenomenon-driven approach may need more explicit metacognitive prompting throughout — not only at the end.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BRIDGING TO 3.2: Note which learners asked the most sophisticated 'still wondering' questions — these learners are ready for extension. Consider assigning them a brief independent investigation task: 'How does the circulatory system transport the nutrients your villi absorbed — and what happens if that system fails?' This bridges productively into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w:t>
            </w:r>
            <w:del w:id="9371" w:author="Claude (AI) - proposed" w:date="2026-10-15T02:49:52Z">
              <w:r>
                <w:rPr>
                  <w:rFonts w:ascii="Arial" w:cs="Arial" w:eastAsia="Arial" w:hAnsi="Arial"/>
                  <w:b w:val="false"/>
                  <w:bCs w:val="false"/>
                  <w:i w:val="false"/>
                  <w:iCs w:val="false"/>
                  <w:color w:val="000000"/>
                  <w:sz w:val="18"/>
                  <w:szCs w:val="18"/>
                </w:rPr>
                <w:delText xml:space="preserve">fascicle-bundled proboscis</w:delText>
              </w:r>
            </w:del>
            <w:ins w:id="9372" w:author="Claude (AI) - proposed" w:date="2026-10-15T02:49:52Z">
              <w:r>
                <w:rPr>
                  <w:rFonts w:ascii="Arial" w:cs="Arial" w:eastAsia="Arial" w:hAnsi="Arial"/>
                  <w:b w:val="false"/>
                  <w:bCs w:val="false"/>
                  <w:i w:val="false"/>
                  <w:iCs w:val="false"/>
                  <w:color w:val="000000"/>
                  <w:sz w:val="18"/>
                  <w:szCs w:val="18"/>
                </w:rPr>
                <w:t xml:space="preserve">stylet bundle</w:t>
              </w:r>
            </w:ins>
            <w:r>
              <w:rPr>
                <w:rFonts w:ascii="Arial" w:cs="Arial" w:eastAsia="Arial" w:hAnsi="Arial"/>
                <w:b w:val="false"/>
                <w:bCs w:val="false"/>
                <w:i w:val="false"/>
                <w:iCs w:val="false"/>
                <w:color w:val="000000"/>
                <w:sz w:val="18"/>
                <w:szCs w:val="18"/>
              </w:rPr>
              <w:t xml:space="preserve">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6yas0spg8hezd5xtv_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qe2zjqdl_o21nmtuh2w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hbprat2jg0hiev0mjry3" Type="http://schemas.openxmlformats.org/officeDocument/2006/relationships/hyperlink" Target="https://creativecommons.org/licenses/by-nc/4.0/" TargetMode="External"/><Relationship Id="rIdbvxyaffk0lk9ncqgqij4d" Type="http://schemas.openxmlformats.org/officeDocument/2006/relationships/hyperlink" Target="https://creativecommons.org/licenses/by-nc/4.0/" TargetMode="External"/><Relationship Id="rIdhhtg6g7r9cqay_j1tubbw" Type="http://schemas.openxmlformats.org/officeDocument/2006/relationships/hyperlink" Target="https://creativecommons.org/licenses/by-nc/4.0/" TargetMode="External"/><Relationship Id="rId-5zuv0c0nkj8j6u9krutf"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mrryl2plbautdydwzt"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7rxitimxdnf9sjaow1c"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lyynzwsew6ue3wxpey"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ibcholwpbgkyiq90iho"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uq_mbfhjx88x_3vnd2b"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2qxq3ti3vk7zmqyge3vl"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hgi_xkhhecpejncccpi"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xcd3w66oztdf7oii6gg"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g3wys8cxwuu1_6hbtt9"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dk8mlzv_ikooxpscw6f" Type="http://schemas.openxmlformats.org/officeDocument/2006/relationships/hyperlink" Target="https://creativecommons.org/licenses/by-nc/4.0/" TargetMode="External"/><Relationship Id="rIdc23sanvm9bxo0wqssq8dp" Type="http://schemas.openxmlformats.org/officeDocument/2006/relationships/hyperlink" Target="https://creativecommons.org/licenses/by-nc/4.0/" TargetMode="External"/><Relationship Id="rIdetwo73thl3b2aet6-cy5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y62kar9s0jofkto_ds"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s85atxazsodsgdhffio"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pwkey5ek5nilqptp4w3"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zgsnf3lxj-yierh53xp"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teovwt4v1egjhgdoyig"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whcy3jqwdiu_oxdvhv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dgmrknfxmg3bg_jxzz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s_ku0if_pwtoeo5gfkp"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rbe0w-phhma49gdyqw1"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g4xejuefsobojmurnb1" Type="http://schemas.openxmlformats.org/officeDocument/2006/relationships/hyperlink" Target="https://creativecommons.org/licenses/by-nc/4.0/" TargetMode="External"/><Relationship Id="rIdvny3fskadnao5hyielwj7" Type="http://schemas.openxmlformats.org/officeDocument/2006/relationships/hyperlink" Target="https://creativecommons.org/licenses/by-nc/4.0/" TargetMode="External"/><Relationship Id="rIdmmflln3r5uqhfjxxi0ycq"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ztniokyf4-0cbvzo37n"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tpmmpbl52z2tz4yyofu"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xvbokff_kc_w2ddntly"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gyly46rpylex3k_qnp3"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stfv6kyylhsijzx51n-"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aj2a0t2kijurc83ninx"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0rusdu6km_pbzxr7i"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qe86hhaelk5wktjyhc"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k8hxeqt-aexgea2478m"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xrnwebusks9hxhxmebh" Type="http://schemas.openxmlformats.org/officeDocument/2006/relationships/hyperlink" Target="https://creativecommons.org/licenses/by-nc/4.0/" TargetMode="External"/><Relationship Id="rIdqdg7valx5xozxzfjc8krk" Type="http://schemas.openxmlformats.org/officeDocument/2006/relationships/hyperlink" Target="https://creativecommons.org/licenses/by-nc/4.0/" TargetMode="External"/><Relationship Id="rIdspxmzwg5ulhxifxafiry4"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bahr5koovma_grezz3p"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1r9t568dtsp6-ysgw2k"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fxcqcwuax_uaxtblzyl"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_tqip1uzxfwuyuibjtr"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cqhnij1lzymxnm9da5s"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u9hltbirihelfbl79_e"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z_s0q98hghyqvwy6zgn"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rm3edt1dp3ntsjtyb5t"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hc90dp_duwjfkqzfhe"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bpcos2--0gvpjiw1a0e" Type="http://schemas.openxmlformats.org/officeDocument/2006/relationships/hyperlink" Target="https://creativecommons.org/licenses/by-nc/4.0/" TargetMode="External"/><Relationship Id="rIdjhmbk2mxm19xgbtrribqf" Type="http://schemas.openxmlformats.org/officeDocument/2006/relationships/hyperlink" Target="https://creativecommons.org/licenses/by-nc/4.0/" TargetMode="External"/><Relationship Id="rIdshdl8jad3ob8yhrrhrqz8"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9l5owymi2c0wxocsws5"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ke9f8r6ts3qxwzwy92j"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m_vv4uq36rfrrc2-sul"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7tfu--62hb5zzuaigqo"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4-bi5tlm9lifsnrtlrx"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d3iivomjbnjujcfgoig"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wompho77xmuj2wkc6bt"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uljn2yffb--7lgaefzc"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xfxs92xk6lwpofqll_w"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1zecginjhsadio7hgt6" Type="http://schemas.openxmlformats.org/officeDocument/2006/relationships/hyperlink" Target="https://creativecommons.org/licenses/by-nc/4.0/" TargetMode="External"/><Relationship Id="rIdmqjgzahwvka2yz0nevksx" Type="http://schemas.openxmlformats.org/officeDocument/2006/relationships/hyperlink" Target="https://creativecommons.org/licenses/by-nc/4.0/" TargetMode="External"/><Relationship Id="rId4xmwflv5avnwwh3brd7ka"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9ynb2vxgpx7enyjvn1s"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yw90rbjydmnazoegeog"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eqkue5nhy1p1ifgfo5p"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c-skxowu_j6lpu5gc9w"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djurupbustv6fzb3ttm"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yusu3_0wkpzowomu_au"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z1tcya8s8vul4m-3lb6"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wlmunbdic-7wtjlhsfp"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ny-g_54qrgdicx17mp4"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owalxibfn0cydzuhral" Type="http://schemas.openxmlformats.org/officeDocument/2006/relationships/hyperlink" Target="https://creativecommons.org/licenses/by-nc/4.0/" TargetMode="External"/><Relationship Id="rIdvjawzzy7lyzsdbeguptxe" Type="http://schemas.openxmlformats.org/officeDocument/2006/relationships/hyperlink" Target="https://creativecommons.org/licenses/by-nc/4.0/" TargetMode="External"/><Relationship Id="rIdolmr3reoo5jdzeawewjcm" Type="http://schemas.openxmlformats.org/officeDocument/2006/relationships/hyperlink" Target="http://ares.local:8069/en/learn/#/topics/c/e1eceee3cc2e5395a60d471c82656785" TargetMode="External"/><Relationship Id="rIdpcg6acmiuxma1hssqwjeo"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jl4gufxmfuvduftk3jm" Type="http://schemas.openxmlformats.org/officeDocument/2006/relationships/hyperlink" Target="http://ares.local:8069/en/learn/#/topics/c/844942d3736956a58812501664e08076" TargetMode="External"/><Relationship Id="rIdf9dsmnj9xlclnyzsgxspn"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va_jdjtn8hswbiqdck_" Type="http://schemas.openxmlformats.org/officeDocument/2006/relationships/hyperlink" Target="http://ares.local:8069/en/learn/#/topics/c/e1eceee3cc2e5395a60d471c82656785" TargetMode="External"/><Relationship Id="rIdegszkkt6wtktrhpj71x8q"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ytjcarsrj1jmmsliefu" Type="http://schemas.openxmlformats.org/officeDocument/2006/relationships/hyperlink" Target="http://ares.local:8069/en/learn/#/topics/c/081150f1e038579996088b8b14b49c88" TargetMode="External"/><Relationship Id="rIdjmxzchldrioaqb-rux3m1"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4zp5yv1xkstqrumulua"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bnatpet8itre8ciu0nv89"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q4wfosw8bmss191okjs" Type="http://schemas.openxmlformats.org/officeDocument/2006/relationships/hyperlink" Target="http://ares.local:8069/en/learn/#/topics/c/844942d3736956a58812501664e08076" TargetMode="External"/><Relationship Id="rId7epy8zzymgr54dhgnvlqq"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zawf3vmwx0_url6qsd9" Type="http://schemas.openxmlformats.org/officeDocument/2006/relationships/hyperlink" Target="http://ares.local:8069/en/learn/#/topics/c/e1eceee3cc2e5395a60d471c82656785" TargetMode="External"/><Relationship Id="rIdagsh13yizmsdbkskj5ahu"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jkytxig-hs2gntn4zob" Type="http://schemas.openxmlformats.org/officeDocument/2006/relationships/hyperlink" Target="http://ares.local:8069/en/learn/#/topics/c/081150f1e038579996088b8b14b49c88" TargetMode="External"/><Relationship Id="rIdabmfvdlhwt_iz6_wdkmnp"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yxpx3ggdpymtyyhlyd" Type="http://schemas.openxmlformats.org/officeDocument/2006/relationships/hyperlink" Target="http://ares.local:8069/en/learn/#/topics/c/e1eceee3cc2e5395a60d471c82656785" TargetMode="External"/><Relationship Id="rIdlc8nkolyr_saoyeqbu9co"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hah56oimt5msrtuq-gy" Type="http://schemas.openxmlformats.org/officeDocument/2006/relationships/hyperlink" Target="http://ares.local:8069/en/learn/#/topics/c/8482d1c31a585a4ab91fcfa01278b65a" TargetMode="External"/><Relationship Id="rIdem51yo4kgslj790wqyw7k"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4xzm6symr9f1wqhsgmc" Type="http://schemas.openxmlformats.org/officeDocument/2006/relationships/hyperlink" Target="https://creativecommons.org/licenses/by-nc/4.0/" TargetMode="External"/><Relationship Id="rIdgrvoo3bkk9ko6aovesypp" Type="http://schemas.openxmlformats.org/officeDocument/2006/relationships/hyperlink" Target="https://creativecommons.org/licenses/by-nc/4.0/" TargetMode="External"/><Relationship Id="rIdwx0qbypci1rhlcq9ydgej" Type="http://schemas.openxmlformats.org/officeDocument/2006/relationships/hyperlink" Target="http://ares.local:8069/en/learn/#/topics/c/50754cd73cf7581085d488237d679b48" TargetMode="External"/><Relationship Id="rIdl88gr2pfgep4ajkauubmq"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ihvuqhqpfo_2xwjpvtj" Type="http://schemas.openxmlformats.org/officeDocument/2006/relationships/hyperlink" Target="http://ares.local:8069/en/learn/#/topics/c/f968bc97976e5bcab7957aaf10a1c7d2" TargetMode="External"/><Relationship Id="rId6z9fvapammxcyro1mqeei"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3qkndfcyg3o684r2apj" Type="http://schemas.openxmlformats.org/officeDocument/2006/relationships/hyperlink" Target="http://ares.local:8069/en/learn/#/topics/c/50754cd73cf7581085d488237d679b48" TargetMode="External"/><Relationship Id="rIdxlkbdczrcnusvq-6rrnux"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nm298qhdogstco3yu9i" Type="http://schemas.openxmlformats.org/officeDocument/2006/relationships/hyperlink" Target="http://ares.local:8069/en/learn/#/topics/c/8167f85b613a5361b2a5337969d3a754" TargetMode="External"/><Relationship Id="rIdxavr88mcny8w_q4ob-o5w"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h6hcti2rvnbqhohyiie" Type="http://schemas.openxmlformats.org/officeDocument/2006/relationships/hyperlink" Target="http://ares.local:8069/en/learn/#/topics/c/50754cd73cf7581085d488237d679b48" TargetMode="External"/><Relationship Id="rIdvrpzpcxixnhqrdrueqabi"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ucrtmejlx76dgp2vjw3" Type="http://schemas.openxmlformats.org/officeDocument/2006/relationships/hyperlink" Target="http://ares.local:8069/en/learn/#/topics/c/b3c5b12f3f6a54faaa9abf6fad28fc7c" TargetMode="External"/><Relationship Id="rIddb4cagg0nzq6qwzwluwbx"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moxevvhw0a9c2l3seno" Type="http://schemas.openxmlformats.org/officeDocument/2006/relationships/hyperlink" Target="http://ares.local:8069/en/learn/#/topics/c/50754cd73cf7581085d488237d679b48" TargetMode="External"/><Relationship Id="rIdiw9gsrn9smnbifyzo7a7r"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evs5lbd29vta3cxrlms" Type="http://schemas.openxmlformats.org/officeDocument/2006/relationships/hyperlink" Target="http://ares.local:8069/en/learn/#/topics/c/3d40f341f8595f6a9607d554d0453b38" TargetMode="External"/><Relationship Id="rIdc-dl_fn8zrgsqashydcfj"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tfpjrzpgocim9t_nk8u" Type="http://schemas.openxmlformats.org/officeDocument/2006/relationships/hyperlink" Target="http://ares.local:8069/en/learn/#/topics/c/50754cd73cf7581085d488237d679b48" TargetMode="External"/><Relationship Id="rIdydazyimmemboruagtweob"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ukddsu7scdatjxjoz0s" Type="http://schemas.openxmlformats.org/officeDocument/2006/relationships/hyperlink" Target="http://ares.local:8069/en/learn/#/topics/c/fa98dd21035a5113a649c15e94faa341" TargetMode="External"/><Relationship Id="rIdna0smgwym23lcbmmorofi"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xwhufqhb7nj3fenowxx" Type="http://schemas.openxmlformats.org/officeDocument/2006/relationships/hyperlink" Target="https://creativecommons.org/licenses/by-nc/4.0/" TargetMode="External"/><Relationship Id="rIdhuqldzbti6yvig99bdha8" Type="http://schemas.openxmlformats.org/officeDocument/2006/relationships/hyperlink" Target="https://creativecommons.org/licenses/by-nc/4.0/" TargetMode="External"/><Relationship Id="rIdn4ygxwb3mvcvmkxsolc0g"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2uzjxexz47vszkyb7wm" Type="http://schemas.openxmlformats.org/officeDocument/2006/relationships/hyperlink" Target="http://ares.local/modules/PhET/en/simulations/keyword/absorption.html" TargetMode="External"/><Relationship Id="rIdkxb0jwpzu4d8sb609hb6m"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pm0wz5brymya80umfr4"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gdgm3xxcs-ivdc7pew" Type="http://schemas.openxmlformats.org/officeDocument/2006/relationships/hyperlink" Target="http://ares.local/modules/PhET/en/simulations/keyword/absorption.html" TargetMode="External"/><Relationship Id="rIdmhzkm4tksgyvclmp7bnos"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k26i7ryvexumrq6yqi9"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tc-rplodruotndmywmu" Type="http://schemas.openxmlformats.org/officeDocument/2006/relationships/hyperlink" Target="http://ares.local/modules/PhET/en/simulations/keyword/absorption.html" TargetMode="External"/><Relationship Id="rIdooi_9l2bptgyvz3gtx9pi"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n20tqcvdl6radx0qay3"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9kjefmuf1pxuh-fx5gt" Type="http://schemas.openxmlformats.org/officeDocument/2006/relationships/hyperlink" Target="http://ares.local/modules/PhET/en/simulations/keyword/absorption.html" TargetMode="External"/><Relationship Id="rIddp3njm82zftzrgevunblb"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6m-39gvae3_qycaxpa0"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e1yvx5b9zfr9i5zojds" Type="http://schemas.openxmlformats.org/officeDocument/2006/relationships/hyperlink" Target="http://ares.local/modules/PhET/en/simulations/keyword/absorption.html" TargetMode="External"/><Relationship Id="rIdjgabzwr7m89ihodvkxnlq"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no7mcrzkyqryedc2jdt" Type="http://schemas.openxmlformats.org/officeDocument/2006/relationships/hyperlink" Target="https://creativecommons.org/licenses/by-nc/4.0/" TargetMode="External"/><Relationship Id="rIdr0mch2sdxaww8zb_o35oh" Type="http://schemas.openxmlformats.org/officeDocument/2006/relationships/hyperlink" Target="https://creativecommons.org/licenses/by-nc/4.0/" TargetMode="External"/><Relationship Id="rIdk5wnbvcv9aq3tvqmw_4a0"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a5gikp6y_3alyaimcoq"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ytfrymmzjnkxsd2uzjy"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81ndcgp3brn3dw90fye"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j4_0mfsxtexfrqqawr0"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kzha_dqadf34w7sei8c"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64r2uwgunxzrwrv6qiw"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yjsrjv8alyn1dha0t9u"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3-kudcpdd99xcy-nhhy"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makjwqxi8onrnjrc6cj"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6yas0spg8hezd5xtv_x" Type="http://schemas.openxmlformats.org/officeDocument/2006/relationships/hyperlink" Target="https://creativecommons.org/licenses/by-nc/4.0/" TargetMode="External"/><Relationship Id="rIdhqe2zjqdl_o21nmtuh2wy" Type="http://schemas.openxmlformats.org/officeDocument/2006/relationships/hyperlink" Target="https://creativecommons.org/licenses/by-nc/4.0/" TargetMode="External"/><Relationship Id="rId1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2026-10-15T02:49:51.971Z</dcterms:created>
  <dcterms:modified xsi:type="dcterms:W3CDTF">2026-10-15T02:49:51.971Z</dcterms:modified>
</cp:coreProperties>
</file>

<file path=docProps/custom.xml><?xml version="1.0" encoding="utf-8"?>
<Properties xmlns="http://schemas.openxmlformats.org/officeDocument/2006/custom-properties" xmlns:vt="http://schemas.openxmlformats.org/officeDocument/2006/docPropsVTypes"/>
</file>