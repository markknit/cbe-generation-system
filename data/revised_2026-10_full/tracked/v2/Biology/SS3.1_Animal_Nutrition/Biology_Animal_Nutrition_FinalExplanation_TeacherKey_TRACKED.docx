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w:t>
            </w:r>
            <w:ins w:id="9001" w:author="Claude (AI) - proposed" w:date="2026-10-18T00:26:09Z">
              <w:r>
                <w:rPr>
                  <w:rFonts w:ascii="Arial" w:cs="Arial" w:eastAsia="Arial" w:hAnsi="Arial"/>
                  <w:b w:val="false"/>
                  <w:bCs w:val="false"/>
                  <w:i w:val="false"/>
                  <w:iCs w:val="false"/>
                  <w:color w:val="000000"/>
                  <w:sz w:val="18"/>
                  <w:szCs w:val="18"/>
                </w:rPr>
                <w:t xml:space="preserve">: the Claim is your answer to the question; the Evidence is what we observed or measured in the lessons; the Reasoning is the science idea that links your evidence to your claim</w:t>
              </w:r>
            </w:ins>
            <w:r>
              <w:rPr>
                <w:rFonts w:ascii="Arial" w:cs="Arial" w:eastAsia="Arial" w:hAnsi="Arial"/>
                <w:b w:val="false"/>
                <w:bCs w:val="false"/>
                <w:i w:val="false"/>
                <w:iCs w:val="false"/>
                <w:color w:val="000000"/>
                <w:sz w:val="18"/>
                <w:szCs w:val="18"/>
              </w:rPr>
              <w:t xml:space="preserve">.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 mosquito can drink blood but a grasshopper cannot because each insect's mouthparts are structurally adapted to a different kind of food. The mosquito's mouthparts can pierce skin and suck liquid, while the grasshopper's can only cut and grind solid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(1) The mosquito has a needle-like proboscis: a multi-channel bundle of stylets</w:t>
            </w:r>
            <w:del w:id="9002" w:author="Claude (AI) - proposed" w:date="2026-10-18T00:26:09Z">
              <w:r>
                <w:rPr>
                  <w:rFonts w:ascii="Arial" w:cs="Arial" w:eastAsia="Arial" w:hAnsi="Arial"/>
                  <w:b w:val="false"/>
                  <w:bCs w:val="false"/>
                  <w:i w:val="false"/>
                  <w:iCs w:val="false"/>
                  <w:color w:val="000000"/>
                  <w:sz w:val="18"/>
                  <w:szCs w:val="18"/>
                </w:rPr>
                <w:delText xml:space="preserve"> (a fascicle)</w:delText>
              </w:r>
            </w:del>
            <w:r>
              <w:rPr>
                <w:rFonts w:ascii="Arial" w:cs="Arial" w:eastAsia="Arial" w:hAnsi="Arial"/>
                <w:b w:val="false"/>
                <w:bCs w:val="false"/>
                <w:i w:val="false"/>
                <w:iCs w:val="false"/>
                <w:color w:val="000000"/>
                <w:sz w:val="18"/>
                <w:szCs w:val="18"/>
              </w:rPr>
              <w:t xml:space="preserve"> enclosed in a protective labium sheath. It has a salivary canal and a food canal. In our video the stylet bundle penetrated skin without tearing it. (2) The grasshopper has hard, toothed mandibles that move sideways to cut and grind. This is why it leaves ragged, torn holes in maize leaves. (3) The aphid also has a stylet bundle in a labium sheath. It pierces maize stems to reach phloem sap and wilts the plant without leaving a hole.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Structure decides function, and function decides which food an animal can reach. The mosquito's stylet bundle slides into tissue without tearing it, so it reaches liquid blood in capillaries. Saliva from the salivary canal helps stop the blood clotting, and the blood is drawn up the food canal. The aphid's stylet bundle works the same way on a plant: it reaches phloem sap, which is drawn up the food canal, so the plant wilts but no holes appear. The grasshopper's mandibles are hard and serrated, which suits mechanical digestion of solid leaf tissue. They have no channel for sucking liquid and they cannot form a fine needle, so a grasshopper cannot take blood. The mosquito and aphid cannot chew solid leaf. These structures are adaptations: features that help the organism survive by getting the nutrients it needs.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answers the anchoring question. The shape of a mouthpart matches the physical form of the food (liquid or solid).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flamingo's beak is adapted for filtering tiny food from water, and the fish eagle's beak is adapted for gripping and tearing flesh. (A second pairing is also acceptable: the lion's teeth are adapted for gripping and shearing meat, while the cow's teeth are adapted for grinding grass.)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The flamingo's bent beak is held upside down and lined with comb-like lamellae. Its tongue pumps water through the beak, and the lamellae act as a sieve that traps algae and small crustaceans from Lake Nakuru's water. The fish eagle has a sharply hooked, pointed beak that grips and tears fish flesh. For the mammals: the lion has long canines and carnassial teeth for gripping and slicing muscle. The cow has a dental pad and broad, ridged molars for grinding tough grass.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The flamingo's lamellae are good at separating very small particles from water, but they could not grip or tear a fish. The fish eagle's hooked beak can tear flesh but has no sieve, so it could not collect algae from the water. A lion's shearing teeth would not grind grass well, and a cow's flat molars could not slice meat. Each structure is shaped to match the food source and habitat, so swapping them would leave the animal unable to get its nutrients.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Pattern: Across the grasshopper's mandibles, the mosquito's and aphid's stylets, the flamingo's lamellae, the fish eagle's hooked beak and the teeth of the lion and cow, structure determines function, and function determines which food (and so which nutrients) the animal can reach.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Sample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Iodine test</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880"/>
                  <w:shd w:fill="FFFFFF" w:color="auto" w:val="clear"/>
                  <w:tcMar>
                    <w:top w:type="dxa" w:w="60"/>
                    <w:left w:type="dxa" w:w="120"/>
                    <w:bottom w:type="dxa" w:w="60"/>
                    <w:right w:type="dxa" w:w="120"/>
                  </w:tcMar>
                  <w:vAlign w:val="top"/>
                </w:tcPr>
                <w:p>
                  <w:pPr>
                    <w:keepNext w:val="false"/>
                    <w:spacing w:after="40" w:before="0"/>
                    <w:jc w:val="left"/>
                    <w:rPr>
                      <w:ins w:id="9004" w:author="Claude (AI) - proposed" w:date="2026-10-18T00:26:09Z"/>
                    </w:rPr>
                  </w:pPr>
                  <w:ins w:id="9003" w:author="Claude (AI) - proposed" w:date="2026-10-18T00:26:09Z">
                    <w:r>
                      <w:rPr>
                        <w:rFonts w:ascii="Arial" w:cs="Arial" w:eastAsia="Arial" w:hAnsi="Arial"/>
                        <w:b w:val="false"/>
                        <w:bCs w:val="false"/>
                        <w:i w:val="false"/>
                        <w:iCs w:val="false"/>
                        <w:color w:val="000000"/>
                        <w:sz w:val="18"/>
                        <w:szCs w:val="18"/>
                      </w:rPr>
                      <w:t xml:space="preserve">Paler blue-black</w:t>
                    </w:r>
                  </w:ins>
                </w:p>
              </w:tc>
              <w:tc>
                <w:tcPr>
                  <w:tcW w:type="dxa" w:w="88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8T00:26:09Z"/>
                    </w:rPr>
                  </w:pPr>
                  <w:ins w:id="9005" w:author="Claude (AI) - proposed" w:date="2026-10-18T00:26:09Z">
                    <w:r>
                      <w:rPr>
                        <w:rFonts w:ascii="Arial" w:cs="Arial" w:eastAsia="Arial" w:hAnsi="Arial"/>
                        <w:b w:val="false"/>
                        <w:bCs w:val="false"/>
                        <w:i w:val="false"/>
                        <w:iCs w:val="false"/>
                        <w:color w:val="000000"/>
                        <w:sz w:val="18"/>
                        <w:szCs w:val="18"/>
                      </w:rPr>
                      <w:t xml:space="preserve">Green to orange</w:t>
                    </w:r>
                  </w:ins>
                </w:p>
                <w:p>
                  <w:pPr>
                    <w:keepNext w:val="false"/>
                    <w:spacing w:after="40" w:before="0"/>
                    <w:jc w:val="left"/>
                    <w:rPr>
                      <w:del w:id="9008" w:author="Claude (AI) - proposed" w:date="2026-10-18T00:26:09Z"/>
                    </w:rPr>
                  </w:pPr>
                  <w:del w:id="9007" w:author="Claude (AI) - proposed" w:date="2026-10-18T00:26:09Z">
                    <w:r>
                      <w:rPr>
                        <w:rFonts w:ascii="Arial" w:cs="Arial" w:eastAsia="Arial" w:hAnsi="Arial"/>
                        <w:b w:val="false"/>
                        <w:bCs w:val="false"/>
                        <w:i w:val="false"/>
                        <w:iCs w:val="false"/>
                        <w:color w:val="000000"/>
                        <w:sz w:val="18"/>
                        <w:szCs w:val="18"/>
                      </w:rPr>
                      <w:delText xml:space="preserve">Yellow-brown</w:delText>
                    </w:r>
                  </w:del>
                </w:p>
                <w:p>
                  <w:pPr>
                    <w:keepNext w:val="false"/>
                    <w:spacing w:after="40" w:before="0"/>
                    <w:jc w:val="left"/>
                    <w:rPr>
                      <w:del w:id="9010" w:author="Claude (AI) - proposed" w:date="2026-10-18T00:26:09Z"/>
                    </w:rPr>
                  </w:pPr>
                  <w:del w:id="9009" w:author="Claude (AI) - proposed" w:date="2026-10-18T00:26:09Z">
                    <w:r>
                      <w:rPr>
                        <w:rFonts w:ascii="Arial" w:cs="Arial" w:eastAsia="Arial" w:hAnsi="Arial"/>
                        <w:b w:val="false"/>
                        <w:bCs w:val="false"/>
                        <w:i w:val="false"/>
                        <w:iCs w:val="false"/>
                        <w:color w:val="000000"/>
                        <w:sz w:val="18"/>
                        <w:szCs w:val="18"/>
                      </w:rPr>
                      <w:delText xml:space="preserve">Brick-red</w:delText>
                    </w:r>
                  </w:del>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During the two minutes of chewing, an enzyme in saliva acted on the starch in the ugali and broke it down into reducing sugar.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Before chewing, the ugali turned blue-black with iodine, which shows starch is present, and stayed blue with Benedict's reagent, which shows no reducing sugar. After chewing, the ugali </w:t>
            </w:r>
            <w:del w:id="9011" w:author="Claude (AI) - proposed" w:date="2026-10-18T00:26:09Z">
              <w:r>
                <w:rPr>
                  <w:rFonts w:ascii="Arial" w:cs="Arial" w:eastAsia="Arial" w:hAnsi="Arial"/>
                  <w:b w:val="false"/>
                  <w:bCs w:val="false"/>
                  <w:i w:val="false"/>
                  <w:iCs w:val="false"/>
                  <w:color w:val="000000"/>
                  <w:sz w:val="18"/>
                  <w:szCs w:val="18"/>
                </w:rPr>
                <w:delText xml:space="preserve">turned yellow-brown with iodine, so starch was no longer detected</w:delText>
              </w:r>
            </w:del>
            <w:ins w:id="9012" w:author="Claude (AI) - proposed" w:date="2026-10-18T00:26:09Z">
              <w:r>
                <w:rPr>
                  <w:rFonts w:ascii="Arial" w:cs="Arial" w:eastAsia="Arial" w:hAnsi="Arial"/>
                  <w:b w:val="false"/>
                  <w:bCs w:val="false"/>
                  <w:i w:val="false"/>
                  <w:iCs w:val="false"/>
                  <w:color w:val="000000"/>
                  <w:sz w:val="18"/>
                  <w:szCs w:val="18"/>
                </w:rPr>
                <w:t xml:space="preserve">gave a paler iodine colour, so there was less starch</w:t>
              </w:r>
            </w:ins>
            <w:r>
              <w:rPr>
                <w:rFonts w:ascii="Arial" w:cs="Arial" w:eastAsia="Arial" w:hAnsi="Arial"/>
                <w:b w:val="false"/>
                <w:bCs w:val="false"/>
                <w:i w:val="false"/>
                <w:iCs w:val="false"/>
                <w:color w:val="000000"/>
                <w:sz w:val="18"/>
                <w:szCs w:val="18"/>
              </w:rPr>
              <w:t xml:space="preserve">, and it turned </w:t>
            </w:r>
            <w:del w:id="9013" w:author="Claude (AI) - proposed" w:date="2026-10-18T00:26:09Z">
              <w:r>
                <w:rPr>
                  <w:rFonts w:ascii="Arial" w:cs="Arial" w:eastAsia="Arial" w:hAnsi="Arial"/>
                  <w:b w:val="false"/>
                  <w:bCs w:val="false"/>
                  <w:i w:val="false"/>
                  <w:iCs w:val="false"/>
                  <w:color w:val="000000"/>
                  <w:sz w:val="18"/>
                  <w:szCs w:val="18"/>
                </w:rPr>
                <w:delText xml:space="preserve">brick-red</w:delText>
              </w:r>
            </w:del>
            <w:ins w:id="9014" w:author="Claude (AI) - proposed" w:date="2026-10-18T00:26:09Z">
              <w:r>
                <w:rPr>
                  <w:rFonts w:ascii="Arial" w:cs="Arial" w:eastAsia="Arial" w:hAnsi="Arial"/>
                  <w:b w:val="false"/>
                  <w:bCs w:val="false"/>
                  <w:i w:val="false"/>
                  <w:iCs w:val="false"/>
                  <w:color w:val="000000"/>
                  <w:sz w:val="18"/>
                  <w:szCs w:val="18"/>
                </w:rPr>
                <w:t xml:space="preserve">green to orange</w:t>
              </w:r>
            </w:ins>
            <w:r>
              <w:rPr>
                <w:rFonts w:ascii="Arial" w:cs="Arial" w:eastAsia="Arial" w:hAnsi="Arial"/>
                <w:b w:val="false"/>
                <w:bCs w:val="false"/>
                <w:i w:val="false"/>
                <w:iCs w:val="false"/>
                <w:color w:val="000000"/>
                <w:sz w:val="18"/>
                <w:szCs w:val="18"/>
              </w:rPr>
              <w:t xml:space="preserve"> with Benedict's reagent after heating, so reducing sugar was now present. The ugali also tasted sweet after two minutes of chewing.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Saliva contains amylase, a biological catalyst (enzyme) that breaks starch, a large insoluble carbohydrate, into small soluble reducing sugars. Chewing mixes the ugali with saliva and gives the amylase the two minutes it needed to act. Iodine </w:t>
            </w:r>
            <w:del w:id="9015" w:author="Claude (AI) - proposed" w:date="2026-10-18T00:26:09Z">
              <w:r>
                <w:rPr>
                  <w:rFonts w:ascii="Arial" w:cs="Arial" w:eastAsia="Arial" w:hAnsi="Arial"/>
                  <w:b w:val="false"/>
                  <w:bCs w:val="false"/>
                  <w:i w:val="false"/>
                  <w:iCs w:val="false"/>
                  <w:color w:val="000000"/>
                  <w:sz w:val="18"/>
                  <w:szCs w:val="18"/>
                </w:rPr>
                <w:delText xml:space="preserve">could no longer find</w:delText>
              </w:r>
            </w:del>
            <w:ins w:id="9016" w:author="Claude (AI) - proposed" w:date="2026-10-18T00:26:09Z">
              <w:r>
                <w:rPr>
                  <w:rFonts w:ascii="Arial" w:cs="Arial" w:eastAsia="Arial" w:hAnsi="Arial"/>
                  <w:b w:val="false"/>
                  <w:bCs w:val="false"/>
                  <w:i w:val="false"/>
                  <w:iCs w:val="false"/>
                  <w:color w:val="000000"/>
                  <w:sz w:val="18"/>
                  <w:szCs w:val="18"/>
                </w:rPr>
                <w:t xml:space="preserve">found less</w:t>
              </w:r>
            </w:ins>
            <w:r>
              <w:rPr>
                <w:rFonts w:ascii="Arial" w:cs="Arial" w:eastAsia="Arial" w:hAnsi="Arial"/>
                <w:b w:val="false"/>
                <w:bCs w:val="false"/>
                <w:i w:val="false"/>
                <w:iCs w:val="false"/>
                <w:color w:val="000000"/>
                <w:sz w:val="18"/>
                <w:szCs w:val="18"/>
              </w:rPr>
              <w:t xml:space="preserve"> starch, and Benedict's reagent found sugar that was not there before. Enzymes are specific to their substrate and are not used up. Digestion continues down the digestive system: the stomach has muscular walls that churn the food (mechanical digestion), and pepsin in the stomach breaks down protein. In the small intestine, amylase in pancreatic juice continues the chemical breakdown of starch into sugars, and lipase breaks fats down into fatty acids and glycerol. These steps make the food molecules small and soluble enough to be absorbed.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w:t>
            </w:r>
            <w:del w:id="9017" w:author="Claude (AI) - proposed" w:date="2026-10-18T00:26:09Z">
              <w:r>
                <w:rPr>
                  <w:rFonts w:ascii="Arial" w:cs="Arial" w:eastAsia="Arial" w:hAnsi="Arial"/>
                  <w:b/>
                  <w:bCs/>
                  <w:i w:val="false"/>
                  <w:iCs w:val="false"/>
                  <w:color w:val="000000"/>
                  <w:sz w:val="18"/>
                  <w:szCs w:val="18"/>
                </w:rPr>
                <w:delText xml:space="preserve">Kenyan health examples</w:delText>
              </w:r>
            </w:del>
            <w:ins w:id="9018" w:author="Claude (AI) - proposed" w:date="2026-10-18T00:26:09Z">
              <w:r>
                <w:rPr>
                  <w:rFonts w:ascii="Arial" w:cs="Arial" w:eastAsia="Arial" w:hAnsi="Arial"/>
                  <w:b/>
                  <w:bCs/>
                  <w:i w:val="false"/>
                  <w:iCs w:val="false"/>
                  <w:color w:val="000000"/>
                  <w:sz w:val="18"/>
                  <w:szCs w:val="18"/>
                </w:rPr>
                <w:t xml:space="preserve">case studies from our lesson</w:t>
              </w:r>
            </w:ins>
            <w:r>
              <w:rPr>
                <w:rFonts w:ascii="Arial" w:cs="Arial" w:eastAsia="Arial" w:hAnsi="Arial"/>
                <w:b/>
                <w:bCs/>
                <w:i w:val="false"/>
                <w:iCs w:val="false"/>
                <w:color w:val="000000"/>
                <w:sz w:val="18"/>
                <w:szCs w:val="18"/>
              </w:rPr>
              <w:t xml:space="preserve"> (kwashiorkor in </w:t>
            </w:r>
            <w:del w:id="9019" w:author="Claude (AI) - proposed" w:date="2026-10-18T00:26:09Z">
              <w:r>
                <w:rPr>
                  <w:rFonts w:ascii="Arial" w:cs="Arial" w:eastAsia="Arial" w:hAnsi="Arial"/>
                  <w:b/>
                  <w:bCs/>
                  <w:i w:val="false"/>
                  <w:iCs w:val="false"/>
                  <w:color w:val="000000"/>
                  <w:sz w:val="18"/>
                  <w:szCs w:val="18"/>
                </w:rPr>
                <w:delText xml:space="preserve">Kilifi County</w:delText>
              </w:r>
            </w:del>
            <w:ins w:id="9020" w:author="Claude (AI) - proposed" w:date="2026-10-18T00:26:09Z">
              <w:r>
                <w:rPr>
                  <w:rFonts w:ascii="Arial" w:cs="Arial" w:eastAsia="Arial" w:hAnsi="Arial"/>
                  <w:b/>
                  <w:bCs/>
                  <w:i w:val="false"/>
                  <w:iCs w:val="false"/>
                  <w:color w:val="000000"/>
                  <w:sz w:val="18"/>
                  <w:szCs w:val="18"/>
                </w:rPr>
                <w:t xml:space="preserve">a young child</w:t>
              </w:r>
            </w:ins>
            <w:r>
              <w:rPr>
                <w:rFonts w:ascii="Arial" w:cs="Arial" w:eastAsia="Arial" w:hAnsi="Arial"/>
                <w:b/>
                <w:bCs/>
                <w:i w:val="false"/>
                <w:iCs w:val="false"/>
                <w:color w:val="000000"/>
                <w:sz w:val="18"/>
                <w:szCs w:val="18"/>
              </w:rPr>
              <w:t xml:space="preserve">, iron-deficiency anaemia in adolescent girls</w:t>
            </w:r>
            <w:del w:id="9021" w:author="Claude (AI) - proposed" w:date="2026-10-18T00:26:09Z">
              <w:r>
                <w:rPr>
                  <w:rFonts w:ascii="Arial" w:cs="Arial" w:eastAsia="Arial" w:hAnsi="Arial"/>
                  <w:b/>
                  <w:bCs/>
                  <w:i w:val="false"/>
                  <w:iCs w:val="false"/>
                  <w:color w:val="000000"/>
                  <w:sz w:val="18"/>
                  <w:szCs w:val="18"/>
                </w:rPr>
                <w:delText xml:space="preserve"> in Nairobi</w:delText>
              </w:r>
            </w:del>
            <w:r>
              <w:rPr>
                <w:rFonts w:ascii="Arial" w:cs="Arial" w:eastAsia="Arial" w:hAnsi="Arial"/>
                <w:b/>
                <w:bCs/>
                <w:i w:val="false"/>
                <w:iCs w:val="false"/>
                <w:color w:val="000000"/>
                <w:sz w:val="18"/>
                <w:szCs w:val="18"/>
              </w:rPr>
              <w:t xml:space="preserve">) to explain why healthy villi are not enough on their own to prevent malnutrition.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ileum is structurally adapted for efficient absorption because its villi and microvilli create a very large surface area, with thin walls and a rich blood supply.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Villi and microvilli are finger-like projections that greatly increase the surface area. The villus wall is thin (epithelial cells), so molecules cross a short distance. Each villus has blood capillaries that receive glucose and amino acids, which travel to the liver in the hepatic portal vein. Each villus also has a central lacteal that receives fatty acids and glycerol, which recombine into fat droplets and travel in the lymphatic system.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A large surface area, thin walls and a good blood supply make absorption fast and efficient. Absorption is the movement of digested nutrients into the blood or lymph. Assimilation is when body cells actually use those nutrients, for example glucose in respiration and amino acids to build proteins. Malnutrition shows that structure alone is not enough: even healthy villi cannot absorb nutrients that are not in the diet. </w:t>
            </w:r>
            <w:del w:id="9022" w:author="Claude (AI) - proposed" w:date="2026-10-18T00:26:09Z">
              <w:r>
                <w:rPr>
                  <w:rFonts w:ascii="Arial" w:cs="Arial" w:eastAsia="Arial" w:hAnsi="Arial"/>
                  <w:b w:val="false"/>
                  <w:bCs w:val="false"/>
                  <w:i w:val="false"/>
                  <w:iCs w:val="false"/>
                  <w:color w:val="000000"/>
                  <w:sz w:val="18"/>
                  <w:szCs w:val="18"/>
                </w:rPr>
                <w:delText xml:space="preserve">Children in Kilifi County can develop</w:delText>
              </w:r>
            </w:del>
            <w:ins w:id="9023" w:author="Claude (AI) - proposed" w:date="2026-10-18T00:26:09Z">
              <w:r>
                <w:rPr>
                  <w:rFonts w:ascii="Arial" w:cs="Arial" w:eastAsia="Arial" w:hAnsi="Arial"/>
                  <w:b w:val="false"/>
                  <w:bCs w:val="false"/>
                  <w:i w:val="false"/>
                  <w:iCs w:val="false"/>
                  <w:color w:val="000000"/>
                  <w:sz w:val="18"/>
                  <w:szCs w:val="18"/>
                </w:rPr>
                <w:t xml:space="preserve">In our case studies, a young child developed</w:t>
              </w:r>
            </w:ins>
            <w:r>
              <w:rPr>
                <w:rFonts w:ascii="Arial" w:cs="Arial" w:eastAsia="Arial" w:hAnsi="Arial"/>
                <w:b w:val="false"/>
                <w:bCs w:val="false"/>
                <w:i w:val="false"/>
                <w:iCs w:val="false"/>
                <w:color w:val="000000"/>
                <w:sz w:val="18"/>
                <w:szCs w:val="18"/>
              </w:rPr>
              <w:t xml:space="preserve"> kwashiorkor from a </w:t>
            </w:r>
            <w:del w:id="9024" w:author="Claude (AI) - proposed" w:date="2026-10-18T00:26:09Z">
              <w:r>
                <w:rPr>
                  <w:rFonts w:ascii="Arial" w:cs="Arial" w:eastAsia="Arial" w:hAnsi="Arial"/>
                  <w:b w:val="false"/>
                  <w:bCs w:val="false"/>
                  <w:i w:val="false"/>
                  <w:iCs w:val="false"/>
                  <w:color w:val="000000"/>
                  <w:sz w:val="18"/>
                  <w:szCs w:val="18"/>
                </w:rPr>
                <w:delText xml:space="preserve">protein-deficient diet, and many adolescent girls in Nairobi have</w:delText>
              </w:r>
            </w:del>
            <w:ins w:id="9025" w:author="Claude (AI) - proposed" w:date="2026-10-18T00:26:09Z">
              <w:r>
                <w:rPr>
                  <w:rFonts w:ascii="Arial" w:cs="Arial" w:eastAsia="Arial" w:hAnsi="Arial"/>
                  <w:b w:val="false"/>
                  <w:bCs w:val="false"/>
                  <w:i w:val="false"/>
                  <w:iCs w:val="false"/>
                  <w:color w:val="000000"/>
                  <w:sz w:val="18"/>
                  <w:szCs w:val="18"/>
                </w:rPr>
                <w:t xml:space="preserve">diet with too little protein, and adolescent girls with iron-poor diets developed</w:t>
              </w:r>
            </w:ins>
            <w:r>
              <w:rPr>
                <w:rFonts w:ascii="Arial" w:cs="Arial" w:eastAsia="Arial" w:hAnsi="Arial"/>
                <w:b w:val="false"/>
                <w:bCs w:val="false"/>
                <w:i w:val="false"/>
                <w:iCs w:val="false"/>
                <w:color w:val="000000"/>
                <w:sz w:val="18"/>
                <w:szCs w:val="18"/>
              </w:rPr>
              <w:t xml:space="preserve"> iron-deficiency anaemia. In both cases body cells are deprived of nutrients they need, so a good diet is needed as well as a well-adapted digestive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Every animal's feeding structures are adapted to the food it eats, so structure enables nutrient acquisition. The shape of a structure determines its function, and its function determines which nutrients the animal can reach.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(1) The aphid's needle-like stylet pierces phloem in maize stems in Kakamega and draws up sap without making holes. (2) The grasshopper's hard, toothed mandibles cut and grind solid maize leaf, leaving ragged holes. (3) The flamingo's comb-like lamellae filter algae and small crustaceans from Lake Nakuru's water, while the fish eagle's hooked beak tears fish. (4) The lion's canines and carnassials and the cow's broad molars show the same match between teeth and diet. (5) Inside the body, amylase turned starch in chewed ugali into sugar (</w:t>
            </w:r>
            <w:del w:id="9026" w:author="Claude (AI) - proposed" w:date="2026-10-18T00:26:09Z">
              <w:r>
                <w:rPr>
                  <w:rFonts w:ascii="Arial" w:cs="Arial" w:eastAsia="Arial" w:hAnsi="Arial"/>
                  <w:b w:val="false"/>
                  <w:bCs w:val="false"/>
                  <w:i w:val="false"/>
                  <w:iCs w:val="false"/>
                  <w:color w:val="000000"/>
                  <w:sz w:val="18"/>
                  <w:szCs w:val="18"/>
                </w:rPr>
                <w:delText xml:space="preserve">iodine yellow-brown</w:delText>
              </w:r>
            </w:del>
            <w:ins w:id="9027" w:author="Claude (AI) - proposed" w:date="2026-10-18T00:26:09Z">
              <w:r>
                <w:rPr>
                  <w:rFonts w:ascii="Arial" w:cs="Arial" w:eastAsia="Arial" w:hAnsi="Arial"/>
                  <w:b w:val="false"/>
                  <w:bCs w:val="false"/>
                  <w:i w:val="false"/>
                  <w:iCs w:val="false"/>
                  <w:color w:val="000000"/>
                  <w:sz w:val="18"/>
                  <w:szCs w:val="18"/>
                </w:rPr>
                <w:t xml:space="preserve">paler iodine colour</w:t>
              </w:r>
            </w:ins>
            <w:r>
              <w:rPr>
                <w:rFonts w:ascii="Arial" w:cs="Arial" w:eastAsia="Arial" w:hAnsi="Arial"/>
                <w:b w:val="false"/>
                <w:bCs w:val="false"/>
                <w:i w:val="false"/>
                <w:iCs w:val="false"/>
                <w:color w:val="000000"/>
                <w:sz w:val="18"/>
                <w:szCs w:val="18"/>
              </w:rPr>
              <w:t xml:space="preserve">, Benedict's </w:t>
            </w:r>
            <w:del w:id="9028" w:author="Claude (AI) - proposed" w:date="2026-10-18T00:26:09Z">
              <w:r>
                <w:rPr>
                  <w:rFonts w:ascii="Arial" w:cs="Arial" w:eastAsia="Arial" w:hAnsi="Arial"/>
                  <w:b w:val="false"/>
                  <w:bCs w:val="false"/>
                  <w:i w:val="false"/>
                  <w:iCs w:val="false"/>
                  <w:color w:val="000000"/>
                  <w:sz w:val="18"/>
                  <w:szCs w:val="18"/>
                </w:rPr>
                <w:delText xml:space="preserve">brick-red</w:delText>
              </w:r>
            </w:del>
            <w:ins w:id="9029" w:author="Claude (AI) - proposed" w:date="2026-10-18T00:26:09Z">
              <w:r>
                <w:rPr>
                  <w:rFonts w:ascii="Arial" w:cs="Arial" w:eastAsia="Arial" w:hAnsi="Arial"/>
                  <w:b w:val="false"/>
                  <w:bCs w:val="false"/>
                  <w:i w:val="false"/>
                  <w:iCs w:val="false"/>
                  <w:color w:val="000000"/>
                  <w:sz w:val="18"/>
                  <w:szCs w:val="18"/>
                </w:rPr>
                <w:t xml:space="preserve">blue to green-orange</w:t>
              </w:r>
            </w:ins>
            <w:r>
              <w:rPr>
                <w:rFonts w:ascii="Arial" w:cs="Arial" w:eastAsia="Arial" w:hAnsi="Arial"/>
                <w:b w:val="false"/>
                <w:bCs w:val="false"/>
                <w:i w:val="false"/>
                <w:iCs w:val="false"/>
                <w:color w:val="000000"/>
                <w:sz w:val="18"/>
                <w:szCs w:val="18"/>
              </w:rPr>
              <w:t xml:space="preserve">), and the villi of the ileum absorb glucose and amino acids into the blood and fatty acids and glycerol into the lacteal.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External structures decide what food an animal can take in: needle-like stylets reach liquid, mandibles process solid tissue, lamellae sieve tiny particles, and hooked beaks tear flesh. A grasshopper cannot pierce skin and a mosquito cannot chew leaves, because each structure only works for the food it is built for. After intake, the food still has to be digested and absorbed. The mosquito feeds on liquid blood, which is already dissolved and nutrient-rich, so it needs far less processing: no chewing or grinding is needed, though the blood proteins must still be chemically digested into amino acids before they are absorbed. A human eating solid, mixed food such as ugali and sukuma wiki needs much more processing: teeth for mechanical digestion, enzymes (amylase, pepsin, lipase), the muscular stomach and the long small intestine with villi to break the food into small soluble molecules and absorb them. Once absorbed, the nutrients are assimilated by body cells for energy, growth and repair. From beak tip to intestinal microvillus, structure serves the same purpose: obtaining nutrients for survival.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31" w:author="Claude (AI) - proposed" w:date="2026-10-18T00:26:09Z"/>
              </w:rPr>
            </w:pPr>
            <w:ins w:id="9030" w:author="Claude (AI) - proposed" w:date="2026-10-18T00:26:09Z">
              <w:r>
                <w:rPr>
                  <w:rFonts w:ascii="Arial" w:cs="Arial" w:eastAsia="Arial" w:hAnsi="Arial"/>
                  <w:b w:val="false"/>
                  <w:bCs w:val="false"/>
                  <w:i w:val="false"/>
                  <w:iCs w:val="false"/>
                  <w:color w:val="000000"/>
                  <w:sz w:val="18"/>
                  <w:szCs w:val="18"/>
                </w:rPr>
                <w:t xml:space="preserve">Food choice: I choose githeri. The nutrient benefit I weigh against its cost is protein: the beans give protein, which is digested to amino acids and absorbed by the villi to build and repair body cells, and the maize gives starch for energy, all for about KES 30 a plate. Sukuma wiki is cheaper still and gives iron and vitamins, but little protein, and mandazi is cheap but mostly starch and fat, so githeri gives more nutrients for the money. (Choosing sukuma wiki for its iron and vitamins at low cost is also a good answer, if the benefit and the cost are both explained.)</w:t>
              </w:r>
            </w:ins>
          </w:p>
          <w:p>
            <w:pPr>
              <w:keepNext w:val="false"/>
              <w:spacing w:after="40" w:before="0"/>
              <w:jc w:val="left"/>
              <w:rPr>
                <w:del w:id="9033" w:author="Claude (AI) - proposed" w:date="2026-10-18T00:26:09Z"/>
              </w:rPr>
            </w:pPr>
            <w:del w:id="9032" w:author="Claude (AI) - proposed" w:date="2026-10-18T00:26:09Z">
              <w:r>
                <w:rPr>
                  <w:rFonts w:ascii="Arial" w:cs="Arial" w:eastAsia="Arial" w:hAnsi="Arial"/>
                  <w:b w:val="false"/>
                  <w:bCs w:val="false"/>
                  <w:i w:val="false"/>
                  <w:iCs w:val="false"/>
                  <w:color w:val="000000"/>
                  <w:sz w:val="18"/>
                  <w:szCs w:val="18"/>
                </w:rPr>
                <w:delText xml:space="preserve">Food choice: Githeri (maize and beans) supplies starch for energy and protein from the beans, and it is usually cheap. Sukuma wiki supplies vitamins and iron at low cost. Mandazi mostly supplies starch and fat with fewer nutrients. Choosing foods with more nutrients for the cost, such as githeri with sukuma wiki, helps the body get what it needs and helps prevent malnutrition.</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8T00:26:0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5" w:author="Claude (AI) - proposed" w:date="2026-10-18T00:26:0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8T00:26:0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26:0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8" w:author="Claude (AI) - proposed" w:date="2026-10-18T00:26:0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9" w:author="Claude (AI) - proposed" w:date="2026-10-18T00:26:0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Evidence is general, inaccurate or not drawn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0" w:author="Claude (AI) - proposed" w:date="2026-10-18T00:26:0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1" w:author="Claude (AI) - proposed" w:date="2026-10-18T00:26:0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2" w:author="Claude (AI) - proposed" w:date="2026-10-18T00:26:0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3" w:author="Claude (AI) - proposed" w:date="2026-10-18T00:26:0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a mosquito's liquid food and a human's mixed diet need different amounts of processing</w:t>
            </w:r>
            <w:ins w:id="9044" w:author="Claude (AI) - proposed" w:date="2026-10-18T00:26:09Z">
              <w:r>
                <w:rPr>
                  <w:rFonts w:ascii="Arial" w:cs="Arial" w:eastAsia="Arial" w:hAnsi="Arial"/>
                  <w:b w:val="false"/>
                  <w:bCs w:val="false"/>
                  <w:i w:val="false"/>
                  <w:iCs w:val="false"/>
                  <w:color w:val="000000"/>
                  <w:sz w:val="18"/>
                  <w:szCs w:val="18"/>
                </w:rPr>
                <w:t xml:space="preserve"> (chewing skipped, chemical digestion still needed)</w:t>
              </w:r>
            </w:ins>
            <w:r>
              <w:rPr>
                <w:rFonts w:ascii="Arial" w:cs="Arial" w:eastAsia="Arial" w:hAnsi="Arial"/>
                <w:b w:val="false"/>
                <w:bCs w:val="false"/>
                <w:i w:val="false"/>
                <w:iCs w:val="false"/>
                <w:color w:val="000000"/>
                <w:sz w:val="18"/>
                <w:szCs w:val="18"/>
              </w:rPr>
              <w:t xml:space="preserve">, and ties all parts into one unifying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8T00:26:0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8T00:26:0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external and internal structures as unrelated topics.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7" w:author="Claude (AI) - proposed" w:date="2026-10-18T00:26:0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8" w:author="Claude (AI) - proposed" w:date="2026-10-18T00:26:0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9" w:author="Claude (AI) - proposed" w:date="2026-10-18T00:26:0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0a1twkak_hn50i14x_9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zlj-695epiwojogg7uf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6xyorufk0qo1una8h8u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0a1twkak_hn50i14x_9m" Type="http://schemas.openxmlformats.org/officeDocument/2006/relationships/hyperlink" Target="https://creativecommons.org/licenses/by-nc/4.0/" TargetMode="External"/><Relationship Id="rId5zlj-695epiwojogg7ufa" Type="http://schemas.openxmlformats.org/officeDocument/2006/relationships/hyperlink" Target="https://creativecommons.org/licenses/by-nc/4.0/" TargetMode="External"/><Relationship Id="rIdo6xyorufk0qo1una8h8u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2026-10-18T00:26:07.334Z</dcterms:created>
  <dcterms:modified xsi:type="dcterms:W3CDTF">2026-10-18T00:26:07.334Z</dcterms:modified>
</cp:coreProperties>
</file>

<file path=docProps/custom.xml><?xml version="1.0" encoding="utf-8"?>
<Properties xmlns="http://schemas.openxmlformats.org/officeDocument/2006/custom-properties" xmlns:vt="http://schemas.openxmlformats.org/officeDocument/2006/docPropsVTypes"/>
</file>