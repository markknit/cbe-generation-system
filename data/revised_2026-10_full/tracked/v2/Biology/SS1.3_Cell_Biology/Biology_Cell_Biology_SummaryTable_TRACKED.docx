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1.3: Cell Biology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Biology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Cell? Launching the Phenomenon — Blood, Sukuma Wiki, and the Mystery of Life's Building Blocks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Seeing Cells for the First Time: Microscopy Practical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w:t>
            </w:r>
            <w:del w:id="9001" w:author="Claude (AI) - proposed" w:date="2026-10-15T02:49:28Z">
              <w:r>
                <w:rPr>
                  <w:rFonts w:ascii="Arial" w:cs="Arial" w:eastAsia="Arial" w:hAnsi="Arial"/>
                  <w:b w:val="false"/>
                  <w:bCs w:val="false"/>
                  <w:i w:val="false"/>
                  <w:iCs w:val="false"/>
                  <w:color w:val="000000"/>
                  <w:sz w:val="18"/>
                  <w:szCs w:val="18"/>
                </w:rPr>
                <w:delText xml:space="preserve">Cheek</w:delText>
              </w:r>
            </w:del>
            <w:ins w:id="9002" w:author="Claude (AI) - proposed" w:date="2026-10-15T02:49:28Z">
              <w:r>
                <w:rPr>
                  <w:rFonts w:ascii="Arial" w:cs="Arial" w:eastAsia="Arial" w:hAnsi="Arial"/>
                  <w:b w:val="false"/>
                  <w:bCs w:val="false"/>
                  <w:i w:val="false"/>
                  <w:iCs w:val="false"/>
                  <w:color w:val="000000"/>
                  <w:sz w:val="18"/>
                  <w:szCs w:val="18"/>
                </w:rPr>
                <w:t xml:space="preserve">In the photomicrograph, cheek</w:t>
              </w:r>
            </w:ins>
            <w:r>
              <w:rPr>
                <w:rFonts w:ascii="Arial" w:cs="Arial" w:eastAsia="Arial" w:hAnsi="Arial"/>
                <w:b w:val="false"/>
                <w:bCs w:val="false"/>
                <w:i w:val="false"/>
                <w:iCs w:val="false"/>
                <w:color w:val="000000"/>
                <w:sz w:val="18"/>
                <w:szCs w:val="18"/>
              </w:rPr>
              <w:t xml:space="preserve"> cells are irregular and rounder in shape, do not have a thick outer wall, and show a faint nucleus when stained with methylene blue. The onion cell did NOT show the green colour seen in the sukuma wiki leaf cell from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What Is Inside the Cell Doing All the Work? — Organelle Structure &amp; Function (Animal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Organelle Structure &amp; Function — The Plant Cell: How Is a Sukuma Wiki Cell Like and Unlike a Human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1 observation drawings of sukuma wiki leaf cells, identifying three structures absent in the blood smear from the anchoring phenomenon.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1 was pushing organelles to the edges of the sukuma wiki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w:t>
            </w:r>
            <w:del w:id="9003" w:author="Claude (AI) - proposed" w:date="2026-10-15T02:49:28Z">
              <w:r>
                <w:rPr>
                  <w:rFonts w:ascii="Arial" w:cs="Arial" w:eastAsia="Arial" w:hAnsi="Arial"/>
                  <w:b w:val="false"/>
                  <w:bCs w:val="false"/>
                  <w:i w:val="false"/>
                  <w:iCs w:val="false"/>
                  <w:color w:val="000000"/>
                  <w:sz w:val="18"/>
                  <w:szCs w:val="18"/>
                </w:rPr>
                <w:delText xml:space="preserve">1</w:delText>
              </w:r>
            </w:del>
            <w:ins w:id="9004" w:author="Claude (AI) - proposed" w:date="2026-10-15T02:49:28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of their cumulative 2D comparative cell diagrams, which they will continue to develop across Lessons 5–8.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 Bacteria Cells the Same as Our Cells? Prokaryotes vs. Eukaryotes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w:t>
            </w:r>
            <w:ins w:id="9005" w:author="Claude (AI) - proposed" w:date="2026-10-15T02:49:28Z">
              <w:r>
                <w:rPr>
                  <w:rFonts w:ascii="Arial" w:cs="Arial" w:eastAsia="Arial" w:hAnsi="Arial"/>
                  <w:b w:val="false"/>
                  <w:bCs w:val="false"/>
                  <w:i w:val="false"/>
                  <w:iCs w:val="false"/>
                  <w:color w:val="000000"/>
                  <w:sz w:val="18"/>
                  <w:szCs w:val="18"/>
                </w:rPr>
                <w:t xml:space="preserve"> (a mature red blood cell is the exception: it starts with all four and loses its nucleus and ribosomes as it matures)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w:t>
            </w:r>
            <w:del w:id="9006" w:author="Claude (AI) - proposed" w:date="2026-10-15T02:49:28Z">
              <w:r>
                <w:rPr>
                  <w:rFonts w:ascii="Arial" w:cs="Arial" w:eastAsia="Arial" w:hAnsi="Arial"/>
                  <w:b w:val="false"/>
                  <w:bCs w:val="false"/>
                  <w:i w:val="false"/>
                  <w:iCs w:val="false"/>
                  <w:color w:val="000000"/>
                  <w:sz w:val="18"/>
                  <w:szCs w:val="18"/>
                </w:rPr>
                <w:delText xml:space="preserve">to include a prokaryote column alongside the generic eukaryotic, specialised animal, and specialised plant cell columns</w:delText>
              </w:r>
            </w:del>
            <w:ins w:id="9007" w:author="Claude (AI) - proposed" w:date="2026-10-15T02:49:28Z">
              <w:r>
                <w:rPr>
                  <w:rFonts w:ascii="Arial" w:cs="Arial" w:eastAsia="Arial" w:hAnsi="Arial"/>
                  <w:b w:val="false"/>
                  <w:bCs w:val="false"/>
                  <w:i w:val="false"/>
                  <w:iCs w:val="false"/>
                  <w:color w:val="000000"/>
                  <w:sz w:val="18"/>
                  <w:szCs w:val="18"/>
                </w:rPr>
                <w:t xml:space="preserve">by adding a prokaryote diagram beside the plant and animal cell diagrams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Cell Specialisation — Why Don't All Cells Look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w:t>
            </w:r>
            <w:del w:id="9008" w:author="Claude (AI) - proposed" w:date="2026-10-15T02:49:28Z">
              <w:r>
                <w:rPr>
                  <w:rFonts w:ascii="Arial" w:cs="Arial" w:eastAsia="Arial" w:hAnsi="Arial"/>
                  <w:b w:val="false"/>
                  <w:bCs w:val="false"/>
                  <w:i w:val="false"/>
                  <w:iCs w:val="false"/>
                  <w:color w:val="000000"/>
                  <w:sz w:val="18"/>
                  <w:szCs w:val="18"/>
                </w:rPr>
                <w:delText xml:space="preserve">the crescent shape causes cells to stack</w:delText>
              </w:r>
            </w:del>
            <w:ins w:id="9009" w:author="Claude (AI) - proposed" w:date="2026-10-15T02:49:28Z">
              <w:r>
                <w:rPr>
                  <w:rFonts w:ascii="Arial" w:cs="Arial" w:eastAsia="Arial" w:hAnsi="Arial"/>
                  <w:b w:val="false"/>
                  <w:bCs w:val="false"/>
                  <w:i w:val="false"/>
                  <w:iCs w:val="false"/>
                  <w:color w:val="000000"/>
                  <w:sz w:val="18"/>
                  <w:szCs w:val="18"/>
                </w:rPr>
                <w:t xml:space="preserve">abnormal haemoglobin bends the cells into stiff crescents that get stuck</w:t>
              </w:r>
            </w:ins>
            <w:r>
              <w:rPr>
                <w:rFonts w:ascii="Arial" w:cs="Arial" w:eastAsia="Arial" w:hAnsi="Arial"/>
                <w:b w:val="false"/>
                <w:bCs w:val="false"/>
                <w:i w:val="false"/>
                <w:iCs w:val="false"/>
                <w:color w:val="000000"/>
                <w:sz w:val="18"/>
                <w:szCs w:val="18"/>
              </w:rPr>
              <w:t xml:space="preserve"> and block capillaries, reducing oxygen delivery to tissues.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Building Our Complete Cell Model: Synthesising Evidence to Explain the Anchoring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w:t>
            </w:r>
            <w:del w:id="9010" w:author="Claude (AI) - proposed" w:date="2026-10-15T02:49:28Z">
              <w:r>
                <w:rPr>
                  <w:rFonts w:ascii="Arial" w:cs="Arial" w:eastAsia="Arial" w:hAnsi="Arial"/>
                  <w:b w:val="false"/>
                  <w:bCs w:val="false"/>
                  <w:i w:val="false"/>
                  <w:iCs w:val="false"/>
                  <w:color w:val="000000"/>
                  <w:sz w:val="18"/>
                  <w:szCs w:val="18"/>
                </w:rPr>
                <w:delText xml:space="preserve">ALL cells in the phenomenon</w:delText>
              </w:r>
            </w:del>
            <w:ins w:id="9011" w:author="Claude (AI) - proposed" w:date="2026-10-15T02:49:28Z">
              <w:r>
                <w:rPr>
                  <w:rFonts w:ascii="Arial" w:cs="Arial" w:eastAsia="Arial" w:hAnsi="Arial"/>
                  <w:b w:val="false"/>
                  <w:bCs w:val="false"/>
                  <w:i w:val="false"/>
                  <w:iCs w:val="false"/>
                  <w:color w:val="000000"/>
                  <w:sz w:val="18"/>
                  <w:szCs w:val="18"/>
                </w:rPr>
                <w:t xml:space="preserve">cells</w:t>
              </w:r>
            </w:ins>
            <w:r>
              <w:rPr>
                <w:rFonts w:ascii="Arial" w:cs="Arial" w:eastAsia="Arial" w:hAnsi="Arial"/>
                <w:b w:val="false"/>
                <w:bCs w:val="false"/>
                <w:i w:val="false"/>
                <w:iCs w:val="false"/>
                <w:color w:val="000000"/>
                <w:sz w:val="18"/>
                <w:szCs w:val="18"/>
              </w:rPr>
              <w:t xml:space="preserve"> share: a cell membrane, cytoplasm, genetic material and ribosomes — the irreducible minimum of a 'cell'</w:t>
            </w:r>
            <w:ins w:id="9012" w:author="Claude (AI) - proposed" w:date="2026-10-15T02:49:28Z">
              <w:r>
                <w:rPr>
                  <w:rFonts w:ascii="Arial" w:cs="Arial" w:eastAsia="Arial" w:hAnsi="Arial"/>
                  <w:b w:val="false"/>
                  <w:bCs w:val="false"/>
                  <w:i w:val="false"/>
                  <w:iCs w:val="false"/>
                  <w:color w:val="000000"/>
                  <w:sz w:val="18"/>
                  <w:szCs w:val="18"/>
                </w:rPr>
                <w:t xml:space="preserve"> (a mature red blood cell is the exception: it starts with these and loses its nucleus and ribosomes as it matures)</w:t>
              </w:r>
            </w:ins>
            <w:r>
              <w:rPr>
                <w:rFonts w:ascii="Arial" w:cs="Arial" w:eastAsia="Arial" w:hAnsi="Arial"/>
                <w:b w:val="false"/>
                <w:bCs w:val="false"/>
                <w:i w:val="false"/>
                <w:iCs w:val="false"/>
                <w:color w:val="000000"/>
                <w:sz w:val="18"/>
                <w:szCs w:val="18"/>
              </w:rPr>
              <w:t xml:space="preserve">. They explained how their 3D model, built from Kenyan everyday materials, represents a 'generic' cell that is the reference point from which all specialised cells deviate.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Driving Question Synthesis: So Why DO Cells Look So Different?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w:t>
            </w:r>
            <w:ins w:id="9013" w:author="Claude (AI) - proposed" w:date="2026-10-15T02:49:28Z">
              <w:r>
                <w:rPr>
                  <w:rFonts w:ascii="Arial" w:cs="Arial" w:eastAsia="Arial" w:hAnsi="Arial"/>
                  <w:b w:val="false"/>
                  <w:bCs w:val="false"/>
                  <w:i w:val="false"/>
                  <w:iCs w:val="false"/>
                  <w:color w:val="000000"/>
                  <w:sz w:val="18"/>
                  <w:szCs w:val="18"/>
                </w:rPr>
                <w:t xml:space="preserve"> (a mature red blood cell is a special case: it starts with all four and loses its nucleus and ribosomes as it matures)</w:t>
              </w:r>
            </w:ins>
            <w:r>
              <w:rPr>
                <w:rFonts w:ascii="Arial" w:cs="Arial" w:eastAsia="Arial" w:hAnsi="Arial"/>
                <w:b w:val="false"/>
                <w:bCs w:val="false"/>
                <w:i w:val="false"/>
                <w:iCs w:val="false"/>
                <w:color w:val="000000"/>
                <w:sz w:val="18"/>
                <w:szCs w:val="18"/>
              </w:rPr>
              <w:t xml:space="preserve">.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w:t>
            </w:r>
            <w:del w:id="9014" w:author="Claude (AI) - proposed" w:date="2026-10-15T02:49:28Z">
              <w:r>
                <w:rPr>
                  <w:rFonts w:ascii="Arial" w:cs="Arial" w:eastAsia="Arial" w:hAnsi="Arial"/>
                  <w:b w:val="false"/>
                  <w:bCs w:val="false"/>
                  <w:i w:val="false"/>
                  <w:iCs w:val="false"/>
                  <w:color w:val="000000"/>
                  <w:sz w:val="18"/>
                  <w:szCs w:val="18"/>
                </w:rPr>
                <w:delText xml:space="preserve">share</w:delText>
              </w:r>
            </w:del>
            <w:ins w:id="9015" w:author="Claude (AI) - proposed" w:date="2026-10-15T02:49:28Z">
              <w:r>
                <w:rPr>
                  <w:rFonts w:ascii="Arial" w:cs="Arial" w:eastAsia="Arial" w:hAnsi="Arial"/>
                  <w:b w:val="false"/>
                  <w:bCs w:val="false"/>
                  <w:i w:val="false"/>
                  <w:iCs w:val="false"/>
                  <w:color w:val="000000"/>
                  <w:sz w:val="18"/>
                  <w:szCs w:val="18"/>
                </w:rPr>
                <w:t xml:space="preserve">began with</w:t>
              </w:r>
            </w:ins>
            <w:r>
              <w:rPr>
                <w:rFonts w:ascii="Arial" w:cs="Arial" w:eastAsia="Arial" w:hAnsi="Arial"/>
                <w:b w:val="false"/>
                <w:bCs w:val="false"/>
                <w:i w:val="false"/>
                <w:iCs w:val="false"/>
                <w:color w:val="000000"/>
                <w:sz w:val="18"/>
                <w:szCs w:val="18"/>
              </w:rPr>
              <w:t xml:space="preserve"> the fundamental architecture of membrane, cytoplasm, </w:t>
            </w:r>
            <w:ins w:id="9016" w:author="Claude (AI) - proposed" w:date="2026-10-15T02:49:28Z">
              <w:r>
                <w:rPr>
                  <w:rFonts w:ascii="Arial" w:cs="Arial" w:eastAsia="Arial" w:hAnsi="Arial"/>
                  <w:b w:val="false"/>
                  <w:bCs w:val="false"/>
                  <w:i w:val="false"/>
                  <w:iCs w:val="false"/>
                  <w:color w:val="000000"/>
                  <w:sz w:val="18"/>
                  <w:szCs w:val="18"/>
                </w:rPr>
                <w:t xml:space="preserve">ribosomes </w:t>
              </w:r>
            </w:ins>
            <w:r>
              <w:rPr>
                <w:rFonts w:ascii="Arial" w:cs="Arial" w:eastAsia="Arial" w:hAnsi="Arial"/>
                <w:b w:val="false"/>
                <w:bCs w:val="false"/>
                <w:i w:val="false"/>
                <w:iCs w:val="false"/>
                <w:color w:val="000000"/>
                <w:sz w:val="18"/>
                <w:szCs w:val="18"/>
              </w:rPr>
              <w:t xml:space="preserve">and genetic material</w:t>
            </w:r>
            <w:ins w:id="9017" w:author="Claude (AI) - proposed" w:date="2026-10-15T02:49:28Z">
              <w:r>
                <w:rPr>
                  <w:rFonts w:ascii="Arial" w:cs="Arial" w:eastAsia="Arial" w:hAnsi="Arial"/>
                  <w:b w:val="false"/>
                  <w:bCs w:val="false"/>
                  <w:i w:val="false"/>
                  <w:iCs w:val="false"/>
                  <w:color w:val="000000"/>
                  <w:sz w:val="18"/>
                  <w:szCs w:val="18"/>
                </w:rPr>
                <w:t xml:space="preserve"> (the mature red blood cell has lost its nucleus and ribosomes as it matured, but it is still a cell with a membrane and cytoplasm)</w:t>
              </w:r>
            </w:ins>
            <w:r>
              <w:rPr>
                <w:rFonts w:ascii="Arial" w:cs="Arial" w:eastAsia="Arial" w:hAnsi="Arial"/>
                <w:b w:val="false"/>
                <w:bCs w:val="false"/>
                <w:i w:val="false"/>
                <w:iCs w:val="false"/>
                <w:color w:val="000000"/>
                <w:sz w:val="18"/>
                <w:szCs w:val="18"/>
              </w:rPr>
              <w:t xml:space="preserve">. The difference is in what has been added, removed, or modified in service of a specific job in a specific organism living in a specific environment.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35tgpcdh6uhd4myry4r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xr8xmjcyo0oeguse1fj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bv2ylhd7_ycak-efuwk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35tgpcdh6uhd4myry4ry" Type="http://schemas.openxmlformats.org/officeDocument/2006/relationships/hyperlink" Target="https://creativecommons.org/licenses/by-nc/4.0/" TargetMode="External"/><Relationship Id="rIdbxr8xmjcyo0oeguse1fjn" Type="http://schemas.openxmlformats.org/officeDocument/2006/relationships/hyperlink" Target="https://creativecommons.org/licenses/by-nc/4.0/" TargetMode="External"/><Relationship Id="rId4bv2ylhd7_ycak-efuwk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2026-10-15T02:49:25.836Z</dcterms:created>
  <dcterms:modified xsi:type="dcterms:W3CDTF">2026-10-15T02:49:25.836Z</dcterms:modified>
</cp:coreProperties>
</file>

<file path=docProps/custom.xml><?xml version="1.0" encoding="utf-8"?>
<Properties xmlns="http://schemas.openxmlformats.org/officeDocument/2006/custom-properties" xmlns:vt="http://schemas.openxmlformats.org/officeDocument/2006/docPropsVTypes"/>
</file>