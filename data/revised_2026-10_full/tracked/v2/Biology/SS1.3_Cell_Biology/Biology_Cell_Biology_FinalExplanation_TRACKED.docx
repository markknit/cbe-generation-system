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1.3 CELL BIOLOGY: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cells in my body, and in the sukuma wiki on my plate, look so different from each other, and how does each cell's structure allow it to do its specific job? Remember the Kisumu blood smear: red blood cells with no nucleus next to white blood cells with large nuclei, and the sukuma wiki leaf cell that is rectangular, has chloroplasts and a large central vacuole. Answer every section in the space under each prompt. Write in full sentences and use the scientific words you learned in Lessons 1 to 8. Use evidence from the images, practicals and activities we did. Where a prompt asks for a Claim, Evidence and Reasoning (CER) answer</w:t>
            </w:r>
            <w:del w:id="9001" w:author="Claude (AI) - proposed" w:date="2026-10-18T00:25:44Z">
              <w:r>
                <w:rPr>
                  <w:rFonts w:ascii="Arial" w:cs="Arial" w:eastAsia="Arial" w:hAnsi="Arial"/>
                  <w:b w:val="false"/>
                  <w:bCs w:val="false"/>
                  <w:i w:val="false"/>
                  <w:iCs w:val="false"/>
                  <w:color w:val="000000"/>
                  <w:sz w:val="18"/>
                  <w:szCs w:val="18"/>
                </w:rPr>
                <w:delText xml:space="preserve">, state your claim, back it with evidence, and then explain</w:delText>
              </w:r>
            </w:del>
            <w:ins w:id="9002" w:author="Claude (AI) - proposed" w:date="2026-10-18T00:25:44Z">
              <w:r>
                <w:rPr>
                  <w:rFonts w:ascii="Arial" w:cs="Arial" w:eastAsia="Arial" w:hAnsi="Arial"/>
                  <w:b w:val="false"/>
                  <w:bCs w:val="false"/>
                  <w:i w:val="false"/>
                  <w:iCs w:val="false"/>
                  <w:color w:val="000000"/>
                  <w:sz w:val="18"/>
                  <w:szCs w:val="18"/>
                </w:rPr>
                <w:t xml:space="preserve">: the Claim is your answer to the question; the Evidence is what you observed or the data you used (for example from the images and practicals); the Reasoning is the science idea that explains</w:t>
              </w:r>
            </w:ins>
            <w:r>
              <w:rPr>
                <w:rFonts w:ascii="Arial" w:cs="Arial" w:eastAsia="Arial" w:hAnsi="Arial"/>
                <w:b w:val="false"/>
                <w:bCs w:val="false"/>
                <w:i w:val="false"/>
                <w:iCs w:val="false"/>
                <w:color w:val="000000"/>
                <w:sz w:val="18"/>
                <w:szCs w:val="18"/>
              </w:rPr>
              <w:t xml:space="preserve"> why the evidence supports your claim. Work on your 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do all the cells share?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red blood cell, the white blood cell and the sukuma wiki leaf cell all look very different, yet we call all of them cells. Bacteria in fermenting uji are also called cells. (a) Name the structures or features that ALL cells share. (b) Use a Claim, Evidence and Reasoning (CER) paragraph to explain why bacteria count as true cells even though they have no membrane-bound nucleus. (c) Why do you think these shared features are essential for life?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Plant cell or animal cell?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what you saw in the onion </w:t>
            </w:r>
            <w:del w:id="9003" w:author="Claude (AI) - proposed" w:date="2026-10-18T00:25:44Z">
              <w:r>
                <w:rPr>
                  <w:rFonts w:ascii="Arial" w:cs="Arial" w:eastAsia="Arial" w:hAnsi="Arial"/>
                  <w:b/>
                  <w:bCs/>
                  <w:i w:val="false"/>
                  <w:iCs w:val="false"/>
                  <w:color w:val="000000"/>
                  <w:sz w:val="18"/>
                  <w:szCs w:val="18"/>
                </w:rPr>
                <w:delText xml:space="preserve">and cheek cell practical and in</w:delText>
              </w:r>
            </w:del>
            <w:ins w:id="9004" w:author="Claude (AI) - proposed" w:date="2026-10-18T00:25:44Z">
              <w:r>
                <w:rPr>
                  <w:rFonts w:ascii="Arial" w:cs="Arial" w:eastAsia="Arial" w:hAnsi="Arial"/>
                  <w:b/>
                  <w:bCs/>
                  <w:i w:val="false"/>
                  <w:iCs w:val="false"/>
                  <w:color w:val="000000"/>
                  <w:sz w:val="18"/>
                  <w:szCs w:val="18"/>
                </w:rPr>
                <w:t xml:space="preserve">practical, the cheek cell photomicrograph and</w:t>
              </w:r>
            </w:ins>
            <w:r>
              <w:rPr>
                <w:rFonts w:ascii="Arial" w:cs="Arial" w:eastAsia="Arial" w:hAnsi="Arial"/>
                <w:b/>
                <w:bCs/>
                <w:i w:val="false"/>
                <w:iCs w:val="false"/>
                <w:color w:val="000000"/>
                <w:sz w:val="18"/>
                <w:szCs w:val="18"/>
              </w:rPr>
              <w:t xml:space="preserve"> the sukuma wiki leaf cell. (a) Describe three structures found in the sukuma wiki leaf cell but NOT in the human blood cells, and say what each one does. (b) Explain why the sukuma wiki cell looks rectangular but a cheek cell looks irregular and rounder. (c) The onion epidermal cells we viewed were not green, although onion is a plant. Suggest a reason, using what you </w:t>
            </w:r>
            <w:del w:id="9005" w:author="Claude (AI) - proposed" w:date="2026-10-18T00:25:44Z">
              <w:r>
                <w:rPr>
                  <w:rFonts w:ascii="Arial" w:cs="Arial" w:eastAsia="Arial" w:hAnsi="Arial"/>
                  <w:b/>
                  <w:bCs/>
                  <w:i w:val="false"/>
                  <w:iCs w:val="false"/>
                  <w:color w:val="000000"/>
                  <w:sz w:val="18"/>
                  <w:szCs w:val="18"/>
                </w:rPr>
                <w:delText xml:space="preserve">learned about the organelle responsible for the green colour</w:delText>
              </w:r>
            </w:del>
            <w:ins w:id="9006" w:author="Claude (AI) - proposed" w:date="2026-10-18T00:25:44Z">
              <w:r>
                <w:rPr>
                  <w:rFonts w:ascii="Arial" w:cs="Arial" w:eastAsia="Arial" w:hAnsi="Arial"/>
                  <w:b/>
                  <w:bCs/>
                  <w:i w:val="false"/>
                  <w:iCs w:val="false"/>
                  <w:color w:val="000000"/>
                  <w:sz w:val="18"/>
                  <w:szCs w:val="18"/>
                </w:rPr>
                <w:t xml:space="preserve">have learned about plant cell structures and where they are found</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Structure and function in specialised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back at the blood smear from the Kisumu County Hospital. (a) The red blood cells have no nucleus and are biconcave discs. Explain how this structure is linked to the job of the red blood cell. (b) The white blood cells have large nuclei. Using what you learned about the nucleus, explain what the nucleus allows a cell to do that a mature red blood cell cannot do. (c) Choose ONE other specialised cell (guard cell, root hair cell, muscle cell, nerve cell or sperm cell). Describe its special structure and explain how it helps the cell do its job, with a Kenyan example from the sukuma wiki plant, a bean seedling or the human body.</w:t>
            </w:r>
            <w:ins w:id="9007" w:author="Claude (AI) - proposed" w:date="2026-10-18T00:25:44Z">
              <w:r>
                <w:rPr>
                  <w:rFonts w:ascii="Arial" w:cs="Arial" w:eastAsia="Arial" w:hAnsi="Arial"/>
                  <w:b/>
                  <w:bCs/>
                  <w:i w:val="false"/>
                  <w:iCs w:val="false"/>
                  <w:color w:val="000000"/>
                  <w:sz w:val="18"/>
                  <w:szCs w:val="18"/>
                </w:rPr>
                <w:t xml:space="preserve"> (d) Show where your chosen cell fits in the levels of organisation, from cell to organism.</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When structure changes, function changes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sickle cell anaemia, some red blood cells have a crescent shape instead of the normal shape. Explain how the change in structure affects the function of the cell and what this means for a person's body. Then explain, using this example, why structure and function are linked in cells.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full explanation to answer the driving question: Why do the cells in my body, and in the sukuma wiki on my plate, look so different from each other, and how does each cell's structure allow it to do its specific job? Your answer must include: (1) the structures all cells share, (2) the main differences between plant and animal cells, (3) the idea of specialisation, explaining what is added, removed or modified, and (4) one Kenyan example that shows structure matching function.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Shared cell features and cell types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8" w:author="Claude (AI) - proposed" w:date="2026-10-18T00:25:44Z">
              <w:r>
                <w:rPr>
                  <w:rFonts w:ascii="Arial" w:cs="Arial" w:eastAsia="Arial" w:hAnsi="Arial"/>
                  <w:b w:val="false"/>
                  <w:bCs w:val="false"/>
                  <w:i w:val="false"/>
                  <w:iCs w:val="false"/>
                  <w:color w:val="000000"/>
                  <w:sz w:val="18"/>
                  <w:szCs w:val="18"/>
                </w:rPr>
                <w:delText xml:space="preserve">Names</w:delText>
              </w:r>
            </w:del>
            <w:ins w:id="9009" w:author="Claude (AI) - proposed" w:date="2026-10-18T00:25:44Z">
              <w:r>
                <w:rPr>
                  <w:rFonts w:ascii="Arial" w:cs="Arial" w:eastAsia="Arial" w:hAnsi="Arial"/>
                  <w:b w:val="false"/>
                  <w:bCs w:val="false"/>
                  <w:i w:val="false"/>
                  <w:iCs w:val="false"/>
                  <w:color w:val="000000"/>
                  <w:sz w:val="18"/>
                  <w:szCs w:val="18"/>
                </w:rPr>
                <w:t xml:space="preserve">Exceeds Expectations: names</w:t>
              </w:r>
            </w:ins>
            <w:r>
              <w:rPr>
                <w:rFonts w:ascii="Arial" w:cs="Arial" w:eastAsia="Arial" w:hAnsi="Arial"/>
                <w:b w:val="false"/>
                <w:bCs w:val="false"/>
                <w:i w:val="false"/>
                <w:iCs w:val="false"/>
                <w:color w:val="000000"/>
                <w:sz w:val="18"/>
                <w:szCs w:val="18"/>
              </w:rPr>
              <w:t xml:space="preserve"> all four universal features (membrane, cytoplasm, DNA, ribosomes)</w:t>
            </w:r>
            <w:ins w:id="9010" w:author="Claude (AI) - proposed" w:date="2026-10-18T00:25:44Z">
              <w:r>
                <w:rPr>
                  <w:rFonts w:ascii="Arial" w:cs="Arial" w:eastAsia="Arial" w:hAnsi="Arial"/>
                  <w:b w:val="false"/>
                  <w:bCs w:val="false"/>
                  <w:i w:val="false"/>
                  <w:iCs w:val="false"/>
                  <w:color w:val="000000"/>
                  <w:sz w:val="18"/>
                  <w:szCs w:val="18"/>
                </w:rPr>
                <w:t xml:space="preserve">, notes that the mature red blood cell is a special case</w:t>
              </w:r>
            </w:ins>
            <w:r>
              <w:rPr>
                <w:rFonts w:ascii="Arial" w:cs="Arial" w:eastAsia="Arial" w:hAnsi="Arial"/>
                <w:b w:val="false"/>
                <w:bCs w:val="false"/>
                <w:i w:val="false"/>
                <w:iCs w:val="false"/>
                <w:color w:val="000000"/>
                <w:sz w:val="18"/>
                <w:szCs w:val="18"/>
              </w:rPr>
              <w:t xml:space="preserve">, correctly distinguishes prokaryotes from eukaryotes and uses a full CER with evidence and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1" w:author="Claude (AI) - proposed" w:date="2026-10-18T00:25:44Z">
              <w:r>
                <w:rPr>
                  <w:rFonts w:ascii="Arial" w:cs="Arial" w:eastAsia="Arial" w:hAnsi="Arial"/>
                  <w:b w:val="false"/>
                  <w:bCs w:val="false"/>
                  <w:i w:val="false"/>
                  <w:iCs w:val="false"/>
                  <w:color w:val="000000"/>
                  <w:sz w:val="18"/>
                  <w:szCs w:val="18"/>
                </w:rPr>
                <w:delText xml:space="preserve">Names</w:delText>
              </w:r>
            </w:del>
            <w:ins w:id="9012" w:author="Claude (AI) - proposed" w:date="2026-10-18T00:25:44Z">
              <w:r>
                <w:rPr>
                  <w:rFonts w:ascii="Arial" w:cs="Arial" w:eastAsia="Arial" w:hAnsi="Arial"/>
                  <w:b w:val="false"/>
                  <w:bCs w:val="false"/>
                  <w:i w:val="false"/>
                  <w:iCs w:val="false"/>
                  <w:color w:val="000000"/>
                  <w:sz w:val="18"/>
                  <w:szCs w:val="18"/>
                </w:rPr>
                <w:t xml:space="preserve">Meets Expectations: names</w:t>
              </w:r>
            </w:ins>
            <w:r>
              <w:rPr>
                <w:rFonts w:ascii="Arial" w:cs="Arial" w:eastAsia="Arial" w:hAnsi="Arial"/>
                <w:b w:val="false"/>
                <w:bCs w:val="false"/>
                <w:i w:val="false"/>
                <w:iCs w:val="false"/>
                <w:color w:val="000000"/>
                <w:sz w:val="18"/>
                <w:szCs w:val="18"/>
              </w:rPr>
              <w:t xml:space="preserve"> most universal features and states that bacteria are cells, but evidence or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8T00:25:44Z">
              <w:r>
                <w:rPr>
                  <w:rFonts w:ascii="Arial" w:cs="Arial" w:eastAsia="Arial" w:hAnsi="Arial"/>
                  <w:b w:val="false"/>
                  <w:bCs w:val="false"/>
                  <w:i w:val="false"/>
                  <w:iCs w:val="false"/>
                  <w:color w:val="000000"/>
                  <w:sz w:val="18"/>
                  <w:szCs w:val="18"/>
                </w:rPr>
                <w:delText xml:space="preserve">Names</w:delText>
              </w:r>
            </w:del>
            <w:ins w:id="9014" w:author="Claude (AI) - proposed" w:date="2026-10-18T00:25:44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few shared features or confuses what makes something a cell.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versus animal cell structures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8T00:25:44Z">
              <w:r>
                <w:rPr>
                  <w:rFonts w:ascii="Arial" w:cs="Arial" w:eastAsia="Arial" w:hAnsi="Arial"/>
                  <w:b w:val="false"/>
                  <w:bCs w:val="false"/>
                  <w:i w:val="false"/>
                  <w:iCs w:val="false"/>
                  <w:color w:val="000000"/>
                  <w:sz w:val="18"/>
                  <w:szCs w:val="18"/>
                </w:rPr>
                <w:delText xml:space="preserve">Correctly</w:delText>
              </w:r>
            </w:del>
            <w:ins w:id="9016" w:author="Claude (AI) - proposed" w:date="2026-10-18T00:25:44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names cell wall, chloroplasts and central vacuole, explains the function of each and links them to the shape and colour of the sukuma wiki cell</w:t>
            </w:r>
            <w:ins w:id="9017" w:author="Claude (AI) - proposed" w:date="2026-10-18T00:25:44Z">
              <w:r>
                <w:rPr>
                  <w:rFonts w:ascii="Arial" w:cs="Arial" w:eastAsia="Arial" w:hAnsi="Arial"/>
                  <w:b w:val="false"/>
                  <w:bCs w:val="false"/>
                  <w:i w:val="false"/>
                  <w:iCs w:val="false"/>
                  <w:color w:val="000000"/>
                  <w:sz w:val="18"/>
                  <w:szCs w:val="18"/>
                </w:rPr>
                <w:t xml:space="preserve"> and to why the onion layer is not green</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8" w:author="Claude (AI) - proposed" w:date="2026-10-18T00:25:44Z">
              <w:r>
                <w:rPr>
                  <w:rFonts w:ascii="Arial" w:cs="Arial" w:eastAsia="Arial" w:hAnsi="Arial"/>
                  <w:b w:val="false"/>
                  <w:bCs w:val="false"/>
                  <w:i w:val="false"/>
                  <w:iCs w:val="false"/>
                  <w:color w:val="000000"/>
                  <w:sz w:val="18"/>
                  <w:szCs w:val="18"/>
                </w:rPr>
                <w:delText xml:space="preserve">Names</w:delText>
              </w:r>
            </w:del>
            <w:ins w:id="9019" w:author="Claude (AI) - proposed" w:date="2026-10-18T00:25:44Z">
              <w:r>
                <w:rPr>
                  <w:rFonts w:ascii="Arial" w:cs="Arial" w:eastAsia="Arial" w:hAnsi="Arial"/>
                  <w:b w:val="false"/>
                  <w:bCs w:val="false"/>
                  <w:i w:val="false"/>
                  <w:iCs w:val="false"/>
                  <w:color w:val="000000"/>
                  <w:sz w:val="18"/>
                  <w:szCs w:val="18"/>
                </w:rPr>
                <w:t xml:space="preserve">Meets Expectations: names</w:t>
              </w:r>
            </w:ins>
            <w:r>
              <w:rPr>
                <w:rFonts w:ascii="Arial" w:cs="Arial" w:eastAsia="Arial" w:hAnsi="Arial"/>
                <w:b w:val="false"/>
                <w:bCs w:val="false"/>
                <w:i w:val="false"/>
                <w:iCs w:val="false"/>
                <w:color w:val="000000"/>
                <w:sz w:val="18"/>
                <w:szCs w:val="18"/>
              </w:rPr>
              <w:t xml:space="preserve"> the plant structures with some functions, with limited links to the observed cells.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8T00:25:44Z">
              <w:r>
                <w:rPr>
                  <w:rFonts w:ascii="Arial" w:cs="Arial" w:eastAsia="Arial" w:hAnsi="Arial"/>
                  <w:b w:val="false"/>
                  <w:bCs w:val="false"/>
                  <w:i w:val="false"/>
                  <w:iCs w:val="false"/>
                  <w:color w:val="000000"/>
                  <w:sz w:val="18"/>
                  <w:szCs w:val="18"/>
                </w:rPr>
                <w:delText xml:space="preserve">Lists</w:delText>
              </w:r>
            </w:del>
            <w:ins w:id="9021" w:author="Claude (AI) - proposed" w:date="2026-10-18T00:25:44Z">
              <w:r>
                <w:rPr>
                  <w:rFonts w:ascii="Arial" w:cs="Arial" w:eastAsia="Arial" w:hAnsi="Arial"/>
                  <w:b w:val="false"/>
                  <w:bCs w:val="false"/>
                  <w:i w:val="false"/>
                  <w:iCs w:val="false"/>
                  <w:color w:val="000000"/>
                  <w:sz w:val="18"/>
                  <w:szCs w:val="18"/>
                </w:rPr>
                <w:t xml:space="preserve">Approaches Expectations: lists</w:t>
              </w:r>
            </w:ins>
            <w:r>
              <w:rPr>
                <w:rFonts w:ascii="Arial" w:cs="Arial" w:eastAsia="Arial" w:hAnsi="Arial"/>
                <w:b w:val="false"/>
                <w:bCs w:val="false"/>
                <w:i w:val="false"/>
                <w:iCs w:val="false"/>
                <w:color w:val="000000"/>
                <w:sz w:val="18"/>
                <w:szCs w:val="18"/>
              </w:rPr>
              <w:t xml:space="preserve"> structures without functions or mixes up plant and animal features.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Structure-function reasoning in specialised cells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25:44Z">
              <w:r>
                <w:rPr>
                  <w:rFonts w:ascii="Arial" w:cs="Arial" w:eastAsia="Arial" w:hAnsi="Arial"/>
                  <w:b w:val="false"/>
                  <w:bCs w:val="false"/>
                  <w:i w:val="false"/>
                  <w:iCs w:val="false"/>
                  <w:color w:val="000000"/>
                  <w:sz w:val="18"/>
                  <w:szCs w:val="18"/>
                </w:rPr>
                <w:delText xml:space="preserve">Explains</w:delText>
              </w:r>
            </w:del>
            <w:ins w:id="9023" w:author="Claude (AI) - proposed" w:date="2026-10-18T00:25:44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clearly how the structure of the red blood cell, white blood cell and another specialised cell suits its job, including the trade-off of losing the nucleus</w:t>
            </w:r>
            <w:ins w:id="9024" w:author="Claude (AI) - proposed" w:date="2026-10-18T00:25:44Z">
              <w:r>
                <w:rPr>
                  <w:rFonts w:ascii="Arial" w:cs="Arial" w:eastAsia="Arial" w:hAnsi="Arial"/>
                  <w:b w:val="false"/>
                  <w:bCs w:val="false"/>
                  <w:i w:val="false"/>
                  <w:iCs w:val="false"/>
                  <w:color w:val="000000"/>
                  <w:sz w:val="18"/>
                  <w:szCs w:val="18"/>
                </w:rPr>
                <w:t xml:space="preserve">, and places the cell in the levels of organisation from cell to organism</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5" w:author="Claude (AI) - proposed" w:date="2026-10-18T00:25:44Z">
              <w:r>
                <w:rPr>
                  <w:rFonts w:ascii="Arial" w:cs="Arial" w:eastAsia="Arial" w:hAnsi="Arial"/>
                  <w:b w:val="false"/>
                  <w:bCs w:val="false"/>
                  <w:i w:val="false"/>
                  <w:iCs w:val="false"/>
                  <w:color w:val="000000"/>
                  <w:sz w:val="18"/>
                  <w:szCs w:val="18"/>
                </w:rPr>
                <w:delText xml:space="preserve">Links</w:delText>
              </w:r>
            </w:del>
            <w:ins w:id="9026" w:author="Claude (AI) - proposed" w:date="2026-10-18T00:25:44Z">
              <w:r>
                <w:rPr>
                  <w:rFonts w:ascii="Arial" w:cs="Arial" w:eastAsia="Arial" w:hAnsi="Arial"/>
                  <w:b w:val="false"/>
                  <w:bCs w:val="false"/>
                  <w:i w:val="false"/>
                  <w:iCs w:val="false"/>
                  <w:color w:val="000000"/>
                  <w:sz w:val="18"/>
                  <w:szCs w:val="18"/>
                </w:rPr>
                <w:t xml:space="preserve">Meets Expectations: links</w:t>
              </w:r>
            </w:ins>
            <w:r>
              <w:rPr>
                <w:rFonts w:ascii="Arial" w:cs="Arial" w:eastAsia="Arial" w:hAnsi="Arial"/>
                <w:b w:val="false"/>
                <w:bCs w:val="false"/>
                <w:i w:val="false"/>
                <w:iCs w:val="false"/>
                <w:color w:val="000000"/>
                <w:sz w:val="18"/>
                <w:szCs w:val="18"/>
              </w:rPr>
              <w:t xml:space="preserve"> structure to function correctly for most examples but with limited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8T00:25:44Z">
              <w:r>
                <w:rPr>
                  <w:rFonts w:ascii="Arial" w:cs="Arial" w:eastAsia="Arial" w:hAnsi="Arial"/>
                  <w:b w:val="false"/>
                  <w:bCs w:val="false"/>
                  <w:i w:val="false"/>
                  <w:iCs w:val="false"/>
                  <w:color w:val="000000"/>
                  <w:sz w:val="18"/>
                  <w:szCs w:val="18"/>
                </w:rPr>
                <w:delText xml:space="preserve">States</w:delText>
              </w:r>
            </w:del>
            <w:ins w:id="9028" w:author="Claude (AI) - proposed" w:date="2026-10-18T00:25:44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structures or functions separately without linking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8T00:25:44Z">
              <w:r>
                <w:rPr>
                  <w:rFonts w:ascii="Arial" w:cs="Arial" w:eastAsia="Arial" w:hAnsi="Arial"/>
                  <w:b w:val="false"/>
                  <w:bCs w:val="false"/>
                  <w:i w:val="false"/>
                  <w:iCs w:val="false"/>
                  <w:color w:val="000000"/>
                  <w:sz w:val="18"/>
                  <w:szCs w:val="18"/>
                </w:rPr>
                <w:delText xml:space="preserve">Draws</w:delText>
              </w:r>
            </w:del>
            <w:ins w:id="9030" w:author="Claude (AI) - proposed" w:date="2026-10-18T00:25:44Z">
              <w:r>
                <w:rPr>
                  <w:rFonts w:ascii="Arial" w:cs="Arial" w:eastAsia="Arial" w:hAnsi="Arial"/>
                  <w:b w:val="false"/>
                  <w:bCs w:val="false"/>
                  <w:i w:val="false"/>
                  <w:iCs w:val="false"/>
                  <w:color w:val="000000"/>
                  <w:sz w:val="18"/>
                  <w:szCs w:val="18"/>
                </w:rPr>
                <w:t xml:space="preserve">Exceeds Expectations: draws</w:t>
              </w:r>
            </w:ins>
            <w:r>
              <w:rPr>
                <w:rFonts w:ascii="Arial" w:cs="Arial" w:eastAsia="Arial" w:hAnsi="Arial"/>
                <w:b w:val="false"/>
                <w:bCs w:val="false"/>
                <w:i w:val="false"/>
                <w:iCs w:val="false"/>
                <w:color w:val="000000"/>
                <w:sz w:val="18"/>
                <w:szCs w:val="18"/>
              </w:rPr>
              <w:t xml:space="preserve"> consistently on the blood smear, sukuma wiki, practicals and sickle cell example, accurately and in the same way as taught.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1" w:author="Claude (AI) - proposed" w:date="2026-10-18T00:25:44Z">
              <w:r>
                <w:rPr>
                  <w:rFonts w:ascii="Arial" w:cs="Arial" w:eastAsia="Arial" w:hAnsi="Arial"/>
                  <w:b w:val="false"/>
                  <w:bCs w:val="false"/>
                  <w:i w:val="false"/>
                  <w:iCs w:val="false"/>
                  <w:color w:val="000000"/>
                  <w:sz w:val="18"/>
                  <w:szCs w:val="18"/>
                </w:rPr>
                <w:delText xml:space="preserve">Uses</w:delText>
              </w:r>
            </w:del>
            <w:ins w:id="9032" w:author="Claude (AI) - proposed" w:date="2026-10-18T00:25:44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some evidence and examples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8T00:25:44Z">
              <w:r>
                <w:rPr>
                  <w:rFonts w:ascii="Arial" w:cs="Arial" w:eastAsia="Arial" w:hAnsi="Arial"/>
                  <w:b w:val="false"/>
                  <w:bCs w:val="false"/>
                  <w:i w:val="false"/>
                  <w:iCs w:val="false"/>
                  <w:color w:val="000000"/>
                  <w:sz w:val="18"/>
                  <w:szCs w:val="18"/>
                </w:rPr>
                <w:delText xml:space="preserve">Uses</w:delText>
              </w:r>
            </w:del>
            <w:ins w:id="9034" w:author="Claude (AI) - proposed" w:date="2026-10-18T00:25:44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little or no evidence from the lessons, or inaccurate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of the final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25:44Z">
              <w:r>
                <w:rPr>
                  <w:rFonts w:ascii="Arial" w:cs="Arial" w:eastAsia="Arial" w:hAnsi="Arial"/>
                  <w:b w:val="false"/>
                  <w:bCs w:val="false"/>
                  <w:i w:val="false"/>
                  <w:iCs w:val="false"/>
                  <w:color w:val="000000"/>
                  <w:sz w:val="18"/>
                  <w:szCs w:val="18"/>
                </w:rPr>
                <w:delText xml:space="preserve">Answer</w:delText>
              </w:r>
            </w:del>
            <w:ins w:id="9036" w:author="Claude (AI) - proposed" w:date="2026-10-18T00:25:44Z">
              <w:r>
                <w:rPr>
                  <w:rFonts w:ascii="Arial" w:cs="Arial" w:eastAsia="Arial" w:hAnsi="Arial"/>
                  <w:b w:val="false"/>
                  <w:bCs w:val="false"/>
                  <w:i w:val="false"/>
                  <w:iCs w:val="false"/>
                  <w:color w:val="000000"/>
                  <w:sz w:val="18"/>
                  <w:szCs w:val="18"/>
                </w:rPr>
                <w:t xml:space="preserve">Exceeds Expectations: answer</w:t>
              </w:r>
            </w:ins>
            <w:r>
              <w:rPr>
                <w:rFonts w:ascii="Arial" w:cs="Arial" w:eastAsia="Arial" w:hAnsi="Arial"/>
                <w:b w:val="false"/>
                <w:bCs w:val="false"/>
                <w:i w:val="false"/>
                <w:iCs w:val="false"/>
                <w:color w:val="000000"/>
                <w:sz w:val="18"/>
                <w:szCs w:val="18"/>
              </w:rPr>
              <w:t xml:space="preserve"> to the driving question is organised, complete (all four required parts), and uses scientific vocabulary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7" w:author="Claude (AI) - proposed" w:date="2026-10-18T00:25:44Z">
              <w:r>
                <w:rPr>
                  <w:rFonts w:ascii="Arial" w:cs="Arial" w:eastAsia="Arial" w:hAnsi="Arial"/>
                  <w:b w:val="false"/>
                  <w:bCs w:val="false"/>
                  <w:i w:val="false"/>
                  <w:iCs w:val="false"/>
                  <w:color w:val="000000"/>
                  <w:sz w:val="18"/>
                  <w:szCs w:val="18"/>
                </w:rPr>
                <w:delText xml:space="preserve">Answer</w:delText>
              </w:r>
            </w:del>
            <w:ins w:id="9038" w:author="Claude (AI) - proposed" w:date="2026-10-18T00:25:44Z">
              <w:r>
                <w:rPr>
                  <w:rFonts w:ascii="Arial" w:cs="Arial" w:eastAsia="Arial" w:hAnsi="Arial"/>
                  <w:b w:val="false"/>
                  <w:bCs w:val="false"/>
                  <w:i w:val="false"/>
                  <w:iCs w:val="false"/>
                  <w:color w:val="000000"/>
                  <w:sz w:val="18"/>
                  <w:szCs w:val="18"/>
                </w:rPr>
                <w:t xml:space="preserve">Meets Expectations: answer</w:t>
              </w:r>
            </w:ins>
            <w:r>
              <w:rPr>
                <w:rFonts w:ascii="Arial" w:cs="Arial" w:eastAsia="Arial" w:hAnsi="Arial"/>
                <w:b w:val="false"/>
                <w:bCs w:val="false"/>
                <w:i w:val="false"/>
                <w:iCs w:val="false"/>
                <w:color w:val="000000"/>
                <w:sz w:val="18"/>
                <w:szCs w:val="18"/>
              </w:rPr>
              <w:t xml:space="preserve"> covers most required parts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8T00:25:44Z">
              <w:r>
                <w:rPr>
                  <w:rFonts w:ascii="Arial" w:cs="Arial" w:eastAsia="Arial" w:hAnsi="Arial"/>
                  <w:b w:val="false"/>
                  <w:bCs w:val="false"/>
                  <w:i w:val="false"/>
                  <w:iCs w:val="false"/>
                  <w:color w:val="000000"/>
                  <w:sz w:val="18"/>
                  <w:szCs w:val="18"/>
                </w:rPr>
                <w:delText xml:space="preserve">Answer</w:delText>
              </w:r>
            </w:del>
            <w:ins w:id="9040" w:author="Claude (AI) - proposed" w:date="2026-10-18T00:25:44Z">
              <w:r>
                <w:rPr>
                  <w:rFonts w:ascii="Arial" w:cs="Arial" w:eastAsia="Arial" w:hAnsi="Arial"/>
                  <w:b w:val="false"/>
                  <w:bCs w:val="false"/>
                  <w:i w:val="false"/>
                  <w:iCs w:val="false"/>
                  <w:color w:val="000000"/>
                  <w:sz w:val="18"/>
                  <w:szCs w:val="18"/>
                </w:rPr>
                <w:t xml:space="preserve">Approaches Expectations: answer</w:t>
              </w:r>
            </w:ins>
            <w:r>
              <w:rPr>
                <w:rFonts w:ascii="Arial" w:cs="Arial" w:eastAsia="Arial" w:hAnsi="Arial"/>
                <w:b w:val="false"/>
                <w:bCs w:val="false"/>
                <w:i w:val="false"/>
                <w:iCs w:val="false"/>
                <w:color w:val="000000"/>
                <w:sz w:val="18"/>
                <w:szCs w:val="18"/>
              </w:rPr>
              <w:t xml:space="preserve"> is incomplete or unclear, with frequent vocabulary errors.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ifai8e3nf17styisyat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ckbtxauozkdefd5nf3c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jp8nbpc-zkamvpcczg2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ifai8e3nf17styisyatq" Type="http://schemas.openxmlformats.org/officeDocument/2006/relationships/hyperlink" Target="https://creativecommons.org/licenses/by-nc/4.0/" TargetMode="External"/><Relationship Id="rIdgckbtxauozkdefd5nf3c7" Type="http://schemas.openxmlformats.org/officeDocument/2006/relationships/hyperlink" Target="https://creativecommons.org/licenses/by-nc/4.0/" TargetMode="External"/><Relationship Id="rId9jp8nbpc-zkamvpcczg2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2026-10-18T00:25:41.484Z</dcterms:created>
  <dcterms:modified xsi:type="dcterms:W3CDTF">2026-10-18T00:25:41.484Z</dcterms:modified>
</cp:coreProperties>
</file>

<file path=docProps/custom.xml><?xml version="1.0" encoding="utf-8"?>
<Properties xmlns="http://schemas.openxmlformats.org/officeDocument/2006/custom-properties" xmlns:vt="http://schemas.openxmlformats.org/officeDocument/2006/docPropsVTypes"/>
</file>