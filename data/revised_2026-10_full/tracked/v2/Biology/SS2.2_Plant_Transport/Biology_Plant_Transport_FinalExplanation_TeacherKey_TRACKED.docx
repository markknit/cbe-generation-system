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2.2 PLANT TRANSPORT: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in Lessons 1 to 8 to answer the driving question: How does water and food travel through an entire plant, from the soil to the highest leaf, and why does this journey sometimes fail, causing crops like maize in Kibwezi to wilt and die? Remember the Kibwezi farmer: she watered her maize in the morning, yet it wilted in the afternoon. Maize near the dry seasonal riverbed wilted sooner than maize on the wetter lower slopes, and sukuma wiki shaded by a mango tree barely wilted at all. Answer each section in full sentences in the space under each prompt. Use the key words you learned, such as xylem, phloem, osmosis, active transport, transpiration, cohesion-tension, turgor and pressure-flow. Where a section asks for a Claim-Evidence-Reasoning (CER) answer, give your claim, then your evidence from our investigations, then your reasoning. You may add a labelled diagram if it helps. </w:t>
            </w:r>
            <w:ins w:id="9001" w:author="Claude (AI) - proposed" w:date="2026-10-18T00:25:55Z">
              <w:r>
                <w:rPr>
                  <w:rFonts w:ascii="Arial" w:cs="Arial" w:eastAsia="Arial" w:hAnsi="Arial"/>
                  <w:b w:val="false"/>
                  <w:bCs w:val="false"/>
                  <w:i w:val="false"/>
                  <w:iCs w:val="false"/>
                  <w:color w:val="000000"/>
                  <w:sz w:val="18"/>
                  <w:szCs w:val="18"/>
                </w:rPr>
                <w:t xml:space="preserve">Use your Summary Tables, your notebook and your cumulative model to build your answer. If English is not your first language, you may plan your ideas with labelled drawings or in Kiswahili first, and then write your answer in English. </w:t>
              </w:r>
            </w:ins>
            <w:r>
              <w:rPr>
                <w:rFonts w:ascii="Arial" w:cs="Arial" w:eastAsia="Arial" w:hAnsi="Arial"/>
                <w:b w:val="false"/>
                <w:bCs w:val="false"/>
                <w:i w:val="false"/>
                <w:iCs w:val="false"/>
                <w:color w:val="000000"/>
                <w:sz w:val="18"/>
                <w:szCs w:val="18"/>
              </w:rPr>
              <w:t xml:space="preserve">Write in your own words.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a plant needs a transport system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Kibwezi farmer says, 'The soil has water, I can see it, so why is my maize wilting?' (a) Where do water and mineral salts enter a maize plant, and where does carbon dioxide enter? (b) Where in the plant is the water needed? (c) Use your answers to (a) and (b) to explain the farmer's puzzle. Name the two transport tissues that connect the entry points to the places of use.</w:t>
            </w:r>
            <w:ins w:id="9002" w:author="Claude (AI) - proposed" w:date="2026-10-18T00:25:55Z">
              <w:r>
                <w:rPr>
                  <w:rFonts w:ascii="Arial" w:cs="Arial" w:eastAsia="Arial" w:hAnsi="Arial"/>
                  <w:b/>
                  <w:bCs/>
                  <w:i w:val="false"/>
                  <w:iCs w:val="false"/>
                  <w:color w:val="000000"/>
                  <w:sz w:val="18"/>
                  <w:szCs w:val="18"/>
                </w:rPr>
                <w:t xml:space="preserve"> (d) In a stem cross-section, describe how the vascular bundles (xylem and phloem) are arranged in a bean stem (a dicot) and in a maize stem (a monocot).</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Water and mineral salts enter at the roots, below the soil. Carbon dioxide is taken in at the leaves, above the soil. (b) Water is needed in the leaves (for example for photosynthesis and to keep the cells firm), as well as in all other parts of the plant. (c) The place where water enters (the root) is far from the place where it is needed (the leaf). Soil water and leaf water are separated by the whole length of the plant. So the plant needs an internal transport system to carry water from the root to the leaf. If this system cannot deliver water fast enough, the leaf wilts even though the soil is damp. The two transport tissues are xylem, which carries water and dissolved mineral salts upward, and phloem, which carries manufactured food (sugars) from the leaves to other parts of the plant.</w:t>
            </w:r>
            <w:ins w:id="9003" w:author="Claude (AI) - proposed" w:date="2026-10-18T00:25:55Z">
              <w:r>
                <w:rPr>
                  <w:rFonts w:ascii="Arial" w:cs="Arial" w:eastAsia="Arial" w:hAnsi="Arial"/>
                  <w:b w:val="false"/>
                  <w:bCs w:val="false"/>
                  <w:i w:val="false"/>
                  <w:iCs w:val="false"/>
                  <w:color w:val="000000"/>
                  <w:sz w:val="18"/>
                  <w:szCs w:val="18"/>
                </w:rPr>
                <w:t xml:space="preserve"> (d) In the bean stem (a dicot) the vascular bundles form a ring, with the xylem towards the inside and the phloem towards the outside of each bundle. In the maize stem (a monocot) the bundles are scattered through the stem, and each bundle still has xylem and phloem.</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Entry of water and mineral salts at the root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Describe the path taken by water from the soil to the xylem in a maize root, naming the structures it passes through. (a) What process moves the water, and what makes it move in that direction? (b) How do mineral salts enter the root, and how is this different from water? (c) In </w:t>
            </w:r>
            <w:del w:id="9004" w:author="Claude (AI) - proposed" w:date="2026-10-18T00:25:55Z">
              <w:r>
                <w:rPr>
                  <w:rFonts w:ascii="Arial" w:cs="Arial" w:eastAsia="Arial" w:hAnsi="Arial"/>
                  <w:b/>
                  <w:bCs/>
                  <w:i w:val="false"/>
                  <w:iCs w:val="false"/>
                  <w:color w:val="000000"/>
                  <w:sz w:val="18"/>
                  <w:szCs w:val="18"/>
                </w:rPr>
                <w:delText xml:space="preserve">your</w:delText>
              </w:r>
            </w:del>
            <w:ins w:id="9005" w:author="Claude (AI) - proposed" w:date="2026-10-18T00:25:55Z">
              <w:r>
                <w:rPr>
                  <w:rFonts w:ascii="Arial" w:cs="Arial" w:eastAsia="Arial" w:hAnsi="Arial"/>
                  <w:b/>
                  <w:bCs/>
                  <w:i w:val="false"/>
                  <w:iCs w:val="false"/>
                  <w:color w:val="000000"/>
                  <w:sz w:val="18"/>
                  <w:szCs w:val="18"/>
                </w:rPr>
                <w:t xml:space="preserve">the</w:t>
              </w:r>
            </w:ins>
            <w:r>
              <w:rPr>
                <w:rFonts w:ascii="Arial" w:cs="Arial" w:eastAsia="Arial" w:hAnsi="Arial"/>
                <w:b/>
                <w:bCs/>
                <w:i w:val="false"/>
                <w:iCs w:val="false"/>
                <w:color w:val="000000"/>
                <w:sz w:val="18"/>
                <w:szCs w:val="18"/>
              </w:rPr>
              <w:t xml:space="preserve"> potato strip investigation</w:t>
            </w:r>
            <w:del w:id="9006" w:author="Claude (AI) - proposed" w:date="2026-10-18T00:25:55Z">
              <w:r>
                <w:rPr>
                  <w:rFonts w:ascii="Arial" w:cs="Arial" w:eastAsia="Arial" w:hAnsi="Arial"/>
                  <w:b/>
                  <w:bCs/>
                  <w:i w:val="false"/>
                  <w:iCs w:val="false"/>
                  <w:color w:val="000000"/>
                  <w:sz w:val="18"/>
                  <w:szCs w:val="18"/>
                </w:rPr>
                <w:delText xml:space="preserve">, you used tap water and</w:delText>
              </w:r>
            </w:del>
            <w:ins w:id="9007" w:author="Claude (AI) - proposed" w:date="2026-10-18T00:25:55Z">
              <w:r>
                <w:rPr>
                  <w:rFonts w:ascii="Arial" w:cs="Arial" w:eastAsia="Arial" w:hAnsi="Arial"/>
                  <w:b/>
                  <w:bCs/>
                  <w:i w:val="false"/>
                  <w:iCs w:val="false"/>
                  <w:color w:val="000000"/>
                  <w:sz w:val="18"/>
                  <w:szCs w:val="18"/>
                </w:rPr>
                <w:t xml:space="preserve"> you compared tap water with</w:t>
              </w:r>
            </w:ins>
            <w:r>
              <w:rPr>
                <w:rFonts w:ascii="Arial" w:cs="Arial" w:eastAsia="Arial" w:hAnsi="Arial"/>
                <w:b/>
                <w:bCs/>
                <w:i w:val="false"/>
                <w:iCs w:val="false"/>
                <w:color w:val="000000"/>
                <w:sz w:val="18"/>
                <w:szCs w:val="18"/>
              </w:rPr>
              <w:t xml:space="preserve"> a concentrated salt solution</w:t>
            </w:r>
            <w:ins w:id="9008" w:author="Claude (AI) - proposed" w:date="2026-10-18T00:25:55Z">
              <w:r>
                <w:rPr>
                  <w:rFonts w:ascii="Arial" w:cs="Arial" w:eastAsia="Arial" w:hAnsi="Arial"/>
                  <w:b/>
                  <w:bCs/>
                  <w:i w:val="false"/>
                  <w:iCs w:val="false"/>
                  <w:color w:val="000000"/>
                  <w:sz w:val="18"/>
                  <w:szCs w:val="18"/>
                </w:rPr>
                <w:t xml:space="preserve">. Here are the results of one sample class (your own numbers may be a little different, but the pattern should be the same)</w:t>
              </w:r>
            </w:ins>
            <w:r>
              <w:rPr>
                <w:rFonts w:ascii="Arial" w:cs="Arial" w:eastAsia="Arial" w:hAnsi="Arial"/>
                <w:b/>
                <w:bCs/>
                <w:i w:val="false"/>
                <w:iCs w:val="false"/>
                <w:color w:val="000000"/>
                <w:sz w:val="18"/>
                <w:szCs w:val="18"/>
              </w:rPr>
              <w:t xml:space="preserve">. Each potato strip started 50 mm long. After 15 minutes the strip in tap water measured 53 mm and </w:t>
            </w:r>
            <w:ins w:id="9009" w:author="Claude (AI) - proposed" w:date="2026-10-18T00:25:55Z">
              <w:r>
                <w:rPr>
                  <w:rFonts w:ascii="Arial" w:cs="Arial" w:eastAsia="Arial" w:hAnsi="Arial"/>
                  <w:b/>
                  <w:bCs/>
                  <w:i w:val="false"/>
                  <w:iCs w:val="false"/>
                  <w:color w:val="000000"/>
                  <w:sz w:val="18"/>
                  <w:szCs w:val="18"/>
                </w:rPr>
                <w:t xml:space="preserve">felt firm, and </w:t>
              </w:r>
            </w:ins>
            <w:r>
              <w:rPr>
                <w:rFonts w:ascii="Arial" w:cs="Arial" w:eastAsia="Arial" w:hAnsi="Arial"/>
                <w:b/>
                <w:bCs/>
                <w:i w:val="false"/>
                <w:iCs w:val="false"/>
                <w:color w:val="000000"/>
                <w:sz w:val="18"/>
                <w:szCs w:val="18"/>
              </w:rPr>
              <w:t xml:space="preserve">the strip in concentrated salt solution measured 46 mm</w:t>
            </w:r>
            <w:ins w:id="9010" w:author="Claude (AI) - proposed" w:date="2026-10-18T00:25:55Z">
              <w:r>
                <w:rPr>
                  <w:rFonts w:ascii="Arial" w:cs="Arial" w:eastAsia="Arial" w:hAnsi="Arial"/>
                  <w:b/>
                  <w:bCs/>
                  <w:i w:val="false"/>
                  <w:iCs w:val="false"/>
                  <w:color w:val="000000"/>
                  <w:sz w:val="18"/>
                  <w:szCs w:val="18"/>
                </w:rPr>
                <w:t xml:space="preserve"> and felt soft and floppy</w:t>
              </w:r>
            </w:ins>
            <w:r>
              <w:rPr>
                <w:rFonts w:ascii="Arial" w:cs="Arial" w:eastAsia="Arial" w:hAnsi="Arial"/>
                <w:b/>
                <w:bCs/>
                <w:i w:val="false"/>
                <w:iCs w:val="false"/>
                <w:color w:val="000000"/>
                <w:sz w:val="18"/>
                <w:szCs w:val="18"/>
              </w:rPr>
              <w:t xml:space="preserve">.</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Solution</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Start length (mm)</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Length after 15 min (mm)</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Tap water</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53</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Concentrated salt solution</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46</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Use these results to explain what the potato strips modelled for the root, and how this can help explain why maize in drier soil near the seasonal riverbed wilts sooner than maize on the wetter lower slopes.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enters through root hair cells, crosses the cortex, passes through the endodermis (where the Casparian strip forces it through living cells) and enters the xylem. (a) Water moves by osmosis, passively, down a water potential gradient: it moves from where water potential is higher (the soil) to where it is lower (the root hair cells, then across the cortex and endodermis towards the xylem). Root hairs have a large surface area so they absorb quickly. (b) Mineral salts enter by active transport, moving against their concentration gradient, which needs energy (ATP) from respiration. Water uses no energy; salts do. (c) The potato strips modelled root hair cells in wet soil (tap water) versus drier soil with low water potential (concentrated salt solution). In tap water the strip gained 3 mm (50 mm to 53 mm) and stayed firm, because water moved in by osmosis. In the concentrated salt solution the strip lost 4 mm (50 mm to 46 mm) and became soft, because water moved out. In the same way, when the soil near the dry riverbed is drier, its water potential falls below that of the root hair cells. Osmosis slows or stops, or water even leaves the root, so the plant cannot take in enough water and wilts sooner than maize on the wetter lower slopes.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The journey up the stem and the loss at the leaf</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Using Claim-Evidence-Reasoning, answer: Why does the Kibwezi maize wilt in the afternoon even though the farmer watered the soil that morning? In your Evidence, use what you observed in our leaf investigations and this </w:t>
            </w:r>
            <w:ins w:id="9011" w:author="Claude (AI) - proposed" w:date="2026-10-18T00:25:55Z">
              <w:r>
                <w:rPr>
                  <w:rFonts w:ascii="Arial" w:cs="Arial" w:eastAsia="Arial" w:hAnsi="Arial"/>
                  <w:b/>
                  <w:bCs/>
                  <w:i w:val="false"/>
                  <w:iCs w:val="false"/>
                  <w:color w:val="000000"/>
                  <w:sz w:val="18"/>
                  <w:szCs w:val="18"/>
                </w:rPr>
                <w:t xml:space="preserve">sample </w:t>
              </w:r>
            </w:ins>
            <w:r>
              <w:rPr>
                <w:rFonts w:ascii="Arial" w:cs="Arial" w:eastAsia="Arial" w:hAnsi="Arial"/>
                <w:b/>
                <w:bCs/>
                <w:i w:val="false"/>
                <w:iCs w:val="false"/>
                <w:color w:val="000000"/>
                <w:sz w:val="18"/>
                <w:szCs w:val="18"/>
              </w:rPr>
              <w:t xml:space="preserve">class potometer data</w:t>
            </w:r>
            <w:ins w:id="9012" w:author="Claude (AI) - proposed" w:date="2026-10-18T00:25:55Z">
              <w:r>
                <w:rPr>
                  <w:rFonts w:ascii="Arial" w:cs="Arial" w:eastAsia="Arial" w:hAnsi="Arial"/>
                  <w:b/>
                  <w:bCs/>
                  <w:i w:val="false"/>
                  <w:iCs w:val="false"/>
                  <w:color w:val="000000"/>
                  <w:sz w:val="18"/>
                  <w:szCs w:val="18"/>
                </w:rPr>
                <w:t xml:space="preserve"> (your own numbers may differ a little, but the pattern should be the same)</w:t>
              </w:r>
            </w:ins>
            <w:r>
              <w:rPr>
                <w:rFonts w:ascii="Arial" w:cs="Arial" w:eastAsia="Arial" w:hAnsi="Arial"/>
                <w:b/>
                <w:bCs/>
                <w:i w:val="false"/>
                <w:iCs w:val="false"/>
                <w:color w:val="000000"/>
                <w:sz w:val="18"/>
                <w:szCs w:val="18"/>
              </w:rPr>
              <w:t xml:space="preserve"> (a potometer measures how fast a cut leafy stem takes up water; the air bubble moved along the capillary tube for 2 minutes in each condition).</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Condition</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Bubble distance in 2 min (mm)</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Uptake rate (mm/min)</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Control (still air)</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Wind (fan)</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Heat (lamp)</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Petroleum jelly on leaves</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In your Reasoning, explain how water is pulled up from the roots to the leaves, and link the conditions that change the rate of water loss to a Kibwezi afternoon.</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The maize wilts because on a hot, dry, windy afternoon the plant loses water by transpiration faster than the roots can absorb it and the xylem can replace it, so the leaf cells lose turgor. Evidence: In the sweating leaf bag, water droplets collected inside the bag, showing that leaves release water vapour. The stomatal impressions from sukuma wiki showed stomata with guard cells, with more on the lower epidermis, which are the exits for the vapour. In the potometer, the uptake rate was 6 mm/min in the control, but 15 mm/min with wind and 13 mm/min with the lamp, so wind </w:t>
            </w:r>
            <w:del w:id="9013" w:author="Claude (AI) - proposed" w:date="2026-10-18T00:25:55Z">
              <w:r>
                <w:rPr>
                  <w:rFonts w:ascii="Arial" w:cs="Arial" w:eastAsia="Arial" w:hAnsi="Arial"/>
                  <w:b w:val="false"/>
                  <w:bCs w:val="false"/>
                  <w:i w:val="false"/>
                  <w:iCs w:val="false"/>
                  <w:color w:val="000000"/>
                  <w:sz w:val="18"/>
                  <w:szCs w:val="18"/>
                </w:rPr>
                <w:delText xml:space="preserve">and heat more than doubled water uptake</w:delText>
              </w:r>
            </w:del>
            <w:ins w:id="9014" w:author="Claude (AI) - proposed" w:date="2026-10-18T00:25:55Z">
              <w:r>
                <w:rPr>
                  <w:rFonts w:ascii="Arial" w:cs="Arial" w:eastAsia="Arial" w:hAnsi="Arial"/>
                  <w:b w:val="false"/>
                  <w:bCs w:val="false"/>
                  <w:i w:val="false"/>
                  <w:iCs w:val="false"/>
                  <w:color w:val="000000"/>
                  <w:sz w:val="18"/>
                  <w:szCs w:val="18"/>
                </w:rPr>
                <w:t xml:space="preserve">raised water uptake about 2.5 times (15 ÷ 6) and heat about 2.2 times (13 ÷ 6)</w:t>
              </w:r>
            </w:ins>
            <w:r>
              <w:rPr>
                <w:rFonts w:ascii="Arial" w:cs="Arial" w:eastAsia="Arial" w:hAnsi="Arial"/>
                <w:b w:val="false"/>
                <w:bCs w:val="false"/>
                <w:i w:val="false"/>
                <w:iCs w:val="false"/>
                <w:color w:val="000000"/>
                <w:sz w:val="18"/>
                <w:szCs w:val="18"/>
              </w:rPr>
              <w:t xml:space="preserve">. When petroleum jelly blocked the stomata, the rate fell to 2 mm/min, much lower than the control. This shows that transpiration through the stomata drives how fast water is taken up. Reasoning: Water evaporates from the leaf mesophyll cells and leaves through the stomata (transpiration). This lowers the water potential in the leaf and creates tension (transpiration pull) that pulls the water column up the xylem. Water molecules stick together (cohesion), so the whole column is pulled up from the roots; root pressure gives a small extra push. Four factors increase the transpiration rate: high temperature, high wind speed, low humidity and high light intensity. All four occur on a dry Kibwezi afternoon. When the loss is greater than the supply, the leaf cells lose turgor and the plant wilts.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Why some plants recover, some die, and shade protects sukuma wiki</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farmer noticed that by evening some maize plants recovered while others did not, and that the sukuma wiki under the mango tree barely wilted. (a) Explain why shade protects the sukuma wiki, naming which transpiration factors the shade changes. (b) Explain why some maize plants </w:t>
            </w:r>
            <w:ins w:id="9015" w:author="Claude (AI) - proposed" w:date="2026-10-18T00:25:55Z">
              <w:r>
                <w:rPr>
                  <w:rFonts w:ascii="Arial" w:cs="Arial" w:eastAsia="Arial" w:hAnsi="Arial"/>
                  <w:b/>
                  <w:bCs/>
                  <w:i w:val="false"/>
                  <w:iCs w:val="false"/>
                  <w:color w:val="000000"/>
                  <w:sz w:val="18"/>
                  <w:szCs w:val="18"/>
                </w:rPr>
                <w:t xml:space="preserve">recover by evening but others </w:t>
              </w:r>
            </w:ins>
            <w:r>
              <w:rPr>
                <w:rFonts w:ascii="Arial" w:cs="Arial" w:eastAsia="Arial" w:hAnsi="Arial"/>
                <w:b/>
                <w:bCs/>
                <w:i w:val="false"/>
                <w:iCs w:val="false"/>
                <w:color w:val="000000"/>
                <w:sz w:val="18"/>
                <w:szCs w:val="18"/>
              </w:rPr>
              <w:t xml:space="preserve">never recover, even after the farmer waters the soil again. </w:t>
            </w:r>
            <w:del w:id="9016" w:author="Claude (AI) - proposed" w:date="2026-10-18T00:25:55Z">
              <w:r>
                <w:rPr>
                  <w:rFonts w:ascii="Arial" w:cs="Arial" w:eastAsia="Arial" w:hAnsi="Arial"/>
                  <w:b/>
                  <w:bCs/>
                  <w:i w:val="false"/>
                  <w:iCs w:val="false"/>
                  <w:color w:val="000000"/>
                  <w:sz w:val="18"/>
                  <w:szCs w:val="18"/>
                </w:rPr>
                <w:delText xml:space="preserve">Think about what could happen inside the stem when water loss is very high and supply is low</w:delText>
              </w:r>
            </w:del>
            <w:ins w:id="9017" w:author="Claude (AI) - proposed" w:date="2026-10-18T00:25:55Z">
              <w:r>
                <w:rPr>
                  <w:rFonts w:ascii="Arial" w:cs="Arial" w:eastAsia="Arial" w:hAnsi="Arial"/>
                  <w:b/>
                  <w:bCs/>
                  <w:i w:val="false"/>
                  <w:iCs w:val="false"/>
                  <w:color w:val="000000"/>
                  <w:sz w:val="18"/>
                  <w:szCs w:val="18"/>
                </w:rPr>
                <w:t xml:space="preserve">Use what you learned in Lessons 7 and 8 about transpiration, tension in the xylem and turgor</w:t>
              </w:r>
            </w:ins>
            <w:r>
              <w:rPr>
                <w:rFonts w:ascii="Arial" w:cs="Arial" w:eastAsia="Arial" w:hAnsi="Arial"/>
                <w:b/>
                <w:bCs/>
                <w:i w:val="false"/>
                <w:iCs w:val="false"/>
                <w:color w:val="000000"/>
                <w:sz w:val="18"/>
                <w:szCs w:val="18"/>
              </w:rPr>
              <w:t xml:space="preserve">. (c) Why do the shaded sukuma wiki plants have a lower risk of this problem?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mango tree's shade lowers the light intensity and the temperature around the sukuma wiki leaves, which are two of the four factors that affect transpiration. The vapour pressure gradient between leaf and air is smaller, so the stomata need not open as wide and less water is lost. The xylem supply can keep up, turgor is maintained, and the plant does not wilt. (b) </w:t>
            </w:r>
            <w:del w:id="9018" w:author="Claude (AI) - proposed" w:date="2026-10-18T00:25:55Z">
              <w:r>
                <w:rPr>
                  <w:rFonts w:ascii="Arial" w:cs="Arial" w:eastAsia="Arial" w:hAnsi="Arial"/>
                  <w:b w:val="false"/>
                  <w:bCs w:val="false"/>
                  <w:i w:val="false"/>
                  <w:iCs w:val="false"/>
                  <w:color w:val="000000"/>
                  <w:sz w:val="18"/>
                  <w:szCs w:val="18"/>
                </w:rPr>
                <w:delText xml:space="preserve">When</w:delText>
              </w:r>
            </w:del>
            <w:ins w:id="9019" w:author="Claude (AI) - proposed" w:date="2026-10-18T00:25:55Z">
              <w:r>
                <w:rPr>
                  <w:rFonts w:ascii="Arial" w:cs="Arial" w:eastAsia="Arial" w:hAnsi="Arial"/>
                  <w:b w:val="false"/>
                  <w:bCs w:val="false"/>
                  <w:i w:val="false"/>
                  <w:iCs w:val="false"/>
                  <w:color w:val="000000"/>
                  <w:sz w:val="18"/>
                  <w:szCs w:val="18"/>
                </w:rPr>
                <w:t xml:space="preserve">Plants that recover lost more water than they took in only for a few hours: the leaves lost turgor and the stomata closed, which cut water loss; in the cooler evening transpiration fell, the roots (with water still in the soil) caught up, the xylem water columns were unbroken, and the cells regained turgor. Plants that never recover were under a much larger water deficit: when</w:t>
              </w:r>
            </w:ins>
            <w:r>
              <w:rPr>
                <w:rFonts w:ascii="Arial" w:cs="Arial" w:eastAsia="Arial" w:hAnsi="Arial"/>
                <w:b w:val="false"/>
                <w:bCs w:val="false"/>
                <w:i w:val="false"/>
                <w:iCs w:val="false"/>
                <w:color w:val="000000"/>
                <w:sz w:val="18"/>
                <w:szCs w:val="18"/>
              </w:rPr>
              <w:t xml:space="preserve"> transpiration is very high and the</w:t>
            </w:r>
            <w:del w:id="9020" w:author="Claude (AI) - proposed" w:date="2026-10-18T00:25:55Z">
              <w:r>
                <w:rPr>
                  <w:rFonts w:ascii="Arial" w:cs="Arial" w:eastAsia="Arial" w:hAnsi="Arial"/>
                  <w:b w:val="false"/>
                  <w:bCs w:val="false"/>
                  <w:i w:val="false"/>
                  <w:iCs w:val="false"/>
                  <w:color w:val="000000"/>
                  <w:sz w:val="18"/>
                  <w:szCs w:val="18"/>
                </w:rPr>
                <w:delText xml:space="preserve"> water</w:delText>
              </w:r>
            </w:del>
            <w:r>
              <w:rPr>
                <w:rFonts w:ascii="Arial" w:cs="Arial" w:eastAsia="Arial" w:hAnsi="Arial"/>
                <w:b w:val="false"/>
                <w:bCs w:val="false"/>
                <w:i w:val="false"/>
                <w:iCs w:val="false"/>
                <w:color w:val="000000"/>
                <w:sz w:val="18"/>
                <w:szCs w:val="18"/>
              </w:rPr>
              <w:t xml:space="preserve"> supply is low, the tension in the xylem becomes very large. Air can enter the narrow xylem vessels and break the water column (an air embolism, or cavitation)</w:t>
            </w:r>
            <w:ins w:id="9021" w:author="Claude (AI) - proposed" w:date="2026-10-18T00:25:55Z">
              <w:r>
                <w:rPr>
                  <w:rFonts w:ascii="Arial" w:cs="Arial" w:eastAsia="Arial" w:hAnsi="Arial"/>
                  <w:b w:val="false"/>
                  <w:bCs w:val="false"/>
                  <w:i w:val="false"/>
                  <w:iCs w:val="false"/>
                  <w:color w:val="000000"/>
                  <w:sz w:val="18"/>
                  <w:szCs w:val="18"/>
                </w:rPr>
                <w:t xml:space="preserve">, and long dehydration can damage root hair cells and leaf cells</w:t>
              </w:r>
            </w:ins>
            <w:r>
              <w:rPr>
                <w:rFonts w:ascii="Arial" w:cs="Arial" w:eastAsia="Arial" w:hAnsi="Arial"/>
                <w:b w:val="false"/>
                <w:bCs w:val="false"/>
                <w:i w:val="false"/>
                <w:iCs w:val="false"/>
                <w:color w:val="000000"/>
                <w:sz w:val="18"/>
                <w:szCs w:val="18"/>
              </w:rPr>
              <w:t xml:space="preserve">. The water highway is then broken, so water cannot reach the leaves even when the farmer waters again, and the plant dies</w:t>
            </w:r>
            <w:del w:id="9022" w:author="Claude (AI) - proposed" w:date="2026-10-18T00:25:55Z">
              <w:r>
                <w:rPr>
                  <w:rFonts w:ascii="Arial" w:cs="Arial" w:eastAsia="Arial" w:hAnsi="Arial"/>
                  <w:b w:val="false"/>
                  <w:bCs w:val="false"/>
                  <w:i w:val="false"/>
                  <w:iCs w:val="false"/>
                  <w:color w:val="000000"/>
                  <w:sz w:val="18"/>
                  <w:szCs w:val="18"/>
                </w:rPr>
                <w:delText xml:space="preserve">. Plants that recover were able to keep their water columns unbroken and regain turgor in the cooler evening</w:delText>
              </w:r>
            </w:del>
            <w:r>
              <w:rPr>
                <w:rFonts w:ascii="Arial" w:cs="Arial" w:eastAsia="Arial" w:hAnsi="Arial"/>
                <w:b w:val="false"/>
                <w:bCs w:val="false"/>
                <w:i w:val="false"/>
                <w:iCs w:val="false"/>
                <w:color w:val="000000"/>
                <w:sz w:val="18"/>
                <w:szCs w:val="18"/>
              </w:rPr>
              <w:t xml:space="preserve">. (c) Shaded sukuma wiki loses less water, so the tension in its xylem stays lower and the water columns are much less likely to break.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The return journey of food and the complete model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Plants also move food. (a) Which tissue carries sucrose and amino acids, from where to where, and what did the girdled eucalyptus trees near Kericho show you about this? (b) Explain the pressure-flow hypothesis in your own words. (c) Finally, summarise the whole plant transport journey in order, from water entering a root hair to sugar reaching a sink such as the maize cob, and say how this journey can fail in the Kibwezi maize.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Phloem sieve tubes, helped by companion cells, carry sucrose and amino acids from source cells (photosynthesising leaves) to sink cells (roots, fruits such as the maize cob, and growing tips). In the girdled eucalyptus trees near Kericho, where a ring of bark (phloem) was removed, sugars built up above the girdle and the roots below starved and died. This is direct evidence that phloem carries sugars downward from the leaves. (b) Sucrose is loaded into the phloem at the source, which makes the sieve tubes there very concentrated. Water enters by osmosis and builds up high pressure. At the sink, sucrose is removed and used, water leaves by osmosis, and the pressure is lower. The sap is pushed by mass flow from the high-pressure source to the low-pressure sink. (c) Water enters root hair cells by osmosis down a water potential gradient, crosses the cortex and endodermis and enters the xylem. Mineral salts enter by active transport. Transpiration at the stomata creates tension, and cohesion-tension pulls the water column up the xylem to the leaves, with root pressure helping a little. In the leaves, sugars are made by photosynthesis, loaded into the phloem and moved by pressure-flow to sinks such as roots and the maize cob. The journey fails when transpiration is greater than uptake (hot, dry, windy afternoons, or low-water-potential soil near the riverbed). Turgor is lost and the maize wilts, and if the xylem columns break the plant cannot recover, and food transport is also disrupted.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the transport pathways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8T00:25: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describes water and mineral entry (osmosis, active transport), upward flow in xylem and sugar flow in phloem, using the correct terms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4" w:author="Claude (AI) - proposed" w:date="2026-10-18T00:25: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most pathways correctly with minor errors or missing terms (for example confuses one direction or omits the endodermis).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8T00:25: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xylem and phloem, or the processes, or gives incomplete pathways.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6" w:author="Claude (AI) - proposed" w:date="2026-10-18T00:25: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Cites specific evidence and numbers from our lessons (potato strips, sweating leaf bag, stomatal impressions, potometer, girdled eucalyptus trees near Kericho) and links each piece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7" w:author="Claude (AI) - proposed" w:date="2026-10-18T00:25: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Cites some evidence from the investigations but links it to claims only partly.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8T00:25: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or no evidence, or only general statements.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Kibwezi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9" w:author="Claude (AI) - proposed" w:date="2026-10-18T00:25: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Fully explains why maize wilts despite watered soil, why riverbed maize wilts sooner, why some plants </w:t>
            </w:r>
            <w:del w:id="9030" w:author="Claude (AI) - proposed" w:date="2026-10-18T00:25:55Z">
              <w:r>
                <w:rPr>
                  <w:rFonts w:ascii="Arial" w:cs="Arial" w:eastAsia="Arial" w:hAnsi="Arial"/>
                  <w:b w:val="false"/>
                  <w:bCs w:val="false"/>
                  <w:i w:val="false"/>
                  <w:iCs w:val="false"/>
                  <w:color w:val="000000"/>
                  <w:sz w:val="18"/>
                  <w:szCs w:val="18"/>
                </w:rPr>
                <w:delText xml:space="preserve">die</w:delText>
              </w:r>
            </w:del>
            <w:ins w:id="9031" w:author="Claude (AI) - proposed" w:date="2026-10-18T00:25:55Z">
              <w:r>
                <w:rPr>
                  <w:rFonts w:ascii="Arial" w:cs="Arial" w:eastAsia="Arial" w:hAnsi="Arial"/>
                  <w:b w:val="false"/>
                  <w:bCs w:val="false"/>
                  <w:i w:val="false"/>
                  <w:iCs w:val="false"/>
                  <w:color w:val="000000"/>
                  <w:sz w:val="18"/>
                  <w:szCs w:val="18"/>
                </w:rPr>
                <w:t xml:space="preserve">recover by evening while others die,</w:t>
              </w:r>
            </w:ins>
            <w:r>
              <w:rPr>
                <w:rFonts w:ascii="Arial" w:cs="Arial" w:eastAsia="Arial" w:hAnsi="Arial"/>
                <w:b w:val="false"/>
                <w:bCs w:val="false"/>
                <w:i w:val="false"/>
                <w:iCs w:val="false"/>
                <w:color w:val="000000"/>
                <w:sz w:val="18"/>
                <w:szCs w:val="18"/>
              </w:rPr>
              <w:t xml:space="preserve"> and why shaded sukuma wiki is protected, using rate of loss versus supply.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2" w:author="Claude (AI) - proposed" w:date="2026-10-18T00:25: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most parts of the phenomenon but misses one (for example the shade</w:t>
            </w:r>
            <w:del w:id="9033" w:author="Claude (AI) - proposed" w:date="2026-10-18T00:25:55Z">
              <w:r>
                <w:rPr>
                  <w:rFonts w:ascii="Arial" w:cs="Arial" w:eastAsia="Arial" w:hAnsi="Arial"/>
                  <w:b w:val="false"/>
                  <w:bCs w:val="false"/>
                  <w:i w:val="false"/>
                  <w:iCs w:val="false"/>
                  <w:color w:val="000000"/>
                  <w:sz w:val="18"/>
                  <w:szCs w:val="18"/>
                </w:rPr>
                <w:delText xml:space="preserve"> or the riverbed</w:delText>
              </w:r>
            </w:del>
            <w:ins w:id="9034" w:author="Claude (AI) - proposed" w:date="2026-10-18T00:25:55Z">
              <w:r>
                <w:rPr>
                  <w:rFonts w:ascii="Arial" w:cs="Arial" w:eastAsia="Arial" w:hAnsi="Arial"/>
                  <w:b w:val="false"/>
                  <w:bCs w:val="false"/>
                  <w:i w:val="false"/>
                  <w:iCs w:val="false"/>
                  <w:color w:val="000000"/>
                  <w:sz w:val="18"/>
                  <w:szCs w:val="18"/>
                </w:rPr>
                <w:t xml:space="preserve">, the riverbed or the recovery</w:t>
              </w:r>
            </w:ins>
            <w:r>
              <w:rPr>
                <w:rFonts w:ascii="Arial" w:cs="Arial" w:eastAsia="Arial" w:hAnsi="Arial"/>
                <w:b w:val="false"/>
                <w:bCs w:val="false"/>
                <w:i w:val="false"/>
                <w:iCs w:val="false"/>
                <w:color w:val="000000"/>
                <w:sz w:val="18"/>
                <w:szCs w:val="18"/>
              </w:rPr>
              <w:t xml:space="preserve">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5" w:author="Claude (AI) - proposed" w:date="2026-10-18T00:25: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Explains only that the plant needs water without linking to transpiration or soil water potential.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with mechanisms (CER, cohesion-tension, pressure-flow)</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6" w:author="Claude (AI) - proposed" w:date="2026-10-18T00:25: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clear, logical reasoning connecting cause and effect, including cohesion-tension, the four transpiration factors, and pressure-flow.</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7" w:author="Claude (AI) - proposed" w:date="2026-10-18T00:25: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reasoning that is mostly logical but with gaps in one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8" w:author="Claude (AI) - proposed" w:date="2026-10-18T00:25: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facts without explaining how or why.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9" w:author="Claude (AI) - proposed" w:date="2026-10-18T00:25: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clearly and in order, using the key terms correctly and linking ideas to the Kibwezi farm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0" w:author="Claude (AI) - proposed" w:date="2026-10-18T00:25: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understandably with a few unclear parts or terms used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1" w:author="Claude (AI) - proposed" w:date="2026-10-18T00:25: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hard to follow and key terms are missing or misused.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icl1bw7t8fwewotkxlu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0cw7fnmvegw-9h3k-h-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_v_pfuun-sebboi2720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icl1bw7t8fwewotkxlus" Type="http://schemas.openxmlformats.org/officeDocument/2006/relationships/hyperlink" Target="https://creativecommons.org/licenses/by-nc/4.0/" TargetMode="External"/><Relationship Id="rIdp0cw7fnmvegw-9h3k-h-f" Type="http://schemas.openxmlformats.org/officeDocument/2006/relationships/hyperlink" Target="https://creativecommons.org/licenses/by-nc/4.0/" TargetMode="External"/><Relationship Id="rIdw_v_pfuun-sebboi2720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2026-10-18T00:25:53.746Z</dcterms:created>
  <dcterms:modified xsi:type="dcterms:W3CDTF">2026-10-18T00:25:53.746Z</dcterms:modified>
</cp:coreProperties>
</file>

<file path=docProps/custom.xml><?xml version="1.0" encoding="utf-8"?>
<Properties xmlns="http://schemas.openxmlformats.org/officeDocument/2006/custom-properties" xmlns:vt="http://schemas.openxmlformats.org/officeDocument/2006/docPropsVTypes"/>
</file>