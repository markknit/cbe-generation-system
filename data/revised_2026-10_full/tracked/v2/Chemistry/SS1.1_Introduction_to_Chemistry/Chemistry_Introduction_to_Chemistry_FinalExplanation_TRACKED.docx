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worked with the Kisumu tray of eight substances (A table salt, B water, C sand, D sulphur, E iron filings, F antacid tablet, G paracetamol tablet, H sugar) over ten lessons. Use your own tray evidence and your learning from the lessons to answer the Driving Question: How do the different properties of substances around us help chemists make medicines, foods and other products, and how do we use them safely? Answer each section in the space under its prompt. Use the letters A-H and the exact names of the substances. Use numbers and units (g, mL, C, mg) from your own results where you can. Write in full sentences and show your working for any calculation. Remember our class value of respect: write in your own words and be ready to listen to other groups' ideas.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Same look, different behaviour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Look at the data table from the Kisumu tray tests (1 level spatula, about 2 g, of each solid in 50 mL of water at about 25 C; heat test done by the teacher).</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Substance</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water</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Heat test</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table salt</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dissolves, clear solution</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crackles, no melting</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 sand</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sinks, stays visible</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change</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 sulphur</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floats, not wetted</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melts at about 115 C, then burns with blue flame</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 iron filings</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sink, pulled out by a magnet</w:t>
                  </w:r>
                </w:p>
              </w:tc>
              <w:tc>
                <w:tcPr>
                  <w:tcW w:type="dxa" w:w="4440"/>
                  <w:shd w:fill="FFFFFF" w:color="auto" w:val="clear"/>
                  <w:tcMar>
                    <w:top w:type="dxa" w:w="60"/>
                    <w:left w:type="dxa" w:w="120"/>
                    <w:bottom w:type="dxa" w:w="60"/>
                    <w:right w:type="dxa" w:w="120"/>
                  </w:tcMar>
                  <w:vAlign w:val="top"/>
                </w:tcPr>
                <w:p>
                  <w:pPr>
                    <w:keepNext w:val="false"/>
                    <w:spacing w:after="40" w:before="0"/>
                    <w:jc w:val="left"/>
                  </w:pPr>
                  <w:del w:id="9001" w:author="Claude (AI) - proposed" w:date="2026-10-15T03:00:48Z">
                    <w:r>
                      <w:rPr>
                        <w:rFonts w:ascii="Arial" w:cs="Arial" w:eastAsia="Arial" w:hAnsi="Arial"/>
                        <w:b w:val="false"/>
                        <w:bCs w:val="false"/>
                        <w:i w:val="false"/>
                        <w:iCs w:val="false"/>
                        <w:color w:val="000000"/>
                        <w:sz w:val="18"/>
                        <w:szCs w:val="18"/>
                      </w:rPr>
                      <w:delText xml:space="preserve">glow orange-red, turn dull blackish</w:delText>
                    </w:r>
                  </w:del>
                  <w:ins w:id="9002" w:author="Claude (AI) - proposed" w:date="2026-10-15T03:00:48Z">
                    <w:r>
                      <w:rPr>
                        <w:rFonts w:ascii="Arial" w:cs="Arial" w:eastAsia="Arial" w:hAnsi="Arial"/>
                        <w:b w:val="false"/>
                        <w:bCs w:val="false"/>
                        <w:i w:val="false"/>
                        <w:iCs w:val="false"/>
                        <w:color w:val="000000"/>
                        <w:sz w:val="18"/>
                        <w:szCs w:val="18"/>
                      </w:rPr>
                      <w:t xml:space="preserve">darken to a dull blackish solid</w:t>
                    </w:r>
                  </w:ins>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 sugar</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dissolves, clear solution</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melts at about 186 C, browns, then chars</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Wanjiru noticed that several of these substances look like powders. Why do substances that look alike behave so differently? Use evidence from at least three substances in the table. (b) Name two physical properties and one chemical property that you used to tell the substances apart.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Separating mixture 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Mixture M was 3 g iron filings + 3 g sand + 3 g salt, a total of 9 g</w:t>
            </w:r>
            <w:del w:id="9003" w:author="Claude (AI) - proposed" w:date="2026-10-15T03:00:48Z">
              <w:r>
                <w:rPr>
                  <w:rFonts w:ascii="Arial" w:cs="Arial" w:eastAsia="Arial" w:hAnsi="Arial"/>
                  <w:b/>
                  <w:bCs/>
                  <w:i w:val="false"/>
                  <w:iCs w:val="false"/>
                  <w:color w:val="000000"/>
                  <w:sz w:val="18"/>
                  <w:szCs w:val="18"/>
                </w:rPr>
                <w:delText xml:space="preserve">, in water</w:delText>
              </w:r>
            </w:del>
            <w:ins w:id="9004" w:author="Claude (AI) - proposed" w:date="2026-10-15T03:00:48Z">
              <w:r>
                <w:rPr>
                  <w:rFonts w:ascii="Arial" w:cs="Arial" w:eastAsia="Arial" w:hAnsi="Arial"/>
                  <w:b/>
                  <w:bCs/>
                  <w:i w:val="false"/>
                  <w:iCs w:val="false"/>
                  <w:color w:val="000000"/>
                  <w:sz w:val="18"/>
                  <w:szCs w:val="18"/>
                </w:rPr>
                <w:t xml:space="preserve"> (a dry mixture)</w:t>
              </w:r>
            </w:ins>
            <w:r>
              <w:rPr>
                <w:rFonts w:ascii="Arial" w:cs="Arial" w:eastAsia="Arial" w:hAnsi="Arial"/>
                <w:b/>
                <w:bCs/>
                <w:i w:val="false"/>
                <w:iCs w:val="false"/>
                <w:color w:val="000000"/>
                <w:sz w:val="18"/>
                <w:szCs w:val="18"/>
              </w:rPr>
              <w:t xml:space="preserve">. Group 1 separated it in three steps</w:t>
            </w:r>
            <w:ins w:id="9005" w:author="Claude (AI) - proposed" w:date="2026-10-15T03:00:48Z">
              <w:r>
                <w:rPr>
                  <w:rFonts w:ascii="Arial" w:cs="Arial" w:eastAsia="Arial" w:hAnsi="Arial"/>
                  <w:b/>
                  <w:bCs/>
                  <w:i w:val="false"/>
                  <w:iCs w:val="false"/>
                  <w:color w:val="000000"/>
                  <w:sz w:val="18"/>
                  <w:szCs w:val="18"/>
                </w:rPr>
                <w:t xml:space="preserve"> (a magnet first, then adding water and filtering, then evaporating the filtrate)</w:t>
              </w:r>
            </w:ins>
            <w:r>
              <w:rPr>
                <w:rFonts w:ascii="Arial" w:cs="Arial" w:eastAsia="Arial" w:hAnsi="Arial"/>
                <w:b/>
                <w:bCs/>
                <w:i w:val="false"/>
                <w:iCs w:val="false"/>
                <w:color w:val="000000"/>
                <w:sz w:val="18"/>
                <w:szCs w:val="18"/>
              </w:rPr>
              <w:t xml:space="preserve"> and recorded the masses recovered: iron 2.9 g, sand 2.8 g (after drying), salt 2.7 g.</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Name the method that removed each of the three substances and explain why that method worked for that substance. (b) Why could the salt not be removed by filtration or a magnet? (c) Calculate the total mass recovered and the mass lost. Give one reason for the loss.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Classifying and the meaning of Chemistry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Write the meaning of Chemistry and of matter. (b) Classify D sulphur, A table salt and mixture M as an element, a compound or a mixture, and give a reason for each. (c) Name the five branches of chemistry and say which branch you would link to the separation of mixture 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Medicines and using them safely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Wanjiru asked why the antacid and paracetamol work differently. (a) Using what you saw in the vinegar test, explain how F antacid tablet relieves heartburn and how G paracetamol tablet is different. (b) The adult paracetamol label says 1 to 2 tablets of 500 mg every 4 to 6 hours. Calculate the maximum number of milligrams and grams allowed in 24 hours if the maximum is 8 tablets, and say what can happen if more is taken. (c) Otieno's customer wanted to give an adult dose to a small child. What advice would you give, and which items on a label help a buyer to be safe?</w:t>
            </w:r>
            <w:ins w:id="9006" w:author="Claude (AI) - proposed" w:date="2026-10-15T03:00:48Z">
              <w:r>
                <w:rPr>
                  <w:rFonts w:ascii="Arial" w:cs="Arial" w:eastAsia="Arial" w:hAnsi="Arial"/>
                  <w:b/>
                  <w:bCs/>
                  <w:i w:val="false"/>
                  <w:iCs w:val="false"/>
                  <w:color w:val="000000"/>
                  <w:sz w:val="18"/>
                  <w:szCs w:val="18"/>
                </w:rPr>
                <w:t xml:space="preserve"> Also name one effect of drug or substance abuse on health or learning.</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connected explanation of 8-10 sentences that answers the Driving Question: How do the different properties of substances around us help chemists make medicines, foods and other products, and how do we use them safely? Use evidence from the Kisumu tray, including at least one number from your results. Include (i) why substances that look alike behave differently, (ii) how chemists use properties to separate or make materials, with at least one Kenyan industry or example, (iii) why the antacid and paracetamol work differently and why both are harmful in excess, and (iv) one responsibility you will take for a safe and healthy environment at school and at home.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Kisumu tray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7" w:author="Claude (AI) - proposed" w:date="2026-10-15T03:00:48Z">
              <w:r>
                <w:rPr>
                  <w:rFonts w:ascii="Arial" w:cs="Arial" w:eastAsia="Arial" w:hAnsi="Arial"/>
                  <w:b w:val="false"/>
                  <w:bCs w:val="false"/>
                  <w:i w:val="false"/>
                  <w:iCs w:val="false"/>
                  <w:color w:val="000000"/>
                  <w:sz w:val="18"/>
                  <w:szCs w:val="18"/>
                </w:rPr>
                <w:delText xml:space="preserve">Uses</w:delText>
              </w:r>
            </w:del>
            <w:ins w:id="9008" w:author="Claude (AI) - proposed" w:date="2026-10-15T03:00:48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accurate results for several substances A-H, including exact numbers and units (such as 2.9 g, 2.8 g, 2.7 g, 8.4 g, 0.6 g, 4 g), and links each piece of evidence to a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09" w:author="Claude (AI) - proposed" w:date="2026-10-15T03:00:48Z">
              <w:r>
                <w:rPr>
                  <w:rFonts w:ascii="Arial" w:cs="Arial" w:eastAsia="Arial" w:hAnsi="Arial"/>
                  <w:b w:val="false"/>
                  <w:bCs w:val="false"/>
                  <w:i w:val="false"/>
                  <w:iCs w:val="false"/>
                  <w:color w:val="000000"/>
                  <w:sz w:val="18"/>
                  <w:szCs w:val="18"/>
                </w:rPr>
                <w:delText xml:space="preserve">Uses</w:delText>
              </w:r>
            </w:del>
            <w:ins w:id="9010" w:author="Claude (AI) - proposed" w:date="2026-10-15T03:00:48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correct evidence from some substances and at least one correct number, but links to the claim are sometimes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1" w:author="Claude (AI) - proposed" w:date="2026-10-15T03:00:48Z">
              <w:r>
                <w:rPr>
                  <w:rFonts w:ascii="Arial" w:cs="Arial" w:eastAsia="Arial" w:hAnsi="Arial"/>
                  <w:b w:val="false"/>
                  <w:bCs w:val="false"/>
                  <w:i w:val="false"/>
                  <w:iCs w:val="false"/>
                  <w:color w:val="000000"/>
                  <w:sz w:val="18"/>
                  <w:szCs w:val="18"/>
                </w:rPr>
                <w:delText xml:space="preserve">Gives</w:delText>
              </w:r>
            </w:del>
            <w:ins w:id="9012" w:author="Claude (AI) - proposed" w:date="2026-10-15T03:00:48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few or inaccurate results, or makes claims without evidence from the tray.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properties and separation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3" w:author="Claude (AI) - proposed" w:date="2026-10-15T03:00:48Z">
              <w:r>
                <w:rPr>
                  <w:rFonts w:ascii="Arial" w:cs="Arial" w:eastAsia="Arial" w:hAnsi="Arial"/>
                  <w:b w:val="false"/>
                  <w:bCs w:val="false"/>
                  <w:i w:val="false"/>
                  <w:iCs w:val="false"/>
                  <w:color w:val="000000"/>
                  <w:sz w:val="18"/>
                  <w:szCs w:val="18"/>
                </w:rPr>
                <w:delText xml:space="preserve">Clearly</w:delText>
              </w:r>
            </w:del>
            <w:ins w:id="9014" w:author="Claude (AI) - proposed" w:date="2026-10-15T03:00:48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explains that properties come from what a substance is made of, and correctly matches magnetic separation, filtration and evaporation to the properties of iron, sand and salt, including why dissolved salt needs evaporation.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5" w:author="Claude (AI) - proposed" w:date="2026-10-15T03:00:48Z">
              <w:r>
                <w:rPr>
                  <w:rFonts w:ascii="Arial" w:cs="Arial" w:eastAsia="Arial" w:hAnsi="Arial"/>
                  <w:b w:val="false"/>
                  <w:bCs w:val="false"/>
                  <w:i w:val="false"/>
                  <w:iCs w:val="false"/>
                  <w:color w:val="000000"/>
                  <w:sz w:val="18"/>
                  <w:szCs w:val="18"/>
                </w:rPr>
                <w:delText xml:space="preserve">Names</w:delText>
              </w:r>
            </w:del>
            <w:ins w:id="9016" w:author="Claude (AI) - proposed" w:date="2026-10-15T03:00:48Z">
              <w:r>
                <w:rPr>
                  <w:rFonts w:ascii="Arial" w:cs="Arial" w:eastAsia="Arial" w:hAnsi="Arial"/>
                  <w:b w:val="false"/>
                  <w:bCs w:val="false"/>
                  <w:i w:val="false"/>
                  <w:iCs w:val="false"/>
                  <w:color w:val="000000"/>
                  <w:sz w:val="18"/>
                  <w:szCs w:val="18"/>
                </w:rPr>
                <w:t xml:space="preserve">Meets Expectations: names</w:t>
              </w:r>
            </w:ins>
            <w:r>
              <w:rPr>
                <w:rFonts w:ascii="Arial" w:cs="Arial" w:eastAsia="Arial" w:hAnsi="Arial"/>
                <w:b w:val="false"/>
                <w:bCs w:val="false"/>
                <w:i w:val="false"/>
                <w:iCs w:val="false"/>
                <w:color w:val="000000"/>
                <w:sz w:val="18"/>
                <w:szCs w:val="18"/>
              </w:rPr>
              <w:t xml:space="preserve"> the methods and most properties correctly, with a partly complete reason for why each method works.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7" w:author="Claude (AI) - proposed" w:date="2026-10-15T03:00:48Z">
              <w:r>
                <w:rPr>
                  <w:rFonts w:ascii="Arial" w:cs="Arial" w:eastAsia="Arial" w:hAnsi="Arial"/>
                  <w:b w:val="false"/>
                  <w:bCs w:val="false"/>
                  <w:i w:val="false"/>
                  <w:iCs w:val="false"/>
                  <w:color w:val="000000"/>
                  <w:sz w:val="18"/>
                  <w:szCs w:val="18"/>
                </w:rPr>
                <w:delText xml:space="preserve">Confuses</w:delText>
              </w:r>
            </w:del>
            <w:ins w:id="9018" w:author="Claude (AI) - proposed" w:date="2026-10-15T03:00:48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methods or properties, or only states that substances are different without a reason.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 concepts and classification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9" w:author="Claude (AI) - proposed" w:date="2026-10-15T03:00:48Z">
              <w:r>
                <w:rPr>
                  <w:rFonts w:ascii="Arial" w:cs="Arial" w:eastAsia="Arial" w:hAnsi="Arial"/>
                  <w:b w:val="false"/>
                  <w:bCs w:val="false"/>
                  <w:i w:val="false"/>
                  <w:iCs w:val="false"/>
                  <w:color w:val="000000"/>
                  <w:sz w:val="18"/>
                  <w:szCs w:val="18"/>
                </w:rPr>
                <w:delText xml:space="preserve">Correctly</w:delText>
              </w:r>
            </w:del>
            <w:ins w:id="9020" w:author="Claude (AI) - proposed" w:date="2026-10-15T03:00:48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defines chemistry and matter, classifies elements, compounds and mixtures with reasons, and names the five branches with a correct link.</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1" w:author="Claude (AI) - proposed" w:date="2026-10-15T03:00:48Z">
              <w:r>
                <w:rPr>
                  <w:rFonts w:ascii="Arial" w:cs="Arial" w:eastAsia="Arial" w:hAnsi="Arial"/>
                  <w:b w:val="false"/>
                  <w:bCs w:val="false"/>
                  <w:i w:val="false"/>
                  <w:iCs w:val="false"/>
                  <w:color w:val="000000"/>
                  <w:sz w:val="18"/>
                  <w:szCs w:val="18"/>
                </w:rPr>
                <w:delText xml:space="preserve">Gives</w:delText>
              </w:r>
            </w:del>
            <w:ins w:id="9022" w:author="Claude (AI) - proposed" w:date="2026-10-15T03:00:48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mostly correct definitions and classifications, with a reason missing in places.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3" w:author="Claude (AI) - proposed" w:date="2026-10-15T03:00:48Z">
              <w:r>
                <w:rPr>
                  <w:rFonts w:ascii="Arial" w:cs="Arial" w:eastAsia="Arial" w:hAnsi="Arial"/>
                  <w:b w:val="false"/>
                  <w:bCs w:val="false"/>
                  <w:i w:val="false"/>
                  <w:iCs w:val="false"/>
                  <w:color w:val="000000"/>
                  <w:sz w:val="18"/>
                  <w:szCs w:val="18"/>
                </w:rPr>
                <w:delText xml:space="preserve">Definitions</w:delText>
              </w:r>
            </w:del>
            <w:ins w:id="9024" w:author="Claude (AI) - proposed" w:date="2026-10-15T03:00:48Z">
              <w:r>
                <w:rPr>
                  <w:rFonts w:ascii="Arial" w:cs="Arial" w:eastAsia="Arial" w:hAnsi="Arial"/>
                  <w:b w:val="false"/>
                  <w:bCs w:val="false"/>
                  <w:i w:val="false"/>
                  <w:iCs w:val="false"/>
                  <w:color w:val="000000"/>
                  <w:sz w:val="18"/>
                  <w:szCs w:val="18"/>
                </w:rPr>
                <w:t xml:space="preserve">Approaches Expectations: definitions</w:t>
              </w:r>
            </w:ins>
            <w:r>
              <w:rPr>
                <w:rFonts w:ascii="Arial" w:cs="Arial" w:eastAsia="Arial" w:hAnsi="Arial"/>
                <w:b w:val="false"/>
                <w:bCs w:val="false"/>
                <w:i w:val="false"/>
                <w:iCs w:val="false"/>
                <w:color w:val="000000"/>
                <w:sz w:val="18"/>
                <w:szCs w:val="18"/>
              </w:rPr>
              <w:t xml:space="preserve"> or classifications are incomplete or mostly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Medicines and safe use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5" w:author="Claude (AI) - proposed" w:date="2026-10-15T03:00:48Z">
              <w:r>
                <w:rPr>
                  <w:rFonts w:ascii="Arial" w:cs="Arial" w:eastAsia="Arial" w:hAnsi="Arial"/>
                  <w:b w:val="false"/>
                  <w:bCs w:val="false"/>
                  <w:i w:val="false"/>
                  <w:iCs w:val="false"/>
                  <w:color w:val="000000"/>
                  <w:sz w:val="18"/>
                  <w:szCs w:val="18"/>
                </w:rPr>
                <w:delText xml:space="preserve">Explains</w:delText>
              </w:r>
            </w:del>
            <w:ins w:id="9026" w:author="Claude (AI) - proposed" w:date="2026-10-15T03:00:48Z">
              <w:r>
                <w:rPr>
                  <w:rFonts w:ascii="Arial" w:cs="Arial" w:eastAsia="Arial" w:hAnsi="Arial"/>
                  <w:b w:val="false"/>
                  <w:bCs w:val="false"/>
                  <w:i w:val="false"/>
                  <w:iCs w:val="false"/>
                  <w:color w:val="000000"/>
                  <w:sz w:val="18"/>
                  <w:szCs w:val="18"/>
                </w:rPr>
                <w:t xml:space="preserve">Exceeds Expectations: explains</w:t>
              </w:r>
            </w:ins>
            <w:r>
              <w:rPr>
                <w:rFonts w:ascii="Arial" w:cs="Arial" w:eastAsia="Arial" w:hAnsi="Arial"/>
                <w:b w:val="false"/>
                <w:bCs w:val="false"/>
                <w:i w:val="false"/>
                <w:iCs w:val="false"/>
                <w:color w:val="000000"/>
                <w:sz w:val="18"/>
                <w:szCs w:val="18"/>
              </w:rPr>
              <w:t xml:space="preserve"> that the antacid neutralises acid and paracetamol acts differently, calculates 8 x 500 mg = 4000 mg = 4 g correctly, explains the harm of excess, and links label items, correct dosage and avoiding substance abuse to safety.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7" w:author="Claude (AI) - proposed" w:date="2026-10-15T03:00:48Z">
              <w:r>
                <w:rPr>
                  <w:rFonts w:ascii="Arial" w:cs="Arial" w:eastAsia="Arial" w:hAnsi="Arial"/>
                  <w:b w:val="false"/>
                  <w:bCs w:val="false"/>
                  <w:i w:val="false"/>
                  <w:iCs w:val="false"/>
                  <w:color w:val="000000"/>
                  <w:sz w:val="18"/>
                  <w:szCs w:val="18"/>
                </w:rPr>
                <w:delText xml:space="preserve">Explains</w:delText>
              </w:r>
            </w:del>
            <w:ins w:id="9028" w:author="Claude (AI) - proposed" w:date="2026-10-15T03:00:48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the medicines and calculation correctly but gives limited detail on label items or harm.</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9" w:author="Claude (AI) - proposed" w:date="2026-10-15T03:00:48Z">
              <w:r>
                <w:rPr>
                  <w:rFonts w:ascii="Arial" w:cs="Arial" w:eastAsia="Arial" w:hAnsi="Arial"/>
                  <w:b w:val="false"/>
                  <w:bCs w:val="false"/>
                  <w:i w:val="false"/>
                  <w:iCs w:val="false"/>
                  <w:color w:val="000000"/>
                  <w:sz w:val="18"/>
                  <w:szCs w:val="18"/>
                </w:rPr>
                <w:delText xml:space="preserve">Mixes</w:delText>
              </w:r>
            </w:del>
            <w:ins w:id="9030" w:author="Claude (AI) - proposed" w:date="2026-10-15T03:00:48Z">
              <w:r>
                <w:rPr>
                  <w:rFonts w:ascii="Arial" w:cs="Arial" w:eastAsia="Arial" w:hAnsi="Arial"/>
                  <w:b w:val="false"/>
                  <w:bCs w:val="false"/>
                  <w:i w:val="false"/>
                  <w:iCs w:val="false"/>
                  <w:color w:val="000000"/>
                  <w:sz w:val="18"/>
                  <w:szCs w:val="18"/>
                </w:rPr>
                <w:t xml:space="preserve">Approaches Expectations: mixes</w:t>
              </w:r>
            </w:ins>
            <w:r>
              <w:rPr>
                <w:rFonts w:ascii="Arial" w:cs="Arial" w:eastAsia="Arial" w:hAnsi="Arial"/>
                <w:b w:val="false"/>
                <w:bCs w:val="false"/>
                <w:i w:val="false"/>
                <w:iCs w:val="false"/>
                <w:color w:val="000000"/>
                <w:sz w:val="18"/>
                <w:szCs w:val="18"/>
              </w:rPr>
              <w:t xml:space="preserve"> up the two medicines, makes a calculation error, or gives little on safety.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clarity, Kenyan context and responsibility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1" w:author="Claude (AI) - proposed" w:date="2026-10-15T03:00:48Z">
              <w:r>
                <w:rPr>
                  <w:rFonts w:ascii="Arial" w:cs="Arial" w:eastAsia="Arial" w:hAnsi="Arial"/>
                  <w:b w:val="false"/>
                  <w:bCs w:val="false"/>
                  <w:i w:val="false"/>
                  <w:iCs w:val="false"/>
                  <w:color w:val="000000"/>
                  <w:sz w:val="18"/>
                  <w:szCs w:val="18"/>
                </w:rPr>
                <w:delText xml:space="preserve">Gives</w:delText>
              </w:r>
            </w:del>
            <w:ins w:id="9032" w:author="Claude (AI) - proposed" w:date="2026-10-15T03:00:48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connected 8-10 sentence answer to the driving question, uses a Kenyan industry or example, and states a specific, realistic responsibility for school and home.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3" w:author="Claude (AI) - proposed" w:date="2026-10-15T03:00:48Z">
              <w:r>
                <w:rPr>
                  <w:rFonts w:ascii="Arial" w:cs="Arial" w:eastAsia="Arial" w:hAnsi="Arial"/>
                  <w:b w:val="false"/>
                  <w:bCs w:val="false"/>
                  <w:i w:val="false"/>
                  <w:iCs w:val="false"/>
                  <w:color w:val="000000"/>
                  <w:sz w:val="18"/>
                  <w:szCs w:val="18"/>
                </w:rPr>
                <w:delText xml:space="preserve">Answer</w:delText>
              </w:r>
            </w:del>
            <w:ins w:id="9034" w:author="Claude (AI) - proposed" w:date="2026-10-15T03:00:48Z">
              <w:r>
                <w:rPr>
                  <w:rFonts w:ascii="Arial" w:cs="Arial" w:eastAsia="Arial" w:hAnsi="Arial"/>
                  <w:b w:val="false"/>
                  <w:bCs w:val="false"/>
                  <w:i w:val="false"/>
                  <w:iCs w:val="false"/>
                  <w:color w:val="000000"/>
                  <w:sz w:val="18"/>
                  <w:szCs w:val="18"/>
                </w:rPr>
                <w:t xml:space="preserve">Meets Expectations: answer</w:t>
              </w:r>
            </w:ins>
            <w:r>
              <w:rPr>
                <w:rFonts w:ascii="Arial" w:cs="Arial" w:eastAsia="Arial" w:hAnsi="Arial"/>
                <w:b w:val="false"/>
                <w:bCs w:val="false"/>
                <w:i w:val="false"/>
                <w:iCs w:val="false"/>
                <w:color w:val="000000"/>
                <w:sz w:val="18"/>
                <w:szCs w:val="18"/>
              </w:rPr>
              <w:t xml:space="preserve"> is mostly connected and answers the driving question, with a general Kenyan example or responsibility.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5" w:author="Claude (AI) - proposed" w:date="2026-10-15T03:00:48Z">
              <w:r>
                <w:rPr>
                  <w:rFonts w:ascii="Arial" w:cs="Arial" w:eastAsia="Arial" w:hAnsi="Arial"/>
                  <w:b w:val="false"/>
                  <w:bCs w:val="false"/>
                  <w:i w:val="false"/>
                  <w:iCs w:val="false"/>
                  <w:color w:val="000000"/>
                  <w:sz w:val="18"/>
                  <w:szCs w:val="18"/>
                </w:rPr>
                <w:delText xml:space="preserve">Answer</w:delText>
              </w:r>
            </w:del>
            <w:ins w:id="9036" w:author="Claude (AI) - proposed" w:date="2026-10-15T03:00:48Z">
              <w:r>
                <w:rPr>
                  <w:rFonts w:ascii="Arial" w:cs="Arial" w:eastAsia="Arial" w:hAnsi="Arial"/>
                  <w:b w:val="false"/>
                  <w:bCs w:val="false"/>
                  <w:i w:val="false"/>
                  <w:iCs w:val="false"/>
                  <w:color w:val="000000"/>
                  <w:sz w:val="18"/>
                  <w:szCs w:val="18"/>
                </w:rPr>
                <w:t xml:space="preserve">Approaches Expectations: answer</w:t>
              </w:r>
            </w:ins>
            <w:r>
              <w:rPr>
                <w:rFonts w:ascii="Arial" w:cs="Arial" w:eastAsia="Arial" w:hAnsi="Arial"/>
                <w:b w:val="false"/>
                <w:bCs w:val="false"/>
                <w:i w:val="false"/>
                <w:iCs w:val="false"/>
                <w:color w:val="000000"/>
                <w:sz w:val="18"/>
                <w:szCs w:val="18"/>
              </w:rPr>
              <w:t xml:space="preserve"> is a list of unconnected facts, is too short, or does not address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3zryrlsxyi9o-qbddpon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yybf6hanacsryaqvanz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whvdd_4v04v_7ar3f3f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zryrlsxyi9o-qbddpond" Type="http://schemas.openxmlformats.org/officeDocument/2006/relationships/hyperlink" Target="https://creativecommons.org/licenses/by-nc/4.0/" TargetMode="External"/><Relationship Id="rIdmyybf6hanacsryaqvanzr" Type="http://schemas.openxmlformats.org/officeDocument/2006/relationships/hyperlink" Target="https://creativecommons.org/licenses/by-nc/4.0/" TargetMode="External"/><Relationship Id="rIdewhvdd_4v04v_7ar3f3f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2026-10-15T03:00:47.031Z</dcterms:created>
  <dcterms:modified xsi:type="dcterms:W3CDTF">2026-10-15T03:00:47.031Z</dcterms:modified>
</cp:coreProperties>
</file>

<file path=docProps/custom.xml><?xml version="1.0" encoding="utf-8"?>
<Properties xmlns="http://schemas.openxmlformats.org/officeDocument/2006/custom-properties" xmlns:vt="http://schemas.openxmlformats.org/officeDocument/2006/docPropsVTypes"/>
</file>