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1.4 CHEMICAL BONDING: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Carbon Paradox from Lesson 1: a diamond chip from a Nairobi jeweller's cutting tool and a pencil graphite stick, both labelled '100% Carbon'. Graphite smeared a grey mark on the ceramic tile and lit the bulb, while diamond scratched the tile and did not conduct. Answer each section in the blank space under the prompt. Write in full sentences, use words such as valence electrons, covalent bond, delocalised electron, Van der Waals forces, ionic, metallic, lattice and structure, and support every claim with evidence from the lessons (use Claim, Evidence, Reasoning where you can). You may draw labelled diagrams. Where a section asks you to use the table, read it carefully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Valence Electrons and Bond Type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Carbon has 6 electrons in total</w:t>
            </w:r>
            <w:del w:id="9001" w:author="Claude (AI) - proposed" w:date="2026-10-18T00:26:47Z">
              <w:r>
                <w:rPr>
                  <w:rFonts w:ascii="Arial" w:cs="Arial" w:eastAsia="Arial" w:hAnsi="Arial"/>
                  <w:b/>
                  <w:bCs/>
                  <w:i w:val="false"/>
                  <w:iCs w:val="false"/>
                  <w:color w:val="000000"/>
                  <w:sz w:val="18"/>
                  <w:szCs w:val="18"/>
                </w:rPr>
                <w:delText xml:space="preserve">, but only some of them take part in bonding</w:delText>
              </w:r>
            </w:del>
            <w:r>
              <w:rPr>
                <w:rFonts w:ascii="Arial" w:cs="Arial" w:eastAsia="Arial" w:hAnsi="Arial"/>
                <w:b/>
                <w:bCs/>
                <w:i w:val="false"/>
                <w:iCs w:val="false"/>
                <w:color w:val="000000"/>
                <w:sz w:val="18"/>
                <w:szCs w:val="18"/>
              </w:rPr>
              <w:t xml:space="preserve">.</w:t>
            </w:r>
          </w:p>
          <w:p>
            <w:pPr>
              <w:keepNext/>
              <w:spacing w:after="40" w:before="0"/>
              <w:jc w:val="left"/>
            </w:pPr>
            <w:r>
              <w:rPr>
                <w:rFonts w:ascii="Arial" w:cs="Arial" w:eastAsia="Arial" w:hAnsi="Arial"/>
                <w:b/>
                <w:bCs/>
                <w:i w:val="false"/>
                <w:iCs w:val="false"/>
                <w:color w:val="000000"/>
                <w:sz w:val="18"/>
                <w:szCs w:val="18"/>
              </w:rPr>
              <w:t xml:space="preserve">(a) Which electrons take part in bonding, and how many does carbon have? How would you show them in a Lewis dot diagram?</w:t>
            </w:r>
          </w:p>
          <w:p>
            <w:pPr>
              <w:keepNext/>
              <w:spacing w:after="40" w:before="0"/>
              <w:jc w:val="left"/>
            </w:pPr>
            <w:r>
              <w:rPr>
                <w:rFonts w:ascii="Arial" w:cs="Arial" w:eastAsia="Arial" w:hAnsi="Arial"/>
                <w:b/>
                <w:bCs/>
                <w:i w:val="false"/>
                <w:iCs w:val="false"/>
                <w:color w:val="000000"/>
                <w:sz w:val="18"/>
                <w:szCs w:val="18"/>
              </w:rPr>
              <w:t xml:space="preserve">(b) Explain how the octet rule helps you predict the number of bonds carbon forms.</w:t>
            </w:r>
          </w:p>
          <w:p>
            <w:pPr>
              <w:keepNext/>
              <w:spacing w:after="40" w:before="0"/>
              <w:jc w:val="left"/>
            </w:pPr>
            <w:r>
              <w:rPr>
                <w:rFonts w:ascii="Arial" w:cs="Arial" w:eastAsia="Arial" w:hAnsi="Arial"/>
                <w:b/>
                <w:bCs/>
                <w:i w:val="false"/>
                <w:iCs w:val="false"/>
                <w:color w:val="000000"/>
                <w:sz w:val="18"/>
                <w:szCs w:val="18"/>
              </w:rPr>
              <w:t xml:space="preserve">(c) Atoms can gain, lose or share electrons. Explain how valence electrons decide whether a bond is ionic, covalent or metallic, using NaCl</w:t>
            </w:r>
            <w:del w:id="9002" w:author="Claude (AI) - proposed" w:date="2026-10-18T00:26:47Z">
              <w:r>
                <w:rPr>
                  <w:rFonts w:ascii="Arial" w:cs="Arial" w:eastAsia="Arial" w:hAnsi="Arial"/>
                  <w:b/>
                  <w:bCs/>
                  <w:i w:val="false"/>
                  <w:iCs w:val="false"/>
                  <w:color w:val="000000"/>
                  <w:sz w:val="18"/>
                  <w:szCs w:val="18"/>
                </w:rPr>
                <w:delText xml:space="preserve"> and</w:delText>
              </w:r>
            </w:del>
            <w:ins w:id="9003" w:author="Claude (AI) - proposed" w:date="2026-10-18T00:26:47Z">
              <w:r>
                <w:rPr>
                  <w:rFonts w:ascii="Arial" w:cs="Arial" w:eastAsia="Arial" w:hAnsi="Arial"/>
                  <w:b/>
                  <w:bCs/>
                  <w:i w:val="false"/>
                  <w:iCs w:val="false"/>
                  <w:color w:val="000000"/>
                  <w:sz w:val="18"/>
                  <w:szCs w:val="18"/>
                </w:rPr>
                <w:t xml:space="preserve">,</w:t>
              </w:r>
            </w:ins>
            <w:r>
              <w:rPr>
                <w:rFonts w:ascii="Arial" w:cs="Arial" w:eastAsia="Arial" w:hAnsi="Arial"/>
                <w:b/>
                <w:bCs/>
                <w:i w:val="false"/>
                <w:iCs w:val="false"/>
                <w:color w:val="000000"/>
                <w:sz w:val="18"/>
                <w:szCs w:val="18"/>
              </w:rPr>
              <w:t xml:space="preserve"> a covalent molecule such as CH4 </w:t>
            </w:r>
            <w:ins w:id="9004" w:author="Claude (AI) - proposed" w:date="2026-10-18T00:26:47Z">
              <w:r>
                <w:rPr>
                  <w:rFonts w:ascii="Arial" w:cs="Arial" w:eastAsia="Arial" w:hAnsi="Arial"/>
                  <w:b/>
                  <w:bCs/>
                  <w:i w:val="false"/>
                  <w:iCs w:val="false"/>
                  <w:color w:val="000000"/>
                  <w:sz w:val="18"/>
                  <w:szCs w:val="18"/>
                </w:rPr>
                <w:t xml:space="preserve">and a metal such as aluminium </w:t>
              </w:r>
            </w:ins>
            <w:r>
              <w:rPr>
                <w:rFonts w:ascii="Arial" w:cs="Arial" w:eastAsia="Arial" w:hAnsi="Arial"/>
                <w:b/>
                <w:bCs/>
                <w:i w:val="false"/>
                <w:iCs w:val="false"/>
                <w:color w:val="000000"/>
                <w:sz w:val="18"/>
                <w:szCs w:val="18"/>
              </w:rPr>
              <w:t xml:space="preserve">as examples.</w:t>
            </w:r>
          </w:p>
          <w:p>
            <w:pPr>
              <w:keepNext/>
              <w:spacing w:after="40" w:before="0"/>
              <w:jc w:val="left"/>
              <w:rPr>
                <w:ins w:id="9006" w:author="Claude (AI) - proposed" w:date="2026-10-18T00:26:47Z"/>
              </w:rPr>
            </w:pPr>
            <w:ins w:id="9005" w:author="Claude (AI) - proposed" w:date="2026-10-18T00:26:47Z">
              <w:r>
                <w:rPr>
                  <w:rFonts w:ascii="Arial" w:cs="Arial" w:eastAsia="Arial" w:hAnsi="Arial"/>
                  <w:b/>
                  <w:bCs/>
                  <w:i w:val="false"/>
                  <w:iCs w:val="false"/>
                  <w:color w:val="000000"/>
                  <w:sz w:val="18"/>
                  <w:szCs w:val="18"/>
                </w:rPr>
                <w:t xml:space="preserve">(d) Ammonia (NH3) can accept an H+ ion to form NH4+. Draw dot-and-cross diagrams to show how this happens, and name the type of bond that forms between N and the new H.</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Explaining the Carbon Paradox</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Diamond and graphite are both made only of carbon atoms.</w:t>
            </w:r>
          </w:p>
          <w:p>
            <w:pPr>
              <w:keepNext/>
              <w:spacing w:after="40" w:before="0"/>
              <w:jc w:val="left"/>
            </w:pPr>
            <w:r>
              <w:rPr>
                <w:rFonts w:ascii="Arial" w:cs="Arial" w:eastAsia="Arial" w:hAnsi="Arial"/>
                <w:b/>
                <w:bCs/>
                <w:i w:val="false"/>
                <w:iCs w:val="false"/>
                <w:color w:val="000000"/>
                <w:sz w:val="18"/>
                <w:szCs w:val="18"/>
              </w:rPr>
              <w:t xml:space="preserve">(a) Describe how carbon atoms are bonded in diamond and how they are bonded in graphite. Include the number of bonds per carbon atom and the shape of the arrangement.</w:t>
            </w:r>
          </w:p>
          <w:p>
            <w:pPr>
              <w:keepNext/>
              <w:spacing w:after="40" w:before="0"/>
              <w:jc w:val="left"/>
            </w:pPr>
            <w:r>
              <w:rPr>
                <w:rFonts w:ascii="Arial" w:cs="Arial" w:eastAsia="Arial" w:hAnsi="Arial"/>
                <w:b/>
                <w:bCs/>
                <w:i w:val="false"/>
                <w:iCs w:val="false"/>
                <w:color w:val="000000"/>
                <w:sz w:val="18"/>
                <w:szCs w:val="18"/>
              </w:rPr>
              <w:t xml:space="preserve">(b) Use your answer to (a) to explain why graphite conducts electricity but diamond does not.</w:t>
            </w:r>
          </w:p>
          <w:p>
            <w:pPr>
              <w:keepNext/>
              <w:spacing w:after="40" w:before="0"/>
              <w:jc w:val="left"/>
            </w:pPr>
            <w:r>
              <w:rPr>
                <w:rFonts w:ascii="Arial" w:cs="Arial" w:eastAsia="Arial" w:hAnsi="Arial"/>
                <w:b/>
                <w:bCs/>
                <w:i w:val="false"/>
                <w:iCs w:val="false"/>
                <w:color w:val="000000"/>
                <w:sz w:val="18"/>
                <w:szCs w:val="18"/>
              </w:rPr>
              <w:t xml:space="preserve">(c) Explain why diamond scratched the ceramic tile while graphite smeared on it. Your answer must mention the forces inside the structure.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Intermolecular Forces and Metallic Bonding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Water</w:t>
            </w:r>
            <w:ins w:id="9007" w:author="Claude (AI) - proposed" w:date="2026-10-18T00:26:47Z">
              <w:r>
                <w:rPr>
                  <w:rFonts w:ascii="Arial" w:cs="Arial" w:eastAsia="Arial" w:hAnsi="Arial"/>
                  <w:b/>
                  <w:bCs/>
                  <w:i w:val="false"/>
                  <w:iCs w:val="false"/>
                  <w:color w:val="000000"/>
                  <w:sz w:val="18"/>
                  <w:szCs w:val="18"/>
                </w:rPr>
                <w:t xml:space="preserve"> (relative molecular mass 18)</w:t>
              </w:r>
            </w:ins>
            <w:r>
              <w:rPr>
                <w:rFonts w:ascii="Arial" w:cs="Arial" w:eastAsia="Arial" w:hAnsi="Arial"/>
                <w:b/>
                <w:bCs/>
                <w:i w:val="false"/>
                <w:iCs w:val="false"/>
                <w:color w:val="000000"/>
                <w:sz w:val="18"/>
                <w:szCs w:val="18"/>
              </w:rPr>
              <w:t xml:space="preserve"> boils at 100 °C while H2S </w:t>
            </w:r>
            <w:ins w:id="9008" w:author="Claude (AI) - proposed" w:date="2026-10-18T00:26:47Z">
              <w:r>
                <w:rPr>
                  <w:rFonts w:ascii="Arial" w:cs="Arial" w:eastAsia="Arial" w:hAnsi="Arial"/>
                  <w:b/>
                  <w:bCs/>
                  <w:i w:val="false"/>
                  <w:iCs w:val="false"/>
                  <w:color w:val="000000"/>
                  <w:sz w:val="18"/>
                  <w:szCs w:val="18"/>
                </w:rPr>
                <w:t xml:space="preserve">(relative molecular mass 34) </w:t>
              </w:r>
            </w:ins>
            <w:r>
              <w:rPr>
                <w:rFonts w:ascii="Arial" w:cs="Arial" w:eastAsia="Arial" w:hAnsi="Arial"/>
                <w:b/>
                <w:bCs/>
                <w:i w:val="false"/>
                <w:iCs w:val="false"/>
                <w:color w:val="000000"/>
                <w:sz w:val="18"/>
                <w:szCs w:val="18"/>
              </w:rPr>
              <w:t xml:space="preserve">boils at -60 °C</w:t>
            </w:r>
            <w:del w:id="9009" w:author="Claude (AI) - proposed" w:date="2026-10-18T00:26:47Z">
              <w:r>
                <w:rPr>
                  <w:rFonts w:ascii="Arial" w:cs="Arial" w:eastAsia="Arial" w:hAnsi="Arial"/>
                  <w:b/>
                  <w:bCs/>
                  <w:i w:val="false"/>
                  <w:iCs w:val="false"/>
                  <w:color w:val="000000"/>
                  <w:sz w:val="18"/>
                  <w:szCs w:val="18"/>
                </w:rPr>
                <w:delText xml:space="preserve">, even though H2S is a larger molecule</w:delText>
              </w:r>
            </w:del>
            <w:ins w:id="9010" w:author="Claude (AI) - proposed" w:date="2026-10-18T00:26:47Z">
              <w:r>
                <w:rPr>
                  <w:rFonts w:ascii="Arial" w:cs="Arial" w:eastAsia="Arial" w:hAnsi="Arial"/>
                  <w:b/>
                  <w:bCs/>
                  <w:i w:val="false"/>
                  <w:iCs w:val="false"/>
                  <w:color w:val="000000"/>
                  <w:sz w:val="18"/>
                  <w:szCs w:val="18"/>
                </w:rPr>
                <w:t xml:space="preserve">. Compare the two molecules and their boiling points</w:t>
              </w:r>
            </w:ins>
            <w:r>
              <w:rPr>
                <w:rFonts w:ascii="Arial" w:cs="Arial" w:eastAsia="Arial" w:hAnsi="Arial"/>
                <w:b/>
                <w:bCs/>
                <w:i w:val="false"/>
                <w:iCs w:val="false"/>
                <w:color w:val="000000"/>
                <w:sz w:val="18"/>
                <w:szCs w:val="18"/>
              </w:rPr>
              <w:t xml:space="preserve">. What does this show about the forces between water molecules, and what is the cause?</w:t>
            </w:r>
          </w:p>
          <w:p>
            <w:pPr>
              <w:keepNext/>
              <w:spacing w:after="40" w:before="0"/>
              <w:jc w:val="left"/>
            </w:pPr>
            <w:r>
              <w:rPr>
                <w:rFonts w:ascii="Arial" w:cs="Arial" w:eastAsia="Arial" w:hAnsi="Arial"/>
                <w:b/>
                <w:bCs/>
                <w:i w:val="false"/>
                <w:iCs w:val="false"/>
                <w:color w:val="000000"/>
                <w:sz w:val="18"/>
                <w:szCs w:val="18"/>
              </w:rPr>
              <w:t xml:space="preserve">(b) Iodine changes directly from solid to purple vapour when warmed gently. Name the forces holding iodine molecules together and explain why a non-polar substance still has these forces.</w:t>
            </w:r>
          </w:p>
          <w:p>
            <w:pPr>
              <w:keepNext/>
              <w:spacing w:after="40" w:before="0"/>
              <w:jc w:val="left"/>
            </w:pPr>
            <w:r>
              <w:rPr>
                <w:rFonts w:ascii="Arial" w:cs="Arial" w:eastAsia="Arial" w:hAnsi="Arial"/>
                <w:b/>
                <w:bCs/>
                <w:i w:val="false"/>
                <w:iCs w:val="false"/>
                <w:color w:val="000000"/>
                <w:sz w:val="18"/>
                <w:szCs w:val="18"/>
              </w:rPr>
              <w:t xml:space="preserve">(c) Describe the bonding in aluminium foil and use it to explain why aluminium conducts electricity and can be bent without breaking.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Bond Type, Structure and Properties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of results from your investigation to answer the questions below.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Dissolves in water</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as solid</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Conducts when dissolved</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Sugar</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Simple molecular</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SiO2 (sand)</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covalent</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Yes</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 applicable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Explain why NaCl conducts only when dissolved, but not as a solid.</w:t>
            </w:r>
          </w:p>
          <w:p>
            <w:pPr>
              <w:keepNext/>
              <w:spacing w:after="40" w:before="0"/>
              <w:jc w:val="left"/>
            </w:pPr>
            <w:r>
              <w:rPr>
                <w:rFonts w:ascii="Arial" w:cs="Arial" w:eastAsia="Arial" w:hAnsi="Arial"/>
                <w:b/>
                <w:bCs/>
                <w:i w:val="false"/>
                <w:iCs w:val="false"/>
                <w:color w:val="000000"/>
                <w:sz w:val="18"/>
                <w:szCs w:val="18"/>
              </w:rPr>
              <w:t xml:space="preserve">(b) Why does sugar not conduct, even when dissolved?</w:t>
            </w:r>
          </w:p>
          <w:p>
            <w:pPr>
              <w:keepNext/>
              <w:spacing w:after="40" w:before="0"/>
              <w:jc w:val="left"/>
            </w:pPr>
            <w:r>
              <w:rPr>
                <w:rFonts w:ascii="Arial" w:cs="Arial" w:eastAsia="Arial" w:hAnsi="Arial"/>
                <w:b/>
                <w:bCs/>
                <w:i w:val="false"/>
                <w:iCs w:val="false"/>
                <w:color w:val="000000"/>
                <w:sz w:val="18"/>
                <w:szCs w:val="18"/>
              </w:rPr>
              <w:t xml:space="preserve">(c) Graphite and SiO2 are both giant covalent, yet only graphite conducts. Explain this.</w:t>
            </w:r>
          </w:p>
          <w:p>
            <w:pPr>
              <w:keepNext/>
              <w:spacing w:after="40" w:before="0"/>
              <w:jc w:val="left"/>
            </w:pPr>
            <w:r>
              <w:rPr>
                <w:rFonts w:ascii="Arial" w:cs="Arial" w:eastAsia="Arial" w:hAnsi="Arial"/>
                <w:b/>
                <w:bCs/>
                <w:i w:val="false"/>
                <w:iCs w:val="false"/>
                <w:color w:val="000000"/>
                <w:sz w:val="18"/>
                <w:szCs w:val="18"/>
              </w:rPr>
              <w:t xml:space="preserve">(d) Which type of structure would you expect to have the lowest melting points, and why?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From Structure to Use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Why do diamond and graphite, both made only of carbon atoms, have completely different properties, and how does the way atoms bond together determine what a substance looks like, how it behaves, and what we can use it for?</w:t>
            </w:r>
          </w:p>
          <w:p>
            <w:pPr>
              <w:keepNext/>
              <w:spacing w:after="40" w:before="0"/>
              <w:jc w:val="left"/>
            </w:pPr>
            <w:r>
              <w:rPr>
                <w:rFonts w:ascii="Arial" w:cs="Arial" w:eastAsia="Arial" w:hAnsi="Arial"/>
                <w:b/>
                <w:bCs/>
                <w:i w:val="false"/>
                <w:iCs w:val="false"/>
                <w:color w:val="000000"/>
                <w:sz w:val="18"/>
                <w:szCs w:val="18"/>
              </w:rPr>
              <w:t xml:space="preserve">(a) Write a Claim, Evidence and Reasoning paragraph that answers the driving question using diamond and graphite.</w:t>
            </w:r>
          </w:p>
          <w:p>
            <w:pPr>
              <w:keepNext/>
              <w:spacing w:after="40" w:before="0"/>
              <w:jc w:val="left"/>
            </w:pPr>
            <w:r>
              <w:rPr>
                <w:rFonts w:ascii="Arial" w:cs="Arial" w:eastAsia="Arial" w:hAnsi="Arial"/>
                <w:b/>
                <w:bCs/>
                <w:i w:val="false"/>
                <w:iCs w:val="false"/>
                <w:color w:val="000000"/>
                <w:sz w:val="18"/>
                <w:szCs w:val="18"/>
              </w:rPr>
              <w:t xml:space="preserve">(b) Give one use of diamond and one use of graphite in Kenya and link each use to its structure.</w:t>
            </w:r>
          </w:p>
          <w:p>
            <w:pPr>
              <w:keepNext/>
              <w:spacing w:after="40" w:before="0"/>
              <w:jc w:val="left"/>
            </w:pPr>
            <w:r>
              <w:rPr>
                <w:rFonts w:ascii="Arial" w:cs="Arial" w:eastAsia="Arial" w:hAnsi="Arial"/>
                <w:b/>
                <w:bCs/>
                <w:i w:val="false"/>
                <w:iCs w:val="false"/>
                <w:color w:val="000000"/>
                <w:sz w:val="18"/>
                <w:szCs w:val="18"/>
              </w:rPr>
              <w:t xml:space="preserve">(c) A student suggests that a copper wire or an NaCl solution could replace graphite in a dry-cell battery. Choose one and evaluate this idea using bonding ideas.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valence electrons and bond types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6: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explains how valence electrons and the octet rule lead to ionic, covalent and metallic bonding, with correct examples such as NaCl</w:t>
            </w:r>
            <w:del w:id="9012" w:author="Claude (AI) - proposed" w:date="2026-10-18T00:26:47Z">
              <w:r>
                <w:rPr>
                  <w:rFonts w:ascii="Arial" w:cs="Arial" w:eastAsia="Arial" w:hAnsi="Arial"/>
                  <w:b w:val="false"/>
                  <w:bCs w:val="false"/>
                  <w:i w:val="false"/>
                  <w:iCs w:val="false"/>
                  <w:color w:val="000000"/>
                  <w:sz w:val="18"/>
                  <w:szCs w:val="18"/>
                </w:rPr>
                <w:delText xml:space="preserve"> and CH4</w:delText>
              </w:r>
            </w:del>
            <w:ins w:id="9013" w:author="Claude (AI) - proposed" w:date="2026-10-18T00:26:47Z">
              <w:r>
                <w:rPr>
                  <w:rFonts w:ascii="Arial" w:cs="Arial" w:eastAsia="Arial" w:hAnsi="Arial"/>
                  <w:b w:val="false"/>
                  <w:bCs w:val="false"/>
                  <w:i w:val="false"/>
                  <w:iCs w:val="false"/>
                  <w:color w:val="000000"/>
                  <w:sz w:val="18"/>
                  <w:szCs w:val="18"/>
                </w:rPr>
                <w:t xml:space="preserve">, CH4, aluminium and NH4+ (dative bond)</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6: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valence electrons and the three bond types with mostly correct examples but limited explanation of why each forms.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6: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bond types or valence electrons, or gives examples without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diamond and graphite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6: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links number of bonds, geometry, delocalised electrons and Van der Waals forces to conductivity and hardness of both substances.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6: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differences between diamond and graphite but misses one link, such as the weak forces between layers.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6: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the properties differ without linking them to the bonding or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6: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table and lesson observations accurately to support every claim, including the graphite anomaly.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8T00:26: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correctly but some claims are unsupported.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6: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Structure-property-use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26: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Connects bond type to structure, properties and a real Kenyan use, and applies the ideas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8T00:26: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Connects structure to properties and uses, with limited application to a new situation.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26: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uses with no reasoning from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language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26:4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correct terms precisely and organises answers in clear Claim, Evidence, Reasoning form.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26:4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mostly correct terms with generally clear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6:4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few scientific terms or the answers are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y-pzxgtfti2omz7rbz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rcbzz1lsfylqjlll6tl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geyyiniu0me_4_dnb3t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y-pzxgtfti2omz7rbzi" Type="http://schemas.openxmlformats.org/officeDocument/2006/relationships/hyperlink" Target="https://creativecommons.org/licenses/by-nc/4.0/" TargetMode="External"/><Relationship Id="rIdvrcbzz1lsfylqjlll6tlv" Type="http://schemas.openxmlformats.org/officeDocument/2006/relationships/hyperlink" Target="https://creativecommons.org/licenses/by-nc/4.0/" TargetMode="External"/><Relationship Id="rIdcgeyyiniu0me_4_dnb3t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2026-10-18T00:26:45.448Z</dcterms:created>
  <dcterms:modified xsi:type="dcterms:W3CDTF">2026-10-18T00:26:45.448Z</dcterms:modified>
</cp:coreProperties>
</file>

<file path=docProps/custom.xml><?xml version="1.0" encoding="utf-8"?>
<Properties xmlns="http://schemas.openxmlformats.org/officeDocument/2006/custom-properties" xmlns:vt="http://schemas.openxmlformats.org/officeDocument/2006/docPropsVTypes"/>
</file>