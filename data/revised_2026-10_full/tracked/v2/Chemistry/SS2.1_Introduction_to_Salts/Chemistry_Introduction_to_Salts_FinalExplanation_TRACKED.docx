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2.1: INTRODUCTION TO SALTS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Why did the fertiliser granules get wet and clump together overnight, the washing soda crystals shrink and form a white crust, but the table salt stay completely the same, and what does understanding salts tell us about how to prepare and use them safely in Kenya? Write your answers in the space under each prompt. Use evidence from the experiments you did, such as the solubility test, the preparation of salts and the watch-glass experiment. Write chemical formulae and balanced equations with state symbols where asked. Write in full sentences and use the scientific words you learned. Link each answer back to the storeroom and laboratory phenomenon.</w:t>
            </w:r>
            <w:ins w:id="9001" w:author="Claude (AI) - proposed" w:date="2026-10-18T00:26:58Z">
              <w:r>
                <w:rPr>
                  <w:rFonts w:ascii="Arial" w:cs="Arial" w:eastAsia="Arial" w:hAnsi="Arial"/>
                  <w:b w:val="false"/>
                  <w:bCs w:val="false"/>
                  <w:i w:val="false"/>
                  <w:iCs w:val="false"/>
                  <w:color w:val="000000"/>
                  <w:sz w:val="18"/>
                  <w:szCs w:val="18"/>
                </w:rPr>
                <w:t xml:space="preserve"> You may add labelled diagrams, and you may explain any part aloud to your teacher instead of writing it. Key Kiswahili words: chumvi (salt), unyevu (moisture), mvuke wa maji (water vapour).</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a salt, and why does classification not explain the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Remember the three substances from Lesson 1: CAN fertiliser (calcium ammonium nitrate, used on maize farms in the Rift Valley), washing soda (Na₂CO₃·10H₂O) and table salt (NaCl). (a) Define a salt. (b) Name the four types of salts and give one example of each. (c) The fertiliser, washing soda and table salt are all normal salts. Explain why this fact alone cannot explain why they behaved differently overnight.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Solubility and why liquid water is not the whole answer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2 you added seven salts to water in test tubes. (a) Which of the salts you tested dissolved, and which did not? Include the salts from the phenomenon. (b) State the solubility rules you used for nitrates, chlorides, carbonates and sulphates. (c) The fertiliser in the storeroom got wet even though no liquid water was added to it. Explain why knowing that a salt is soluble in liquid water is not enough to explain the clumping, and what else must be involved.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salts are prepared and why the method depends on solubility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a balanced equation with state symbols for preparing zinc sulphate from zinc and dilute sulphuric acid, and say how you identified the gas produced. (b) Write a balanced equation with state symbols for preparing calcium chloride from hydrochloric acid and calcium carbonate, and say how you identified the gas. (c) Which method would you use to prepare barium sulphate, and why can you not use the methods in (a) and (b)? Write the net ionic equation. (d) Why do we add the solid in excess when preparing a soluble salt, and how is the excess removed?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phenomenon using behaviour of salts in air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6 you left calcium chloride, sodium carbonate decahydrate and sodium chloride on watch glasses in classroom air and recorded changes in mass. (a) Describe what happened to each of the three samples and what this showed about its mass. (b) Define deliquescent, efflorescent and stable (unaffected) salts. (c) Use these ideas to explain, for each substance, what you saw in the storeroom and laboratory: the CAN fertiliser, the washing soda and the table salt. Write the equation for what happens to washing soda.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salts safely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your explanation from Part 4 to answer the second half of the driving question. (a) Give advice to a Rift Valley maize farmer on how to store CAN fertiliser and explain why, in terms of what the salt does in air. (b) Explain how the property of washing soda affects how it must be stored, and why it is still useful in laundry. (c) Choose one other Kenyan use of a salt from Lesson 7 (for example fish preservation at Dunga Beach, ORS, glass making or paint) and explain how the property of the salt makes it suitable. (d) Explain why choosing the right preparation method matters when making salts for use.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salt definitions, classification and solubility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definitions, the four salt types with correct examples and the solubility rules </w:t>
            </w:r>
            <w:ins w:id="9003" w:author="Claude (AI) - proposed" w:date="2026-10-18T00:26:58Z">
              <w:r>
                <w:rPr>
                  <w:rFonts w:ascii="Arial" w:cs="Arial" w:eastAsia="Arial" w:hAnsi="Arial"/>
                  <w:b w:val="false"/>
                  <w:bCs w:val="false"/>
                  <w:i w:val="false"/>
                  <w:iCs w:val="false"/>
                  <w:color w:val="000000"/>
                  <w:sz w:val="18"/>
                  <w:szCs w:val="18"/>
                </w:rPr>
                <w:t xml:space="preserve">(including the exceptions) </w:t>
              </w:r>
            </w:ins>
            <w:r>
              <w:rPr>
                <w:rFonts w:ascii="Arial" w:cs="Arial" w:eastAsia="Arial" w:hAnsi="Arial"/>
                <w:b w:val="false"/>
                <w:bCs w:val="false"/>
                <w:i w:val="false"/>
                <w:iCs w:val="false"/>
                <w:color w:val="000000"/>
                <w:sz w:val="18"/>
                <w:szCs w:val="18"/>
              </w:rPr>
              <w:t xml:space="preserve">are correct and complete.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definitions, types and rules are correct, with minor omissions or one wrong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Definitions or rules are missing, incorrect or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Preparation methods and chemical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Balanced equations with correct state symbols, correct gas tests, a correct net ionic equation, and a clear reason why the method depends on solubility.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Equations are mostly correct but have minor errors in balancing or state symbols, or the reason for the method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incorrect or missing, or methods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(air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all three substances using deliquescent, efflorescent and stable behaviour, with evidence from the watch-glass experiment and the washing soda equation</w:t>
            </w:r>
            <w:ins w:id="9010" w:author="Claude (AI) - proposed" w:date="2026-10-18T00:26:58Z">
              <w:r>
                <w:rPr>
                  <w:rFonts w:ascii="Arial" w:cs="Arial" w:eastAsia="Arial" w:hAnsi="Arial"/>
                  <w:b w:val="false"/>
                  <w:bCs w:val="false"/>
                  <w:i w:val="false"/>
                  <w:iCs w:val="false"/>
                  <w:color w:val="000000"/>
                  <w:sz w:val="18"/>
                  <w:szCs w:val="18"/>
                </w:rPr>
                <w:t xml:space="preserve">, and says that the result depends on both the salt and the humidity of the air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8T00:26:58Z">
              <w:r>
                <w:rPr>
                  <w:rFonts w:ascii="Arial" w:cs="Arial" w:eastAsia="Arial" w:hAnsi="Arial"/>
                  <w:b w:val="false"/>
                  <w:bCs w:val="false"/>
                  <w:i w:val="false"/>
                  <w:iCs w:val="false"/>
                  <w:color w:val="000000"/>
                  <w:sz w:val="18"/>
                  <w:szCs w:val="18"/>
                </w:rPr>
                <w:delText xml:space="preserve">Explains two or</w:delText>
              </w:r>
            </w:del>
            <w:ins w:id="9012" w:author="Claude (AI) - proposed" w:date="2026-10-18T00:26:58Z">
              <w:r>
                <w:rPr>
                  <w:rFonts w:ascii="Arial" w:cs="Arial" w:eastAsia="Arial" w:hAnsi="Arial"/>
                  <w:b w:val="false"/>
                  <w:bCs w:val="false"/>
                  <w:i w:val="false"/>
                  <w:iCs w:val="false"/>
                  <w:color w:val="000000"/>
                  <w:sz w:val="18"/>
                  <w:szCs w:val="18"/>
                </w:rPr>
                <w:t xml:space="preserve">Meets Expectations: Explains all</w:t>
              </w:r>
            </w:ins>
            <w:r>
              <w:rPr>
                <w:rFonts w:ascii="Arial" w:cs="Arial" w:eastAsia="Arial" w:hAnsi="Arial"/>
                <w:b w:val="false"/>
                <w:bCs w:val="false"/>
                <w:i w:val="false"/>
                <w:iCs w:val="false"/>
                <w:color w:val="000000"/>
                <w:sz w:val="18"/>
                <w:szCs w:val="18"/>
              </w:rPr>
              <w:t xml:space="preserve"> three substances correctly </w:t>
            </w:r>
            <w:del w:id="9013" w:author="Claude (AI) - proposed" w:date="2026-10-18T00:26:58Z">
              <w:r>
                <w:rPr>
                  <w:rFonts w:ascii="Arial" w:cs="Arial" w:eastAsia="Arial" w:hAnsi="Arial"/>
                  <w:b w:val="false"/>
                  <w:bCs w:val="false"/>
                  <w:i w:val="false"/>
                  <w:iCs w:val="false"/>
                  <w:color w:val="000000"/>
                  <w:sz w:val="18"/>
                  <w:szCs w:val="18"/>
                </w:rPr>
                <w:delText xml:space="preserve">but gives limited evidence or reasoning</w:delText>
              </w:r>
            </w:del>
            <w:ins w:id="9014" w:author="Claude (AI) - proposed" w:date="2026-10-18T00:26:58Z">
              <w:r>
                <w:rPr>
                  <w:rFonts w:ascii="Arial" w:cs="Arial" w:eastAsia="Arial" w:hAnsi="Arial"/>
                  <w:b w:val="false"/>
                  <w:bCs w:val="false"/>
                  <w:i w:val="false"/>
                  <w:iCs w:val="false"/>
                  <w:color w:val="000000"/>
                  <w:sz w:val="18"/>
                  <w:szCs w:val="18"/>
                </w:rPr>
                <w:t xml:space="preserve">with some evidence from the experiment</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6:58Z">
              <w:r>
                <w:rPr>
                  <w:rFonts w:ascii="Arial" w:cs="Arial" w:eastAsia="Arial" w:hAnsi="Arial"/>
                  <w:b w:val="false"/>
                  <w:bCs w:val="false"/>
                  <w:i w:val="false"/>
                  <w:iCs w:val="false"/>
                  <w:color w:val="000000"/>
                  <w:sz w:val="18"/>
                  <w:szCs w:val="18"/>
                </w:rPr>
                <w:delText xml:space="preserve">Gives</w:delText>
              </w:r>
            </w:del>
            <w:ins w:id="9016" w:author="Claude (AI) - proposed" w:date="2026-10-18T00:26:58Z">
              <w:r>
                <w:rPr>
                  <w:rFonts w:ascii="Arial" w:cs="Arial" w:eastAsia="Arial" w:hAnsi="Arial"/>
                  <w:b w:val="false"/>
                  <w:bCs w:val="false"/>
                  <w:i w:val="false"/>
                  <w:iCs w:val="false"/>
                  <w:color w:val="000000"/>
                  <w:sz w:val="18"/>
                  <w:szCs w:val="18"/>
                </w:rPr>
                <w:t xml:space="preserve">Approaches Expectations: Explains one or two substances correctly, gives</w:t>
              </w:r>
            </w:ins>
            <w:r>
              <w:rPr>
                <w:rFonts w:ascii="Arial" w:cs="Arial" w:eastAsia="Arial" w:hAnsi="Arial"/>
                <w:b w:val="false"/>
                <w:bCs w:val="false"/>
                <w:i w:val="false"/>
                <w:iCs w:val="false"/>
                <w:color w:val="000000"/>
                <w:sz w:val="18"/>
                <w:szCs w:val="18"/>
              </w:rPr>
              <w:t xml:space="preserve"> descriptions only, or uses the terms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 to safe use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specific, accurate storage advice and links at least one other Kenyan application to the property of the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advice but the link to properties is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Advice is vague or not linked to the properties of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Cites evidence from the lessons, uses scientific vocabulary correctly and writes clearly in full sentences</w:t>
            </w:r>
            <w:ins w:id="9021" w:author="Claude (AI) - proposed" w:date="2026-10-18T00:26:58Z">
              <w:r>
                <w:rPr>
                  <w:rFonts w:ascii="Arial" w:cs="Arial" w:eastAsia="Arial" w:hAnsi="Arial"/>
                  <w:b w:val="false"/>
                  <w:bCs w:val="false"/>
                  <w:i w:val="false"/>
                  <w:iCs w:val="false"/>
                  <w:color w:val="000000"/>
                  <w:sz w:val="18"/>
                  <w:szCs w:val="18"/>
                </w:rPr>
                <w:t xml:space="preserve"> (or explains clearly aloud or with labelled diagrams)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and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Little evidence is used and the vocabulary is often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4ke0yxrvlmj2h-ie2je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axstfcs2olsxj48uef6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vkleci2m4pie25_02x4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4ke0yxrvlmj2h-ie2je3" Type="http://schemas.openxmlformats.org/officeDocument/2006/relationships/hyperlink" Target="https://creativecommons.org/licenses/by-nc/4.0/" TargetMode="External"/><Relationship Id="rIdjaxstfcs2olsxj48uef6x" Type="http://schemas.openxmlformats.org/officeDocument/2006/relationships/hyperlink" Target="https://creativecommons.org/licenses/by-nc/4.0/" TargetMode="External"/><Relationship Id="rIdevkleci2m4pie25_02x4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2026-10-18T00:26:56.376Z</dcterms:created>
  <dcterms:modified xsi:type="dcterms:W3CDTF">2026-10-18T00:26:56.376Z</dcterms:modified>
</cp:coreProperties>
</file>

<file path=docProps/custom.xml><?xml version="1.0" encoding="utf-8"?>
<Properties xmlns="http://schemas.openxmlformats.org/officeDocument/2006/custom-properties" xmlns:vt="http://schemas.openxmlformats.org/officeDocument/2006/docPropsVTypes"/>
</file>