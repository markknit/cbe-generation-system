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2.1: INTRODUCTION TO SALTS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Why did the fertiliser granules get wet and clump together overnight, the washing soda crystals shrink and form a white crust, but the table salt stay completely the same, and what does understanding salts tell us about how to prepare and use them safely in Kenya? Write your answers in the space under each prompt. Use evidence from the experiments you did, such as the solubility test, the preparation of salts and the watch-glass experiment. Write chemical formulae and balanced equations with state symbols where asked. Write in full sentences and use the scientific words you learned. Link each answer back to the storeroom and laboratory phenomenon.</w:t>
            </w:r>
            <w:ins w:id="9001" w:author="Claude (AI) - proposed" w:date="2026-10-18T00:26:58Z">
              <w:r>
                <w:rPr>
                  <w:rFonts w:ascii="Arial" w:cs="Arial" w:eastAsia="Arial" w:hAnsi="Arial"/>
                  <w:b w:val="false"/>
                  <w:bCs w:val="false"/>
                  <w:i w:val="false"/>
                  <w:iCs w:val="false"/>
                  <w:color w:val="000000"/>
                  <w:sz w:val="18"/>
                  <w:szCs w:val="18"/>
                </w:rPr>
                <w:t xml:space="preserve"> You may add labelled diagrams, and you may explain any part aloud to your teacher instead of writing it. Key Kiswahili words: chumvi (salt), unyevu (moisture), mvuke wa maji (water vapour).</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a salt, and why does classification not explain the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Remember the three substances from Lesson 1: CAN fertiliser (calcium ammonium nitrate, used on maize farms in the Rift Valley), washing soda (Na₂CO₃·10H₂O) and table salt (NaCl). (a) Define a salt. (b) Name the four types of salts and give one example of each. (c) The fertiliser, washing soda and table salt are all normal salts. Explain why this fact alone cannot explain why they behaved differently overnight.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salt is a substance formed when a hydrogen atom in an acid is fully or partially replaced by a positive ion. (b) Normal salts: all the hydrogen is replaced, e.g. NaCl or Na₂SO₄. Acidic salts: the hydrogen is only partly replaced, e.g. NaHCO₃ or NaHSO₄. Basic salts: contain OH⁻ or O²⁻ as well as the salt anion, e.g. Pb(OH)Cl or Mg(OH)Cl. Double salts: contain two different cations or two different anions, e.g. alum, KAl(SO₄)₂·12H₂O. (c) The </w:t>
            </w:r>
            <w:del w:id="9002" w:author="Claude (AI) - proposed" w:date="2026-10-18T00:26:58Z">
              <w:r>
                <w:rPr>
                  <w:rFonts w:ascii="Arial" w:cs="Arial" w:eastAsia="Arial" w:hAnsi="Arial"/>
                  <w:b w:val="false"/>
                  <w:bCs w:val="false"/>
                  <w:i w:val="false"/>
                  <w:iCs w:val="false"/>
                  <w:color w:val="000000"/>
                  <w:sz w:val="18"/>
                  <w:szCs w:val="18"/>
                </w:rPr>
                <w:delText xml:space="preserve">CAN fertiliser</w:delText>
              </w:r>
            </w:del>
            <w:ins w:id="9003" w:author="Claude (AI) - proposed" w:date="2026-10-18T00:26:58Z">
              <w:r>
                <w:rPr>
                  <w:rFonts w:ascii="Arial" w:cs="Arial" w:eastAsia="Arial" w:hAnsi="Arial"/>
                  <w:b w:val="false"/>
                  <w:bCs w:val="false"/>
                  <w:i w:val="false"/>
                  <w:iCs w:val="false"/>
                  <w:color w:val="000000"/>
                  <w:sz w:val="18"/>
                  <w:szCs w:val="18"/>
                </w:rPr>
                <w:t xml:space="preserve">salt that does the work in CAN fertiliser is ammonium nitrate (mixed with limestone), and it</w:t>
              </w:r>
            </w:ins>
            <w:r>
              <w:rPr>
                <w:rFonts w:ascii="Arial" w:cs="Arial" w:eastAsia="Arial" w:hAnsi="Arial"/>
                <w:b w:val="false"/>
                <w:bCs w:val="false"/>
                <w:i w:val="false"/>
                <w:iCs w:val="false"/>
                <w:color w:val="000000"/>
                <w:sz w:val="18"/>
                <w:szCs w:val="18"/>
              </w:rPr>
              <w:t xml:space="preserve">, washing soda and table salt all belong to the same class, normal salts, yet they behaved differently in </w:t>
            </w:r>
            <w:del w:id="9004" w:author="Claude (AI) - proposed" w:date="2026-10-18T00:26:58Z">
              <w:r>
                <w:rPr>
                  <w:rFonts w:ascii="Arial" w:cs="Arial" w:eastAsia="Arial" w:hAnsi="Arial"/>
                  <w:b w:val="false"/>
                  <w:bCs w:val="false"/>
                  <w:i w:val="false"/>
                  <w:iCs w:val="false"/>
                  <w:color w:val="000000"/>
                  <w:sz w:val="18"/>
                  <w:szCs w:val="18"/>
                </w:rPr>
                <w:delText xml:space="preserve">the same</w:delText>
              </w:r>
            </w:del>
            <w:ins w:id="9005" w:author="Claude (AI) - proposed" w:date="2026-10-18T00:26:58Z">
              <w:r>
                <w:rPr>
                  <w:rFonts w:ascii="Arial" w:cs="Arial" w:eastAsia="Arial" w:hAnsi="Arial"/>
                  <w:b w:val="false"/>
                  <w:bCs w:val="false"/>
                  <w:i w:val="false"/>
                  <w:iCs w:val="false"/>
                  <w:color w:val="000000"/>
                  <w:sz w:val="18"/>
                  <w:szCs w:val="18"/>
                </w:rPr>
                <w:t xml:space="preserve">ordinary</w:t>
              </w:r>
            </w:ins>
            <w:r>
              <w:rPr>
                <w:rFonts w:ascii="Arial" w:cs="Arial" w:eastAsia="Arial" w:hAnsi="Arial"/>
                <w:b w:val="false"/>
                <w:bCs w:val="false"/>
                <w:i w:val="false"/>
                <w:iCs w:val="false"/>
                <w:color w:val="000000"/>
                <w:sz w:val="18"/>
                <w:szCs w:val="18"/>
              </w:rPr>
              <w:t xml:space="preserve"> air. If classification explained the behaviour, they would all have behaved the same. So the explanation must come from other properties of each salt, such as solubility and how it interacts with water in the air, not from the class it belongs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Solubility and why liquid water is not the whole answer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2 you added seven salts to water in test tubes. (a) Which of the salts you tested dissolved, and which did not? Include the salts from the phenomenon. (b) State the solubility rules you used for nitrates, chlorides, carbonates and sulphates. (c) The fertiliser in the storeroom got wet even though no liquid water was added to it. Explain why knowing that a salt is soluble in liquid water is not enough to explain the clumping, and what else must be involved.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Dissolved: sodium chloride, potassium nitrate, copper sulphate (blue solution), sodium carbonate and ammonium nitrate (the salt representing CAN). Did not dissolve: calcium carbonate and lead sulphate, which stayed cloudy. (b) All nitrates are soluble. Most chlorides are soluble</w:t>
            </w:r>
            <w:ins w:id="9006" w:author="Claude (AI) - proposed" w:date="2026-10-18T00:26:58Z">
              <w:r>
                <w:rPr>
                  <w:rFonts w:ascii="Arial" w:cs="Arial" w:eastAsia="Arial" w:hAnsi="Arial"/>
                  <w:b w:val="false"/>
                  <w:bCs w:val="false"/>
                  <w:i w:val="false"/>
                  <w:iCs w:val="false"/>
                  <w:color w:val="000000"/>
                  <w:sz w:val="18"/>
                  <w:szCs w:val="18"/>
                </w:rPr>
                <w:t xml:space="preserve"> except lead(II) chloride and silver chloride</w:t>
              </w:r>
            </w:ins>
            <w:r>
              <w:rPr>
                <w:rFonts w:ascii="Arial" w:cs="Arial" w:eastAsia="Arial" w:hAnsi="Arial"/>
                <w:b w:val="false"/>
                <w:bCs w:val="false"/>
                <w:i w:val="false"/>
                <w:iCs w:val="false"/>
                <w:color w:val="000000"/>
                <w:sz w:val="18"/>
                <w:szCs w:val="18"/>
              </w:rPr>
              <w:t xml:space="preserve">. Most carbonates are insoluble except those of sodium, potassium and ammonium. Most sulphates are soluble except lead(II) sulphate and barium sulphate</w:t>
            </w:r>
            <w:ins w:id="9007" w:author="Claude (AI) - proposed" w:date="2026-10-18T00:26:58Z">
              <w:r>
                <w:rPr>
                  <w:rFonts w:ascii="Arial" w:cs="Arial" w:eastAsia="Arial" w:hAnsi="Arial"/>
                  <w:b w:val="false"/>
                  <w:bCs w:val="false"/>
                  <w:i w:val="false"/>
                  <w:iCs w:val="false"/>
                  <w:color w:val="000000"/>
                  <w:sz w:val="18"/>
                  <w:szCs w:val="18"/>
                </w:rPr>
                <w:t xml:space="preserve"> (calcium sulphate is only slightly soluble)</w:t>
              </w:r>
            </w:ins>
            <w:r>
              <w:rPr>
                <w:rFonts w:ascii="Arial" w:cs="Arial" w:eastAsia="Arial" w:hAnsi="Arial"/>
                <w:b w:val="false"/>
                <w:bCs w:val="false"/>
                <w:i w:val="false"/>
                <w:iCs w:val="false"/>
                <w:color w:val="000000"/>
                <w:sz w:val="18"/>
                <w:szCs w:val="18"/>
              </w:rPr>
              <w:t xml:space="preserve">. (c) In the test tubes the salts dissolved in liquid water that we added. In the storeroom there was only air and no liquid water. Table salt and washing soda are also soluble, yet they did not behave like the fertiliser, so solubility in liquid water cannot explain the three different results. Something in the air itself, water vapour, must be interacting with the salts, and each salt must respond to it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salts are prepared and why the method depends on solubility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a balanced equation with state symbols for preparing zinc sulphate from zinc and dilute sulphuric acid, and say how you identified the gas produced. (b) Write a balanced equation with state symbols for preparing calcium chloride from hydrochloric acid and calcium carbonate, and say how you identified the gas. (c) Which method would you use to prepare barium sulphate, and why can you not use the methods in (a) and (b)? Write the net ionic equation. (d) Why do we add the solid in excess when preparing a soluble salt, and how is the excess removed?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Zn(s) + H₂SO₄(aq) → ZnSO₄(aq) + H₂(g). Hydrogen was identified by the 'pop' test: a burning splint makes a pop sound. (b) 2HCl(aq) + CaCO₃(s) → CaCl₂(aq) + CO₂(g) + H₂O(l). Carbon dioxide turns limewater milky or cloudy. (c) Barium sulphate is insoluble, so it is made by double decomposition (precipitation). Barium chloride solution and sodium sulphate solution are mixed, and a dense white precipitate forms immediately, which is filtered, washed with distilled water and dried. Net ionic equation: Ba²⁺(aq) + SO₄²⁻(aq) → BaSO₄(s). Na⁺ and Cl⁻ are spectator ions. The methods in (a) and (b) only work for soluble salts, because the product must stay dissolved in solution so that the leftover solid can be filtered out. An insoluble salt would stay mixed with the excess solid. (d) The solid is added in excess to make sure all the acid is used up, so the salt solution is pure and not contaminated with acid. The unreacted solid is removed by filtration, leaving a clear salt solution.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phenomenon using behaviour of salts in air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6 you left calcium chloride, sodium carbonate decahydrate and sodium chloride on watch glasses in classroom air and recorded changes in mass. (a) Describe what happened to each of the three samples and what this showed about its mass. (b) Define deliquescent, efflorescent and stable (unaffected) salts. (c) Use these ideas to explain, for each substance, what you saw in the storeroom and laboratory: the CAN fertiliser, the washing soda and the table salt. Write the equation for what happens to washing soda.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Calcium chloride gained mass and became moist and sticky. Sodium carbonate decahydrate lost mass and developed a white powdery surface. Sodium chloride showed no significant change. (b) A deliquescent salt absorbs water vapour from the air and can dissolve in it. An efflorescent salt loses its water of crystallisation to the air and forms a white powder. A stable salt does not interact significantly with water in the air under normal conditions. (c) CAN fertiliser is deliquescent</w:t>
            </w:r>
            <w:del w:id="9008" w:author="Claude (AI) - proposed" w:date="2026-10-18T00:26:58Z">
              <w:r>
                <w:rPr>
                  <w:rFonts w:ascii="Arial" w:cs="Arial" w:eastAsia="Arial" w:hAnsi="Arial"/>
                  <w:b w:val="false"/>
                  <w:bCs w:val="false"/>
                  <w:i w:val="false"/>
                  <w:iCs w:val="false"/>
                  <w:color w:val="000000"/>
                  <w:sz w:val="18"/>
                  <w:szCs w:val="18"/>
                </w:rPr>
                <w:delText xml:space="preserve">, or strongly hygroscopic. Its ions attract</w:delText>
              </w:r>
            </w:del>
            <w:ins w:id="9009" w:author="Claude (AI) - proposed" w:date="2026-10-18T00:26:58Z">
              <w:r>
                <w:rPr>
                  <w:rFonts w:ascii="Arial" w:cs="Arial" w:eastAsia="Arial" w:hAnsi="Arial"/>
                  <w:b w:val="false"/>
                  <w:bCs w:val="false"/>
                  <w:i w:val="false"/>
                  <w:iCs w:val="false"/>
                  <w:color w:val="000000"/>
                  <w:sz w:val="18"/>
                  <w:szCs w:val="18"/>
                </w:rPr>
                <w:t xml:space="preserve">: the ammonium nitrate in it attracts</w:t>
              </w:r>
            </w:ins>
            <w:r>
              <w:rPr>
                <w:rFonts w:ascii="Arial" w:cs="Arial" w:eastAsia="Arial" w:hAnsi="Arial"/>
                <w:b w:val="false"/>
                <w:bCs w:val="false"/>
                <w:i w:val="false"/>
                <w:iCs w:val="false"/>
                <w:color w:val="000000"/>
                <w:sz w:val="18"/>
                <w:szCs w:val="18"/>
              </w:rPr>
              <w:t xml:space="preserve"> water molecules from the humid storeroom air</w:t>
            </w:r>
            <w:ins w:id="9010" w:author="Claude (AI) - proposed" w:date="2026-10-18T00:26:58Z">
              <w:r>
                <w:rPr>
                  <w:rFonts w:ascii="Arial" w:cs="Arial" w:eastAsia="Arial" w:hAnsi="Arial"/>
                  <w:b w:val="false"/>
                  <w:bCs w:val="false"/>
                  <w:i w:val="false"/>
                  <w:iCs w:val="false"/>
                  <w:color w:val="000000"/>
                  <w:sz w:val="18"/>
                  <w:szCs w:val="18"/>
                </w:rPr>
                <w:t xml:space="preserve"> (calcium chloride was our model for this in the experiment)</w:t>
              </w:r>
            </w:ins>
            <w:r>
              <w:rPr>
                <w:rFonts w:ascii="Arial" w:cs="Arial" w:eastAsia="Arial" w:hAnsi="Arial"/>
                <w:b w:val="false"/>
                <w:bCs w:val="false"/>
                <w:i w:val="false"/>
                <w:iCs w:val="false"/>
                <w:color w:val="000000"/>
                <w:sz w:val="18"/>
                <w:szCs w:val="18"/>
              </w:rPr>
              <w:t xml:space="preserve">, so the granules became wet and sticky and clumped together. Washing soda is efflorescent: the crystals lose water of crystallisation to the air, so they shrank and formed a white powdery crust: Na₂CO₃·10H₂O</w:t>
            </w:r>
            <w:ins w:id="9011" w:author="Claude (AI) - proposed" w:date="2026-10-18T00:26:58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 Na₂CO₃·H₂O</w:t>
            </w:r>
            <w:del w:id="9012" w:author="Claude (AI) - proposed" w:date="2026-10-18T00:26:58Z">
              <w:r>
                <w:rPr>
                  <w:rFonts w:ascii="Arial" w:cs="Arial" w:eastAsia="Arial" w:hAnsi="Arial"/>
                  <w:b w:val="false"/>
                  <w:bCs w:val="false"/>
                  <w:i w:val="false"/>
                  <w:iCs w:val="false"/>
                  <w:color w:val="000000"/>
                  <w:sz w:val="18"/>
                  <w:szCs w:val="18"/>
                </w:rPr>
                <w:delText xml:space="preserve"> + 9H₂O</w:delText>
              </w:r>
            </w:del>
            <w:ins w:id="9013" w:author="Claude (AI) - proposed" w:date="2026-10-18T00:26:58Z">
              <w:r>
                <w:rPr>
                  <w:rFonts w:ascii="Arial" w:cs="Arial" w:eastAsia="Arial" w:hAnsi="Arial"/>
                  <w:b w:val="false"/>
                  <w:bCs w:val="false"/>
                  <w:i w:val="false"/>
                  <w:iCs w:val="false"/>
                  <w:color w:val="000000"/>
                  <w:sz w:val="18"/>
                  <w:szCs w:val="18"/>
                </w:rPr>
                <w:t xml:space="preserve">(s) + 9H₂O(g)</w:t>
              </w:r>
            </w:ins>
            <w:r>
              <w:rPr>
                <w:rFonts w:ascii="Arial" w:cs="Arial" w:eastAsia="Arial" w:hAnsi="Arial"/>
                <w:b w:val="false"/>
                <w:bCs w:val="false"/>
                <w:i w:val="false"/>
                <w:iCs w:val="false"/>
                <w:color w:val="000000"/>
                <w:sz w:val="18"/>
                <w:szCs w:val="18"/>
              </w:rPr>
              <w:t xml:space="preserve"> (the white powder is the monohydrate)</w:t>
            </w:r>
            <w:ins w:id="9014" w:author="Claude (AI) - proposed" w:date="2026-10-18T00:26:58Z">
              <w:r>
                <w:rPr>
                  <w:rFonts w:ascii="Arial" w:cs="Arial" w:eastAsia="Arial" w:hAnsi="Arial"/>
                  <w:b w:val="false"/>
                  <w:bCs w:val="false"/>
                  <w:i w:val="false"/>
                  <w:iCs w:val="false"/>
                  <w:color w:val="000000"/>
                  <w:sz w:val="18"/>
                  <w:szCs w:val="18"/>
                </w:rPr>
                <w:t xml:space="preserve">. The fertiliser gained water while the washing soda lost it because each salt has its own balance with the water vapour in the air: the washing soda crystals hold their water loosely and give it up when the air holds less water vapour than they give off</w:t>
              </w:r>
            </w:ins>
            <w:r>
              <w:rPr>
                <w:rFonts w:ascii="Arial" w:cs="Arial" w:eastAsia="Arial" w:hAnsi="Arial"/>
                <w:b w:val="false"/>
                <w:bCs w:val="false"/>
                <w:i w:val="false"/>
                <w:iCs w:val="false"/>
                <w:color w:val="000000"/>
                <w:sz w:val="18"/>
                <w:szCs w:val="18"/>
              </w:rPr>
              <w:t xml:space="preserve">. Table salt is not affected by water in the air </w:t>
            </w:r>
            <w:del w:id="9015" w:author="Claude (AI) - proposed" w:date="2026-10-18T00:26:58Z">
              <w:r>
                <w:rPr>
                  <w:rFonts w:ascii="Arial" w:cs="Arial" w:eastAsia="Arial" w:hAnsi="Arial"/>
                  <w:b w:val="false"/>
                  <w:bCs w:val="false"/>
                  <w:i w:val="false"/>
                  <w:iCs w:val="false"/>
                  <w:color w:val="000000"/>
                  <w:sz w:val="18"/>
                  <w:szCs w:val="18"/>
                </w:rPr>
                <w:delText xml:space="preserve">under normal conditions</w:delText>
              </w:r>
            </w:del>
            <w:ins w:id="9016" w:author="Claude (AI) - proposed" w:date="2026-10-18T00:26:58Z">
              <w:r>
                <w:rPr>
                  <w:rFonts w:ascii="Arial" w:cs="Arial" w:eastAsia="Arial" w:hAnsi="Arial"/>
                  <w:b w:val="false"/>
                  <w:bCs w:val="false"/>
                  <w:i w:val="false"/>
                  <w:iCs w:val="false"/>
                  <w:color w:val="000000"/>
                  <w:sz w:val="18"/>
                  <w:szCs w:val="18"/>
                </w:rPr>
                <w:t xml:space="preserve">at everyday humidity (it only takes up water when the air is very humid, above about 75% relative humidity)</w:t>
              </w:r>
            </w:ins>
            <w:r>
              <w:rPr>
                <w:rFonts w:ascii="Arial" w:cs="Arial" w:eastAsia="Arial" w:hAnsi="Arial"/>
                <w:b w:val="false"/>
                <w:bCs w:val="false"/>
                <w:i w:val="false"/>
                <w:iCs w:val="false"/>
                <w:color w:val="000000"/>
                <w:sz w:val="18"/>
                <w:szCs w:val="18"/>
              </w:rPr>
              <w:t xml:space="preserve">, so it stayed unchanged. All three are soluble salts, but their behaviour in air differs because of how each one interacts with water vapour.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salts safely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your explanation from Part 4 to answer the second half of the driving question. (a) Give advice to a Rift Valley maize farmer on how to store CAN fertiliser and explain why, in terms of what the salt does in air. (b) Explain how the property of washing soda affects how it must be stored, and why it is still useful in laundry. (c) Choose one other Kenyan use of a salt from Lesson 7 (for example fish preservation at Dunga Beach, ORS, glass making or paint) and explain how the property of the salt makes it suitable. (d) Explain why choosing the right preparation method matters when making salts for use.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farmer should keep CAN in sealed, airtight bags in a dry place. CAN is deliquescent, so in open air it absorbs water vapour, clumps and becomes sticky, which makes it hard to spread and reduces its effectiveness. (b) Washing soda is efflorescent and loses water of crystallisation to the air, so it must be kept in a closed container to stop it turning into a crust. It is still useful in laundry because it is a soluble salt that works as a water softener by reacting with calcium and magnesium ions</w:t>
            </w:r>
            <w:ins w:id="9017" w:author="Claude (AI) - proposed" w:date="2026-10-18T00:26:58Z">
              <w:r>
                <w:rPr>
                  <w:rFonts w:ascii="Arial" w:cs="Arial" w:eastAsia="Arial" w:hAnsi="Arial"/>
                  <w:b w:val="false"/>
                  <w:bCs w:val="false"/>
                  <w:i w:val="false"/>
                  <w:iCs w:val="false"/>
                  <w:color w:val="000000"/>
                  <w:sz w:val="18"/>
                  <w:szCs w:val="18"/>
                </w:rPr>
                <w:t xml:space="preserve"> to form insoluble carbonates (precipitation)</w:t>
              </w:r>
            </w:ins>
            <w:r>
              <w:rPr>
                <w:rFonts w:ascii="Arial" w:cs="Arial" w:eastAsia="Arial" w:hAnsi="Arial"/>
                <w:b w:val="false"/>
                <w:bCs w:val="false"/>
                <w:i w:val="false"/>
                <w:iCs w:val="false"/>
                <w:color w:val="000000"/>
                <w:sz w:val="18"/>
                <w:szCs w:val="18"/>
              </w:rPr>
              <w:t xml:space="preserve">. (c) Sodium chloride is rubbed onto tilapia and omena at Dunga Beach, Kisumu. It </w:t>
            </w:r>
            <w:del w:id="9018" w:author="Claude (AI) - proposed" w:date="2026-10-18T00:26:58Z">
              <w:r>
                <w:rPr>
                  <w:rFonts w:ascii="Arial" w:cs="Arial" w:eastAsia="Arial" w:hAnsi="Arial"/>
                  <w:b w:val="false"/>
                  <w:bCs w:val="false"/>
                  <w:i w:val="false"/>
                  <w:iCs w:val="false"/>
                  <w:color w:val="000000"/>
                  <w:sz w:val="18"/>
                  <w:szCs w:val="18"/>
                </w:rPr>
                <w:delText xml:space="preserve">is soluble and</w:delText>
              </w:r>
            </w:del>
            <w:ins w:id="9019" w:author="Claude (AI) - proposed" w:date="2026-10-18T00:26:58Z">
              <w:r>
                <w:rPr>
                  <w:rFonts w:ascii="Arial" w:cs="Arial" w:eastAsia="Arial" w:hAnsi="Arial"/>
                  <w:b w:val="false"/>
                  <w:bCs w:val="false"/>
                  <w:i w:val="false"/>
                  <w:iCs w:val="false"/>
                  <w:color w:val="000000"/>
                  <w:sz w:val="18"/>
                  <w:szCs w:val="18"/>
                </w:rPr>
                <w:t xml:space="preserve">dissolves in the moisture on the fish and draws water out of the fish and out of bacteria (osmosis), so microbes cannot grow, and it is</w:t>
              </w:r>
            </w:ins>
            <w:r>
              <w:rPr>
                <w:rFonts w:ascii="Arial" w:cs="Arial" w:eastAsia="Arial" w:hAnsi="Arial"/>
                <w:b w:val="false"/>
                <w:bCs w:val="false"/>
                <w:i w:val="false"/>
                <w:iCs w:val="false"/>
                <w:color w:val="000000"/>
                <w:sz w:val="18"/>
                <w:szCs w:val="18"/>
              </w:rPr>
              <w:t xml:space="preserve"> stable in air, so it is a reliable preservative. Alternatively, barium sulphate is used as a paint pigment because it is insoluble and does not dissolve. (d) The method must match the solubility of the salt: soluble salts are made by acid with metal, metal oxide, base or carbonate, and insoluble salts are made by precipitation. Using the correct method gives a pure product that is safe and effective, for example a pure fertiliser for agriculture or a barium meal for medicine.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salt definitions, classification and solubility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definitions, the four salt types with correct examples and the solubility rules </w:t>
            </w:r>
            <w:ins w:id="9021" w:author="Claude (AI) - proposed" w:date="2026-10-18T00:26:58Z">
              <w:r>
                <w:rPr>
                  <w:rFonts w:ascii="Arial" w:cs="Arial" w:eastAsia="Arial" w:hAnsi="Arial"/>
                  <w:b w:val="false"/>
                  <w:bCs w:val="false"/>
                  <w:i w:val="false"/>
                  <w:iCs w:val="false"/>
                  <w:color w:val="000000"/>
                  <w:sz w:val="18"/>
                  <w:szCs w:val="18"/>
                </w:rPr>
                <w:t xml:space="preserve">(including the exceptions) </w:t>
              </w:r>
            </w:ins>
            <w:r>
              <w:rPr>
                <w:rFonts w:ascii="Arial" w:cs="Arial" w:eastAsia="Arial" w:hAnsi="Arial"/>
                <w:b w:val="false"/>
                <w:bCs w:val="false"/>
                <w:i w:val="false"/>
                <w:iCs w:val="false"/>
                <w:color w:val="000000"/>
                <w:sz w:val="18"/>
                <w:szCs w:val="18"/>
              </w:rPr>
              <w:t xml:space="preserve">are correct and complete.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definitions, types and rules are correct, with minor omissions or one wrong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Definitions or rules are missing, incorrect or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Preparation methods and chemical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Balanced equations with correct state symbols, correct gas tests, a correct net ionic equation, and a clear reason why the method depends on solubility.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5"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Equations are mostly correct but have minor errors in balancing or state symbols, or the reason for the method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incorrect or missing, or methods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(air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all three substances using deliquescent, efflorescent and stable behaviour, with evidence from the watch-glass experiment and the washing soda equation</w:t>
            </w:r>
            <w:ins w:id="9028" w:author="Claude (AI) - proposed" w:date="2026-10-18T00:26:58Z">
              <w:r>
                <w:rPr>
                  <w:rFonts w:ascii="Arial" w:cs="Arial" w:eastAsia="Arial" w:hAnsi="Arial"/>
                  <w:b w:val="false"/>
                  <w:bCs w:val="false"/>
                  <w:i w:val="false"/>
                  <w:iCs w:val="false"/>
                  <w:color w:val="000000"/>
                  <w:sz w:val="18"/>
                  <w:szCs w:val="18"/>
                </w:rPr>
                <w:t xml:space="preserve">, and says that the result depends on both the salt and the humidity of the air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9" w:author="Claude (AI) - proposed" w:date="2026-10-18T00:26:58Z">
              <w:r>
                <w:rPr>
                  <w:rFonts w:ascii="Arial" w:cs="Arial" w:eastAsia="Arial" w:hAnsi="Arial"/>
                  <w:b w:val="false"/>
                  <w:bCs w:val="false"/>
                  <w:i w:val="false"/>
                  <w:iCs w:val="false"/>
                  <w:color w:val="000000"/>
                  <w:sz w:val="18"/>
                  <w:szCs w:val="18"/>
                </w:rPr>
                <w:delText xml:space="preserve">Explains two or</w:delText>
              </w:r>
            </w:del>
            <w:ins w:id="9030" w:author="Claude (AI) - proposed" w:date="2026-10-18T00:26:58Z">
              <w:r>
                <w:rPr>
                  <w:rFonts w:ascii="Arial" w:cs="Arial" w:eastAsia="Arial" w:hAnsi="Arial"/>
                  <w:b w:val="false"/>
                  <w:bCs w:val="false"/>
                  <w:i w:val="false"/>
                  <w:iCs w:val="false"/>
                  <w:color w:val="000000"/>
                  <w:sz w:val="18"/>
                  <w:szCs w:val="18"/>
                </w:rPr>
                <w:t xml:space="preserve">Meets Expectations: Explains all</w:t>
              </w:r>
            </w:ins>
            <w:r>
              <w:rPr>
                <w:rFonts w:ascii="Arial" w:cs="Arial" w:eastAsia="Arial" w:hAnsi="Arial"/>
                <w:b w:val="false"/>
                <w:bCs w:val="false"/>
                <w:i w:val="false"/>
                <w:iCs w:val="false"/>
                <w:color w:val="000000"/>
                <w:sz w:val="18"/>
                <w:szCs w:val="18"/>
              </w:rPr>
              <w:t xml:space="preserve"> three substances correctly </w:t>
            </w:r>
            <w:del w:id="9031" w:author="Claude (AI) - proposed" w:date="2026-10-18T00:26:58Z">
              <w:r>
                <w:rPr>
                  <w:rFonts w:ascii="Arial" w:cs="Arial" w:eastAsia="Arial" w:hAnsi="Arial"/>
                  <w:b w:val="false"/>
                  <w:bCs w:val="false"/>
                  <w:i w:val="false"/>
                  <w:iCs w:val="false"/>
                  <w:color w:val="000000"/>
                  <w:sz w:val="18"/>
                  <w:szCs w:val="18"/>
                </w:rPr>
                <w:delText xml:space="preserve">but gives limited evidence or reasoning</w:delText>
              </w:r>
            </w:del>
            <w:ins w:id="9032" w:author="Claude (AI) - proposed" w:date="2026-10-18T00:26:58Z">
              <w:r>
                <w:rPr>
                  <w:rFonts w:ascii="Arial" w:cs="Arial" w:eastAsia="Arial" w:hAnsi="Arial"/>
                  <w:b w:val="false"/>
                  <w:bCs w:val="false"/>
                  <w:i w:val="false"/>
                  <w:iCs w:val="false"/>
                  <w:color w:val="000000"/>
                  <w:sz w:val="18"/>
                  <w:szCs w:val="18"/>
                </w:rPr>
                <w:t xml:space="preserve">with some evidence from the experiment</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26:58Z">
              <w:r>
                <w:rPr>
                  <w:rFonts w:ascii="Arial" w:cs="Arial" w:eastAsia="Arial" w:hAnsi="Arial"/>
                  <w:b w:val="false"/>
                  <w:bCs w:val="false"/>
                  <w:i w:val="false"/>
                  <w:iCs w:val="false"/>
                  <w:color w:val="000000"/>
                  <w:sz w:val="18"/>
                  <w:szCs w:val="18"/>
                </w:rPr>
                <w:delText xml:space="preserve">Gives</w:delText>
              </w:r>
            </w:del>
            <w:ins w:id="9034" w:author="Claude (AI) - proposed" w:date="2026-10-18T00:26:58Z">
              <w:r>
                <w:rPr>
                  <w:rFonts w:ascii="Arial" w:cs="Arial" w:eastAsia="Arial" w:hAnsi="Arial"/>
                  <w:b w:val="false"/>
                  <w:bCs w:val="false"/>
                  <w:i w:val="false"/>
                  <w:iCs w:val="false"/>
                  <w:color w:val="000000"/>
                  <w:sz w:val="18"/>
                  <w:szCs w:val="18"/>
                </w:rPr>
                <w:t xml:space="preserve">Approaches Expectations: Explains one or two substances correctly, gives</w:t>
              </w:r>
            </w:ins>
            <w:r>
              <w:rPr>
                <w:rFonts w:ascii="Arial" w:cs="Arial" w:eastAsia="Arial" w:hAnsi="Arial"/>
                <w:b w:val="false"/>
                <w:bCs w:val="false"/>
                <w:i w:val="false"/>
                <w:iCs w:val="false"/>
                <w:color w:val="000000"/>
                <w:sz w:val="18"/>
                <w:szCs w:val="18"/>
              </w:rPr>
              <w:t xml:space="preserve"> descriptions only, or uses the terms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 to safe use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specific, accurate storage advice and links at least one other Kenyan application to the property of the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advice but the link to properties is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Advice is vague or not linked to the properties of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8" w:author="Claude (AI) - proposed" w:date="2026-10-18T00:26:5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Cites evidence from the lessons, uses scientific vocabulary correctly and writes clearly in full sentences</w:t>
            </w:r>
            <w:ins w:id="9039" w:author="Claude (AI) - proposed" w:date="2026-10-18T00:26:58Z">
              <w:r>
                <w:rPr>
                  <w:rFonts w:ascii="Arial" w:cs="Arial" w:eastAsia="Arial" w:hAnsi="Arial"/>
                  <w:b w:val="false"/>
                  <w:bCs w:val="false"/>
                  <w:i w:val="false"/>
                  <w:iCs w:val="false"/>
                  <w:color w:val="000000"/>
                  <w:sz w:val="18"/>
                  <w:szCs w:val="18"/>
                </w:rPr>
                <w:t xml:space="preserve"> (or explains clearly aloud or with labelled diagrams)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0" w:author="Claude (AI) - proposed" w:date="2026-10-18T00:26:5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and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1" w:author="Claude (AI) - proposed" w:date="2026-10-18T00:26:5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Little evidence is used and the vocabulary is often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9afsob_l1hexzvbopm3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7mg9jxcrwv25ffrsudm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g_tlwfdmy6zeirvvfkq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9afsob_l1hexzvbopm3s" Type="http://schemas.openxmlformats.org/officeDocument/2006/relationships/hyperlink" Target="https://creativecommons.org/licenses/by-nc/4.0/" TargetMode="External"/><Relationship Id="rIdu7mg9jxcrwv25ffrsudmh" Type="http://schemas.openxmlformats.org/officeDocument/2006/relationships/hyperlink" Target="https://creativecommons.org/licenses/by-nc/4.0/" TargetMode="External"/><Relationship Id="rId0g_tlwfdmy6zeirvvfkq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2026-10-18T00:26:56.384Z</dcterms:created>
  <dcterms:modified xsi:type="dcterms:W3CDTF">2026-10-18T00:26:56.384Z</dcterms:modified>
</cp:coreProperties>
</file>

<file path=docProps/custom.xml><?xml version="1.0" encoding="utf-8"?>
<Properties xmlns="http://schemas.openxmlformats.org/officeDocument/2006/custom-properties" xmlns:vt="http://schemas.openxmlformats.org/officeDocument/2006/docPropsVTypes"/>
</file>