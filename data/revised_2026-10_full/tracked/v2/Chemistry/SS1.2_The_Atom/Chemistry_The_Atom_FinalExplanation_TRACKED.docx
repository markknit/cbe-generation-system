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1.2 THE ATOM: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driving question is: Why do different substances produce different colours when burned in a flame, and what does this reveal about how electrons are arranged inside an atom? Write a clear explanation in the blank space under each prompt. Use evidence from your lessons: the flame tests, the gold foil simulation, your Bohr and orbital drawings, the isotope and relative atomic mass calculations, and your electron configurations. Refer to the Rift Valley cooking hearth and the Kisumu school laboratory where you can. Write in full sentences, use correct chemistry words, and show any working. Your teacher will mark your answer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What Atoms Are Made Of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what you saw at the start of the unit when salt, banana-peel ash and different substances were put in a flame. Why did this seem puzzling when you knew that all substances are made of atoms and fire is just heat? Then use the Rutherford gold foil simulation to explain how scientists learned that the atom has a nucleus. For each of the three observations (most particles, a small number, a very small number), say what it told scientists about the atom. Then say what the Rutherford model could not yet explain about the flame colours.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Energy Levels and the Origin of Flame Colour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Bohr's model, explain step by step what happens to the outermost electron of a sodium atom when salt falls into the cooking fire. Say how many electrons sodium has in each shell and write its electron arrangement. Explain why the light that comes out is a particular colour, and why potassium gives a different colour from sodium.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Orbitals and Electron Configuration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why the Bohr shell model was not enough and what s and p orbitals add. (b) State the three rules that decide how electrons fill orbitals. (c) Write the s/p electron configuration of sodium and of potassium, and explain how the configurations help to explain the different flame colours of sodium and of potassium.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Isotopes and Relative Atomic Mass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Chlorine atoms from the ocean near Mombasa do not all have the same mass. Data card: Cl-35 (75%) and Cl-37 (25%). (a) Explain what isotopes are and how the two chlorine forms on the card differ. (b) Calculate the relative atomic mass of chlorine and show a reasonableness check. (c) Would Cl-35 and Cl-37 give different flame colours? Explain your answer using electrons.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answer to the driving question: Why do different substances produce different colours when burned in a flame, and what does this reveal about how electrons are arranged inside an atom? Use the cooking hearth in the Rift Valley as your example, and use evidence from across the unit to support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03:00:53Z">
              <w:r>
                <w:rPr>
                  <w:rFonts w:ascii="Arial" w:cs="Arial" w:eastAsia="Arial" w:hAnsi="Arial"/>
                  <w:b w:val="false"/>
                  <w:bCs w:val="false"/>
                  <w:i w:val="false"/>
                  <w:iCs w:val="false"/>
                  <w:color w:val="000000"/>
                  <w:sz w:val="18"/>
                  <w:szCs w:val="18"/>
                </w:rPr>
                <w:delText xml:space="preserve">Uses</w:delText>
              </w:r>
            </w:del>
            <w:ins w:id="9002" w:author="Claude (AI) - proposed" w:date="2026-10-15T03:00:5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evidence from several lessons, such as the flame test colours, gold foil results, Bohr diagrams, orbital configurations and the chlorine data, and links each piece to the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3" w:author="Claude (AI) - proposed" w:date="2026-10-15T03:00:53Z">
              <w:r>
                <w:rPr>
                  <w:rFonts w:ascii="Arial" w:cs="Arial" w:eastAsia="Arial" w:hAnsi="Arial"/>
                  <w:b w:val="false"/>
                  <w:bCs w:val="false"/>
                  <w:i w:val="false"/>
                  <w:iCs w:val="false"/>
                  <w:color w:val="000000"/>
                  <w:sz w:val="18"/>
                  <w:szCs w:val="18"/>
                </w:rPr>
                <w:delText xml:space="preserve">Uses</w:delText>
              </w:r>
            </w:del>
            <w:ins w:id="9004" w:author="Claude (AI) - proposed" w:date="2026-10-15T03:00:5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evidence from the lessons, but the link to the explanation is sometimes missing or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5T03:00:53Z">
              <w:r>
                <w:rPr>
                  <w:rFonts w:ascii="Arial" w:cs="Arial" w:eastAsia="Arial" w:hAnsi="Arial"/>
                  <w:b w:val="false"/>
                  <w:bCs w:val="false"/>
                  <w:i w:val="false"/>
                  <w:iCs w:val="false"/>
                  <w:color w:val="000000"/>
                  <w:sz w:val="18"/>
                  <w:szCs w:val="18"/>
                </w:rPr>
                <w:delText xml:space="preserve">Gives little or no</w:delText>
              </w:r>
            </w:del>
            <w:ins w:id="9006" w:author="Claude (AI) - proposed" w:date="2026-10-15T03:00:53Z">
              <w:r>
                <w:rPr>
                  <w:rFonts w:ascii="Arial" w:cs="Arial" w:eastAsia="Arial" w:hAnsi="Arial"/>
                  <w:b w:val="false"/>
                  <w:bCs w:val="false"/>
                  <w:i w:val="false"/>
                  <w:iCs w:val="false"/>
                  <w:color w:val="000000"/>
                  <w:sz w:val="18"/>
                  <w:szCs w:val="18"/>
                </w:rPr>
                <w:t xml:space="preserve">Approaches Expectations: gives little</w:t>
              </w:r>
            </w:ins>
            <w:r>
              <w:rPr>
                <w:rFonts w:ascii="Arial" w:cs="Arial" w:eastAsia="Arial" w:hAnsi="Arial"/>
                <w:b w:val="false"/>
                <w:bCs w:val="false"/>
                <w:i w:val="false"/>
                <w:iCs w:val="false"/>
                <w:color w:val="000000"/>
                <w:sz w:val="18"/>
                <w:szCs w:val="18"/>
              </w:rPr>
              <w:t xml:space="preserve"> evidence, or states facts without any link to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electron energy transitions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5T03:00:53Z">
              <w:r>
                <w:rPr>
                  <w:rFonts w:ascii="Arial" w:cs="Arial" w:eastAsia="Arial" w:hAnsi="Arial"/>
                  <w:b w:val="false"/>
                  <w:bCs w:val="false"/>
                  <w:i w:val="false"/>
                  <w:iCs w:val="false"/>
                  <w:color w:val="000000"/>
                  <w:sz w:val="18"/>
                  <w:szCs w:val="18"/>
                </w:rPr>
                <w:delText xml:space="preserve">Correctly</w:delText>
              </w:r>
            </w:del>
            <w:ins w:id="9008" w:author="Claude (AI) - proposed" w:date="2026-10-15T03:00:53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sequences absorption of energy, jump to the excited state, fall to a lower level and emission of a photon, and explains that the colour depends on the energy gap, which is unique to each element.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9" w:author="Claude (AI) - proposed" w:date="2026-10-15T03:00:53Z">
              <w:r>
                <w:rPr>
                  <w:rFonts w:ascii="Arial" w:cs="Arial" w:eastAsia="Arial" w:hAnsi="Arial"/>
                  <w:b w:val="false"/>
                  <w:bCs w:val="false"/>
                  <w:i w:val="false"/>
                  <w:iCs w:val="false"/>
                  <w:color w:val="000000"/>
                  <w:sz w:val="18"/>
                  <w:szCs w:val="18"/>
                </w:rPr>
                <w:delText xml:space="preserve">Describes</w:delText>
              </w:r>
            </w:del>
            <w:ins w:id="9010" w:author="Claude (AI) - proposed" w:date="2026-10-15T03:00:53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jump and the release of light but is vague about why the colour is specific to the element.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5T03:00:53Z">
              <w:r>
                <w:rPr>
                  <w:rFonts w:ascii="Arial" w:cs="Arial" w:eastAsia="Arial" w:hAnsi="Arial"/>
                  <w:b w:val="false"/>
                  <w:bCs w:val="false"/>
                  <w:i w:val="false"/>
                  <w:iCs w:val="false"/>
                  <w:color w:val="000000"/>
                  <w:sz w:val="18"/>
                  <w:szCs w:val="18"/>
                </w:rPr>
                <w:delText xml:space="preserve">Describes</w:delText>
              </w:r>
            </w:del>
            <w:ins w:id="9012" w:author="Claude (AI) - proposed" w:date="2026-10-15T03:00:53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the flame colour without a correct explanation of electron jumps or energy release.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and configuration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03:00:53Z">
              <w:r>
                <w:rPr>
                  <w:rFonts w:ascii="Arial" w:cs="Arial" w:eastAsia="Arial" w:hAnsi="Arial"/>
                  <w:b w:val="false"/>
                  <w:bCs w:val="false"/>
                  <w:i w:val="false"/>
                  <w:iCs w:val="false"/>
                  <w:color w:val="000000"/>
                  <w:sz w:val="18"/>
                  <w:szCs w:val="18"/>
                </w:rPr>
                <w:delText xml:space="preserve">Writes</w:delText>
              </w:r>
            </w:del>
            <w:ins w:id="9014" w:author="Claude (AI) - proposed" w:date="2026-10-15T03:00:53Z">
              <w:r>
                <w:rPr>
                  <w:rFonts w:ascii="Arial" w:cs="Arial" w:eastAsia="Arial" w:hAnsi="Arial"/>
                  <w:b w:val="false"/>
                  <w:bCs w:val="false"/>
                  <w:i w:val="false"/>
                  <w:iCs w:val="false"/>
                  <w:color w:val="000000"/>
                  <w:sz w:val="18"/>
                  <w:szCs w:val="18"/>
                </w:rPr>
                <w:t xml:space="preserve">Exceeds Expectations: writes</w:t>
              </w:r>
            </w:ins>
            <w:r>
              <w:rPr>
                <w:rFonts w:ascii="Arial" w:cs="Arial" w:eastAsia="Arial" w:hAnsi="Arial"/>
                <w:b w:val="false"/>
                <w:bCs w:val="false"/>
                <w:i w:val="false"/>
                <w:iCs w:val="false"/>
                <w:color w:val="000000"/>
                <w:sz w:val="18"/>
                <w:szCs w:val="18"/>
              </w:rPr>
              <w:t xml:space="preserve"> correct configurations for sodium and potassium, applies</w:t>
            </w:r>
            <w:ins w:id="9015" w:author="Claude (AI) - proposed" w:date="2026-10-15T03:00:53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Aufbau, Pauli and Hund rules, and explains how 3s¹ versus 4s¹ leads to different colours.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6" w:author="Claude (AI) - proposed" w:date="2026-10-15T03:00:53Z">
              <w:r>
                <w:rPr>
                  <w:rFonts w:ascii="Arial" w:cs="Arial" w:eastAsia="Arial" w:hAnsi="Arial"/>
                  <w:b w:val="false"/>
                  <w:bCs w:val="false"/>
                  <w:i w:val="false"/>
                  <w:iCs w:val="false"/>
                  <w:color w:val="000000"/>
                  <w:sz w:val="18"/>
                  <w:szCs w:val="18"/>
                </w:rPr>
                <w:delText xml:space="preserve">Writes</w:delText>
              </w:r>
            </w:del>
            <w:ins w:id="9017" w:author="Claude (AI) - proposed" w:date="2026-10-15T03:00:53Z">
              <w:r>
                <w:rPr>
                  <w:rFonts w:ascii="Arial" w:cs="Arial" w:eastAsia="Arial" w:hAnsi="Arial"/>
                  <w:b w:val="false"/>
                  <w:bCs w:val="false"/>
                  <w:i w:val="false"/>
                  <w:iCs w:val="false"/>
                  <w:color w:val="000000"/>
                  <w:sz w:val="18"/>
                  <w:szCs w:val="18"/>
                </w:rPr>
                <w:t xml:space="preserve">Meets Expectations: writes</w:t>
              </w:r>
            </w:ins>
            <w:r>
              <w:rPr>
                <w:rFonts w:ascii="Arial" w:cs="Arial" w:eastAsia="Arial" w:hAnsi="Arial"/>
                <w:b w:val="false"/>
                <w:bCs w:val="false"/>
                <w:i w:val="false"/>
                <w:iCs w:val="false"/>
                <w:color w:val="000000"/>
                <w:sz w:val="18"/>
                <w:szCs w:val="18"/>
              </w:rPr>
              <w:t xml:space="preserve"> mostly correct configurations and states the rules, with limited link to the colours.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5T03:00:53Z">
              <w:r>
                <w:rPr>
                  <w:rFonts w:ascii="Arial" w:cs="Arial" w:eastAsia="Arial" w:hAnsi="Arial"/>
                  <w:b w:val="false"/>
                  <w:bCs w:val="false"/>
                  <w:i w:val="false"/>
                  <w:iCs w:val="false"/>
                  <w:color w:val="000000"/>
                  <w:sz w:val="18"/>
                  <w:szCs w:val="18"/>
                </w:rPr>
                <w:delText xml:space="preserve">Configurations are incorrect or missing</w:delText>
              </w:r>
            </w:del>
            <w:ins w:id="9019" w:author="Claude (AI) - proposed" w:date="2026-10-15T03:00:53Z">
              <w:r>
                <w:rPr>
                  <w:rFonts w:ascii="Arial" w:cs="Arial" w:eastAsia="Arial" w:hAnsi="Arial"/>
                  <w:b w:val="false"/>
                  <w:bCs w:val="false"/>
                  <w:i w:val="false"/>
                  <w:iCs w:val="false"/>
                  <w:color w:val="000000"/>
                  <w:sz w:val="18"/>
                  <w:szCs w:val="18"/>
                </w:rPr>
                <w:t xml:space="preserve">Approaches Expectations: configurations are incomplete or partly incorrect</w:t>
              </w:r>
            </w:ins>
            <w:r>
              <w:rPr>
                <w:rFonts w:ascii="Arial" w:cs="Arial" w:eastAsia="Arial" w:hAnsi="Arial"/>
                <w:b w:val="false"/>
                <w:bCs w:val="false"/>
                <w:i w:val="false"/>
                <w:iCs w:val="false"/>
                <w:color w:val="000000"/>
                <w:sz w:val="18"/>
                <w:szCs w:val="18"/>
              </w:rPr>
              <w:t xml:space="preserve">, and the rules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and relative atomic mass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5T03:00:53Z">
              <w:r>
                <w:rPr>
                  <w:rFonts w:ascii="Arial" w:cs="Arial" w:eastAsia="Arial" w:hAnsi="Arial"/>
                  <w:b w:val="false"/>
                  <w:bCs w:val="false"/>
                  <w:i w:val="false"/>
                  <w:iCs w:val="false"/>
                  <w:color w:val="000000"/>
                  <w:sz w:val="18"/>
                  <w:szCs w:val="18"/>
                </w:rPr>
                <w:delText xml:space="preserve">Calculates</w:delText>
              </w:r>
            </w:del>
            <w:ins w:id="9021" w:author="Claude (AI) - proposed" w:date="2026-10-15T03:00:53Z">
              <w:r>
                <w:rPr>
                  <w:rFonts w:ascii="Arial" w:cs="Arial" w:eastAsia="Arial" w:hAnsi="Arial"/>
                  <w:b w:val="false"/>
                  <w:bCs w:val="false"/>
                  <w:i w:val="false"/>
                  <w:iCs w:val="false"/>
                  <w:color w:val="000000"/>
                  <w:sz w:val="18"/>
                  <w:szCs w:val="18"/>
                </w:rPr>
                <w:t xml:space="preserve">Exceeds Expectations: calculates</w:t>
              </w:r>
            </w:ins>
            <w:r>
              <w:rPr>
                <w:rFonts w:ascii="Arial" w:cs="Arial" w:eastAsia="Arial" w:hAnsi="Arial"/>
                <w:b w:val="false"/>
                <w:bCs w:val="false"/>
                <w:i w:val="false"/>
                <w:iCs w:val="false"/>
                <w:color w:val="000000"/>
                <w:sz w:val="18"/>
                <w:szCs w:val="18"/>
              </w:rPr>
              <w:t xml:space="preserve"> 35.5 correctly with a reasonableness check and explains that isotopes share electron arrangement and so the same flame colour.</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5T03:00:53Z">
              <w:r>
                <w:rPr>
                  <w:rFonts w:ascii="Arial" w:cs="Arial" w:eastAsia="Arial" w:hAnsi="Arial"/>
                  <w:b w:val="false"/>
                  <w:bCs w:val="false"/>
                  <w:i w:val="false"/>
                  <w:iCs w:val="false"/>
                  <w:color w:val="000000"/>
                  <w:sz w:val="18"/>
                  <w:szCs w:val="18"/>
                </w:rPr>
                <w:delText xml:space="preserve">Calculates</w:delText>
              </w:r>
            </w:del>
            <w:ins w:id="9023" w:author="Claude (AI) - proposed" w:date="2026-10-15T03:00:53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correctly but gives an incomplete explanation of the flame colour of isotopes.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5T03:00:53Z">
              <w:r>
                <w:rPr>
                  <w:rFonts w:ascii="Arial" w:cs="Arial" w:eastAsia="Arial" w:hAnsi="Arial"/>
                  <w:b w:val="false"/>
                  <w:bCs w:val="false"/>
                  <w:i w:val="false"/>
                  <w:iCs w:val="false"/>
                  <w:color w:val="000000"/>
                  <w:sz w:val="18"/>
                  <w:szCs w:val="18"/>
                </w:rPr>
                <w:delText xml:space="preserve">Calculation</w:delText>
              </w:r>
            </w:del>
            <w:ins w:id="9025" w:author="Claude (AI) - proposed" w:date="2026-10-15T03:00:53Z">
              <w:r>
                <w:rPr>
                  <w:rFonts w:ascii="Arial" w:cs="Arial" w:eastAsia="Arial" w:hAnsi="Arial"/>
                  <w:b w:val="false"/>
                  <w:bCs w:val="false"/>
                  <w:i w:val="false"/>
                  <w:iCs w:val="false"/>
                  <w:color w:val="000000"/>
                  <w:sz w:val="18"/>
                  <w:szCs w:val="18"/>
                </w:rPr>
                <w:t xml:space="preserve">Approaches Expectations: the calculation</w:t>
              </w:r>
            </w:ins>
            <w:r>
              <w:rPr>
                <w:rFonts w:ascii="Arial" w:cs="Arial" w:eastAsia="Arial" w:hAnsi="Arial"/>
                <w:b w:val="false"/>
                <w:bCs w:val="false"/>
                <w:i w:val="false"/>
                <w:iCs w:val="false"/>
                <w:color w:val="000000"/>
                <w:sz w:val="18"/>
                <w:szCs w:val="18"/>
              </w:rPr>
              <w:t xml:space="preserve"> is incorrect or the idea of isotopes is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5T03:00:53Z">
              <w:r>
                <w:rPr>
                  <w:rFonts w:ascii="Arial" w:cs="Arial" w:eastAsia="Arial" w:hAnsi="Arial"/>
                  <w:b w:val="false"/>
                  <w:bCs w:val="false"/>
                  <w:i w:val="false"/>
                  <w:iCs w:val="false"/>
                  <w:color w:val="000000"/>
                  <w:sz w:val="18"/>
                  <w:szCs w:val="18"/>
                </w:rPr>
                <w:delText xml:space="preserve">Uses</w:delText>
              </w:r>
            </w:del>
            <w:ins w:id="9027" w:author="Claude (AI) - proposed" w:date="2026-10-15T03:00:5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precise vocabulary (nucleus, shell, orbital, excited state, photon), a logical order and the Kenyan context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5T03:00:53Z">
              <w:r>
                <w:rPr>
                  <w:rFonts w:ascii="Arial" w:cs="Arial" w:eastAsia="Arial" w:hAnsi="Arial"/>
                  <w:b w:val="false"/>
                  <w:bCs w:val="false"/>
                  <w:i w:val="false"/>
                  <w:iCs w:val="false"/>
                  <w:color w:val="000000"/>
                  <w:sz w:val="18"/>
                  <w:szCs w:val="18"/>
                </w:rPr>
                <w:delText xml:space="preserve">Uses</w:delText>
              </w:r>
            </w:del>
            <w:ins w:id="9029" w:author="Claude (AI) - proposed" w:date="2026-10-15T03:00:5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mostly correct vocabulary and a clear order,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5T03:00:53Z">
              <w:r>
                <w:rPr>
                  <w:rFonts w:ascii="Arial" w:cs="Arial" w:eastAsia="Arial" w:hAnsi="Arial"/>
                  <w:b w:val="false"/>
                  <w:bCs w:val="false"/>
                  <w:i w:val="false"/>
                  <w:iCs w:val="false"/>
                  <w:color w:val="000000"/>
                  <w:sz w:val="18"/>
                  <w:szCs w:val="18"/>
                </w:rPr>
                <w:delText xml:space="preserve">Uses</w:delText>
              </w:r>
            </w:del>
            <w:ins w:id="9031" w:author="Claude (AI) - proposed" w:date="2026-10-15T03:00:53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scientific vocabulary and the ideas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6qy9ffy6pe7_ywm6y1p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sudymmfgjujme98pkrn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uv5edklt2kp41j8rdlx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6qy9ffy6pe7_ywm6y1pl" Type="http://schemas.openxmlformats.org/officeDocument/2006/relationships/hyperlink" Target="https://creativecommons.org/licenses/by-nc/4.0/" TargetMode="External"/><Relationship Id="rIddsudymmfgjujme98pkrnj" Type="http://schemas.openxmlformats.org/officeDocument/2006/relationships/hyperlink" Target="https://creativecommons.org/licenses/by-nc/4.0/" TargetMode="External"/><Relationship Id="rIdquv5edklt2kp41j8rdlx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2026-10-15T03:00:52.317Z</dcterms:created>
  <dcterms:modified xsi:type="dcterms:W3CDTF">2026-10-15T03:00:52.317Z</dcterms:modified>
</cp:coreProperties>
</file>

<file path=docProps/custom.xml><?xml version="1.0" encoding="utf-8"?>
<Properties xmlns="http://schemas.openxmlformats.org/officeDocument/2006/custom-properties" xmlns:vt="http://schemas.openxmlformats.org/officeDocument/2006/docPropsVTypes"/>
</file>