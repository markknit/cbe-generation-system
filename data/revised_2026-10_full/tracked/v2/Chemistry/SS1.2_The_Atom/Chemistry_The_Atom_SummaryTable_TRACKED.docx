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1.2: The Atom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The Atom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different substances produce different colours when burned in a flame, and what does this reveal about how electrons are arranged inside an atom?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Mystery of Coloured Flames: Noticing and Wondering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sodium chloride produces a vivid yellow-orange flame, potassium </w:t>
            </w:r>
            <w:del w:id="9001" w:author="Claude (AI) - proposed" w:date="2026-10-18T00:26:35Z">
              <w:r>
                <w:rPr>
                  <w:rFonts w:ascii="Arial" w:cs="Arial" w:eastAsia="Arial" w:hAnsi="Arial"/>
                  <w:b w:val="false"/>
                  <w:bCs w:val="false"/>
                  <w:i w:val="false"/>
                  <w:iCs w:val="false"/>
                  <w:color w:val="000000"/>
                  <w:sz w:val="18"/>
                  <w:szCs w:val="18"/>
                </w:rPr>
                <w:delText xml:space="preserve">permanganate produces a soft </w:delText>
              </w:r>
            </w:del>
            <w:ins w:id="9002" w:author="Claude (AI) - proposed" w:date="2026-10-18T00:26:35Z">
              <w:r>
                <w:rPr>
                  <w:rFonts w:ascii="Arial" w:cs="Arial" w:eastAsia="Arial" w:hAnsi="Arial"/>
                  <w:b w:val="false"/>
                  <w:bCs w:val="false"/>
                  <w:i w:val="false"/>
                  <w:iCs w:val="false"/>
                  <w:color w:val="000000"/>
                  <w:sz w:val="18"/>
                  <w:szCs w:val="18"/>
                </w:rPr>
                <w:t xml:space="preserve">chloride produces a faint lilac-</w:t>
              </w:r>
            </w:ins>
            <w:r>
              <w:rPr>
                <w:rFonts w:ascii="Arial" w:cs="Arial" w:eastAsia="Arial" w:hAnsi="Arial"/>
                <w:b w:val="false"/>
                <w:bCs w:val="false"/>
                <w:i w:val="false"/>
                <w:iCs w:val="false"/>
                <w:color w:val="000000"/>
                <w:sz w:val="18"/>
                <w:szCs w:val="18"/>
              </w:rPr>
              <w:t xml:space="preserve">violet flame, and copper sulphate produces a blue-green flame, and that these colours are repeatable and specific to each substance.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different substances produce characteristic, repeatable colours in a flame, that this phenomenon is observable both in a school laboratory and in everyday Kenyan life such as at a cooking hearth, and that the colour is linked to the identity of the substance rather than to the colour of the solution or the temperature of the flame.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cannot yet explain why different substances produce different colours — this productive gap is the engine of the entire unit. Initial ideas on the DQB reflect intuitive thinking rather than scientific models, and the initial atom drawings reveal baseline mental models that will be systematically developed across Lessons 2 through 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an Atom? Reviewing Atomic Structure — Dalton &amp; Rutherford Models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the Rutherford Gold Foil simulation on the ARES platform, that most alpha particles passed straight through the gold foil with little or no deflection, a small number deflected at moderate angles, and a very small number bounced back at large angles. They also observed, through the Element Card Comparison activity, that an element's atomic number equals its proton count, and that neutron number is calculated by subtracting atomic number from mass number.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definitions of atomic number, mass number, proton, neutron, and electron, and how to calculate sub-atomic particle counts. They learned the key features of the Rutherford nuclear model: an atom is mostly empty space, with a tiny, dense, positively charged nucleus at the centre and electrons somewhere in the surrounding space. They were introduced to the homestead-centre metaphor for the nucleus.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Rutherford model explains </w:t>
            </w:r>
            <w:del w:id="9003" w:author="Claude (AI) - proposed" w:date="2026-10-18T00:26:35Z">
              <w:r>
                <w:rPr>
                  <w:rFonts w:ascii="Arial" w:cs="Arial" w:eastAsia="Arial" w:hAnsi="Arial"/>
                  <w:b w:val="false"/>
                  <w:bCs w:val="false"/>
                  <w:i w:val="false"/>
                  <w:iCs w:val="false"/>
                  <w:color w:val="000000"/>
                  <w:sz w:val="18"/>
                  <w:szCs w:val="18"/>
                </w:rPr>
                <w:delText xml:space="preserve">why</w:delText>
              </w:r>
            </w:del>
            <w:ins w:id="9004" w:author="Claude (AI) - proposed" w:date="2026-10-18T00:26:35Z">
              <w:r>
                <w:rPr>
                  <w:rFonts w:ascii="Arial" w:cs="Arial" w:eastAsia="Arial" w:hAnsi="Arial"/>
                  <w:b w:val="false"/>
                  <w:bCs w:val="false"/>
                  <w:i w:val="false"/>
                  <w:iCs w:val="false"/>
                  <w:color w:val="000000"/>
                  <w:sz w:val="18"/>
                  <w:szCs w:val="18"/>
                </w:rPr>
                <w:t xml:space="preserve">where the positive charge and almost all the mass sit (a tiny, dense nucleus of protons and neutrons) and that</w:t>
              </w:r>
            </w:ins>
            <w:r>
              <w:rPr>
                <w:rFonts w:ascii="Arial" w:cs="Arial" w:eastAsia="Arial" w:hAnsi="Arial"/>
                <w:b w:val="false"/>
                <w:bCs w:val="false"/>
                <w:i w:val="false"/>
                <w:iCs w:val="false"/>
                <w:color w:val="000000"/>
                <w:sz w:val="18"/>
                <w:szCs w:val="18"/>
              </w:rPr>
              <w:t xml:space="preserve"> atoms of different elements </w:t>
            </w:r>
            <w:del w:id="9005" w:author="Claude (AI) - proposed" w:date="2026-10-18T00:26:35Z">
              <w:r>
                <w:rPr>
                  <w:rFonts w:ascii="Arial" w:cs="Arial" w:eastAsia="Arial" w:hAnsi="Arial"/>
                  <w:b w:val="false"/>
                  <w:bCs w:val="false"/>
                  <w:i w:val="false"/>
                  <w:iCs w:val="false"/>
                  <w:color w:val="000000"/>
                  <w:sz w:val="18"/>
                  <w:szCs w:val="18"/>
                </w:rPr>
                <w:delText xml:space="preserve">have different proton counts — a fact that is the same as having different atomic numbers —</w:delText>
              </w:r>
            </w:del>
            <w:ins w:id="9006" w:author="Claude (AI) - proposed" w:date="2026-10-18T00:26:35Z">
              <w:r>
                <w:rPr>
                  <w:rFonts w:ascii="Arial" w:cs="Arial" w:eastAsia="Arial" w:hAnsi="Arial"/>
                  <w:b w:val="false"/>
                  <w:bCs w:val="false"/>
                  <w:i w:val="false"/>
                  <w:iCs w:val="false"/>
                  <w:color w:val="000000"/>
                  <w:sz w:val="18"/>
                  <w:szCs w:val="18"/>
                </w:rPr>
                <w:t xml:space="preserve">differ in proton number (atomic number),</w:t>
              </w:r>
            </w:ins>
            <w:r>
              <w:rPr>
                <w:rFonts w:ascii="Arial" w:cs="Arial" w:eastAsia="Arial" w:hAnsi="Arial"/>
                <w:b w:val="false"/>
                <w:bCs w:val="false"/>
                <w:i w:val="false"/>
                <w:iCs w:val="false"/>
                <w:color w:val="000000"/>
                <w:sz w:val="18"/>
                <w:szCs w:val="18"/>
              </w:rPr>
              <w:t xml:space="preserve"> but it cannot yet explain why different elements produce different flame colours. The model establishes that electrons exist outside the nucleus in mostly empty space, creating the central unresolved question for the unit: where exactly are those electrons, and how does their specific arrangement account for the precise colours seen at the Kenyan cooking hearth? This gap motivates Lesson 3 on Bohr's model and energy levels.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Bohr's Model and Energy Levels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Bohr model diagrams of sodium showing an electron in Shell 3 absorbing energy from a flame (Rift Valley cooking hearth), jumping to a higher energy level (excited state), then falling back to the ground state and releasing a yellow photon. Bohr model drawings for elements 1–10 (hydrogen to neon) showing electrons correctly distributed across shells (Shell 1: max 2e⁻; Shell 2: max 8e⁻). Electron arrangement notation for elements 11–15 written as comma-separated shell occupancies (e.g., Na = 2, 8,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Bohr's planetary model proposes that electrons occupy fixed, discrete energy levels (shells) around the nucleus — they cannot exist between shells. Shell 1 holds a maximum of 2 electrons; Shell 2 holds a maximum of 8 electrons. When a flame supplies energy to an atom (e.g., sodium in cooking salt), the outermost electron absorbs that energy and jumps to a higher energy level — this is the excited state. The excited state is unstable; the electron immediately falls back to its original (ground state) energy level, releasing the absorbed energy as a photon of light. The colour of that light is determined by the exact amount of energy released, which depends on the specific spacing of the atom's energy levels. Because each element has uniquely spaced energy levels, each element produces a unique, characteristic colour — sodium always yellow, potassium always violet. This is why the cooking fire at the Rift Valley homestead changes colour depending on WHICH substance is added to the flame.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Bohr's model begins to explain the anchoring phenomenon: the reason different substances produce different flame colours is that different atoms have different electron energy level spacings. When thermal energy from the flame excites an electron to a higher level, the photon of light released as it falls back carries an amount of energy that is unique to that atom's energy level gap — producing a characteristic colour. Sodium's energy level spacing corresponds to yellow light (589 nm); potassium's spacing corresponds to violet light. This means flame colour is a direct observable fingerprint of atomic electron structure — connecting the culturally familiar cooking hearth observation to the internal quantum structure of atoms described by Bohr's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Isotopes and Relative Atomic Mass — Part 1: Meaning and Concept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completed Nuclear Composition Tables for C-12, C-14, ¹H, ²H, ³H, ³⁵Cl, and ³⁷Cl using AZX notation. During the Gallery Walk, learners used green and red sticky dots to identify what stays the same (proton number / atomic number) and what changes (neutron count / mass number) across isotopes of the same element. Learners also sorted 12 atom cards into isotope families, identifying sodium, potassium, and chlorine as elements from the anchoring Kenyan cooking hearth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are atoms of the same element that have the same atomic number (same number of protons and electrons) but different mass numbers (different numbers of neutrons). Because atomic number is unchanged, isotopes share identical electron arrangements. Since flame colour is produced by electron energy transitions — not by nuclear mass — isotopes of the same element always produce the same flame colour. Carbon-14</w:t>
            </w:r>
            <w:del w:id="9007" w:author="Claude (AI) - proposed" w:date="2026-10-18T00:26:35Z">
              <w:r>
                <w:rPr>
                  <w:rFonts w:ascii="Arial" w:cs="Arial" w:eastAsia="Arial" w:hAnsi="Arial"/>
                  <w:b w:val="false"/>
                  <w:bCs w:val="false"/>
                  <w:i w:val="false"/>
                  <w:iCs w:val="false"/>
                  <w:color w:val="000000"/>
                  <w:sz w:val="18"/>
                  <w:szCs w:val="18"/>
                </w:rPr>
                <w:delText xml:space="preserve">, used in dating Kenyan archaeological sites like Olorgesailie,</w:delText>
              </w:r>
            </w:del>
            <w:r>
              <w:rPr>
                <w:rFonts w:ascii="Arial" w:cs="Arial" w:eastAsia="Arial" w:hAnsi="Arial"/>
                <w:b w:val="false"/>
                <w:bCs w:val="false"/>
                <w:i w:val="false"/>
                <w:iCs w:val="false"/>
                <w:color w:val="000000"/>
                <w:sz w:val="18"/>
                <w:szCs w:val="18"/>
              </w:rPr>
              <w:t xml:space="preserve"> is an isotope of carbon-12: same 6 protons, but 2 extra neutrons</w:t>
            </w:r>
            <w:del w:id="9008" w:author="Claude (AI) - proposed" w:date="2026-10-18T00:26:35Z">
              <w:r>
                <w:rPr>
                  <w:rFonts w:ascii="Arial" w:cs="Arial" w:eastAsia="Arial" w:hAnsi="Arial"/>
                  <w:b w:val="false"/>
                  <w:bCs w:val="false"/>
                  <w:i w:val="false"/>
                  <w:iCs w:val="false"/>
                  <w:color w:val="000000"/>
                  <w:sz w:val="18"/>
                  <w:szCs w:val="18"/>
                </w:rPr>
                <w:delText xml:space="preserve">.</w:delText>
              </w:r>
            </w:del>
            <w:ins w:id="9009" w:author="Claude (AI) - proposed" w:date="2026-10-18T00:26:35Z">
              <w:r>
                <w:rPr>
                  <w:rFonts w:ascii="Arial" w:cs="Arial" w:eastAsia="Arial" w:hAnsi="Arial"/>
                  <w:b w:val="false"/>
                  <w:bCs w:val="false"/>
                  <w:i w:val="false"/>
                  <w:iCs w:val="false"/>
                  <w:color w:val="000000"/>
                  <w:sz w:val="18"/>
                  <w:szCs w:val="18"/>
                </w:rPr>
                <w:t xml:space="preserve">; it dates remains younger than about 50,000 years. At Olorgesailie, where the tools are much older, potassium-40 (an isotope of potassium) in volcanic ash is used instead.</w:t>
              </w:r>
            </w:ins>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of the same element produce the same colour in a flame test because flame colour is determined by the electron arrangement of an atom, which depends on atomic number (number of protons). Since isotopes share the same atomic number, their electrons occupy the same energy levels. When heated, those electrons jump to the same higher energy levels and release the same wavelengths of light when falling back — producing an identical colour. Mass number (and therefore neutron count) does not affect electron arrangement, so it does not affect flame colour.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Isotopes and Relative Atomic Mass — Part 2: Calculation and Weighted Averages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received isotopic abundance data cards for chlorine (Cl-35: 75%, Cl-37: 25%) and carbon (C-12: 98.9%, C-13: 1.1%). They observed that the periodic table lists chlorine's atomic mass as 35.5 — a value between the two whole-number isotope masses — and investigated why this non-whole-number value appears.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relative atomic mass (RAM) is calculated as a weighted average of isotope masses, using the formula RAM = Σ(isotope mass × fractional abundance). They calculated RAM for chlorine (≈ 35.5) and carbon (≈ 12.01), and verified their answers using a reasonableness check (RAM must fall between the lightest and heaviest isotope masses).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because all isotopes of an element share the same atomic number and therefore the same electron arrangement, they produce identical colours in a flame test. Cl-35 and Cl-37 would both produce the same flame colour because they both have 17 protons and 17 electrons. Flame colour is a fingerprint of atomic number — not atomic mass. The Driving Question Board was updated to record: 'FLAME COLOUR = ATOMIC NUMBER fingerprint, NOT atomic mass.'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From Energy Levels to Orbitals: Introducing s and p Orbitals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ARES animations: (1) the limitation of Bohr's electron shells in explaining sub-level energy differences, and (2) the three-dimensional shapes of s orbitals (spherical) and p orbitals (dumbbell/figure-8 along x, y, z axes). Students also observed that sodium (Z=11) has its outermost electron in the 3s orbital and potassium (Z=19) has its outermost electron in the 4s orbital — two different orbitals at two different energy levels.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within each principal energy level (shell), electrons occupy sub-regions called orbitals; that s orbitals are spherical and hold a maximum of 2 electrons; that there are three p orbitals (px, py, pz) per principal level, each holding 2 electrons (6 electrons total in p sub-level); that orbitals fill in order 1s → 2s → 2p → 3s → 3p</w:t>
            </w:r>
            <w:ins w:id="9010" w:author="Claude (AI) - proposed" w:date="2026-10-18T00:26:35Z">
              <w:r>
                <w:rPr>
                  <w:rFonts w:ascii="Arial" w:cs="Arial" w:eastAsia="Arial" w:hAnsi="Arial"/>
                  <w:b w:val="false"/>
                  <w:bCs w:val="false"/>
                  <w:i w:val="false"/>
                  <w:iCs w:val="false"/>
                  <w:color w:val="000000"/>
                  <w:sz w:val="18"/>
                  <w:szCs w:val="18"/>
                </w:rPr>
                <w:t xml:space="preserve"> → 4s (4s fills before 3d, which is not needed for the first 20 elements)</w:t>
              </w:r>
            </w:ins>
            <w:r>
              <w:rPr>
                <w:rFonts w:ascii="Arial" w:cs="Arial" w:eastAsia="Arial" w:hAnsi="Arial"/>
                <w:b w:val="false"/>
                <w:bCs w:val="false"/>
                <w:i w:val="false"/>
                <w:iCs w:val="false"/>
                <w:color w:val="000000"/>
                <w:sz w:val="18"/>
                <w:szCs w:val="18"/>
              </w:rPr>
              <w:t xml:space="preserve">; and that the specific orbital holding an atom's outermost electron determines the precise energy gap — and therefore the precise colour of light — released when that electron returns from an excited state.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more precisely than before: the sodium atom's lone outermost electron occupies the 3s orbital; when heated in a flame, it absorbs energy and jumps to a higher orbital, then releases exactly 3.37 × 10⁻¹⁹ J as yellow-orange light (589 nm) when it falls back. Potassium's outermost electron in the 4s orbital has a different energy gap, so it releases a different quantum of energy, producing violet light. This is why different substances — salt at a Kenyan cooking hearth, or copper wire in the Kisumu school lab — always produce their own unique, repeatable flame colour: it is a direct fingerprint of orbital 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Filling the Orbitals: Aufbau, Pauli, and Hund's Rules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'Electron Seating Chart' manipulative activity in which arrow-cards (representing electrons with defined spins) were placed into orbital boxes for elements hydrogen through neon, revealing patterns in how electrons fill orbitals. Learners also observed a PhET simulation (or teacher-projected walkthrough) showing electrons being added to an atom one at a time, </w:t>
            </w:r>
            <w:del w:id="9011" w:author="Claude (AI) - proposed" w:date="2026-10-18T00:26:35Z">
              <w:r>
                <w:rPr>
                  <w:rFonts w:ascii="Arial" w:cs="Arial" w:eastAsia="Arial" w:hAnsi="Arial"/>
                  <w:b w:val="false"/>
                  <w:bCs w:val="false"/>
                  <w:i w:val="false"/>
                  <w:iCs w:val="false"/>
                  <w:color w:val="000000"/>
                  <w:sz w:val="18"/>
                  <w:szCs w:val="18"/>
                </w:rPr>
                <w:delText xml:space="preserve">visually confirming the filling order</w:delText>
              </w:r>
            </w:del>
            <w:ins w:id="9012" w:author="Claude (AI) - proposed" w:date="2026-10-18T00:26:35Z">
              <w:r>
                <w:rPr>
                  <w:rFonts w:ascii="Arial" w:cs="Arial" w:eastAsia="Arial" w:hAnsi="Arial"/>
                  <w:b w:val="false"/>
                  <w:bCs w:val="false"/>
                  <w:i w:val="false"/>
                  <w:iCs w:val="false"/>
                  <w:color w:val="000000"/>
                  <w:sz w:val="18"/>
                  <w:szCs w:val="18"/>
                </w:rPr>
                <w:t xml:space="preserve">confirming the order in which shells fill</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three rules that govern electron filling: (1) the Aufbau principle — electrons fill the lowest available energy orbital first (1s before 2s before 2p before 3s); (2) the Pauli exclusion principle — each orbital holds at most 2 electrons, and they must have opposite spins (one arrow up, one arrow down); (3) Hund's rule — when orbitals of equal energy are available (e.g., the three 2p orbitals), one electron enters each before any orbital is doubly occupied. Learners also learned to write electron configurations in s/p notation for elements 1–10 and extended this to sodium (1s²2s²2p⁶3s¹).</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three rules explain why sodium always produces the same yellow-orange colour in a flame: sodium's electron configuration always places its outermost electron in the 3s orbital (as determined by the Aufbau principle). When the flame provides energy, that specific 3s electron — and no other — absorbs it and jumps to a higher orbital. When it falls back to 3s, it releases exactly the energy corresponding to that orbital gap, which is the energy of yellow-orange light (589 nm). Because every sodium atom has this same orbital arrangement (enforced by the three filling rules), every sodium atom releases the same colour — explaining the consistent yellow flash seen when salt falls into the cooking fire at the Rift Valley homestead.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Electron Configuration for Elements 1–20 (s and p Notation)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complete s and p electron configuration pattern for all 20 elements (H–Ca) on their colour-coded Configuration Table, noting that all Group 1 </w:t>
            </w:r>
            <w:del w:id="9013" w:author="Claude (AI) - proposed" w:date="2026-10-18T00:26:35Z">
              <w:r>
                <w:rPr>
                  <w:rFonts w:ascii="Arial" w:cs="Arial" w:eastAsia="Arial" w:hAnsi="Arial"/>
                  <w:b w:val="false"/>
                  <w:bCs w:val="false"/>
                  <w:i w:val="false"/>
                  <w:iCs w:val="false"/>
                  <w:color w:val="000000"/>
                  <w:sz w:val="18"/>
                  <w:szCs w:val="18"/>
                </w:rPr>
                <w:delText xml:space="preserve">elements (H, </w:delText>
              </w:r>
            </w:del>
            <w:ins w:id="9014" w:author="Claude (AI) - proposed" w:date="2026-10-18T00:26:35Z">
              <w:r>
                <w:rPr>
                  <w:rFonts w:ascii="Arial" w:cs="Arial" w:eastAsia="Arial" w:hAnsi="Arial"/>
                  <w:b w:val="false"/>
                  <w:bCs w:val="false"/>
                  <w:i w:val="false"/>
                  <w:iCs w:val="false"/>
                  <w:color w:val="000000"/>
                  <w:sz w:val="18"/>
                  <w:szCs w:val="18"/>
                </w:rPr>
                <w:t xml:space="preserve">metals (</w:t>
              </w:r>
            </w:ins>
            <w:r>
              <w:rPr>
                <w:rFonts w:ascii="Arial" w:cs="Arial" w:eastAsia="Arial" w:hAnsi="Arial"/>
                <w:b w:val="false"/>
                <w:bCs w:val="false"/>
                <w:i w:val="false"/>
                <w:iCs w:val="false"/>
                <w:color w:val="000000"/>
                <w:sz w:val="18"/>
                <w:szCs w:val="18"/>
              </w:rPr>
              <w:t xml:space="preserve">Li, Na, K) share a lone outermost ns¹ electron</w:t>
            </w:r>
            <w:ins w:id="9015" w:author="Claude (AI) - proposed" w:date="2026-10-18T00:26:35Z">
              <w:r>
                <w:rPr>
                  <w:rFonts w:ascii="Arial" w:cs="Arial" w:eastAsia="Arial" w:hAnsi="Arial"/>
                  <w:b w:val="false"/>
                  <w:bCs w:val="false"/>
                  <w:i w:val="false"/>
                  <w:iCs w:val="false"/>
                  <w:color w:val="000000"/>
                  <w:sz w:val="18"/>
                  <w:szCs w:val="18"/>
                </w:rPr>
                <w:t xml:space="preserve"> (hydrogen has the same 1s¹ pattern but is a non-metal)</w:t>
              </w:r>
            </w:ins>
            <w:r>
              <w:rPr>
                <w:rFonts w:ascii="Arial" w:cs="Arial" w:eastAsia="Arial" w:hAnsi="Arial"/>
                <w:b w:val="false"/>
                <w:bCs w:val="false"/>
                <w:i w:val="false"/>
                <w:iCs w:val="false"/>
                <w:color w:val="000000"/>
                <w:sz w:val="18"/>
                <w:szCs w:val="18"/>
              </w:rPr>
              <w:t xml:space="preserve">, and that Group 2 elements (Be, Mg, Ca) share ns², while halogens (F, Cl) share ns²np⁵.</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full s and p electron configuration for any element from H to Ca can be written systematically using the Aufbau order; that elements in the same group have identical outermost subshell types and electron counts; and that sodium (3s¹) and potassium (4s¹) differ only in the principal energy level of their lone outermost electron — which is why they produce </w:t>
            </w:r>
            <w:del w:id="9016" w:author="Claude (AI) - proposed" w:date="2026-10-18T00:26:35Z">
              <w:r>
                <w:rPr>
                  <w:rFonts w:ascii="Arial" w:cs="Arial" w:eastAsia="Arial" w:hAnsi="Arial"/>
                  <w:b w:val="false"/>
                  <w:bCs w:val="false"/>
                  <w:i w:val="false"/>
                  <w:iCs w:val="false"/>
                  <w:color w:val="000000"/>
                  <w:sz w:val="18"/>
                  <w:szCs w:val="18"/>
                </w:rPr>
                <w:delText xml:space="preserve">similar but distinctly coloured flames</w:delText>
              </w:r>
            </w:del>
            <w:ins w:id="9017" w:author="Claude (AI) - proposed" w:date="2026-10-18T00:26:35Z">
              <w:r>
                <w:rPr>
                  <w:rFonts w:ascii="Arial" w:cs="Arial" w:eastAsia="Arial" w:hAnsi="Arial"/>
                  <w:b w:val="false"/>
                  <w:bCs w:val="false"/>
                  <w:i w:val="false"/>
                  <w:iCs w:val="false"/>
                  <w:color w:val="000000"/>
                  <w:sz w:val="18"/>
                  <w:szCs w:val="18"/>
                </w:rPr>
                <w:t xml:space="preserve">different flame colours</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yellow-orange flame of sodium and the violet flame of potassium at the Kenyan cooking hearth arise because both elements have one electron in an outermost s orbital, but sodium's electron is in the third energy level and potassium's is in the fourth — meaning each releases a photon of a different energy (and therefore a different colour of visible light) when the excited electron falls back to its ground state.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Model Building, DQB Resolution, and Unit Consolidation: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evidence station cards) flame test colour data for sodium, potassium</w:t>
            </w:r>
            <w:del w:id="9018" w:author="Claude (AI) - proposed" w:date="2026-10-18T00:26:35Z">
              <w:r>
                <w:rPr>
                  <w:rFonts w:ascii="Arial" w:cs="Arial" w:eastAsia="Arial" w:hAnsi="Arial"/>
                  <w:b w:val="false"/>
                  <w:bCs w:val="false"/>
                  <w:i w:val="false"/>
                  <w:iCs w:val="false"/>
                  <w:color w:val="000000"/>
                  <w:sz w:val="18"/>
                  <w:szCs w:val="18"/>
                </w:rPr>
                <w:delText xml:space="preserve">, copper, lithium, and calcium</w:delText>
              </w:r>
            </w:del>
            <w:ins w:id="9019" w:author="Claude (AI) - proposed" w:date="2026-10-18T00:26:35Z">
              <w:r>
                <w:rPr>
                  <w:rFonts w:ascii="Arial" w:cs="Arial" w:eastAsia="Arial" w:hAnsi="Arial"/>
                  <w:b w:val="false"/>
                  <w:bCs w:val="false"/>
                  <w:i w:val="false"/>
                  <w:iCs w:val="false"/>
                  <w:color w:val="000000"/>
                  <w:sz w:val="18"/>
                  <w:szCs w:val="18"/>
                </w:rPr>
                <w:t xml:space="preserve"> and copper (from Lesson 1) plus lithium and calcium (supplied on the card)</w:t>
              </w:r>
            </w:ins>
            <w:r>
              <w:rPr>
                <w:rFonts w:ascii="Arial" w:cs="Arial" w:eastAsia="Arial" w:hAnsi="Arial"/>
                <w:b w:val="false"/>
                <w:bCs w:val="false"/>
                <w:i w:val="false"/>
                <w:iCs w:val="false"/>
                <w:color w:val="000000"/>
                <w:sz w:val="18"/>
                <w:szCs w:val="18"/>
              </w:rPr>
              <w:t xml:space="preserve">; Rutherford gold-foil scattering diagrams; orbital filling diagrams for Na and K; and isotope abundance tables for chlorine — all gathered across Lessons 1–8 and reviewed in this lesson's evidence carousel.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each atomic model (Dalton → Rutherford → Bohr → modern s/p orbital model) was driven to revision by specific experimental evidence; that sodium's lone 3s¹ valence electron and potassium's lone 4s¹ valence electron occupy orbitals at different energy levels, so when excited by flame heat they release photons of different energies corresponding to different colours (yellow at ~589 nm for Na; violet for K); that isotopes of the same element differ in neutron number and thus mass number, and that relative atomic mass is a weighted average of isotopic masses; and that the electron configurations of the first 20 elements can be written systematically using s and p notation.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 the yellow-orange glow when salt is spilled into the Rift Valley cooking fire and the violet flash from banana-peel ash — by constructing cumulative annotated models showing that sodium's outermost electron (3s¹) and potassium's outermost electron (4s¹) absorb thermal energy from the flame, jump to higher-energy excited states, and release that energy as photons of specific wavelengths when returning to ground state; because sodium's and potassium's valence electrons occupy orbitals at different energy levels, the energy — and therefore the colour — of the emitted photon is different for each element, making flame colour a direct fingerprint of atomic electron arrangement.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gnwh5lntm_nhzm_abu7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_lsojdrodaxu2ddsj6s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pahas0d5v6_9atz4-dq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gnwh5lntm_nhzm_abu7k" Type="http://schemas.openxmlformats.org/officeDocument/2006/relationships/hyperlink" Target="https://creativecommons.org/licenses/by-nc/4.0/" TargetMode="External"/><Relationship Id="rIdt_lsojdrodaxu2ddsj6sh" Type="http://schemas.openxmlformats.org/officeDocument/2006/relationships/hyperlink" Target="https://creativecommons.org/licenses/by-nc/4.0/" TargetMode="External"/><Relationship Id="rId4pahas0d5v6_9atz4-dq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2026-10-18T00:26:33.348Z</dcterms:created>
  <dcterms:modified xsi:type="dcterms:W3CDTF">2026-10-18T00:26:33.348Z</dcterms:modified>
</cp:coreProperties>
</file>

<file path=docProps/custom.xml><?xml version="1.0" encoding="utf-8"?>
<Properties xmlns="http://schemas.openxmlformats.org/officeDocument/2006/custom-properties" xmlns:vt="http://schemas.openxmlformats.org/officeDocument/2006/docPropsVTypes"/>
</file>