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1.5: Periodicity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Something Strange at the Water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w:t>
            </w:r>
            <w:ins w:id="9001" w:author="Claude (AI) - proposed" w:date="2026-10-18T00:26:52Z">
              <w:r>
                <w:rPr>
                  <w:rFonts w:ascii="Arial" w:cs="Arial" w:eastAsia="Arial" w:hAnsi="Arial"/>
                  <w:b w:val="false"/>
                  <w:bCs w:val="false"/>
                  <w:i w:val="false"/>
                  <w:iCs w:val="false"/>
                  <w:color w:val="000000"/>
                  <w:sz w:val="18"/>
                  <w:szCs w:val="18"/>
                </w:rPr>
                <w:t xml:space="preserve"> (potassium, at 0.86 g/cm³, is an exception: it is less dense than sodium, 0.97 g/cm³)</w:t>
              </w:r>
            </w:ins>
            <w:r>
              <w:rPr>
                <w:rFonts w:ascii="Arial" w:cs="Arial" w:eastAsia="Arial" w:hAnsi="Arial"/>
                <w:b w:val="false"/>
                <w:bCs w:val="false"/>
                <w:i w:val="false"/>
                <w:iCs w:val="false"/>
                <w:color w:val="000000"/>
                <w:sz w:val="18"/>
                <w:szCs w:val="18"/>
              </w:rPr>
              <w:t xml:space="preserve">.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Mapping the Group I Family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burned with a squeaky pop when a lighted splint was held to it, confirming hydrogen production. All three produced </w:t>
            </w:r>
            <w:ins w:id="9002" w:author="Claude (AI) - proposed" w:date="2026-10-18T00:26:52Z">
              <w:r>
                <w:rPr>
                  <w:rFonts w:ascii="Arial" w:cs="Arial" w:eastAsia="Arial" w:hAnsi="Arial"/>
                  <w:b w:val="false"/>
                  <w:bCs w:val="false"/>
                  <w:i w:val="false"/>
                  <w:iCs w:val="false"/>
                  <w:color w:val="000000"/>
                  <w:sz w:val="18"/>
                  <w:szCs w:val="18"/>
                </w:rPr>
                <w:t xml:space="preserve">strongly </w:t>
              </w:r>
            </w:ins>
            <w:r>
              <w:rPr>
                <w:rFonts w:ascii="Arial" w:cs="Arial" w:eastAsia="Arial" w:hAnsi="Arial"/>
                <w:b w:val="false"/>
                <w:bCs w:val="false"/>
                <w:i w:val="false"/>
                <w:iCs w:val="false"/>
                <w:color w:val="000000"/>
                <w:sz w:val="18"/>
                <w:szCs w:val="18"/>
              </w:rPr>
              <w:t xml:space="preserve">alkaline solutions (</w:t>
            </w:r>
            <w:del w:id="9003" w:author="Claude (AI) - proposed" w:date="2026-10-18T00:26:52Z">
              <w:r>
                <w:rPr>
                  <w:rFonts w:ascii="Arial" w:cs="Arial" w:eastAsia="Arial" w:hAnsi="Arial"/>
                  <w:b w:val="false"/>
                  <w:bCs w:val="false"/>
                  <w:i w:val="false"/>
                  <w:iCs w:val="false"/>
                  <w:color w:val="000000"/>
                  <w:sz w:val="18"/>
                  <w:szCs w:val="18"/>
                </w:rPr>
                <w:delText xml:space="preserve">pH 8</w:delText>
              </w:r>
            </w:del>
            <w:ins w:id="9004" w:author="Claude (AI) - proposed" w:date="2026-10-18T00:26:52Z">
              <w:r>
                <w:rPr>
                  <w:rFonts w:ascii="Arial" w:cs="Arial" w:eastAsia="Arial" w:hAnsi="Arial"/>
                  <w:b w:val="false"/>
                  <w:bCs w:val="false"/>
                  <w:i w:val="false"/>
                  <w:iCs w:val="false"/>
                  <w:color w:val="000000"/>
                  <w:sz w:val="18"/>
                  <w:szCs w:val="18"/>
                </w:rPr>
                <w:t xml:space="preserve">universal indicator blue-purple, roughly pH 11</w:t>
              </w:r>
            </w:ins>
            <w:r>
              <w:rPr>
                <w:rFonts w:ascii="Arial" w:cs="Arial" w:eastAsia="Arial" w:hAnsi="Arial"/>
                <w:b w:val="false"/>
                <w:bCs w:val="false"/>
                <w:i w:val="false"/>
                <w:iCs w:val="false"/>
                <w:color w:val="000000"/>
                <w:sz w:val="18"/>
                <w:szCs w:val="18"/>
              </w:rPr>
              <w:t xml:space="preserve"> to 14)</w:t>
            </w:r>
            <w:del w:id="9005" w:author="Claude (AI) - proposed" w:date="2026-10-18T00:26:52Z">
              <w:r>
                <w:rPr>
                  <w:rFonts w:ascii="Arial" w:cs="Arial" w:eastAsia="Arial" w:hAnsi="Arial"/>
                  <w:b w:val="false"/>
                  <w:bCs w:val="false"/>
                  <w:i w:val="false"/>
                  <w:iCs w:val="false"/>
                  <w:color w:val="000000"/>
                  <w:sz w:val="18"/>
                  <w:szCs w:val="18"/>
                </w:rPr>
                <w:delText xml:space="preserve">, with potassium producing the highest pH reading</w:delText>
              </w:r>
            </w:del>
            <w:ins w:id="9006" w:author="Claude (AI) - proposed" w:date="2026-10-18T00:26:52Z">
              <w:r>
                <w:rPr>
                  <w:rFonts w:ascii="Arial" w:cs="Arial" w:eastAsia="Arial" w:hAnsi="Arial"/>
                  <w:b w:val="false"/>
                  <w:bCs w:val="false"/>
                  <w:i w:val="false"/>
                  <w:iCs w:val="false"/>
                  <w:color w:val="000000"/>
                  <w:sz w:val="18"/>
                  <w:szCs w:val="18"/>
                </w:rPr>
                <w:t xml:space="preserve">; the readings are similar because LiOH, NaOH and KOH are all strong alkalis, so the exact pH depends on how much metal and water are used, not on which metal</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Magnesium, Calcium and the Stubborn Metals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w:t>
            </w:r>
            <w:ins w:id="9007" w:author="Claude (AI) - proposed" w:date="2026-10-18T00:26:52Z">
              <w:r>
                <w:rPr>
                  <w:rFonts w:ascii="Arial" w:cs="Arial" w:eastAsia="Arial" w:hAnsi="Arial"/>
                  <w:b w:val="false"/>
                  <w:bCs w:val="false"/>
                  <w:i w:val="false"/>
                  <w:iCs w:val="false"/>
                  <w:color w:val="000000"/>
                  <w:sz w:val="18"/>
                  <w:szCs w:val="18"/>
                </w:rPr>
                <w:t xml:space="preserve">overall </w:t>
              </w:r>
            </w:ins>
            <w:r>
              <w:rPr>
                <w:rFonts w:ascii="Arial" w:cs="Arial" w:eastAsia="Arial" w:hAnsi="Arial"/>
                <w:b w:val="false"/>
                <w:bCs w:val="false"/>
                <w:i w:val="false"/>
                <w:iCs w:val="false"/>
                <w:color w:val="000000"/>
                <w:sz w:val="18"/>
                <w:szCs w:val="18"/>
              </w:rPr>
              <w:t xml:space="preserve">down Group II</w:t>
            </w:r>
            <w:ins w:id="9008" w:author="Claude (AI) - proposed" w:date="2026-10-18T00:26:52Z">
              <w:r>
                <w:rPr>
                  <w:rFonts w:ascii="Arial" w:cs="Arial" w:eastAsia="Arial" w:hAnsi="Arial"/>
                  <w:b w:val="false"/>
                  <w:bCs w:val="false"/>
                  <w:i w:val="false"/>
                  <w:iCs w:val="false"/>
                  <w:color w:val="000000"/>
                  <w:sz w:val="18"/>
                  <w:szCs w:val="18"/>
                </w:rPr>
                <w:t xml:space="preserve"> (not smoothly: Mg, 650 °C, is lower than Ca, 842 °C)</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Halogen Family: From Gas to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w:t>
            </w:r>
            <w:ins w:id="9009" w:author="Claude (AI) - proposed" w:date="2026-10-18T00:26:52Z">
              <w:r>
                <w:rPr>
                  <w:rFonts w:ascii="Arial" w:cs="Arial" w:eastAsia="Arial" w:hAnsi="Arial"/>
                  <w:b w:val="false"/>
                  <w:bCs w:val="false"/>
                  <w:i w:val="false"/>
                  <w:iCs w:val="false"/>
                  <w:color w:val="000000"/>
                  <w:sz w:val="18"/>
                  <w:szCs w:val="18"/>
                </w:rPr>
                <w:t xml:space="preserve"> together with its low cost and easy supply,</w:t>
              </w:r>
            </w:ins>
            <w:r>
              <w:rPr>
                <w:rFonts w:ascii="Arial" w:cs="Arial" w:eastAsia="Arial" w:hAnsi="Arial"/>
                <w:b w:val="false"/>
                <w:bCs w:val="false"/>
                <w:i w:val="false"/>
                <w:iCs w:val="false"/>
                <w:color w:val="000000"/>
                <w:sz w:val="18"/>
                <w:szCs w:val="18"/>
              </w:rPr>
              <w:t xml:space="preserve">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w:t>
            </w:r>
            <w:del w:id="9010" w:author="Claude (AI) - proposed" w:date="2026-10-18T00:26:52Z">
              <w:r>
                <w:rPr>
                  <w:rFonts w:ascii="Arial" w:cs="Arial" w:eastAsia="Arial" w:hAnsi="Arial"/>
                  <w:b w:val="false"/>
                  <w:bCs w:val="false"/>
                  <w:i w:val="false"/>
                  <w:iCs w:val="false"/>
                  <w:color w:val="000000"/>
                  <w:sz w:val="18"/>
                  <w:szCs w:val="18"/>
                </w:rPr>
                <w:delText xml:space="preserve">the anchoring phenomenon's use of argon</w:delText>
              </w:r>
            </w:del>
            <w:ins w:id="9011" w:author="Claude (AI) - proposed" w:date="2026-10-18T00:26:52Z">
              <w:r>
                <w:rPr>
                  <w:rFonts w:ascii="Arial" w:cs="Arial" w:eastAsia="Arial" w:hAnsi="Arial"/>
                  <w:b w:val="false"/>
                  <w:bCs w:val="false"/>
                  <w:i w:val="false"/>
                  <w:iCs w:val="false"/>
                  <w:color w:val="000000"/>
                  <w:sz w:val="18"/>
                  <w:szCs w:val="18"/>
                </w:rPr>
                <w:t xml:space="preserve">argon, one place to the right of chlorine, is not the end of the halogen trend: its outer shell is full (2,8,8), so it neither gains nor loses electrons, which is why the officer can use it</w:t>
              </w:r>
            </w:ins>
            <w:r>
              <w:rPr>
                <w:rFonts w:ascii="Arial" w:cs="Arial" w:eastAsia="Arial" w:hAnsi="Arial"/>
                <w:b w:val="false"/>
                <w:bCs w:val="false"/>
                <w:i w:val="false"/>
                <w:iCs w:val="false"/>
                <w:color w:val="000000"/>
                <w:sz w:val="18"/>
                <w:szCs w:val="18"/>
              </w:rPr>
              <w:t xml:space="preserve"> as an inert shield</w:t>
            </w:r>
            <w:del w:id="9012" w:author="Claude (AI) - proposed" w:date="2026-10-18T00:26:52Z">
              <w:r>
                <w:rPr>
                  <w:rFonts w:ascii="Arial" w:cs="Arial" w:eastAsia="Arial" w:hAnsi="Arial"/>
                  <w:b w:val="false"/>
                  <w:bCs w:val="false"/>
                  <w:i w:val="false"/>
                  <w:iCs w:val="false"/>
                  <w:color w:val="000000"/>
                  <w:sz w:val="18"/>
                  <w:szCs w:val="18"/>
                </w:rPr>
                <w:delText xml:space="preserve"> (not yet fully explained) is now seen as the extreme end of a trend — as groups go right across the period, reactivity with electron gain becomes impossible for a full-shell noble gas, previewing the Lesson 5 across-period investigation</w:delText>
              </w:r>
            </w:del>
            <w:ins w:id="9013" w:author="Claude (AI) - proposed" w:date="2026-10-18T00:26:52Z">
              <w:r>
                <w:rPr>
                  <w:rFonts w:ascii="Arial" w:cs="Arial" w:eastAsia="Arial" w:hAnsi="Arial"/>
                  <w:b w:val="false"/>
                  <w:bCs w:val="false"/>
                  <w:i w:val="false"/>
                  <w:iCs w:val="false"/>
                  <w:color w:val="000000"/>
                  <w:sz w:val="18"/>
                  <w:szCs w:val="18"/>
                </w:rPr>
                <w:t xml:space="preserve">; this is explained in Lesson 5</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The Nobles and the Patterns of 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w:t>
            </w:r>
            <w:del w:id="9014" w:author="Claude (AI) - proposed" w:date="2026-10-18T00:26:52Z">
              <w:r>
                <w:rPr>
                  <w:rFonts w:ascii="Arial" w:cs="Arial" w:eastAsia="Arial" w:hAnsi="Arial"/>
                  <w:b w:val="false"/>
                  <w:bCs w:val="false"/>
                  <w:i w:val="false"/>
                  <w:iCs w:val="false"/>
                  <w:color w:val="000000"/>
                  <w:sz w:val="18"/>
                  <w:szCs w:val="18"/>
                </w:rPr>
                <w:delText xml:space="preserve">dramatic reactivity </w:delText>
              </w:r>
            </w:del>
            <w:r>
              <w:rPr>
                <w:rFonts w:ascii="Arial" w:cs="Arial" w:eastAsia="Arial" w:hAnsi="Arial"/>
                <w:b w:val="false"/>
                <w:bCs w:val="false"/>
                <w:i w:val="false"/>
                <w:iCs w:val="false"/>
                <w:color w:val="000000"/>
                <w:sz w:val="18"/>
                <w:szCs w:val="18"/>
              </w:rPr>
              <w:t xml:space="preserve">difference between sodium and </w:t>
            </w:r>
            <w:del w:id="9015" w:author="Claude (AI) - proposed" w:date="2026-10-18T00:26:52Z">
              <w:r>
                <w:rPr>
                  <w:rFonts w:ascii="Arial" w:cs="Arial" w:eastAsia="Arial" w:hAnsi="Arial"/>
                  <w:b w:val="false"/>
                  <w:bCs w:val="false"/>
                  <w:i w:val="false"/>
                  <w:iCs w:val="false"/>
                  <w:color w:val="000000"/>
                  <w:sz w:val="18"/>
                  <w:szCs w:val="18"/>
                </w:rPr>
                <w:delText xml:space="preserve">its Period 3 neighbours (Mg, Al) that students observed</w:delText>
              </w:r>
            </w:del>
            <w:ins w:id="9016" w:author="Claude (AI) - proposed" w:date="2026-10-18T00:26:52Z">
              <w:r>
                <w:rPr>
                  <w:rFonts w:ascii="Arial" w:cs="Arial" w:eastAsia="Arial" w:hAnsi="Arial"/>
                  <w:b w:val="false"/>
                  <w:bCs w:val="false"/>
                  <w:i w:val="false"/>
                  <w:iCs w:val="false"/>
                  <w:color w:val="000000"/>
                  <w:sz w:val="18"/>
                  <w:szCs w:val="18"/>
                </w:rPr>
                <w:t xml:space="preserve">magnesium</w:t>
              </w:r>
            </w:ins>
            <w:r>
              <w:rPr>
                <w:rFonts w:ascii="Arial" w:cs="Arial" w:eastAsia="Arial" w:hAnsi="Arial"/>
                <w:b w:val="false"/>
                <w:bCs w:val="false"/>
                <w:i w:val="false"/>
                <w:iCs w:val="false"/>
                <w:color w:val="000000"/>
                <w:sz w:val="18"/>
                <w:szCs w:val="18"/>
              </w:rPr>
              <w:t xml:space="preserve"> in the anchoring phenomenon can now be </w:t>
            </w:r>
            <w:del w:id="9017" w:author="Claude (AI) - proposed" w:date="2026-10-18T00:26:52Z">
              <w:r>
                <w:rPr>
                  <w:rFonts w:ascii="Arial" w:cs="Arial" w:eastAsia="Arial" w:hAnsi="Arial"/>
                  <w:b w:val="false"/>
                  <w:bCs w:val="false"/>
                  <w:i w:val="false"/>
                  <w:iCs w:val="false"/>
                  <w:color w:val="000000"/>
                  <w:sz w:val="18"/>
                  <w:szCs w:val="18"/>
                </w:rPr>
                <w:delText xml:space="preserve">quantitatively </w:delText>
              </w:r>
            </w:del>
            <w:r>
              <w:rPr>
                <w:rFonts w:ascii="Arial" w:cs="Arial" w:eastAsia="Arial" w:hAnsi="Arial"/>
                <w:b w:val="false"/>
                <w:bCs w:val="false"/>
                <w:i w:val="false"/>
                <w:iCs w:val="false"/>
                <w:color w:val="000000"/>
                <w:sz w:val="18"/>
                <w:szCs w:val="18"/>
              </w:rPr>
              <w:t xml:space="preserve">explained by the</w:t>
            </w:r>
            <w:del w:id="9018" w:author="Claude (AI) - proposed" w:date="2026-10-18T00:26:52Z">
              <w:r>
                <w:rPr>
                  <w:rFonts w:ascii="Arial" w:cs="Arial" w:eastAsia="Arial" w:hAnsi="Arial"/>
                  <w:b w:val="false"/>
                  <w:bCs w:val="false"/>
                  <w:i w:val="false"/>
                  <w:iCs w:val="false"/>
                  <w:color w:val="000000"/>
                  <w:sz w:val="18"/>
                  <w:szCs w:val="18"/>
                </w:rPr>
                <w:delText xml:space="preserve"> steep</w:delText>
              </w:r>
            </w:del>
            <w:r>
              <w:rPr>
                <w:rFonts w:ascii="Arial" w:cs="Arial" w:eastAsia="Arial" w:hAnsi="Arial"/>
                <w:b w:val="false"/>
                <w:bCs w:val="false"/>
                <w:i w:val="false"/>
                <w:iCs w:val="false"/>
                <w:color w:val="000000"/>
                <w:sz w:val="18"/>
                <w:szCs w:val="18"/>
              </w:rPr>
              <w:t xml:space="preserve"> rise in first ionisation energy from </w:t>
            </w:r>
            <w:del w:id="9019" w:author="Claude (AI) - proposed" w:date="2026-10-18T00:26:52Z">
              <w:r>
                <w:rPr>
                  <w:rFonts w:ascii="Arial" w:cs="Arial" w:eastAsia="Arial" w:hAnsi="Arial"/>
                  <w:b w:val="false"/>
                  <w:bCs w:val="false"/>
                  <w:i w:val="false"/>
                  <w:iCs w:val="false"/>
                  <w:color w:val="000000"/>
                  <w:sz w:val="18"/>
                  <w:szCs w:val="18"/>
                </w:rPr>
                <w:delText xml:space="preserve">left to right across the period — each additional</w:delText>
              </w:r>
            </w:del>
            <w:ins w:id="9020" w:author="Claude (AI) - proposed" w:date="2026-10-18T00:26:52Z">
              <w:r>
                <w:rPr>
                  <w:rFonts w:ascii="Arial" w:cs="Arial" w:eastAsia="Arial" w:hAnsi="Arial"/>
                  <w:b w:val="false"/>
                  <w:bCs w:val="false"/>
                  <w:i w:val="false"/>
                  <w:iCs w:val="false"/>
                  <w:color w:val="000000"/>
                  <w:sz w:val="18"/>
                  <w:szCs w:val="18"/>
                </w:rPr>
                <w:t xml:space="preserve">496 to 738 kJ per mole — one more</w:t>
              </w:r>
            </w:ins>
            <w:r>
              <w:rPr>
                <w:rFonts w:ascii="Arial" w:cs="Arial" w:eastAsia="Arial" w:hAnsi="Arial"/>
                <w:b w:val="false"/>
                <w:bCs w:val="false"/>
                <w:i w:val="false"/>
                <w:iCs w:val="false"/>
                <w:color w:val="000000"/>
                <w:sz w:val="18"/>
                <w:szCs w:val="18"/>
              </w:rPr>
              <w:t xml:space="preserve"> proton pulling the outer electrons more tightly — while the </w:t>
            </w:r>
            <w:del w:id="9021" w:author="Claude (AI) - proposed" w:date="2026-10-18T00:26:52Z">
              <w:r>
                <w:rPr>
                  <w:rFonts w:ascii="Arial" w:cs="Arial" w:eastAsia="Arial" w:hAnsi="Arial"/>
                  <w:b w:val="false"/>
                  <w:bCs w:val="false"/>
                  <w:i w:val="false"/>
                  <w:iCs w:val="false"/>
                  <w:color w:val="000000"/>
                  <w:sz w:val="18"/>
                  <w:szCs w:val="18"/>
                </w:rPr>
                <w:delText xml:space="preserve">anomalies in that trend reveal</w:delText>
              </w:r>
            </w:del>
            <w:ins w:id="9022" w:author="Claude (AI) - proposed" w:date="2026-10-18T00:26:52Z">
              <w:r>
                <w:rPr>
                  <w:rFonts w:ascii="Arial" w:cs="Arial" w:eastAsia="Arial" w:hAnsi="Arial"/>
                  <w:b w:val="false"/>
                  <w:bCs w:val="false"/>
                  <w:i w:val="false"/>
                  <w:iCs w:val="false"/>
                  <w:color w:val="000000"/>
                  <w:sz w:val="18"/>
                  <w:szCs w:val="18"/>
                </w:rPr>
                <w:t xml:space="preserve">dip at aluminium (578) reveals</w:t>
              </w:r>
            </w:ins>
            <w:r>
              <w:rPr>
                <w:rFonts w:ascii="Arial" w:cs="Arial" w:eastAsia="Arial" w:hAnsi="Arial"/>
                <w:b w:val="false"/>
                <w:bCs w:val="false"/>
                <w:i w:val="false"/>
                <w:iCs w:val="false"/>
                <w:color w:val="000000"/>
                <w:sz w:val="18"/>
                <w:szCs w:val="18"/>
              </w:rPr>
              <w:t xml:space="preserve"> the deeper sub-shell structure of the atom</w:t>
            </w:r>
            <w:ins w:id="9023" w:author="Claude (AI) - proposed" w:date="2026-10-18T00:26:52Z">
              <w:r>
                <w:rPr>
                  <w:rFonts w:ascii="Arial" w:cs="Arial" w:eastAsia="Arial" w:hAnsi="Arial"/>
                  <w:b w:val="false"/>
                  <w:bCs w:val="false"/>
                  <w:i w:val="false"/>
                  <w:iCs w:val="false"/>
                  <w:color w:val="000000"/>
                  <w:sz w:val="18"/>
                  <w:szCs w:val="18"/>
                </w:rPr>
                <w:t xml:space="preserve">; why aluminium nevertheless shows no reaction with cold water (its protective oxide layer) is taken up in Lesson 6</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Period 3 Reacts: Metals, Non-Metals and the Chlorine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w:t>
            </w:r>
            <w:ins w:id="9024" w:author="Claude (AI) - proposed" w:date="2026-10-18T00:26:52Z">
              <w:r>
                <w:rPr>
                  <w:rFonts w:ascii="Arial" w:cs="Arial" w:eastAsia="Arial" w:hAnsi="Arial"/>
                  <w:b w:val="false"/>
                  <w:bCs w:val="false"/>
                  <w:i w:val="false"/>
                  <w:iCs w:val="false"/>
                  <w:color w:val="000000"/>
                  <w:sz w:val="18"/>
                  <w:szCs w:val="18"/>
                </w:rPr>
                <w:t xml:space="preserve">among the metals, </w:t>
              </w:r>
            </w:ins>
            <w:r>
              <w:rPr>
                <w:rFonts w:ascii="Arial" w:cs="Arial" w:eastAsia="Arial" w:hAnsi="Arial"/>
                <w:b w:val="false"/>
                <w:bCs w:val="false"/>
                <w:i w:val="false"/>
                <w:iCs w:val="false"/>
                <w:color w:val="000000"/>
                <w:sz w:val="18"/>
                <w:szCs w:val="18"/>
              </w:rPr>
              <w:t xml:space="preserve">the vigour of reaction </w:t>
            </w:r>
            <w:del w:id="9025" w:author="Claude (AI) - proposed" w:date="2026-10-18T00:26:52Z">
              <w:r>
                <w:rPr>
                  <w:rFonts w:ascii="Arial" w:cs="Arial" w:eastAsia="Arial" w:hAnsi="Arial"/>
                  <w:b w:val="false"/>
                  <w:bCs w:val="false"/>
                  <w:i w:val="false"/>
                  <w:iCs w:val="false"/>
                  <w:color w:val="000000"/>
                  <w:sz w:val="18"/>
                  <w:szCs w:val="18"/>
                </w:rPr>
                <w:delText xml:space="preserve">decreased from left to right across period 3</w:delText>
              </w:r>
            </w:del>
            <w:ins w:id="9026" w:author="Claude (AI) - proposed" w:date="2026-10-18T00:26:52Z">
              <w:r>
                <w:rPr>
                  <w:rFonts w:ascii="Arial" w:cs="Arial" w:eastAsia="Arial" w:hAnsi="Arial"/>
                  <w:b w:val="false"/>
                  <w:bCs w:val="false"/>
                  <w:i w:val="false"/>
                  <w:iCs w:val="false"/>
                  <w:color w:val="000000"/>
                  <w:sz w:val="18"/>
                  <w:szCs w:val="18"/>
                </w:rPr>
                <w:t xml:space="preserve">with water decreased from sodium to magnesium to aluminium</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reactivity of </w:t>
            </w:r>
            <w:del w:id="9027" w:author="Claude (AI) - proposed" w:date="2026-10-18T00:26:52Z">
              <w:r>
                <w:rPr>
                  <w:rFonts w:ascii="Arial" w:cs="Arial" w:eastAsia="Arial" w:hAnsi="Arial"/>
                  <w:b w:val="false"/>
                  <w:bCs w:val="false"/>
                  <w:i w:val="false"/>
                  <w:iCs w:val="false"/>
                  <w:color w:val="000000"/>
                  <w:sz w:val="18"/>
                  <w:szCs w:val="18"/>
                </w:rPr>
                <w:delText xml:space="preserve">period 3 elements</w:delText>
              </w:r>
            </w:del>
            <w:ins w:id="9028" w:author="Claude (AI) - proposed" w:date="2026-10-18T00:26:52Z">
              <w:r>
                <w:rPr>
                  <w:rFonts w:ascii="Arial" w:cs="Arial" w:eastAsia="Arial" w:hAnsi="Arial"/>
                  <w:b w:val="false"/>
                  <w:bCs w:val="false"/>
                  <w:i w:val="false"/>
                  <w:iCs w:val="false"/>
                  <w:color w:val="000000"/>
                  <w:sz w:val="18"/>
                  <w:szCs w:val="18"/>
                </w:rPr>
                <w:t xml:space="preserve">the period 3 metals (Na, Mg, Al)</w:t>
              </w:r>
            </w:ins>
            <w:r>
              <w:rPr>
                <w:rFonts w:ascii="Arial" w:cs="Arial" w:eastAsia="Arial" w:hAnsi="Arial"/>
                <w:b w:val="false"/>
                <w:bCs w:val="false"/>
                <w:i w:val="false"/>
                <w:iCs w:val="false"/>
                <w:color w:val="000000"/>
                <w:sz w:val="18"/>
                <w:szCs w:val="18"/>
              </w:rPr>
              <w:t xml:space="preserve"> with water and acids decreases across the period because nuclear charge increases while shielding remains nearly constant, generally raising ionisation energy (Al first ionisation energy dips below Mg, but removing all three of its outer electrons costs far more energy) and making it harder to remove outer electrons</w:t>
            </w:r>
            <w:ins w:id="9029" w:author="Claude (AI) - proposed" w:date="2026-10-18T00:26:52Z">
              <w:r>
                <w:rPr>
                  <w:rFonts w:ascii="Arial" w:cs="Arial" w:eastAsia="Arial" w:hAnsi="Arial"/>
                  <w:b w:val="false"/>
                  <w:bCs w:val="false"/>
                  <w:i w:val="false"/>
                  <w:iCs w:val="false"/>
                  <w:color w:val="000000"/>
                  <w:sz w:val="18"/>
                  <w:szCs w:val="18"/>
                </w:rPr>
                <w:t xml:space="preserve"> (non-metals such as sulfur and chlorine react by gaining electrons, and chlorine is very reactive)</w:t>
              </w:r>
            </w:ins>
            <w:r>
              <w:rPr>
                <w:rFonts w:ascii="Arial" w:cs="Arial" w:eastAsia="Arial" w:hAnsi="Arial"/>
                <w:b w:val="false"/>
                <w:bCs w:val="false"/>
                <w:i w:val="false"/>
                <w:iCs w:val="false"/>
                <w:color w:val="000000"/>
                <w:sz w:val="18"/>
                <w:szCs w:val="18"/>
              </w:rPr>
              <w:t xml:space="preserve">; period 3 metals form basic oxides and non-metals form acidic oxides; the products of reactions with water and HCl can be predicted from electron configuration.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w:t>
            </w:r>
            <w:del w:id="9030" w:author="Claude (AI) - proposed" w:date="2026-10-18T00:26:52Z">
              <w:r>
                <w:rPr>
                  <w:rFonts w:ascii="Arial" w:cs="Arial" w:eastAsia="Arial" w:hAnsi="Arial"/>
                  <w:b w:val="false"/>
                  <w:bCs w:val="false"/>
                  <w:i w:val="false"/>
                  <w:iCs w:val="false"/>
                  <w:color w:val="000000"/>
                  <w:sz w:val="18"/>
                  <w:szCs w:val="18"/>
                </w:rPr>
                <w:delText xml:space="preserve">and silicon have</w:delText>
              </w:r>
            </w:del>
            <w:ins w:id="9031" w:author="Claude (AI) - proposed" w:date="2026-10-18T00:26:52Z">
              <w:r>
                <w:rPr>
                  <w:rFonts w:ascii="Arial" w:cs="Arial" w:eastAsia="Arial" w:hAnsi="Arial"/>
                  <w:b w:val="false"/>
                  <w:bCs w:val="false"/>
                  <w:i w:val="false"/>
                  <w:iCs w:val="false"/>
                  <w:color w:val="000000"/>
                  <w:sz w:val="18"/>
                  <w:szCs w:val="18"/>
                </w:rPr>
                <w:t xml:space="preserve">has an</w:t>
              </w:r>
            </w:ins>
            <w:r>
              <w:rPr>
                <w:rFonts w:ascii="Arial" w:cs="Arial" w:eastAsia="Arial" w:hAnsi="Arial"/>
                <w:b w:val="false"/>
                <w:bCs w:val="false"/>
                <w:i w:val="false"/>
                <w:iCs w:val="false"/>
                <w:color w:val="000000"/>
                <w:sz w:val="18"/>
                <w:szCs w:val="18"/>
              </w:rPr>
              <w:t xml:space="preserve"> even higher effective nuclear </w:t>
            </w:r>
            <w:del w:id="9032" w:author="Claude (AI) - proposed" w:date="2026-10-18T00:26:52Z">
              <w:r>
                <w:rPr>
                  <w:rFonts w:ascii="Arial" w:cs="Arial" w:eastAsia="Arial" w:hAnsi="Arial"/>
                  <w:b w:val="false"/>
                  <w:bCs w:val="false"/>
                  <w:i w:val="false"/>
                  <w:iCs w:val="false"/>
                  <w:color w:val="000000"/>
                  <w:sz w:val="18"/>
                  <w:szCs w:val="18"/>
                </w:rPr>
                <w:delText xml:space="preserve">charges and more</w:delText>
              </w:r>
            </w:del>
            <w:ins w:id="9033" w:author="Claude (AI) - proposed" w:date="2026-10-18T00:26:52Z">
              <w:r>
                <w:rPr>
                  <w:rFonts w:ascii="Arial" w:cs="Arial" w:eastAsia="Arial" w:hAnsi="Arial"/>
                  <w:b w:val="false"/>
                  <w:bCs w:val="false"/>
                  <w:i w:val="false"/>
                  <w:iCs w:val="false"/>
                  <w:color w:val="000000"/>
                  <w:sz w:val="18"/>
                  <w:szCs w:val="18"/>
                </w:rPr>
                <w:t xml:space="preserve">charge and three</w:t>
              </w:r>
            </w:ins>
            <w:r>
              <w:rPr>
                <w:rFonts w:ascii="Arial" w:cs="Arial" w:eastAsia="Arial" w:hAnsi="Arial"/>
                <w:b w:val="false"/>
                <w:bCs w:val="false"/>
                <w:i w:val="false"/>
                <w:iCs w:val="false"/>
                <w:color w:val="000000"/>
                <w:sz w:val="18"/>
                <w:szCs w:val="18"/>
              </w:rPr>
              <w:t xml:space="preserve"> outer electrons to remove (</w:t>
            </w:r>
            <w:del w:id="9034" w:author="Claude (AI) - proposed" w:date="2026-10-18T00:26:52Z">
              <w:r>
                <w:rPr>
                  <w:rFonts w:ascii="Arial" w:cs="Arial" w:eastAsia="Arial" w:hAnsi="Arial"/>
                  <w:b w:val="false"/>
                  <w:bCs w:val="false"/>
                  <w:i w:val="false"/>
                  <w:iCs w:val="false"/>
                  <w:color w:val="000000"/>
                  <w:sz w:val="18"/>
                  <w:szCs w:val="18"/>
                </w:rPr>
                <w:delText xml:space="preserve">Al</w:delText>
              </w:r>
            </w:del>
            <w:ins w:id="9035" w:author="Claude (AI) - proposed" w:date="2026-10-18T00:26:52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first ionisation energy, </w:t>
            </w:r>
            <w:del w:id="9036" w:author="Claude (AI) - proposed" w:date="2026-10-18T00:26:52Z">
              <w:r>
                <w:rPr>
                  <w:rFonts w:ascii="Arial" w:cs="Arial" w:eastAsia="Arial" w:hAnsi="Arial"/>
                  <w:b w:val="false"/>
                  <w:bCs w:val="false"/>
                  <w:i w:val="false"/>
                  <w:iCs w:val="false"/>
                  <w:color w:val="000000"/>
                  <w:sz w:val="18"/>
                  <w:szCs w:val="18"/>
                </w:rPr>
                <w:delText xml:space="preserve">577</w:delText>
              </w:r>
            </w:del>
            <w:ins w:id="9037" w:author="Claude (AI) - proposed" w:date="2026-10-18T00:26:52Z">
              <w:r>
                <w:rPr>
                  <w:rFonts w:ascii="Arial" w:cs="Arial" w:eastAsia="Arial" w:hAnsi="Arial"/>
                  <w:b w:val="false"/>
                  <w:bCs w:val="false"/>
                  <w:i w:val="false"/>
                  <w:iCs w:val="false"/>
                  <w:color w:val="000000"/>
                  <w:sz w:val="18"/>
                  <w:szCs w:val="18"/>
                </w:rPr>
                <w:t xml:space="preserve">578</w:t>
              </w:r>
            </w:ins>
            <w:r>
              <w:rPr>
                <w:rFonts w:ascii="Arial" w:cs="Arial" w:eastAsia="Arial" w:hAnsi="Arial"/>
                <w:b w:val="false"/>
                <w:bCs w:val="false"/>
                <w:i w:val="false"/>
                <w:iCs w:val="false"/>
                <w:color w:val="000000"/>
                <w:sz w:val="18"/>
                <w:szCs w:val="18"/>
              </w:rPr>
              <w:t xml:space="preserve"> kJ per mole, dips below Mg at 738 because its single 3p electron is easier to remove, but the total energy to remove all three outer electrons</w:t>
            </w:r>
            <w:del w:id="9038" w:author="Claude (AI) - proposed" w:date="2026-10-18T00:26:52Z">
              <w:r>
                <w:rPr>
                  <w:rFonts w:ascii="Arial" w:cs="Arial" w:eastAsia="Arial" w:hAnsi="Arial"/>
                  <w:b w:val="false"/>
                  <w:bCs w:val="false"/>
                  <w:i w:val="false"/>
                  <w:iCs w:val="false"/>
                  <w:color w:val="000000"/>
                  <w:sz w:val="18"/>
                  <w:szCs w:val="18"/>
                </w:rPr>
                <w:delText xml:space="preserve"> is much higher, and Al is also protected by its oxide layer), so they do not react</w:delText>
              </w:r>
            </w:del>
            <w:ins w:id="9039" w:author="Claude (AI) - proposed" w:date="2026-10-18T00:26:52Z">
              <w:r>
                <w:rPr>
                  <w:rFonts w:ascii="Arial" w:cs="Arial" w:eastAsia="Arial" w:hAnsi="Arial"/>
                  <w:b w:val="false"/>
                  <w:bCs w:val="false"/>
                  <w:i w:val="false"/>
                  <w:iCs w:val="false"/>
                  <w:color w:val="000000"/>
                  <w:sz w:val="18"/>
                  <w:szCs w:val="18"/>
                </w:rPr>
                <w:t xml:space="preserve">, about 5140 kJ per mole, is far higher than for sodium's one, 496), and above all it is protected by a thin, tough layer of aluminium oxide that keeps water away from the metal, so it shows no reaction</w:t>
              </w:r>
            </w:ins>
            <w:r>
              <w:rPr>
                <w:rFonts w:ascii="Arial" w:cs="Arial" w:eastAsia="Arial" w:hAnsi="Arial"/>
                <w:b w:val="false"/>
                <w:bCs w:val="false"/>
                <w:i w:val="false"/>
                <w:iCs w:val="false"/>
                <w:color w:val="000000"/>
                <w:sz w:val="18"/>
                <w:szCs w:val="18"/>
              </w:rPr>
              <w:t xml:space="preserve"> with cold water</w:t>
            </w:r>
            <w:del w:id="9040" w:author="Claude (AI) - proposed" w:date="2026-10-18T00:26:52Z">
              <w:r>
                <w:rPr>
                  <w:rFonts w:ascii="Arial" w:cs="Arial" w:eastAsia="Arial" w:hAnsi="Arial"/>
                  <w:b w:val="false"/>
                  <w:bCs w:val="false"/>
                  <w:i w:val="false"/>
                  <w:iCs w:val="false"/>
                  <w:color w:val="000000"/>
                  <w:sz w:val="18"/>
                  <w:szCs w:val="18"/>
                </w:rPr>
                <w:delText xml:space="preserve"> at all</w:delText>
              </w:r>
            </w:del>
            <w:ins w:id="9041" w:author="Claude (AI) - proposed" w:date="2026-10-18T00:26:52Z">
              <w:r>
                <w:rPr>
                  <w:rFonts w:ascii="Arial" w:cs="Arial" w:eastAsia="Arial" w:hAnsi="Arial"/>
                  <w:b w:val="false"/>
                  <w:bCs w:val="false"/>
                  <w:i w:val="false"/>
                  <w:iCs w:val="false"/>
                  <w:color w:val="000000"/>
                  <w:sz w:val="18"/>
                  <w:szCs w:val="18"/>
                </w:rPr>
                <w:t xml:space="preserve">; silicon is a non-metal with a giant covalent structure that does not give up electrons, so it does not react either</w:t>
              </w:r>
            </w:ins>
            <w:r>
              <w:rPr>
                <w:rFonts w:ascii="Arial" w:cs="Arial" w:eastAsia="Arial" w:hAnsi="Arial"/>
                <w:b w:val="false"/>
                <w:bCs w:val="false"/>
                <w:i w:val="false"/>
                <w:iCs w:val="false"/>
                <w:color w:val="000000"/>
                <w:sz w:val="18"/>
                <w:szCs w:val="18"/>
              </w:rPr>
              <w:t xml:space="preserve">; the anchoring phenomenon is now </w:t>
            </w:r>
            <w:del w:id="9042" w:author="Claude (AI) - proposed" w:date="2026-10-18T00:26:52Z">
              <w:r>
                <w:rPr>
                  <w:rFonts w:ascii="Arial" w:cs="Arial" w:eastAsia="Arial" w:hAnsi="Arial"/>
                  <w:b w:val="false"/>
                  <w:bCs w:val="false"/>
                  <w:i w:val="false"/>
                  <w:iCs w:val="false"/>
                  <w:color w:val="000000"/>
                  <w:sz w:val="18"/>
                  <w:szCs w:val="18"/>
                </w:rPr>
                <w:delText xml:space="preserve">fully explained</w:delText>
              </w:r>
            </w:del>
            <w:ins w:id="9043" w:author="Claude (AI) - proposed" w:date="2026-10-18T00:26:52Z">
              <w:r>
                <w:rPr>
                  <w:rFonts w:ascii="Arial" w:cs="Arial" w:eastAsia="Arial" w:hAnsi="Arial"/>
                  <w:b w:val="false"/>
                  <w:bCs w:val="false"/>
                  <w:i w:val="false"/>
                  <w:iCs w:val="false"/>
                  <w:color w:val="000000"/>
                  <w:sz w:val="18"/>
                  <w:szCs w:val="18"/>
                </w:rPr>
                <w:t xml:space="preserve">explained for the metals</w:t>
              </w:r>
            </w:ins>
            <w:r>
              <w:rPr>
                <w:rFonts w:ascii="Arial" w:cs="Arial" w:eastAsia="Arial" w:hAnsi="Arial"/>
                <w:b w:val="false"/>
                <w:bCs w:val="false"/>
                <w:i w:val="false"/>
                <w:iCs w:val="false"/>
                <w:color w:val="000000"/>
                <w:sz w:val="18"/>
                <w:szCs w:val="18"/>
              </w:rPr>
              <w:t xml:space="preserve"> by the left-to-right increase in effective nuclear charge across period 3</w:t>
            </w:r>
            <w:ins w:id="9044" w:author="Claude (AI) - proposed" w:date="2026-10-18T00:26:52Z">
              <w:r>
                <w:rPr>
                  <w:rFonts w:ascii="Arial" w:cs="Arial" w:eastAsia="Arial" w:hAnsi="Arial"/>
                  <w:b w:val="false"/>
                  <w:bCs w:val="false"/>
                  <w:i w:val="false"/>
                  <w:iCs w:val="false"/>
                  <w:color w:val="000000"/>
                  <w:sz w:val="18"/>
                  <w:szCs w:val="18"/>
                </w:rPr>
                <w:t xml:space="preserve">, with aluminium's oxide layer as the second factor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What Are These Elements Good For? — Uses, Applications &amp;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w:t>
            </w:r>
            <w:del w:id="9045" w:author="Claude (AI) - proposed" w:date="2026-10-18T00:26:52Z">
              <w:r>
                <w:rPr>
                  <w:rFonts w:ascii="Arial" w:cs="Arial" w:eastAsia="Arial" w:hAnsi="Arial"/>
                  <w:b w:val="false"/>
                  <w:bCs w:val="false"/>
                  <w:i w:val="false"/>
                  <w:iCs w:val="false"/>
                  <w:color w:val="000000"/>
                  <w:sz w:val="18"/>
                  <w:szCs w:val="18"/>
                </w:rPr>
                <w:delText xml:space="preserve">a clear left-to-right decrease in reactivity</w:delText>
              </w:r>
            </w:del>
            <w:ins w:id="9046" w:author="Claude (AI) - proposed" w:date="2026-10-18T00:26:52Z">
              <w:r>
                <w:rPr>
                  <w:rFonts w:ascii="Arial" w:cs="Arial" w:eastAsia="Arial" w:hAnsi="Arial"/>
                  <w:b w:val="false"/>
                  <w:bCs w:val="false"/>
                  <w:i w:val="false"/>
                  <w:iCs w:val="false"/>
                  <w:color w:val="000000"/>
                  <w:sz w:val="18"/>
                  <w:szCs w:val="18"/>
                </w:rPr>
                <w:t xml:space="preserve">that reactivity with cold water falls from sodium to magnesium to aluminium</w:t>
              </w:r>
            </w:ins>
            <w:r>
              <w:rPr>
                <w:rFonts w:ascii="Arial" w:cs="Arial" w:eastAsia="Arial" w:hAnsi="Arial"/>
                <w:b w:val="false"/>
                <w:bCs w:val="false"/>
                <w:i w:val="false"/>
                <w:iCs w:val="false"/>
                <w:color w:val="000000"/>
                <w:sz w:val="18"/>
                <w:szCs w:val="18"/>
              </w:rPr>
              <w:t xml:space="preserve">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generally increases ionisation energy (with a dip at Al, whose 3p electron is easier to remove, although removing all three Al outer electrons costs more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ze0a7egtmarpl5oqbgf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e6qistuwru2qwrwkl6x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c0firuhk43ghoer2fzr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ze0a7egtmarpl5oqbgfq" Type="http://schemas.openxmlformats.org/officeDocument/2006/relationships/hyperlink" Target="https://creativecommons.org/licenses/by-nc/4.0/" TargetMode="External"/><Relationship Id="rIdze6qistuwru2qwrwkl6xp" Type="http://schemas.openxmlformats.org/officeDocument/2006/relationships/hyperlink" Target="https://creativecommons.org/licenses/by-nc/4.0/" TargetMode="External"/><Relationship Id="rIdtc0firuhk43ghoer2fzr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2026-10-18T00:26:51.419Z</dcterms:created>
  <dcterms:modified xsi:type="dcterms:W3CDTF">2026-10-18T00:26:51.419Z</dcterms:modified>
</cp:coreProperties>
</file>

<file path=docProps/custom.xml><?xml version="1.0" encoding="utf-8"?>
<Properties xmlns="http://schemas.openxmlformats.org/officeDocument/2006/custom-properties" xmlns:vt="http://schemas.openxmlformats.org/officeDocument/2006/docPropsVTypes"/>
</file>