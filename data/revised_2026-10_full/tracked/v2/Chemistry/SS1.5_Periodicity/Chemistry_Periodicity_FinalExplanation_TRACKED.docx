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 GRADE 10 | SUB-STRAND 1.5: PERIODICITY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Remember the driving question: Why do elements that sit next to each other in the periodic table, like sodium and magnesium, or chlorine and argon, behave so differently, and can we use an element's position in the table to predict exactly how it will behave before we ever put it in a test tube? Use what you observed in the Lake Victoria demonstration at the Kisumu Water and Sanitation Company and in Lessons 1 to 7. Write your answers in the space under each prompt. Use electron configurations in the form 2,8,1, and use the key terms nuclear charge, shielding, ionisation energy and full outer shell. </w:t>
            </w:r>
            <w:del w:id="9001" w:author="Claude (AI) - proposed" w:date="2026-10-18T00:26:52Z">
              <w:r>
                <w:rPr>
                  <w:rFonts w:ascii="Arial" w:cs="Arial" w:eastAsia="Arial" w:hAnsi="Arial"/>
                  <w:b w:val="false"/>
                  <w:bCs w:val="false"/>
                  <w:i w:val="false"/>
                  <w:iCs w:val="false"/>
                  <w:color w:val="000000"/>
                  <w:sz w:val="18"/>
                  <w:szCs w:val="18"/>
                </w:rPr>
                <w:delText xml:space="preserve">Support each claim with evidence</w:delText>
              </w:r>
            </w:del>
            <w:ins w:id="9002" w:author="Claude (AI) - proposed" w:date="2026-10-18T00:26:52Z">
              <w:r>
                <w:rPr>
                  <w:rFonts w:ascii="Arial" w:cs="Arial" w:eastAsia="Arial" w:hAnsi="Arial"/>
                  <w:b w:val="false"/>
                  <w:bCs w:val="false"/>
                  <w:i w:val="false"/>
                  <w:iCs w:val="false"/>
                  <w:color w:val="000000"/>
                  <w:sz w:val="18"/>
                  <w:szCs w:val="18"/>
                </w:rPr>
                <w:t xml:space="preserve">Structure your explanations as Claim, Evidence, Reasoning: the Claim is your answer to the question; the Evidence is the data or observations</w:t>
              </w:r>
            </w:ins>
            <w:r>
              <w:rPr>
                <w:rFonts w:ascii="Arial" w:cs="Arial" w:eastAsia="Arial" w:hAnsi="Arial"/>
                <w:b w:val="false"/>
                <w:bCs w:val="false"/>
                <w:i w:val="false"/>
                <w:iCs w:val="false"/>
                <w:color w:val="000000"/>
                <w:sz w:val="18"/>
                <w:szCs w:val="18"/>
              </w:rPr>
              <w:t xml:space="preserve"> from the lessons</w:t>
            </w:r>
            <w:ins w:id="9003" w:author="Claude (AI) - proposed" w:date="2026-10-18T00:26:52Z">
              <w:r>
                <w:rPr>
                  <w:rFonts w:ascii="Arial" w:cs="Arial" w:eastAsia="Arial" w:hAnsi="Arial"/>
                  <w:b w:val="false"/>
                  <w:bCs w:val="false"/>
                  <w:i w:val="false"/>
                  <w:iCs w:val="false"/>
                  <w:color w:val="000000"/>
                  <w:sz w:val="18"/>
                  <w:szCs w:val="18"/>
                </w:rPr>
                <w:t xml:space="preserve"> that support it; the Reasoning is the science idea (nuclear charge, shielding, ionisation energy, full outer shell) that links the evidence to the claim</w:t>
              </w:r>
            </w:ins>
            <w:r>
              <w:rPr>
                <w:rFonts w:ascii="Arial" w:cs="Arial" w:eastAsia="Arial" w:hAnsi="Arial"/>
                <w:b w:val="false"/>
                <w:bCs w:val="false"/>
                <w:i w:val="false"/>
                <w:iCs w:val="false"/>
                <w:color w:val="000000"/>
                <w:sz w:val="18"/>
                <w:szCs w:val="18"/>
              </w:rPr>
              <w:t xml:space="preserve">. Write in full sentences, and include balanced equations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Kisumu Puzzle - Across Period 3</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the Kisumu Water and Sanitation Company, the water purification officer dropped sodium, magnesium and aluminium into Lake Victoria water. Sodium exploded. Magnesium barely fizzed. Aluminium showed no reaction with cold water.</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Use the data below (from Lessons 5 and 6) and your own knowledge of electron configurations.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Element</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Atomic number</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Electron configuration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First ionisation energy (kJ/mol)</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496</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(Mg)</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738</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(Al)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578</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Argon (Ar)</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1521</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sodium and magnesium, which are neighbours separated by one proton, react so differently with cold water. Use the ideas of nuclear charge, shielding and the first ionisation energy values in the table. (b) Describe the trend in reactivity with cold water across Period 3 from sodium to aluminium, and explain it. Aluminium's first ionisation energy is lower than magnesium's; use your knowledge of electron configurations to suggest why this dip happens, and say what other factor you think explains why aluminium still shows no reaction with cold water. (c) Write a balanced equation with state symbols for the reaction of sodium with water, and state the observation from the Lake Victoria demonstration that shows the solution is alkaline.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Going Down Group 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w:t>
            </w:r>
            <w:del w:id="9004" w:author="Claude (AI) - proposed" w:date="2026-10-18T00:26:52Z">
              <w:r>
                <w:rPr>
                  <w:rFonts w:ascii="Arial" w:cs="Arial" w:eastAsia="Arial" w:hAnsi="Arial"/>
                  <w:b/>
                  <w:bCs/>
                  <w:i w:val="false"/>
                  <w:iCs w:val="false"/>
                  <w:color w:val="000000"/>
                  <w:sz w:val="18"/>
                  <w:szCs w:val="18"/>
                </w:rPr>
                <w:delText xml:space="preserve">Lessons 1 and</w:delText>
              </w:r>
            </w:del>
            <w:ins w:id="9005" w:author="Claude (AI) - proposed" w:date="2026-10-18T00:26:52Z">
              <w:r>
                <w:rPr>
                  <w:rFonts w:ascii="Arial" w:cs="Arial" w:eastAsia="Arial" w:hAnsi="Arial"/>
                  <w:b/>
                  <w:bCs/>
                  <w:i w:val="false"/>
                  <w:iCs w:val="false"/>
                  <w:color w:val="000000"/>
                  <w:sz w:val="18"/>
                  <w:szCs w:val="18"/>
                </w:rPr>
                <w:t xml:space="preserve">Lesson</w:t>
              </w:r>
            </w:ins>
            <w:r>
              <w:rPr>
                <w:rFonts w:ascii="Arial" w:cs="Arial" w:eastAsia="Arial" w:hAnsi="Arial"/>
                <w:b/>
                <w:bCs/>
                <w:i w:val="false"/>
                <w:iCs w:val="false"/>
                <w:color w:val="000000"/>
                <w:sz w:val="18"/>
                <w:szCs w:val="18"/>
              </w:rPr>
              <w:t xml:space="preserve"> 2 you saw lithium, sodium and potassium react with cold water. Lithium reacted slowly and steadily, sodium reacted faster, and potassium reacted most violently with a lilac flame.</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the electron configurations of Li, Na and K. (b) Explain why potassium is more reactive than sodium even though potassium has many more protons. Your explanation must refer to the number of electron shells, atomic radius, shielding and ionisation energy. (c) Name the two products of the reaction of potassium with water and describe how you would prove that one of them is a gas.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Two Families, Opposite Trends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4 you studied Group VII, the halogens: chlorine (Cl2, yellow-green gas), bromine (Br2, orange-brown liquid) and iodine (I2, grey-black solid). Chlorine water displaced bromide ions from potassium bromide solution, and bromine water displaced iodide ions from potassium iodide solution.</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a word or balanced equation for the displacement reaction of chlorine water with potassium bromide solution. (b) Compare how reactivity changes down Group I with how it changes down Group VII. (c) Explain why the two trends go in opposite directions, even though both are caused by more electron shells. (d) Explain why the Kisumu water officer uses chlorine rather than bromine or iodine to treat Lake Victoria water.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Inert Shield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officer transported the sodium in a sealed ampoule of argon gas. Argon sits right next to the very reactive chlorine, yet it reacts with nothing. Use the table in Part 1 and your knowledge of electron configurations.</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Compare the first ionisation energy of argon with that of sodium. How many times larger is the argon value, approximately? (b) Explain why argon is completely inert, referring to its outer shell. (c) Explain why argon, rather than ordinary air, was needed to protect the sodium.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Predicting from Position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answer the driving question in a single connected explanation: Why do neighbouring elements such as sodium and magnesium, or chlorine and argon, behave so differently, and can we use an element's position in the periodic table to predict how it will behave before we put it in a test tube?</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Your answer must: (1) explain what an element's group and period tell you about its electron configuration; (2) explain the Group I down-group trend and the Period 3 across-period trend using shielding, nuclear charge and ionisation energy; (3) use at least one example of a Kenyan application of an element and link it to a periodic property; (4) give a prediction for how a new element would behave based on its position, and justify it. Choose either calcium (Group II, 2,8,8,2) compared with magnesium, or rubidium (below potassium in Group I).</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electron configuration and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6" w:author="Claude (AI) - proposed" w:date="2026-10-18T00:26:52Z">
              <w:r>
                <w:rPr>
                  <w:rFonts w:ascii="Arial" w:cs="Arial" w:eastAsia="Arial" w:hAnsi="Arial"/>
                  <w:b w:val="false"/>
                  <w:bCs w:val="false"/>
                  <w:i w:val="false"/>
                  <w:iCs w:val="false"/>
                  <w:color w:val="000000"/>
                  <w:sz w:val="18"/>
                  <w:szCs w:val="18"/>
                </w:rPr>
                <w:delText xml:space="preserve">Correctly</w:delText>
              </w:r>
            </w:del>
            <w:ins w:id="9007" w:author="Claude (AI) - proposed" w:date="2026-10-18T00:26:52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writes electron configurations and clearly links group and period to outer electrons and shells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8" w:author="Claude (AI) - proposed" w:date="2026-10-18T00:26:52Z">
              <w:r>
                <w:rPr>
                  <w:rFonts w:ascii="Arial" w:cs="Arial" w:eastAsia="Arial" w:hAnsi="Arial"/>
                  <w:b w:val="false"/>
                  <w:bCs w:val="false"/>
                  <w:i w:val="false"/>
                  <w:iCs w:val="false"/>
                  <w:color w:val="000000"/>
                  <w:sz w:val="18"/>
                  <w:szCs w:val="18"/>
                </w:rPr>
                <w:delText xml:space="preserve">Writes</w:delText>
              </w:r>
            </w:del>
            <w:ins w:id="9009" w:author="Claude (AI) - proposed" w:date="2026-10-18T00:26:52Z">
              <w:r>
                <w:rPr>
                  <w:rFonts w:ascii="Arial" w:cs="Arial" w:eastAsia="Arial" w:hAnsi="Arial"/>
                  <w:b w:val="false"/>
                  <w:bCs w:val="false"/>
                  <w:i w:val="false"/>
                  <w:iCs w:val="false"/>
                  <w:color w:val="000000"/>
                  <w:sz w:val="18"/>
                  <w:szCs w:val="18"/>
                </w:rPr>
                <w:t xml:space="preserve">Meets Expectations: writes</w:t>
              </w:r>
            </w:ins>
            <w:r>
              <w:rPr>
                <w:rFonts w:ascii="Arial" w:cs="Arial" w:eastAsia="Arial" w:hAnsi="Arial"/>
                <w:b w:val="false"/>
                <w:bCs w:val="false"/>
                <w:i w:val="false"/>
                <w:iCs w:val="false"/>
                <w:color w:val="000000"/>
                <w:sz w:val="18"/>
                <w:szCs w:val="18"/>
              </w:rPr>
              <w:t xml:space="preserve"> mostly correct configurations and links position to electrons in most parts,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8T00:26:52Z">
              <w:r>
                <w:rPr>
                  <w:rFonts w:ascii="Arial" w:cs="Arial" w:eastAsia="Arial" w:hAnsi="Arial"/>
                  <w:b w:val="false"/>
                  <w:bCs w:val="false"/>
                  <w:i w:val="false"/>
                  <w:iCs w:val="false"/>
                  <w:color w:val="000000"/>
                  <w:sz w:val="18"/>
                  <w:szCs w:val="18"/>
                </w:rPr>
                <w:delText xml:space="preserve">Configurations</w:delText>
              </w:r>
            </w:del>
            <w:ins w:id="9011" w:author="Claude (AI) - proposed" w:date="2026-10-18T00:26:52Z">
              <w:r>
                <w:rPr>
                  <w:rFonts w:ascii="Arial" w:cs="Arial" w:eastAsia="Arial" w:hAnsi="Arial"/>
                  <w:b w:val="false"/>
                  <w:bCs w:val="false"/>
                  <w:i w:val="false"/>
                  <w:iCs w:val="false"/>
                  <w:color w:val="000000"/>
                  <w:sz w:val="18"/>
                  <w:szCs w:val="18"/>
                </w:rPr>
                <w:t xml:space="preserve">Approaches Expectations: configurations</w:t>
              </w:r>
            </w:ins>
            <w:r>
              <w:rPr>
                <w:rFonts w:ascii="Arial" w:cs="Arial" w:eastAsia="Arial" w:hAnsi="Arial"/>
                <w:b w:val="false"/>
                <w:bCs w:val="false"/>
                <w:i w:val="false"/>
                <w:iCs w:val="false"/>
                <w:color w:val="000000"/>
                <w:sz w:val="18"/>
                <w:szCs w:val="18"/>
              </w:rPr>
              <w:t xml:space="preserve"> are missing or incorrect, and position is not clearly linked to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trends using nuclear charge, shielding and ionisation energy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26:52Z">
              <w:r>
                <w:rPr>
                  <w:rFonts w:ascii="Arial" w:cs="Arial" w:eastAsia="Arial" w:hAnsi="Arial"/>
                  <w:b w:val="false"/>
                  <w:bCs w:val="false"/>
                  <w:i w:val="false"/>
                  <w:iCs w:val="false"/>
                  <w:color w:val="000000"/>
                  <w:sz w:val="18"/>
                  <w:szCs w:val="18"/>
                </w:rPr>
                <w:delText xml:space="preserve">Accurately</w:delText>
              </w:r>
            </w:del>
            <w:ins w:id="9013" w:author="Claude (AI) - proposed" w:date="2026-10-18T00:26:52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explains the Group I, Period 3 and Group VII trends</w:t>
            </w:r>
            <w:del w:id="9014" w:author="Claude (AI) - proposed" w:date="2026-10-18T00:26:5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using all three ideas</w:t>
            </w:r>
            <w:del w:id="9015" w:author="Claude (AI) - proposed" w:date="2026-10-18T00:26:52Z">
              <w:r>
                <w:rPr>
                  <w:rFonts w:ascii="Arial" w:cs="Arial" w:eastAsia="Arial" w:hAnsi="Arial"/>
                  <w:b w:val="false"/>
                  <w:bCs w:val="false"/>
                  <w:i w:val="false"/>
                  <w:iCs w:val="false"/>
                  <w:color w:val="000000"/>
                  <w:sz w:val="18"/>
                  <w:szCs w:val="18"/>
                </w:rPr>
                <w:delText xml:space="preserve"> and showing why</w:delText>
              </w:r>
            </w:del>
            <w:ins w:id="9016" w:author="Claude (AI) - proposed" w:date="2026-10-18T00:26:52Z">
              <w:r>
                <w:rPr>
                  <w:rFonts w:ascii="Arial" w:cs="Arial" w:eastAsia="Arial" w:hAnsi="Arial"/>
                  <w:b w:val="false"/>
                  <w:bCs w:val="false"/>
                  <w:i w:val="false"/>
                  <w:iCs w:val="false"/>
                  <w:color w:val="000000"/>
                  <w:sz w:val="18"/>
                  <w:szCs w:val="18"/>
                </w:rPr>
                <w:t xml:space="preserve">, shows why the</w:t>
              </w:r>
            </w:ins>
            <w:r>
              <w:rPr>
                <w:rFonts w:ascii="Arial" w:cs="Arial" w:eastAsia="Arial" w:hAnsi="Arial"/>
                <w:b w:val="false"/>
                <w:bCs w:val="false"/>
                <w:i w:val="false"/>
                <w:iCs w:val="false"/>
                <w:color w:val="000000"/>
                <w:sz w:val="18"/>
                <w:szCs w:val="18"/>
              </w:rPr>
              <w:t xml:space="preserve"> Group I and Group VII trends are opposite</w:t>
            </w:r>
            <w:ins w:id="9017" w:author="Claude (AI) - proposed" w:date="2026-10-18T00:26:52Z">
              <w:r>
                <w:rPr>
                  <w:rFonts w:ascii="Arial" w:cs="Arial" w:eastAsia="Arial" w:hAnsi="Arial"/>
                  <w:b w:val="false"/>
                  <w:bCs w:val="false"/>
                  <w:i w:val="false"/>
                  <w:iCs w:val="false"/>
                  <w:color w:val="000000"/>
                  <w:sz w:val="18"/>
                  <w:szCs w:val="18"/>
                </w:rPr>
                <w:t xml:space="preserve">, and names the oxide layer as the reason aluminium shows no reaction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8T00:26:52Z">
              <w:r>
                <w:rPr>
                  <w:rFonts w:ascii="Arial" w:cs="Arial" w:eastAsia="Arial" w:hAnsi="Arial"/>
                  <w:b w:val="false"/>
                  <w:bCs w:val="false"/>
                  <w:i w:val="false"/>
                  <w:iCs w:val="false"/>
                  <w:color w:val="000000"/>
                  <w:sz w:val="18"/>
                  <w:szCs w:val="18"/>
                </w:rPr>
                <w:delText xml:space="preserve">Explains</w:delText>
              </w:r>
            </w:del>
            <w:ins w:id="9019" w:author="Claude (AI) - proposed" w:date="2026-10-18T00:26:5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trends with two of the key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8T00:26:52Z">
              <w:r>
                <w:rPr>
                  <w:rFonts w:ascii="Arial" w:cs="Arial" w:eastAsia="Arial" w:hAnsi="Arial"/>
                  <w:b w:val="false"/>
                  <w:bCs w:val="false"/>
                  <w:i w:val="false"/>
                  <w:iCs w:val="false"/>
                  <w:color w:val="000000"/>
                  <w:sz w:val="18"/>
                  <w:szCs w:val="18"/>
                </w:rPr>
                <w:delText xml:space="preserve">Describes</w:delText>
              </w:r>
            </w:del>
            <w:ins w:id="9021" w:author="Claude (AI) - proposed" w:date="2026-10-18T00:26:52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trends without a causal explanation,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6:52Z">
              <w:r>
                <w:rPr>
                  <w:rFonts w:ascii="Arial" w:cs="Arial" w:eastAsia="Arial" w:hAnsi="Arial"/>
                  <w:b w:val="false"/>
                  <w:bCs w:val="false"/>
                  <w:i w:val="false"/>
                  <w:iCs w:val="false"/>
                  <w:color w:val="000000"/>
                  <w:sz w:val="18"/>
                  <w:szCs w:val="18"/>
                </w:rPr>
                <w:delText xml:space="preserve">Cites</w:delText>
              </w:r>
            </w:del>
            <w:ins w:id="9023" w:author="Claude (AI) - proposed" w:date="2026-10-18T00:26:52Z">
              <w:r>
                <w:rPr>
                  <w:rFonts w:ascii="Arial" w:cs="Arial" w:eastAsia="Arial" w:hAnsi="Arial"/>
                  <w:b w:val="false"/>
                  <w:bCs w:val="false"/>
                  <w:i w:val="false"/>
                  <w:iCs w:val="false"/>
                  <w:color w:val="000000"/>
                  <w:sz w:val="18"/>
                  <w:szCs w:val="18"/>
                </w:rPr>
                <w:t xml:space="preserve">Exceeds Expectations: cites</w:t>
              </w:r>
            </w:ins>
            <w:r>
              <w:rPr>
                <w:rFonts w:ascii="Arial" w:cs="Arial" w:eastAsia="Arial" w:hAnsi="Arial"/>
                <w:b w:val="false"/>
                <w:bCs w:val="false"/>
                <w:i w:val="false"/>
                <w:iCs w:val="false"/>
                <w:color w:val="000000"/>
                <w:sz w:val="18"/>
                <w:szCs w:val="18"/>
              </w:rPr>
              <w:t xml:space="preserve"> specific observations and values (such as 496, 738</w:t>
            </w:r>
            <w:ins w:id="9024" w:author="Claude (AI) - proposed" w:date="2026-10-18T00:26:52Z">
              <w:r>
                <w:rPr>
                  <w:rFonts w:ascii="Arial" w:cs="Arial" w:eastAsia="Arial" w:hAnsi="Arial"/>
                  <w:b w:val="false"/>
                  <w:bCs w:val="false"/>
                  <w:i w:val="false"/>
                  <w:iCs w:val="false"/>
                  <w:color w:val="000000"/>
                  <w:sz w:val="18"/>
                  <w:szCs w:val="18"/>
                </w:rPr>
                <w:t xml:space="preserve">, 578</w:t>
              </w:r>
            </w:ins>
            <w:r>
              <w:rPr>
                <w:rFonts w:ascii="Arial" w:cs="Arial" w:eastAsia="Arial" w:hAnsi="Arial"/>
                <w:b w:val="false"/>
                <w:bCs w:val="false"/>
                <w:i w:val="false"/>
                <w:iCs w:val="false"/>
                <w:color w:val="000000"/>
                <w:sz w:val="18"/>
                <w:szCs w:val="18"/>
              </w:rPr>
              <w:t xml:space="preserve"> and 1521 kJ/mol, lilac flame, kanga bleaching) accurately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5" w:author="Claude (AI) - proposed" w:date="2026-10-18T00:26:52Z">
              <w:r>
                <w:rPr>
                  <w:rFonts w:ascii="Arial" w:cs="Arial" w:eastAsia="Arial" w:hAnsi="Arial"/>
                  <w:b w:val="false"/>
                  <w:bCs w:val="false"/>
                  <w:i w:val="false"/>
                  <w:iCs w:val="false"/>
                  <w:color w:val="000000"/>
                  <w:sz w:val="18"/>
                  <w:szCs w:val="18"/>
                </w:rPr>
                <w:delText xml:space="preserve">Cites</w:delText>
              </w:r>
            </w:del>
            <w:ins w:id="9026" w:author="Claude (AI) - proposed" w:date="2026-10-18T00:26:52Z">
              <w:r>
                <w:rPr>
                  <w:rFonts w:ascii="Arial" w:cs="Arial" w:eastAsia="Arial" w:hAnsi="Arial"/>
                  <w:b w:val="false"/>
                  <w:bCs w:val="false"/>
                  <w:i w:val="false"/>
                  <w:iCs w:val="false"/>
                  <w:color w:val="000000"/>
                  <w:sz w:val="18"/>
                  <w:szCs w:val="18"/>
                </w:rPr>
                <w:t xml:space="preserve">Meets Expectations: cites</w:t>
              </w:r>
            </w:ins>
            <w:r>
              <w:rPr>
                <w:rFonts w:ascii="Arial" w:cs="Arial" w:eastAsia="Arial" w:hAnsi="Arial"/>
                <w:b w:val="false"/>
                <w:bCs w:val="false"/>
                <w:i w:val="false"/>
                <w:iCs w:val="false"/>
                <w:color w:val="000000"/>
                <w:sz w:val="18"/>
                <w:szCs w:val="18"/>
              </w:rPr>
              <w:t xml:space="preserve"> some evidence accurately, though not always specifically.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8T00:26:52Z">
              <w:r>
                <w:rPr>
                  <w:rFonts w:ascii="Arial" w:cs="Arial" w:eastAsia="Arial" w:hAnsi="Arial"/>
                  <w:b w:val="false"/>
                  <w:bCs w:val="false"/>
                  <w:i w:val="false"/>
                  <w:iCs w:val="false"/>
                  <w:color w:val="000000"/>
                  <w:sz w:val="18"/>
                  <w:szCs w:val="18"/>
                </w:rPr>
                <w:delText xml:space="preserve">Little</w:delText>
              </w:r>
            </w:del>
            <w:ins w:id="9028" w:author="Claude (AI) - proposed" w:date="2026-10-18T00:26:52Z">
              <w:r>
                <w:rPr>
                  <w:rFonts w:ascii="Arial" w:cs="Arial" w:eastAsia="Arial" w:hAnsi="Arial"/>
                  <w:b w:val="false"/>
                  <w:bCs w:val="false"/>
                  <w:i w:val="false"/>
                  <w:iCs w:val="false"/>
                  <w:color w:val="000000"/>
                  <w:sz w:val="18"/>
                  <w:szCs w:val="18"/>
                </w:rPr>
                <w:t xml:space="preserve">Approaches Expectations: little</w:t>
              </w:r>
            </w:ins>
            <w:r>
              <w:rPr>
                <w:rFonts w:ascii="Arial" w:cs="Arial" w:eastAsia="Arial" w:hAnsi="Arial"/>
                <w:b w:val="false"/>
                <w:bCs w:val="false"/>
                <w:i w:val="false"/>
                <w:iCs w:val="false"/>
                <w:color w:val="000000"/>
                <w:sz w:val="18"/>
                <w:szCs w:val="18"/>
              </w:rPr>
              <w:t xml:space="preserve"> or no evidence</w:t>
            </w:r>
            <w:ins w:id="9029" w:author="Claude (AI) - proposed" w:date="2026-10-18T00:26:52Z">
              <w:r>
                <w:rPr>
                  <w:rFonts w:ascii="Arial" w:cs="Arial" w:eastAsia="Arial" w:hAnsi="Arial"/>
                  <w:b w:val="false"/>
                  <w:bCs w:val="false"/>
                  <w:i w:val="false"/>
                  <w:iCs w:val="false"/>
                  <w:color w:val="000000"/>
                  <w:sz w:val="18"/>
                  <w:szCs w:val="18"/>
                </w:rPr>
                <w:t xml:space="preserve"> is</w:t>
              </w:r>
            </w:ins>
            <w:r>
              <w:rPr>
                <w:rFonts w:ascii="Arial" w:cs="Arial" w:eastAsia="Arial" w:hAnsi="Arial"/>
                <w:b w:val="false"/>
                <w:bCs w:val="false"/>
                <w:i w:val="false"/>
                <w:iCs w:val="false"/>
                <w:color w:val="000000"/>
                <w:sz w:val="18"/>
                <w:szCs w:val="18"/>
              </w:rPr>
              <w:t xml:space="preserve"> cited, or the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and chemical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6:52Z">
              <w:r>
                <w:rPr>
                  <w:rFonts w:ascii="Arial" w:cs="Arial" w:eastAsia="Arial" w:hAnsi="Arial"/>
                  <w:b w:val="false"/>
                  <w:bCs w:val="false"/>
                  <w:i w:val="false"/>
                  <w:iCs w:val="false"/>
                  <w:color w:val="000000"/>
                  <w:sz w:val="18"/>
                  <w:szCs w:val="18"/>
                </w:rPr>
                <w:delText xml:space="preserve">Balanced</w:delText>
              </w:r>
            </w:del>
            <w:ins w:id="9031" w:author="Claude (AI) - proposed" w:date="2026-10-18T00:26:52Z">
              <w:r>
                <w:rPr>
                  <w:rFonts w:ascii="Arial" w:cs="Arial" w:eastAsia="Arial" w:hAnsi="Arial"/>
                  <w:b w:val="false"/>
                  <w:bCs w:val="false"/>
                  <w:i w:val="false"/>
                  <w:iCs w:val="false"/>
                  <w:color w:val="000000"/>
                  <w:sz w:val="18"/>
                  <w:szCs w:val="18"/>
                </w:rPr>
                <w:t xml:space="preserve">Exceeds Expectations: balanced</w:t>
              </w:r>
            </w:ins>
            <w:r>
              <w:rPr>
                <w:rFonts w:ascii="Arial" w:cs="Arial" w:eastAsia="Arial" w:hAnsi="Arial"/>
                <w:b w:val="false"/>
                <w:bCs w:val="false"/>
                <w:i w:val="false"/>
                <w:iCs w:val="false"/>
                <w:color w:val="000000"/>
                <w:sz w:val="18"/>
                <w:szCs w:val="18"/>
              </w:rPr>
              <w:t xml:space="preserve"> equations with correct state symbols, correct products and correct tests.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26:52Z">
              <w:r>
                <w:rPr>
                  <w:rFonts w:ascii="Arial" w:cs="Arial" w:eastAsia="Arial" w:hAnsi="Arial"/>
                  <w:b w:val="false"/>
                  <w:bCs w:val="false"/>
                  <w:i w:val="false"/>
                  <w:iCs w:val="false"/>
                  <w:color w:val="000000"/>
                  <w:sz w:val="18"/>
                  <w:szCs w:val="18"/>
                </w:rPr>
                <w:delText xml:space="preserve">Equations</w:delText>
              </w:r>
            </w:del>
            <w:ins w:id="9033" w:author="Claude (AI) - proposed" w:date="2026-10-18T00:26:52Z">
              <w:r>
                <w:rPr>
                  <w:rFonts w:ascii="Arial" w:cs="Arial" w:eastAsia="Arial" w:hAnsi="Arial"/>
                  <w:b w:val="false"/>
                  <w:bCs w:val="false"/>
                  <w:i w:val="false"/>
                  <w:iCs w:val="false"/>
                  <w:color w:val="000000"/>
                  <w:sz w:val="18"/>
                  <w:szCs w:val="18"/>
                </w:rPr>
                <w:t xml:space="preserve">Meets Expectations: equations</w:t>
              </w:r>
            </w:ins>
            <w:r>
              <w:rPr>
                <w:rFonts w:ascii="Arial" w:cs="Arial" w:eastAsia="Arial" w:hAnsi="Arial"/>
                <w:b w:val="false"/>
                <w:bCs w:val="false"/>
                <w:i w:val="false"/>
                <w:iCs w:val="false"/>
                <w:color w:val="000000"/>
                <w:sz w:val="18"/>
                <w:szCs w:val="18"/>
              </w:rPr>
              <w:t xml:space="preserve"> mostly correct, with minor errors in balancing or state symbols.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26:52Z">
              <w:r>
                <w:rPr>
                  <w:rFonts w:ascii="Arial" w:cs="Arial" w:eastAsia="Arial" w:hAnsi="Arial"/>
                  <w:b w:val="false"/>
                  <w:bCs w:val="false"/>
                  <w:i w:val="false"/>
                  <w:iCs w:val="false"/>
                  <w:color w:val="000000"/>
                  <w:sz w:val="18"/>
                  <w:szCs w:val="18"/>
                </w:rPr>
                <w:delText xml:space="preserve">Equations</w:delText>
              </w:r>
            </w:del>
            <w:ins w:id="9035" w:author="Claude (AI) - proposed" w:date="2026-10-18T00:26:52Z">
              <w:r>
                <w:rPr>
                  <w:rFonts w:ascii="Arial" w:cs="Arial" w:eastAsia="Arial" w:hAnsi="Arial"/>
                  <w:b w:val="false"/>
                  <w:bCs w:val="false"/>
                  <w:i w:val="false"/>
                  <w:iCs w:val="false"/>
                  <w:color w:val="000000"/>
                  <w:sz w:val="18"/>
                  <w:szCs w:val="18"/>
                </w:rPr>
                <w:t xml:space="preserve">Approaches Expectations: equations</w:t>
              </w:r>
            </w:ins>
            <w:r>
              <w:rPr>
                <w:rFonts w:ascii="Arial" w:cs="Arial" w:eastAsia="Arial" w:hAnsi="Arial"/>
                <w:b w:val="false"/>
                <w:bCs w:val="false"/>
                <w:i w:val="false"/>
                <w:iCs w:val="false"/>
                <w:color w:val="000000"/>
                <w:sz w:val="18"/>
                <w:szCs w:val="18"/>
              </w:rPr>
              <w:t xml:space="preserve"> incorrect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prediction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26:52Z">
              <w:r>
                <w:rPr>
                  <w:rFonts w:ascii="Arial" w:cs="Arial" w:eastAsia="Arial" w:hAnsi="Arial"/>
                  <w:b w:val="false"/>
                  <w:bCs w:val="false"/>
                  <w:i w:val="false"/>
                  <w:iCs w:val="false"/>
                  <w:color w:val="000000"/>
                  <w:sz w:val="18"/>
                  <w:szCs w:val="18"/>
                </w:rPr>
                <w:delText xml:space="preserve">Gives</w:delText>
              </w:r>
            </w:del>
            <w:ins w:id="9037" w:author="Claude (AI) - proposed" w:date="2026-10-18T00:26:52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justified prediction and a Kenyan application, and returns to the Kisumu phenomenon to answer the driving question completely.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8" w:author="Claude (AI) - proposed" w:date="2026-10-18T00:26:52Z">
              <w:r>
                <w:rPr>
                  <w:rFonts w:ascii="Arial" w:cs="Arial" w:eastAsia="Arial" w:hAnsi="Arial"/>
                  <w:b w:val="false"/>
                  <w:bCs w:val="false"/>
                  <w:i w:val="false"/>
                  <w:iCs w:val="false"/>
                  <w:color w:val="000000"/>
                  <w:sz w:val="18"/>
                  <w:szCs w:val="18"/>
                </w:rPr>
                <w:delText xml:space="preserve">Gives</w:delText>
              </w:r>
            </w:del>
            <w:ins w:id="9039" w:author="Claude (AI) - proposed" w:date="2026-10-18T00:26:52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reasonable prediction and application with a partial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6:52Z">
              <w:r>
                <w:rPr>
                  <w:rFonts w:ascii="Arial" w:cs="Arial" w:eastAsia="Arial" w:hAnsi="Arial"/>
                  <w:b w:val="false"/>
                  <w:bCs w:val="false"/>
                  <w:i w:val="false"/>
                  <w:iCs w:val="false"/>
                  <w:color w:val="000000"/>
                  <w:sz w:val="18"/>
                  <w:szCs w:val="18"/>
                </w:rPr>
                <w:delText xml:space="preserve">Prediction</w:delText>
              </w:r>
            </w:del>
            <w:ins w:id="9041" w:author="Claude (AI) - proposed" w:date="2026-10-18T00:26:52Z">
              <w:r>
                <w:rPr>
                  <w:rFonts w:ascii="Arial" w:cs="Arial" w:eastAsia="Arial" w:hAnsi="Arial"/>
                  <w:b w:val="false"/>
                  <w:bCs w:val="false"/>
                  <w:i w:val="false"/>
                  <w:iCs w:val="false"/>
                  <w:color w:val="000000"/>
                  <w:sz w:val="18"/>
                  <w:szCs w:val="18"/>
                </w:rPr>
                <w:t xml:space="preserve">Approaches Expectations: prediction</w:t>
              </w:r>
            </w:ins>
            <w:r>
              <w:rPr>
                <w:rFonts w:ascii="Arial" w:cs="Arial" w:eastAsia="Arial" w:hAnsi="Arial"/>
                <w:b w:val="false"/>
                <w:bCs w:val="false"/>
                <w:i w:val="false"/>
                <w:iCs w:val="false"/>
                <w:color w:val="000000"/>
                <w:sz w:val="18"/>
                <w:szCs w:val="18"/>
              </w:rPr>
              <w:t xml:space="preserve"> or application is missing or unjustified, with no clear link back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l3kejqjt9zt-htgc3ld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bkqseawqpowcbmxy_1s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gwets4dr0ipyig6qqew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3kejqjt9zt-htgc3ld8" Type="http://schemas.openxmlformats.org/officeDocument/2006/relationships/hyperlink" Target="https://creativecommons.org/licenses/by-nc/4.0/" TargetMode="External"/><Relationship Id="rIdzbkqseawqpowcbmxy_1si" Type="http://schemas.openxmlformats.org/officeDocument/2006/relationships/hyperlink" Target="https://creativecommons.org/licenses/by-nc/4.0/" TargetMode="External"/><Relationship Id="rIdygwets4dr0ipyig6qqew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2026-10-18T00:26:51.395Z</dcterms:created>
  <dcterms:modified xsi:type="dcterms:W3CDTF">2026-10-18T00:26:51.395Z</dcterms:modified>
</cp:coreProperties>
</file>

<file path=docProps/custom.xml><?xml version="1.0" encoding="utf-8"?>
<Properties xmlns="http://schemas.openxmlformats.org/officeDocument/2006/custom-properties" xmlns:vt="http://schemas.openxmlformats.org/officeDocument/2006/docPropsVTypes"/>
</file>