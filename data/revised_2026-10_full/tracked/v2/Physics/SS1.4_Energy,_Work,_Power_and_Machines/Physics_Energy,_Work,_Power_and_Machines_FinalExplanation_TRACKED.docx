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1.4 ENERGY, WORK, POWER AND MACHINES</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How do pulleys reduce the effort needed to lift water, and how does energy transfer in the process? Imagine you are explaining to a friend in Kitui County why Mwende, who is 10 years old, can lift the bucket with the pulley system while her mother, Mama Kavata Mutua, finds the direct lift exhausting. Use what you observed and learned in Lessons 1 to 8. Use g = 10 N/kg everywhere. Show every calculation step, with units, and write full sentences for your explanations. Use the data given in each section. </w:t>
            </w:r>
            <w:ins w:id="9001" w:author="Claude (AI) - proposed" w:date="2026-10-18T00:32:07Z">
              <w:r>
                <w:rPr>
                  <w:rFonts w:ascii="Arial" w:cs="Arial" w:eastAsia="Arial" w:hAnsi="Arial"/>
                  <w:b w:val="false"/>
                  <w:bCs w:val="false"/>
                  <w:i w:val="false"/>
                  <w:iCs w:val="false"/>
                  <w:color w:val="000000"/>
                  <w:sz w:val="18"/>
                  <w:szCs w:val="18"/>
                </w:rPr>
                <w:t xml:space="preserve">Use your Summary Tables from Lessons 1 to 8 to help you. </w:t>
              </w:r>
            </w:ins>
            <w:r>
              <w:rPr>
                <w:rFonts w:ascii="Arial" w:cs="Arial" w:eastAsia="Arial" w:hAnsi="Arial"/>
                <w:b w:val="false"/>
                <w:bCs w:val="false"/>
                <w:i w:val="false"/>
                <w:iCs w:val="false"/>
                <w:color w:val="000000"/>
                <w:sz w:val="18"/>
                <w:szCs w:val="18"/>
              </w:rPr>
              <w:t xml:space="preserve">Write your answers in the space under each prompt</w:t>
            </w:r>
            <w:ins w:id="9002" w:author="Claude (AI) - proposed" w:date="2026-10-18T00:32:07Z">
              <w:r>
                <w:rPr>
                  <w:rFonts w:ascii="Arial" w:cs="Arial" w:eastAsia="Arial" w:hAnsi="Arial"/>
                  <w:b w:val="false"/>
                  <w:bCs w:val="false"/>
                  <w:i w:val="false"/>
                  <w:iCs w:val="false"/>
                  <w:color w:val="000000"/>
                  <w:sz w:val="18"/>
                  <w:szCs w:val="18"/>
                </w:rPr>
                <w:t xml:space="preserve">; if writing is hard for you, you may add a labelled diagram or explain part of your answer aloud to your teacher</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the bucket gains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20 kg bucket of water (weight 200 N) is lifted 8 m up a well at a steady speed in 20 s. The water surface is the 0 m level and the top of the well is 8 m above it.</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Bucket PE table (m = 20 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Height above water (m)</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 (J)</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Use PE = mgh to show how the table value for 8 m is found.</w:t>
            </w:r>
          </w:p>
          <w:p>
            <w:pPr>
              <w:keepNext/>
              <w:spacing w:after="40" w:before="0"/>
              <w:jc w:val="left"/>
            </w:pPr>
            <w:r>
              <w:rPr>
                <w:rFonts w:ascii="Arial" w:cs="Arial" w:eastAsia="Arial" w:hAnsi="Arial"/>
                <w:b/>
                <w:bCs/>
                <w:i w:val="false"/>
                <w:iCs w:val="false"/>
                <w:color w:val="000000"/>
                <w:sz w:val="18"/>
                <w:szCs w:val="18"/>
              </w:rPr>
              <w:t xml:space="preserve">(b) Mama Kavata lifts the bucket by hand. Mwende lifts it with the pulley system. Compare the energy the bucket gains in the two cases and explain why.</w:t>
            </w:r>
          </w:p>
          <w:p>
            <w:pPr>
              <w:keepNext/>
              <w:spacing w:after="40" w:before="0"/>
              <w:jc w:val="left"/>
            </w:pPr>
            <w:r>
              <w:rPr>
                <w:rFonts w:ascii="Arial" w:cs="Arial" w:eastAsia="Arial" w:hAnsi="Arial"/>
                <w:b/>
                <w:bCs/>
                <w:i w:val="false"/>
                <w:iCs w:val="false"/>
                <w:color w:val="000000"/>
                <w:sz w:val="18"/>
                <w:szCs w:val="18"/>
              </w:rPr>
              <w:t xml:space="preserve">(c) The bucket moves at a steady speed. What happens to its kinetic energy, and where does all of the energy gain go?</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Work, force and distance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 = Fd, with F in the direction of motion.</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Calculate the work Mama Kavata does lifting the bucket directly by hand through 8 m, and her power if the lift takes 20 s.</w:t>
            </w:r>
          </w:p>
          <w:p>
            <w:pPr>
              <w:keepNext/>
              <w:spacing w:after="40" w:before="0"/>
              <w:jc w:val="left"/>
            </w:pPr>
            <w:r>
              <w:rPr>
                <w:rFonts w:ascii="Arial" w:cs="Arial" w:eastAsia="Arial" w:hAnsi="Arial"/>
                <w:b/>
                <w:bCs/>
                <w:i w:val="false"/>
                <w:iCs w:val="false"/>
                <w:color w:val="000000"/>
                <w:sz w:val="18"/>
                <w:szCs w:val="18"/>
              </w:rPr>
              <w:t xml:space="preserve">(b) With the pulley system, Mwende pulls the rope with an effort of 125 N and the rope is pulled 16 m while the bucket rises 8 m in 20 s. Calculate the work she does and her input power.</w:t>
            </w:r>
          </w:p>
          <w:p>
            <w:pPr>
              <w:keepNext/>
              <w:spacing w:after="40" w:before="0"/>
              <w:jc w:val="left"/>
            </w:pPr>
            <w:r>
              <w:rPr>
                <w:rFonts w:ascii="Arial" w:cs="Arial" w:eastAsia="Arial" w:hAnsi="Arial"/>
                <w:b/>
                <w:bCs/>
                <w:i w:val="false"/>
                <w:iCs w:val="false"/>
                <w:color w:val="000000"/>
                <w:sz w:val="18"/>
                <w:szCs w:val="18"/>
              </w:rPr>
              <w:t xml:space="preserve">(c) Compare the force and the distance in the hand lift and the pulley lift. What does the pulley system change, and what does it not change about the work needed?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Where the energy comes from and where it goes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conservation of energy.</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Where does the energy come from to lift the bucket, and can the pulley create energy? Explain.</w:t>
            </w:r>
          </w:p>
          <w:p>
            <w:pPr>
              <w:keepNext/>
              <w:spacing w:after="40" w:before="0"/>
              <w:jc w:val="left"/>
            </w:pPr>
            <w:r>
              <w:rPr>
                <w:rFonts w:ascii="Arial" w:cs="Arial" w:eastAsia="Arial" w:hAnsi="Arial"/>
                <w:b/>
                <w:bCs/>
                <w:i w:val="false"/>
                <w:iCs w:val="false"/>
                <w:color w:val="000000"/>
                <w:sz w:val="18"/>
                <w:szCs w:val="18"/>
              </w:rPr>
              <w:t xml:space="preserve">(b) In the pulley lift, the bucket gains 1600 J of PE but Mwende does 2000 J of work. Calculate the difference and explain where this energy goes. Is it destroyed?</w:t>
            </w:r>
          </w:p>
          <w:p>
            <w:pPr>
              <w:keepNext/>
              <w:spacing w:after="40" w:before="0"/>
              <w:jc w:val="left"/>
            </w:pPr>
            <w:r>
              <w:rPr>
                <w:rFonts w:ascii="Arial" w:cs="Arial" w:eastAsia="Arial" w:hAnsi="Arial"/>
                <w:b/>
                <w:bCs/>
                <w:i w:val="false"/>
                <w:iCs w:val="false"/>
                <w:color w:val="000000"/>
                <w:sz w:val="18"/>
                <w:szCs w:val="18"/>
              </w:rPr>
              <w:t xml:space="preserve">(c) In Lesson 4, a real bucket </w:t>
            </w:r>
            <w:del w:id="9003" w:author="Claude (AI) - proposed" w:date="2026-10-18T00:32:07Z">
              <w:r>
                <w:rPr>
                  <w:rFonts w:ascii="Arial" w:cs="Arial" w:eastAsia="Arial" w:hAnsi="Arial"/>
                  <w:b/>
                  <w:bCs/>
                  <w:i w:val="false"/>
                  <w:iCs w:val="false"/>
                  <w:color w:val="000000"/>
                  <w:sz w:val="18"/>
                  <w:szCs w:val="18"/>
                </w:rPr>
                <w:delText xml:space="preserve">fell from</w:delText>
              </w:r>
            </w:del>
            <w:ins w:id="9004" w:author="Claude (AI) - proposed" w:date="2026-10-18T00:32:07Z">
              <w:r>
                <w:rPr>
                  <w:rFonts w:ascii="Arial" w:cs="Arial" w:eastAsia="Arial" w:hAnsi="Arial"/>
                  <w:b/>
                  <w:bCs/>
                  <w:i w:val="false"/>
                  <w:iCs w:val="false"/>
                  <w:color w:val="000000"/>
                  <w:sz w:val="18"/>
                  <w:szCs w:val="18"/>
                </w:rPr>
                <w:t xml:space="preserve">released on its rope fell</w:t>
              </w:r>
            </w:ins>
            <w:r>
              <w:rPr>
                <w:rFonts w:ascii="Arial" w:cs="Arial" w:eastAsia="Arial" w:hAnsi="Arial"/>
                <w:b/>
                <w:bCs/>
                <w:i w:val="false"/>
                <w:iCs w:val="false"/>
                <w:color w:val="000000"/>
                <w:sz w:val="18"/>
                <w:szCs w:val="18"/>
              </w:rPr>
              <w:t xml:space="preserve"> 8 m and hit the water at 11 m/s. Calculate its KE at the water using KE = ½mv², and the energy transferred to the surroundings, given that its PE at the top was 1600 J. How does this help you explain your answer to (b)?</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Machines, MA, VR and efficiency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pulley system has one fixed pulley and one movable pulley, with 2 rope sections supporting the bucket. The load is 200 N and the actual effort is 125 N. The rope is pulled 16 m while the bucket rises 8 m.</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Calculate the MA, the VR and the efficiency of the pulley system.</w:t>
            </w:r>
          </w:p>
          <w:p>
            <w:pPr>
              <w:keepNext/>
              <w:spacing w:after="40" w:before="0"/>
              <w:jc w:val="left"/>
            </w:pPr>
            <w:r>
              <w:rPr>
                <w:rFonts w:ascii="Arial" w:cs="Arial" w:eastAsia="Arial" w:hAnsi="Arial"/>
                <w:b/>
                <w:bCs/>
                <w:i w:val="false"/>
                <w:iCs w:val="false"/>
                <w:color w:val="000000"/>
                <w:sz w:val="18"/>
                <w:szCs w:val="18"/>
              </w:rPr>
              <w:t xml:space="preserve">(b) Calculate the effort needed if the pulley system had no friction (an ideal pulley system), using the VR.</w:t>
            </w:r>
          </w:p>
          <w:p>
            <w:pPr>
              <w:keepNext/>
              <w:spacing w:after="40" w:before="0"/>
              <w:jc w:val="left"/>
            </w:pPr>
            <w:r>
              <w:rPr>
                <w:rFonts w:ascii="Arial" w:cs="Arial" w:eastAsia="Arial" w:hAnsi="Arial"/>
                <w:b/>
                <w:bCs/>
                <w:i w:val="false"/>
                <w:iCs w:val="false"/>
                <w:color w:val="000000"/>
                <w:sz w:val="18"/>
                <w:szCs w:val="18"/>
              </w:rPr>
              <w:t xml:space="preserve">(c) A crowbar lifts a 400 N load with an effort of 125 N. The effort arm is 1.2 m and the load arm is 0.3 m. Calculate its MA, VR and efficiency, and say which is more efficient, the crowbar or the ramp that has an efficiency of 62.5%.</w:t>
            </w:r>
          </w:p>
          <w:p>
            <w:pPr>
              <w:keepNext/>
              <w:spacing w:after="40" w:before="0"/>
              <w:jc w:val="left"/>
            </w:pPr>
            <w:r>
              <w:rPr>
                <w:rFonts w:ascii="Arial" w:cs="Arial" w:eastAsia="Arial" w:hAnsi="Arial"/>
                <w:b/>
                <w:bCs/>
                <w:i w:val="false"/>
                <w:iCs w:val="false"/>
                <w:color w:val="000000"/>
                <w:sz w:val="18"/>
                <w:szCs w:val="18"/>
              </w:rPr>
              <w:t xml:space="preserve">(d) A single fixed pulley has VR = 1. What does it do, and why can a child still use it at the well?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explanation (6 to 8 sentences) that answers the driving question: How do pulleys reduce the effort needed to lift water, and how does energy transfer in the process? Include: (i) the energy the bucket gains, (ii) the effort and the rope distance in the hand lift and in the pulley lift, (iii) where the energy comes from, (iv) what happens to the energy that does not become PE, and (v) the statement about conservation of energy. Use the numbers from the Kitui well.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data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5" w:author="Claude (AI) - proposed" w:date="2026-10-18T00:32:07Z">
              <w:r>
                <w:rPr>
                  <w:rFonts w:ascii="Arial" w:cs="Arial" w:eastAsia="Arial" w:hAnsi="Arial"/>
                  <w:b w:val="false"/>
                  <w:bCs w:val="false"/>
                  <w:i w:val="false"/>
                  <w:iCs w:val="false"/>
                  <w:color w:val="000000"/>
                  <w:sz w:val="18"/>
                  <w:szCs w:val="18"/>
                </w:rPr>
                <w:delText xml:space="preserve">All</w:delText>
              </w:r>
            </w:del>
            <w:ins w:id="9006" w:author="Claude (AI) - proposed" w:date="2026-10-18T00:32:07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calculations (PE, work, power, KE, MA, VR, efficiency) are correct, use g = 10 N/kg, show </w:t>
            </w:r>
            <w:del w:id="9007" w:author="Claude (AI) - proposed" w:date="2026-10-18T00:32:07Z">
              <w:r>
                <w:rPr>
                  <w:rFonts w:ascii="Arial" w:cs="Arial" w:eastAsia="Arial" w:hAnsi="Arial"/>
                  <w:b w:val="false"/>
                  <w:bCs w:val="false"/>
                  <w:i w:val="false"/>
                  <w:iCs w:val="false"/>
                  <w:color w:val="000000"/>
                  <w:sz w:val="18"/>
                  <w:szCs w:val="18"/>
                </w:rPr>
                <w:delText xml:space="preserve">steps</w:delText>
              </w:r>
            </w:del>
            <w:ins w:id="9008" w:author="Claude (AI) - proposed" w:date="2026-10-18T00:32:07Z">
              <w:r>
                <w:rPr>
                  <w:rFonts w:ascii="Arial" w:cs="Arial" w:eastAsia="Arial" w:hAnsi="Arial"/>
                  <w:b w:val="false"/>
                  <w:bCs w:val="false"/>
                  <w:i w:val="false"/>
                  <w:iCs w:val="false"/>
                  <w:color w:val="000000"/>
                  <w:sz w:val="18"/>
                  <w:szCs w:val="18"/>
                </w:rPr>
                <w:t xml:space="preserve">every step</w:t>
              </w:r>
            </w:ins>
            <w:r>
              <w:rPr>
                <w:rFonts w:ascii="Arial" w:cs="Arial" w:eastAsia="Arial" w:hAnsi="Arial"/>
                <w:b w:val="false"/>
                <w:bCs w:val="false"/>
                <w:i w:val="false"/>
                <w:iCs w:val="false"/>
                <w:color w:val="000000"/>
                <w:sz w:val="18"/>
                <w:szCs w:val="18"/>
              </w:rPr>
              <w:t xml:space="preserve"> and give correct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09" w:author="Claude (AI) - proposed" w:date="2026-10-18T00:32:07Z">
              <w:r>
                <w:rPr>
                  <w:rFonts w:ascii="Arial" w:cs="Arial" w:eastAsia="Arial" w:hAnsi="Arial"/>
                  <w:b w:val="false"/>
                  <w:bCs w:val="false"/>
                  <w:i w:val="false"/>
                  <w:iCs w:val="false"/>
                  <w:color w:val="000000"/>
                  <w:sz w:val="18"/>
                  <w:szCs w:val="18"/>
                </w:rPr>
                <w:delText xml:space="preserve">Most</w:delText>
              </w:r>
            </w:del>
            <w:ins w:id="9010" w:author="Claude (AI) - proposed" w:date="2026-10-18T00:32:07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calculations are correct with steps; one or two small slips in units or arithmetic.</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1" w:author="Claude (AI) - proposed" w:date="2026-10-18T00:32:07Z">
              <w:r>
                <w:rPr>
                  <w:rFonts w:ascii="Arial" w:cs="Arial" w:eastAsia="Arial" w:hAnsi="Arial"/>
                  <w:b w:val="false"/>
                  <w:bCs w:val="false"/>
                  <w:i w:val="false"/>
                  <w:iCs w:val="false"/>
                  <w:color w:val="000000"/>
                  <w:sz w:val="18"/>
                  <w:szCs w:val="18"/>
                </w:rPr>
                <w:delText xml:space="preserve">Several</w:delText>
              </w:r>
            </w:del>
            <w:ins w:id="9012" w:author="Claude (AI) - proposed" w:date="2026-10-18T00:32:07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calculations are missing, incorrect or have no units or working.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pulley feels easier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3" w:author="Claude (AI) - proposed" w:date="2026-10-18T00:32:07Z">
              <w:r>
                <w:rPr>
                  <w:rFonts w:ascii="Arial" w:cs="Arial" w:eastAsia="Arial" w:hAnsi="Arial"/>
                  <w:b w:val="false"/>
                  <w:bCs w:val="false"/>
                  <w:i w:val="false"/>
                  <w:iCs w:val="false"/>
                  <w:color w:val="000000"/>
                  <w:sz w:val="18"/>
                  <w:szCs w:val="18"/>
                </w:rPr>
                <w:delText xml:space="preserve">Clearly</w:delText>
              </w:r>
            </w:del>
            <w:ins w:id="9014" w:author="Claude (AI) - proposed" w:date="2026-10-18T00:32:07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states a smaller force (125 N vs 200 N) over a longer distance (16 m vs 8 m) and that the work needed is not reduced.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5" w:author="Claude (AI) - proposed" w:date="2026-10-18T00:32:07Z">
              <w:r>
                <w:rPr>
                  <w:rFonts w:ascii="Arial" w:cs="Arial" w:eastAsia="Arial" w:hAnsi="Arial"/>
                  <w:b w:val="false"/>
                  <w:bCs w:val="false"/>
                  <w:i w:val="false"/>
                  <w:iCs w:val="false"/>
                  <w:color w:val="000000"/>
                  <w:sz w:val="18"/>
                  <w:szCs w:val="18"/>
                </w:rPr>
                <w:delText xml:space="preserve">States</w:delText>
              </w:r>
            </w:del>
            <w:ins w:id="9016" w:author="Claude (AI) - proposed" w:date="2026-10-18T00:32:07Z">
              <w:r>
                <w:rPr>
                  <w:rFonts w:ascii="Arial" w:cs="Arial" w:eastAsia="Arial" w:hAnsi="Arial"/>
                  <w:b w:val="false"/>
                  <w:bCs w:val="false"/>
                  <w:i w:val="false"/>
                  <w:iCs w:val="false"/>
                  <w:color w:val="000000"/>
                  <w:sz w:val="18"/>
                  <w:szCs w:val="18"/>
                </w:rPr>
                <w:t xml:space="preserve">Meets Expectations: states</w:t>
              </w:r>
            </w:ins>
            <w:r>
              <w:rPr>
                <w:rFonts w:ascii="Arial" w:cs="Arial" w:eastAsia="Arial" w:hAnsi="Arial"/>
                <w:b w:val="false"/>
                <w:bCs w:val="false"/>
                <w:i w:val="false"/>
                <w:iCs w:val="false"/>
                <w:color w:val="000000"/>
                <w:sz w:val="18"/>
                <w:szCs w:val="18"/>
              </w:rPr>
              <w:t xml:space="preserve"> the smaller force and longer distance but is unclear about the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7" w:author="Claude (AI) - proposed" w:date="2026-10-18T00:32:07Z">
              <w:r>
                <w:rPr>
                  <w:rFonts w:ascii="Arial" w:cs="Arial" w:eastAsia="Arial" w:hAnsi="Arial"/>
                  <w:b w:val="false"/>
                  <w:bCs w:val="false"/>
                  <w:i w:val="false"/>
                  <w:iCs w:val="false"/>
                  <w:color w:val="000000"/>
                  <w:sz w:val="18"/>
                  <w:szCs w:val="18"/>
                </w:rPr>
                <w:delText xml:space="preserve">Says</w:delText>
              </w:r>
            </w:del>
            <w:ins w:id="9018" w:author="Claude (AI) - proposed" w:date="2026-10-18T00:32:07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the pulley makes lifting easier without describing force and distance, or claims the pulley reduces work or gives energy.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transfer and conservation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2:07Z">
              <w:r>
                <w:rPr>
                  <w:rFonts w:ascii="Arial" w:cs="Arial" w:eastAsia="Arial" w:hAnsi="Arial"/>
                  <w:b w:val="false"/>
                  <w:bCs w:val="false"/>
                  <w:i w:val="false"/>
                  <w:iCs w:val="false"/>
                  <w:color w:val="000000"/>
                  <w:sz w:val="18"/>
                  <w:szCs w:val="18"/>
                </w:rPr>
                <w:delText xml:space="preserve">Identifies</w:delText>
              </w:r>
            </w:del>
            <w:ins w:id="9020" w:author="Claude (AI) - proposed" w:date="2026-10-18T00:32:07Z">
              <w:r>
                <w:rPr>
                  <w:rFonts w:ascii="Arial" w:cs="Arial" w:eastAsia="Arial" w:hAnsi="Arial"/>
                  <w:b w:val="false"/>
                  <w:bCs w:val="false"/>
                  <w:i w:val="false"/>
                  <w:iCs w:val="false"/>
                  <w:color w:val="000000"/>
                  <w:sz w:val="18"/>
                  <w:szCs w:val="18"/>
                </w:rPr>
                <w:t xml:space="preserve">Exceeds Expectations: identifies</w:t>
              </w:r>
            </w:ins>
            <w:r>
              <w:rPr>
                <w:rFonts w:ascii="Arial" w:cs="Arial" w:eastAsia="Arial" w:hAnsi="Arial"/>
                <w:b w:val="false"/>
                <w:bCs w:val="false"/>
                <w:i w:val="false"/>
                <w:iCs w:val="false"/>
                <w:color w:val="000000"/>
                <w:sz w:val="18"/>
                <w:szCs w:val="18"/>
              </w:rPr>
              <w:t xml:space="preserve"> the chemical energy from food as the source, accounts for 2000 J = 1600 J PE + 400 J heat, and states that energy is conserved and not destroyed.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1" w:author="Claude (AI) - proposed" w:date="2026-10-18T00:32:07Z">
              <w:r>
                <w:rPr>
                  <w:rFonts w:ascii="Arial" w:cs="Arial" w:eastAsia="Arial" w:hAnsi="Arial"/>
                  <w:b w:val="false"/>
                  <w:bCs w:val="false"/>
                  <w:i w:val="false"/>
                  <w:iCs w:val="false"/>
                  <w:color w:val="000000"/>
                  <w:sz w:val="18"/>
                  <w:szCs w:val="18"/>
                </w:rPr>
                <w:delText xml:space="preserve">Identifies</w:delText>
              </w:r>
            </w:del>
            <w:ins w:id="9022" w:author="Claude (AI) - proposed" w:date="2026-10-18T00:32:07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the energy source and the 400 J as heat, but conservation is incompletely stated.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3" w:author="Claude (AI) - proposed" w:date="2026-10-18T00:32:07Z">
              <w:r>
                <w:rPr>
                  <w:rFonts w:ascii="Arial" w:cs="Arial" w:eastAsia="Arial" w:hAnsi="Arial"/>
                  <w:b w:val="false"/>
                  <w:bCs w:val="false"/>
                  <w:i w:val="false"/>
                  <w:iCs w:val="false"/>
                  <w:color w:val="000000"/>
                  <w:sz w:val="18"/>
                  <w:szCs w:val="18"/>
                </w:rPr>
                <w:delText xml:space="preserve">Does</w:delText>
              </w:r>
            </w:del>
            <w:ins w:id="9024" w:author="Claude (AI) - proposed" w:date="2026-10-18T00:32:07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identify the source, or says the energy is lost or destroyed.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Machine terms and efficiency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5" w:author="Claude (AI) - proposed" w:date="2026-10-18T00:32:07Z">
              <w:r>
                <w:rPr>
                  <w:rFonts w:ascii="Arial" w:cs="Arial" w:eastAsia="Arial" w:hAnsi="Arial"/>
                  <w:b w:val="false"/>
                  <w:bCs w:val="false"/>
                  <w:i w:val="false"/>
                  <w:iCs w:val="false"/>
                  <w:color w:val="000000"/>
                  <w:sz w:val="18"/>
                  <w:szCs w:val="18"/>
                </w:rPr>
                <w:delText xml:space="preserve">Correctly</w:delText>
              </w:r>
            </w:del>
            <w:ins w:id="9026" w:author="Claude (AI) - proposed" w:date="2026-10-18T00:32:07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defines and calculates MA, VR and efficiency, and compares </w:t>
            </w:r>
            <w:ins w:id="9027" w:author="Claude (AI) - proposed" w:date="2026-10-18T00:32:07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machines and the fixed pulley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8" w:author="Claude (AI) - proposed" w:date="2026-10-18T00:32:07Z">
              <w:r>
                <w:rPr>
                  <w:rFonts w:ascii="Arial" w:cs="Arial" w:eastAsia="Arial" w:hAnsi="Arial"/>
                  <w:b w:val="false"/>
                  <w:bCs w:val="false"/>
                  <w:i w:val="false"/>
                  <w:iCs w:val="false"/>
                  <w:color w:val="000000"/>
                  <w:sz w:val="18"/>
                  <w:szCs w:val="18"/>
                </w:rPr>
                <w:delText xml:space="preserve">Calculates</w:delText>
              </w:r>
            </w:del>
            <w:ins w:id="9029" w:author="Claude (AI) - proposed" w:date="2026-10-18T00:32:07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most of MA, VR and efficiency correctly with minor errors in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32:07Z">
              <w:r>
                <w:rPr>
                  <w:rFonts w:ascii="Arial" w:cs="Arial" w:eastAsia="Arial" w:hAnsi="Arial"/>
                  <w:b w:val="false"/>
                  <w:bCs w:val="false"/>
                  <w:i w:val="false"/>
                  <w:iCs w:val="false"/>
                  <w:color w:val="000000"/>
                  <w:sz w:val="18"/>
                  <w:szCs w:val="18"/>
                </w:rPr>
                <w:delText xml:space="preserve">Confuses</w:delText>
              </w:r>
            </w:del>
            <w:ins w:id="9031" w:author="Claude (AI) - proposed" w:date="2026-10-18T00:32:07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MA, VR and efficiency or cannot calculate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2" w:author="Claude (AI) - proposed" w:date="2026-10-18T00:32:07Z">
              <w:r>
                <w:rPr>
                  <w:rFonts w:ascii="Arial" w:cs="Arial" w:eastAsia="Arial" w:hAnsi="Arial"/>
                  <w:b w:val="false"/>
                  <w:bCs w:val="false"/>
                  <w:i w:val="false"/>
                  <w:iCs w:val="false"/>
                  <w:color w:val="000000"/>
                  <w:sz w:val="18"/>
                  <w:szCs w:val="18"/>
                </w:rPr>
                <w:delText xml:space="preserve">The</w:delText>
              </w:r>
            </w:del>
            <w:ins w:id="9033" w:author="Claude (AI) - proposed" w:date="2026-10-18T00:32:07Z">
              <w:r>
                <w:rPr>
                  <w:rFonts w:ascii="Arial" w:cs="Arial" w:eastAsia="Arial" w:hAnsi="Arial"/>
                  <w:b w:val="false"/>
                  <w:bCs w:val="false"/>
                  <w:i w:val="false"/>
                  <w:iCs w:val="false"/>
                  <w:color w:val="000000"/>
                  <w:sz w:val="18"/>
                  <w:szCs w:val="18"/>
                </w:rPr>
                <w:t xml:space="preserve">Exceeds Expectations: the</w:t>
              </w:r>
            </w:ins>
            <w:r>
              <w:rPr>
                <w:rFonts w:ascii="Arial" w:cs="Arial" w:eastAsia="Arial" w:hAnsi="Arial"/>
                <w:b w:val="false"/>
                <w:bCs w:val="false"/>
                <w:i w:val="false"/>
                <w:iCs w:val="false"/>
                <w:color w:val="000000"/>
                <w:sz w:val="18"/>
                <w:szCs w:val="18"/>
              </w:rPr>
              <w:t xml:space="preserve"> explanation is organised, uses scientific terms accurately and refers to the Kitui well data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8T00:32:07Z">
              <w:r>
                <w:rPr>
                  <w:rFonts w:ascii="Arial" w:cs="Arial" w:eastAsia="Arial" w:hAnsi="Arial"/>
                  <w:b w:val="false"/>
                  <w:bCs w:val="false"/>
                  <w:i w:val="false"/>
                  <w:iCs w:val="false"/>
                  <w:color w:val="000000"/>
                  <w:sz w:val="18"/>
                  <w:szCs w:val="18"/>
                </w:rPr>
                <w:delText xml:space="preserve">The</w:delText>
              </w:r>
            </w:del>
            <w:ins w:id="9035" w:author="Claude (AI) - proposed" w:date="2026-10-18T00:32:07Z">
              <w:r>
                <w:rPr>
                  <w:rFonts w:ascii="Arial" w:cs="Arial" w:eastAsia="Arial" w:hAnsi="Arial"/>
                  <w:b w:val="false"/>
                  <w:bCs w:val="false"/>
                  <w:i w:val="false"/>
                  <w:iCs w:val="false"/>
                  <w:color w:val="000000"/>
                  <w:sz w:val="18"/>
                  <w:szCs w:val="18"/>
                </w:rPr>
                <w:t xml:space="preserve">Meets Expectations: the</w:t>
              </w:r>
            </w:ins>
            <w:r>
              <w:rPr>
                <w:rFonts w:ascii="Arial" w:cs="Arial" w:eastAsia="Arial" w:hAnsi="Arial"/>
                <w:b w:val="false"/>
                <w:bCs w:val="false"/>
                <w:i w:val="false"/>
                <w:iCs w:val="false"/>
                <w:color w:val="000000"/>
                <w:sz w:val="18"/>
                <w:szCs w:val="18"/>
              </w:rPr>
              <w:t xml:space="preserve"> explanation is mostly clear with some terms used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6" w:author="Claude (AI) - proposed" w:date="2026-10-18T00:32:07Z">
              <w:r>
                <w:rPr>
                  <w:rFonts w:ascii="Arial" w:cs="Arial" w:eastAsia="Arial" w:hAnsi="Arial"/>
                  <w:b w:val="false"/>
                  <w:bCs w:val="false"/>
                  <w:i w:val="false"/>
                  <w:iCs w:val="false"/>
                  <w:color w:val="000000"/>
                  <w:sz w:val="18"/>
                  <w:szCs w:val="18"/>
                </w:rPr>
                <w:delText xml:space="preserve">The</w:delText>
              </w:r>
            </w:del>
            <w:ins w:id="9037" w:author="Claude (AI) - proposed" w:date="2026-10-18T00:32:07Z">
              <w:r>
                <w:rPr>
                  <w:rFonts w:ascii="Arial" w:cs="Arial" w:eastAsia="Arial" w:hAnsi="Arial"/>
                  <w:b w:val="false"/>
                  <w:bCs w:val="false"/>
                  <w:i w:val="false"/>
                  <w:iCs w:val="false"/>
                  <w:color w:val="000000"/>
                  <w:sz w:val="18"/>
                  <w:szCs w:val="18"/>
                </w:rPr>
                <w:t xml:space="preserve">Approaches Expectations: the</w:t>
              </w:r>
            </w:ins>
            <w:r>
              <w:rPr>
                <w:rFonts w:ascii="Arial" w:cs="Arial" w:eastAsia="Arial" w:hAnsi="Arial"/>
                <w:b w:val="false"/>
                <w:bCs w:val="false"/>
                <w:i w:val="false"/>
                <w:iCs w:val="false"/>
                <w:color w:val="000000"/>
                <w:sz w:val="18"/>
                <w:szCs w:val="18"/>
              </w:rPr>
              <w:t xml:space="preserve"> explanation is disorganised or uses few scientific terms.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a3-9altbbifq8hv0gkg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vlp9flxrncqfvgefsoab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pumqqyll-s_ladz3wpr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a3-9altbbifq8hv0gkgz" Type="http://schemas.openxmlformats.org/officeDocument/2006/relationships/hyperlink" Target="https://creativecommons.org/licenses/by-nc/4.0/" TargetMode="External"/><Relationship Id="rIdvlp9flxrncqfvgefsoabi" Type="http://schemas.openxmlformats.org/officeDocument/2006/relationships/hyperlink" Target="https://creativecommons.org/licenses/by-nc/4.0/" TargetMode="External"/><Relationship Id="rIdrpumqqyll-s_ladz3wpr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2026-10-18T00:32:06.374Z</dcterms:created>
  <dcterms:modified xsi:type="dcterms:W3CDTF">2026-10-18T00:32:06.374Z</dcterms:modified>
</cp:coreProperties>
</file>

<file path=docProps/custom.xml><?xml version="1.0" encoding="utf-8"?>
<Properties xmlns="http://schemas.openxmlformats.org/officeDocument/2006/custom-properties" xmlns:vt="http://schemas.openxmlformats.org/officeDocument/2006/docPropsVTypes"/>
</file>