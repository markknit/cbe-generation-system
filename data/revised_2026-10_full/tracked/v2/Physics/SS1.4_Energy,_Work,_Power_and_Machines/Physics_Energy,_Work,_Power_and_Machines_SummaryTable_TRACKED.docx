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PHYSICS GRADE 10</w:t>
      </w:r>
    </w:p>
    <w:p>
      <w:pPr>
        <w:keepNext w:val="false"/>
        <w:spacing w:after="60" w:before="0"/>
        <w:jc w:val="center"/>
      </w:pPr>
      <w:r>
        <w:rPr>
          <w:rFonts w:ascii="Arial" w:cs="Arial" w:eastAsia="Arial" w:hAnsi="Arial"/>
          <w:b w:val="false"/>
          <w:bCs w:val="false"/>
          <w:i/>
          <w:iCs/>
          <w:color w:val="1F6B75"/>
          <w:sz w:val="22"/>
          <w:szCs w:val="22"/>
        </w:rPr>
        <w:t xml:space="preserve">Sub-Strand 1.4: Energy, Work, Power and Machines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1.4: Energy, Work, Power and Machines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pulleys reduce the effort needed to lift water, and how does energy transfer in the process?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Kinetic and Potential Energy: The Bucket in the Well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Energy Skate Park simulation we observed that the skater has the greatest potential energy at the highest point and the greatest kinetic energy at the lowest point, with energy moving between the two as the skater moves. We also observed from the bucket table that the higher the bucket is in the Kitui well, the more potential energy it has, rising from 0 J at the water to 1600 J at the top.</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Potential energy is energy stored because of position, such as a bucket lifted up the well, and kinetic energy is energy an object has because it is moving. A bucket lifted higher stores more potential energy, and stored energy can change into movement energy when something falls.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Mama Kavata and Mwende both raise the bucket the same 8 m, so the bucket gains stored (potential) energy as it rises in both cases. We cannot yet explain why the pulley makes it easier, where the energy for lifting comes from, or whether any energy is lost; these questions are on our Driving Question Board for the lessons ahead.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Energy Transformations and the Formulas KE = ½mv² and PE = mgh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swung a 0.5 kg pendulum bob raised 0.2 m and watched it move fastest at the bottom and stop at the top of its swing. We saw a roller coaster car speed up going down a hill and slow down going up. We read the free-fall table for the 20 kg bucket from 8 m to 0 m, where PE falls from 1600 J to 0 J as KE rises from 0 J to 1600 J.</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 = mgh and KE = ½mv², with g = 10 N/kg and energy in joules. The pendulum has 1 J of PE at the top and 1 J of KE (2 m/s) at the bottom. The roller coaster car has 200 000 J of PE at the top and 200 000 J of KE (20 m/s) at the bottom in the ideal case. Energy changes form between PE and KE. The bucket gains 400, 800, 1200 and 1600 J of PE at 2, 4, 6 and 8 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bucket in the Kitui well gains 1600 J of PE when raised 8 m (200 N x 8 m), whether Mama Kavata lifts it by hand or Mwende uses the pulley system, because PE depends only on weight and height. This does not yet explain why the pulley feels easier or where the energy comes from; those questions stay on the DQB for the next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Conservation of Energy: Does the Total Stay the Same? Pendulum and the Falling Bucket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PhET Pendulum Lab and in the free-fall table for the 20 kg bucket released from 8 m, we observed that PE decreases and KE increases as the object moves down, while the total KE + PE stays the same: 1600 J at every height for the bucket and 1 J for the 0.5 kg pendulum bob raised 0.2 m. With friction turned on in the simulation, the swing slowly died down.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in an ideal system (no friction) the total energy stays constant. Energy is never created or destroyed, only transformed (PE to KE and back) or transferred. We also learned that the energy to lift the bucket in Kitui comes from the chemical energy in the person's body from food such as ugali and githeri, not from the pulley.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bucket gains 1600 J of PE when it is lifted 8 m, so this energy must come from somewhere, because energy cannot be made from nothing. The pulley cannot create energy. We still need to explain why the pulley makes the effort smaller and whether any energy is lost in a real system; we will investigate these questions in the next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Conservation of Energy in Applications: Where Does the Bucket's Energy Go in a Real Fall?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real bucket fall measured 11 m/s at the water, not the ideal 12.6 m/s. Its KE was 1210 J instead of 1600 J. A sliding block became warm and made sound and stopped on a rough surface.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in real systems the total energy is still conserved, but some energy is transferred to the surroundings as heat and sound through friction. 'Lost' energy is not destroyed. The 1600 J of PE became 1210 J of KE plus 390 J of heat, sound and air/rope friction.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real bucket is slower than the ideal one because 390 J of its energy was transferred to heat and sound, so energy is conserved overall. This suggests that in Mama Kavata's pulley system some energy will also be transferred as heat by friction, which we will measure later.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Work: W = Fd – What Does Mama Kavata's Lift Really Do?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2 kg load lifted 1 m needed about 20 N of force, giving F x d = 20 J, and that holding the load still or carrying it sideways involved no distance in the direction of the force. For the bucket in the Kitui well, 200 N x 2 m, 4 m, 6 m and 8 m gave 400 J, 800 J, 1200 J and 1600 J, matching the PE 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work is done when a force moves an object in the direction of the force, W = Fd, measured in joules. Work is positive when the force and motion are in the same direction and negative when they are opposite. Mama Kavata does +1600 J lifting the bucket, gravity does -1600 J, and the net work is 0 J at steady speed. When lowering the bucket, the signs are reversed.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direct lift needs 200 N over 8 m, so the woman does 1600 J of work, which becomes the 1600 J of PE gained by the bucket. The energy comes from the chemical energy in her body from food such as ugali and githeri. We still need to find out how the pulley system changes the force and distance and whether it changes the work, which we will investigate in Lesson 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Work and Energy: Hand Lift versus Pulley System at the Kitui Well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lifting the 20 kg bucket 8 m by hand needs 200 N over 8 m (1600 J), while with the pulley system the effort is only 125 N but the rope is pulled 16 m, giving 2000 J of work input. In our model lift, the pulley effort was smaller than the weight but the string moved further.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work done on an object equals its change in energy, so the bucket gains 1600 J of PE either way. The pulley does not reduce the work needed; it trades a smaller force for a longer distance. The extra 400 J (20%) is transferred as heat (and a little sound) by friction, so energy is conserved.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pulley system feels easier for Mwende because she pulls with 125 N instead of 200 N, but she pulls 16 m instead of 8 m. Her </w:t>
            </w:r>
            <w:del w:id="9001" w:author="Claude (AI) - proposed" w:date="2026-10-18T00:32:07Z">
              <w:r>
                <w:rPr>
                  <w:rFonts w:ascii="Arial" w:cs="Arial" w:eastAsia="Arial" w:hAnsi="Arial"/>
                  <w:b w:val="false"/>
                  <w:bCs w:val="false"/>
                  <w:i w:val="false"/>
                  <w:iCs w:val="false"/>
                  <w:color w:val="000000"/>
                  <w:sz w:val="18"/>
                  <w:szCs w:val="18"/>
                </w:rPr>
                <w:delText xml:space="preserve">body supplies 2000 J from chemical energy in</w:delText>
              </w:r>
            </w:del>
            <w:ins w:id="9002" w:author="Claude (AI) - proposed" w:date="2026-10-18T00:32:07Z">
              <w:r>
                <w:rPr>
                  <w:rFonts w:ascii="Arial" w:cs="Arial" w:eastAsia="Arial" w:hAnsi="Arial"/>
                  <w:b w:val="false"/>
                  <w:bCs w:val="false"/>
                  <w:i w:val="false"/>
                  <w:iCs w:val="false"/>
                  <w:color w:val="000000"/>
                  <w:sz w:val="18"/>
                  <w:szCs w:val="18"/>
                </w:rPr>
                <w:t xml:space="preserve">muscles do 2000 J of work, using chemical energy from</w:t>
              </w:r>
            </w:ins>
            <w:r>
              <w:rPr>
                <w:rFonts w:ascii="Arial" w:cs="Arial" w:eastAsia="Arial" w:hAnsi="Arial"/>
                <w:b w:val="false"/>
                <w:bCs w:val="false"/>
                <w:i w:val="false"/>
                <w:iCs w:val="false"/>
                <w:color w:val="000000"/>
                <w:sz w:val="18"/>
                <w:szCs w:val="18"/>
              </w:rPr>
              <w:t xml:space="preserve"> food such as ugali and githeri</w:t>
            </w:r>
            <w:ins w:id="9003" w:author="Claude (AI) - proposed" w:date="2026-10-18T00:32:07Z">
              <w:r>
                <w:rPr>
                  <w:rFonts w:ascii="Arial" w:cs="Arial" w:eastAsia="Arial" w:hAnsi="Arial"/>
                  <w:b w:val="false"/>
                  <w:bCs w:val="false"/>
                  <w:i w:val="false"/>
                  <w:iCs w:val="false"/>
                  <w:color w:val="000000"/>
                  <w:sz w:val="18"/>
                  <w:szCs w:val="18"/>
                </w:rPr>
                <w:t xml:space="preserve"> (her body uses about four times this in total, most of it warming her body)</w:t>
              </w:r>
            </w:ins>
            <w:r>
              <w:rPr>
                <w:rFonts w:ascii="Arial" w:cs="Arial" w:eastAsia="Arial" w:hAnsi="Arial"/>
                <w:b w:val="false"/>
                <w:bCs w:val="false"/>
                <w:i w:val="false"/>
                <w:iCs w:val="false"/>
                <w:color w:val="000000"/>
                <w:sz w:val="18"/>
                <w:szCs w:val="18"/>
              </w:rPr>
              <w:t xml:space="preserve">; 1600 J becomes PE of the bucket and 400 J becomes heat in the pulleys and rope, so no energy is destroyed.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Work Against Friction and Power: Dragging the Maize Sack and Lifting Water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dragging a sack of maize across rough ground needs a larger friction force (150 N) than on smooth concrete (100 N), so more work is done over the same 10 m (1500 J versus 1000 J). We also saw that the same stair climb (1500 J) takes 6 s when walking and 3 s when running, and that the pulley system needs 2000 J input in 20 s (100 W) while hand lifting needs 1600 J in 20 s (80 W).</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friction does negative work on a moving object, so a person must do work equal to friction x distance to keep it moving at steady speed, and that this energy is transferred as heat. We learned that power is the rate of doing work, P = W/t, measured in watts where 1 W = 1 J/s, and that doing the same work faster needs more power.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pulley system needs 2000 J of input although the bucket gains only 1600 J of PE because friction in the pulleys and rope transfers 400 J to heat, just as friction turns the work of dragging the maize sack into heat. No energy is destroyed. The pulley lets Mwende use a smaller 125 N force over a longer 16 m rope pull, and its useful output power of 80 W equals the hand lift power while its input power is 100 W.</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Simple Machines, MA, VR, Efficiency and the Final Model: Why the Pulley Makes the Bucket Feel Light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pulley system needs an effort of 125 N for a 200 N load, with the rope pulled 16 m while the bucket rises 8 m. We observed that the ramp needs 200 N for a 500 N sack over 4 m and the crowbar needs 125 N for a 400 N load. In all three machines the work input was more than the useful work output.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MA = load/effort, VR = effort distance/load distance and efficiency = (MA/VR) x 100%. The pulley system has MA 1.6, VR 2 and 80% efficiency; the ramp has 2.5, 4 and 62.5%; the crowbar has 3.2, 4 and 80%. A single fixed pulley has VR = 1 and only changes the direction of the force. A machine never reduces the work needed; it trades a smaller force for a longer distance.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bucket gains 1600 J of PE whether Mama Kavata lifts it by hand or Mwende uses the pulley system. The pulley lets Mwende pull 125 N instead of 200 N, but over 16 m instead of 8 m, so </w:t>
            </w:r>
            <w:ins w:id="9004" w:author="Claude (AI) - proposed" w:date="2026-10-18T00:32:07Z">
              <w:r>
                <w:rPr>
                  <w:rFonts w:ascii="Arial" w:cs="Arial" w:eastAsia="Arial" w:hAnsi="Arial"/>
                  <w:b w:val="false"/>
                  <w:bCs w:val="false"/>
                  <w:i w:val="false"/>
                  <w:iCs w:val="false"/>
                  <w:color w:val="000000"/>
                  <w:sz w:val="18"/>
                  <w:szCs w:val="18"/>
                </w:rPr>
                <w:t xml:space="preserve">she does </w:t>
              </w:r>
            </w:ins>
            <w:r>
              <w:rPr>
                <w:rFonts w:ascii="Arial" w:cs="Arial" w:eastAsia="Arial" w:hAnsi="Arial"/>
                <w:b w:val="false"/>
                <w:bCs w:val="false"/>
                <w:i w:val="false"/>
                <w:iCs w:val="false"/>
                <w:color w:val="000000"/>
                <w:sz w:val="18"/>
                <w:szCs w:val="18"/>
              </w:rPr>
              <w:t xml:space="preserve">2000 J of</w:t>
            </w:r>
            <w:ins w:id="9005" w:author="Claude (AI) - proposed" w:date="2026-10-18T00:32:07Z">
              <w:r>
                <w:rPr>
                  <w:rFonts w:ascii="Arial" w:cs="Arial" w:eastAsia="Arial" w:hAnsi="Arial"/>
                  <w:b w:val="false"/>
                  <w:bCs w:val="false"/>
                  <w:i w:val="false"/>
                  <w:iCs w:val="false"/>
                  <w:color w:val="000000"/>
                  <w:sz w:val="18"/>
                  <w:szCs w:val="18"/>
                </w:rPr>
                <w:t xml:space="preserve"> work, using</w:t>
              </w:r>
            </w:ins>
            <w:r>
              <w:rPr>
                <w:rFonts w:ascii="Arial" w:cs="Arial" w:eastAsia="Arial" w:hAnsi="Arial"/>
                <w:b w:val="false"/>
                <w:bCs w:val="false"/>
                <w:i w:val="false"/>
                <w:iCs w:val="false"/>
                <w:color w:val="000000"/>
                <w:sz w:val="18"/>
                <w:szCs w:val="18"/>
              </w:rPr>
              <w:t xml:space="preserve"> chemical energy from food (ugali, githeri)</w:t>
            </w:r>
            <w:del w:id="9006" w:author="Claude (AI) - proposed" w:date="2026-10-18T00:32:07Z">
              <w:r>
                <w:rPr>
                  <w:rFonts w:ascii="Arial" w:cs="Arial" w:eastAsia="Arial" w:hAnsi="Arial"/>
                  <w:b w:val="false"/>
                  <w:bCs w:val="false"/>
                  <w:i w:val="false"/>
                  <w:iCs w:val="false"/>
                  <w:color w:val="000000"/>
                  <w:sz w:val="18"/>
                  <w:szCs w:val="18"/>
                </w:rPr>
                <w:delText xml:space="preserve"> is put in</w:delText>
              </w:r>
            </w:del>
            <w:r>
              <w:rPr>
                <w:rFonts w:ascii="Arial" w:cs="Arial" w:eastAsia="Arial" w:hAnsi="Arial"/>
                <w:b w:val="false"/>
                <w:bCs w:val="false"/>
                <w:i w:val="false"/>
                <w:iCs w:val="false"/>
                <w:color w:val="000000"/>
                <w:sz w:val="18"/>
                <w:szCs w:val="18"/>
              </w:rPr>
              <w:t xml:space="preserve">. 1600 J becomes PE of the bucket and 400 J (20%) is transferred as heat by friction in the pulleys and rope. Energy is conserved because none is created or destroyed.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7qyzdjvvud_4ub3zdgrd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hir7i8hdgtvzq-wvbuqj">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h0yensh-otfnvhuom-tp">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qyzdjvvud_4ub3zdgrdv" Type="http://schemas.openxmlformats.org/officeDocument/2006/relationships/hyperlink" Target="https://creativecommons.org/licenses/by-nc/4.0/" TargetMode="External"/><Relationship Id="rIdnhir7i8hdgtvzq-wvbuqj" Type="http://schemas.openxmlformats.org/officeDocument/2006/relationships/hyperlink" Target="https://creativecommons.org/licenses/by-nc/4.0/" TargetMode="External"/><Relationship Id="rIdbh0yensh-otfnvhuom-tp"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2026-10-18T00:32:06.397Z</dcterms:created>
  <dcterms:modified xsi:type="dcterms:W3CDTF">2026-10-18T00:32:06.397Z</dcterms:modified>
</cp:coreProperties>
</file>

<file path=docProps/custom.xml><?xml version="1.0" encoding="utf-8"?>
<Properties xmlns="http://schemas.openxmlformats.org/officeDocument/2006/custom-properties" xmlns:vt="http://schemas.openxmlformats.org/officeDocument/2006/docPropsVTypes"/>
</file>