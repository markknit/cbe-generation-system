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1.2: Mechanical Properties of Materials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Mechanical Properties of Materials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materials stretch and snap back while others permanently deform or break — and how can we use this knowledge to choose the right material for a safe structure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and Observe: Elastic vs Plastic Behaviour — The Kericho Bridge Rope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sisal rope stretched and returned to its original shape when the load was removed, while a second sisal rope stretched permanently and then snapped under the same 80 kg load. In the hands-on exploration, rubber bands returned to their original length (elastic behaviour), sisal twine showed slight permanent deformation (borderline plastic), and copper wire remained bent after the load was removed (plastic behaviour).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Elastic behaviour describes a material that returns to its original shape and size after the applied force is removed. Plastic deformation describes a material that remains permanently changed in shape after the force is removed. These behaviours can be explained at the particle level: in elastic materials, particle bonds stretch and return; in plastic materials, particles shift into new permanent positions. Both the Kericho ropes appeared similar on the outside, but their internal structure and condition determined their behaviour under load.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new sisal rope (rope A) behaved elastically because its particle bonds could stretch and recover under the 80 kg load. The old sisal rope (rope B) underwent plastic deformation and eventually fractured because its internal structure had degraded — reducing its ability to recover from stretching. This introduces the key question for the unit: what specific measurable properties determine whether a material will behave elastically or plastically under a given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Stretching the Truth: Elastic vs. Plastic Behaviour in Real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stretched rubber bands, sisal twine, and copper wire under increasing loads (100 g to 500 g), recording extension and whether each material returned to its original length after the load was removed. They observed that the rubber band consistently returned to its original length across all loads tested, the sisal twine returned at low loads but showed permanent lengthening beyond approximately 300 g, and the copper wire permanently bent after even a small load of 100–200 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definitions for elasticity (a material's ability to return to its original shape after a deforming force is removed) and plasticity (permanent deformation after a deforming force is removed). They identified the elastic limit as the critical boundary between these two behaviours, and connected these concepts to the Kericho bridge phenomenon by classifying the new rope as elastic and the old, fatigued rope as having exceeded its elastic limit and behaving plastically before snapping.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particle-level model, learners began to explain elastic and plastic behaviour in terms of inter-particle bonds: in elastic materials, applied force stretches inter-particle bonds but does not break them, so particles return to their original positions when the force is removed; in plastic materials, the applied force displaces particles beyond the range of their restoring bonds, leaving them in new permanent positions. This model is initial and qualitative — it will be refined and made quantitative in Lessons 3 </w:t>
            </w:r>
            <w:del w:id="9001" w:author="Claude (AI) - proposed" w:date="2026-10-15T08:04:12Z">
              <w:r>
                <w:rPr>
                  <w:rFonts w:ascii="Arial" w:cs="Arial" w:eastAsia="Arial" w:hAnsi="Arial"/>
                  <w:b w:val="false"/>
                  <w:bCs w:val="false"/>
                  <w:i w:val="false"/>
                  <w:iCs w:val="false"/>
                  <w:color w:val="000000"/>
                  <w:sz w:val="18"/>
                  <w:szCs w:val="18"/>
                </w:rPr>
                <w:delText xml:space="preserve">and 4 when</w:delText>
              </w:r>
            </w:del>
            <w:ins w:id="9002" w:author="Claude (AI) - proposed" w:date="2026-10-15T08:04:12Z">
              <w:r>
                <w:rPr>
                  <w:rFonts w:ascii="Arial" w:cs="Arial" w:eastAsia="Arial" w:hAnsi="Arial"/>
                  <w:b w:val="false"/>
                  <w:bCs w:val="false"/>
                  <w:i w:val="false"/>
                  <w:iCs w:val="false"/>
                  <w:color w:val="000000"/>
                  <w:sz w:val="18"/>
                  <w:szCs w:val="18"/>
                </w:rPr>
                <w:t xml:space="preserve">to 5 as stored energy,</w:t>
              </w:r>
            </w:ins>
            <w:r>
              <w:rPr>
                <w:rFonts w:ascii="Arial" w:cs="Arial" w:eastAsia="Arial" w:hAnsi="Arial"/>
                <w:b w:val="false"/>
                <w:bCs w:val="false"/>
                <w:i w:val="false"/>
                <w:iCs w:val="false"/>
                <w:color w:val="000000"/>
                <w:sz w:val="18"/>
                <w:szCs w:val="18"/>
              </w:rPr>
              <w:t xml:space="preserve"> Hooke's Law</w:t>
            </w:r>
            <w:del w:id="9003" w:author="Claude (AI) - proposed" w:date="2026-10-15T08:04:12Z">
              <w:r>
                <w:rPr>
                  <w:rFonts w:ascii="Arial" w:cs="Arial" w:eastAsia="Arial" w:hAnsi="Arial"/>
                  <w:b w:val="false"/>
                  <w:bCs w:val="false"/>
                  <w:i w:val="false"/>
                  <w:iCs w:val="false"/>
                  <w:color w:val="000000"/>
                  <w:sz w:val="18"/>
                  <w:szCs w:val="18"/>
                </w:rPr>
                <w:delText xml:space="preserve"> and stress-strain graphs</w:delText>
              </w:r>
            </w:del>
            <w:ins w:id="9004" w:author="Claude (AI) - proposed" w:date="2026-10-15T08:04:12Z">
              <w:r>
                <w:rPr>
                  <w:rFonts w:ascii="Arial" w:cs="Arial" w:eastAsia="Arial" w:hAnsi="Arial"/>
                  <w:b w:val="false"/>
                  <w:bCs w:val="false"/>
                  <w:i w:val="false"/>
                  <w:iCs w:val="false"/>
                  <w:color w:val="000000"/>
                  <w:sz w:val="18"/>
                  <w:szCs w:val="18"/>
                </w:rPr>
                <w:t xml:space="preserve">, and stress and strain</w:t>
              </w:r>
            </w:ins>
            <w:r>
              <w:rPr>
                <w:rFonts w:ascii="Arial" w:cs="Arial" w:eastAsia="Arial" w:hAnsi="Arial"/>
                <w:b w:val="false"/>
                <w:bCs w:val="false"/>
                <w:i w:val="false"/>
                <w:iCs w:val="false"/>
                <w:color w:val="000000"/>
                <w:sz w:val="18"/>
                <w:szCs w:val="18"/>
              </w:rPr>
              <w:t xml:space="preserve"> are introduced.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Elastic Potential Energy and the Elastic Limit: How Much Can a Material Store Before It Fails?</w:t>
            </w:r>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05" w:author="Claude (AI) - proposed" w:date="2026-10-15T08:04:12Z">
              <w:r>
                <w:rPr>
                  <w:rFonts w:ascii="Arial" w:cs="Arial" w:eastAsia="Arial" w:hAnsi="Arial"/>
                  <w:b w:val="false"/>
                  <w:bCs w:val="false"/>
                  <w:i w:val="false"/>
                  <w:iCs w:val="false"/>
                  <w:color w:val="000000"/>
                  <w:sz w:val="18"/>
                  <w:szCs w:val="18"/>
                </w:rPr>
                <w:delText xml:space="preserve">Force-extension graphs from Lesson 2</w:delText>
              </w:r>
            </w:del>
            <w:ins w:id="9006" w:author="Claude (AI) - proposed" w:date="2026-10-15T08:04:12Z">
              <w:r>
                <w:rPr>
                  <w:rFonts w:ascii="Arial" w:cs="Arial" w:eastAsia="Arial" w:hAnsi="Arial"/>
                  <w:b w:val="false"/>
                  <w:bCs w:val="false"/>
                  <w:i w:val="false"/>
                  <w:iCs w:val="false"/>
                  <w:color w:val="000000"/>
                  <w:sz w:val="18"/>
                  <w:szCs w:val="18"/>
                </w:rPr>
                <w:t xml:space="preserve">A teacher-prepared sample force-extension graph for a steel spring,</w:t>
              </w:r>
            </w:ins>
            <w:r>
              <w:rPr>
                <w:rFonts w:ascii="Arial" w:cs="Arial" w:eastAsia="Arial" w:hAnsi="Arial"/>
                <w:b w:val="false"/>
                <w:bCs w:val="false"/>
                <w:i w:val="false"/>
                <w:iCs w:val="false"/>
                <w:color w:val="000000"/>
                <w:sz w:val="18"/>
                <w:szCs w:val="18"/>
              </w:rPr>
              <w:t xml:space="preserve"> showing the linear (Hooke s Law) region and the point of elastic limit</w:t>
            </w:r>
            <w:del w:id="9007" w:author="Claude (AI) - proposed" w:date="2026-10-15T08:04:12Z">
              <w:r>
                <w:rPr>
                  <w:rFonts w:ascii="Arial" w:cs="Arial" w:eastAsia="Arial" w:hAnsi="Arial"/>
                  <w:b w:val="false"/>
                  <w:bCs w:val="false"/>
                  <w:i w:val="false"/>
                  <w:iCs w:val="false"/>
                  <w:color w:val="000000"/>
                  <w:sz w:val="18"/>
                  <w:szCs w:val="18"/>
                </w:rPr>
                <w:delText xml:space="preserve"> for the steel spring</w:delText>
              </w:r>
            </w:del>
            <w:r>
              <w:rPr>
                <w:rFonts w:ascii="Arial" w:cs="Arial" w:eastAsia="Arial" w:hAnsi="Arial"/>
                <w:b w:val="false"/>
                <w:bCs w:val="false"/>
                <w:i w:val="false"/>
                <w:iCs w:val="false"/>
                <w:color w:val="000000"/>
                <w:sz w:val="18"/>
                <w:szCs w:val="18"/>
              </w:rPr>
              <w:t xml:space="preserve">; the triangular area under the force-extension curve shaded by the teacher; the two overlapping force-extension curves representing the new and older Kericho sisal ropes, with different gradients and different elastic limits marked.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Elastic potential energy is stored in a stretched material and equals half kx squared, which is equivalent to the area of the triangle under the force-extension graph in the linear region; the elastic limit is the boundary beyond which a material cannot return to its original shape and may fail permanently; the safe working load is the maximum load a material can bear while remaining within its elastic limit; the older Kericho rope failed because the load exceeded its safe working load, pushing it past its elastic limit and causing permanent deformation and snap.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older Kericho sisal rope snapped because the weight of the tea sack (approximately 800 N) exceeded the rope s safe working load — that is, the force corresponding to the rope s elastic limit. Beyond that limit, the material could no longer store and return energy elastically; instead it deformed plastically and ultimately fractured. The new rope, with a higher elastic limit and greater spring constant, remained within its safe working load under the same force and so recovered elastically when the load was removed. This explanation is now supported by quantitative calculation of elastic potential energy and direct reading of the elastic limit from the force-extension graph.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Hooke's Law — Measuring Spring Constant and Finding the Elastic Limit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slotted masses (0–5 N) to a hanging steel spring and measured the extension at each load increment using a metre rule clamped beside the retort stand. Half the class used a stiff spring; half used a soft spring. Learners recorded data in a force-extension table, plotted their results on graph paper, drew a line of best fit through the linear region, and marked </w:t>
            </w:r>
            <w:del w:id="9008" w:author="Claude (AI) - proposed" w:date="2026-10-15T08:04:12Z">
              <w:r>
                <w:rPr>
                  <w:rFonts w:ascii="Arial" w:cs="Arial" w:eastAsia="Arial" w:hAnsi="Arial"/>
                  <w:b w:val="false"/>
                  <w:bCs w:val="false"/>
                  <w:i w:val="false"/>
                  <w:iCs w:val="false"/>
                  <w:color w:val="000000"/>
                  <w:sz w:val="18"/>
                  <w:szCs w:val="18"/>
                </w:rPr>
                <w:delText xml:space="preserve">the</w:delText>
              </w:r>
            </w:del>
            <w:ins w:id="9009" w:author="Claude (AI) - proposed" w:date="2026-10-15T08:04:12Z">
              <w:r>
                <w:rPr>
                  <w:rFonts w:ascii="Arial" w:cs="Arial" w:eastAsia="Arial" w:hAnsi="Arial"/>
                  <w:b w:val="false"/>
                  <w:bCs w:val="false"/>
                  <w:i w:val="false"/>
                  <w:iCs w:val="false"/>
                  <w:color w:val="000000"/>
                  <w:sz w:val="18"/>
                  <w:szCs w:val="18"/>
                </w:rPr>
                <w:t xml:space="preserve">any</w:t>
              </w:r>
            </w:ins>
            <w:r>
              <w:rPr>
                <w:rFonts w:ascii="Arial" w:cs="Arial" w:eastAsia="Arial" w:hAnsi="Arial"/>
                <w:b w:val="false"/>
                <w:bCs w:val="false"/>
                <w:i w:val="false"/>
                <w:iCs w:val="false"/>
                <w:color w:val="000000"/>
                <w:sz w:val="18"/>
                <w:szCs w:val="18"/>
              </w:rPr>
              <w:t xml:space="preserve"> point where the graph began to curve (</w:t>
            </w:r>
            <w:ins w:id="9010" w:author="Claude (AI) - proposed" w:date="2026-10-15T08:04:12Z">
              <w:r>
                <w:rPr>
                  <w:rFonts w:ascii="Arial" w:cs="Arial" w:eastAsia="Arial" w:hAnsi="Arial"/>
                  <w:b w:val="false"/>
                  <w:bCs w:val="false"/>
                  <w:i w:val="false"/>
                  <w:iCs w:val="false"/>
                  <w:color w:val="000000"/>
                  <w:sz w:val="18"/>
                  <w:szCs w:val="18"/>
                </w:rPr>
                <w:t xml:space="preserve">for most springs the graph stayed straight up to 5 N, so </w:t>
              </w:r>
            </w:ins>
            <w:r>
              <w:rPr>
                <w:rFonts w:ascii="Arial" w:cs="Arial" w:eastAsia="Arial" w:hAnsi="Arial"/>
                <w:b w:val="false"/>
                <w:bCs w:val="false"/>
                <w:i w:val="false"/>
                <w:iCs w:val="false"/>
                <w:color w:val="000000"/>
                <w:sz w:val="18"/>
                <w:szCs w:val="18"/>
              </w:rPr>
              <w:t xml:space="preserve">the elastic limit</w:t>
            </w:r>
            <w:ins w:id="9011" w:author="Claude (AI) - proposed" w:date="2026-10-15T08:04:12Z">
              <w:r>
                <w:rPr>
                  <w:rFonts w:ascii="Arial" w:cs="Arial" w:eastAsia="Arial" w:hAnsi="Arial"/>
                  <w:b w:val="false"/>
                  <w:bCs w:val="false"/>
                  <w:i w:val="false"/>
                  <w:iCs w:val="false"/>
                  <w:color w:val="000000"/>
                  <w:sz w:val="18"/>
                  <w:szCs w:val="18"/>
                </w:rPr>
                <w:t xml:space="preserve"> was shown by the teacher's overstretched spring and a sample graph</w:t>
              </w:r>
            </w:ins>
            <w:r>
              <w:rPr>
                <w:rFonts w:ascii="Arial" w:cs="Arial" w:eastAsia="Arial" w:hAnsi="Arial"/>
                <w:b w:val="false"/>
                <w:bCs w:val="false"/>
                <w:i w:val="false"/>
                <w:iCs w:val="false"/>
                <w:color w:val="000000"/>
                <w:sz w:val="18"/>
                <w:szCs w:val="18"/>
              </w:rPr>
              <w:t xml:space="preserve">). They compared k values across groups using a class data wall.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For a spring loaded within its elastic limit, extension is directly proportional to the applied force — this is Hooke's Law (F = kx). (2) The spring constant k (N/m) is the gradient of the linear portion of the force-extension graph; a larger k means a stiffer spring requiring more force per unit extension. (3) Beyond the elastic limit, the spring no longer returns to its original length when the load is removed — permanent deformation begins. (4) Different springs have different k values and different elastic limits, meaning their behaviour under the same force is quantitatively predictable.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bridge rope that snapped had a lower spring constant and a lower elastic limit than the rope that survived. When the 80 kg tea-leaf sack (≈ 800 N) was placed on the bridge, the force applied to the older rope exceeded its elastic limit, causing permanent deformation in the rope fibres. Because the force continued beyond the elastic limit toward the breaking point, the rope snapped. The rope that survived had a sufficiently high elastic limit that 800 N fell within its proportional region, allowing it to return to its original length when the load was removed. Learners revised their running rope models to show two force-extension graphs side by side, with a vertical line at 800 N demonstrating that Rope B's elastic limit was exceeded while Rope A's was not.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Stress, Strain, and the Young's Modulus: Predicting Which Rope Will Snap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loaded two rubber strips (representing new and old sisal rope) with increasing masses and measured their extension at each step, recording force, cross-sectional area, original length, and extension in a structured data table. They observed that Strip B (fatigued/old rope) reached permanent deformation and fracture at a lower load than Strip A, and that the two strips produced visibly different stress-strain curves when plotted on the same axes.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Stress (σ = F/A, measured in Pascals) describes how much force acts per unit area inside a material. Strain (ε = ΔL/L₀, dimensionless) describes how much a material deforms relative to its original length. Young's Modulus (E = σ/ε) is a material constant that quantifies stiffness — a higher E means a stiffer material that requires more stress to produce the same strain. The stress-strain graph has five key regions: linear (Hookean) region, elastic limit, yield point, Ultimate Tensile Strength (UTS), and fracture point. The old Kericho rope snapped because its fracture stress was lower than the stress applied by the 80 kg tea-leaf sack — a fact that can be </w:t>
            </w:r>
            <w:del w:id="9012" w:author="Claude (AI) - proposed" w:date="2026-10-15T08:04:12Z">
              <w:r>
                <w:rPr>
                  <w:rFonts w:ascii="Arial" w:cs="Arial" w:eastAsia="Arial" w:hAnsi="Arial"/>
                  <w:b w:val="false"/>
                  <w:bCs w:val="false"/>
                  <w:i w:val="false"/>
                  <w:iCs w:val="false"/>
                  <w:color w:val="000000"/>
                  <w:sz w:val="18"/>
                  <w:szCs w:val="18"/>
                </w:rPr>
                <w:delText xml:space="preserve">determined</w:delText>
              </w:r>
            </w:del>
            <w:ins w:id="9013" w:author="Claude (AI) - proposed" w:date="2026-10-15T08:04:12Z">
              <w:r>
                <w:rPr>
                  <w:rFonts w:ascii="Arial" w:cs="Arial" w:eastAsia="Arial" w:hAnsi="Arial"/>
                  <w:b w:val="false"/>
                  <w:bCs w:val="false"/>
                  <w:i w:val="false"/>
                  <w:iCs w:val="false"/>
                  <w:color w:val="000000"/>
                  <w:sz w:val="18"/>
                  <w:szCs w:val="18"/>
                </w:rPr>
                <w:t xml:space="preserve">found</w:t>
              </w:r>
            </w:ins>
            <w:r>
              <w:rPr>
                <w:rFonts w:ascii="Arial" w:cs="Arial" w:eastAsia="Arial" w:hAnsi="Arial"/>
                <w:b w:val="false"/>
                <w:bCs w:val="false"/>
                <w:i w:val="false"/>
                <w:iCs w:val="false"/>
                <w:color w:val="000000"/>
                <w:sz w:val="18"/>
                <w:szCs w:val="18"/>
              </w:rPr>
              <w:t xml:space="preserve"> before loading by measuring </w:t>
            </w:r>
            <w:del w:id="9014" w:author="Claude (AI) - proposed" w:date="2026-10-15T08:04:12Z">
              <w:r>
                <w:rPr>
                  <w:rFonts w:ascii="Arial" w:cs="Arial" w:eastAsia="Arial" w:hAnsi="Arial"/>
                  <w:b w:val="false"/>
                  <w:bCs w:val="false"/>
                  <w:i w:val="false"/>
                  <w:iCs w:val="false"/>
                  <w:color w:val="000000"/>
                  <w:sz w:val="18"/>
                  <w:szCs w:val="18"/>
                </w:rPr>
                <w:delText xml:space="preserve">E</w:delText>
              </w:r>
            </w:del>
            <w:ins w:id="9015" w:author="Claude (AI) - proposed" w:date="2026-10-15T08:04:12Z">
              <w:r>
                <w:rPr>
                  <w:rFonts w:ascii="Arial" w:cs="Arial" w:eastAsia="Arial" w:hAnsi="Arial"/>
                  <w:b w:val="false"/>
                  <w:bCs w:val="false"/>
                  <w:i w:val="false"/>
                  <w:iCs w:val="false"/>
                  <w:color w:val="000000"/>
                  <w:sz w:val="18"/>
                  <w:szCs w:val="18"/>
                </w:rPr>
                <w:t xml:space="preserve">the fracture stress</w:t>
              </w:r>
            </w:ins>
            <w:r>
              <w:rPr>
                <w:rFonts w:ascii="Arial" w:cs="Arial" w:eastAsia="Arial" w:hAnsi="Arial"/>
                <w:b w:val="false"/>
                <w:bCs w:val="false"/>
                <w:i w:val="false"/>
                <w:iCs w:val="false"/>
                <w:color w:val="000000"/>
                <w:sz w:val="18"/>
                <w:szCs w:val="18"/>
              </w:rPr>
              <w:t xml:space="preserve"> and comparing it </w:t>
            </w:r>
            <w:del w:id="9016" w:author="Claude (AI) - proposed" w:date="2026-10-15T08:04:12Z">
              <w:r>
                <w:rPr>
                  <w:rFonts w:ascii="Arial" w:cs="Arial" w:eastAsia="Arial" w:hAnsi="Arial"/>
                  <w:b w:val="false"/>
                  <w:bCs w:val="false"/>
                  <w:i w:val="false"/>
                  <w:iCs w:val="false"/>
                  <w:color w:val="000000"/>
                  <w:sz w:val="18"/>
                  <w:szCs w:val="18"/>
                </w:rPr>
                <w:delText xml:space="preserve">to the applied stress</w:delText>
              </w:r>
            </w:del>
            <w:ins w:id="9017" w:author="Claude (AI) - proposed" w:date="2026-10-15T08:04:12Z">
              <w:r>
                <w:rPr>
                  <w:rFonts w:ascii="Arial" w:cs="Arial" w:eastAsia="Arial" w:hAnsi="Arial"/>
                  <w:b w:val="false"/>
                  <w:bCs w:val="false"/>
                  <w:i w:val="false"/>
                  <w:iCs w:val="false"/>
                  <w:color w:val="000000"/>
                  <w:sz w:val="18"/>
                  <w:szCs w:val="18"/>
                </w:rPr>
                <w:t xml:space="preserve">with the stress the load produces (E shows how stiff a material is, not how strong)</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farmer's old sisal rope failed because years of use, sun exposure, and repeated loading had degraded the rope's internal fibre structure, reducing its Young's Modulus and — critically — lowering its fracture stress below the stress imposed by the 80 kg load. The new rope survived because its higher Young's Modulus and higher fracture stress meant it could bear the applied stress while remaining in the elastic (recoverable) region. By measuring stress, strain, and Young's Modulus before selecting a rope, a farmer or engineer can predict — with numbers, not guesswork — which material is safe for a given load. This is the same principle used by Kenyan civil engineers when selecting cables, tendons, and support ropes for real bridges and structures.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Final Explanation: Elastic Potential Energy, Elastic Limits, and Choosing the Right Material for a Safe Structure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5T08:04:12Z">
              <w:r>
                <w:rPr>
                  <w:rFonts w:ascii="Arial" w:cs="Arial" w:eastAsia="Arial" w:hAnsi="Arial"/>
                  <w:b w:val="false"/>
                  <w:bCs w:val="false"/>
                  <w:i w:val="false"/>
                  <w:iCs w:val="false"/>
                  <w:color w:val="000000"/>
                  <w:sz w:val="18"/>
                  <w:szCs w:val="18"/>
                </w:rPr>
                <w:delText xml:space="preserve">Learners observed quantitative data showing that the old Kericho rope (k = 210 N/m) was extended to 3.73 m under an 80 kg load — nearly double its elastic limit of 2.1 m — while the new rope (k = 850 N/m) extended to only 0.92 m, well within its elastic limit. Learners observed parabolic Ep vs. extension graphs from their own spring data, and compared energy stored in two model ropes at the same applied force.</w:delText>
              </w:r>
            </w:del>
            <w:ins w:id="9019" w:author="Claude (AI) - proposed" w:date="2026-10-15T08:04:12Z">
              <w:r>
                <w:rPr>
                  <w:rFonts w:ascii="Arial" w:cs="Arial" w:eastAsia="Arial" w:hAnsi="Arial"/>
                  <w:b w:val="false"/>
                  <w:bCs w:val="false"/>
                  <w:i w:val="false"/>
                  <w:iCs w:val="false"/>
                  <w:color w:val="000000"/>
                  <w:sz w:val="18"/>
                  <w:szCs w:val="18"/>
                </w:rPr>
                <w:t xml:space="preserve">Learners worked with data for two model ropes. The new rope (k = 850 N/m, elastic limit at 1.5 m) extends 0.92 m under the 784 N load, well within its elastic limit. The old rope (k = 210 N/m, elastic limit at 2.1 m) can take only 441 N elastically, so 784 N is about 1.8 times its elastic-limit force (if Hooke's Law still held it would stretch 3.73 m, but the law does not apply beyond the limit). Learners observed parabolic Ep vs. extension graphs from their own spring data, and compared energy stored in two model ropes at the same applied force.</w:t>
              </w:r>
            </w:ins>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elastic potential energy stored in a stretched material is calculated using Ep = ½kx²; that the elastic limit is the maximum extension beyond which a material permanently deforms and cannot return to its original shape; that a higher spring constant means less extension under the same force and less energy stored; that the older Kericho rope failed because the </w:t>
            </w:r>
            <w:del w:id="9020" w:author="Claude (AI) - proposed" w:date="2026-10-15T08:04:12Z">
              <w:r>
                <w:rPr>
                  <w:rFonts w:ascii="Arial" w:cs="Arial" w:eastAsia="Arial" w:hAnsi="Arial"/>
                  <w:b w:val="false"/>
                  <w:bCs w:val="false"/>
                  <w:i w:val="false"/>
                  <w:iCs w:val="false"/>
                  <w:color w:val="000000"/>
                  <w:sz w:val="18"/>
                  <w:szCs w:val="18"/>
                </w:rPr>
                <w:delText xml:space="preserve">applied load drove its extension far beyond</w:delText>
              </w:r>
            </w:del>
            <w:ins w:id="9021" w:author="Claude (AI) - proposed" w:date="2026-10-15T08:04:12Z">
              <w:r>
                <w:rPr>
                  <w:rFonts w:ascii="Arial" w:cs="Arial" w:eastAsia="Arial" w:hAnsi="Arial"/>
                  <w:b w:val="false"/>
                  <w:bCs w:val="false"/>
                  <w:i w:val="false"/>
                  <w:iCs w:val="false"/>
                  <w:color w:val="000000"/>
                  <w:sz w:val="18"/>
                  <w:szCs w:val="18"/>
                </w:rPr>
                <w:t xml:space="preserve">784 N load was about 1.8 times the 441 N it could take within</w:t>
              </w:r>
            </w:ins>
            <w:r>
              <w:rPr>
                <w:rFonts w:ascii="Arial" w:cs="Arial" w:eastAsia="Arial" w:hAnsi="Arial"/>
                <w:b w:val="false"/>
                <w:bCs w:val="false"/>
                <w:i w:val="false"/>
                <w:iCs w:val="false"/>
                <w:color w:val="000000"/>
                <w:sz w:val="18"/>
                <w:szCs w:val="18"/>
              </w:rPr>
              <w:t xml:space="preserve"> its elastic limit, </w:t>
            </w:r>
            <w:del w:id="9022" w:author="Claude (AI) - proposed" w:date="2026-10-15T08:04:12Z">
              <w:r>
                <w:rPr>
                  <w:rFonts w:ascii="Arial" w:cs="Arial" w:eastAsia="Arial" w:hAnsi="Arial"/>
                  <w:b w:val="false"/>
                  <w:bCs w:val="false"/>
                  <w:i w:val="false"/>
                  <w:iCs w:val="false"/>
                  <w:color w:val="000000"/>
                  <w:sz w:val="18"/>
                  <w:szCs w:val="18"/>
                </w:rPr>
                <w:delText xml:space="preserve">storing more energy than its molecular bonds could sustain</w:delText>
              </w:r>
            </w:del>
            <w:ins w:id="9023" w:author="Claude (AI) - proposed" w:date="2026-10-15T08:04:12Z">
              <w:r>
                <w:rPr>
                  <w:rFonts w:ascii="Arial" w:cs="Arial" w:eastAsia="Arial" w:hAnsi="Arial"/>
                  <w:b w:val="false"/>
                  <w:bCs w:val="false"/>
                  <w:i w:val="false"/>
                  <w:iCs w:val="false"/>
                  <w:color w:val="000000"/>
                  <w:sz w:val="18"/>
                  <w:szCs w:val="18"/>
                </w:rPr>
                <w:t xml:space="preserve">so it deformed permanently and then snapped</w:t>
              </w:r>
            </w:ins>
            <w:r>
              <w:rPr>
                <w:rFonts w:ascii="Arial" w:cs="Arial" w:eastAsia="Arial" w:hAnsi="Arial"/>
                <w:b w:val="false"/>
                <w:bCs w:val="false"/>
                <w:i w:val="false"/>
                <w:iCs w:val="false"/>
                <w:color w:val="000000"/>
                <w:sz w:val="18"/>
                <w:szCs w:val="18"/>
              </w:rPr>
              <w:t xml:space="preserve">; and that Hooke's Law and Ep = ½kx² can be applied quantitatively to real Kenyan engineering contexts such as matatu suspension springs and bungee cords to determine safe working loads.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force-extension graphs, Ep = ½kx² calculations, and particle-level diagrams — why the older Kericho rope snapped while the newer rope survived the same load: the older rope had a much lower spring constant due to degraded fibres, </w:t>
            </w:r>
            <w:del w:id="9024" w:author="Claude (AI) - proposed" w:date="2026-10-15T08:04:12Z">
              <w:r>
                <w:rPr>
                  <w:rFonts w:ascii="Arial" w:cs="Arial" w:eastAsia="Arial" w:hAnsi="Arial"/>
                  <w:b w:val="false"/>
                  <w:bCs w:val="false"/>
                  <w:i w:val="false"/>
                  <w:iCs w:val="false"/>
                  <w:color w:val="000000"/>
                  <w:sz w:val="18"/>
                  <w:szCs w:val="18"/>
                </w:rPr>
                <w:delText xml:space="preserve">causing it to extend far beyond</w:delText>
              </w:r>
            </w:del>
            <w:ins w:id="9025" w:author="Claude (AI) - proposed" w:date="2026-10-15T08:04:12Z">
              <w:r>
                <w:rPr>
                  <w:rFonts w:ascii="Arial" w:cs="Arial" w:eastAsia="Arial" w:hAnsi="Arial"/>
                  <w:b w:val="false"/>
                  <w:bCs w:val="false"/>
                  <w:i w:val="false"/>
                  <w:iCs w:val="false"/>
                  <w:color w:val="000000"/>
                  <w:sz w:val="18"/>
                  <w:szCs w:val="18"/>
                </w:rPr>
                <w:t xml:space="preserve">so the 784 N load was well above the 441 N force at</w:t>
              </w:r>
            </w:ins>
            <w:r>
              <w:rPr>
                <w:rFonts w:ascii="Arial" w:cs="Arial" w:eastAsia="Arial" w:hAnsi="Arial"/>
                <w:b w:val="false"/>
                <w:bCs w:val="false"/>
                <w:i w:val="false"/>
                <w:iCs w:val="false"/>
                <w:color w:val="000000"/>
                <w:sz w:val="18"/>
                <w:szCs w:val="18"/>
              </w:rPr>
              <w:t xml:space="preserve"> its elastic limit</w:t>
            </w:r>
            <w:del w:id="9026" w:author="Claude (AI) - proposed" w:date="2026-10-15T08:04:12Z">
              <w:r>
                <w:rPr>
                  <w:rFonts w:ascii="Arial" w:cs="Arial" w:eastAsia="Arial" w:hAnsi="Arial"/>
                  <w:b w:val="false"/>
                  <w:bCs w:val="false"/>
                  <w:i w:val="false"/>
                  <w:iCs w:val="false"/>
                  <w:color w:val="000000"/>
                  <w:sz w:val="18"/>
                  <w:szCs w:val="18"/>
                </w:rPr>
                <w:delText xml:space="preserve">, permanently disrupting molecular bonds and ultimately causing catastrophic failure</w:delText>
              </w:r>
            </w:del>
            <w:ins w:id="9027" w:author="Claude (AI) - proposed" w:date="2026-10-15T08:04:12Z">
              <w:r>
                <w:rPr>
                  <w:rFonts w:ascii="Arial" w:cs="Arial" w:eastAsia="Arial" w:hAnsi="Arial"/>
                  <w:b w:val="false"/>
                  <w:bCs w:val="false"/>
                  <w:i w:val="false"/>
                  <w:iCs w:val="false"/>
                  <w:color w:val="000000"/>
                  <w:sz w:val="18"/>
                  <w:szCs w:val="18"/>
                </w:rPr>
                <w:t xml:space="preserve">; its particles slid into new positions (permanent deformation) and the rope finally fractured</w:t>
              </w:r>
            </w:ins>
            <w:r>
              <w:rPr>
                <w:rFonts w:ascii="Arial" w:cs="Arial" w:eastAsia="Arial" w:hAnsi="Arial"/>
                <w:b w:val="false"/>
                <w:bCs w:val="false"/>
                <w:i w:val="false"/>
                <w:iCs w:val="false"/>
                <w:color w:val="000000"/>
                <w:sz w:val="18"/>
                <w:szCs w:val="18"/>
              </w:rPr>
              <w:t xml:space="preserve">. Learners applied this explanation to recommend a safe working load for the bridge and justify the selection of a higher-k replacement rope, directly answering the unit's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y9xtsbv8ub7j3xsk4y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x0mwy9vvjzs3rryspkr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kmyd3daqtt3iw0xn9r2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9xtsbv8ub7j3xsk4yx-" Type="http://schemas.openxmlformats.org/officeDocument/2006/relationships/hyperlink" Target="https://creativecommons.org/licenses/by-nc/4.0/" TargetMode="External"/><Relationship Id="rIdyx0mwy9vvjzs3rryspkrb" Type="http://schemas.openxmlformats.org/officeDocument/2006/relationships/hyperlink" Target="https://creativecommons.org/licenses/by-nc/4.0/" TargetMode="External"/><Relationship Id="rIdqkmyd3daqtt3iw0xn9r2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2026-10-15T08:04:10.529Z</dcterms:created>
  <dcterms:modified xsi:type="dcterms:W3CDTF">2026-10-15T08:04:10.529Z</dcterms:modified>
</cp:coreProperties>
</file>

<file path=docProps/custom.xml><?xml version="1.0" encoding="utf-8"?>
<Properties xmlns="http://schemas.openxmlformats.org/officeDocument/2006/custom-properties" xmlns:vt="http://schemas.openxmlformats.org/officeDocument/2006/docPropsVTypes"/>
</file>