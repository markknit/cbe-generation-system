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1.2 MECHANICAL PROPERTIES OF MATERIALS: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Imagine you are </w:t>
            </w:r>
            <w:del w:id="9001" w:author="Claude (AI) - proposed" w:date="2026-10-15T08:04:12Z">
              <w:r>
                <w:rPr>
                  <w:rFonts w:ascii="Arial" w:cs="Arial" w:eastAsia="Arial" w:hAnsi="Arial"/>
                  <w:b w:val="false"/>
                  <w:bCs w:val="false"/>
                  <w:i w:val="false"/>
                  <w:iCs w:val="false"/>
                  <w:color w:val="000000"/>
                  <w:sz w:val="18"/>
                  <w:szCs w:val="18"/>
                </w:rPr>
                <w:delText xml:space="preserve">advising</w:delText>
              </w:r>
            </w:del>
            <w:ins w:id="9002" w:author="Claude (AI) - proposed" w:date="2026-10-15T08:04:12Z">
              <w:r>
                <w:rPr>
                  <w:rFonts w:ascii="Arial" w:cs="Arial" w:eastAsia="Arial" w:hAnsi="Arial"/>
                  <w:b w:val="false"/>
                  <w:bCs w:val="false"/>
                  <w:i w:val="false"/>
                  <w:iCs w:val="false"/>
                  <w:color w:val="000000"/>
                  <w:sz w:val="18"/>
                  <w:szCs w:val="18"/>
                </w:rPr>
                <w:t xml:space="preserve">sharing your measurements with</w:t>
              </w:r>
            </w:ins>
            <w:r>
              <w:rPr>
                <w:rFonts w:ascii="Arial" w:cs="Arial" w:eastAsia="Arial" w:hAnsi="Arial"/>
                <w:b w:val="false"/>
                <w:bCs w:val="false"/>
                <w:i w:val="false"/>
                <w:iCs w:val="false"/>
                <w:color w:val="000000"/>
                <w:sz w:val="18"/>
                <w:szCs w:val="18"/>
              </w:rPr>
              <w:t xml:space="preserve"> the farmer in Kericho </w:t>
            </w:r>
            <w:del w:id="9003" w:author="Claude (AI) - proposed" w:date="2026-10-15T08:04:12Z">
              <w:r>
                <w:rPr>
                  <w:rFonts w:ascii="Arial" w:cs="Arial" w:eastAsia="Arial" w:hAnsi="Arial"/>
                  <w:b w:val="false"/>
                  <w:bCs w:val="false"/>
                  <w:i w:val="false"/>
                  <w:iCs w:val="false"/>
                  <w:color w:val="000000"/>
                  <w:sz w:val="18"/>
                  <w:szCs w:val="18"/>
                </w:rPr>
                <w:delText xml:space="preserve">whose sisal footbridge ropes</w:delText>
              </w:r>
            </w:del>
            <w:ins w:id="9004" w:author="Claude (AI) - proposed" w:date="2026-10-15T08:04:12Z">
              <w:r>
                <w:rPr>
                  <w:rFonts w:ascii="Arial" w:cs="Arial" w:eastAsia="Arial" w:hAnsi="Arial"/>
                  <w:b w:val="false"/>
                  <w:bCs w:val="false"/>
                  <w:i w:val="false"/>
                  <w:iCs w:val="false"/>
                  <w:color w:val="000000"/>
                  <w:sz w:val="18"/>
                  <w:szCs w:val="18"/>
                </w:rPr>
                <w:t xml:space="preserve">and the neighbours who built the sisal footbridge, so that together they can decide what to do about ropes that</w:t>
              </w:r>
            </w:ins>
            <w:r>
              <w:rPr>
                <w:rFonts w:ascii="Arial" w:cs="Arial" w:eastAsia="Arial" w:hAnsi="Arial"/>
                <w:b w:val="false"/>
                <w:bCs w:val="false"/>
                <w:i w:val="false"/>
                <w:iCs w:val="false"/>
                <w:color w:val="000000"/>
                <w:sz w:val="18"/>
                <w:szCs w:val="18"/>
              </w:rPr>
              <w:t xml:space="preserve"> behaved so differently under an 80 kg sack of tea leaves. Answer each question in the space under it, in your own words, using evidence from Lessons 1 to 6, your Summary Table, your force-extension graphs and your Final Model. Use correct vocabulary (elastic, plastic, elastic limit, spring constant, Hooke's Law, elastic potential energy, stress, strain, Young's Modulus). Show every calculation step with units, and explain WHY and HOW, not just WHAT. Take g = 9.8 N/kg. You may add labelled diagrams</w:t>
            </w:r>
            <w:ins w:id="9005" w:author="Claude (AI) - proposed" w:date="2026-10-15T08:04:12Z">
              <w:r>
                <w:rPr>
                  <w:rFonts w:ascii="Arial" w:cs="Arial" w:eastAsia="Arial" w:hAnsi="Arial"/>
                  <w:b w:val="false"/>
                  <w:bCs w:val="false"/>
                  <w:i w:val="false"/>
                  <w:iCs w:val="false"/>
                  <w:color w:val="000000"/>
                  <w:sz w:val="18"/>
                  <w:szCs w:val="18"/>
                </w:rPr>
                <w:t xml:space="preserve">, and you may explain any answer aloud to your teacher instead of writing it</w:t>
              </w:r>
            </w:ins>
            <w:r>
              <w:rPr>
                <w:rFonts w:ascii="Arial" w:cs="Arial" w:eastAsia="Arial" w:hAnsi="Arial"/>
                <w:b w:val="false"/>
                <w:bCs w:val="false"/>
                <w:i w:val="false"/>
                <w:iCs w:val="false"/>
                <w:color w:val="000000"/>
                <w:sz w:val="18"/>
                <w:szCs w:val="18"/>
              </w:rPr>
              <w:t xml:space="preserve">. You have 80 to 100 minutes and you work individually.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Elastic and Plastic Behaviour – What Did We Observe?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Remember the two sisal ropes on the Kericho suspension footbridge, and the three materials you stretched in Lessons 1 and 2 (rubber band, sisal twine, copper wire). (a) Describe what happened to each rope when the 80 kg sack was loaded and then removed. (b) Describe what you observed for each of the three materials in your stretching investigation. (c) Define elastic behaviour and plastic deformation, and use your observations to classify each material. (d) Explain why two ropes that look similar can behave so differently.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new sisal rope (Rope A) stretched under the 80 kg sack and returned to its original length when the load was removed. The old sisal rope (Rope B) stretched, did not return, and then snapped. (b) The rubber band returned to its original length at every load from 100 g to 500 g. The sisal twine returned at low loads but showed permanent lengthening beyond about 300 g. The copper wire stayed bent even after a small load of 100–200 g. (c) Elastic behaviour means a material returns to its original shape and size after the force is removed. Plastic deformation means the material stays permanently changed in shape after the force is removed. The rubber band is elastic, the copper wire is plastic, and the sisal twine is elastic at low loads but becomes plastic once the load passes about 300 g. (d) The outside of a rope shows little about its inside. The old rope's fibres had been degraded by age, sun and repeated loading, so it could not recover from stretching as the new rope could. The ropes differ in a measurable internal property, not in appearance.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Material?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a labelled particle-level diagram and a short explanation to show what happens to the particles and the bonds between them (a) when an elastic material is stretched and the force is removed, and (b) when a material is stretched beyond its elastic limit. Then say how your thinking about this has changed since the first model you sketched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(described): Elastic case – particles are drawn evenly spaced. Under force the spaces between them become larger and the bonds are drawn stretched but still connected. When the force is removed the particles are drawn back in their original positions. Beyond the elastic limit – particles are drawn displaced into new positions, </w:t>
            </w:r>
            <w:del w:id="9006" w:author="Claude (AI) - proposed" w:date="2026-10-15T08:04:12Z">
              <w:r>
                <w:rPr>
                  <w:rFonts w:ascii="Arial" w:cs="Arial" w:eastAsia="Arial" w:hAnsi="Arial"/>
                  <w:b w:val="false"/>
                  <w:bCs w:val="false"/>
                  <w:i w:val="false"/>
                  <w:iCs w:val="false"/>
                  <w:color w:val="000000"/>
                  <w:sz w:val="18"/>
                  <w:szCs w:val="18"/>
                </w:rPr>
                <w:delText xml:space="preserve">with some bonds broken or the particles unable to</w:delText>
              </w:r>
            </w:del>
            <w:ins w:id="9007" w:author="Claude (AI) - proposed" w:date="2026-10-15T08:04:12Z">
              <w:r>
                <w:rPr>
                  <w:rFonts w:ascii="Arial" w:cs="Arial" w:eastAsia="Arial" w:hAnsi="Arial"/>
                  <w:b w:val="false"/>
                  <w:bCs w:val="false"/>
                  <w:i w:val="false"/>
                  <w:iCs w:val="false"/>
                  <w:color w:val="000000"/>
                  <w:sz w:val="18"/>
                  <w:szCs w:val="18"/>
                </w:rPr>
                <w:t xml:space="preserve">held there by new bonds, so they cannot</w:t>
              </w:r>
            </w:ins>
            <w:r>
              <w:rPr>
                <w:rFonts w:ascii="Arial" w:cs="Arial" w:eastAsia="Arial" w:hAnsi="Arial"/>
                <w:b w:val="false"/>
                <w:bCs w:val="false"/>
                <w:i w:val="false"/>
                <w:iCs w:val="false"/>
                <w:color w:val="000000"/>
                <w:sz w:val="18"/>
                <w:szCs w:val="18"/>
              </w:rPr>
              <w:t xml:space="preserve"> return. (a) In an elastic material the force stretches the bonds between particles but does not break them. The bonds act like tiny springs that pull the particles back, so the material returns to its original shape. (b) Beyond the elastic limit the force moves particles further than their restoring bonds can pull them back. They settle in new positions, so the deformation is permanent. If the force keeps acting, the bonds break and the material fractures, as the old Kericho rope did. Growth: in Lesson 1 my model only showed particles moving apart, with no explanation of why some materials recover. Now my model includes restoring bonds, the elastic limit, and a link to measurable quantities such as the spring constant.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Hooke's Law, Elastic Limit and Stored Energy – Calculating for the Kericho Ropes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this data about the two ropes, with the load being the 80 kg tea-leaf sack.</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Rope</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Spring constant k (N/m)</w:t>
                  </w:r>
                </w:p>
              </w:tc>
              <w:tc>
                <w:tcPr>
                  <w:tcW w:type="dxa" w:w="660"/>
                  <w:shd w:fill="D5E8F0" w:color="auto" w:val="clear"/>
                  <w:tcMar>
                    <w:top w:type="dxa" w:w="60"/>
                    <w:left w:type="dxa" w:w="120"/>
                    <w:bottom w:type="dxa" w:w="60"/>
                    <w:right w:type="dxa" w:w="120"/>
                  </w:tcMar>
                  <w:vAlign w:val="top"/>
                </w:tcPr>
                <w:p>
                  <w:pPr>
                    <w:keepNext w:val="false"/>
                    <w:spacing w:after="40" w:before="0"/>
                    <w:jc w:val="left"/>
                    <w:rPr>
                      <w:ins w:id="9009" w:author="Claude (AI) - proposed" w:date="2026-10-15T08:04:12Z"/>
                    </w:rPr>
                  </w:pPr>
                  <w:ins w:id="9008" w:author="Claude (AI) - proposed" w:date="2026-10-15T08:04:12Z">
                    <w:r>
                      <w:rPr>
                        <w:rFonts w:ascii="Arial" w:cs="Arial" w:eastAsia="Arial" w:hAnsi="Arial"/>
                        <w:b/>
                        <w:bCs/>
                        <w:i w:val="false"/>
                        <w:iCs w:val="false"/>
                        <w:color w:val="000000"/>
                        <w:sz w:val="18"/>
                        <w:szCs w:val="18"/>
                      </w:rPr>
                      <w:t xml:space="preserve">Elastic limit (extension, m)</w:t>
                    </w:r>
                  </w:ins>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Extension under the 80 kg load (m)</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Rope A (new)</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850</w:t>
                  </w:r>
                </w:p>
              </w:tc>
              <w:tc>
                <w:tcPr>
                  <w:tcW w:type="dxa" w:w="660"/>
                  <w:shd w:fill="FFFFFF" w:color="auto" w:val="clear"/>
                  <w:tcMar>
                    <w:top w:type="dxa" w:w="60"/>
                    <w:left w:type="dxa" w:w="120"/>
                    <w:bottom w:type="dxa" w:w="60"/>
                    <w:right w:type="dxa" w:w="120"/>
                  </w:tcMar>
                  <w:vAlign w:val="top"/>
                </w:tcPr>
                <w:p>
                  <w:pPr>
                    <w:keepNext w:val="false"/>
                    <w:spacing w:after="40" w:before="0"/>
                    <w:jc w:val="left"/>
                    <w:rPr>
                      <w:ins w:id="9011" w:author="Claude (AI) - proposed" w:date="2026-10-15T08:04:12Z"/>
                    </w:rPr>
                  </w:pPr>
                  <w:ins w:id="9010" w:author="Claude (AI) - proposed" w:date="2026-10-15T08:04:12Z">
                    <w:r>
                      <w:rPr>
                        <w:rFonts w:ascii="Arial" w:cs="Arial" w:eastAsia="Arial" w:hAnsi="Arial"/>
                        <w:b w:val="false"/>
                        <w:bCs w:val="false"/>
                        <w:i w:val="false"/>
                        <w:iCs w:val="false"/>
                        <w:color w:val="000000"/>
                        <w:sz w:val="18"/>
                        <w:szCs w:val="18"/>
                      </w:rPr>
                      <w:t xml:space="preserve">1.5</w:t>
                    </w:r>
                  </w:ins>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0.92</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Rope B (old)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210</w:t>
                  </w:r>
                </w:p>
              </w:tc>
              <w:tc>
                <w:tcPr>
                  <w:tcW w:type="dxa" w:w="660"/>
                  <w:shd w:fill="FFFFFF" w:color="auto" w:val="clear"/>
                  <w:tcMar>
                    <w:top w:type="dxa" w:w="60"/>
                    <w:left w:type="dxa" w:w="120"/>
                    <w:bottom w:type="dxa" w:w="60"/>
                    <w:right w:type="dxa" w:w="120"/>
                  </w:tcMar>
                  <w:vAlign w:val="top"/>
                </w:tcPr>
                <w:p>
                  <w:pPr>
                    <w:keepNext w:val="false"/>
                    <w:spacing w:after="40" w:before="0"/>
                    <w:jc w:val="left"/>
                    <w:rPr>
                      <w:ins w:id="9013" w:author="Claude (AI) - proposed" w:date="2026-10-15T08:04:12Z"/>
                    </w:rPr>
                  </w:pPr>
                  <w:ins w:id="9012" w:author="Claude (AI) - proposed" w:date="2026-10-15T08:04:12Z">
                    <w:r>
                      <w:rPr>
                        <w:rFonts w:ascii="Arial" w:cs="Arial" w:eastAsia="Arial" w:hAnsi="Arial"/>
                        <w:b w:val="false"/>
                        <w:bCs w:val="false"/>
                        <w:i w:val="false"/>
                        <w:iCs w:val="false"/>
                        <w:color w:val="000000"/>
                        <w:sz w:val="18"/>
                        <w:szCs w:val="18"/>
                      </w:rPr>
                      <w:t xml:space="preserve">2.1</w:t>
                    </w:r>
                  </w:ins>
                </w:p>
              </w:tc>
              <w:tc>
                <w:tcPr>
                  <w:tcW w:type="dxa" w:w="660"/>
                  <w:shd w:fill="FFFFFF" w:color="auto" w:val="clear"/>
                  <w:tcMar>
                    <w:top w:type="dxa" w:w="60"/>
                    <w:left w:type="dxa" w:w="120"/>
                    <w:bottom w:type="dxa" w:w="60"/>
                    <w:right w:type="dxa" w:w="120"/>
                  </w:tcMar>
                  <w:vAlign w:val="top"/>
                </w:tcPr>
                <w:p>
                  <w:pPr>
                    <w:keepNext w:val="false"/>
                    <w:spacing w:after="40" w:before="0"/>
                    <w:jc w:val="left"/>
                    <w:rPr>
                      <w:ins w:id="9015" w:author="Claude (AI) - proposed" w:date="2026-10-15T08:04:12Z"/>
                    </w:rPr>
                  </w:pPr>
                  <w:ins w:id="9014" w:author="Claude (AI) - proposed" w:date="2026-10-15T08:04:12Z">
                    <w:r>
                      <w:rPr>
                        <w:rFonts w:ascii="Arial" w:cs="Arial" w:eastAsia="Arial" w:hAnsi="Arial"/>
                        <w:b w:val="false"/>
                        <w:bCs w:val="false"/>
                        <w:i w:val="false"/>
                        <w:iCs w:val="false"/>
                        <w:color w:val="000000"/>
                        <w:sz w:val="18"/>
                        <w:szCs w:val="18"/>
                      </w:rPr>
                      <w:t xml:space="preserve">3.73 if Hooke's Law still held (a prediction, not a measurement)</w:t>
                    </w:r>
                  </w:ins>
                </w:p>
                <w:p>
                  <w:pPr>
                    <w:keepNext w:val="false"/>
                    <w:spacing w:after="40" w:before="0"/>
                    <w:jc w:val="left"/>
                    <w:rPr>
                      <w:del w:id="9017" w:author="Claude (AI) - proposed" w:date="2026-10-15T08:04:12Z"/>
                    </w:rPr>
                  </w:pPr>
                  <w:del w:id="9016" w:author="Claude (AI) - proposed" w:date="2026-10-15T08:04:12Z">
                    <w:r>
                      <w:rPr>
                        <w:rFonts w:ascii="Arial" w:cs="Arial" w:eastAsia="Arial" w:hAnsi="Arial"/>
                        <w:b w:val="false"/>
                        <w:bCs w:val="false"/>
                        <w:i w:val="false"/>
                        <w:iCs w:val="false"/>
                        <w:color w:val="000000"/>
                        <w:sz w:val="18"/>
                        <w:szCs w:val="18"/>
                      </w:rPr>
                      <w:delText xml:space="preserve">3.73</w:delText>
                    </w:r>
                  </w:del>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del w:id="9018" w:author="Claude (AI) - proposed" w:date="2026-10-15T08:04:12Z">
              <w:r>
                <w:rPr>
                  <w:rFonts w:ascii="Arial" w:cs="Arial" w:eastAsia="Arial" w:hAnsi="Arial"/>
                  <w:b/>
                  <w:bCs/>
                  <w:i w:val="false"/>
                  <w:iCs w:val="false"/>
                  <w:color w:val="000000"/>
                  <w:sz w:val="18"/>
                  <w:szCs w:val="18"/>
                </w:rPr>
                <w:delText xml:space="preserve">The elastic limit of Rope B is an extension of 2.1 m</w:delText>
              </w:r>
            </w:del>
            <w:ins w:id="9019" w:author="Claude (AI) - proposed" w:date="2026-10-15T08:04:12Z">
              <w:r>
                <w:rPr>
                  <w:rFonts w:ascii="Arial" w:cs="Arial" w:eastAsia="Arial" w:hAnsi="Arial"/>
                  <w:b/>
                  <w:bCs/>
                  <w:i w:val="false"/>
                  <w:iCs w:val="false"/>
                  <w:color w:val="000000"/>
                  <w:sz w:val="18"/>
                  <w:szCs w:val="18"/>
                </w:rPr>
                <w:t xml:space="preserve">Hooke's Law only holds up to the elastic limit</w:t>
              </w:r>
            </w:ins>
            <w:r>
              <w:rPr>
                <w:rFonts w:ascii="Arial" w:cs="Arial" w:eastAsia="Arial" w:hAnsi="Arial"/>
                <w:b/>
                <w:bCs/>
                <w:i w:val="false"/>
                <w:iCs w:val="false"/>
                <w:color w:val="000000"/>
                <w:sz w:val="18"/>
                <w:szCs w:val="18"/>
              </w:rPr>
              <w:t xml:space="preserve">. (a) Calculate the weight of the sack. (b) State Hooke's Law and explain what the spring constant tells you about a material. (c) Calculate the force at Rope B's elastic limit and the mass this represents (its safe working load). (d) Calculate the elastic potential energy stored in Rope B at its elastic limit, and in Rope A at an extension of 0.92 m. (e) Using your answers, explain why Rope B failed and Rope A did not. Sketch the two force-extension graphs side by side and mark the load and the elastic limit of Rope B.</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 = mg = 80 × 9.8 = 784 N (about 800 N). (b) Hooke's Law: within the elastic limit, the extension of a material is directly proportional to the applied force, F = kx. The spring constant k (N/m) is the gradient of the linear part of the force-extension graph. A larger k means a stiffer material that needs more force for each metre of extension. (c) F = kx = 210 × 2.1 = 441 N. Safe working load as a mass: 441 / 9.8 = 45 kg. So Rope B can safely carry only about 45 kg, far less than the 80 kg sack. (d) Rope B at its elastic limit: Ep = ½kx² = ½ × 210 × 2.1² = 105 × 4.41 = 463 J (about 463 J). Rope A at 0.92 m: Ep = ½ × 850 × 0.92² = 425 × 0.8464 = 360 J (about 360 J). (e) The sack's weight of 784 N is much more than the 441 N that Rope B can take within its elastic limit. </w:t>
            </w:r>
            <w:del w:id="9020" w:author="Claude (AI) - proposed" w:date="2026-10-15T08:04:12Z">
              <w:r>
                <w:rPr>
                  <w:rFonts w:ascii="Arial" w:cs="Arial" w:eastAsia="Arial" w:hAnsi="Arial"/>
                  <w:b w:val="false"/>
                  <w:bCs w:val="false"/>
                  <w:i w:val="false"/>
                  <w:iCs w:val="false"/>
                  <w:color w:val="000000"/>
                  <w:sz w:val="18"/>
                  <w:szCs w:val="18"/>
                </w:rPr>
                <w:delText xml:space="preserve">Its extension of</w:delText>
              </w:r>
            </w:del>
            <w:ins w:id="9021" w:author="Claude (AI) - proposed" w:date="2026-10-15T08:04:12Z">
              <w:r>
                <w:rPr>
                  <w:rFonts w:ascii="Arial" w:cs="Arial" w:eastAsia="Arial" w:hAnsi="Arial"/>
                  <w:b w:val="false"/>
                  <w:bCs w:val="false"/>
                  <w:i w:val="false"/>
                  <w:iCs w:val="false"/>
                  <w:color w:val="000000"/>
                  <w:sz w:val="18"/>
                  <w:szCs w:val="18"/>
                </w:rPr>
                <w:t xml:space="preserve">If Hooke's Law still held, 784 N would stretch it by 784 / 210 = 3.73 m, far beyond the 2.1 m limit, but Hooke's Law does not apply past the elastic limit, so</w:t>
              </w:r>
            </w:ins>
            <w:r>
              <w:rPr>
                <w:rFonts w:ascii="Arial" w:cs="Arial" w:eastAsia="Arial" w:hAnsi="Arial"/>
                <w:b w:val="false"/>
                <w:bCs w:val="false"/>
                <w:i w:val="false"/>
                <w:iCs w:val="false"/>
                <w:color w:val="000000"/>
                <w:sz w:val="18"/>
                <w:szCs w:val="18"/>
              </w:rPr>
              <w:t xml:space="preserve"> 3.73 m is </w:t>
            </w:r>
            <w:del w:id="9022" w:author="Claude (AI) - proposed" w:date="2026-10-15T08:04:12Z">
              <w:r>
                <w:rPr>
                  <w:rFonts w:ascii="Arial" w:cs="Arial" w:eastAsia="Arial" w:hAnsi="Arial"/>
                  <w:b w:val="false"/>
                  <w:bCs w:val="false"/>
                  <w:i w:val="false"/>
                  <w:iCs w:val="false"/>
                  <w:color w:val="000000"/>
                  <w:sz w:val="18"/>
                  <w:szCs w:val="18"/>
                </w:rPr>
                <w:delText xml:space="preserve">nearly double its elastic limit of 2.1 m</w:delText>
              </w:r>
            </w:del>
            <w:ins w:id="9023" w:author="Claude (AI) - proposed" w:date="2026-10-15T08:04:12Z">
              <w:r>
                <w:rPr>
                  <w:rFonts w:ascii="Arial" w:cs="Arial" w:eastAsia="Arial" w:hAnsi="Arial"/>
                  <w:b w:val="false"/>
                  <w:bCs w:val="false"/>
                  <w:i w:val="false"/>
                  <w:iCs w:val="false"/>
                  <w:color w:val="000000"/>
                  <w:sz w:val="18"/>
                  <w:szCs w:val="18"/>
                </w:rPr>
                <w:t xml:space="preserve">a prediction and not a measurement. What matters is that 784 N is about 1.8 times the 441 N at the limit (784 / 441 = 1.78)</w:t>
              </w:r>
            </w:ins>
            <w:r>
              <w:rPr>
                <w:rFonts w:ascii="Arial" w:cs="Arial" w:eastAsia="Arial" w:hAnsi="Arial"/>
                <w:b w:val="false"/>
                <w:bCs w:val="false"/>
                <w:i w:val="false"/>
                <w:iCs w:val="false"/>
                <w:color w:val="000000"/>
                <w:sz w:val="18"/>
                <w:szCs w:val="18"/>
              </w:rPr>
              <w:t xml:space="preserve">, so it deformed plastically and then snapped. Rope A has a much larger k (850 N/m), so the same force stretches it only 0.92 m. That is within its elastic limit</w:t>
            </w:r>
            <w:ins w:id="9024" w:author="Claude (AI) - proposed" w:date="2026-10-15T08:04:12Z">
              <w:r>
                <w:rPr>
                  <w:rFonts w:ascii="Arial" w:cs="Arial" w:eastAsia="Arial" w:hAnsi="Arial"/>
                  <w:b w:val="false"/>
                  <w:bCs w:val="false"/>
                  <w:i w:val="false"/>
                  <w:iCs w:val="false"/>
                  <w:color w:val="000000"/>
                  <w:sz w:val="18"/>
                  <w:szCs w:val="18"/>
                </w:rPr>
                <w:t xml:space="preserve"> of 1.5 m (a force of 850 × 1.5 = 1275 N, well above 784 N)</w:t>
              </w:r>
            </w:ins>
            <w:r>
              <w:rPr>
                <w:rFonts w:ascii="Arial" w:cs="Arial" w:eastAsia="Arial" w:hAnsi="Arial"/>
                <w:b w:val="false"/>
                <w:bCs w:val="false"/>
                <w:i w:val="false"/>
                <w:iCs w:val="false"/>
                <w:color w:val="000000"/>
                <w:sz w:val="18"/>
                <w:szCs w:val="18"/>
              </w:rPr>
              <w:t xml:space="preserve">, so it recovered when the load was removed. Graph: Rope A is a steeper line, Rope B a shallower line that curves away from linear at 2.1 m. A vertical line at 784 N lies beyond Rope B's elastic limit but within Rope A's linear region.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Stress, Strain and Young's Modulus – Predicting Before Loading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stress, strain and Young's Modulus, giving the equation and the unit (if any) for each. (b) Explain why a farmer or engineer should compare stress and strain rather than only force and extension when choosing a rope. (c) Name and describe the key features of a stress-strain graph that you identified in Lesson 5. (d) Explain how measuring Young's Modulus and fracture stress BEFORE loading would have let the farmer predict which rope would snap.</w:t>
            </w:r>
            <w:ins w:id="9025" w:author="Claude (AI) - proposed" w:date="2026-10-15T08:04:12Z">
              <w:r>
                <w:rPr>
                  <w:rFonts w:ascii="Arial" w:cs="Arial" w:eastAsia="Arial" w:hAnsi="Arial"/>
                  <w:b/>
                  <w:bCs/>
                  <w:i w:val="false"/>
                  <w:iCs w:val="false"/>
                  <w:color w:val="000000"/>
                  <w:sz w:val="18"/>
                  <w:szCs w:val="18"/>
                </w:rPr>
                <w:t xml:space="preserve"> (e) From Lesson 5, name one material that is ductile, one that is brittle and one that is malleable, and say how you know.</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Stress σ = F/A is the force acting per unit cross-sectional area, measured in pascals (Pa). Strain ε = ΔL/L₀ is the extension compared with the original length. It has no unit. Young's Modulus E = σ/ε is a constant for a material that measures its stiffness. A higher E means more stress is needed to produce the same strain. (b) Force and extension depend on the size of the sample: a thicker or longer rope gives different values from a thin or short one made of the same fibre. Stress and strain take the cross-sectional area and the original length into account, so they describe the material itself and allow fair comparison of different ropes. (c) The graph has a linear (Hookean) region where stress is proportional to strain, the elastic limit beyond which the material does not fully recover, the yield point where the material starts to deform plastically, the ultimate tensile strength (UTS) which is the maximum stress, and the fracture point where it breaks. (d) The old rope's fibres were degraded by years of use, sun and repeated loading. This gave it a lower Young's Modulus and a fracture stress below the stress produced by the 80 kg sack</w:t>
            </w:r>
            <w:ins w:id="9026" w:author="Claude (AI) - proposed" w:date="2026-10-15T08:04:12Z">
              <w:r>
                <w:rPr>
                  <w:rFonts w:ascii="Arial" w:cs="Arial" w:eastAsia="Arial" w:hAnsi="Arial"/>
                  <w:b w:val="false"/>
                  <w:bCs w:val="false"/>
                  <w:i w:val="false"/>
                  <w:iCs w:val="false"/>
                  <w:color w:val="000000"/>
                  <w:sz w:val="18"/>
                  <w:szCs w:val="18"/>
                </w:rPr>
                <w:t xml:space="preserve"> (Young's Modulus shows how stiff a rope is; it is the fracture stress that decides whether it snaps)</w:t>
              </w:r>
            </w:ins>
            <w:r>
              <w:rPr>
                <w:rFonts w:ascii="Arial" w:cs="Arial" w:eastAsia="Arial" w:hAnsi="Arial"/>
                <w:b w:val="false"/>
                <w:bCs w:val="false"/>
                <w:i w:val="false"/>
                <w:iCs w:val="false"/>
                <w:color w:val="000000"/>
                <w:sz w:val="18"/>
                <w:szCs w:val="18"/>
              </w:rPr>
              <w:t xml:space="preserve">. If the farmer compared each rope's measured E and fracture stress with the stress the load produces (F/A), he would see that the old rope would be overloaded while the new rope would stay in its elastic region. So the failure could have been predicted with numbers instead of guesswork.</w:t>
            </w:r>
            <w:ins w:id="9027" w:author="Claude (AI) - proposed" w:date="2026-10-15T08:04:12Z">
              <w:r>
                <w:rPr>
                  <w:rFonts w:ascii="Arial" w:cs="Arial" w:eastAsia="Arial" w:hAnsi="Arial"/>
                  <w:b w:val="false"/>
                  <w:bCs w:val="false"/>
                  <w:i w:val="false"/>
                  <w:iCs w:val="false"/>
                  <w:color w:val="000000"/>
                  <w:sz w:val="18"/>
                  <w:szCs w:val="18"/>
                </w:rPr>
                <w:t xml:space="preserve"> (e) Copper wire is ductile: it can be pulled into a thin wire and stretches a lot before it breaks. Chalk (or glass) is brittle: it breaks with almost no stretching, so its stress-strain curve ends soon after the straight part. A copper or aluminium sheet is malleable: it can be hammered flat without cracking. Steel rebar is ductile, which is why it bends instead of snapping; a glass bottle is brittle and shatters.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Advice to the Kericho Farmer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formal recommendation to the Kericho farmer that answers the driving question: Why do some materials stretch and snap back while others permanently deform or break, and how can we use this knowledge to choose the right material for a safe structure in Kenya? Your answer must (a) explain why the two ropes behaved differently, using the elastic limit, spring constant and energy ideas; (b) give a safe working load for the old rope and say what you recommend he does; (c) describe one other Kenyan application, such as a matatu suspension spring in Nairobi or a bungee cord at a Nairobi adventure park, where the same ideas help choose a safe material; and (d) explain how your understanding has grown from your first prediction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Dear Farmer, the two ropes looked the same but behaved differently because of what happens inside them when they are stretched. Within its elastic limit a material obeys Hooke's Law (F = kx): the bonds between particles stretch and pull the particles back when the load is removed, and the material stores elastic potential energy (Ep = ½kx²). Your new rope has a high spring constant (850 N/m), so your 80 kg sack (about 784 N) stretches it only 0.92 m. This is within its elastic limit, so it recovered. Your old rope has fibres weakened by age, sun and repeated loading. Its spring constant is only 210 N/m and its elastic limit is an extension of 2.1 m. The same sack </w:t>
            </w:r>
            <w:del w:id="9028" w:author="Claude (AI) - proposed" w:date="2026-10-15T08:04:12Z">
              <w:r>
                <w:rPr>
                  <w:rFonts w:ascii="Arial" w:cs="Arial" w:eastAsia="Arial" w:hAnsi="Arial"/>
                  <w:b w:val="false"/>
                  <w:bCs w:val="false"/>
                  <w:i w:val="false"/>
                  <w:iCs w:val="false"/>
                  <w:color w:val="000000"/>
                  <w:sz w:val="18"/>
                  <w:szCs w:val="18"/>
                </w:rPr>
                <w:delText xml:space="preserve">tried to stretch it</w:delText>
              </w:r>
            </w:del>
            <w:ins w:id="9029" w:author="Claude (AI) - proposed" w:date="2026-10-15T08:04:12Z">
              <w:r>
                <w:rPr>
                  <w:rFonts w:ascii="Arial" w:cs="Arial" w:eastAsia="Arial" w:hAnsi="Arial"/>
                  <w:b w:val="false"/>
                  <w:bCs w:val="false"/>
                  <w:i w:val="false"/>
                  <w:iCs w:val="false"/>
                  <w:color w:val="000000"/>
                  <w:sz w:val="18"/>
                  <w:szCs w:val="18"/>
                </w:rPr>
                <w:t xml:space="preserve">pulls with 784 N, about 1.8 times the 441 N at that limit (Hooke's Law would give</w:t>
              </w:r>
            </w:ins>
            <w:r>
              <w:rPr>
                <w:rFonts w:ascii="Arial" w:cs="Arial" w:eastAsia="Arial" w:hAnsi="Arial"/>
                <w:b w:val="false"/>
                <w:bCs w:val="false"/>
                <w:i w:val="false"/>
                <w:iCs w:val="false"/>
                <w:color w:val="000000"/>
                <w:sz w:val="18"/>
                <w:szCs w:val="18"/>
              </w:rPr>
              <w:t xml:space="preserve"> 3.73 m, </w:t>
            </w:r>
            <w:del w:id="9030" w:author="Claude (AI) - proposed" w:date="2026-10-15T08:04:12Z">
              <w:r>
                <w:rPr>
                  <w:rFonts w:ascii="Arial" w:cs="Arial" w:eastAsia="Arial" w:hAnsi="Arial"/>
                  <w:b w:val="false"/>
                  <w:bCs w:val="false"/>
                  <w:i w:val="false"/>
                  <w:iCs w:val="false"/>
                  <w:color w:val="000000"/>
                  <w:sz w:val="18"/>
                  <w:szCs w:val="18"/>
                </w:rPr>
                <w:delText xml:space="preserve">nearly double that limit</w:delText>
              </w:r>
            </w:del>
            <w:ins w:id="9031" w:author="Claude (AI) - proposed" w:date="2026-10-15T08:04:12Z">
              <w:r>
                <w:rPr>
                  <w:rFonts w:ascii="Arial" w:cs="Arial" w:eastAsia="Arial" w:hAnsi="Arial"/>
                  <w:b w:val="false"/>
                  <w:bCs w:val="false"/>
                  <w:i w:val="false"/>
                  <w:iCs w:val="false"/>
                  <w:color w:val="000000"/>
                  <w:sz w:val="18"/>
                  <w:szCs w:val="18"/>
                </w:rPr>
                <w:t xml:space="preserve">but it stops applying beyond the limit)</w:t>
              </w:r>
            </w:ins>
            <w:r>
              <w:rPr>
                <w:rFonts w:ascii="Arial" w:cs="Arial" w:eastAsia="Arial" w:hAnsi="Arial"/>
                <w:b w:val="false"/>
                <w:bCs w:val="false"/>
                <w:i w:val="false"/>
                <w:iCs w:val="false"/>
                <w:color w:val="000000"/>
                <w:sz w:val="18"/>
                <w:szCs w:val="18"/>
              </w:rPr>
              <w:t xml:space="preserve">. It deformed permanently, its </w:t>
            </w:r>
            <w:del w:id="9032" w:author="Claude (AI) - proposed" w:date="2026-10-15T08:04:12Z">
              <w:r>
                <w:rPr>
                  <w:rFonts w:ascii="Arial" w:cs="Arial" w:eastAsia="Arial" w:hAnsi="Arial"/>
                  <w:b w:val="false"/>
                  <w:bCs w:val="false"/>
                  <w:i w:val="false"/>
                  <w:iCs w:val="false"/>
                  <w:color w:val="000000"/>
                  <w:sz w:val="18"/>
                  <w:szCs w:val="18"/>
                </w:rPr>
                <w:delText xml:space="preserve">bonds were pulled apart</w:delText>
              </w:r>
            </w:del>
            <w:ins w:id="9033" w:author="Claude (AI) - proposed" w:date="2026-10-15T08:04:12Z">
              <w:r>
                <w:rPr>
                  <w:rFonts w:ascii="Arial" w:cs="Arial" w:eastAsia="Arial" w:hAnsi="Arial"/>
                  <w:b w:val="false"/>
                  <w:bCs w:val="false"/>
                  <w:i w:val="false"/>
                  <w:iCs w:val="false"/>
                  <w:color w:val="000000"/>
                  <w:sz w:val="18"/>
                  <w:szCs w:val="18"/>
                </w:rPr>
                <w:t xml:space="preserve">fibres slid into new positions</w:t>
              </w:r>
            </w:ins>
            <w:r>
              <w:rPr>
                <w:rFonts w:ascii="Arial" w:cs="Arial" w:eastAsia="Arial" w:hAnsi="Arial"/>
                <w:b w:val="false"/>
                <w:bCs w:val="false"/>
                <w:i w:val="false"/>
                <w:iCs w:val="false"/>
                <w:color w:val="000000"/>
                <w:sz w:val="18"/>
                <w:szCs w:val="18"/>
              </w:rPr>
              <w:t xml:space="preserve">, and it snapped. Its safe working load is the force at its elastic limit, 210 × 2.1 = 441 N, or about 45 kg, well below your 80 kg sack</w:t>
            </w:r>
            <w:ins w:id="9034" w:author="Claude (AI) - proposed" w:date="2026-10-15T08:04:12Z">
              <w:r>
                <w:rPr>
                  <w:rFonts w:ascii="Arial" w:cs="Arial" w:eastAsia="Arial" w:hAnsi="Arial"/>
                  <w:b w:val="false"/>
                  <w:bCs w:val="false"/>
                  <w:i w:val="false"/>
                  <w:iCs w:val="false"/>
                  <w:color w:val="000000"/>
                  <w:sz w:val="18"/>
                  <w:szCs w:val="18"/>
                </w:rPr>
                <w:t xml:space="preserve"> (in practice a builder keeps the working load well below this limit, to leave a safety margin)</w:t>
              </w:r>
            </w:ins>
            <w:r>
              <w:rPr>
                <w:rFonts w:ascii="Arial" w:cs="Arial" w:eastAsia="Arial" w:hAnsi="Arial"/>
                <w:b w:val="false"/>
                <w:bCs w:val="false"/>
                <w:i w:val="false"/>
                <w:iCs w:val="false"/>
                <w:color w:val="000000"/>
                <w:sz w:val="18"/>
                <w:szCs w:val="18"/>
              </w:rPr>
              <w:t xml:space="preserve">. I recommend that you replace the old rope with one of high spring constant and high Young's Modulus, and never load a rope beyond its safe working load. Check that the stress from your load is below the fracture stress of the rope. The same reasoning applies elsewhere. A matatu suspension spring must have a suitable k so that bumps on Nairobi roads compress it within its elastic limit and it recovers each time. A bungee cord at a Nairobi adventure park must store energy as Ep = ½kx² without passing its elastic limit. Growth: in Lesson 1 I only predicted that the old rope was 'weaker'. Now I can explain with particle bonds, graphs, calculations and stress and strain exactly why it failed, and I can predict before loading which rope is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mechanical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5T08:04:12Z">
              <w:r>
                <w:rPr>
                  <w:rFonts w:ascii="Arial" w:cs="Arial" w:eastAsia="Arial" w:hAnsi="Arial"/>
                  <w:b w:val="false"/>
                  <w:bCs w:val="false"/>
                  <w:i w:val="false"/>
                  <w:iCs w:val="false"/>
                  <w:color w:val="000000"/>
                  <w:sz w:val="18"/>
                  <w:szCs w:val="18"/>
                </w:rPr>
                <w:delText xml:space="preserve">Defines</w:delText>
              </w:r>
            </w:del>
            <w:ins w:id="9036" w:author="Claude (AI) - proposed" w:date="2026-10-15T08:04:12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elastic, plastic, elastic limit, spring constant, stress, strain and Young's Modulus accurately, </w:t>
            </w:r>
            <w:ins w:id="9037" w:author="Claude (AI) - proposed" w:date="2026-10-15T08:04:12Z">
              <w:r>
                <w:rPr>
                  <w:rFonts w:ascii="Arial" w:cs="Arial" w:eastAsia="Arial" w:hAnsi="Arial"/>
                  <w:b w:val="false"/>
                  <w:bCs w:val="false"/>
                  <w:i w:val="false"/>
                  <w:iCs w:val="false"/>
                  <w:color w:val="000000"/>
                  <w:sz w:val="18"/>
                  <w:szCs w:val="18"/>
                </w:rPr>
                <w:t xml:space="preserve">uses ductile, brittle and malleable correctly with examples, </w:t>
              </w:r>
            </w:ins>
            <w:r>
              <w:rPr>
                <w:rFonts w:ascii="Arial" w:cs="Arial" w:eastAsia="Arial" w:hAnsi="Arial"/>
                <w:b w:val="false"/>
                <w:bCs w:val="false"/>
                <w:i w:val="false"/>
                <w:iCs w:val="false"/>
                <w:color w:val="000000"/>
                <w:sz w:val="18"/>
                <w:szCs w:val="18"/>
              </w:rPr>
              <w:t xml:space="preserve">and links them to a particle-level explanation of bonds.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8" w:author="Claude (AI) - proposed" w:date="2026-10-15T08:04:12Z">
              <w:r>
                <w:rPr>
                  <w:rFonts w:ascii="Arial" w:cs="Arial" w:eastAsia="Arial" w:hAnsi="Arial"/>
                  <w:b w:val="false"/>
                  <w:bCs w:val="false"/>
                  <w:i w:val="false"/>
                  <w:iCs w:val="false"/>
                  <w:color w:val="000000"/>
                  <w:sz w:val="18"/>
                  <w:szCs w:val="18"/>
                </w:rPr>
                <w:delText xml:space="preserve">Defines</w:delText>
              </w:r>
            </w:del>
            <w:ins w:id="9039" w:author="Claude (AI) - proposed" w:date="2026-10-15T08:04:12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most terms correctly</w:t>
            </w:r>
            <w:ins w:id="9040" w:author="Claude (AI) - proposed" w:date="2026-10-15T08:04:1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a minor gap or imprecision in the particle-level explanation</w:t>
            </w:r>
            <w:ins w:id="9041" w:author="Claude (AI) - proposed" w:date="2026-10-15T08:04:12Z">
              <w:r>
                <w:rPr>
                  <w:rFonts w:ascii="Arial" w:cs="Arial" w:eastAsia="Arial" w:hAnsi="Arial"/>
                  <w:b w:val="false"/>
                  <w:bCs w:val="false"/>
                  <w:i w:val="false"/>
                  <w:iCs w:val="false"/>
                  <w:color w:val="000000"/>
                  <w:sz w:val="18"/>
                  <w:szCs w:val="18"/>
                </w:rPr>
                <w:t xml:space="preserve"> or in one of the ductile, brittle or malleable examples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5T08:04:12Z">
              <w:r>
                <w:rPr>
                  <w:rFonts w:ascii="Arial" w:cs="Arial" w:eastAsia="Arial" w:hAnsi="Arial"/>
                  <w:b w:val="false"/>
                  <w:bCs w:val="false"/>
                  <w:i w:val="false"/>
                  <w:iCs w:val="false"/>
                  <w:color w:val="000000"/>
                  <w:sz w:val="18"/>
                  <w:szCs w:val="18"/>
                </w:rPr>
                <w:delText xml:space="preserve">Definitions</w:delText>
              </w:r>
            </w:del>
            <w:ins w:id="9043" w:author="Claude (AI) - proposed" w:date="2026-10-15T08:04:12Z">
              <w:r>
                <w:rPr>
                  <w:rFonts w:ascii="Arial" w:cs="Arial" w:eastAsia="Arial" w:hAnsi="Arial"/>
                  <w:b w:val="false"/>
                  <w:bCs w:val="false"/>
                  <w:i w:val="false"/>
                  <w:iCs w:val="false"/>
                  <w:color w:val="000000"/>
                  <w:sz w:val="18"/>
                  <w:szCs w:val="18"/>
                </w:rPr>
                <w:t xml:space="preserve">Approaches expectations: definitions</w:t>
              </w:r>
            </w:ins>
            <w:r>
              <w:rPr>
                <w:rFonts w:ascii="Arial" w:cs="Arial" w:eastAsia="Arial" w:hAnsi="Arial"/>
                <w:b w:val="false"/>
                <w:bCs w:val="false"/>
                <w:i w:val="false"/>
                <w:iCs w:val="false"/>
                <w:color w:val="000000"/>
                <w:sz w:val="18"/>
                <w:szCs w:val="18"/>
              </w:rPr>
              <w:t xml:space="preserve"> are incomplete or confused, for example mixing up elastic limit and breaking point, </w:t>
            </w:r>
            <w:ins w:id="9044" w:author="Claude (AI) - proposed" w:date="2026-10-15T08:04:12Z">
              <w:r>
                <w:rPr>
                  <w:rFonts w:ascii="Arial" w:cs="Arial" w:eastAsia="Arial" w:hAnsi="Arial"/>
                  <w:b w:val="false"/>
                  <w:bCs w:val="false"/>
                  <w:i w:val="false"/>
                  <w:iCs w:val="false"/>
                  <w:color w:val="000000"/>
                  <w:sz w:val="18"/>
                  <w:szCs w:val="18"/>
                </w:rPr>
                <w:t xml:space="preserve">or stiffness and strength, </w:t>
              </w:r>
            </w:ins>
            <w:r>
              <w:rPr>
                <w:rFonts w:ascii="Arial" w:cs="Arial" w:eastAsia="Arial" w:hAnsi="Arial"/>
                <w:b w:val="false"/>
                <w:bCs w:val="false"/>
                <w:i w:val="false"/>
                <w:iCs w:val="false"/>
                <w:color w:val="000000"/>
                <w:sz w:val="18"/>
                <w:szCs w:val="18"/>
              </w:rPr>
              <w:t xml:space="preserve">and there is little or no particle-level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5" w:author="Claude (AI) - proposed" w:date="2026-10-15T08:04:12Z">
              <w:r>
                <w:rPr>
                  <w:rFonts w:ascii="Arial" w:cs="Arial" w:eastAsia="Arial" w:hAnsi="Arial"/>
                  <w:b w:val="false"/>
                  <w:bCs w:val="false"/>
                  <w:i w:val="false"/>
                  <w:iCs w:val="false"/>
                  <w:color w:val="000000"/>
                  <w:sz w:val="18"/>
                  <w:szCs w:val="18"/>
                </w:rPr>
                <w:delText xml:space="preserve">Uses</w:delText>
              </w:r>
            </w:del>
            <w:ins w:id="9046" w:author="Claude (AI) - proposed" w:date="2026-10-15T08:04:12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specific data from the lessons accurately (the 100–500 g stretching results, k values of 850 and 210 N/m, </w:t>
            </w:r>
            <w:del w:id="9047" w:author="Claude (AI) - proposed" w:date="2026-10-15T08:04:12Z">
              <w:r>
                <w:rPr>
                  <w:rFonts w:ascii="Arial" w:cs="Arial" w:eastAsia="Arial" w:hAnsi="Arial"/>
                  <w:b w:val="false"/>
                  <w:bCs w:val="false"/>
                  <w:i w:val="false"/>
                  <w:iCs w:val="false"/>
                  <w:color w:val="000000"/>
                  <w:sz w:val="18"/>
                  <w:szCs w:val="18"/>
                </w:rPr>
                <w:delText xml:space="preserve">extensions of</w:delText>
              </w:r>
            </w:del>
            <w:ins w:id="9048" w:author="Claude (AI) - proposed" w:date="2026-10-15T08:04:12Z">
              <w:r>
                <w:rPr>
                  <w:rFonts w:ascii="Arial" w:cs="Arial" w:eastAsia="Arial" w:hAnsi="Arial"/>
                  <w:b w:val="false"/>
                  <w:bCs w:val="false"/>
                  <w:i w:val="false"/>
                  <w:iCs w:val="false"/>
                  <w:color w:val="000000"/>
                  <w:sz w:val="18"/>
                  <w:szCs w:val="18"/>
                </w:rPr>
                <w:t xml:space="preserve">elastic limits of 1.5 m and 2.1 m, the</w:t>
              </w:r>
            </w:ins>
            <w:r>
              <w:rPr>
                <w:rFonts w:ascii="Arial" w:cs="Arial" w:eastAsia="Arial" w:hAnsi="Arial"/>
                <w:b w:val="false"/>
                <w:bCs w:val="false"/>
                <w:i w:val="false"/>
                <w:iCs w:val="false"/>
                <w:color w:val="000000"/>
                <w:sz w:val="18"/>
                <w:szCs w:val="18"/>
              </w:rPr>
              <w:t xml:space="preserve"> 0.92 m </w:t>
            </w:r>
            <w:del w:id="9049" w:author="Claude (AI) - proposed" w:date="2026-10-15T08:04:12Z">
              <w:r>
                <w:rPr>
                  <w:rFonts w:ascii="Arial" w:cs="Arial" w:eastAsia="Arial" w:hAnsi="Arial"/>
                  <w:b w:val="false"/>
                  <w:bCs w:val="false"/>
                  <w:i w:val="false"/>
                  <w:iCs w:val="false"/>
                  <w:color w:val="000000"/>
                  <w:sz w:val="18"/>
                  <w:szCs w:val="18"/>
                </w:rPr>
                <w:delText xml:space="preserve">and 3.73 m, elastic limit 2.1 m).</w:delText>
              </w:r>
            </w:del>
            <w:ins w:id="9050" w:author="Claude (AI) - proposed" w:date="2026-10-15T08:04:12Z">
              <w:r>
                <w:rPr>
                  <w:rFonts w:ascii="Arial" w:cs="Arial" w:eastAsia="Arial" w:hAnsi="Arial"/>
                  <w:b w:val="false"/>
                  <w:bCs w:val="false"/>
                  <w:i w:val="false"/>
                  <w:iCs w:val="false"/>
                  <w:color w:val="000000"/>
                  <w:sz w:val="18"/>
                  <w:szCs w:val="18"/>
                </w:rPr>
                <w:t xml:space="preserve">extension of Rope A, the 441 N force at Rope B's elastic limit) and says which values are measurements and which are predictions.</w:t>
              </w:r>
            </w:ins>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1" w:author="Claude (AI) - proposed" w:date="2026-10-15T08:04:12Z">
              <w:r>
                <w:rPr>
                  <w:rFonts w:ascii="Arial" w:cs="Arial" w:eastAsia="Arial" w:hAnsi="Arial"/>
                  <w:b w:val="false"/>
                  <w:bCs w:val="false"/>
                  <w:i w:val="false"/>
                  <w:iCs w:val="false"/>
                  <w:color w:val="000000"/>
                  <w:sz w:val="18"/>
                  <w:szCs w:val="18"/>
                </w:rPr>
                <w:delText xml:space="preserve">Uses</w:delText>
              </w:r>
            </w:del>
            <w:ins w:id="9052" w:author="Claude (AI) - proposed" w:date="2026-10-15T08:04:12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specific lesson evidence, with a few missing or inexact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3" w:author="Claude (AI) - proposed" w:date="2026-10-15T08:04:12Z">
              <w:r>
                <w:rPr>
                  <w:rFonts w:ascii="Arial" w:cs="Arial" w:eastAsia="Arial" w:hAnsi="Arial"/>
                  <w:b w:val="false"/>
                  <w:bCs w:val="false"/>
                  <w:i w:val="false"/>
                  <w:iCs w:val="false"/>
                  <w:color w:val="000000"/>
                  <w:sz w:val="18"/>
                  <w:szCs w:val="18"/>
                </w:rPr>
                <w:delText xml:space="preserve">Uses</w:delText>
              </w:r>
            </w:del>
            <w:ins w:id="9054" w:author="Claude (AI) - proposed" w:date="2026-10-15T08:04:12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general statements with little or no specific data from the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5T08:04:12Z">
              <w:r>
                <w:rPr>
                  <w:rFonts w:ascii="Arial" w:cs="Arial" w:eastAsia="Arial" w:hAnsi="Arial"/>
                  <w:b w:val="false"/>
                  <w:bCs w:val="false"/>
                  <w:i w:val="false"/>
                  <w:iCs w:val="false"/>
                  <w:color w:val="000000"/>
                  <w:sz w:val="18"/>
                  <w:szCs w:val="18"/>
                </w:rPr>
                <w:delText xml:space="preserve">Calculations</w:delText>
              </w:r>
            </w:del>
            <w:ins w:id="9056" w:author="Claude (AI) - proposed" w:date="2026-10-15T08:04:12Z">
              <w:r>
                <w:rPr>
                  <w:rFonts w:ascii="Arial" w:cs="Arial" w:eastAsia="Arial" w:hAnsi="Arial"/>
                  <w:b w:val="false"/>
                  <w:bCs w:val="false"/>
                  <w:i w:val="false"/>
                  <w:iCs w:val="false"/>
                  <w:color w:val="000000"/>
                  <w:sz w:val="18"/>
                  <w:szCs w:val="18"/>
                </w:rPr>
                <w:t xml:space="preserve">Exceeds expectations: calculations</w:t>
              </w:r>
            </w:ins>
            <w:r>
              <w:rPr>
                <w:rFonts w:ascii="Arial" w:cs="Arial" w:eastAsia="Arial" w:hAnsi="Arial"/>
                <w:b w:val="false"/>
                <w:bCs w:val="false"/>
                <w:i w:val="false"/>
                <w:iCs w:val="false"/>
                <w:color w:val="000000"/>
                <w:sz w:val="18"/>
                <w:szCs w:val="18"/>
              </w:rPr>
              <w:t xml:space="preserve"> (weight, </w:t>
            </w:r>
            <w:del w:id="9057" w:author="Claude (AI) - proposed" w:date="2026-10-15T08:04:12Z">
              <w:r>
                <w:rPr>
                  <w:rFonts w:ascii="Arial" w:cs="Arial" w:eastAsia="Arial" w:hAnsi="Arial"/>
                  <w:b w:val="false"/>
                  <w:bCs w:val="false"/>
                  <w:i w:val="false"/>
                  <w:iCs w:val="false"/>
                  <w:color w:val="000000"/>
                  <w:sz w:val="18"/>
                  <w:szCs w:val="18"/>
                </w:rPr>
                <w:delText xml:space="preserve">safe working load, Ep</w:delText>
              </w:r>
            </w:del>
            <w:ins w:id="9058" w:author="Claude (AI) - proposed" w:date="2026-10-15T08:04:12Z">
              <w:r>
                <w:rPr>
                  <w:rFonts w:ascii="Arial" w:cs="Arial" w:eastAsia="Arial" w:hAnsi="Arial"/>
                  <w:b w:val="false"/>
                  <w:bCs w:val="false"/>
                  <w:i w:val="false"/>
                  <w:iCs w:val="false"/>
                  <w:color w:val="000000"/>
                  <w:sz w:val="18"/>
                  <w:szCs w:val="18"/>
                </w:rPr>
                <w:t xml:space="preserve">force and energy at the elastic limit, stress</w:t>
              </w:r>
            </w:ins>
            <w:r>
              <w:rPr>
                <w:rFonts w:ascii="Arial" w:cs="Arial" w:eastAsia="Arial" w:hAnsi="Arial"/>
                <w:b w:val="false"/>
                <w:bCs w:val="false"/>
                <w:i w:val="false"/>
                <w:iCs w:val="false"/>
                <w:color w:val="000000"/>
                <w:sz w:val="18"/>
                <w:szCs w:val="18"/>
              </w:rPr>
              <w:t xml:space="preserve">) are correct, with steps and units shown, and the reasoning links the load to the elastic limit to the failure</w:t>
            </w:r>
            <w:ins w:id="9059" w:author="Claude (AI) - proposed" w:date="2026-10-15T08:04:12Z">
              <w:r>
                <w:rPr>
                  <w:rFonts w:ascii="Arial" w:cs="Arial" w:eastAsia="Arial" w:hAnsi="Arial"/>
                  <w:b w:val="false"/>
                  <w:bCs w:val="false"/>
                  <w:i w:val="false"/>
                  <w:iCs w:val="false"/>
                  <w:color w:val="000000"/>
                  <w:sz w:val="18"/>
                  <w:szCs w:val="18"/>
                </w:rPr>
                <w:t xml:space="preserve">, noting that Hooke's Law holds only within the elastic limit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0" w:author="Claude (AI) - proposed" w:date="2026-10-15T08:04:12Z">
              <w:r>
                <w:rPr>
                  <w:rFonts w:ascii="Arial" w:cs="Arial" w:eastAsia="Arial" w:hAnsi="Arial"/>
                  <w:b w:val="false"/>
                  <w:bCs w:val="false"/>
                  <w:i w:val="false"/>
                  <w:iCs w:val="false"/>
                  <w:color w:val="000000"/>
                  <w:sz w:val="18"/>
                  <w:szCs w:val="18"/>
                </w:rPr>
                <w:delText xml:space="preserve">Calculations</w:delText>
              </w:r>
            </w:del>
            <w:ins w:id="9061" w:author="Claude (AI) - proposed" w:date="2026-10-15T08:04:12Z">
              <w:r>
                <w:rPr>
                  <w:rFonts w:ascii="Arial" w:cs="Arial" w:eastAsia="Arial" w:hAnsi="Arial"/>
                  <w:b w:val="false"/>
                  <w:bCs w:val="false"/>
                  <w:i w:val="false"/>
                  <w:iCs w:val="false"/>
                  <w:color w:val="000000"/>
                  <w:sz w:val="18"/>
                  <w:szCs w:val="18"/>
                </w:rPr>
                <w:t xml:space="preserve">Meets expectations: calculations</w:t>
              </w:r>
            </w:ins>
            <w:r>
              <w:rPr>
                <w:rFonts w:ascii="Arial" w:cs="Arial" w:eastAsia="Arial" w:hAnsi="Arial"/>
                <w:b w:val="false"/>
                <w:bCs w:val="false"/>
                <w:i w:val="false"/>
                <w:iCs w:val="false"/>
                <w:color w:val="000000"/>
                <w:sz w:val="18"/>
                <w:szCs w:val="18"/>
              </w:rPr>
              <w:t xml:space="preserve"> are mostly correct with small errors in units or steps, and the reasoning is mostly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2" w:author="Claude (AI) - proposed" w:date="2026-10-15T08:04:12Z">
              <w:r>
                <w:rPr>
                  <w:rFonts w:ascii="Arial" w:cs="Arial" w:eastAsia="Arial" w:hAnsi="Arial"/>
                  <w:b w:val="false"/>
                  <w:bCs w:val="false"/>
                  <w:i w:val="false"/>
                  <w:iCs w:val="false"/>
                  <w:color w:val="000000"/>
                  <w:sz w:val="18"/>
                  <w:szCs w:val="18"/>
                </w:rPr>
                <w:delText xml:space="preserve">Calculations</w:delText>
              </w:r>
            </w:del>
            <w:ins w:id="9063" w:author="Claude (AI) - proposed" w:date="2026-10-15T08:04:12Z">
              <w:r>
                <w:rPr>
                  <w:rFonts w:ascii="Arial" w:cs="Arial" w:eastAsia="Arial" w:hAnsi="Arial"/>
                  <w:b w:val="false"/>
                  <w:bCs w:val="false"/>
                  <w:i w:val="false"/>
                  <w:iCs w:val="false"/>
                  <w:color w:val="000000"/>
                  <w:sz w:val="18"/>
                  <w:szCs w:val="18"/>
                </w:rPr>
                <w:t xml:space="preserve">Approaches expectations: calculations</w:t>
              </w:r>
            </w:ins>
            <w:r>
              <w:rPr>
                <w:rFonts w:ascii="Arial" w:cs="Arial" w:eastAsia="Arial" w:hAnsi="Arial"/>
                <w:b w:val="false"/>
                <w:bCs w:val="false"/>
                <w:i w:val="false"/>
                <w:iCs w:val="false"/>
                <w:color w:val="000000"/>
                <w:sz w:val="18"/>
                <w:szCs w:val="18"/>
              </w:rPr>
              <w:t xml:space="preserve"> have major errors or are missing, and the reasoning is a list of facts that does not explain why the rope snapped.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4" w:author="Claude (AI) - proposed" w:date="2026-10-15T08:04:12Z">
              <w:r>
                <w:rPr>
                  <w:rFonts w:ascii="Arial" w:cs="Arial" w:eastAsia="Arial" w:hAnsi="Arial"/>
                  <w:b w:val="false"/>
                  <w:bCs w:val="false"/>
                  <w:i w:val="false"/>
                  <w:iCs w:val="false"/>
                  <w:color w:val="000000"/>
                  <w:sz w:val="18"/>
                  <w:szCs w:val="18"/>
                </w:rPr>
                <w:delText xml:space="preserve">Gives</w:delText>
              </w:r>
            </w:del>
            <w:ins w:id="9065" w:author="Claude (AI) - proposed" w:date="2026-10-15T08:04:12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practical recommendation to the farmer</w:t>
            </w:r>
            <w:ins w:id="9066" w:author="Claude (AI) - proposed" w:date="2026-10-15T08:04:12Z">
              <w:r>
                <w:rPr>
                  <w:rFonts w:ascii="Arial" w:cs="Arial" w:eastAsia="Arial" w:hAnsi="Arial"/>
                  <w:b w:val="false"/>
                  <w:bCs w:val="false"/>
                  <w:i w:val="false"/>
                  <w:iCs w:val="false"/>
                  <w:color w:val="000000"/>
                  <w:sz w:val="18"/>
                  <w:szCs w:val="18"/>
                </w:rPr>
                <w:t xml:space="preserve">, with a safe working load and a safety margin,</w:t>
              </w:r>
            </w:ins>
            <w:r>
              <w:rPr>
                <w:rFonts w:ascii="Arial" w:cs="Arial" w:eastAsia="Arial" w:hAnsi="Arial"/>
                <w:b w:val="false"/>
                <w:bCs w:val="false"/>
                <w:i w:val="false"/>
                <w:iCs w:val="false"/>
                <w:color w:val="000000"/>
                <w:sz w:val="18"/>
                <w:szCs w:val="18"/>
              </w:rPr>
              <w:t xml:space="preserve"> and explains a second Kenyan application (matatu suspension spring or bungee cord)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7" w:author="Claude (AI) - proposed" w:date="2026-10-15T08:04:12Z">
              <w:r>
                <w:rPr>
                  <w:rFonts w:ascii="Arial" w:cs="Arial" w:eastAsia="Arial" w:hAnsi="Arial"/>
                  <w:b w:val="false"/>
                  <w:bCs w:val="false"/>
                  <w:i w:val="false"/>
                  <w:iCs w:val="false"/>
                  <w:color w:val="000000"/>
                  <w:sz w:val="18"/>
                  <w:szCs w:val="18"/>
                </w:rPr>
                <w:delText xml:space="preserve">Gives</w:delText>
              </w:r>
            </w:del>
            <w:ins w:id="9068" w:author="Claude (AI) - proposed" w:date="2026-10-15T08:04:12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reasonable recommendation and mentions a second application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9" w:author="Claude (AI) - proposed" w:date="2026-10-15T08:04:12Z">
              <w:r>
                <w:rPr>
                  <w:rFonts w:ascii="Arial" w:cs="Arial" w:eastAsia="Arial" w:hAnsi="Arial"/>
                  <w:b w:val="false"/>
                  <w:bCs w:val="false"/>
                  <w:i w:val="false"/>
                  <w:iCs w:val="false"/>
                  <w:color w:val="000000"/>
                  <w:sz w:val="18"/>
                  <w:szCs w:val="18"/>
                </w:rPr>
                <w:delText xml:space="preserve">Recommendation</w:delText>
              </w:r>
            </w:del>
            <w:ins w:id="9070" w:author="Claude (AI) - proposed" w:date="2026-10-15T08:04:12Z">
              <w:r>
                <w:rPr>
                  <w:rFonts w:ascii="Arial" w:cs="Arial" w:eastAsia="Arial" w:hAnsi="Arial"/>
                  <w:b w:val="false"/>
                  <w:bCs w:val="false"/>
                  <w:i w:val="false"/>
                  <w:iCs w:val="false"/>
                  <w:color w:val="000000"/>
                  <w:sz w:val="18"/>
                  <w:szCs w:val="18"/>
                </w:rPr>
                <w:t xml:space="preserve">Approaches expectations: the recommendation</w:t>
              </w:r>
            </w:ins>
            <w:r>
              <w:rPr>
                <w:rFonts w:ascii="Arial" w:cs="Arial" w:eastAsia="Arial" w:hAnsi="Arial"/>
                <w:b w:val="false"/>
                <w:bCs w:val="false"/>
                <w:i w:val="false"/>
                <w:iCs w:val="false"/>
                <w:color w:val="000000"/>
                <w:sz w:val="18"/>
                <w:szCs w:val="18"/>
              </w:rPr>
              <w:t xml:space="preserve"> is vague or unsupported, and there is no clear second application.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growth</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1" w:author="Claude (AI) - proposed" w:date="2026-10-15T08:04:12Z">
              <w:r>
                <w:rPr>
                  <w:rFonts w:ascii="Arial" w:cs="Arial" w:eastAsia="Arial" w:hAnsi="Arial"/>
                  <w:b w:val="false"/>
                  <w:bCs w:val="false"/>
                  <w:i w:val="false"/>
                  <w:iCs w:val="false"/>
                  <w:color w:val="000000"/>
                  <w:sz w:val="18"/>
                  <w:szCs w:val="18"/>
                </w:rPr>
                <w:delText xml:space="preserve">Writing is clear, organised and</w:delText>
              </w:r>
            </w:del>
            <w:ins w:id="9072" w:author="Claude (AI) - proposed" w:date="2026-10-15T08:04:12Z">
              <w:r>
                <w:rPr>
                  <w:rFonts w:ascii="Arial" w:cs="Arial" w:eastAsia="Arial" w:hAnsi="Arial"/>
                  <w:b w:val="false"/>
                  <w:bCs w:val="false"/>
                  <w:i w:val="false"/>
                  <w:iCs w:val="false"/>
                  <w:color w:val="000000"/>
                  <w:sz w:val="18"/>
                  <w:szCs w:val="18"/>
                </w:rPr>
                <w:t xml:space="preserve">Exceeds expectations: writing is clear and organised,</w:t>
              </w:r>
            </w:ins>
            <w:r>
              <w:rPr>
                <w:rFonts w:ascii="Arial" w:cs="Arial" w:eastAsia="Arial" w:hAnsi="Arial"/>
                <w:b w:val="false"/>
                <w:bCs w:val="false"/>
                <w:i w:val="false"/>
                <w:iCs w:val="false"/>
                <w:color w:val="000000"/>
                <w:sz w:val="18"/>
                <w:szCs w:val="18"/>
              </w:rPr>
              <w:t xml:space="preserve"> uses correct vocabulary and labelled diagrams</w:t>
            </w:r>
            <w:ins w:id="9073" w:author="Claude (AI) - proposed" w:date="2026-10-15T08:04:12Z">
              <w:r>
                <w:rPr>
                  <w:rFonts w:ascii="Arial" w:cs="Arial" w:eastAsia="Arial" w:hAnsi="Arial"/>
                  <w:b w:val="false"/>
                  <w:bCs w:val="false"/>
                  <w:i w:val="false"/>
                  <w:iCs w:val="false"/>
                  <w:color w:val="000000"/>
                  <w:sz w:val="18"/>
                  <w:szCs w:val="18"/>
                </w:rPr>
                <w:t xml:space="preserve"> (or a clear oral explanation)</w:t>
              </w:r>
            </w:ins>
            <w:r>
              <w:rPr>
                <w:rFonts w:ascii="Arial" w:cs="Arial" w:eastAsia="Arial" w:hAnsi="Arial"/>
                <w:b w:val="false"/>
                <w:bCs w:val="false"/>
                <w:i w:val="false"/>
                <w:iCs w:val="false"/>
                <w:color w:val="000000"/>
                <w:sz w:val="18"/>
                <w:szCs w:val="18"/>
              </w:rPr>
              <w:t xml:space="preserve">, and shows a clear journey from the Lesson 1 prediction to </w:t>
            </w:r>
            <w:ins w:id="9074" w:author="Claude (AI) - proposed" w:date="2026-10-15T08:04:12Z">
              <w:r>
                <w:rPr>
                  <w:rFonts w:ascii="Arial" w:cs="Arial" w:eastAsia="Arial" w:hAnsi="Arial"/>
                  <w:b w:val="false"/>
                  <w:bCs w:val="false"/>
                  <w:i w:val="false"/>
                  <w:iCs w:val="false"/>
                  <w:color w:val="000000"/>
                  <w:sz w:val="18"/>
                  <w:szCs w:val="18"/>
                </w:rPr>
                <w:t xml:space="preserve">an </w:t>
              </w:r>
            </w:ins>
            <w:r>
              <w:rPr>
                <w:rFonts w:ascii="Arial" w:cs="Arial" w:eastAsia="Arial" w:hAnsi="Arial"/>
                <w:b w:val="false"/>
                <w:bCs w:val="false"/>
                <w:i w:val="false"/>
                <w:iCs w:val="false"/>
                <w:color w:val="000000"/>
                <w:sz w:val="18"/>
                <w:szCs w:val="18"/>
              </w:rPr>
              <w:t xml:space="preserve">evidence-based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5" w:author="Claude (AI) - proposed" w:date="2026-10-15T08:04:12Z">
              <w:r>
                <w:rPr>
                  <w:rFonts w:ascii="Arial" w:cs="Arial" w:eastAsia="Arial" w:hAnsi="Arial"/>
                  <w:b w:val="false"/>
                  <w:bCs w:val="false"/>
                  <w:i w:val="false"/>
                  <w:iCs w:val="false"/>
                  <w:color w:val="000000"/>
                  <w:sz w:val="18"/>
                  <w:szCs w:val="18"/>
                </w:rPr>
                <w:delText xml:space="preserve">Writing</w:delText>
              </w:r>
            </w:del>
            <w:ins w:id="9076" w:author="Claude (AI) - proposed" w:date="2026-10-15T08:04:12Z">
              <w:r>
                <w:rPr>
                  <w:rFonts w:ascii="Arial" w:cs="Arial" w:eastAsia="Arial" w:hAnsi="Arial"/>
                  <w:b w:val="false"/>
                  <w:bCs w:val="false"/>
                  <w:i w:val="false"/>
                  <w:iCs w:val="false"/>
                  <w:color w:val="000000"/>
                  <w:sz w:val="18"/>
                  <w:szCs w:val="18"/>
                </w:rPr>
                <w:t xml:space="preserve">Meets expectations: writing</w:t>
              </w:r>
            </w:ins>
            <w:r>
              <w:rPr>
                <w:rFonts w:ascii="Arial" w:cs="Arial" w:eastAsia="Arial" w:hAnsi="Arial"/>
                <w:b w:val="false"/>
                <w:bCs w:val="false"/>
                <w:i w:val="false"/>
                <w:iCs w:val="false"/>
                <w:color w:val="000000"/>
                <w:sz w:val="18"/>
                <w:szCs w:val="18"/>
              </w:rPr>
              <w:t xml:space="preserve"> is mostly clear and organised, with some growth from Lesson 1 described.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7" w:author="Claude (AI) - proposed" w:date="2026-10-15T08:04:12Z">
              <w:r>
                <w:rPr>
                  <w:rFonts w:ascii="Arial" w:cs="Arial" w:eastAsia="Arial" w:hAnsi="Arial"/>
                  <w:b w:val="false"/>
                  <w:bCs w:val="false"/>
                  <w:i w:val="false"/>
                  <w:iCs w:val="false"/>
                  <w:color w:val="000000"/>
                  <w:sz w:val="18"/>
                  <w:szCs w:val="18"/>
                </w:rPr>
                <w:delText xml:space="preserve">Writing</w:delText>
              </w:r>
            </w:del>
            <w:ins w:id="9078" w:author="Claude (AI) - proposed" w:date="2026-10-15T08:04:12Z">
              <w:r>
                <w:rPr>
                  <w:rFonts w:ascii="Arial" w:cs="Arial" w:eastAsia="Arial" w:hAnsi="Arial"/>
                  <w:b w:val="false"/>
                  <w:bCs w:val="false"/>
                  <w:i w:val="false"/>
                  <w:iCs w:val="false"/>
                  <w:color w:val="000000"/>
                  <w:sz w:val="18"/>
                  <w:szCs w:val="18"/>
                </w:rPr>
                <w:t xml:space="preserve">Approaches expectations: the writing</w:t>
              </w:r>
            </w:ins>
            <w:r>
              <w:rPr>
                <w:rFonts w:ascii="Arial" w:cs="Arial" w:eastAsia="Arial" w:hAnsi="Arial"/>
                <w:b w:val="false"/>
                <w:bCs w:val="false"/>
                <w:i w:val="false"/>
                <w:iCs w:val="false"/>
                <w:color w:val="000000"/>
                <w:sz w:val="18"/>
                <w:szCs w:val="18"/>
              </w:rPr>
              <w:t xml:space="preserve"> is hard to follow, with little vocabulary use and no description of how understanding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_o1ncgmzybceyrvuzoi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ndvcxzdotmkfzocexij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795elpqbcd4psp6wpxi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_o1ncgmzybceyrvuzoiq" Type="http://schemas.openxmlformats.org/officeDocument/2006/relationships/hyperlink" Target="https://creativecommons.org/licenses/by-nc/4.0/" TargetMode="External"/><Relationship Id="rIdjndvcxzdotmkfzocexijk" Type="http://schemas.openxmlformats.org/officeDocument/2006/relationships/hyperlink" Target="https://creativecommons.org/licenses/by-nc/4.0/" TargetMode="External"/><Relationship Id="rIdz795elpqbcd4psp6wpxi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2026-10-15T08:04:10.515Z</dcterms:created>
  <dcterms:modified xsi:type="dcterms:W3CDTF">2026-10-15T08:04:10.515Z</dcterms:modified>
</cp:coreProperties>
</file>

<file path=docProps/custom.xml><?xml version="1.0" encoding="utf-8"?>
<Properties xmlns="http://schemas.openxmlformats.org/officeDocument/2006/custom-properties" xmlns:vt="http://schemas.openxmlformats.org/officeDocument/2006/docPropsVTypes"/>
</file>