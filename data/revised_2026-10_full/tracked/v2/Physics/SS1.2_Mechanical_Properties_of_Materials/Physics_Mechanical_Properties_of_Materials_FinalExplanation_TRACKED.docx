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 SUB-STRAND 1.2 MECHANICAL PROPERTIES OF MATERIALS: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Imagine you are </w:t>
            </w:r>
            <w:del w:id="9001" w:author="Claude (AI) - proposed" w:date="2026-10-18T00:31:57Z">
              <w:r>
                <w:rPr>
                  <w:rFonts w:ascii="Arial" w:cs="Arial" w:eastAsia="Arial" w:hAnsi="Arial"/>
                  <w:b w:val="false"/>
                  <w:bCs w:val="false"/>
                  <w:i w:val="false"/>
                  <w:iCs w:val="false"/>
                  <w:color w:val="000000"/>
                  <w:sz w:val="18"/>
                  <w:szCs w:val="18"/>
                </w:rPr>
                <w:delText xml:space="preserve">advising</w:delText>
              </w:r>
            </w:del>
            <w:ins w:id="9002" w:author="Claude (AI) - proposed" w:date="2026-10-18T00:31:57Z">
              <w:r>
                <w:rPr>
                  <w:rFonts w:ascii="Arial" w:cs="Arial" w:eastAsia="Arial" w:hAnsi="Arial"/>
                  <w:b w:val="false"/>
                  <w:bCs w:val="false"/>
                  <w:i w:val="false"/>
                  <w:iCs w:val="false"/>
                  <w:color w:val="000000"/>
                  <w:sz w:val="18"/>
                  <w:szCs w:val="18"/>
                </w:rPr>
                <w:t xml:space="preserve">sharing your measurements with</w:t>
              </w:r>
            </w:ins>
            <w:r>
              <w:rPr>
                <w:rFonts w:ascii="Arial" w:cs="Arial" w:eastAsia="Arial" w:hAnsi="Arial"/>
                <w:b w:val="false"/>
                <w:bCs w:val="false"/>
                <w:i w:val="false"/>
                <w:iCs w:val="false"/>
                <w:color w:val="000000"/>
                <w:sz w:val="18"/>
                <w:szCs w:val="18"/>
              </w:rPr>
              <w:t xml:space="preserve"> the farmer in Kericho </w:t>
            </w:r>
            <w:del w:id="9003" w:author="Claude (AI) - proposed" w:date="2026-10-18T00:31:57Z">
              <w:r>
                <w:rPr>
                  <w:rFonts w:ascii="Arial" w:cs="Arial" w:eastAsia="Arial" w:hAnsi="Arial"/>
                  <w:b w:val="false"/>
                  <w:bCs w:val="false"/>
                  <w:i w:val="false"/>
                  <w:iCs w:val="false"/>
                  <w:color w:val="000000"/>
                  <w:sz w:val="18"/>
                  <w:szCs w:val="18"/>
                </w:rPr>
                <w:delText xml:space="preserve">whose sisal footbridge ropes</w:delText>
              </w:r>
            </w:del>
            <w:ins w:id="9004" w:author="Claude (AI) - proposed" w:date="2026-10-18T00:31:57Z">
              <w:r>
                <w:rPr>
                  <w:rFonts w:ascii="Arial" w:cs="Arial" w:eastAsia="Arial" w:hAnsi="Arial"/>
                  <w:b w:val="false"/>
                  <w:bCs w:val="false"/>
                  <w:i w:val="false"/>
                  <w:iCs w:val="false"/>
                  <w:color w:val="000000"/>
                  <w:sz w:val="18"/>
                  <w:szCs w:val="18"/>
                </w:rPr>
                <w:t xml:space="preserve">and the neighbours who built the sisal footbridge, so that together they can decide what to do about ropes that</w:t>
              </w:r>
            </w:ins>
            <w:r>
              <w:rPr>
                <w:rFonts w:ascii="Arial" w:cs="Arial" w:eastAsia="Arial" w:hAnsi="Arial"/>
                <w:b w:val="false"/>
                <w:bCs w:val="false"/>
                <w:i w:val="false"/>
                <w:iCs w:val="false"/>
                <w:color w:val="000000"/>
                <w:sz w:val="18"/>
                <w:szCs w:val="18"/>
              </w:rPr>
              <w:t xml:space="preserve"> behaved so differently under an 80 kg sack of tea leaves. Answer each question in the space under it, in your own words, using evidence from Lessons 1 to 6, your Summary Table, your force-extension graphs and your Final Model. Use correct vocabulary (elastic, plastic, elastic limit, spring constant, Hooke's Law, elastic potential energy, stress, strain, Young's Modulus). Show every calculation step with units, and explain WHY and HOW, not just WHAT. Take g = 9.8 N/kg. You may add labelled diagrams</w:t>
            </w:r>
            <w:ins w:id="9005" w:author="Claude (AI) - proposed" w:date="2026-10-18T00:31:57Z">
              <w:r>
                <w:rPr>
                  <w:rFonts w:ascii="Arial" w:cs="Arial" w:eastAsia="Arial" w:hAnsi="Arial"/>
                  <w:b w:val="false"/>
                  <w:bCs w:val="false"/>
                  <w:i w:val="false"/>
                  <w:iCs w:val="false"/>
                  <w:color w:val="000000"/>
                  <w:sz w:val="18"/>
                  <w:szCs w:val="18"/>
                </w:rPr>
                <w:t xml:space="preserve">, and you may explain any answer aloud to your teacher instead of writing it</w:t>
              </w:r>
            </w:ins>
            <w:r>
              <w:rPr>
                <w:rFonts w:ascii="Arial" w:cs="Arial" w:eastAsia="Arial" w:hAnsi="Arial"/>
                <w:b w:val="false"/>
                <w:bCs w:val="false"/>
                <w:i w:val="false"/>
                <w:iCs w:val="false"/>
                <w:color w:val="000000"/>
                <w:sz w:val="18"/>
                <w:szCs w:val="18"/>
              </w:rPr>
              <w:t xml:space="preserve">. You have 80 to 100 minutes and you work individually.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Elastic and Plastic Behaviour – What Did We Observe?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Remember the two sisal ropes on the Kericho suspension footbridge, and the three materials you stretched in Lessons 1 and 2 (rubber band, sisal twine, copper wire). (a) Describe what happened to each rope when the 80 kg sack was loaded and then removed. (b) Describe what you observed for each of the three materials in your stretching investigation. (c) Define elastic behaviour and plastic deformation, and use your observations to classify each material. (d) Explain why two ropes that look similar can behave so differently.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What Is Happening Inside the Material?</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a labelled particle-level diagram and a short explanation to show what happens to the particles and the bonds between them (a) when an elastic material is stretched and the force is removed, and (b) when a material is stretched beyond its elastic limit. Then say how your thinking about this has changed since the first model you sketched in Lesson 1.</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Hooke's Law, Elastic Limit and Stored Energy – Calculating for the Kericho Ropes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this data about the two ropes, with the load being the 80 kg tea-leaf sack.</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330"/>
              <w:gridCol w:w="3330"/>
              <w:gridCol w:w="3330"/>
              <w:gridCol w:w="3330"/>
            </w:tblGrid>
            <w:tr>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Rope</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Spring constant k (N/m)</w:t>
                  </w:r>
                </w:p>
              </w:tc>
              <w:tc>
                <w:tcPr>
                  <w:tcW w:type="dxa" w:w="3330"/>
                  <w:shd w:fill="D5E8F0" w:color="auto" w:val="clear"/>
                  <w:tcMar>
                    <w:top w:type="dxa" w:w="60"/>
                    <w:left w:type="dxa" w:w="120"/>
                    <w:bottom w:type="dxa" w:w="60"/>
                    <w:right w:type="dxa" w:w="120"/>
                  </w:tcMar>
                  <w:vAlign w:val="top"/>
                </w:tcPr>
                <w:p>
                  <w:pPr>
                    <w:keepNext w:val="false"/>
                    <w:spacing w:after="40" w:before="0"/>
                    <w:jc w:val="left"/>
                    <w:rPr>
                      <w:ins w:id="9007" w:author="Claude (AI) - proposed" w:date="2026-10-18T00:31:57Z"/>
                    </w:rPr>
                  </w:pPr>
                  <w:ins w:id="9006" w:author="Claude (AI) - proposed" w:date="2026-10-18T00:31:57Z">
                    <w:r>
                      <w:rPr>
                        <w:rFonts w:ascii="Arial" w:cs="Arial" w:eastAsia="Arial" w:hAnsi="Arial"/>
                        <w:b/>
                        <w:bCs/>
                        <w:i w:val="false"/>
                        <w:iCs w:val="false"/>
                        <w:color w:val="000000"/>
                        <w:sz w:val="18"/>
                        <w:szCs w:val="18"/>
                      </w:rPr>
                      <w:t xml:space="preserve">Elastic limit (extension, m)</w:t>
                    </w:r>
                  </w:ins>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Extension under the 80 kg load (m)</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Rope A (new)</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850</w:t>
                  </w:r>
                </w:p>
              </w:tc>
              <w:tc>
                <w:tcPr>
                  <w:tcW w:type="dxa" w:w="3330"/>
                  <w:shd w:fill="FFFFFF" w:color="auto" w:val="clear"/>
                  <w:tcMar>
                    <w:top w:type="dxa" w:w="60"/>
                    <w:left w:type="dxa" w:w="120"/>
                    <w:bottom w:type="dxa" w:w="60"/>
                    <w:right w:type="dxa" w:w="120"/>
                  </w:tcMar>
                  <w:vAlign w:val="top"/>
                </w:tcPr>
                <w:p>
                  <w:pPr>
                    <w:keepNext w:val="false"/>
                    <w:spacing w:after="40" w:before="0"/>
                    <w:jc w:val="left"/>
                    <w:rPr>
                      <w:ins w:id="9009" w:author="Claude (AI) - proposed" w:date="2026-10-18T00:31:57Z"/>
                    </w:rPr>
                  </w:pPr>
                  <w:ins w:id="9008" w:author="Claude (AI) - proposed" w:date="2026-10-18T00:31:57Z">
                    <w:r>
                      <w:rPr>
                        <w:rFonts w:ascii="Arial" w:cs="Arial" w:eastAsia="Arial" w:hAnsi="Arial"/>
                        <w:b w:val="false"/>
                        <w:bCs w:val="false"/>
                        <w:i w:val="false"/>
                        <w:iCs w:val="false"/>
                        <w:color w:val="000000"/>
                        <w:sz w:val="18"/>
                        <w:szCs w:val="18"/>
                      </w:rPr>
                      <w:t xml:space="preserve">1.5</w:t>
                    </w:r>
                  </w:ins>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0.92</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Rope B (old)</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210</w:t>
                  </w:r>
                </w:p>
              </w:tc>
              <w:tc>
                <w:tcPr>
                  <w:tcW w:type="dxa" w:w="3330"/>
                  <w:shd w:fill="FFFFFF" w:color="auto" w:val="clear"/>
                  <w:tcMar>
                    <w:top w:type="dxa" w:w="60"/>
                    <w:left w:type="dxa" w:w="120"/>
                    <w:bottom w:type="dxa" w:w="60"/>
                    <w:right w:type="dxa" w:w="120"/>
                  </w:tcMar>
                  <w:vAlign w:val="top"/>
                </w:tcPr>
                <w:p>
                  <w:pPr>
                    <w:keepNext w:val="false"/>
                    <w:spacing w:after="40" w:before="0"/>
                    <w:jc w:val="left"/>
                    <w:rPr>
                      <w:ins w:id="9011" w:author="Claude (AI) - proposed" w:date="2026-10-18T00:31:57Z"/>
                    </w:rPr>
                  </w:pPr>
                  <w:ins w:id="9010" w:author="Claude (AI) - proposed" w:date="2026-10-18T00:31:57Z">
                    <w:r>
                      <w:rPr>
                        <w:rFonts w:ascii="Arial" w:cs="Arial" w:eastAsia="Arial" w:hAnsi="Arial"/>
                        <w:b w:val="false"/>
                        <w:bCs w:val="false"/>
                        <w:i w:val="false"/>
                        <w:iCs w:val="false"/>
                        <w:color w:val="000000"/>
                        <w:sz w:val="18"/>
                        <w:szCs w:val="18"/>
                      </w:rPr>
                      <w:t xml:space="preserve">2.1</w:t>
                    </w:r>
                  </w:ins>
                </w:p>
              </w:tc>
              <w:tc>
                <w:tcPr>
                  <w:tcW w:type="dxa" w:w="3330"/>
                  <w:shd w:fill="FFFFFF" w:color="auto" w:val="clear"/>
                  <w:tcMar>
                    <w:top w:type="dxa" w:w="60"/>
                    <w:left w:type="dxa" w:w="120"/>
                    <w:bottom w:type="dxa" w:w="60"/>
                    <w:right w:type="dxa" w:w="120"/>
                  </w:tcMar>
                  <w:vAlign w:val="top"/>
                </w:tcPr>
                <w:p>
                  <w:pPr>
                    <w:keepNext w:val="false"/>
                    <w:spacing w:after="40" w:before="0"/>
                    <w:jc w:val="left"/>
                    <w:rPr>
                      <w:ins w:id="9013" w:author="Claude (AI) - proposed" w:date="2026-10-18T00:31:57Z"/>
                    </w:rPr>
                  </w:pPr>
                  <w:ins w:id="9012" w:author="Claude (AI) - proposed" w:date="2026-10-18T00:31:57Z">
                    <w:r>
                      <w:rPr>
                        <w:rFonts w:ascii="Arial" w:cs="Arial" w:eastAsia="Arial" w:hAnsi="Arial"/>
                        <w:b w:val="false"/>
                        <w:bCs w:val="false"/>
                        <w:i w:val="false"/>
                        <w:iCs w:val="false"/>
                        <w:color w:val="000000"/>
                        <w:sz w:val="18"/>
                        <w:szCs w:val="18"/>
                      </w:rPr>
                      <w:t xml:space="preserve">3.73 if Hooke's Law still held (a prediction, not a measurement)</w:t>
                    </w:r>
                  </w:ins>
                </w:p>
                <w:p>
                  <w:pPr>
                    <w:keepNext w:val="false"/>
                    <w:spacing w:after="40" w:before="0"/>
                    <w:jc w:val="left"/>
                    <w:rPr>
                      <w:del w:id="9015" w:author="Claude (AI) - proposed" w:date="2026-10-18T00:31:57Z"/>
                    </w:rPr>
                  </w:pPr>
                  <w:del w:id="9014" w:author="Claude (AI) - proposed" w:date="2026-10-18T00:31:57Z">
                    <w:r>
                      <w:rPr>
                        <w:rFonts w:ascii="Arial" w:cs="Arial" w:eastAsia="Arial" w:hAnsi="Arial"/>
                        <w:b w:val="false"/>
                        <w:bCs w:val="false"/>
                        <w:i w:val="false"/>
                        <w:iCs w:val="false"/>
                        <w:color w:val="000000"/>
                        <w:sz w:val="18"/>
                        <w:szCs w:val="18"/>
                      </w:rPr>
                      <w:delText xml:space="preserve">3.73</w:delText>
                    </w:r>
                  </w:del>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del w:id="9016" w:author="Claude (AI) - proposed" w:date="2026-10-18T00:31:57Z">
              <w:r>
                <w:rPr>
                  <w:rFonts w:ascii="Arial" w:cs="Arial" w:eastAsia="Arial" w:hAnsi="Arial"/>
                  <w:b/>
                  <w:bCs/>
                  <w:i w:val="false"/>
                  <w:iCs w:val="false"/>
                  <w:color w:val="000000"/>
                  <w:sz w:val="18"/>
                  <w:szCs w:val="18"/>
                </w:rPr>
                <w:delText xml:space="preserve">The elastic limit of Rope B is an extension of 2.1 m</w:delText>
              </w:r>
            </w:del>
            <w:ins w:id="9017" w:author="Claude (AI) - proposed" w:date="2026-10-18T00:31:57Z">
              <w:r>
                <w:rPr>
                  <w:rFonts w:ascii="Arial" w:cs="Arial" w:eastAsia="Arial" w:hAnsi="Arial"/>
                  <w:b/>
                  <w:bCs/>
                  <w:i w:val="false"/>
                  <w:iCs w:val="false"/>
                  <w:color w:val="000000"/>
                  <w:sz w:val="18"/>
                  <w:szCs w:val="18"/>
                </w:rPr>
                <w:t xml:space="preserve">Hooke's Law only holds up to the elastic limit</w:t>
              </w:r>
            </w:ins>
            <w:r>
              <w:rPr>
                <w:rFonts w:ascii="Arial" w:cs="Arial" w:eastAsia="Arial" w:hAnsi="Arial"/>
                <w:b/>
                <w:bCs/>
                <w:i w:val="false"/>
                <w:iCs w:val="false"/>
                <w:color w:val="000000"/>
                <w:sz w:val="18"/>
                <w:szCs w:val="18"/>
              </w:rPr>
              <w:t xml:space="preserve">. (a) Calculate the weight of the sack. (b) State Hooke's Law and explain what the spring constant tells you about a material. (c) Calculate the force at Rope B's elastic limit and the mass this represents (its safe working load). (d) Calculate the elastic potential energy stored in Rope B at its elastic limit, and in Rope A at an extension of 0.92 m. (e) Using your answers, explain why Rope B failed and Rope A did not. Sketch the two force-extension graphs side by side and mark the load and the elastic limit of Rope B.</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Stress, Strain and Young's Modulus – Predicting Before Loading</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Define stress, strain and Young's Modulus, giving the equation and the unit (if any) for each. (b) Explain why a farmer or engineer should compare stress and strain rather than only force and extension when choosing a rope. (c) Name and describe the key features of a stress-strain graph that you identified in Lesson 5. (d) Explain how measuring Young's Modulus and fracture stress BEFORE loading would have let the farmer predict which rope would snap.</w:t>
            </w:r>
            <w:ins w:id="9018" w:author="Claude (AI) - proposed" w:date="2026-10-18T00:31:57Z">
              <w:r>
                <w:rPr>
                  <w:rFonts w:ascii="Arial" w:cs="Arial" w:eastAsia="Arial" w:hAnsi="Arial"/>
                  <w:b/>
                  <w:bCs/>
                  <w:i w:val="false"/>
                  <w:iCs w:val="false"/>
                  <w:color w:val="000000"/>
                  <w:sz w:val="18"/>
                  <w:szCs w:val="18"/>
                </w:rPr>
                <w:t xml:space="preserve"> (e) From Lesson 5, name one material that is ductile, one that is brittle and one that is malleable, and say how you know.</w:t>
              </w:r>
            </w:ins>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 Advice to the Kericho Farmer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formal recommendation to the Kericho farmer that answers the driving question: Why do some materials stretch and snap back while others permanently deform or break, and how can we use this knowledge to choose the right material for a safe structure in Kenya? Your answer must (a) explain why the two ropes behaved differently, using the elastic limit, spring constant and energy ideas; (b) give a safe working load for the old rope and say what you recommend he does; (c) describe one other Kenyan application, such as a matatu suspension spring in Nairobi or a bungee cord at a Nairobi adventure park, where the same ideas help choose a safe material; and (d) explain how your understanding has grown from your first prediction in Lesson 1.</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mechanical properties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19" w:author="Claude (AI) - proposed" w:date="2026-10-18T00:31:57Z">
              <w:r>
                <w:rPr>
                  <w:rFonts w:ascii="Arial" w:cs="Arial" w:eastAsia="Arial" w:hAnsi="Arial"/>
                  <w:b w:val="false"/>
                  <w:bCs w:val="false"/>
                  <w:i w:val="false"/>
                  <w:iCs w:val="false"/>
                  <w:color w:val="000000"/>
                  <w:sz w:val="18"/>
                  <w:szCs w:val="18"/>
                </w:rPr>
                <w:delText xml:space="preserve">Defines</w:delText>
              </w:r>
            </w:del>
            <w:ins w:id="9020" w:author="Claude (AI) - proposed" w:date="2026-10-18T00:31:57Z">
              <w:r>
                <w:rPr>
                  <w:rFonts w:ascii="Arial" w:cs="Arial" w:eastAsia="Arial" w:hAnsi="Arial"/>
                  <w:b w:val="false"/>
                  <w:bCs w:val="false"/>
                  <w:i w:val="false"/>
                  <w:iCs w:val="false"/>
                  <w:color w:val="000000"/>
                  <w:sz w:val="18"/>
                  <w:szCs w:val="18"/>
                </w:rPr>
                <w:t xml:space="preserve">Exceeds expectations: defines</w:t>
              </w:r>
            </w:ins>
            <w:r>
              <w:rPr>
                <w:rFonts w:ascii="Arial" w:cs="Arial" w:eastAsia="Arial" w:hAnsi="Arial"/>
                <w:b w:val="false"/>
                <w:bCs w:val="false"/>
                <w:i w:val="false"/>
                <w:iCs w:val="false"/>
                <w:color w:val="000000"/>
                <w:sz w:val="18"/>
                <w:szCs w:val="18"/>
              </w:rPr>
              <w:t xml:space="preserve"> elastic, plastic, elastic limit, spring constant, stress, strain and Young's Modulus accurately, </w:t>
            </w:r>
            <w:ins w:id="9021" w:author="Claude (AI) - proposed" w:date="2026-10-18T00:31:57Z">
              <w:r>
                <w:rPr>
                  <w:rFonts w:ascii="Arial" w:cs="Arial" w:eastAsia="Arial" w:hAnsi="Arial"/>
                  <w:b w:val="false"/>
                  <w:bCs w:val="false"/>
                  <w:i w:val="false"/>
                  <w:iCs w:val="false"/>
                  <w:color w:val="000000"/>
                  <w:sz w:val="18"/>
                  <w:szCs w:val="18"/>
                </w:rPr>
                <w:t xml:space="preserve">uses ductile, brittle and malleable correctly with examples, </w:t>
              </w:r>
            </w:ins>
            <w:r>
              <w:rPr>
                <w:rFonts w:ascii="Arial" w:cs="Arial" w:eastAsia="Arial" w:hAnsi="Arial"/>
                <w:b w:val="false"/>
                <w:bCs w:val="false"/>
                <w:i w:val="false"/>
                <w:iCs w:val="false"/>
                <w:color w:val="000000"/>
                <w:sz w:val="18"/>
                <w:szCs w:val="18"/>
              </w:rPr>
              <w:t xml:space="preserve">and links them to a particle-level explanation of bonds.</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22" w:author="Claude (AI) - proposed" w:date="2026-10-18T00:31:57Z">
              <w:r>
                <w:rPr>
                  <w:rFonts w:ascii="Arial" w:cs="Arial" w:eastAsia="Arial" w:hAnsi="Arial"/>
                  <w:b w:val="false"/>
                  <w:bCs w:val="false"/>
                  <w:i w:val="false"/>
                  <w:iCs w:val="false"/>
                  <w:color w:val="000000"/>
                  <w:sz w:val="18"/>
                  <w:szCs w:val="18"/>
                </w:rPr>
                <w:delText xml:space="preserve">Defines</w:delText>
              </w:r>
            </w:del>
            <w:ins w:id="9023" w:author="Claude (AI) - proposed" w:date="2026-10-18T00:31:57Z">
              <w:r>
                <w:rPr>
                  <w:rFonts w:ascii="Arial" w:cs="Arial" w:eastAsia="Arial" w:hAnsi="Arial"/>
                  <w:b w:val="false"/>
                  <w:bCs w:val="false"/>
                  <w:i w:val="false"/>
                  <w:iCs w:val="false"/>
                  <w:color w:val="000000"/>
                  <w:sz w:val="18"/>
                  <w:szCs w:val="18"/>
                </w:rPr>
                <w:t xml:space="preserve">Meets expectations: defines</w:t>
              </w:r>
            </w:ins>
            <w:r>
              <w:rPr>
                <w:rFonts w:ascii="Arial" w:cs="Arial" w:eastAsia="Arial" w:hAnsi="Arial"/>
                <w:b w:val="false"/>
                <w:bCs w:val="false"/>
                <w:i w:val="false"/>
                <w:iCs w:val="false"/>
                <w:color w:val="000000"/>
                <w:sz w:val="18"/>
                <w:szCs w:val="18"/>
              </w:rPr>
              <w:t xml:space="preserve"> most terms correctly</w:t>
            </w:r>
            <w:ins w:id="9024" w:author="Claude (AI) - proposed" w:date="2026-10-18T00:31:57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with a minor gap or imprecision in the particle-level explanation</w:t>
            </w:r>
            <w:ins w:id="9025" w:author="Claude (AI) - proposed" w:date="2026-10-18T00:31:57Z">
              <w:r>
                <w:rPr>
                  <w:rFonts w:ascii="Arial" w:cs="Arial" w:eastAsia="Arial" w:hAnsi="Arial"/>
                  <w:b w:val="false"/>
                  <w:bCs w:val="false"/>
                  <w:i w:val="false"/>
                  <w:iCs w:val="false"/>
                  <w:color w:val="000000"/>
                  <w:sz w:val="18"/>
                  <w:szCs w:val="18"/>
                </w:rPr>
                <w:t xml:space="preserve"> or in one of the ductile, brittle or malleable examples</w:t>
              </w:r>
            </w:ins>
            <w:r>
              <w:rPr>
                <w:rFonts w:ascii="Arial" w:cs="Arial" w:eastAsia="Arial" w:hAnsi="Arial"/>
                <w:b w:val="false"/>
                <w:bCs w:val="false"/>
                <w:i w:val="false"/>
                <w:iCs w:val="false"/>
                <w:color w:val="000000"/>
                <w:sz w:val="18"/>
                <w:szCs w:val="18"/>
              </w:rPr>
              <w:t xml:space="preserv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6" w:author="Claude (AI) - proposed" w:date="2026-10-18T00:31:57Z">
              <w:r>
                <w:rPr>
                  <w:rFonts w:ascii="Arial" w:cs="Arial" w:eastAsia="Arial" w:hAnsi="Arial"/>
                  <w:b w:val="false"/>
                  <w:bCs w:val="false"/>
                  <w:i w:val="false"/>
                  <w:iCs w:val="false"/>
                  <w:color w:val="000000"/>
                  <w:sz w:val="18"/>
                  <w:szCs w:val="18"/>
                </w:rPr>
                <w:delText xml:space="preserve">Definitions</w:delText>
              </w:r>
            </w:del>
            <w:ins w:id="9027" w:author="Claude (AI) - proposed" w:date="2026-10-18T00:31:57Z">
              <w:r>
                <w:rPr>
                  <w:rFonts w:ascii="Arial" w:cs="Arial" w:eastAsia="Arial" w:hAnsi="Arial"/>
                  <w:b w:val="false"/>
                  <w:bCs w:val="false"/>
                  <w:i w:val="false"/>
                  <w:iCs w:val="false"/>
                  <w:color w:val="000000"/>
                  <w:sz w:val="18"/>
                  <w:szCs w:val="18"/>
                </w:rPr>
                <w:t xml:space="preserve">Approaches expectations: definitions</w:t>
              </w:r>
            </w:ins>
            <w:r>
              <w:rPr>
                <w:rFonts w:ascii="Arial" w:cs="Arial" w:eastAsia="Arial" w:hAnsi="Arial"/>
                <w:b w:val="false"/>
                <w:bCs w:val="false"/>
                <w:i w:val="false"/>
                <w:iCs w:val="false"/>
                <w:color w:val="000000"/>
                <w:sz w:val="18"/>
                <w:szCs w:val="18"/>
              </w:rPr>
              <w:t xml:space="preserve"> are incomplete or confused, for example mixing up elastic limit and breaking point, </w:t>
            </w:r>
            <w:ins w:id="9028" w:author="Claude (AI) - proposed" w:date="2026-10-18T00:31:57Z">
              <w:r>
                <w:rPr>
                  <w:rFonts w:ascii="Arial" w:cs="Arial" w:eastAsia="Arial" w:hAnsi="Arial"/>
                  <w:b w:val="false"/>
                  <w:bCs w:val="false"/>
                  <w:i w:val="false"/>
                  <w:iCs w:val="false"/>
                  <w:color w:val="000000"/>
                  <w:sz w:val="18"/>
                  <w:szCs w:val="18"/>
                </w:rPr>
                <w:t xml:space="preserve">or stiffness and strength, </w:t>
              </w:r>
            </w:ins>
            <w:r>
              <w:rPr>
                <w:rFonts w:ascii="Arial" w:cs="Arial" w:eastAsia="Arial" w:hAnsi="Arial"/>
                <w:b w:val="false"/>
                <w:bCs w:val="false"/>
                <w:i w:val="false"/>
                <w:iCs w:val="false"/>
                <w:color w:val="000000"/>
                <w:sz w:val="18"/>
                <w:szCs w:val="18"/>
              </w:rPr>
              <w:t xml:space="preserve">and there is little or no particle-level explanation.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9" w:author="Claude (AI) - proposed" w:date="2026-10-18T00:31:57Z">
              <w:r>
                <w:rPr>
                  <w:rFonts w:ascii="Arial" w:cs="Arial" w:eastAsia="Arial" w:hAnsi="Arial"/>
                  <w:b w:val="false"/>
                  <w:bCs w:val="false"/>
                  <w:i w:val="false"/>
                  <w:iCs w:val="false"/>
                  <w:color w:val="000000"/>
                  <w:sz w:val="18"/>
                  <w:szCs w:val="18"/>
                </w:rPr>
                <w:delText xml:space="preserve">Uses</w:delText>
              </w:r>
            </w:del>
            <w:ins w:id="9030" w:author="Claude (AI) - proposed" w:date="2026-10-18T00:31:57Z">
              <w:r>
                <w:rPr>
                  <w:rFonts w:ascii="Arial" w:cs="Arial" w:eastAsia="Arial" w:hAnsi="Arial"/>
                  <w:b w:val="false"/>
                  <w:bCs w:val="false"/>
                  <w:i w:val="false"/>
                  <w:iCs w:val="false"/>
                  <w:color w:val="000000"/>
                  <w:sz w:val="18"/>
                  <w:szCs w:val="18"/>
                </w:rPr>
                <w:t xml:space="preserve">Exceeds expectations: uses</w:t>
              </w:r>
            </w:ins>
            <w:r>
              <w:rPr>
                <w:rFonts w:ascii="Arial" w:cs="Arial" w:eastAsia="Arial" w:hAnsi="Arial"/>
                <w:b w:val="false"/>
                <w:bCs w:val="false"/>
                <w:i w:val="false"/>
                <w:iCs w:val="false"/>
                <w:color w:val="000000"/>
                <w:sz w:val="18"/>
                <w:szCs w:val="18"/>
              </w:rPr>
              <w:t xml:space="preserve"> specific data from the lessons accurately (the 100–500 g stretching results, k values of 850 and 210 N/m, </w:t>
            </w:r>
            <w:del w:id="9031" w:author="Claude (AI) - proposed" w:date="2026-10-18T00:31:57Z">
              <w:r>
                <w:rPr>
                  <w:rFonts w:ascii="Arial" w:cs="Arial" w:eastAsia="Arial" w:hAnsi="Arial"/>
                  <w:b w:val="false"/>
                  <w:bCs w:val="false"/>
                  <w:i w:val="false"/>
                  <w:iCs w:val="false"/>
                  <w:color w:val="000000"/>
                  <w:sz w:val="18"/>
                  <w:szCs w:val="18"/>
                </w:rPr>
                <w:delText xml:space="preserve">extensions of</w:delText>
              </w:r>
            </w:del>
            <w:ins w:id="9032" w:author="Claude (AI) - proposed" w:date="2026-10-18T00:31:57Z">
              <w:r>
                <w:rPr>
                  <w:rFonts w:ascii="Arial" w:cs="Arial" w:eastAsia="Arial" w:hAnsi="Arial"/>
                  <w:b w:val="false"/>
                  <w:bCs w:val="false"/>
                  <w:i w:val="false"/>
                  <w:iCs w:val="false"/>
                  <w:color w:val="000000"/>
                  <w:sz w:val="18"/>
                  <w:szCs w:val="18"/>
                </w:rPr>
                <w:t xml:space="preserve">elastic limits of 1.5 m and 2.1 m, the</w:t>
              </w:r>
            </w:ins>
            <w:r>
              <w:rPr>
                <w:rFonts w:ascii="Arial" w:cs="Arial" w:eastAsia="Arial" w:hAnsi="Arial"/>
                <w:b w:val="false"/>
                <w:bCs w:val="false"/>
                <w:i w:val="false"/>
                <w:iCs w:val="false"/>
                <w:color w:val="000000"/>
                <w:sz w:val="18"/>
                <w:szCs w:val="18"/>
              </w:rPr>
              <w:t xml:space="preserve"> 0.92 m </w:t>
            </w:r>
            <w:del w:id="9033" w:author="Claude (AI) - proposed" w:date="2026-10-18T00:31:57Z">
              <w:r>
                <w:rPr>
                  <w:rFonts w:ascii="Arial" w:cs="Arial" w:eastAsia="Arial" w:hAnsi="Arial"/>
                  <w:b w:val="false"/>
                  <w:bCs w:val="false"/>
                  <w:i w:val="false"/>
                  <w:iCs w:val="false"/>
                  <w:color w:val="000000"/>
                  <w:sz w:val="18"/>
                  <w:szCs w:val="18"/>
                </w:rPr>
                <w:delText xml:space="preserve">and 3.73 m, elastic limit 2.1 m).</w:delText>
              </w:r>
            </w:del>
            <w:ins w:id="9034" w:author="Claude (AI) - proposed" w:date="2026-10-18T00:31:57Z">
              <w:r>
                <w:rPr>
                  <w:rFonts w:ascii="Arial" w:cs="Arial" w:eastAsia="Arial" w:hAnsi="Arial"/>
                  <w:b w:val="false"/>
                  <w:bCs w:val="false"/>
                  <w:i w:val="false"/>
                  <w:iCs w:val="false"/>
                  <w:color w:val="000000"/>
                  <w:sz w:val="18"/>
                  <w:szCs w:val="18"/>
                </w:rPr>
                <w:t xml:space="preserve">extension of Rope A, the 441 N force at Rope B's elastic limit) and says which values are measurements and which are predictions.</w:t>
              </w:r>
            </w:ins>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35" w:author="Claude (AI) - proposed" w:date="2026-10-18T00:31:57Z">
              <w:r>
                <w:rPr>
                  <w:rFonts w:ascii="Arial" w:cs="Arial" w:eastAsia="Arial" w:hAnsi="Arial"/>
                  <w:b w:val="false"/>
                  <w:bCs w:val="false"/>
                  <w:i w:val="false"/>
                  <w:iCs w:val="false"/>
                  <w:color w:val="000000"/>
                  <w:sz w:val="18"/>
                  <w:szCs w:val="18"/>
                </w:rPr>
                <w:delText xml:space="preserve">Uses</w:delText>
              </w:r>
            </w:del>
            <w:ins w:id="9036" w:author="Claude (AI) - proposed" w:date="2026-10-18T00:31:57Z">
              <w:r>
                <w:rPr>
                  <w:rFonts w:ascii="Arial" w:cs="Arial" w:eastAsia="Arial" w:hAnsi="Arial"/>
                  <w:b w:val="false"/>
                  <w:bCs w:val="false"/>
                  <w:i w:val="false"/>
                  <w:iCs w:val="false"/>
                  <w:color w:val="000000"/>
                  <w:sz w:val="18"/>
                  <w:szCs w:val="18"/>
                </w:rPr>
                <w:t xml:space="preserve">Meets expectations: uses</w:t>
              </w:r>
            </w:ins>
            <w:r>
              <w:rPr>
                <w:rFonts w:ascii="Arial" w:cs="Arial" w:eastAsia="Arial" w:hAnsi="Arial"/>
                <w:b w:val="false"/>
                <w:bCs w:val="false"/>
                <w:i w:val="false"/>
                <w:iCs w:val="false"/>
                <w:color w:val="000000"/>
                <w:sz w:val="18"/>
                <w:szCs w:val="18"/>
              </w:rPr>
              <w:t xml:space="preserve"> some specific lesson evidence, with a few missing or inexact values.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7" w:author="Claude (AI) - proposed" w:date="2026-10-18T00:31:57Z">
              <w:r>
                <w:rPr>
                  <w:rFonts w:ascii="Arial" w:cs="Arial" w:eastAsia="Arial" w:hAnsi="Arial"/>
                  <w:b w:val="false"/>
                  <w:bCs w:val="false"/>
                  <w:i w:val="false"/>
                  <w:iCs w:val="false"/>
                  <w:color w:val="000000"/>
                  <w:sz w:val="18"/>
                  <w:szCs w:val="18"/>
                </w:rPr>
                <w:delText xml:space="preserve">Uses</w:delText>
              </w:r>
            </w:del>
            <w:ins w:id="9038" w:author="Claude (AI) - proposed" w:date="2026-10-18T00:31:57Z">
              <w:r>
                <w:rPr>
                  <w:rFonts w:ascii="Arial" w:cs="Arial" w:eastAsia="Arial" w:hAnsi="Arial"/>
                  <w:b w:val="false"/>
                  <w:bCs w:val="false"/>
                  <w:i w:val="false"/>
                  <w:iCs w:val="false"/>
                  <w:color w:val="000000"/>
                  <w:sz w:val="18"/>
                  <w:szCs w:val="18"/>
                </w:rPr>
                <w:t xml:space="preserve">Approaches expectations: uses</w:t>
              </w:r>
            </w:ins>
            <w:r>
              <w:rPr>
                <w:rFonts w:ascii="Arial" w:cs="Arial" w:eastAsia="Arial" w:hAnsi="Arial"/>
                <w:b w:val="false"/>
                <w:bCs w:val="false"/>
                <w:i w:val="false"/>
                <w:iCs w:val="false"/>
                <w:color w:val="000000"/>
                <w:sz w:val="18"/>
                <w:szCs w:val="18"/>
              </w:rPr>
              <w:t xml:space="preserve"> general statements with little or no specific data from the investigations.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reasoning and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39" w:author="Claude (AI) - proposed" w:date="2026-10-18T00:31:57Z">
              <w:r>
                <w:rPr>
                  <w:rFonts w:ascii="Arial" w:cs="Arial" w:eastAsia="Arial" w:hAnsi="Arial"/>
                  <w:b w:val="false"/>
                  <w:bCs w:val="false"/>
                  <w:i w:val="false"/>
                  <w:iCs w:val="false"/>
                  <w:color w:val="000000"/>
                  <w:sz w:val="18"/>
                  <w:szCs w:val="18"/>
                </w:rPr>
                <w:delText xml:space="preserve">Calculations</w:delText>
              </w:r>
            </w:del>
            <w:ins w:id="9040" w:author="Claude (AI) - proposed" w:date="2026-10-18T00:31:57Z">
              <w:r>
                <w:rPr>
                  <w:rFonts w:ascii="Arial" w:cs="Arial" w:eastAsia="Arial" w:hAnsi="Arial"/>
                  <w:b w:val="false"/>
                  <w:bCs w:val="false"/>
                  <w:i w:val="false"/>
                  <w:iCs w:val="false"/>
                  <w:color w:val="000000"/>
                  <w:sz w:val="18"/>
                  <w:szCs w:val="18"/>
                </w:rPr>
                <w:t xml:space="preserve">Exceeds expectations: calculations</w:t>
              </w:r>
            </w:ins>
            <w:r>
              <w:rPr>
                <w:rFonts w:ascii="Arial" w:cs="Arial" w:eastAsia="Arial" w:hAnsi="Arial"/>
                <w:b w:val="false"/>
                <w:bCs w:val="false"/>
                <w:i w:val="false"/>
                <w:iCs w:val="false"/>
                <w:color w:val="000000"/>
                <w:sz w:val="18"/>
                <w:szCs w:val="18"/>
              </w:rPr>
              <w:t xml:space="preserve"> (weight, </w:t>
            </w:r>
            <w:del w:id="9041" w:author="Claude (AI) - proposed" w:date="2026-10-18T00:31:57Z">
              <w:r>
                <w:rPr>
                  <w:rFonts w:ascii="Arial" w:cs="Arial" w:eastAsia="Arial" w:hAnsi="Arial"/>
                  <w:b w:val="false"/>
                  <w:bCs w:val="false"/>
                  <w:i w:val="false"/>
                  <w:iCs w:val="false"/>
                  <w:color w:val="000000"/>
                  <w:sz w:val="18"/>
                  <w:szCs w:val="18"/>
                </w:rPr>
                <w:delText xml:space="preserve">safe working load, Ep</w:delText>
              </w:r>
            </w:del>
            <w:ins w:id="9042" w:author="Claude (AI) - proposed" w:date="2026-10-18T00:31:57Z">
              <w:r>
                <w:rPr>
                  <w:rFonts w:ascii="Arial" w:cs="Arial" w:eastAsia="Arial" w:hAnsi="Arial"/>
                  <w:b w:val="false"/>
                  <w:bCs w:val="false"/>
                  <w:i w:val="false"/>
                  <w:iCs w:val="false"/>
                  <w:color w:val="000000"/>
                  <w:sz w:val="18"/>
                  <w:szCs w:val="18"/>
                </w:rPr>
                <w:t xml:space="preserve">force and energy at the elastic limit, stress</w:t>
              </w:r>
            </w:ins>
            <w:r>
              <w:rPr>
                <w:rFonts w:ascii="Arial" w:cs="Arial" w:eastAsia="Arial" w:hAnsi="Arial"/>
                <w:b w:val="false"/>
                <w:bCs w:val="false"/>
                <w:i w:val="false"/>
                <w:iCs w:val="false"/>
                <w:color w:val="000000"/>
                <w:sz w:val="18"/>
                <w:szCs w:val="18"/>
              </w:rPr>
              <w:t xml:space="preserve">) are correct, with steps and units shown, and the reasoning links the load to the elastic limit to the failure</w:t>
            </w:r>
            <w:ins w:id="9043" w:author="Claude (AI) - proposed" w:date="2026-10-18T00:31:57Z">
              <w:r>
                <w:rPr>
                  <w:rFonts w:ascii="Arial" w:cs="Arial" w:eastAsia="Arial" w:hAnsi="Arial"/>
                  <w:b w:val="false"/>
                  <w:bCs w:val="false"/>
                  <w:i w:val="false"/>
                  <w:iCs w:val="false"/>
                  <w:color w:val="000000"/>
                  <w:sz w:val="18"/>
                  <w:szCs w:val="18"/>
                </w:rPr>
                <w:t xml:space="preserve">, noting that Hooke's Law holds only within the elastic limit</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44" w:author="Claude (AI) - proposed" w:date="2026-10-18T00:31:57Z">
              <w:r>
                <w:rPr>
                  <w:rFonts w:ascii="Arial" w:cs="Arial" w:eastAsia="Arial" w:hAnsi="Arial"/>
                  <w:b w:val="false"/>
                  <w:bCs w:val="false"/>
                  <w:i w:val="false"/>
                  <w:iCs w:val="false"/>
                  <w:color w:val="000000"/>
                  <w:sz w:val="18"/>
                  <w:szCs w:val="18"/>
                </w:rPr>
                <w:delText xml:space="preserve">Calculations</w:delText>
              </w:r>
            </w:del>
            <w:ins w:id="9045" w:author="Claude (AI) - proposed" w:date="2026-10-18T00:31:57Z">
              <w:r>
                <w:rPr>
                  <w:rFonts w:ascii="Arial" w:cs="Arial" w:eastAsia="Arial" w:hAnsi="Arial"/>
                  <w:b w:val="false"/>
                  <w:bCs w:val="false"/>
                  <w:i w:val="false"/>
                  <w:iCs w:val="false"/>
                  <w:color w:val="000000"/>
                  <w:sz w:val="18"/>
                  <w:szCs w:val="18"/>
                </w:rPr>
                <w:t xml:space="preserve">Meets expectations: calculations</w:t>
              </w:r>
            </w:ins>
            <w:r>
              <w:rPr>
                <w:rFonts w:ascii="Arial" w:cs="Arial" w:eastAsia="Arial" w:hAnsi="Arial"/>
                <w:b w:val="false"/>
                <w:bCs w:val="false"/>
                <w:i w:val="false"/>
                <w:iCs w:val="false"/>
                <w:color w:val="000000"/>
                <w:sz w:val="18"/>
                <w:szCs w:val="18"/>
              </w:rPr>
              <w:t xml:space="preserve"> are mostly correct with small errors in units or steps, and the reasoning is mostly 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6" w:author="Claude (AI) - proposed" w:date="2026-10-18T00:31:57Z">
              <w:r>
                <w:rPr>
                  <w:rFonts w:ascii="Arial" w:cs="Arial" w:eastAsia="Arial" w:hAnsi="Arial"/>
                  <w:b w:val="false"/>
                  <w:bCs w:val="false"/>
                  <w:i w:val="false"/>
                  <w:iCs w:val="false"/>
                  <w:color w:val="000000"/>
                  <w:sz w:val="18"/>
                  <w:szCs w:val="18"/>
                </w:rPr>
                <w:delText xml:space="preserve">Calculations</w:delText>
              </w:r>
            </w:del>
            <w:ins w:id="9047" w:author="Claude (AI) - proposed" w:date="2026-10-18T00:31:57Z">
              <w:r>
                <w:rPr>
                  <w:rFonts w:ascii="Arial" w:cs="Arial" w:eastAsia="Arial" w:hAnsi="Arial"/>
                  <w:b w:val="false"/>
                  <w:bCs w:val="false"/>
                  <w:i w:val="false"/>
                  <w:iCs w:val="false"/>
                  <w:color w:val="000000"/>
                  <w:sz w:val="18"/>
                  <w:szCs w:val="18"/>
                </w:rPr>
                <w:t xml:space="preserve">Approaches expectations: calculations</w:t>
              </w:r>
            </w:ins>
            <w:r>
              <w:rPr>
                <w:rFonts w:ascii="Arial" w:cs="Arial" w:eastAsia="Arial" w:hAnsi="Arial"/>
                <w:b w:val="false"/>
                <w:bCs w:val="false"/>
                <w:i w:val="false"/>
                <w:iCs w:val="false"/>
                <w:color w:val="000000"/>
                <w:sz w:val="18"/>
                <w:szCs w:val="18"/>
              </w:rPr>
              <w:t xml:space="preserve"> have major errors or are missing, and the reasoning is a list of facts that does not explain why the rope snapped.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to Kenyan contexts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8" w:author="Claude (AI) - proposed" w:date="2026-10-18T00:31:57Z">
              <w:r>
                <w:rPr>
                  <w:rFonts w:ascii="Arial" w:cs="Arial" w:eastAsia="Arial" w:hAnsi="Arial"/>
                  <w:b w:val="false"/>
                  <w:bCs w:val="false"/>
                  <w:i w:val="false"/>
                  <w:iCs w:val="false"/>
                  <w:color w:val="000000"/>
                  <w:sz w:val="18"/>
                  <w:szCs w:val="18"/>
                </w:rPr>
                <w:delText xml:space="preserve">Gives</w:delText>
              </w:r>
            </w:del>
            <w:ins w:id="9049" w:author="Claude (AI) - proposed" w:date="2026-10-18T00:31:57Z">
              <w:r>
                <w:rPr>
                  <w:rFonts w:ascii="Arial" w:cs="Arial" w:eastAsia="Arial" w:hAnsi="Arial"/>
                  <w:b w:val="false"/>
                  <w:bCs w:val="false"/>
                  <w:i w:val="false"/>
                  <w:iCs w:val="false"/>
                  <w:color w:val="000000"/>
                  <w:sz w:val="18"/>
                  <w:szCs w:val="18"/>
                </w:rPr>
                <w:t xml:space="preserve">Exceeds expectations: gives</w:t>
              </w:r>
            </w:ins>
            <w:r>
              <w:rPr>
                <w:rFonts w:ascii="Arial" w:cs="Arial" w:eastAsia="Arial" w:hAnsi="Arial"/>
                <w:b w:val="false"/>
                <w:bCs w:val="false"/>
                <w:i w:val="false"/>
                <w:iCs w:val="false"/>
                <w:color w:val="000000"/>
                <w:sz w:val="18"/>
                <w:szCs w:val="18"/>
              </w:rPr>
              <w:t xml:space="preserve"> a clear, practical recommendation to the farmer</w:t>
            </w:r>
            <w:ins w:id="9050" w:author="Claude (AI) - proposed" w:date="2026-10-18T00:31:57Z">
              <w:r>
                <w:rPr>
                  <w:rFonts w:ascii="Arial" w:cs="Arial" w:eastAsia="Arial" w:hAnsi="Arial"/>
                  <w:b w:val="false"/>
                  <w:bCs w:val="false"/>
                  <w:i w:val="false"/>
                  <w:iCs w:val="false"/>
                  <w:color w:val="000000"/>
                  <w:sz w:val="18"/>
                  <w:szCs w:val="18"/>
                </w:rPr>
                <w:t xml:space="preserve">, with a safe working load and a safety margin,</w:t>
              </w:r>
            </w:ins>
            <w:r>
              <w:rPr>
                <w:rFonts w:ascii="Arial" w:cs="Arial" w:eastAsia="Arial" w:hAnsi="Arial"/>
                <w:b w:val="false"/>
                <w:bCs w:val="false"/>
                <w:i w:val="false"/>
                <w:iCs w:val="false"/>
                <w:color w:val="000000"/>
                <w:sz w:val="18"/>
                <w:szCs w:val="18"/>
              </w:rPr>
              <w:t xml:space="preserve"> and explains a second Kenyan application (matatu suspension spring or bungee cord)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51" w:author="Claude (AI) - proposed" w:date="2026-10-18T00:31:57Z">
              <w:r>
                <w:rPr>
                  <w:rFonts w:ascii="Arial" w:cs="Arial" w:eastAsia="Arial" w:hAnsi="Arial"/>
                  <w:b w:val="false"/>
                  <w:bCs w:val="false"/>
                  <w:i w:val="false"/>
                  <w:iCs w:val="false"/>
                  <w:color w:val="000000"/>
                  <w:sz w:val="18"/>
                  <w:szCs w:val="18"/>
                </w:rPr>
                <w:delText xml:space="preserve">Gives</w:delText>
              </w:r>
            </w:del>
            <w:ins w:id="9052" w:author="Claude (AI) - proposed" w:date="2026-10-18T00:31:57Z">
              <w:r>
                <w:rPr>
                  <w:rFonts w:ascii="Arial" w:cs="Arial" w:eastAsia="Arial" w:hAnsi="Arial"/>
                  <w:b w:val="false"/>
                  <w:bCs w:val="false"/>
                  <w:i w:val="false"/>
                  <w:iCs w:val="false"/>
                  <w:color w:val="000000"/>
                  <w:sz w:val="18"/>
                  <w:szCs w:val="18"/>
                </w:rPr>
                <w:t xml:space="preserve">Meets expectations: gives</w:t>
              </w:r>
            </w:ins>
            <w:r>
              <w:rPr>
                <w:rFonts w:ascii="Arial" w:cs="Arial" w:eastAsia="Arial" w:hAnsi="Arial"/>
                <w:b w:val="false"/>
                <w:bCs w:val="false"/>
                <w:i w:val="false"/>
                <w:iCs w:val="false"/>
                <w:color w:val="000000"/>
                <w:sz w:val="18"/>
                <w:szCs w:val="18"/>
              </w:rPr>
              <w:t xml:space="preserve"> a reasonable recommendation and mentions a second application with limited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3" w:author="Claude (AI) - proposed" w:date="2026-10-18T00:31:57Z">
              <w:r>
                <w:rPr>
                  <w:rFonts w:ascii="Arial" w:cs="Arial" w:eastAsia="Arial" w:hAnsi="Arial"/>
                  <w:b w:val="false"/>
                  <w:bCs w:val="false"/>
                  <w:i w:val="false"/>
                  <w:iCs w:val="false"/>
                  <w:color w:val="000000"/>
                  <w:sz w:val="18"/>
                  <w:szCs w:val="18"/>
                </w:rPr>
                <w:delText xml:space="preserve">Recommendation</w:delText>
              </w:r>
            </w:del>
            <w:ins w:id="9054" w:author="Claude (AI) - proposed" w:date="2026-10-18T00:31:57Z">
              <w:r>
                <w:rPr>
                  <w:rFonts w:ascii="Arial" w:cs="Arial" w:eastAsia="Arial" w:hAnsi="Arial"/>
                  <w:b w:val="false"/>
                  <w:bCs w:val="false"/>
                  <w:i w:val="false"/>
                  <w:iCs w:val="false"/>
                  <w:color w:val="000000"/>
                  <w:sz w:val="18"/>
                  <w:szCs w:val="18"/>
                </w:rPr>
                <w:t xml:space="preserve">Approaches expectations: the recommendation</w:t>
              </w:r>
            </w:ins>
            <w:r>
              <w:rPr>
                <w:rFonts w:ascii="Arial" w:cs="Arial" w:eastAsia="Arial" w:hAnsi="Arial"/>
                <w:b w:val="false"/>
                <w:bCs w:val="false"/>
                <w:i w:val="false"/>
                <w:iCs w:val="false"/>
                <w:color w:val="000000"/>
                <w:sz w:val="18"/>
                <w:szCs w:val="18"/>
              </w:rPr>
              <w:t xml:space="preserve"> is vague or unsupported, and there is no clear second application.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growth</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5" w:author="Claude (AI) - proposed" w:date="2026-10-18T00:31:57Z">
              <w:r>
                <w:rPr>
                  <w:rFonts w:ascii="Arial" w:cs="Arial" w:eastAsia="Arial" w:hAnsi="Arial"/>
                  <w:b w:val="false"/>
                  <w:bCs w:val="false"/>
                  <w:i w:val="false"/>
                  <w:iCs w:val="false"/>
                  <w:color w:val="000000"/>
                  <w:sz w:val="18"/>
                  <w:szCs w:val="18"/>
                </w:rPr>
                <w:delText xml:space="preserve">Writing is clear, organised and</w:delText>
              </w:r>
            </w:del>
            <w:ins w:id="9056" w:author="Claude (AI) - proposed" w:date="2026-10-18T00:31:57Z">
              <w:r>
                <w:rPr>
                  <w:rFonts w:ascii="Arial" w:cs="Arial" w:eastAsia="Arial" w:hAnsi="Arial"/>
                  <w:b w:val="false"/>
                  <w:bCs w:val="false"/>
                  <w:i w:val="false"/>
                  <w:iCs w:val="false"/>
                  <w:color w:val="000000"/>
                  <w:sz w:val="18"/>
                  <w:szCs w:val="18"/>
                </w:rPr>
                <w:t xml:space="preserve">Exceeds expectations: writing is clear and organised,</w:t>
              </w:r>
            </w:ins>
            <w:r>
              <w:rPr>
                <w:rFonts w:ascii="Arial" w:cs="Arial" w:eastAsia="Arial" w:hAnsi="Arial"/>
                <w:b w:val="false"/>
                <w:bCs w:val="false"/>
                <w:i w:val="false"/>
                <w:iCs w:val="false"/>
                <w:color w:val="000000"/>
                <w:sz w:val="18"/>
                <w:szCs w:val="18"/>
              </w:rPr>
              <w:t xml:space="preserve"> uses correct vocabulary and labelled diagrams</w:t>
            </w:r>
            <w:ins w:id="9057" w:author="Claude (AI) - proposed" w:date="2026-10-18T00:31:57Z">
              <w:r>
                <w:rPr>
                  <w:rFonts w:ascii="Arial" w:cs="Arial" w:eastAsia="Arial" w:hAnsi="Arial"/>
                  <w:b w:val="false"/>
                  <w:bCs w:val="false"/>
                  <w:i w:val="false"/>
                  <w:iCs w:val="false"/>
                  <w:color w:val="000000"/>
                  <w:sz w:val="18"/>
                  <w:szCs w:val="18"/>
                </w:rPr>
                <w:t xml:space="preserve"> (or a clear oral explanation)</w:t>
              </w:r>
            </w:ins>
            <w:r>
              <w:rPr>
                <w:rFonts w:ascii="Arial" w:cs="Arial" w:eastAsia="Arial" w:hAnsi="Arial"/>
                <w:b w:val="false"/>
                <w:bCs w:val="false"/>
                <w:i w:val="false"/>
                <w:iCs w:val="false"/>
                <w:color w:val="000000"/>
                <w:sz w:val="18"/>
                <w:szCs w:val="18"/>
              </w:rPr>
              <w:t xml:space="preserve">, and shows a clear journey from the Lesson 1 prediction to </w:t>
            </w:r>
            <w:ins w:id="9058" w:author="Claude (AI) - proposed" w:date="2026-10-18T00:31:57Z">
              <w:r>
                <w:rPr>
                  <w:rFonts w:ascii="Arial" w:cs="Arial" w:eastAsia="Arial" w:hAnsi="Arial"/>
                  <w:b w:val="false"/>
                  <w:bCs w:val="false"/>
                  <w:i w:val="false"/>
                  <w:iCs w:val="false"/>
                  <w:color w:val="000000"/>
                  <w:sz w:val="18"/>
                  <w:szCs w:val="18"/>
                </w:rPr>
                <w:t xml:space="preserve">an </w:t>
              </w:r>
            </w:ins>
            <w:r>
              <w:rPr>
                <w:rFonts w:ascii="Arial" w:cs="Arial" w:eastAsia="Arial" w:hAnsi="Arial"/>
                <w:b w:val="false"/>
                <w:bCs w:val="false"/>
                <w:i w:val="false"/>
                <w:iCs w:val="false"/>
                <w:color w:val="000000"/>
                <w:sz w:val="18"/>
                <w:szCs w:val="18"/>
              </w:rPr>
              <w:t xml:space="preserve">evidence-based explanation.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del w:id="9059" w:author="Claude (AI) - proposed" w:date="2026-10-18T00:31:57Z">
              <w:r>
                <w:rPr>
                  <w:rFonts w:ascii="Arial" w:cs="Arial" w:eastAsia="Arial" w:hAnsi="Arial"/>
                  <w:b w:val="false"/>
                  <w:bCs w:val="false"/>
                  <w:i w:val="false"/>
                  <w:iCs w:val="false"/>
                  <w:color w:val="000000"/>
                  <w:sz w:val="18"/>
                  <w:szCs w:val="18"/>
                </w:rPr>
                <w:delText xml:space="preserve">Writing</w:delText>
              </w:r>
            </w:del>
            <w:ins w:id="9060" w:author="Claude (AI) - proposed" w:date="2026-10-18T00:31:57Z">
              <w:r>
                <w:rPr>
                  <w:rFonts w:ascii="Arial" w:cs="Arial" w:eastAsia="Arial" w:hAnsi="Arial"/>
                  <w:b w:val="false"/>
                  <w:bCs w:val="false"/>
                  <w:i w:val="false"/>
                  <w:iCs w:val="false"/>
                  <w:color w:val="000000"/>
                  <w:sz w:val="18"/>
                  <w:szCs w:val="18"/>
                </w:rPr>
                <w:t xml:space="preserve">Meets expectations: writing</w:t>
              </w:r>
            </w:ins>
            <w:r>
              <w:rPr>
                <w:rFonts w:ascii="Arial" w:cs="Arial" w:eastAsia="Arial" w:hAnsi="Arial"/>
                <w:b w:val="false"/>
                <w:bCs w:val="false"/>
                <w:i w:val="false"/>
                <w:iCs w:val="false"/>
                <w:color w:val="000000"/>
                <w:sz w:val="18"/>
                <w:szCs w:val="18"/>
              </w:rPr>
              <w:t xml:space="preserve"> is mostly clear and organised, with some growth from Lesson 1 described.</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61" w:author="Claude (AI) - proposed" w:date="2026-10-18T00:31:57Z">
              <w:r>
                <w:rPr>
                  <w:rFonts w:ascii="Arial" w:cs="Arial" w:eastAsia="Arial" w:hAnsi="Arial"/>
                  <w:b w:val="false"/>
                  <w:bCs w:val="false"/>
                  <w:i w:val="false"/>
                  <w:iCs w:val="false"/>
                  <w:color w:val="000000"/>
                  <w:sz w:val="18"/>
                  <w:szCs w:val="18"/>
                </w:rPr>
                <w:delText xml:space="preserve">Writing</w:delText>
              </w:r>
            </w:del>
            <w:ins w:id="9062" w:author="Claude (AI) - proposed" w:date="2026-10-18T00:31:57Z">
              <w:r>
                <w:rPr>
                  <w:rFonts w:ascii="Arial" w:cs="Arial" w:eastAsia="Arial" w:hAnsi="Arial"/>
                  <w:b w:val="false"/>
                  <w:bCs w:val="false"/>
                  <w:i w:val="false"/>
                  <w:iCs w:val="false"/>
                  <w:color w:val="000000"/>
                  <w:sz w:val="18"/>
                  <w:szCs w:val="18"/>
                </w:rPr>
                <w:t xml:space="preserve">Approaches expectations: the writing</w:t>
              </w:r>
            </w:ins>
            <w:r>
              <w:rPr>
                <w:rFonts w:ascii="Arial" w:cs="Arial" w:eastAsia="Arial" w:hAnsi="Arial"/>
                <w:b w:val="false"/>
                <w:bCs w:val="false"/>
                <w:i w:val="false"/>
                <w:iCs w:val="false"/>
                <w:color w:val="000000"/>
                <w:sz w:val="18"/>
                <w:szCs w:val="18"/>
              </w:rPr>
              <w:t xml:space="preserve"> is hard to follow, with little vocabulary use and no description of how understanding changed.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t0b_fvohdxjsnnqge43f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pcth4wy-uuxlu5msefkiz">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n3lj5hmtkxjbi2sqolii1">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0b_fvohdxjsnnqge43fy" Type="http://schemas.openxmlformats.org/officeDocument/2006/relationships/hyperlink" Target="https://creativecommons.org/licenses/by-nc/4.0/" TargetMode="External"/><Relationship Id="rIdpcth4wy-uuxlu5msefkiz" Type="http://schemas.openxmlformats.org/officeDocument/2006/relationships/hyperlink" Target="https://creativecommons.org/licenses/by-nc/4.0/" TargetMode="External"/><Relationship Id="rIdn3lj5hmtkxjbi2sqolii1"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2026-10-18T00:31:56.148Z</dcterms:created>
  <dcterms:modified xsi:type="dcterms:W3CDTF">2026-10-18T00:31:56.148Z</dcterms:modified>
</cp:coreProperties>
</file>

<file path=docProps/custom.xml><?xml version="1.0" encoding="utf-8"?>
<Properties xmlns="http://schemas.openxmlformats.org/officeDocument/2006/custom-properties" xmlns:vt="http://schemas.openxmlformats.org/officeDocument/2006/docPropsVTypes"/>
</file>