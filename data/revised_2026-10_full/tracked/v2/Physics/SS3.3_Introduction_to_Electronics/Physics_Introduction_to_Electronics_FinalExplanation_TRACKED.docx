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3.3 INTRODUCTION TO ELECTRONICS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your own words to answer the Driving Question: Why do some materials conduct electricity while others do not, and how does this affect the safety and efficiency of household wiring and of devices such as solar panels, computers and MRI machines? Use the evidence from your five-material bulb test, the resistivity data, your class model, the Driving Question Board (DQB) and the Kenyan case studies. Write your answers in the space under each prompt. Use the words conductor, insulator, semiconductor and superconductor carefully, and give numbers and units where you can. Show your thinking in full sentences. Use the data table in Section 2 when it is asked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the five-material test showed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Mr Otieno, an electrician in Nairobi, wires a house with copper cable covered in PVC plastic and can safely hold the insulated wire while it carries current at 240 V. In class you tested copper wire, glass, dry wood, plastic and a silicon diode (1N4007) in a 3 V circuit with a torch bulb, always in that order.</w:t>
            </w:r>
          </w:p>
          <w:p>
            <w:pPr>
              <w:keepNext/>
              <w:spacing w:after="40" w:before="0"/>
              <w:jc w:val="left"/>
            </w:pPr>
            <w:r>
              <w:rPr>
                <w:rFonts w:ascii="Arial" w:cs="Arial" w:eastAsia="Arial" w:hAnsi="Arial"/>
                <w:b/>
                <w:bCs/>
                <w:i w:val="false"/>
                <w:iCs w:val="false"/>
                <w:color w:val="000000"/>
                <w:sz w:val="18"/>
                <w:szCs w:val="18"/>
              </w:rPr>
              <w:t xml:space="preserve">(a) Describe what happened to the bulb for each of the five materials, including both ways of connecting the diode.</w:t>
            </w:r>
          </w:p>
          <w:p>
            <w:pPr>
              <w:keepNext/>
              <w:spacing w:after="40" w:before="0"/>
              <w:jc w:val="left"/>
            </w:pPr>
            <w:r>
              <w:rPr>
                <w:rFonts w:ascii="Arial" w:cs="Arial" w:eastAsia="Arial" w:hAnsi="Arial"/>
                <w:b/>
                <w:bCs/>
                <w:i w:val="false"/>
                <w:iCs w:val="false"/>
                <w:color w:val="000000"/>
                <w:sz w:val="18"/>
                <w:szCs w:val="18"/>
              </w:rPr>
              <w:t xml:space="preserve">(b) How many of the four ordinary materials (copper, glass, wood, plastic) let the bulb light? What was different about the diode?</w:t>
            </w:r>
          </w:p>
          <w:p>
            <w:pPr>
              <w:keepNext/>
              <w:spacing w:after="40" w:before="0"/>
              <w:jc w:val="left"/>
            </w:pPr>
            <w:r>
              <w:rPr>
                <w:rFonts w:ascii="Arial" w:cs="Arial" w:eastAsia="Arial" w:hAnsi="Arial"/>
                <w:b/>
                <w:bCs/>
                <w:i w:val="false"/>
                <w:iCs w:val="false"/>
                <w:color w:val="000000"/>
                <w:sz w:val="18"/>
                <w:szCs w:val="18"/>
              </w:rPr>
              <w:t xml:space="preserve">(c) Use your results to explain why Mr Otieno can safely hold the plastic-covered copper cable.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Using resistivity data to classify materials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shows approximate resistivity values at about 20 C.</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Material</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Resistivity rho (ohm metre)</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Copper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 x 10^-8</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Germanium (pure)</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0.46</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Silicon (pure)</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2.3 x 10^3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wood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10^8 to 10^11</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Glass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10^10 to 10^14</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PVC</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10^13 or more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Put the materials in order from best to worst conductor.</w:t>
            </w:r>
          </w:p>
          <w:p>
            <w:pPr>
              <w:keepNext/>
              <w:spacing w:after="40" w:before="0"/>
              <w:jc w:val="left"/>
            </w:pPr>
            <w:r>
              <w:rPr>
                <w:rFonts w:ascii="Arial" w:cs="Arial" w:eastAsia="Arial" w:hAnsi="Arial"/>
                <w:b/>
                <w:bCs/>
                <w:i w:val="false"/>
                <w:iCs w:val="false"/>
                <w:color w:val="000000"/>
                <w:sz w:val="18"/>
                <w:szCs w:val="18"/>
              </w:rPr>
              <w:t xml:space="preserve">(b) Sort them into conductor, semiconductor and insulator.</w:t>
            </w:r>
          </w:p>
          <w:p>
            <w:pPr>
              <w:keepNext/>
              <w:spacing w:after="40" w:before="0"/>
              <w:jc w:val="left"/>
            </w:pPr>
            <w:r>
              <w:rPr>
                <w:rFonts w:ascii="Arial" w:cs="Arial" w:eastAsia="Arial" w:hAnsi="Arial"/>
                <w:b/>
                <w:bCs/>
                <w:i w:val="false"/>
                <w:iCs w:val="false"/>
                <w:color w:val="000000"/>
                <w:sz w:val="18"/>
                <w:szCs w:val="18"/>
              </w:rPr>
              <w:t xml:space="preserve">(c) Calculate how many times more resistive pure silicon is than copper. Show your working.</w:t>
            </w:r>
          </w:p>
          <w:p>
            <w:pPr>
              <w:keepNext/>
              <w:spacing w:after="40" w:before="0"/>
              <w:jc w:val="left"/>
            </w:pPr>
            <w:r>
              <w:rPr>
                <w:rFonts w:ascii="Arial" w:cs="Arial" w:eastAsia="Arial" w:hAnsi="Arial"/>
                <w:b/>
                <w:bCs/>
                <w:i w:val="false"/>
                <w:iCs w:val="false"/>
                <w:color w:val="000000"/>
                <w:sz w:val="18"/>
                <w:szCs w:val="18"/>
              </w:rPr>
              <w:t xml:space="preserve">(d) How is conductivity related to resistivity?</w:t>
            </w:r>
          </w:p>
          <w:p>
            <w:pPr>
              <w:keepNext/>
              <w:spacing w:after="40" w:before="0"/>
              <w:jc w:val="left"/>
            </w:pPr>
            <w:r>
              <w:rPr>
                <w:rFonts w:ascii="Arial" w:cs="Arial" w:eastAsia="Arial" w:hAnsi="Arial"/>
                <w:b/>
                <w:bCs/>
                <w:i w:val="false"/>
                <w:iCs w:val="false"/>
                <w:color w:val="000000"/>
                <w:sz w:val="18"/>
                <w:szCs w:val="18"/>
              </w:rPr>
              <w:t xml:space="preserve">(e) Use the data to explain why household wiring uses copper covered in PVC.</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Why materials differ: energy gaps, temperature and doping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All the materials you tested are made of atoms with electrons, yet they behave very differently.</w:t>
            </w:r>
          </w:p>
          <w:p>
            <w:pPr>
              <w:keepNext/>
              <w:spacing w:after="40" w:before="0"/>
              <w:jc w:val="left"/>
            </w:pPr>
            <w:r>
              <w:rPr>
                <w:rFonts w:ascii="Arial" w:cs="Arial" w:eastAsia="Arial" w:hAnsi="Arial"/>
                <w:b/>
                <w:bCs/>
                <w:i w:val="false"/>
                <w:iCs w:val="false"/>
                <w:color w:val="000000"/>
                <w:sz w:val="18"/>
                <w:szCs w:val="18"/>
              </w:rPr>
              <w:t xml:space="preserve">(a) Using the idea of energy bands and the energy gap (Eg), explain why copper conducts but glass, wood and plastic almost do not. Give the gap values you used.</w:t>
            </w:r>
          </w:p>
          <w:p>
            <w:pPr>
              <w:keepNext/>
              <w:spacing w:after="40" w:before="0"/>
              <w:jc w:val="left"/>
            </w:pPr>
            <w:r>
              <w:rPr>
                <w:rFonts w:ascii="Arial" w:cs="Arial" w:eastAsia="Arial" w:hAnsi="Arial"/>
                <w:b/>
                <w:bCs/>
                <w:i w:val="false"/>
                <w:iCs w:val="false"/>
                <w:color w:val="000000"/>
                <w:sz w:val="18"/>
                <w:szCs w:val="18"/>
              </w:rPr>
              <w:t xml:space="preserve">(b) Why does pure (intrinsic) silicon conduct a little, and what are the holes that appear? How does warming change its conductivity? How is this different from copper?</w:t>
            </w:r>
          </w:p>
          <w:p>
            <w:pPr>
              <w:keepNext/>
              <w:spacing w:after="40" w:before="0"/>
              <w:jc w:val="left"/>
            </w:pPr>
            <w:r>
              <w:rPr>
                <w:rFonts w:ascii="Arial" w:cs="Arial" w:eastAsia="Arial" w:hAnsi="Arial"/>
                <w:b/>
                <w:bCs/>
                <w:i w:val="false"/>
                <w:iCs w:val="false"/>
                <w:color w:val="000000"/>
                <w:sz w:val="18"/>
                <w:szCs w:val="18"/>
              </w:rPr>
              <w:t xml:space="preserve">(c) Explain how doping silicon with phosphorus and with boron changes its conduction. Name the type of semiconductor and the majority carriers in each case. Is doped silicon charged?</w:t>
            </w:r>
          </w:p>
          <w:p>
            <w:pPr>
              <w:keepNext/>
              <w:spacing w:after="40" w:before="0"/>
              <w:jc w:val="left"/>
            </w:pPr>
            <w:r>
              <w:rPr>
                <w:rFonts w:ascii="Arial" w:cs="Arial" w:eastAsia="Arial" w:hAnsi="Arial"/>
                <w:b/>
                <w:bCs/>
                <w:i w:val="false"/>
                <w:iCs w:val="false"/>
                <w:color w:val="000000"/>
                <w:sz w:val="18"/>
                <w:szCs w:val="18"/>
              </w:rPr>
              <w:t xml:space="preserve">(d) Why is doping useful, and how does a p-n junction explain the result you saw with the diode and the bulb?</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Superconductors and MRI machines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Ms Achieng showed a YBCO disc cooled in liquid nitrogen at 77 K (-196 C) making a magnet float. The critical temperatures (Tc) are: mercury 4.2 K, NbTi 9.2 K, YBCO about 92 K.</w:t>
            </w:r>
          </w:p>
          <w:p>
            <w:pPr>
              <w:keepNext/>
              <w:spacing w:after="40" w:before="0"/>
              <w:jc w:val="left"/>
            </w:pPr>
            <w:r>
              <w:rPr>
                <w:rFonts w:ascii="Arial" w:cs="Arial" w:eastAsia="Arial" w:hAnsi="Arial"/>
                <w:b/>
                <w:bCs/>
                <w:i w:val="false"/>
                <w:iCs w:val="false"/>
                <w:color w:val="000000"/>
                <w:sz w:val="18"/>
                <w:szCs w:val="18"/>
              </w:rPr>
              <w:t xml:space="preserve">(a) What is special about the resistance of a superconductor below its Tc, and how is this different from copper?</w:t>
            </w:r>
          </w:p>
          <w:p>
            <w:pPr>
              <w:keepNext/>
              <w:spacing w:after="40" w:before="0"/>
              <w:jc w:val="left"/>
            </w:pPr>
            <w:r>
              <w:rPr>
                <w:rFonts w:ascii="Arial" w:cs="Arial" w:eastAsia="Arial" w:hAnsi="Arial"/>
                <w:b/>
                <w:bCs/>
                <w:i w:val="false"/>
                <w:iCs w:val="false"/>
                <w:color w:val="000000"/>
                <w:sz w:val="18"/>
                <w:szCs w:val="18"/>
              </w:rPr>
              <w:t xml:space="preserve">(b) Dr Wekesa operates an MRI machine at Kenyatta National Hospital. Which coolant (liquid nitrogen at 77 K or liquid helium at 4.2 K) is needed for the NbTi magnet? Explain using the data.</w:t>
            </w:r>
          </w:p>
          <w:p>
            <w:pPr>
              <w:keepNext/>
              <w:spacing w:after="40" w:before="0"/>
              <w:jc w:val="left"/>
            </w:pPr>
            <w:r>
              <w:rPr>
                <w:rFonts w:ascii="Arial" w:cs="Arial" w:eastAsia="Arial" w:hAnsi="Arial"/>
                <w:b/>
                <w:bCs/>
                <w:i w:val="false"/>
                <w:iCs w:val="false"/>
                <w:color w:val="000000"/>
                <w:sz w:val="18"/>
                <w:szCs w:val="18"/>
              </w:rPr>
              <w:t xml:space="preserve">(c) Why does an MRI magnet need a superconductor, and why is household wiring still copper and PVC?</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answer to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clear explanation that answers the Driving Question: Why do some materials conduct electricity while others do not, and how does this affect the safety and efficiency of household wiring and of devices such as solar panels, computers and MRI machines?</w:t>
            </w:r>
          </w:p>
          <w:p>
            <w:pPr>
              <w:keepNext/>
              <w:spacing w:after="40" w:before="0"/>
              <w:jc w:val="left"/>
            </w:pPr>
            <w:r>
              <w:rPr>
                <w:rFonts w:ascii="Arial" w:cs="Arial" w:eastAsia="Arial" w:hAnsi="Arial"/>
                <w:b/>
                <w:bCs/>
                <w:i w:val="false"/>
                <w:iCs w:val="false"/>
                <w:color w:val="000000"/>
                <w:sz w:val="18"/>
                <w:szCs w:val="18"/>
              </w:rPr>
              <w:t xml:space="preserve">Your answer must:</w:t>
            </w:r>
          </w:p>
          <w:p>
            <w:pPr>
              <w:spacing w:after="30" w:before="0"/>
              <w:ind w:left="360" w:hanging="180"/>
              <w:jc w:val="left"/>
            </w:pPr>
            <w:r>
              <w:rPr>
                <w:rFonts w:ascii="Arial" w:cs="Arial" w:eastAsia="Arial" w:hAnsi="Arial"/>
                <w:b/>
                <w:bCs/>
                <w:i w:val="false"/>
                <w:iCs w:val="false"/>
                <w:color w:val="000000"/>
                <w:sz w:val="18"/>
                <w:szCs w:val="18"/>
              </w:rPr>
              <w:t xml:space="preserve">–  use at least two pieces of evidence from your tests or data (include numbers and units);</w:t>
            </w:r>
          </w:p>
          <w:p>
            <w:pPr>
              <w:spacing w:after="30" w:before="0"/>
              <w:ind w:left="360" w:hanging="180"/>
              <w:jc w:val="left"/>
            </w:pPr>
            <w:r>
              <w:rPr>
                <w:rFonts w:ascii="Arial" w:cs="Arial" w:eastAsia="Arial" w:hAnsi="Arial"/>
                <w:b/>
                <w:bCs/>
                <w:i w:val="false"/>
                <w:iCs w:val="false"/>
                <w:color w:val="000000"/>
                <w:sz w:val="18"/>
                <w:szCs w:val="18"/>
              </w:rPr>
              <w:t xml:space="preserve">–  use the words conductor, insulator, semiconductor and superconductor correctly;</w:t>
            </w:r>
          </w:p>
          <w:p>
            <w:pPr>
              <w:spacing w:after="30" w:before="0"/>
              <w:ind w:left="360" w:hanging="180"/>
              <w:jc w:val="left"/>
            </w:pPr>
            <w:r>
              <w:rPr>
                <w:rFonts w:ascii="Arial" w:cs="Arial" w:eastAsia="Arial" w:hAnsi="Arial"/>
                <w:b/>
                <w:bCs/>
                <w:i w:val="false"/>
                <w:iCs w:val="false"/>
                <w:color w:val="000000"/>
                <w:sz w:val="18"/>
                <w:szCs w:val="18"/>
              </w:rPr>
              <w:t xml:space="preserve">–  link to Mr Otieno's wiring and to at least two of these Kenyan cases: the Garissa solar plant (50 MW), microchips in phones, M-Pesa and computers, and the MRI at Kenyatta National Hospital;</w:t>
            </w:r>
          </w:p>
          <w:p>
            <w:pPr>
              <w:spacing w:after="30" w:before="0"/>
              <w:ind w:left="360" w:hanging="180"/>
              <w:jc w:val="left"/>
            </w:pPr>
            <w:r>
              <w:rPr>
                <w:rFonts w:ascii="Arial" w:cs="Arial" w:eastAsia="Arial" w:hAnsi="Arial"/>
                <w:b/>
                <w:bCs/>
                <w:i w:val="false"/>
                <w:iCs w:val="false"/>
                <w:color w:val="000000"/>
                <w:sz w:val="18"/>
                <w:szCs w:val="18"/>
              </w:rPr>
              <w:t xml:space="preserve">–  say how your class model changed from Lesson 1 to now.</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5T08:04:46Z">
              <w:r>
                <w:rPr>
                  <w:rFonts w:ascii="Arial" w:cs="Arial" w:eastAsia="Arial" w:hAnsi="Arial"/>
                  <w:b w:val="false"/>
                  <w:bCs w:val="false"/>
                  <w:i w:val="false"/>
                  <w:iCs w:val="false"/>
                  <w:color w:val="000000"/>
                  <w:sz w:val="18"/>
                  <w:szCs w:val="18"/>
                </w:rPr>
                <w:delText xml:space="preserve">Uses</w:delText>
              </w:r>
            </w:del>
            <w:ins w:id="9002" w:author="Claude (AI) - proposed" w:date="2026-10-15T08:04:46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accurate results from the bulb test and resistivity, gap and Tc values with correct units and the correct order of materials</w:t>
            </w:r>
            <w:ins w:id="9003" w:author="Claude (AI) - proposed" w:date="2026-10-15T08:04:46Z">
              <w:r>
                <w:rPr>
                  <w:rFonts w:ascii="Arial" w:cs="Arial" w:eastAsia="Arial" w:hAnsi="Arial"/>
                  <w:b w:val="false"/>
                  <w:bCs w:val="false"/>
                  <w:i w:val="false"/>
                  <w:iCs w:val="false"/>
                  <w:color w:val="000000"/>
                  <w:sz w:val="18"/>
                  <w:szCs w:val="18"/>
                </w:rPr>
                <w:t xml:space="preserve">, and adds a comparison of his or her own (for example the silicon-to-copper ratio)</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rPr>
                <w:ins w:id="9005" w:author="Claude (AI) - proposed" w:date="2026-10-15T08:04:46Z"/>
              </w:rPr>
            </w:pPr>
            <w:ins w:id="9004" w:author="Claude (AI) - proposed" w:date="2026-10-15T08:04:46Z">
              <w:r>
                <w:rPr>
                  <w:rFonts w:ascii="Arial" w:cs="Arial" w:eastAsia="Arial" w:hAnsi="Arial"/>
                  <w:b w:val="false"/>
                  <w:bCs w:val="false"/>
                  <w:i w:val="false"/>
                  <w:iCs w:val="false"/>
                  <w:color w:val="000000"/>
                  <w:sz w:val="18"/>
                  <w:szCs w:val="18"/>
                </w:rPr>
                <w:t xml:space="preserve">Meets Expectations: uses accurate results from the bulb test and resistivity, gap and Tc values with correct units and the correct order of materials.</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6" w:author="Claude (AI) - proposed" w:date="2026-10-15T08:04:46Z">
              <w:r>
                <w:rPr>
                  <w:rFonts w:ascii="Arial" w:cs="Arial" w:eastAsia="Arial" w:hAnsi="Arial"/>
                  <w:b w:val="false"/>
                  <w:bCs w:val="false"/>
                  <w:i w:val="false"/>
                  <w:iCs w:val="false"/>
                  <w:color w:val="000000"/>
                  <w:sz w:val="18"/>
                  <w:szCs w:val="18"/>
                </w:rPr>
                <w:delText xml:space="preserve">Uses most</w:delText>
              </w:r>
            </w:del>
            <w:ins w:id="9007" w:author="Claude (AI) - proposed" w:date="2026-10-15T08:04:46Z">
              <w:r>
                <w:rPr>
                  <w:rFonts w:ascii="Arial" w:cs="Arial" w:eastAsia="Arial" w:hAnsi="Arial"/>
                  <w:b w:val="false"/>
                  <w:bCs w:val="false"/>
                  <w:i w:val="false"/>
                  <w:iCs w:val="false"/>
                  <w:color w:val="000000"/>
                  <w:sz w:val="18"/>
                  <w:szCs w:val="18"/>
                </w:rPr>
                <w:t xml:space="preserve">Approaches Expectations: uses some</w:t>
              </w:r>
            </w:ins>
            <w:r>
              <w:rPr>
                <w:rFonts w:ascii="Arial" w:cs="Arial" w:eastAsia="Arial" w:hAnsi="Arial"/>
                <w:b w:val="false"/>
                <w:bCs w:val="false"/>
                <w:i w:val="false"/>
                <w:iCs w:val="false"/>
                <w:color w:val="000000"/>
                <w:sz w:val="18"/>
                <w:szCs w:val="18"/>
              </w:rPr>
              <w:t xml:space="preserve"> evidence and numbers correctly, </w:t>
            </w:r>
            <w:del w:id="9008" w:author="Claude (AI) - proposed" w:date="2026-10-15T08:04:46Z">
              <w:r>
                <w:rPr>
                  <w:rFonts w:ascii="Arial" w:cs="Arial" w:eastAsia="Arial" w:hAnsi="Arial"/>
                  <w:b w:val="false"/>
                  <w:bCs w:val="false"/>
                  <w:i w:val="false"/>
                  <w:iCs w:val="false"/>
                  <w:color w:val="000000"/>
                  <w:sz w:val="18"/>
                  <w:szCs w:val="18"/>
                </w:rPr>
                <w:delText xml:space="preserve">with a few missing units or small</w:delText>
              </w:r>
            </w:del>
            <w:ins w:id="9009" w:author="Claude (AI) - proposed" w:date="2026-10-15T08:04:46Z">
              <w:r>
                <w:rPr>
                  <w:rFonts w:ascii="Arial" w:cs="Arial" w:eastAsia="Arial" w:hAnsi="Arial"/>
                  <w:b w:val="false"/>
                  <w:bCs w:val="false"/>
                  <w:i w:val="false"/>
                  <w:iCs w:val="false"/>
                  <w:color w:val="000000"/>
                  <w:sz w:val="18"/>
                  <w:szCs w:val="18"/>
                </w:rPr>
                <w:t xml:space="preserve">but units, order or results are missing or contain</w:t>
              </w:r>
            </w:ins>
            <w:r>
              <w:rPr>
                <w:rFonts w:ascii="Arial" w:cs="Arial" w:eastAsia="Arial" w:hAnsi="Arial"/>
                <w:b w:val="false"/>
                <w:bCs w:val="false"/>
                <w:i w:val="false"/>
                <w:iCs w:val="false"/>
                <w:color w:val="000000"/>
                <w:sz w:val="18"/>
                <w:szCs w:val="18"/>
              </w:rPr>
              <w:t xml:space="preserve"> slips.</w:t>
            </w:r>
          </w:p>
          <w:p>
            <w:pPr>
              <w:keepNext w:val="false"/>
              <w:spacing w:after="40" w:before="0"/>
              <w:jc w:val="left"/>
              <w:rPr>
                <w:del w:id="9011" w:author="Claude (AI) - proposed" w:date="2026-10-15T08:04:46Z"/>
              </w:rPr>
            </w:pPr>
            <w:del w:id="9010" w:author="Claude (AI) - proposed" w:date="2026-10-15T08:04:46Z">
              <w:r>
                <w:rPr>
                  <w:rFonts w:ascii="Arial" w:cs="Arial" w:eastAsia="Arial" w:hAnsi="Arial"/>
                  <w:b w:val="false"/>
                  <w:bCs w:val="false"/>
                  <w:i w:val="false"/>
                  <w:iCs w:val="false"/>
                  <w:color w:val="000000"/>
                  <w:sz w:val="18"/>
                  <w:szCs w:val="18"/>
                </w:rPr>
                <w:delText xml:space="preserve">Uses little evidence, or numbers and results are missing or incorrect.</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explanation using the band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5T08:04:46Z">
              <w:r>
                <w:rPr>
                  <w:rFonts w:ascii="Arial" w:cs="Arial" w:eastAsia="Arial" w:hAnsi="Arial"/>
                  <w:b w:val="false"/>
                  <w:bCs w:val="false"/>
                  <w:i w:val="false"/>
                  <w:iCs w:val="false"/>
                  <w:color w:val="000000"/>
                  <w:sz w:val="18"/>
                  <w:szCs w:val="18"/>
                </w:rPr>
                <w:delText xml:space="preserve">Clearly</w:delText>
              </w:r>
            </w:del>
            <w:ins w:id="9013" w:author="Claude (AI) - proposed" w:date="2026-10-15T08:04:4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explains conductors, insulators, semiconductors, temperature effects, doping and p-n junctions using energy gaps, free electrons and holes</w:t>
            </w:r>
            <w:ins w:id="9014" w:author="Claude (AI) - proposed" w:date="2026-10-15T08:04:46Z">
              <w:r>
                <w:rPr>
                  <w:rFonts w:ascii="Arial" w:cs="Arial" w:eastAsia="Arial" w:hAnsi="Arial"/>
                  <w:b w:val="false"/>
                  <w:bCs w:val="false"/>
                  <w:i w:val="false"/>
                  <w:iCs w:val="false"/>
                  <w:color w:val="000000"/>
                  <w:sz w:val="18"/>
                  <w:szCs w:val="18"/>
                </w:rPr>
                <w:t xml:space="preserve">, and links the explanation to a new situation</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5T08:04:46Z">
              <w:r>
                <w:rPr>
                  <w:rFonts w:ascii="Arial" w:cs="Arial" w:eastAsia="Arial" w:hAnsi="Arial"/>
                  <w:b w:val="false"/>
                  <w:bCs w:val="false"/>
                  <w:i w:val="false"/>
                  <w:iCs w:val="false"/>
                  <w:color w:val="000000"/>
                  <w:sz w:val="18"/>
                  <w:szCs w:val="18"/>
                </w:rPr>
                <w:delText xml:space="preserve">Explains most ideas using gaps and free electrons or</w:delText>
              </w:r>
            </w:del>
            <w:ins w:id="9016" w:author="Claude (AI) - proposed" w:date="2026-10-15T08:04:46Z">
              <w:r>
                <w:rPr>
                  <w:rFonts w:ascii="Arial" w:cs="Arial" w:eastAsia="Arial" w:hAnsi="Arial"/>
                  <w:b w:val="false"/>
                  <w:bCs w:val="false"/>
                  <w:i w:val="false"/>
                  <w:iCs w:val="false"/>
                  <w:color w:val="000000"/>
                  <w:sz w:val="18"/>
                  <w:szCs w:val="18"/>
                </w:rPr>
                <w:t xml:space="preserve">Meets Expectations: explains conductors, insulators, semiconductors, doping and p-n junctions using energy gaps, free electrons and</w:t>
              </w:r>
            </w:ins>
            <w:r>
              <w:rPr>
                <w:rFonts w:ascii="Arial" w:cs="Arial" w:eastAsia="Arial" w:hAnsi="Arial"/>
                <w:b w:val="false"/>
                <w:bCs w:val="false"/>
                <w:i w:val="false"/>
                <w:iCs w:val="false"/>
                <w:color w:val="000000"/>
                <w:sz w:val="18"/>
                <w:szCs w:val="18"/>
              </w:rPr>
              <w:t xml:space="preserve"> holes, with </w:t>
            </w:r>
            <w:del w:id="9017" w:author="Claude (AI) - proposed" w:date="2026-10-15T08:04:46Z">
              <w:r>
                <w:rPr>
                  <w:rFonts w:ascii="Arial" w:cs="Arial" w:eastAsia="Arial" w:hAnsi="Arial"/>
                  <w:b w:val="false"/>
                  <w:bCs w:val="false"/>
                  <w:i w:val="false"/>
                  <w:iCs w:val="false"/>
                  <w:color w:val="000000"/>
                  <w:sz w:val="18"/>
                  <w:szCs w:val="18"/>
                </w:rPr>
                <w:delText xml:space="preserve">some</w:delText>
              </w:r>
            </w:del>
            <w:ins w:id="9018" w:author="Claude (AI) - proposed" w:date="2026-10-15T08:04:46Z">
              <w:r>
                <w:rPr>
                  <w:rFonts w:ascii="Arial" w:cs="Arial" w:eastAsia="Arial" w:hAnsi="Arial"/>
                  <w:b w:val="false"/>
                  <w:bCs w:val="false"/>
                  <w:i w:val="false"/>
                  <w:iCs w:val="false"/>
                  <w:color w:val="000000"/>
                  <w:sz w:val="18"/>
                  <w:szCs w:val="18"/>
                </w:rPr>
                <w:t xml:space="preserve">only small</w:t>
              </w:r>
            </w:ins>
            <w:r>
              <w:rPr>
                <w:rFonts w:ascii="Arial" w:cs="Arial" w:eastAsia="Arial" w:hAnsi="Arial"/>
                <w:b w:val="false"/>
                <w:bCs w:val="false"/>
                <w:i w:val="false"/>
                <w:iCs w:val="false"/>
                <w:color w:val="000000"/>
                <w:sz w:val="18"/>
                <w:szCs w:val="18"/>
              </w:rPr>
              <w:t xml:space="preserve"> gaps in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5T08:04:46Z">
              <w:r>
                <w:rPr>
                  <w:rFonts w:ascii="Arial" w:cs="Arial" w:eastAsia="Arial" w:hAnsi="Arial"/>
                  <w:b w:val="false"/>
                  <w:bCs w:val="false"/>
                  <w:i w:val="false"/>
                  <w:iCs w:val="false"/>
                  <w:color w:val="000000"/>
                  <w:sz w:val="18"/>
                  <w:szCs w:val="18"/>
                </w:rPr>
                <w:delText xml:space="preserve">Describes</w:delText>
              </w:r>
            </w:del>
            <w:ins w:id="9020" w:author="Claude (AI) - proposed" w:date="2026-10-15T08:04:46Z">
              <w:r>
                <w:rPr>
                  <w:rFonts w:ascii="Arial" w:cs="Arial" w:eastAsia="Arial" w:hAnsi="Arial"/>
                  <w:b w:val="false"/>
                  <w:bCs w:val="false"/>
                  <w:i w:val="false"/>
                  <w:iCs w:val="false"/>
                  <w:color w:val="000000"/>
                  <w:sz w:val="18"/>
                  <w:szCs w:val="18"/>
                </w:rPr>
                <w:t xml:space="preserve">Approaches Expectations: describes</w:t>
              </w:r>
            </w:ins>
            <w:r>
              <w:rPr>
                <w:rFonts w:ascii="Arial" w:cs="Arial" w:eastAsia="Arial" w:hAnsi="Arial"/>
                <w:b w:val="false"/>
                <w:bCs w:val="false"/>
                <w:i w:val="false"/>
                <w:iCs w:val="false"/>
                <w:color w:val="000000"/>
                <w:sz w:val="18"/>
                <w:szCs w:val="18"/>
              </w:rPr>
              <w:t xml:space="preserve"> what happens but </w:t>
            </w:r>
            <w:del w:id="9021" w:author="Claude (AI) - proposed" w:date="2026-10-15T08:04:46Z">
              <w:r>
                <w:rPr>
                  <w:rFonts w:ascii="Arial" w:cs="Arial" w:eastAsia="Arial" w:hAnsi="Arial"/>
                  <w:b w:val="false"/>
                  <w:bCs w:val="false"/>
                  <w:i w:val="false"/>
                  <w:iCs w:val="false"/>
                  <w:color w:val="000000"/>
                  <w:sz w:val="18"/>
                  <w:szCs w:val="18"/>
                </w:rPr>
                <w:delText xml:space="preserve">does not explain</w:delText>
              </w:r>
            </w:del>
            <w:ins w:id="9022" w:author="Claude (AI) - proposed" w:date="2026-10-15T08:04:46Z">
              <w:r>
                <w:rPr>
                  <w:rFonts w:ascii="Arial" w:cs="Arial" w:eastAsia="Arial" w:hAnsi="Arial"/>
                  <w:b w:val="false"/>
                  <w:bCs w:val="false"/>
                  <w:i w:val="false"/>
                  <w:iCs w:val="false"/>
                  <w:color w:val="000000"/>
                  <w:sz w:val="18"/>
                  <w:szCs w:val="18"/>
                </w:rPr>
                <w:t xml:space="preserve">gives only part of the</w:t>
              </w:r>
            </w:ins>
            <w:r>
              <w:rPr>
                <w:rFonts w:ascii="Arial" w:cs="Arial" w:eastAsia="Arial" w:hAnsi="Arial"/>
                <w:b w:val="false"/>
                <w:bCs w:val="false"/>
                <w:i w:val="false"/>
                <w:iCs w:val="false"/>
                <w:color w:val="000000"/>
                <w:sz w:val="18"/>
                <w:szCs w:val="18"/>
              </w:rPr>
              <w:t xml:space="preserve"> why, or confuses ideas such as n-type and p-type.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terms and conventions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5T08:04:46Z">
              <w:r>
                <w:rPr>
                  <w:rFonts w:ascii="Arial" w:cs="Arial" w:eastAsia="Arial" w:hAnsi="Arial"/>
                  <w:b w:val="false"/>
                  <w:bCs w:val="false"/>
                  <w:i w:val="false"/>
                  <w:iCs w:val="false"/>
                  <w:color w:val="000000"/>
                  <w:sz w:val="18"/>
                  <w:szCs w:val="18"/>
                </w:rPr>
                <w:delText xml:space="preserve">Uses</w:delText>
              </w:r>
            </w:del>
            <w:ins w:id="9024" w:author="Claude (AI) - proposed" w:date="2026-10-15T08:04:46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conductor, insulator, semiconductor, superconductor, forward-biased and reverse-biased correctly </w:t>
            </w:r>
            <w:del w:id="9025" w:author="Claude (AI) - proposed" w:date="2026-10-15T08:04:46Z">
              <w:r>
                <w:rPr>
                  <w:rFonts w:ascii="Arial" w:cs="Arial" w:eastAsia="Arial" w:hAnsi="Arial"/>
                  <w:b w:val="false"/>
                  <w:bCs w:val="false"/>
                  <w:i w:val="false"/>
                  <w:iCs w:val="false"/>
                  <w:color w:val="000000"/>
                  <w:sz w:val="18"/>
                  <w:szCs w:val="18"/>
                </w:rPr>
                <w:delText xml:space="preserve">and</w:delText>
              </w:r>
            </w:del>
            <w:ins w:id="9026" w:author="Claude (AI) - proposed" w:date="2026-10-15T08:04:46Z">
              <w:r>
                <w:rPr>
                  <w:rFonts w:ascii="Arial" w:cs="Arial" w:eastAsia="Arial" w:hAnsi="Arial"/>
                  <w:b w:val="false"/>
                  <w:bCs w:val="false"/>
                  <w:i w:val="false"/>
                  <w:iCs w:val="false"/>
                  <w:color w:val="000000"/>
                  <w:sz w:val="18"/>
                  <w:szCs w:val="18"/>
                </w:rPr>
                <w:t xml:space="preserve">throughout and always</w:t>
              </w:r>
            </w:ins>
            <w:r>
              <w:rPr>
                <w:rFonts w:ascii="Arial" w:cs="Arial" w:eastAsia="Arial" w:hAnsi="Arial"/>
                <w:b w:val="false"/>
                <w:bCs w:val="false"/>
                <w:i w:val="false"/>
                <w:iCs w:val="false"/>
                <w:color w:val="000000"/>
                <w:sz w:val="18"/>
                <w:szCs w:val="18"/>
              </w:rPr>
              <w:t xml:space="preserve"> says insulators allow almost no current.</w:t>
            </w:r>
          </w:p>
        </w:tc>
        <w:tc>
          <w:tcPr>
            <w:tcW w:type="dxa" w:w="3560"/>
            <w:shd w:fill="F2F2F2" w:color="auto" w:val="clear"/>
            <w:tcMar>
              <w:top w:type="dxa" w:w="60"/>
              <w:left w:type="dxa" w:w="120"/>
              <w:bottom w:type="dxa" w:w="60"/>
              <w:right w:type="dxa" w:w="120"/>
            </w:tcMar>
            <w:vAlign w:val="top"/>
          </w:tcPr>
          <w:p>
            <w:pPr>
              <w:keepNext w:val="false"/>
              <w:spacing w:after="40" w:before="0"/>
              <w:jc w:val="left"/>
              <w:rPr>
                <w:del w:id="9028" w:author="Claude (AI) - proposed" w:date="2026-10-15T08:04:46Z"/>
              </w:rPr>
            </w:pPr>
            <w:del w:id="9027" w:author="Claude (AI) - proposed" w:date="2026-10-15T08:04:46Z">
              <w:r>
                <w:rPr>
                  <w:rFonts w:ascii="Arial" w:cs="Arial" w:eastAsia="Arial" w:hAnsi="Arial"/>
                  <w:b w:val="false"/>
                  <w:bCs w:val="false"/>
                  <w:i w:val="false"/>
                  <w:iCs w:val="false"/>
                  <w:color w:val="000000"/>
                  <w:sz w:val="18"/>
                  <w:szCs w:val="18"/>
                </w:rPr>
                <w:delText xml:space="preserve">Mostly correct terms, with one or two mix-ups.</w:delText>
              </w:r>
            </w:del>
          </w:p>
          <w:p>
            <w:pPr>
              <w:keepNext w:val="false"/>
              <w:spacing w:after="40" w:before="0"/>
              <w:jc w:val="left"/>
            </w:pPr>
            <w:del w:id="9029" w:author="Claude (AI) - proposed" w:date="2026-10-15T08:04:46Z">
              <w:r>
                <w:rPr>
                  <w:rFonts w:ascii="Arial" w:cs="Arial" w:eastAsia="Arial" w:hAnsi="Arial"/>
                  <w:b w:val="false"/>
                  <w:bCs w:val="false"/>
                  <w:i w:val="false"/>
                  <w:iCs w:val="false"/>
                  <w:color w:val="000000"/>
                  <w:sz w:val="18"/>
                  <w:szCs w:val="18"/>
                </w:rPr>
                <w:delText xml:space="preserve">Often mixes terms or claims insulators allow no current at all.</w:delText>
              </w:r>
            </w:del>
            <w:ins w:id="9030" w:author="Claude (AI) - proposed" w:date="2026-10-15T08:04:46Z">
              <w:r>
                <w:rPr>
                  <w:rFonts w:ascii="Arial" w:cs="Arial" w:eastAsia="Arial" w:hAnsi="Arial"/>
                  <w:b w:val="false"/>
                  <w:bCs w:val="false"/>
                  <w:i w:val="false"/>
                  <w:iCs w:val="false"/>
                  <w:color w:val="000000"/>
                  <w:sz w:val="18"/>
                  <w:szCs w:val="18"/>
                </w:rPr>
                <w:t xml:space="preserve">Meets Expectations: uses the terms correctly with one or two mix-ups, and says insulators allow almost no current.</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32" w:author="Claude (AI) - proposed" w:date="2026-10-15T08:04:46Z"/>
              </w:rPr>
            </w:pPr>
            <w:ins w:id="9031" w:author="Claude (AI) - proposed" w:date="2026-10-15T08:04:46Z">
              <w:r>
                <w:rPr>
                  <w:rFonts w:ascii="Arial" w:cs="Arial" w:eastAsia="Arial" w:hAnsi="Arial"/>
                  <w:b w:val="false"/>
                  <w:bCs w:val="false"/>
                  <w:i w:val="false"/>
                  <w:iCs w:val="false"/>
                  <w:color w:val="000000"/>
                  <w:sz w:val="18"/>
                  <w:szCs w:val="18"/>
                </w:rPr>
                <w:t xml:space="preserve">Approaches Expectations: often mixes terms or claims insulators allow no current at all.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5T08:04:46Z">
              <w:r>
                <w:rPr>
                  <w:rFonts w:ascii="Arial" w:cs="Arial" w:eastAsia="Arial" w:hAnsi="Arial"/>
                  <w:b w:val="false"/>
                  <w:bCs w:val="false"/>
                  <w:i w:val="false"/>
                  <w:iCs w:val="false"/>
                  <w:color w:val="000000"/>
                  <w:sz w:val="18"/>
                  <w:szCs w:val="18"/>
                </w:rPr>
                <w:delText xml:space="preserve">Links</w:delText>
              </w:r>
            </w:del>
            <w:ins w:id="9034" w:author="Claude (AI) - proposed" w:date="2026-10-15T08:04:46Z">
              <w:r>
                <w:rPr>
                  <w:rFonts w:ascii="Arial" w:cs="Arial" w:eastAsia="Arial" w:hAnsi="Arial"/>
                  <w:b w:val="false"/>
                  <w:bCs w:val="false"/>
                  <w:i w:val="false"/>
                  <w:iCs w:val="false"/>
                  <w:color w:val="000000"/>
                  <w:sz w:val="18"/>
                  <w:szCs w:val="18"/>
                </w:rPr>
                <w:t xml:space="preserve">Exceeds Expectations: links</w:t>
              </w:r>
            </w:ins>
            <w:r>
              <w:rPr>
                <w:rFonts w:ascii="Arial" w:cs="Arial" w:eastAsia="Arial" w:hAnsi="Arial"/>
                <w:b w:val="false"/>
                <w:bCs w:val="false"/>
                <w:i w:val="false"/>
                <w:iCs w:val="false"/>
                <w:color w:val="000000"/>
                <w:sz w:val="18"/>
                <w:szCs w:val="18"/>
              </w:rPr>
              <w:t xml:space="preserve"> the answer to Mr Otieno's wiring and at least two Kenyan cases and answers </w:t>
            </w:r>
            <w:ins w:id="9035" w:author="Claude (AI) - proposed" w:date="2026-10-15T08:04:46Z">
              <w:r>
                <w:rPr>
                  <w:rFonts w:ascii="Arial" w:cs="Arial" w:eastAsia="Arial" w:hAnsi="Arial"/>
                  <w:b w:val="false"/>
                  <w:bCs w:val="false"/>
                  <w:i w:val="false"/>
                  <w:iCs w:val="false"/>
                  <w:color w:val="000000"/>
                  <w:sz w:val="18"/>
                  <w:szCs w:val="18"/>
                </w:rPr>
                <w:t xml:space="preserve">both </w:t>
              </w:r>
            </w:ins>
            <w:r>
              <w:rPr>
                <w:rFonts w:ascii="Arial" w:cs="Arial" w:eastAsia="Arial" w:hAnsi="Arial"/>
                <w:b w:val="false"/>
                <w:bCs w:val="false"/>
                <w:i w:val="false"/>
                <w:iCs w:val="false"/>
                <w:color w:val="000000"/>
                <w:sz w:val="18"/>
                <w:szCs w:val="18"/>
              </w:rPr>
              <w:t xml:space="preserve">safety and efficiency fully.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6" w:author="Claude (AI) - proposed" w:date="2026-10-15T08:04:46Z">
              <w:r>
                <w:rPr>
                  <w:rFonts w:ascii="Arial" w:cs="Arial" w:eastAsia="Arial" w:hAnsi="Arial"/>
                  <w:b w:val="false"/>
                  <w:bCs w:val="false"/>
                  <w:i w:val="false"/>
                  <w:iCs w:val="false"/>
                  <w:color w:val="000000"/>
                  <w:sz w:val="18"/>
                  <w:szCs w:val="18"/>
                </w:rPr>
                <w:delText xml:space="preserve">Links to wiring and one other case, answering</w:delText>
              </w:r>
            </w:del>
            <w:ins w:id="9037" w:author="Claude (AI) - proposed" w:date="2026-10-15T08:04:46Z">
              <w:r>
                <w:rPr>
                  <w:rFonts w:ascii="Arial" w:cs="Arial" w:eastAsia="Arial" w:hAnsi="Arial"/>
                  <w:b w:val="false"/>
                  <w:bCs w:val="false"/>
                  <w:i w:val="false"/>
                  <w:iCs w:val="false"/>
                  <w:color w:val="000000"/>
                  <w:sz w:val="18"/>
                  <w:szCs w:val="18"/>
                </w:rPr>
                <w:t xml:space="preserve">Meets Expectations: links the answer to Mr Otieno's wiring and at least one other Kenyan case and answers</w:t>
              </w:r>
            </w:ins>
            <w:r>
              <w:rPr>
                <w:rFonts w:ascii="Arial" w:cs="Arial" w:eastAsia="Arial" w:hAnsi="Arial"/>
                <w:b w:val="false"/>
                <w:bCs w:val="false"/>
                <w:i w:val="false"/>
                <w:iCs w:val="false"/>
                <w:color w:val="000000"/>
                <w:sz w:val="18"/>
                <w:szCs w:val="18"/>
              </w:rPr>
              <w:t xml:space="preserve"> the Driving Question </w:t>
            </w:r>
            <w:del w:id="9038" w:author="Claude (AI) - proposed" w:date="2026-10-15T08:04:46Z">
              <w:r>
                <w:rPr>
                  <w:rFonts w:ascii="Arial" w:cs="Arial" w:eastAsia="Arial" w:hAnsi="Arial"/>
                  <w:b w:val="false"/>
                  <w:bCs w:val="false"/>
                  <w:i w:val="false"/>
                  <w:iCs w:val="false"/>
                  <w:color w:val="000000"/>
                  <w:sz w:val="18"/>
                  <w:szCs w:val="18"/>
                </w:rPr>
                <w:delText xml:space="preserve">in part</w:delText>
              </w:r>
            </w:del>
            <w:ins w:id="9039" w:author="Claude (AI) - proposed" w:date="2026-10-15T08:04:46Z">
              <w:r>
                <w:rPr>
                  <w:rFonts w:ascii="Arial" w:cs="Arial" w:eastAsia="Arial" w:hAnsi="Arial"/>
                  <w:b w:val="false"/>
                  <w:bCs w:val="false"/>
                  <w:i w:val="false"/>
                  <w:iCs w:val="false"/>
                  <w:color w:val="000000"/>
                  <w:sz w:val="18"/>
                  <w:szCs w:val="18"/>
                </w:rPr>
                <w:t xml:space="preserve">for safety and efficiency</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5T08:04:46Z">
              <w:r>
                <w:rPr>
                  <w:rFonts w:ascii="Arial" w:cs="Arial" w:eastAsia="Arial" w:hAnsi="Arial"/>
                  <w:b w:val="false"/>
                  <w:bCs w:val="false"/>
                  <w:i w:val="false"/>
                  <w:iCs w:val="false"/>
                  <w:color w:val="000000"/>
                  <w:sz w:val="18"/>
                  <w:szCs w:val="18"/>
                </w:rPr>
                <w:delText xml:space="preserve">Few or no links to the contexts, or</w:delText>
              </w:r>
            </w:del>
            <w:ins w:id="9041" w:author="Claude (AI) - proposed" w:date="2026-10-15T08:04:46Z">
              <w:r>
                <w:rPr>
                  <w:rFonts w:ascii="Arial" w:cs="Arial" w:eastAsia="Arial" w:hAnsi="Arial"/>
                  <w:b w:val="false"/>
                  <w:bCs w:val="false"/>
                  <w:i w:val="false"/>
                  <w:iCs w:val="false"/>
                  <w:color w:val="000000"/>
                  <w:sz w:val="18"/>
                  <w:szCs w:val="18"/>
                </w:rPr>
                <w:t xml:space="preserve">Approaches Expectations: links to wiring only, or answers</w:t>
              </w:r>
            </w:ins>
            <w:r>
              <w:rPr>
                <w:rFonts w:ascii="Arial" w:cs="Arial" w:eastAsia="Arial" w:hAnsi="Arial"/>
                <w:b w:val="false"/>
                <w:bCs w:val="false"/>
                <w:i w:val="false"/>
                <w:iCs w:val="false"/>
                <w:color w:val="000000"/>
                <w:sz w:val="18"/>
                <w:szCs w:val="18"/>
              </w:rPr>
              <w:t xml:space="preserve"> the Driving Question </w:t>
            </w:r>
            <w:del w:id="9042" w:author="Claude (AI) - proposed" w:date="2026-10-15T08:04:46Z">
              <w:r>
                <w:rPr>
                  <w:rFonts w:ascii="Arial" w:cs="Arial" w:eastAsia="Arial" w:hAnsi="Arial"/>
                  <w:b w:val="false"/>
                  <w:bCs w:val="false"/>
                  <w:i w:val="false"/>
                  <w:iCs w:val="false"/>
                  <w:color w:val="000000"/>
                  <w:sz w:val="18"/>
                  <w:szCs w:val="18"/>
                </w:rPr>
                <w:delText xml:space="preserve">is not answered</w:delText>
              </w:r>
            </w:del>
            <w:ins w:id="9043" w:author="Claude (AI) - proposed" w:date="2026-10-15T08:04:46Z">
              <w:r>
                <w:rPr>
                  <w:rFonts w:ascii="Arial" w:cs="Arial" w:eastAsia="Arial" w:hAnsi="Arial"/>
                  <w:b w:val="false"/>
                  <w:bCs w:val="false"/>
                  <w:i w:val="false"/>
                  <w:iCs w:val="false"/>
                  <w:color w:val="000000"/>
                  <w:sz w:val="18"/>
                  <w:szCs w:val="18"/>
                </w:rPr>
                <w:t xml:space="preserve">in part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5T08:04:46Z">
              <w:r>
                <w:rPr>
                  <w:rFonts w:ascii="Arial" w:cs="Arial" w:eastAsia="Arial" w:hAnsi="Arial"/>
                  <w:b w:val="false"/>
                  <w:bCs w:val="false"/>
                  <w:i w:val="false"/>
                  <w:iCs w:val="false"/>
                  <w:color w:val="000000"/>
                  <w:sz w:val="18"/>
                  <w:szCs w:val="18"/>
                </w:rPr>
                <w:delText xml:space="preserve">Clearly</w:delText>
              </w:r>
            </w:del>
            <w:ins w:id="9045" w:author="Claude (AI) - proposed" w:date="2026-10-15T08:04:46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describes how the class model changed from Lesson 1 and </w:t>
            </w:r>
            <w:del w:id="9046" w:author="Claude (AI) - proposed" w:date="2026-10-15T08:04:46Z">
              <w:r>
                <w:rPr>
                  <w:rFonts w:ascii="Arial" w:cs="Arial" w:eastAsia="Arial" w:hAnsi="Arial"/>
                  <w:b w:val="false"/>
                  <w:bCs w:val="false"/>
                  <w:i w:val="false"/>
                  <w:iCs w:val="false"/>
                  <w:color w:val="000000"/>
                  <w:sz w:val="18"/>
                  <w:szCs w:val="18"/>
                </w:rPr>
                <w:delText xml:space="preserve">writes</w:delText>
              </w:r>
            </w:del>
            <w:ins w:id="9047" w:author="Claude (AI) - proposed" w:date="2026-10-15T08:04:46Z">
              <w:r>
                <w:rPr>
                  <w:rFonts w:ascii="Arial" w:cs="Arial" w:eastAsia="Arial" w:hAnsi="Arial"/>
                  <w:b w:val="false"/>
                  <w:bCs w:val="false"/>
                  <w:i w:val="false"/>
                  <w:iCs w:val="false"/>
                  <w:color w:val="000000"/>
                  <w:sz w:val="18"/>
                  <w:szCs w:val="18"/>
                </w:rPr>
                <w:t xml:space="preserve">why,</w:t>
              </w:r>
            </w:ins>
            <w:r>
              <w:rPr>
                <w:rFonts w:ascii="Arial" w:cs="Arial" w:eastAsia="Arial" w:hAnsi="Arial"/>
                <w:b w:val="false"/>
                <w:bCs w:val="false"/>
                <w:i w:val="false"/>
                <w:iCs w:val="false"/>
                <w:color w:val="000000"/>
                <w:sz w:val="18"/>
                <w:szCs w:val="18"/>
              </w:rPr>
              <w:t xml:space="preserve"> in well-organised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8" w:author="Claude (AI) - proposed" w:date="2026-10-15T08:04:46Z">
              <w:r>
                <w:rPr>
                  <w:rFonts w:ascii="Arial" w:cs="Arial" w:eastAsia="Arial" w:hAnsi="Arial"/>
                  <w:b w:val="false"/>
                  <w:bCs w:val="false"/>
                  <w:i w:val="false"/>
                  <w:iCs w:val="false"/>
                  <w:color w:val="000000"/>
                  <w:sz w:val="18"/>
                  <w:szCs w:val="18"/>
                </w:rPr>
                <w:delText xml:space="preserve">Mentions model change</w:delText>
              </w:r>
            </w:del>
            <w:ins w:id="9049" w:author="Claude (AI) - proposed" w:date="2026-10-15T08:04:46Z">
              <w:r>
                <w:rPr>
                  <w:rFonts w:ascii="Arial" w:cs="Arial" w:eastAsia="Arial" w:hAnsi="Arial"/>
                  <w:b w:val="false"/>
                  <w:bCs w:val="false"/>
                  <w:i w:val="false"/>
                  <w:iCs w:val="false"/>
                  <w:color w:val="000000"/>
                  <w:sz w:val="18"/>
                  <w:szCs w:val="18"/>
                </w:rPr>
                <w:t xml:space="preserve">Meets Expectations: describes how the class model changed</w:t>
              </w:r>
            </w:ins>
            <w:r>
              <w:rPr>
                <w:rFonts w:ascii="Arial" w:cs="Arial" w:eastAsia="Arial" w:hAnsi="Arial"/>
                <w:b w:val="false"/>
                <w:bCs w:val="false"/>
                <w:i w:val="false"/>
                <w:iCs w:val="false"/>
                <w:color w:val="000000"/>
                <w:sz w:val="18"/>
                <w:szCs w:val="18"/>
              </w:rPr>
              <w:t xml:space="preserve"> and writes clearly most of the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08:04:46Z">
              <w:r>
                <w:rPr>
                  <w:rFonts w:ascii="Arial" w:cs="Arial" w:eastAsia="Arial" w:hAnsi="Arial"/>
                  <w:b w:val="false"/>
                  <w:bCs w:val="false"/>
                  <w:i w:val="false"/>
                  <w:iCs w:val="false"/>
                  <w:color w:val="000000"/>
                  <w:sz w:val="18"/>
                  <w:szCs w:val="18"/>
                </w:rPr>
                <w:delText xml:space="preserve">Does not describe model change</w:delText>
              </w:r>
            </w:del>
            <w:ins w:id="9051" w:author="Claude (AI) - proposed" w:date="2026-10-15T08:04:46Z">
              <w:r>
                <w:rPr>
                  <w:rFonts w:ascii="Arial" w:cs="Arial" w:eastAsia="Arial" w:hAnsi="Arial"/>
                  <w:b w:val="false"/>
                  <w:bCs w:val="false"/>
                  <w:i w:val="false"/>
                  <w:iCs w:val="false"/>
                  <w:color w:val="000000"/>
                  <w:sz w:val="18"/>
                  <w:szCs w:val="18"/>
                </w:rPr>
                <w:t xml:space="preserve">Approaches Expectations: mentions model change only briefly</w:t>
              </w:r>
            </w:ins>
            <w:r>
              <w:rPr>
                <w:rFonts w:ascii="Arial" w:cs="Arial" w:eastAsia="Arial" w:hAnsi="Arial"/>
                <w:b w:val="false"/>
                <w:bCs w:val="false"/>
                <w:i w:val="false"/>
                <w:iCs w:val="false"/>
                <w:color w:val="000000"/>
                <w:sz w:val="18"/>
                <w:szCs w:val="18"/>
              </w:rPr>
              <w:t xml:space="preserve">,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3chnmb9msfd8dx66gsb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hsq_ks9cti92osg_erm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y6noipsnhvkolzpcauw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3chnmb9msfd8dx66gsb9" Type="http://schemas.openxmlformats.org/officeDocument/2006/relationships/hyperlink" Target="https://creativecommons.org/licenses/by-nc/4.0/" TargetMode="External"/><Relationship Id="rIdfhsq_ks9cti92osg_erm3" Type="http://schemas.openxmlformats.org/officeDocument/2006/relationships/hyperlink" Target="https://creativecommons.org/licenses/by-nc/4.0/" TargetMode="External"/><Relationship Id="rId9y6noipsnhvkolzpcauw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2026-10-15T08:04:45.809Z</dcterms:created>
  <dcterms:modified xsi:type="dcterms:W3CDTF">2026-10-15T08:04:45.809Z</dcterms:modified>
</cp:coreProperties>
</file>

<file path=docProps/custom.xml><?xml version="1.0" encoding="utf-8"?>
<Properties xmlns="http://schemas.openxmlformats.org/officeDocument/2006/custom-properties" xmlns:vt="http://schemas.openxmlformats.org/officeDocument/2006/docPropsVTypes"/>
</file>