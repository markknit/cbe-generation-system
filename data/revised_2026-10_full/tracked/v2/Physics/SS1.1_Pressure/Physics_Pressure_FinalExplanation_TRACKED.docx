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10 - 1.1 PRESSURE: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9 lessons on pressure. Now you will write your own Final Explanation of the driving question: Why does a sharp knife cut better than a blunt knife when using the same force? Answer each section in the space below it. Use numbers with their units, and use evidence from your lessons and your Driving Question Board. Use g = 10 N/kg. Remember to say what is the same and what is different between the two knives.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Claim and Evidence from the Kitchen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in Kisumu pushes with the same force on a sharp knife (edge 0.1 mm thick) and a blunt knife (edge 1 mm thick). Both knives are the same size and shape and touch the food along a length of 5 cm. (a) Write a claim that answers the driving question. (b) List what is the same and what is different in this situation. (c) Give the force value and what happened with each knife.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Calculating the Pressure Under Each Knife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P = F/A to explain the knives with numbers. (a) Change each edge thickness to metres and find the contact area of each knife (contact length 0.05 m). (b) Calculate the pressure under each knife and give your answers in MPa. (c) Compare the two areas and the two pressures. How many times larger or smaller is each? (d) Tomato skin and nyama choma give way at about 2 MPa. Use this value to explain what happens with each knife.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Testing the Idea with Other Evidence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evidence from your earlier lessons to show that the area-pressure idea works beyond the knives. (a) In the brick-on-flour test, the same 2 kg brick (weight 20 N) was placed on its large face (0.02 m2) and its small face (0.005 m2). Calculate the pressure for each face and say which face sank deepest. (b) A camel (4,000 N, total foot area 0.2 m2) and a 60 kg student (600 N, total shoe area 0.04 m2) stand on sand. Calculate each pressure and explain why the much heavier camel does not sink much more than the student.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Pressure in Fluids and Its Uses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knife idea can be extended to fluids. (a) Water in a dam is 30 m deep. Use P = ρgh (water density 1,000 kg/m3) to calculate the pressure</w:t>
            </w:r>
            <w:ins w:id="9001" w:author="Claude (AI) - proposed" w:date="2026-10-15T08:04:07Z">
              <w:r>
                <w:rPr>
                  <w:rFonts w:ascii="Arial" w:cs="Arial" w:eastAsia="Arial" w:hAnsi="Arial"/>
                  <w:b/>
                  <w:bCs/>
                  <w:i w:val="false"/>
                  <w:iCs w:val="false"/>
                  <w:color w:val="000000"/>
                  <w:sz w:val="18"/>
                  <w:szCs w:val="18"/>
                </w:rPr>
                <w:t xml:space="preserve"> from the water alone (not counting the air above)</w:t>
              </w:r>
            </w:ins>
            <w:r>
              <w:rPr>
                <w:rFonts w:ascii="Arial" w:cs="Arial" w:eastAsia="Arial" w:hAnsi="Arial"/>
                <w:b/>
                <w:bCs/>
                <w:i w:val="false"/>
                <w:iCs w:val="false"/>
                <w:color w:val="000000"/>
                <w:sz w:val="18"/>
                <w:szCs w:val="18"/>
              </w:rPr>
              <w:t xml:space="preserve"> at the base and at 10 m depth. Explain why a dam wall is built thicker at the bottom. (b) In the glass-with-cardboard test, the glass mouth has area 0.004 m2, the atmospheric pressure is 101 kPa, and the water weighs 2.5 N. Calculate the upward force of the air and explain what it shows. (c) In a hydraulic jack, a 50 N effort acts on a piston of 5 cm2 and the large piston has 100 cm2. Find the pressure and the load force, and say how the idea differs from the knives.</w:t>
            </w:r>
            <w:ins w:id="9002" w:author="Claude (AI) - proposed" w:date="2026-10-15T08:04:07Z">
              <w:r>
                <w:rPr>
                  <w:rFonts w:ascii="Arial" w:cs="Arial" w:eastAsia="Arial" w:hAnsi="Arial"/>
                  <w:b/>
                  <w:bCs/>
                  <w:i w:val="false"/>
                  <w:iCs w:val="false"/>
                  <w:color w:val="000000"/>
                  <w:sz w:val="18"/>
                  <w:szCs w:val="18"/>
                </w:rPr>
                <w:t xml:space="preserve"> (d) A wide basin and a narrow tube both hold water to a depth of 10 cm. Which has the greater pressure at the bottom? Then compare water with cooking oil (920 kg/m3) at the same 10 cm depth.</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Explanation of the driving question as a claim, evidence and reasoning paragraph. Use the numbers from the knives. Then look back at your first model from Lesson 1: say what you had right, what you had to add or change, and which lessons helped you do this.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the key idea (same force, different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5T08:04: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clear claim that the difference is the area, not the force, uses the words 'same force, different area', and links pressure to force and area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5T08:04: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area is different and pressure is greater for the sharp knife, but the idea that force is the same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08:04: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missing, or says the sharp knife uses more force, or gives no link to pressure.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08:04: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areas and pressures are correct (5 x 10^-6 m2, 5 x 10^-5 m2, 8 MPa, 0.8 MPa) with correct unit conversions and units throughout the other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5T08:04: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Method is correct but there is one small error in conversion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08:04: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errors or missing units, or P = F/A is not used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threshold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08:04: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Compares 8 MPa and 0.8 MPa with the 2 MPa value to explain cutting versus squashing, and supports the idea with evidence from the brick, camel and other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5T08:04: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knife numbers but uses the 2 MPa value or other lessons' evidence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08:04: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no evidence, or does not use the 2 MPa value.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Extension to liquids, air and hydraulics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08:04: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calculates and explains dam pressure, the air force on the glass and the jack, and clearly contrasts the jack (same pressure, different area) with the knives.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08:04: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of these correctly but explanations are brief or the contrast with the knives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08:04: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or explanations are mostly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08:04:0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Compares the Lesson 1 model with the final model, naming what stayed, what changed and which lessons caused it,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08:04:0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some changes to the model but with few links to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8:04:0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compare the models or the writing is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a7rm80oach7povzgq1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6ewmidan-vlrckkran4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a9eq5gifthxkhpkgnom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a7rm80oach7povzgq1f-" Type="http://schemas.openxmlformats.org/officeDocument/2006/relationships/hyperlink" Target="https://creativecommons.org/licenses/by-nc/4.0/" TargetMode="External"/><Relationship Id="rIda6ewmidan-vlrckkran4s" Type="http://schemas.openxmlformats.org/officeDocument/2006/relationships/hyperlink" Target="https://creativecommons.org/licenses/by-nc/4.0/" TargetMode="External"/><Relationship Id="rId6a9eq5gifthxkhpkgnom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2026-10-15T08:04:06.593Z</dcterms:created>
  <dcterms:modified xsi:type="dcterms:W3CDTF">2026-10-15T08:04:06.593Z</dcterms:modified>
</cp:coreProperties>
</file>

<file path=docProps/custom.xml><?xml version="1.0" encoding="utf-8"?>
<Properties xmlns="http://schemas.openxmlformats.org/officeDocument/2006/custom-properties" xmlns:vt="http://schemas.openxmlformats.org/officeDocument/2006/docPropsVTypes"/>
</file>