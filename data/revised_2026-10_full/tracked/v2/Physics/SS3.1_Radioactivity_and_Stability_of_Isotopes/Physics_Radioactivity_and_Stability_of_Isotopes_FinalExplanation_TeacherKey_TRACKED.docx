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nucleus is made of protons and neutrons, together called nucleons. The atomic number Z is the number of protons. The mass number A is the total number of protons and neutrons. The neutron number is N = A − Z. (b) Isotopes are atoms of the same element with the same Z but different N. Carbon-12 and Carbon-14 both have 6 protons, so they behave the same in chemical reactions, but Carbon-14 has two extra neutrons (8 instead of 6). This different neutron number gives them different nuclear stability: Carbon-12 is stable while Carbon-14 is unstable. (c) Stable nuclides cluster in a band on the N vs Z graph called the belt of stability. Uranium-238 has a neutron-to-proton ratio that places it outside this belt, so its nucleus is unstable. An unstable nucleus spontaneously emits particles or energy, which is called radioactivity. This happens inside the nucleus, so it needs no outside energy and cannot be switched off by ordinary chemical means. That is why the rock keeps emitting radiation and exposed the film in the dark.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w:t>
            </w:r>
            <w:ins w:id="9001" w:author="Claude (AI) - proposed" w:date="2026-10-18T00:32:22Z">
              <w:r>
                <w:rPr>
                  <w:rFonts w:ascii="Arial" w:cs="Arial" w:eastAsia="Arial" w:hAnsi="Arial"/>
                  <w:b/>
                  <w:bCs/>
                  <w:i w:val="false"/>
                  <w:iCs w:val="false"/>
                  <w:color w:val="000000"/>
                  <w:sz w:val="18"/>
                  <w:szCs w:val="18"/>
                </w:rPr>
                <w:t xml:space="preserve"> (d) The film in the opening case was sealed in a lightproof box. Which of the three radiations could have exposed it, and which could not? Explain.</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Alpha (α): charge +2, mass about 4 amu, low penetration, stopped by a sheet of paper. Beta (β): charge −1, mass about 0, moderate penetration, stopped by a few millimetres of aluminium. Gamma (γ): charge 0, high penetration, needs lead (or thick concrete) to reduce it. (b) Alpha particles are large and highly charged, so they strongly ionise the atoms they pass. Each ionisation takes energy from the particle, so it loses its energy quickly and is stopped after a very short distance. High ionisation therefore goes with low penetration, and gamma rays show the opposite pattern. (c) Alpha particles are not a big danger from outside the body because paper or the skin's surface stops them. If dust from uranium-bearing rock is inhaled or swallowed, however, the alpha emitter is inside the body in direct contact with tissue, where its strong ionisation can damage cells. So alpha radiation is most hazardous when taken in internally.</w:t>
            </w:r>
            <w:ins w:id="9002" w:author="Claude (AI) - proposed" w:date="2026-10-18T00:32:22Z">
              <w:r>
                <w:rPr>
                  <w:rFonts w:ascii="Arial" w:cs="Arial" w:eastAsia="Arial" w:hAnsi="Arial"/>
                  <w:b w:val="false"/>
                  <w:bCs w:val="false"/>
                  <w:i w:val="false"/>
                  <w:iCs w:val="false"/>
                  <w:color w:val="000000"/>
                  <w:sz w:val="18"/>
                  <w:szCs w:val="18"/>
                </w:rPr>
                <w:t xml:space="preserve"> (d) Alpha particles are stopped by paper or card, so they could not get through the box. The exposure was caused by the beta particles and gamma rays given off by uranium-238 and its daughter nuclei (such as thorium-234 and protactinium-234), which pass through paper and card.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²³⁸₉₂U → ²³⁴₉₀Th + ⁴₂He. The top numbers add up (238 = 234 + 4) and the bottom numbers add up (92 = 90 + 2). (b) ²³⁴₉₀Th → ²³⁴₉₁Pa + ⁰₋₁e (a beta particle). A stays 234 and Z rises from 90 to 91; the charges balance (90 = 91 − 1). (c) Alpha decay: A decreases by 4 and Z decreases by 2. Beta-minus decay: A stays the same and Z increases by 1. Gamma emission: neither A nor Z changes, only energy is released. (d) On the N vs Z graph, uranium-238 </w:t>
            </w:r>
            <w:del w:id="9003" w:author="Claude (AI) - proposed" w:date="2026-10-18T00:32:22Z">
              <w:r>
                <w:rPr>
                  <w:rFonts w:ascii="Arial" w:cs="Arial" w:eastAsia="Arial" w:hAnsi="Arial"/>
                  <w:b w:val="false"/>
                  <w:bCs w:val="false"/>
                  <w:i w:val="false"/>
                  <w:iCs w:val="false"/>
                  <w:color w:val="000000"/>
                  <w:sz w:val="18"/>
                  <w:szCs w:val="18"/>
                </w:rPr>
                <w:delText xml:space="preserve">lies outside</w:delText>
              </w:r>
            </w:del>
            <w:ins w:id="9004" w:author="Claude (AI) - proposed" w:date="2026-10-18T00:32:22Z">
              <w:r>
                <w:rPr>
                  <w:rFonts w:ascii="Arial" w:cs="Arial" w:eastAsia="Arial" w:hAnsi="Arial"/>
                  <w:b w:val="false"/>
                  <w:bCs w:val="false"/>
                  <w:i w:val="false"/>
                  <w:iCs w:val="false"/>
                  <w:color w:val="000000"/>
                  <w:sz w:val="18"/>
                  <w:szCs w:val="18"/>
                </w:rPr>
                <w:t xml:space="preserve">(Z = 92, N = 146) lies beyond the end of</w:t>
              </w:r>
            </w:ins>
            <w:r>
              <w:rPr>
                <w:rFonts w:ascii="Arial" w:cs="Arial" w:eastAsia="Arial" w:hAnsi="Arial"/>
                <w:b w:val="false"/>
                <w:bCs w:val="false"/>
                <w:i w:val="false"/>
                <w:iCs w:val="false"/>
                <w:color w:val="000000"/>
                <w:sz w:val="18"/>
                <w:szCs w:val="18"/>
              </w:rPr>
              <w:t xml:space="preserve"> the belt of stability</w:t>
            </w:r>
            <w:ins w:id="9005" w:author="Claude (AI) - proposed" w:date="2026-10-18T00:32:22Z">
              <w:r>
                <w:rPr>
                  <w:rFonts w:ascii="Arial" w:cs="Arial" w:eastAsia="Arial" w:hAnsi="Arial"/>
                  <w:b w:val="false"/>
                  <w:bCs w:val="false"/>
                  <w:i w:val="false"/>
                  <w:iCs w:val="false"/>
                  <w:color w:val="000000"/>
                  <w:sz w:val="18"/>
                  <w:szCs w:val="18"/>
                </w:rPr>
                <w:t xml:space="preserve">: no nuclide with Z above 83 is stable</w:t>
              </w:r>
            </w:ins>
            <w:r>
              <w:rPr>
                <w:rFonts w:ascii="Arial" w:cs="Arial" w:eastAsia="Arial" w:hAnsi="Arial"/>
                <w:b w:val="false"/>
                <w:bCs w:val="false"/>
                <w:i w:val="false"/>
                <w:iCs w:val="false"/>
                <w:color w:val="000000"/>
                <w:sz w:val="18"/>
                <w:szCs w:val="18"/>
              </w:rPr>
              <w:t xml:space="preserve">. Alpha decay reduces both N and Z by 2, so the nucleus moves diagonally down and to the left on the plot. Beta-minus decay lowers N by 1 and raises Z by 1, so the nucleus moves one step diagonally down and to the right. </w:t>
            </w:r>
            <w:del w:id="9006" w:author="Claude (AI) - proposed" w:date="2026-10-18T00:32:22Z">
              <w:r>
                <w:rPr>
                  <w:rFonts w:ascii="Arial" w:cs="Arial" w:eastAsia="Arial" w:hAnsi="Arial"/>
                  <w:b w:val="false"/>
                  <w:bCs w:val="false"/>
                  <w:i w:val="false"/>
                  <w:iCs w:val="false"/>
                  <w:color w:val="000000"/>
                  <w:sz w:val="18"/>
                  <w:szCs w:val="18"/>
                </w:rPr>
                <w:delText xml:space="preserve">Each decay gives a daughter nucleus plotted in a new position, so the nucleus changes its composition step by step along the chain. Checking</w:delText>
              </w:r>
            </w:del>
            <w:ins w:id="9007" w:author="Claude (AI) - proposed" w:date="2026-10-18T00:32:22Z">
              <w:r>
                <w:rPr>
                  <w:rFonts w:ascii="Arial" w:cs="Arial" w:eastAsia="Arial" w:hAnsi="Arial"/>
                  <w:b w:val="false"/>
                  <w:bCs w:val="false"/>
                  <w:i w:val="false"/>
                  <w:iCs w:val="false"/>
                  <w:color w:val="000000"/>
                  <w:sz w:val="18"/>
                  <w:szCs w:val="18"/>
                </w:rPr>
                <w:t xml:space="preserve">Individual steps do not all lower</w:t>
              </w:r>
            </w:ins>
            <w:r>
              <w:rPr>
                <w:rFonts w:ascii="Arial" w:cs="Arial" w:eastAsia="Arial" w:hAnsi="Arial"/>
                <w:b w:val="false"/>
                <w:bCs w:val="false"/>
                <w:i w:val="false"/>
                <w:iCs w:val="false"/>
                <w:color w:val="000000"/>
                <w:sz w:val="18"/>
                <w:szCs w:val="18"/>
              </w:rPr>
              <w:t xml:space="preserve"> the neutron-to-proton ratio</w:t>
            </w:r>
            <w:del w:id="9008" w:author="Claude (AI) - proposed" w:date="2026-10-18T00:32:22Z">
              <w:r>
                <w:rPr>
                  <w:rFonts w:ascii="Arial" w:cs="Arial" w:eastAsia="Arial" w:hAnsi="Arial"/>
                  <w:b w:val="false"/>
                  <w:bCs w:val="false"/>
                  <w:i w:val="false"/>
                  <w:iCs w:val="false"/>
                  <w:color w:val="000000"/>
                  <w:sz w:val="18"/>
                  <w:szCs w:val="18"/>
                </w:rPr>
                <w:delText xml:space="preserve"> shows that not every single step moves it in the same direction: for</w:delText>
              </w:r>
            </w:del>
            <w:ins w:id="9009" w:author="Claude (AI) - proposed" w:date="2026-10-18T00:32: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uranium-238</w:t>
            </w:r>
            <w:del w:id="9010" w:author="Claude (AI) - proposed" w:date="2026-10-18T00:32:22Z">
              <w:r>
                <w:rPr>
                  <w:rFonts w:ascii="Arial" w:cs="Arial" w:eastAsia="Arial" w:hAnsi="Arial"/>
                  <w:b w:val="false"/>
                  <w:bCs w:val="false"/>
                  <w:i w:val="false"/>
                  <w:iCs w:val="false"/>
                  <w:color w:val="000000"/>
                  <w:sz w:val="18"/>
                  <w:szCs w:val="18"/>
                </w:rPr>
                <w:delText xml:space="preserve">,</w:delText>
              </w:r>
            </w:del>
            <w:ins w:id="9011" w:author="Claude (AI) - proposed" w:date="2026-10-18T00:32:22Z">
              <w:r>
                <w:rPr>
                  <w:rFonts w:ascii="Arial" w:cs="Arial" w:eastAsia="Arial" w:hAnsi="Arial"/>
                  <w:b w:val="false"/>
                  <w:bCs w:val="false"/>
                  <w:i w:val="false"/>
                  <w:iCs w:val="false"/>
                  <w:color w:val="000000"/>
                  <w:sz w:val="18"/>
                  <w:szCs w:val="18"/>
                </w:rPr>
                <w:t xml:space="preserve"> has</w:t>
              </w:r>
            </w:ins>
            <w:r>
              <w:rPr>
                <w:rFonts w:ascii="Arial" w:cs="Arial" w:eastAsia="Arial" w:hAnsi="Arial"/>
                <w:b w:val="false"/>
                <w:bCs w:val="false"/>
                <w:i w:val="false"/>
                <w:iCs w:val="false"/>
                <w:color w:val="000000"/>
                <w:sz w:val="18"/>
                <w:szCs w:val="18"/>
              </w:rPr>
              <w:t xml:space="preserve"> N/Z = 146/92 ≈ 1.59, </w:t>
            </w:r>
            <w:del w:id="9012" w:author="Claude (AI) - proposed" w:date="2026-10-18T00:32:22Z">
              <w:r>
                <w:rPr>
                  <w:rFonts w:ascii="Arial" w:cs="Arial" w:eastAsia="Arial" w:hAnsi="Arial"/>
                  <w:b w:val="false"/>
                  <w:bCs w:val="false"/>
                  <w:i w:val="false"/>
                  <w:iCs w:val="false"/>
                  <w:color w:val="000000"/>
                  <w:sz w:val="18"/>
                  <w:szCs w:val="18"/>
                </w:rPr>
                <w:delText xml:space="preserve">and for </w:delText>
              </w:r>
            </w:del>
            <w:r>
              <w:rPr>
                <w:rFonts w:ascii="Arial" w:cs="Arial" w:eastAsia="Arial" w:hAnsi="Arial"/>
                <w:b w:val="false"/>
                <w:bCs w:val="false"/>
                <w:i w:val="false"/>
                <w:iCs w:val="false"/>
                <w:color w:val="000000"/>
                <w:sz w:val="18"/>
                <w:szCs w:val="18"/>
              </w:rPr>
              <w:t xml:space="preserve">thorium-234</w:t>
            </w:r>
            <w:del w:id="9013" w:author="Claude (AI) - proposed" w:date="2026-10-18T00:32:22Z">
              <w:r>
                <w:rPr>
                  <w:rFonts w:ascii="Arial" w:cs="Arial" w:eastAsia="Arial" w:hAnsi="Arial"/>
                  <w:b w:val="false"/>
                  <w:bCs w:val="false"/>
                  <w:i w:val="false"/>
                  <w:iCs w:val="false"/>
                  <w:color w:val="000000"/>
                  <w:sz w:val="18"/>
                  <w:szCs w:val="18"/>
                </w:rPr>
                <w:delText xml:space="preserve">, N/Z =</w:delText>
              </w:r>
            </w:del>
            <w:ins w:id="9014" w:author="Claude (AI) - proposed" w:date="2026-10-18T00:32:22Z">
              <w:r>
                <w:rPr>
                  <w:rFonts w:ascii="Arial" w:cs="Arial" w:eastAsia="Arial" w:hAnsi="Arial"/>
                  <w:b w:val="false"/>
                  <w:bCs w:val="false"/>
                  <w:i w:val="false"/>
                  <w:iCs w:val="false"/>
                  <w:color w:val="000000"/>
                  <w:sz w:val="18"/>
                  <w:szCs w:val="18"/>
                </w:rPr>
                <w:t xml:space="preserve"> has</w:t>
              </w:r>
            </w:ins>
            <w:r>
              <w:rPr>
                <w:rFonts w:ascii="Arial" w:cs="Arial" w:eastAsia="Arial" w:hAnsi="Arial"/>
                <w:b w:val="false"/>
                <w:bCs w:val="false"/>
                <w:i w:val="false"/>
                <w:iCs w:val="false"/>
                <w:color w:val="000000"/>
                <w:sz w:val="18"/>
                <w:szCs w:val="18"/>
              </w:rPr>
              <w:t xml:space="preserve"> 144/90 = 1.60</w:t>
            </w:r>
            <w:del w:id="9015" w:author="Claude (AI) - proposed" w:date="2026-10-18T00:32:22Z">
              <w:r>
                <w:rPr>
                  <w:rFonts w:ascii="Arial" w:cs="Arial" w:eastAsia="Arial" w:hAnsi="Arial"/>
                  <w:b w:val="false"/>
                  <w:bCs w:val="false"/>
                  <w:i w:val="false"/>
                  <w:iCs w:val="false"/>
                  <w:color w:val="000000"/>
                  <w:sz w:val="18"/>
                  <w:szCs w:val="18"/>
                </w:rPr>
                <w:delText xml:space="preserve">, so the first alpha step does not clearly move the nucleus toward the belt in ratio terms. The beta step to</w:delText>
              </w:r>
            </w:del>
            <w:ins w:id="9016" w:author="Claude (AI) - proposed" w:date="2026-10-18T00:32:22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protactinium-234 </w:t>
            </w:r>
            <w:del w:id="9017" w:author="Claude (AI) - proposed" w:date="2026-10-18T00:32:22Z">
              <w:r>
                <w:rPr>
                  <w:rFonts w:ascii="Arial" w:cs="Arial" w:eastAsia="Arial" w:hAnsi="Arial"/>
                  <w:b w:val="false"/>
                  <w:bCs w:val="false"/>
                  <w:i w:val="false"/>
                  <w:iCs w:val="false"/>
                  <w:color w:val="000000"/>
                  <w:sz w:val="18"/>
                  <w:szCs w:val="18"/>
                </w:rPr>
                <w:delText xml:space="preserve">gives N/Z =</w:delText>
              </w:r>
            </w:del>
            <w:ins w:id="9018" w:author="Claude (AI) - proposed" w:date="2026-10-18T00:32:22Z">
              <w:r>
                <w:rPr>
                  <w:rFonts w:ascii="Arial" w:cs="Arial" w:eastAsia="Arial" w:hAnsi="Arial"/>
                  <w:b w:val="false"/>
                  <w:bCs w:val="false"/>
                  <w:i w:val="false"/>
                  <w:iCs w:val="false"/>
                  <w:color w:val="000000"/>
                  <w:sz w:val="18"/>
                  <w:szCs w:val="18"/>
                </w:rPr>
                <w:t xml:space="preserve">has</w:t>
              </w:r>
            </w:ins>
            <w:r>
              <w:rPr>
                <w:rFonts w:ascii="Arial" w:cs="Arial" w:eastAsia="Arial" w:hAnsi="Arial"/>
                <w:b w:val="false"/>
                <w:bCs w:val="false"/>
                <w:i w:val="false"/>
                <w:iCs w:val="false"/>
                <w:color w:val="000000"/>
                <w:sz w:val="18"/>
                <w:szCs w:val="18"/>
              </w:rPr>
              <w:t xml:space="preserve"> 143/91 ≈ 1.57</w:t>
            </w:r>
            <w:del w:id="9019" w:author="Claude (AI) - proposed" w:date="2026-10-18T00:32:22Z">
              <w:r>
                <w:rPr>
                  <w:rFonts w:ascii="Arial" w:cs="Arial" w:eastAsia="Arial" w:hAnsi="Arial"/>
                  <w:b w:val="false"/>
                  <w:bCs w:val="false"/>
                  <w:i w:val="false"/>
                  <w:iCs w:val="false"/>
                  <w:color w:val="000000"/>
                  <w:sz w:val="18"/>
                  <w:szCs w:val="18"/>
                </w:rPr>
                <w:delText xml:space="preserve">, so the ratio falls. The daughters may still be unstable and decay again, and the chain as a whole continues until a stable nucleus is reached</w:delText>
              </w:r>
            </w:del>
            <w:ins w:id="9020" w:author="Claude (AI) - proposed" w:date="2026-10-18T00:32:22Z">
              <w:r>
                <w:rPr>
                  <w:rFonts w:ascii="Arial" w:cs="Arial" w:eastAsia="Arial" w:hAnsi="Arial"/>
                  <w:b w:val="false"/>
                  <w:bCs w:val="false"/>
                  <w:i w:val="false"/>
                  <w:iCs w:val="false"/>
                  <w:color w:val="000000"/>
                  <w:sz w:val="18"/>
                  <w:szCs w:val="18"/>
                </w:rPr>
                <w:t xml:space="preserve">. What matters is the whole chain: the nucleus changes composition step by step (8 alpha and 6 beta-minus decays in all) until it reaches stable lead-206 (Z = 82, N = 124), which lies inside the belt of stability. This shows that decay is the nucleus's route to a stable arrangement, and that the daughters of uranium-238 are themselves unstable until the chain ends</w:t>
              </w:r>
            </w:ins>
            <w:r>
              <w:rPr>
                <w:rFonts w:ascii="Arial" w:cs="Arial" w:eastAsia="Arial" w:hAnsi="Arial"/>
                <w:b w:val="false"/>
                <w:bCs w:val="false"/>
                <w:i w:val="false"/>
                <w:iCs w:val="false"/>
                <w:color w:val="000000"/>
                <w:sz w:val="18"/>
                <w:szCs w:val="18"/>
              </w:rPr>
              <w:t xml:space="preserve">. Gamma emission does not move the nucleus on the plot; it carries away excess energy during these changes.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Radiation enters the GM tube through a thin mica window and ionises argon gas atoms inside. The freed electrons accelerate toward the central anode under high voltage, producing an electrical pulse that the counter registers as a click. (b) Background radiation is always present from cosmic rays, radon gas from soil, naturally radioactive building stone such as Rift Valley granite, and trace radioisotopes in food such as potassium-40 in sukuma wiki and githeri. When measuring the rock, you must record the background count rate first and compare it with the reading near the rock, to find the true emission from the source. (c) Half-life is the time for half of the undecayed nuclei in a sample to decay. In the dice simulation, the number of surviving dice fell each round along a curve that flattened out, and fewer dice were removed each round as fewer remained. Decay of any single nucleus is random, but for a very large number of nuclei it is statistically predictable. Uranium-238 has a half-life of 4.5 billion years, which is about the age of the Earth, so about half of the original uranium-238 is still undecayed. A huge number of undecayed nuclei remain, and the rate of emission falls only very slowly, so the rock still emits radiation and appears to do so indefinitely on a human timescale. (d) 24 days is 24 ÷ 8 = 3 half-lives. N = N0 × (1/2)^3 = N0 × 1/8. One-eighth of the nuclei remains.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w:t>
            </w:r>
            <w:del w:id="9021" w:author="Claude (AI) - proposed" w:date="2026-10-18T00:32:22Z">
              <w:r>
                <w:rPr>
                  <w:rFonts w:ascii="Arial" w:cs="Arial" w:eastAsia="Arial" w:hAnsi="Arial"/>
                  <w:b/>
                  <w:bCs/>
                  <w:i w:val="false"/>
                  <w:iCs w:val="false"/>
                  <w:color w:val="000000"/>
                  <w:sz w:val="18"/>
                  <w:szCs w:val="18"/>
                </w:rPr>
                <w:delText xml:space="preserve">Year 9 student</w:delText>
              </w:r>
            </w:del>
            <w:ins w:id="9022" w:author="Claude (AI) - proposed" w:date="2026-10-18T00:32:22Z">
              <w:r>
                <w:rPr>
                  <w:rFonts w:ascii="Arial" w:cs="Arial" w:eastAsia="Arial" w:hAnsi="Arial"/>
                  <w:b/>
                  <w:bCs/>
                  <w:i w:val="false"/>
                  <w:iCs w:val="false"/>
                  <w:color w:val="000000"/>
                  <w:sz w:val="18"/>
                  <w:szCs w:val="18"/>
                </w:rPr>
                <w:t xml:space="preserve">Grade 9 learner</w:t>
              </w:r>
            </w:ins>
            <w:r>
              <w:rPr>
                <w:rFonts w:ascii="Arial" w:cs="Arial" w:eastAsia="Arial" w:hAnsi="Arial"/>
                <w:b/>
                <w:bCs/>
                <w:i w:val="false"/>
                <w:iCs w:val="false"/>
                <w:color w:val="000000"/>
                <w:sz w:val="18"/>
                <w:szCs w:val="18"/>
              </w:rPr>
              <w:t xml:space="preserve">, of why some rocks are radioactive and why it matters for Kenya.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nuclear changes the products have slightly less mass than the starting nucleus. This missing mass, the mass defect, is converted into energy according to E = mc². So the energy from the rock comes from the mass of the unstable uranium nuclei themselves. (b) Fission is the splitting of a heavy nucleus such as uranium-235, struck by a neutron, into smaller fragments plus more neutrons and a large amount of energy. Fusion is the joining of light nuclei, such as hydrogen isotopes, under extreme conditions, releasing energy. (c) Example 1: Cobalt-60 radiotherapy at Kenyatta National Hospital uses penetrating gamma rays to reach and destroy cancer cells in patients such as those with cervical cancer. Example 2: KALRO gamma irradiation of stored maize, beans and sorghum uses radiation to kill pests. Other acceptable examples: carbon-14 dating of </w:t>
            </w:r>
            <w:del w:id="9023" w:author="Claude (AI) - proposed" w:date="2026-10-18T00:32:22Z">
              <w:r>
                <w:rPr>
                  <w:rFonts w:ascii="Arial" w:cs="Arial" w:eastAsia="Arial" w:hAnsi="Arial"/>
                  <w:b w:val="false"/>
                  <w:bCs w:val="false"/>
                  <w:i w:val="false"/>
                  <w:iCs w:val="false"/>
                  <w:color w:val="000000"/>
                  <w:sz w:val="18"/>
                  <w:szCs w:val="18"/>
                </w:rPr>
                <w:delText xml:space="preserve">Olorgesailie charcoal</w:delText>
              </w:r>
            </w:del>
            <w:ins w:id="9024" w:author="Claude (AI) - proposed" w:date="2026-10-18T00:32:22Z">
              <w:r>
                <w:rPr>
                  <w:rFonts w:ascii="Arial" w:cs="Arial" w:eastAsia="Arial" w:hAnsi="Arial"/>
                  <w:b w:val="false"/>
                  <w:bCs w:val="false"/>
                  <w:i w:val="false"/>
                  <w:iCs w:val="false"/>
                  <w:color w:val="000000"/>
                  <w:sz w:val="18"/>
                  <w:szCs w:val="18"/>
                </w:rPr>
                <w:t xml:space="preserve">charcoal from a Kenyan site such as Lukenya Hill</w:t>
              </w:r>
            </w:ins>
            <w:r>
              <w:rPr>
                <w:rFonts w:ascii="Arial" w:cs="Arial" w:eastAsia="Arial" w:hAnsi="Arial"/>
                <w:b w:val="false"/>
                <w:bCs w:val="false"/>
                <w:i w:val="false"/>
                <w:iCs w:val="false"/>
                <w:color w:val="000000"/>
                <w:sz w:val="18"/>
                <w:szCs w:val="18"/>
              </w:rPr>
              <w:t xml:space="preserve"> using its half-life of 5730 years, or Iodine-131 thyroid treatment at KNH using its short half-life of 8 days. (d) ALARA means keeping exposure As Low As Reasonably Achievable. Three ways: use shielding such as lead or concrete; increase distance, because doubling the distance reduces the dose to one-quarter; and minimise the time spent near the source. (e) Some rocks, like pitchblende, contain atoms such as uranium-238 whose nuclei have a neutron-to-proton ratio outside the belt of stability, so they are unstable. Uranium-238 spontaneously decays by emitting alpha particles, and the daughter nuclei in the decay chain then emit beta particles and gamma rays as the chain continues. The energy comes from a tiny loss of mass. Because the half-life is 4.5 billion years, a very large number of undecayed nuclei remain and the rock seems to emit forever. This matters for Kenya because the same radiation can harm people if not controlled, but with detection and safety rules it can treat cancer, protect food and help date fossils such as those at Koobi Fora.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5"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8"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9"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ttlntp6hflrl2zr0da5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gytsad9yf_l4em4vga_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fob59azaw01u6jnobva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tlntp6hflrl2zr0da5d" Type="http://schemas.openxmlformats.org/officeDocument/2006/relationships/hyperlink" Target="https://creativecommons.org/licenses/by-nc/4.0/" TargetMode="External"/><Relationship Id="rIdygytsad9yf_l4em4vga_v" Type="http://schemas.openxmlformats.org/officeDocument/2006/relationships/hyperlink" Target="https://creativecommons.org/licenses/by-nc/4.0/" TargetMode="External"/><Relationship Id="rIdafob59azaw01u6jnobva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2026-10-18T00:32:20.751Z</dcterms:created>
  <dcterms:modified xsi:type="dcterms:W3CDTF">2026-10-18T00:32:20.751Z</dcterms:modified>
</cp:coreProperties>
</file>

<file path=docProps/custom.xml><?xml version="1.0" encoding="utf-8"?>
<Properties xmlns="http://schemas.openxmlformats.org/officeDocument/2006/custom-properties" xmlns:vt="http://schemas.openxmlformats.org/officeDocument/2006/docPropsVTypes"/>
</file>