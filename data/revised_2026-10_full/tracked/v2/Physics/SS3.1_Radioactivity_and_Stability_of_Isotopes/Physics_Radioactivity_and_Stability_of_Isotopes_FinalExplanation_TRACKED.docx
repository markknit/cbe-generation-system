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RADIOACTIVITY AND STABILITY OF ISOTOPES (3.1):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have learned from Lesson 1 to Lesson 7 to explain the case of 'The Invisible Killer in the Rock': a piece of pitchblende (uranium ore) placed next to photographic film in complete darkness left a clear exposure on the film. Answer each section in the space under its prompt. Write in full sentences, use correct science words (nucleus, isotope, belt of stability, half-life, alpha, beta, gamma), and write nuclear equations where asked. Always link your ideas back to the rock. Use Kenyan examples from our lessons where you can. Your teacher will mark your work using the rubric.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the rock radioactive?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Our driving question asks: 'Why do some atoms in Kenyan rocks spontaneously release invisible energy?' (a) Explain what the nucleus of an atom is made of and what the terms atomic number (Z), mass number (A) and neutron number (N) mean. (b) Explain what an isotope is, using Carbon-12 and Carbon-14 as your example. (c) Using the idea of the belt of stability on an N vs Z graph, explain why the uranium-238 in the pitchblende is different from stable nuclei, and why this is a nuclear process and not a chemical one.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coming out of the rock?</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Name the three types of radiation that unstable nuclei can emit. For each, state its charge, its relative penetrating power and what stops it. (b) Alpha radiation has the highest ionising ability, yet it is considered the least penetrating. Explain how both can be true. (c) Explain why alpha particles from the ore are still dangerous in a Kenyan mining situation even though paper stops them.</w:t>
            </w:r>
            <w:ins w:id="9001" w:author="Claude (AI) - proposed" w:date="2026-10-18T00:32:22Z">
              <w:r>
                <w:rPr>
                  <w:rFonts w:ascii="Arial" w:cs="Arial" w:eastAsia="Arial" w:hAnsi="Arial"/>
                  <w:b/>
                  <w:bCs/>
                  <w:i w:val="false"/>
                  <w:iCs w:val="false"/>
                  <w:color w:val="000000"/>
                  <w:sz w:val="18"/>
                  <w:szCs w:val="18"/>
                </w:rPr>
                <w:t xml:space="preserve"> (d) The film in the opening case was sealed in a lightproof box. Which of the three radiations could have exposed it, and which could not? Explain.</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Nuclear equations and the stability plot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balanced nuclear equation for the alpha decay of uranium-238 into thorium. (b) Write the nuclear equation for the beta-minus decay of thorium-234 into protactinium. (c) State what happens to A and Z in alpha decay, beta-minus decay and gamma emission. (d) Explain, using the N vs Z graph, how the decays of uranium-238 and its daughters move the nucleus on the plot, and what this shows about the nucleus and the belt of stability.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Detecting the radiation and how long it lasts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how a Geiger-Müller counter turns invisible radiation from the rock into a click. (b) A GM counter clicks even when no source is nearby. Explain why, and how you should handle this when measuring the rock. (c) Define half-life. Explain, using your dice simulation and the half-life of uranium-238, why the pitchblende rock has been emitting radiation for billions of years. (d) A sample of Iodine-131 used at KNH has a half-life of 8 days. Using N = N0 × (1/2)^n, what fraction of the nuclei remains after 24 days?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Closing the case: energy, uses and safety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Explain where the energy released from the pitchblende ultimately comes from, using the idea of mass defect. (b) Describe the difference between nuclear fission and nuclear fusion. (c) Give two Kenyan applications of radioactivity from our lessons and explain how each uses a property of radiation or half-life. (d) Explain the ALARA principle and describe three ways to reduce exposure to radiation. (e) Write a short explanation, for a </w:t>
            </w:r>
            <w:del w:id="9002" w:author="Claude (AI) - proposed" w:date="2026-10-18T00:32:22Z">
              <w:r>
                <w:rPr>
                  <w:rFonts w:ascii="Arial" w:cs="Arial" w:eastAsia="Arial" w:hAnsi="Arial"/>
                  <w:b/>
                  <w:bCs/>
                  <w:i w:val="false"/>
                  <w:iCs w:val="false"/>
                  <w:color w:val="000000"/>
                  <w:sz w:val="18"/>
                  <w:szCs w:val="18"/>
                </w:rPr>
                <w:delText xml:space="preserve">Year 9 student</w:delText>
              </w:r>
            </w:del>
            <w:ins w:id="9003" w:author="Claude (AI) - proposed" w:date="2026-10-18T00:32:22Z">
              <w:r>
                <w:rPr>
                  <w:rFonts w:ascii="Arial" w:cs="Arial" w:eastAsia="Arial" w:hAnsi="Arial"/>
                  <w:b/>
                  <w:bCs/>
                  <w:i w:val="false"/>
                  <w:iCs w:val="false"/>
                  <w:color w:val="000000"/>
                  <w:sz w:val="18"/>
                  <w:szCs w:val="18"/>
                </w:rPr>
                <w:t xml:space="preserve">Grade 9 learner</w:t>
              </w:r>
            </w:ins>
            <w:r>
              <w:rPr>
                <w:rFonts w:ascii="Arial" w:cs="Arial" w:eastAsia="Arial" w:hAnsi="Arial"/>
                <w:b/>
                <w:bCs/>
                <w:i w:val="false"/>
                <w:iCs w:val="false"/>
                <w:color w:val="000000"/>
                <w:sz w:val="18"/>
                <w:szCs w:val="18"/>
              </w:rPr>
              <w:t xml:space="preserve">, of why some rocks are radioactive and why it matters for Kenya.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why the nucleus is unstable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32:2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explains nucleons, isotopes and the belt of stability, and clearly links the neutron-to-proton ratio of uranium-238 to spontaneous decay as a nuclear, not chemical, process.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32:2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isotopes and instability correctly but the link to the belt of stability or to the nuclear nature of decay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32:2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radioactivity without explaining nuclear instability or confuses isotopes with other ideas.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Radiation types and nuclear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32:2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compares alpha, beta and gamma, writes balanced equations with conserved A and Z, and explains decay arrows on the N vs Z plot.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32:2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Compares radiation types correctly and writes mostly correct equations with minor errors in balancing or in explaining movement on the plot.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32:2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Lists some properties but equations are unbalanced or missing, and no link to stability is made.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Detection, background radiation and half-life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2:2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the GM tube process, background correction and half-life using the dice evidence, and correctly calculates the fraction remaining.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32:2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most of detection and half-life correctly; the calculation or the use of simulation evidence has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32:2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vague statements about detection or half-life; calculation is missing or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Energy source, applications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2:2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Links mass defect and E = mc² to the rock's energy, distinguishes fission from fusion, and gives Kenyan applications and ALARA measures with correct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32:2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applications and safety measures, with only partial explanation of mass defect or of fission versus fusion.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2:2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applications or safety ideas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32:22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clearly in logical order, uses scientific vocabulary precisely, and consistently ties each idea back to the pitchblende rock and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32:22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Writing is mostly clear and uses key terms; links to the phenomenon are present but not consistent.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32:22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hard to follow, with little scientific vocabulary or connection to the rock.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bsnkplchwylrno4kpfx8">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i21wqyddmpc-rffb6zj_">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mvx8z1kb0cxib1g6tld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bsnkplchwylrno4kpfx8" Type="http://schemas.openxmlformats.org/officeDocument/2006/relationships/hyperlink" Target="https://creativecommons.org/licenses/by-nc/4.0/" TargetMode="External"/><Relationship Id="rIdfi21wqyddmpc-rffb6zj_" Type="http://schemas.openxmlformats.org/officeDocument/2006/relationships/hyperlink" Target="https://creativecommons.org/licenses/by-nc/4.0/" TargetMode="External"/><Relationship Id="rIdkmvx8z1kb0cxib1g6tld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2026-10-18T00:32:20.742Z</dcterms:created>
  <dcterms:modified xsi:type="dcterms:W3CDTF">2026-10-18T00:32:20.742Z</dcterms:modified>
</cp:coreProperties>
</file>

<file path=docProps/custom.xml><?xml version="1.0" encoding="utf-8"?>
<Properties xmlns="http://schemas.openxmlformats.org/officeDocument/2006/custom-properties" xmlns:vt="http://schemas.openxmlformats.org/officeDocument/2006/docPropsVTypes"/>
</file>