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4.2 INTRODUCTION TO SPACE PHYSICS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Answer the driving question: How did everything we see in the night sky above Nairobi come to exist, and how do scientists gather evidence about a universe they cannot directly touch or travel to? Write your answers in the space under each prompt. Use evidence from the lessons (the Big Bang, the evolution of the universe, classifying celestial bodies, the Solar System, Kepler's Laws, gravity, </w:t>
            </w:r>
            <w:ins w:id="9001" w:author="Claude (AI) - proposed" w:date="2026-10-18T00:32:48Z">
              <w:r>
                <w:rPr>
                  <w:rFonts w:ascii="Arial" w:cs="Arial" w:eastAsia="Arial" w:hAnsi="Arial"/>
                  <w:b w:val="false"/>
                  <w:bCs w:val="false"/>
                  <w:i w:val="false"/>
                  <w:iCs w:val="false"/>
                  <w:color w:val="000000"/>
                  <w:sz w:val="18"/>
                  <w:szCs w:val="18"/>
                </w:rPr>
                <w:t xml:space="preserve">space weather and eclipses, </w:t>
              </w:r>
            </w:ins>
            <w:r>
              <w:rPr>
                <w:rFonts w:ascii="Arial" w:cs="Arial" w:eastAsia="Arial" w:hAnsi="Arial"/>
                <w:b w:val="false"/>
                <w:bCs w:val="false"/>
                <w:i w:val="false"/>
                <w:iCs w:val="false"/>
                <w:color w:val="000000"/>
                <w:sz w:val="18"/>
                <w:szCs w:val="18"/>
              </w:rPr>
              <w:t xml:space="preserve">telescopes and space missions). For each answer, give a claim, supporting evidence and your reasoning. Write in full sentences and use the correct science words. You may include labelled sketches if they help.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sky looks still, but is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Imagine you are standing in the Rift Valley or on the shore of Lake Victoria on a clear night. The thousands of stars, the Milky Way band, the Moon and planets such as Venus and Jupiter look permanent and unchanging. Scientists say none of this existed 13.8 billion years ago. (a) Explain why the sky looks unchanging to us even though science says it has a violent, dynamic history. (b) Describe how the Big Bang is different from an ordinary explosion inside space.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From the Big Bang to the structured night sky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Put these events in order from earliest to latest: first stars, first atoms of hydrogen and helium, first galaxies, our Solar System, quark-gluon plasma, our Milky Way. Then explain how the universe changed from a hot, structureless state into the stars and galaxies visible from Nairobi tonight. In your explanation, describe what processes caused the change, and identify the type of galaxy the Milky Way 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Order in the Solar System and the force behind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planets Venus and Jupiter that we see above Nairobi belong to the Solar System. (a) Describe the layout of the Solar System, and explain what a scaled model of it (such as the corridor or toilet-paper model you walked) showed you about the space between the planets. (b) State Kepler's three laws in your own words. Then, using the orbital data you worked with for Mercury, Venus, Earth, Mars, Jupiter and Saturn, explain what you found when you compared the square of each planet's orbital period with the cube of its semi-major axis, and say what this told you about the planets. (c) Name the force that keeps the planets in orbit, state how it depends on mass and distance, and give one effect it has on Kenyan communities.</w:t>
            </w:r>
            <w:ins w:id="9002" w:author="Claude (AI) - proposed" w:date="2026-10-18T00:32:48Z">
              <w:r>
                <w:rPr>
                  <w:rFonts w:ascii="Arial" w:cs="Arial" w:eastAsia="Arial" w:hAnsi="Arial"/>
                  <w:b/>
                  <w:bCs/>
                  <w:i w:val="false"/>
                  <w:iCs w:val="false"/>
                  <w:color w:val="000000"/>
                  <w:sz w:val="18"/>
                  <w:szCs w:val="18"/>
                </w:rPr>
                <w:t xml:space="preserve"> (d) Describe one way the Sun or the Moon affects Earth (for example space weather, an eclipse or the tides) and explain what causes it.</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Gathering evidence without going there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 human was present at the Big Bang and we cannot travel to distant galaxies. (a) Name at least three kinds of evidence or instruments scientists use and explain what each one tells us. (b) Explain why a telescope can be described as a time machine. (c) Give one example of how Kenya or Africa contributes to space science.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answer to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final explanation of 6 to 8 sentences that answers the driving question: How did everything we see in the night sky above Nairobi come to exist, and how do scientists gather evidence about a universe they cannot directly touch or travel to? Use the Claim, Evidence, Reasoning structure. Include at least one idea about the universe's origin, one about the Solar System, and one about how evidence is gathered. Then say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origin and evolution of the universe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describes the Big Bang as</w:t>
            </w:r>
            <w:ins w:id="9004" w:author="Claude (AI) - proposed" w:date="2026-10-18T00:32:48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expansion of space from a singularity about 13.8 billion years ago, orders </w:t>
            </w:r>
            <w:ins w:id="9005" w:author="Claude (AI) - proposed" w:date="2026-10-18T00:32:48Z">
              <w:r>
                <w:rPr>
                  <w:rFonts w:ascii="Arial" w:cs="Arial" w:eastAsia="Arial" w:hAnsi="Arial"/>
                  <w:b w:val="false"/>
                  <w:bCs w:val="false"/>
                  <w:i w:val="false"/>
                  <w:iCs w:val="false"/>
                  <w:color w:val="000000"/>
                  <w:sz w:val="18"/>
                  <w:szCs w:val="18"/>
                </w:rPr>
                <w:t xml:space="preserve">all </w:t>
              </w:r>
            </w:ins>
            <w:r>
              <w:rPr>
                <w:rFonts w:ascii="Arial" w:cs="Arial" w:eastAsia="Arial" w:hAnsi="Arial"/>
                <w:b w:val="false"/>
                <w:bCs w:val="false"/>
                <w:i w:val="false"/>
                <w:iCs w:val="false"/>
                <w:color w:val="000000"/>
                <w:sz w:val="18"/>
                <w:szCs w:val="18"/>
              </w:rPr>
              <w:t xml:space="preserve">the cosmic events </w:t>
            </w:r>
            <w:del w:id="9006" w:author="Claude (AI) - proposed" w:date="2026-10-18T00:32:48Z">
              <w:r>
                <w:rPr>
                  <w:rFonts w:ascii="Arial" w:cs="Arial" w:eastAsia="Arial" w:hAnsi="Arial"/>
                  <w:b w:val="false"/>
                  <w:bCs w:val="false"/>
                  <w:i w:val="false"/>
                  <w:iCs w:val="false"/>
                  <w:color w:val="000000"/>
                  <w:sz w:val="18"/>
                  <w:szCs w:val="18"/>
                </w:rPr>
                <w:delText xml:space="preserve">correctly and</w:delText>
              </w:r>
            </w:del>
            <w:ins w:id="9007" w:author="Claude (AI) - proposed" w:date="2026-10-18T00:32:48Z">
              <w:r>
                <w:rPr>
                  <w:rFonts w:ascii="Arial" w:cs="Arial" w:eastAsia="Arial" w:hAnsi="Arial"/>
                  <w:b w:val="false"/>
                  <w:bCs w:val="false"/>
                  <w:i w:val="false"/>
                  <w:iCs w:val="false"/>
                  <w:color w:val="000000"/>
                  <w:sz w:val="18"/>
                  <w:szCs w:val="18"/>
                </w:rPr>
                <w:t xml:space="preserve">(including the Milky Way) correctly,</w:t>
              </w:r>
            </w:ins>
            <w:r>
              <w:rPr>
                <w:rFonts w:ascii="Arial" w:cs="Arial" w:eastAsia="Arial" w:hAnsi="Arial"/>
                <w:b w:val="false"/>
                <w:bCs w:val="false"/>
                <w:i w:val="false"/>
                <w:iCs w:val="false"/>
                <w:color w:val="000000"/>
                <w:sz w:val="18"/>
                <w:szCs w:val="18"/>
              </w:rPr>
              <w:t xml:space="preserve"> uses the given times accurately</w:t>
            </w:r>
            <w:ins w:id="9008" w:author="Claude (AI) - proposed" w:date="2026-10-18T00:32:48Z">
              <w:r>
                <w:rPr>
                  <w:rFonts w:ascii="Arial" w:cs="Arial" w:eastAsia="Arial" w:hAnsi="Arial"/>
                  <w:b w:val="false"/>
                  <w:bCs w:val="false"/>
                  <w:i w:val="false"/>
                  <w:iCs w:val="false"/>
                  <w:color w:val="000000"/>
                  <w:sz w:val="18"/>
                  <w:szCs w:val="18"/>
                </w:rPr>
                <w:t xml:space="preserve"> and explains what caused each change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Big Bang and most events in the correct order, with minor errors in times 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the Big Bang as an ordinary explosion in space or places several events in the wrong order.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(CMB, expansion, Kepler's Laws, gravity, </w:t>
            </w:r>
            <w:ins w:id="9011" w:author="Claude (AI) - proposed" w:date="2026-10-18T00:32:48Z">
              <w:r>
                <w:rPr>
                  <w:rFonts w:ascii="Arial" w:cs="Arial" w:eastAsia="Arial" w:hAnsi="Arial"/>
                  <w:b w:val="false"/>
                  <w:bCs w:val="false"/>
                  <w:i w:val="false"/>
                  <w:iCs w:val="false"/>
                  <w:color w:val="000000"/>
                  <w:sz w:val="18"/>
                  <w:szCs w:val="18"/>
                </w:rPr>
                <w:t xml:space="preserve">space weather, </w:t>
              </w:r>
            </w:ins>
            <w:r>
              <w:rPr>
                <w:rFonts w:ascii="Arial" w:cs="Arial" w:eastAsia="Arial" w:hAnsi="Arial"/>
                <w:b w:val="false"/>
                <w:bCs w:val="false"/>
                <w:i w:val="false"/>
                <w:iCs w:val="false"/>
                <w:color w:val="000000"/>
                <w:sz w:val="18"/>
                <w:szCs w:val="18"/>
              </w:rPr>
              <w:t xml:space="preserve">telescopes and 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several specific pieces of evidence from the unit and explains clearly what each one shows</w:t>
            </w:r>
            <w:ins w:id="9013" w:author="Claude (AI) - proposed" w:date="2026-10-18T00:32:48Z">
              <w:r>
                <w:rPr>
                  <w:rFonts w:ascii="Arial" w:cs="Arial" w:eastAsia="Arial" w:hAnsi="Arial"/>
                  <w:b w:val="false"/>
                  <w:bCs w:val="false"/>
                  <w:i w:val="false"/>
                  <w:iCs w:val="false"/>
                  <w:color w:val="000000"/>
                  <w:sz w:val="18"/>
                  <w:szCs w:val="18"/>
                </w:rPr>
                <w:t xml:space="preserve"> and how it supports the claim</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from the unit but explains what it shows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or no pieces of evidence, or only states facts without linking them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about indirect observation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light travel time lets telescopes look back in time and that instruments extend human senses, and links this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instruments gather evidence from far away but is unclear about looking back in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explain how scientists learn about places they cannot visit.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Connections to the anchoring phenomenon and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Repeatedly links ideas to the Nairobi night sky and gives accurate Kenyan or African examples such as Mombasa tides, </w:t>
            </w:r>
            <w:del w:id="9020" w:author="Claude (AI) - proposed" w:date="2026-10-18T00:32:48Z">
              <w:r>
                <w:rPr>
                  <w:rFonts w:ascii="Arial" w:cs="Arial" w:eastAsia="Arial" w:hAnsi="Arial"/>
                  <w:b w:val="false"/>
                  <w:bCs w:val="false"/>
                  <w:i w:val="false"/>
                  <w:iCs w:val="false"/>
                  <w:color w:val="000000"/>
                  <w:sz w:val="18"/>
                  <w:szCs w:val="18"/>
                </w:rPr>
                <w:delText xml:space="preserve">Lake Victoria, </w:delText>
              </w:r>
            </w:del>
            <w:r>
              <w:rPr>
                <w:rFonts w:ascii="Arial" w:cs="Arial" w:eastAsia="Arial" w:hAnsi="Arial"/>
                <w:b w:val="false"/>
                <w:bCs w:val="false"/>
                <w:i w:val="false"/>
                <w:iCs w:val="false"/>
                <w:color w:val="000000"/>
                <w:sz w:val="18"/>
                <w:szCs w:val="18"/>
              </w:rPr>
              <w:t xml:space="preserve">1KUNS-PF</w:t>
            </w:r>
            <w:ins w:id="9021" w:author="Claude (AI) - proposed" w:date="2026-10-18T00:32:48Z">
              <w:r>
                <w:rPr>
                  <w:rFonts w:ascii="Arial" w:cs="Arial" w:eastAsia="Arial" w:hAnsi="Arial"/>
                  <w:b w:val="false"/>
                  <w:bCs w:val="false"/>
                  <w:i w:val="false"/>
                  <w:iCs w:val="false"/>
                  <w:color w:val="000000"/>
                  <w:sz w:val="18"/>
                  <w:szCs w:val="18"/>
                </w:rPr>
                <w:t xml:space="preserve">, the Kenya Space Agency</w:t>
              </w:r>
            </w:ins>
            <w:r>
              <w:rPr>
                <w:rFonts w:ascii="Arial" w:cs="Arial" w:eastAsia="Arial" w:hAnsi="Arial"/>
                <w:b w:val="false"/>
                <w:bCs w:val="false"/>
                <w:i w:val="false"/>
                <w:iCs w:val="false"/>
                <w:color w:val="000000"/>
                <w:sz w:val="18"/>
                <w:szCs w:val="18"/>
              </w:rPr>
              <w:t xml:space="preserve"> or the SKA.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Links to the Nairobi night sky and gives at least one accurate Kenyan or African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connection to the phenomenon or Kenyan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Claim-Evidence-Reasoning structure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32:4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answer </w:t>
            </w:r>
            <w:del w:id="9025" w:author="Claude (AI) - proposed" w:date="2026-10-18T00:32:48Z">
              <w:r>
                <w:rPr>
                  <w:rFonts w:ascii="Arial" w:cs="Arial" w:eastAsia="Arial" w:hAnsi="Arial"/>
                  <w:b w:val="false"/>
                  <w:bCs w:val="false"/>
                  <w:i w:val="false"/>
                  <w:iCs w:val="false"/>
                  <w:color w:val="000000"/>
                  <w:sz w:val="18"/>
                  <w:szCs w:val="18"/>
                </w:rPr>
                <w:delText xml:space="preserve">with a claim, evidence and reasoning</w:delText>
              </w:r>
            </w:del>
            <w:ins w:id="9026" w:author="Claude (AI) - proposed" w:date="2026-10-18T00:32:48Z">
              <w:r>
                <w:rPr>
                  <w:rFonts w:ascii="Arial" w:cs="Arial" w:eastAsia="Arial" w:hAnsi="Arial"/>
                  <w:b w:val="false"/>
                  <w:bCs w:val="false"/>
                  <w:i w:val="false"/>
                  <w:iCs w:val="false"/>
                  <w:color w:val="000000"/>
                  <w:sz w:val="18"/>
                  <w:szCs w:val="18"/>
                </w:rPr>
                <w:t xml:space="preserve">in which the claim answers the question, the evidence is data or observations and the reasoning is the science idea that links them</w:t>
              </w:r>
            </w:ins>
            <w:r>
              <w:rPr>
                <w:rFonts w:ascii="Arial" w:cs="Arial" w:eastAsia="Arial" w:hAnsi="Arial"/>
                <w:b w:val="false"/>
                <w:bCs w:val="false"/>
                <w:i w:val="false"/>
                <w:iCs w:val="false"/>
                <w:color w:val="000000"/>
                <w:sz w:val="18"/>
                <w:szCs w:val="18"/>
              </w:rPr>
              <w:t xml:space="preserve">, using correct science vocabulary and a clear reflection on how thinking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8T00:32:4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a mostly clear answer with a claim and some evidence and reasoning, and a short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2:4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Writes an unclear or incomplete answer that lacks a claim or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eyo2z10gbeijffxigc5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ed55zjo19sjjcj9v8nc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dae-lswtdrtxjrcgnej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yo2z10gbeijffxigc5r" Type="http://schemas.openxmlformats.org/officeDocument/2006/relationships/hyperlink" Target="https://creativecommons.org/licenses/by-nc/4.0/" TargetMode="External"/><Relationship Id="rIdbed55zjo19sjjcj9v8ncy" Type="http://schemas.openxmlformats.org/officeDocument/2006/relationships/hyperlink" Target="https://creativecommons.org/licenses/by-nc/4.0/" TargetMode="External"/><Relationship Id="rIdsdae-lswtdrtxjrcgnej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2026-10-18T00:32:45.726Z</dcterms:created>
  <dcterms:modified xsi:type="dcterms:W3CDTF">2026-10-18T00:32:45.726Z</dcterms:modified>
</cp:coreProperties>
</file>

<file path=docProps/custom.xml><?xml version="1.0" encoding="utf-8"?>
<Properties xmlns="http://schemas.openxmlformats.org/officeDocument/2006/custom-properties" xmlns:vt="http://schemas.openxmlformats.org/officeDocument/2006/docPropsVTypes"/>
</file>