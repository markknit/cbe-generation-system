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PHYSICS GRADE 10</w:t>
      </w:r>
    </w:p>
    <w:p>
      <w:pPr>
        <w:keepNext w:val="false"/>
        <w:spacing w:after="60" w:before="0"/>
        <w:jc w:val="center"/>
      </w:pPr>
      <w:r>
        <w:rPr>
          <w:rFonts w:ascii="Arial" w:cs="Arial" w:eastAsia="Arial" w:hAnsi="Arial"/>
          <w:b w:val="false"/>
          <w:bCs w:val="false"/>
          <w:i/>
          <w:iCs/>
          <w:color w:val="1F6B75"/>
          <w:sz w:val="22"/>
          <w:szCs w:val="22"/>
        </w:rPr>
        <w:t xml:space="preserve">Sub-Strand 4.2: Introduction to Space Physics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PHYSICS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4.2: Introduction to Space Physics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did everything we see in the night sky above Nairobi come to exist, and how do scientists gather evidence about a universe they cannot directly touch or travel to?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Big Bang Theory: Launching the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high-resolution image of the night sky above the Rift Valley showing the Milky Way, Moon, and visible planets; a Kurzgesagt animation showing the Big Bang and early universe expansion; a Khan Academy article describing the Big Bang, the expansion of the universe, and the timeline from singularity to the present day.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universe began approximately 13.8 billion years ago from an infinitely hot, infinitely dense singularity in an event called the Big Bang. The universe has been expanding and cooling ever since. Everything observable in tonight's sky — stars, planets, galaxies, even space and time itself — originated from this event. Scientists use evidence such as the expansion of galaxies and the Cosmic Microwave Background Radiation (CMB) to support this theory, even though no human was present and we cannot travel back in time to observe it directly.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night sky above Nairobi appears permanent and unchanging, but this is because the time scales of cosmic change are far longer than a human lifetime or even recorded human history. The Big Bang Theory explains the origin of everything observable in the universe — not as an explosion within existing space, but as the expansion of space itself from a singularity. The tension between the static appearance of the night sky and the scientific evidence of a dynamic, expanding universe is the central puzzle of this unit, and every subsequent lesson will add evidence to help explain and model this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Evolution of the Universe: From the Big Bang to the Structured Night Sky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(1) a physical rope timeline showing 12 key cosmic events across 13.8 billion years, making the immense scale of cosmic time tangible; (2) a gallery of real galaxy images (elliptical, spiral, barred spiral, irregular) classified using NASA's galaxy classification framework; (3) a short video ('Evolution of the Universe in 5 Minutes') visualising the sequential stages from the Big Bang to the formation of galaxies, stars, and planetary systems.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the universe began approximately 13.8 billion years ago in the Big Bang — before which neither matter, energy, space, nor time existed as we know them; (2) the universe evolved through distinct stages: quark-gluon plasma → protons and neutrons → first atoms (hydrogen and helium, ~380,000 years after Big Bang) → first stars (~200 million years) → first galaxies (~300 million years) → our Milky Way </w:t>
            </w:r>
            <w:del w:id="9001" w:author="Claude (AI) - proposed" w:date="2026-10-18T00:32:48Z">
              <w:r>
                <w:rPr>
                  <w:rFonts w:ascii="Arial" w:cs="Arial" w:eastAsia="Arial" w:hAnsi="Arial"/>
                  <w:b w:val="false"/>
                  <w:bCs w:val="false"/>
                  <w:i w:val="false"/>
                  <w:iCs w:val="false"/>
                  <w:color w:val="000000"/>
                  <w:sz w:val="18"/>
                  <w:szCs w:val="18"/>
                </w:rPr>
                <w:delText xml:space="preserve">(~13.6</w:delText>
              </w:r>
            </w:del>
            <w:ins w:id="9002" w:author="Claude (AI) - proposed" w:date="2026-10-18T00:32:48Z">
              <w:r>
                <w:rPr>
                  <w:rFonts w:ascii="Arial" w:cs="Arial" w:eastAsia="Arial" w:hAnsi="Arial"/>
                  <w:b w:val="false"/>
                  <w:bCs w:val="false"/>
                  <w:i w:val="false"/>
                  <w:iCs w:val="false"/>
                  <w:color w:val="000000"/>
                  <w:sz w:val="18"/>
                  <w:szCs w:val="18"/>
                </w:rPr>
                <w:t xml:space="preserve">begins to assemble (oldest stars ~13</w:t>
              </w:r>
            </w:ins>
            <w:r>
              <w:rPr>
                <w:rFonts w:ascii="Arial" w:cs="Arial" w:eastAsia="Arial" w:hAnsi="Arial"/>
                <w:b w:val="false"/>
                <w:bCs w:val="false"/>
                <w:i w:val="false"/>
                <w:iCs w:val="false"/>
                <w:color w:val="000000"/>
                <w:sz w:val="18"/>
                <w:szCs w:val="18"/>
              </w:rPr>
              <w:t xml:space="preserve"> billion years ago) → our Solar System (~4.6 billion years ago); (3) the Milky Way — the glowing band visible from the Rift Valley and Lake Victoria — is a barred spiral galaxy containing over 200 billion stars, including our Sun; (4) the Cosmic Microwave Background radiation is one of the key pieces of evidence scientists use to confirm the Big Bang model; (5) the universe continues to expand today.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(1) the apparently static and eternal night sky above Nairobi is in fact the product of 13.8 billion years of dynamic cosmic evolution — from a hot, dense, structureless state to the complex, galaxy-filled universe visible tonight; (2) the structured universe (stars, galaxies, planets) emerged progressively as matter cooled and gravity caused it to clump together over vast timescales; (3) scientists gather evidence for this evolutionary history through CMB radiation, galaxy observation and classification, and the measured expansion of the universe — without needing to physically travel to or touch the objects they study; (4) each star visible from Nairobi is itself a product of this evolutionary process, and the light reaching our eyes left those stars millions or billions of years ago.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Classification of Celestial Bodies: Reading the Kenyan Night Sky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Stellarium set to Nairobi's coordinates, learners identified and logged at least eight distinct celestial objects (including the Moon, Venus, Jupiter, Sirius, and the Milky Way band) by consulting each object's Stellarium data panel for type, distance, and magnitude evidence.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 six-class Classification Table (stars, planets, moons, comets, asteroids, galaxies) linking each class to its defining characteristics, its method of identification in Stellarium, and its approximate first-appearance era in the 13.8-billion-year cosmic timeline established in Lesson 2.</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revised their cumulative night-sky models with colour-coded class labels and cosmic-era annotations, and wrote a group Big Claim statement explaining that the variety of objects visible in the Nairobi night sky exists because different classes of objects formed at different stages of the universe's evolutionary history — advancing the class's collective answer to the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The Solar System: Structure and Scale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 walked the scaled Solar System in the corridor and observed that all four inner planets fit within the first 3 squares of toilet paper while Neptune required approximately 60 squares, revealing that the Solar System is overwhelmingly empty space and that the outer planets are separated by enormous distances.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 learned that the Solar System has eight planets arranged in two distinct zones separated by the asteroid belt, that distances are measured in astronomical units, and that gravitational force from the Sun is the organising principle that keeps all planets in orbital motion rather than flying off into space.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explains the phenomenon because the planets visible above Nairobi such as Venus and Jupiter are part of a structured, gravity-governed system that formed from the same solar nebula described in Lesson 2, connecting what we see in the night sky to the cosmic history established by the Big Bang and stellar evolution.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Planetary Motion and Kepler's Laws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PhET 'Gravity and Orbits' simulation, learners observed that planetary orbits are ellipses (not perfect circles), that planets move faster when closer to the Sun and slower when farther away, and that planets farther from the Sun take longer to complete one orbit. They also observed real orbital data for six Solar System planets (Mercury through Saturn).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Kepler's Three Laws of Planetary Motion: (1) First Law — planets orbit the Sun in ellipses with the Sun at one focus; (2) Second Law — a planet sweeps out equal areas in equal times, meaning it speeds up near the Sun; (3) Third Law — T² ∝ r³, meaning the square of a planet's orbital period is proportional to the cube of its semi-major axis. They mathematically verified the Third Law by calculating T²/r³ ≈ 1 for Earth, Mars, Jupiter, and three other planets.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Kepler's Three Laws, learners can explain why Venus and Jupiter appear to move at different rates across the night sky above Nairobi — they are at different distances from the Sun and therefore have different orbital periods governed by T² ∝ r³. The laws explain that the Solar System is a mathematically ordered system, not a random arrangement, and that its structure has been stable and predictable since its formation 4.6 billion years ago. The constant T²/r³ ratio is evidence that a single underlying force — yet to be fully explained — governs all planetary orbits.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Gravitational Forces in Space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Tidal height data from Mombasa Old Port showing two high tides and two low tides per day, and a diagram of Earth-Moon tidal bulges with Lake Victoria and Mombasa marked on the African continent.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Newton's Law of Universal Gravitation states that gravitational force is proportional to the product of two masses and inversely proportional to the square of the distance between them. This universal force keeps the Moon orbiting Earth, Earth orbiting the Sun, and causes the Moon to pull Earth's water into tidal bulges that produce measurable twice-daily tides at Mombasa </w:t>
            </w:r>
            <w:del w:id="9003" w:author="Claude (AI) - proposed" w:date="2026-10-18T00:32:48Z">
              <w:r>
                <w:rPr>
                  <w:rFonts w:ascii="Arial" w:cs="Arial" w:eastAsia="Arial" w:hAnsi="Arial"/>
                  <w:b w:val="false"/>
                  <w:bCs w:val="false"/>
                  <w:i w:val="false"/>
                  <w:iCs w:val="false"/>
                  <w:color w:val="000000"/>
                  <w:sz w:val="18"/>
                  <w:szCs w:val="18"/>
                </w:rPr>
                <w:delText xml:space="preserve">and detectable micro-tides on Lake Victoria</w:delText>
              </w:r>
            </w:del>
            <w:ins w:id="9004" w:author="Claude (AI) - proposed" w:date="2026-10-18T00:32:48Z">
              <w:r>
                <w:rPr>
                  <w:rFonts w:ascii="Arial" w:cs="Arial" w:eastAsia="Arial" w:hAnsi="Arial"/>
                  <w:b w:val="false"/>
                  <w:bCs w:val="false"/>
                  <w:i w:val="false"/>
                  <w:iCs w:val="false"/>
                  <w:color w:val="000000"/>
                  <w:sz w:val="18"/>
                  <w:szCs w:val="18"/>
                </w:rPr>
                <w:t xml:space="preserve">while a small lake such as Lake Victoria shows almost no tide</w:t>
              </w:r>
            </w:ins>
            <w:r>
              <w:rPr>
                <w:rFonts w:ascii="Arial" w:cs="Arial" w:eastAsia="Arial" w:hAnsi="Arial"/>
                <w:b w:val="false"/>
                <w:bCs w:val="false"/>
                <w:i w:val="false"/>
                <w:iCs w:val="false"/>
                <w:color w:val="000000"/>
                <w:sz w:val="18"/>
                <w:szCs w:val="18"/>
              </w:rPr>
              <w:t xml:space="preser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night sky above Nairobi is not static or separate from life on Earth — the same gravitational force that organises the Solar System reaches down to pull </w:t>
            </w:r>
            <w:ins w:id="9005" w:author="Claude (AI) - proposed" w:date="2026-10-18T00:32:48Z">
              <w:r>
                <w:rPr>
                  <w:rFonts w:ascii="Arial" w:cs="Arial" w:eastAsia="Arial" w:hAnsi="Arial"/>
                  <w:b w:val="false"/>
                  <w:bCs w:val="false"/>
                  <w:i w:val="false"/>
                  <w:iCs w:val="false"/>
                  <w:color w:val="000000"/>
                  <w:sz w:val="18"/>
                  <w:szCs w:val="18"/>
                </w:rPr>
                <w:t xml:space="preserve">the ocean </w:t>
              </w:r>
            </w:ins>
            <w:r>
              <w:rPr>
                <w:rFonts w:ascii="Arial" w:cs="Arial" w:eastAsia="Arial" w:hAnsi="Arial"/>
                <w:b w:val="false"/>
                <w:bCs w:val="false"/>
                <w:i w:val="false"/>
                <w:iCs w:val="false"/>
                <w:color w:val="000000"/>
                <w:sz w:val="18"/>
                <w:szCs w:val="18"/>
              </w:rPr>
              <w:t xml:space="preserve">water at the Kenyan coast</w:t>
            </w:r>
            <w:del w:id="9006" w:author="Claude (AI) - proposed" w:date="2026-10-18T00:32:48Z">
              <w:r>
                <w:rPr>
                  <w:rFonts w:ascii="Arial" w:cs="Arial" w:eastAsia="Arial" w:hAnsi="Arial"/>
                  <w:b w:val="false"/>
                  <w:bCs w:val="false"/>
                  <w:i w:val="false"/>
                  <w:iCs w:val="false"/>
                  <w:color w:val="000000"/>
                  <w:sz w:val="18"/>
                  <w:szCs w:val="18"/>
                </w:rPr>
                <w:delText xml:space="preserve"> and on Lake Victoria</w:delText>
              </w:r>
            </w:del>
            <w:r>
              <w:rPr>
                <w:rFonts w:ascii="Arial" w:cs="Arial" w:eastAsia="Arial" w:hAnsi="Arial"/>
                <w:b w:val="false"/>
                <w:bCs w:val="false"/>
                <w:i w:val="false"/>
                <w:iCs w:val="false"/>
                <w:color w:val="000000"/>
                <w:sz w:val="18"/>
                <w:szCs w:val="18"/>
              </w:rPr>
              <w:t xml:space="preserve">, meaning that the universe visible above Nairobi is actively shaping everyday Kenyan environments right now.</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Telescopes: Windows to the Universe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night sky above Nairobi, thousands of stars, the Milky Way band, the Moon, and visible planets appear static and permanent. Yet every piece of scientific evidence we have discussed across seven lessons — the Big Bang, stellar evolution, galaxy formation, planetary orbits, gravitational effects — was gathered by scientists using telescopes and other remote-sensing instruments, not by travelling to these objects. Telescopes reveal that the apparently still night sky is in fact a window into billions of years of cosmic history, with each point of light representing a different moment in time depending on how far away it is.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Telescopes gather electromagnetic radiation — visible light, infrared, ultraviolet, or radio waves — that travels from distant objects to Earth, allowing scientists to study the universe without physically travelling to it. Refracting telescopes use convex lenses to bend and focus light; reflecting telescopes use concave mirrors to collect and focus light and can be built much larger. Radio telescopes use large dish antennas to detect radio waves emitted by galaxies, hydrogen clouds, and other astrophysical sources. Because light takes time to travel, telescopes looking at distant objects are also looking back in time — the JWST can observe light from galaxies that formed just 300 million years after the Big Bang. Africa participates in world-leading telescope science through the MeerKAT and SKA project in South Africa.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night sky above Nairobi looks complete to the naked eye, but telescopes reveal it is only a sliver of what is actually there — limited by the small aperture of the human pupil and by our eyes' narrow sensitivity to visible light alone. Telescopes overcome both limits: larger apertures gather far more light from faint distant objects, and instruments tuned to infrared, ultraviolet, or radio wavelengths reveal sources our eyes cannot detect at all. Because light takes time to travel, every telescope is also a time machine — the JWST sees galaxies as they were just 300 million years after the Big Bang, evidence we could never reach by travelling. This is how humanity has built a detailed scientific account of a universe we cannot physically visit, with Africa contributing through MeerKAT and the SKA project in South Africa.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History of Space Exploration: From Sputnik to the James Webb Telescope — and Kenya's Place in the Cosmos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examined 7 Mission Data Cards (Sputnik 1, Vostok 1, Apollo 11, Voyager 1 &amp; 2, Hubble Space Telescope, Mars rovers, James Webb Space Telescope) and a briefing on the Kenya Space Agency (KSA) and the Square Kilometre Array (SKA) in South Africa. They recorded what each mission discovered and how that discovery contributes evidence toward the unit's driving question about the night sky above Nairobi.</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human knowledge of the universe is not based on direct travel or touch, but on an incremental chain of evidence gathered by instruments — from Sputnik's proof of orbit in 1957, to the Hubble deep field images </w:t>
            </w:r>
            <w:del w:id="9007" w:author="Claude (AI) - proposed" w:date="2026-10-18T00:32:48Z">
              <w:r>
                <w:rPr>
                  <w:rFonts w:ascii="Arial" w:cs="Arial" w:eastAsia="Arial" w:hAnsi="Arial"/>
                  <w:b w:val="false"/>
                  <w:bCs w:val="false"/>
                  <w:i w:val="false"/>
                  <w:iCs w:val="false"/>
                  <w:color w:val="000000"/>
                  <w:sz w:val="18"/>
                  <w:szCs w:val="18"/>
                </w:rPr>
                <w:delText xml:space="preserve">confirming cosmic expansion</w:delText>
              </w:r>
            </w:del>
            <w:ins w:id="9008" w:author="Claude (AI) - proposed" w:date="2026-10-18T00:32:48Z">
              <w:r>
                <w:rPr>
                  <w:rFonts w:ascii="Arial" w:cs="Arial" w:eastAsia="Arial" w:hAnsi="Arial"/>
                  <w:b w:val="false"/>
                  <w:bCs w:val="false"/>
                  <w:i w:val="false"/>
                  <w:iCs w:val="false"/>
                  <w:color w:val="000000"/>
                  <w:sz w:val="18"/>
                  <w:szCs w:val="18"/>
                </w:rPr>
                <w:t xml:space="preserve">of galaxies from the early universe</w:t>
              </w:r>
            </w:ins>
            <w:r>
              <w:rPr>
                <w:rFonts w:ascii="Arial" w:cs="Arial" w:eastAsia="Arial" w:hAnsi="Arial"/>
                <w:b w:val="false"/>
                <w:bCs w:val="false"/>
                <w:i w:val="false"/>
                <w:iCs w:val="false"/>
                <w:color w:val="000000"/>
                <w:sz w:val="18"/>
                <w:szCs w:val="18"/>
              </w:rPr>
              <w:t xml:space="preserve">, to the JWST's infrared imaging of galaxies from only 300 million years after the Big Bang. They also learned that Kenya launched its first satellite (1KUNS-PF) from the ISS in 2018 and that </w:t>
            </w:r>
            <w:del w:id="9009" w:author="Claude (AI) - proposed" w:date="2026-10-18T00:32:48Z">
              <w:r>
                <w:rPr>
                  <w:rFonts w:ascii="Arial" w:cs="Arial" w:eastAsia="Arial" w:hAnsi="Arial"/>
                  <w:b w:val="false"/>
                  <w:bCs w:val="false"/>
                  <w:i w:val="false"/>
                  <w:iCs w:val="false"/>
                  <w:color w:val="000000"/>
                  <w:sz w:val="18"/>
                  <w:szCs w:val="18"/>
                </w:rPr>
                <w:delText xml:space="preserve">Africa hosts the SKA —</w:delText>
              </w:r>
            </w:del>
            <w:ins w:id="9010" w:author="Claude (AI) - proposed" w:date="2026-10-18T00:32:48Z">
              <w:r>
                <w:rPr>
                  <w:rFonts w:ascii="Arial" w:cs="Arial" w:eastAsia="Arial" w:hAnsi="Arial"/>
                  <w:b w:val="false"/>
                  <w:bCs w:val="false"/>
                  <w:i w:val="false"/>
                  <w:iCs w:val="false"/>
                  <w:color w:val="000000"/>
                  <w:sz w:val="18"/>
                  <w:szCs w:val="18"/>
                </w:rPr>
                <w:t xml:space="preserve">South Africa hosts SKA-Mid, part of the Square Kilometre Array, which when complete will be</w:t>
              </w:r>
            </w:ins>
            <w:r>
              <w:rPr>
                <w:rFonts w:ascii="Arial" w:cs="Arial" w:eastAsia="Arial" w:hAnsi="Arial"/>
                <w:b w:val="false"/>
                <w:bCs w:val="false"/>
                <w:i w:val="false"/>
                <w:iCs w:val="false"/>
                <w:color w:val="000000"/>
                <w:sz w:val="18"/>
                <w:szCs w:val="18"/>
              </w:rPr>
              <w:t xml:space="preserve"> the world's largest radio telescope </w:t>
            </w:r>
            <w:del w:id="9011" w:author="Claude (AI) - proposed" w:date="2026-10-18T00:32:48Z">
              <w:r>
                <w:rPr>
                  <w:rFonts w:ascii="Arial" w:cs="Arial" w:eastAsia="Arial" w:hAnsi="Arial"/>
                  <w:b w:val="false"/>
                  <w:bCs w:val="false"/>
                  <w:i w:val="false"/>
                  <w:iCs w:val="false"/>
                  <w:color w:val="000000"/>
                  <w:sz w:val="18"/>
                  <w:szCs w:val="18"/>
                </w:rPr>
                <w:delText xml:space="preserve">—</w:delText>
              </w:r>
            </w:del>
            <w:ins w:id="9012" w:author="Claude (AI) - proposed" w:date="2026-10-18T00:32:48Z">
              <w:r>
                <w:rPr>
                  <w:rFonts w:ascii="Arial" w:cs="Arial" w:eastAsia="Arial" w:hAnsi="Arial"/>
                  <w:b w:val="false"/>
                  <w:bCs w:val="false"/>
                  <w:i w:val="false"/>
                  <w:iCs w:val="false"/>
                  <w:color w:val="000000"/>
                  <w:sz w:val="18"/>
                  <w:szCs w:val="18"/>
                </w:rPr>
                <w:t xml:space="preserve">array,</w:t>
              </w:r>
            </w:ins>
            <w:r>
              <w:rPr>
                <w:rFonts w:ascii="Arial" w:cs="Arial" w:eastAsia="Arial" w:hAnsi="Arial"/>
                <w:b w:val="false"/>
                <w:bCs w:val="false"/>
                <w:i w:val="false"/>
                <w:iCs w:val="false"/>
                <w:color w:val="000000"/>
                <w:sz w:val="18"/>
                <w:szCs w:val="18"/>
              </w:rPr>
              <w:t xml:space="preserve"> positioning the continent as an active participant in answering the deepest questions about the universe.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in their 3-sentence Evidence Summaries and updated cumulative models, that each space mission provided a specific type of evidence (light waves, radio waves, rock samples, infrared imaging) that revealed a specific aspect of the universe's history or structure. By adding a 'Human Evidence Layer' to their models — with arrows connecting missions to the parts of the universe each revealed — students demonstrated that our knowledge of what we see in the Nairobi night sky is the product of over 65 years of instrument-based, indirect evidence-gathering by scientists from many nations, including Kenya and Africa.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Space Phenomena and Effects on Earth: Solar Flares, Geomagnetic Storms, Eclipses, and Tidal Forces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the Sun emitting </w:t>
            </w:r>
            <w:del w:id="9013" w:author="Claude (AI) - proposed" w:date="2026-10-18T00:32:48Z">
              <w:r>
                <w:rPr>
                  <w:rFonts w:ascii="Arial" w:cs="Arial" w:eastAsia="Arial" w:hAnsi="Arial"/>
                  <w:b w:val="false"/>
                  <w:bCs w:val="false"/>
                  <w:i w:val="false"/>
                  <w:iCs w:val="false"/>
                  <w:color w:val="000000"/>
                  <w:sz w:val="18"/>
                  <w:szCs w:val="18"/>
                </w:rPr>
                <w:delText xml:space="preserve">a coronal mass ejection on May 10,</w:delText>
              </w:r>
            </w:del>
            <w:ins w:id="9014" w:author="Claude (AI) - proposed" w:date="2026-10-18T00:32:48Z">
              <w:r>
                <w:rPr>
                  <w:rFonts w:ascii="Arial" w:cs="Arial" w:eastAsia="Arial" w:hAnsi="Arial"/>
                  <w:b w:val="false"/>
                  <w:bCs w:val="false"/>
                  <w:i w:val="false"/>
                  <w:iCs w:val="false"/>
                  <w:color w:val="000000"/>
                  <w:sz w:val="18"/>
                  <w:szCs w:val="18"/>
                </w:rPr>
                <w:t xml:space="preserve">coronal mass ejections erupting on 8–9 May</w:t>
              </w:r>
            </w:ins>
            <w:r>
              <w:rPr>
                <w:rFonts w:ascii="Arial" w:cs="Arial" w:eastAsia="Arial" w:hAnsi="Arial"/>
                <w:b w:val="false"/>
                <w:bCs w:val="false"/>
                <w:i w:val="false"/>
                <w:iCs w:val="false"/>
                <w:color w:val="000000"/>
                <w:sz w:val="18"/>
                <w:szCs w:val="18"/>
              </w:rPr>
              <w:t xml:space="preserve"> 2024, in footage from NASA Solar Dynamics Observatory, and we observed documented evidence that </w:t>
            </w:r>
            <w:del w:id="9015" w:author="Claude (AI) - proposed" w:date="2026-10-18T00:32:48Z">
              <w:r>
                <w:rPr>
                  <w:rFonts w:ascii="Arial" w:cs="Arial" w:eastAsia="Arial" w:hAnsi="Arial"/>
                  <w:b w:val="false"/>
                  <w:bCs w:val="false"/>
                  <w:i w:val="false"/>
                  <w:iCs w:val="false"/>
                  <w:color w:val="000000"/>
                  <w:sz w:val="18"/>
                  <w:szCs w:val="18"/>
                </w:rPr>
                <w:delText xml:space="preserve">this storm disrupted radio communications across East Africa, was recorded by the Mbita Point Research and Training Institute, and caused a measurable tidal anomaly in Mombasa</w:delText>
              </w:r>
            </w:del>
            <w:ins w:id="9016" w:author="Claude (AI) - proposed" w:date="2026-10-18T00:32:48Z">
              <w:r>
                <w:rPr>
                  <w:rFonts w:ascii="Arial" w:cs="Arial" w:eastAsia="Arial" w:hAnsi="Arial"/>
                  <w:b w:val="false"/>
                  <w:bCs w:val="false"/>
                  <w:i w:val="false"/>
                  <w:iCs w:val="false"/>
                  <w:color w:val="000000"/>
                  <w:sz w:val="18"/>
                  <w:szCs w:val="18"/>
                </w:rPr>
                <w:t xml:space="preserve">the resulting storm disrupted HF radio and GPS in many parts of the world</w:t>
              </w:r>
            </w:ins>
            <w:r>
              <w:rPr>
                <w:rFonts w:ascii="Arial" w:cs="Arial" w:eastAsia="Arial" w:hAnsi="Arial"/>
                <w:b w:val="false"/>
                <w:bCs w:val="false"/>
                <w:i w:val="false"/>
                <w:iCs w:val="false"/>
                <w:color w:val="000000"/>
                <w:sz w:val="18"/>
                <w:szCs w:val="18"/>
              </w:rPr>
              <w:t xml:space="preserve"> — all traceable to </w:t>
            </w:r>
            <w:del w:id="9017" w:author="Claude (AI) - proposed" w:date="2026-10-18T00:32:48Z">
              <w:r>
                <w:rPr>
                  <w:rFonts w:ascii="Arial" w:cs="Arial" w:eastAsia="Arial" w:hAnsi="Arial"/>
                  <w:b w:val="false"/>
                  <w:bCs w:val="false"/>
                  <w:i w:val="false"/>
                  <w:iCs w:val="false"/>
                  <w:color w:val="000000"/>
                  <w:sz w:val="18"/>
                  <w:szCs w:val="18"/>
                </w:rPr>
                <w:delText xml:space="preserve">a single event</w:delText>
              </w:r>
            </w:del>
            <w:ins w:id="9018" w:author="Claude (AI) - proposed" w:date="2026-10-18T00:32:48Z">
              <w:r>
                <w:rPr>
                  <w:rFonts w:ascii="Arial" w:cs="Arial" w:eastAsia="Arial" w:hAnsi="Arial"/>
                  <w:b w:val="false"/>
                  <w:bCs w:val="false"/>
                  <w:i w:val="false"/>
                  <w:iCs w:val="false"/>
                  <w:color w:val="000000"/>
                  <w:sz w:val="18"/>
                  <w:szCs w:val="18"/>
                </w:rPr>
                <w:t xml:space="preserve">events</w:t>
              </w:r>
            </w:ins>
            <w:r>
              <w:rPr>
                <w:rFonts w:ascii="Arial" w:cs="Arial" w:eastAsia="Arial" w:hAnsi="Arial"/>
                <w:b w:val="false"/>
                <w:bCs w:val="false"/>
                <w:i w:val="false"/>
                <w:iCs w:val="false"/>
                <w:color w:val="000000"/>
                <w:sz w:val="18"/>
                <w:szCs w:val="18"/>
              </w:rPr>
              <w:t xml:space="preserve"> 150 million kilometres away on the Sun</w:t>
            </w:r>
            <w:ins w:id="9019" w:author="Claude (AI) - proposed" w:date="2026-10-18T00:32:48Z">
              <w:r>
                <w:rPr>
                  <w:rFonts w:ascii="Arial" w:cs="Arial" w:eastAsia="Arial" w:hAnsi="Arial"/>
                  <w:b w:val="false"/>
                  <w:bCs w:val="false"/>
                  <w:i w:val="false"/>
                  <w:iCs w:val="false"/>
                  <w:color w:val="000000"/>
                  <w:sz w:val="18"/>
                  <w:szCs w:val="18"/>
                </w:rPr>
                <w:t xml:space="preserve"> — and we predicted which Kenyan services depend on the same technology</w:t>
              </w:r>
            </w:ins>
            <w:r>
              <w:rPr>
                <w:rFonts w:ascii="Arial" w:cs="Arial" w:eastAsia="Arial" w:hAnsi="Arial"/>
                <w:b w:val="false"/>
                <w:bCs w:val="false"/>
                <w:i w:val="false"/>
                <w:iCs w:val="false"/>
                <w:color w:val="000000"/>
                <w:sz w:val="18"/>
                <w:szCs w:val="18"/>
              </w:rPr>
              <w:t xml:space="preserv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Sun produces two types of emissions during a solar storm: electromagnetic radiation (arriving at Earth in 8 minutes at the speed of light) and a coronal mass ejection particle cloud (arriving </w:t>
            </w:r>
            <w:del w:id="9020" w:author="Claude (AI) - proposed" w:date="2026-10-18T00:32:48Z">
              <w:r>
                <w:rPr>
                  <w:rFonts w:ascii="Arial" w:cs="Arial" w:eastAsia="Arial" w:hAnsi="Arial"/>
                  <w:b w:val="false"/>
                  <w:bCs w:val="false"/>
                  <w:i w:val="false"/>
                  <w:iCs w:val="false"/>
                  <w:color w:val="000000"/>
                  <w:sz w:val="18"/>
                  <w:szCs w:val="18"/>
                </w:rPr>
                <w:delText xml:space="preserve">17 hours</w:delText>
              </w:r>
            </w:del>
            <w:ins w:id="9021" w:author="Claude (AI) - proposed" w:date="2026-10-18T00:32:48Z">
              <w:r>
                <w:rPr>
                  <w:rFonts w:ascii="Arial" w:cs="Arial" w:eastAsia="Arial" w:hAnsi="Arial"/>
                  <w:b w:val="false"/>
                  <w:bCs w:val="false"/>
                  <w:i w:val="false"/>
                  <w:iCs w:val="false"/>
                  <w:color w:val="000000"/>
                  <w:sz w:val="18"/>
                  <w:szCs w:val="18"/>
                </w:rPr>
                <w:t xml:space="preserve">about 2 days</w:t>
              </w:r>
            </w:ins>
            <w:r>
              <w:rPr>
                <w:rFonts w:ascii="Arial" w:cs="Arial" w:eastAsia="Arial" w:hAnsi="Arial"/>
                <w:b w:val="false"/>
                <w:bCs w:val="false"/>
                <w:i w:val="false"/>
                <w:iCs w:val="false"/>
                <w:color w:val="000000"/>
                <w:sz w:val="18"/>
                <w:szCs w:val="18"/>
              </w:rPr>
              <w:t xml:space="preserve"> later). Earth is partially protected by its magnetosphere, but strong CMEs compress it and allow charged particles to disrupt radio communications, satellite signals, and power infrastructure. Eclipses result from precise geometric alignments of Sun, Moon, and Earth, and </w:t>
            </w:r>
            <w:del w:id="9022" w:author="Claude (AI) - proposed" w:date="2026-10-18T00:32:48Z">
              <w:r>
                <w:rPr>
                  <w:rFonts w:ascii="Arial" w:cs="Arial" w:eastAsia="Arial" w:hAnsi="Arial"/>
                  <w:b w:val="false"/>
                  <w:bCs w:val="false"/>
                  <w:i w:val="false"/>
                  <w:iCs w:val="false"/>
                  <w:color w:val="000000"/>
                  <w:sz w:val="18"/>
                  <w:szCs w:val="18"/>
                </w:rPr>
                <w:delText xml:space="preserve">tidal forces from both</w:delText>
              </w:r>
            </w:del>
            <w:ins w:id="9023" w:author="Claude (AI) - proposed" w:date="2026-10-18T00:32:48Z">
              <w:r>
                <w:rPr>
                  <w:rFonts w:ascii="Arial" w:cs="Arial" w:eastAsia="Arial" w:hAnsi="Arial"/>
                  <w:b w:val="false"/>
                  <w:bCs w:val="false"/>
                  <w:i w:val="false"/>
                  <w:iCs w:val="false"/>
                  <w:color w:val="000000"/>
                  <w:sz w:val="18"/>
                  <w:szCs w:val="18"/>
                </w:rPr>
                <w:t xml:space="preserve">tides at the coast come from the gravity of</w:t>
              </w:r>
            </w:ins>
            <w:r>
              <w:rPr>
                <w:rFonts w:ascii="Arial" w:cs="Arial" w:eastAsia="Arial" w:hAnsi="Arial"/>
                <w:b w:val="false"/>
                <w:bCs w:val="false"/>
                <w:i w:val="false"/>
                <w:iCs w:val="false"/>
                <w:color w:val="000000"/>
                <w:sz w:val="18"/>
                <w:szCs w:val="18"/>
              </w:rPr>
              <w:t xml:space="preserve"> the Moon and Sun</w:t>
            </w:r>
            <w:del w:id="9024" w:author="Claude (AI) - proposed" w:date="2026-10-18T00:32:48Z">
              <w:r>
                <w:rPr>
                  <w:rFonts w:ascii="Arial" w:cs="Arial" w:eastAsia="Arial" w:hAnsi="Arial"/>
                  <w:b w:val="false"/>
                  <w:bCs w:val="false"/>
                  <w:i w:val="false"/>
                  <w:iCs w:val="false"/>
                  <w:color w:val="000000"/>
                  <w:sz w:val="18"/>
                  <w:szCs w:val="18"/>
                </w:rPr>
                <w:delText xml:space="preserve"> affect coastal and lake communities in Kenya</w:delText>
              </w:r>
            </w:del>
            <w:ins w:id="9025" w:author="Claude (AI) - proposed" w:date="2026-10-18T00:32:48Z">
              <w:r>
                <w:rPr>
                  <w:rFonts w:ascii="Arial" w:cs="Arial" w:eastAsia="Arial" w:hAnsi="Arial"/>
                  <w:b w:val="false"/>
                  <w:bCs w:val="false"/>
                  <w:i w:val="false"/>
                  <w:iCs w:val="false"/>
                  <w:color w:val="000000"/>
                  <w:sz w:val="18"/>
                  <w:szCs w:val="18"/>
                </w:rPr>
                <w:t xml:space="preserve">, not from space weather</w:t>
              </w:r>
            </w:ins>
            <w:r>
              <w:rPr>
                <w:rFonts w:ascii="Arial" w:cs="Arial" w:eastAsia="Arial" w:hAnsi="Arial"/>
                <w:b w:val="false"/>
                <w:bCs w:val="false"/>
                <w:i w:val="false"/>
                <w:iCs w:val="false"/>
                <w:color w:val="000000"/>
                <w:sz w:val="18"/>
                <w:szCs w:val="18"/>
              </w:rPr>
              <w:t xml:space="preser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space is not a passive backdrop to life on Earth but an active system whose events — solar flares, geomagnetic storms, eclipses, and tidal forces — directly affect </w:t>
            </w:r>
            <w:del w:id="9026" w:author="Claude (AI) - proposed" w:date="2026-10-18T00:32:48Z">
              <w:r>
                <w:rPr>
                  <w:rFonts w:ascii="Arial" w:cs="Arial" w:eastAsia="Arial" w:hAnsi="Arial"/>
                  <w:b w:val="false"/>
                  <w:bCs w:val="false"/>
                  <w:i w:val="false"/>
                  <w:iCs w:val="false"/>
                  <w:color w:val="000000"/>
                  <w:sz w:val="18"/>
                  <w:szCs w:val="18"/>
                </w:rPr>
                <w:delText xml:space="preserve">Kenyan infrastructure, communications, agriculture, and fishing</w:delText>
              </w:r>
            </w:del>
            <w:ins w:id="9027" w:author="Claude (AI) - proposed" w:date="2026-10-18T00:32:48Z">
              <w:r>
                <w:rPr>
                  <w:rFonts w:ascii="Arial" w:cs="Arial" w:eastAsia="Arial" w:hAnsi="Arial"/>
                  <w:b w:val="false"/>
                  <w:bCs w:val="false"/>
                  <w:i w:val="false"/>
                  <w:iCs w:val="false"/>
                  <w:color w:val="000000"/>
                  <w:sz w:val="18"/>
                  <w:szCs w:val="18"/>
                </w:rPr>
                <w:t xml:space="preserve">the technology Kenya depends on (radio, GPS and satellites), while tides and eclipses come from gravity and geometry</w:t>
              </w:r>
            </w:ins>
            <w:r>
              <w:rPr>
                <w:rFonts w:ascii="Arial" w:cs="Arial" w:eastAsia="Arial" w:hAnsi="Arial"/>
                <w:b w:val="false"/>
                <w:bCs w:val="false"/>
                <w:i w:val="false"/>
                <w:iCs w:val="false"/>
                <w:color w:val="000000"/>
                <w:sz w:val="18"/>
                <w:szCs w:val="18"/>
              </w:rPr>
              <w:t xml:space="preserve">. The universe visible in the night sky above Nairobi is not static or separate from us: it reaches down and shapes our daily lives, </w:t>
            </w:r>
            <w:del w:id="9028" w:author="Claude (AI) - proposed" w:date="2026-10-18T00:32:48Z">
              <w:r>
                <w:rPr>
                  <w:rFonts w:ascii="Arial" w:cs="Arial" w:eastAsia="Arial" w:hAnsi="Arial"/>
                  <w:b w:val="false"/>
                  <w:bCs w:val="false"/>
                  <w:i w:val="false"/>
                  <w:iCs w:val="false"/>
                  <w:color w:val="000000"/>
                  <w:sz w:val="18"/>
                  <w:szCs w:val="18"/>
                </w:rPr>
                <w:delText xml:space="preserve">which is the most direct evidence yet that</w:delText>
              </w:r>
            </w:del>
            <w:ins w:id="9029" w:author="Claude (AI) - proposed" w:date="2026-10-18T00:32:48Z">
              <w:r>
                <w:rPr>
                  <w:rFonts w:ascii="Arial" w:cs="Arial" w:eastAsia="Arial" w:hAnsi="Arial"/>
                  <w:b w:val="false"/>
                  <w:bCs w:val="false"/>
                  <w:i w:val="false"/>
                  <w:iCs w:val="false"/>
                  <w:color w:val="000000"/>
                  <w:sz w:val="18"/>
                  <w:szCs w:val="18"/>
                </w:rPr>
                <w:t xml:space="preserve">and this adds to our answer to</w:t>
              </w:r>
            </w:ins>
            <w:r>
              <w:rPr>
                <w:rFonts w:ascii="Arial" w:cs="Arial" w:eastAsia="Arial" w:hAnsi="Arial"/>
                <w:b w:val="false"/>
                <w:bCs w:val="false"/>
                <w:i w:val="false"/>
                <w:iCs w:val="false"/>
                <w:color w:val="000000"/>
                <w:sz w:val="18"/>
                <w:szCs w:val="18"/>
              </w:rPr>
              <w:t xml:space="preserve"> the driving question </w:t>
            </w:r>
            <w:del w:id="9030" w:author="Claude (AI) - proposed" w:date="2026-10-18T00:32:48Z">
              <w:r>
                <w:rPr>
                  <w:rFonts w:ascii="Arial" w:cs="Arial" w:eastAsia="Arial" w:hAnsi="Arial"/>
                  <w:b w:val="false"/>
                  <w:bCs w:val="false"/>
                  <w:i w:val="false"/>
                  <w:iCs w:val="false"/>
                  <w:color w:val="000000"/>
                  <w:sz w:val="18"/>
                  <w:szCs w:val="18"/>
                </w:rPr>
                <w:delText xml:space="preserve">— how did everything in the night sky come to exist and how does it affect us — has a deeply personal answer for every Kenyan</w:delText>
              </w:r>
            </w:del>
            <w:ins w:id="9031" w:author="Claude (AI) - proposed" w:date="2026-10-18T00:32:48Z">
              <w:r>
                <w:rPr>
                  <w:rFonts w:ascii="Arial" w:cs="Arial" w:eastAsia="Arial" w:hAnsi="Arial"/>
                  <w:b w:val="false"/>
                  <w:bCs w:val="false"/>
                  <w:i w:val="false"/>
                  <w:iCs w:val="false"/>
                  <w:color w:val="000000"/>
                  <w:sz w:val="18"/>
                  <w:szCs w:val="18"/>
                </w:rPr>
                <w:t xml:space="preserve">about how we gather evidence of a universe we cannot touch</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Careers in Space Physics: African and Kenyan Voices in the Cosmos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curated career profiles of real African and Kenyan space professionals across six career clusters (astrophysics, satellite engineering, meteorology, space policy, data science, telecommunications). They observed </w:t>
            </w:r>
            <w:del w:id="9032" w:author="Claude (AI) - proposed" w:date="2026-10-18T00:32:48Z">
              <w:r>
                <w:rPr>
                  <w:rFonts w:ascii="Arial" w:cs="Arial" w:eastAsia="Arial" w:hAnsi="Arial"/>
                  <w:b w:val="false"/>
                  <w:bCs w:val="false"/>
                  <w:i w:val="false"/>
                  <w:iCs w:val="false"/>
                  <w:color w:val="000000"/>
                  <w:sz w:val="18"/>
                  <w:szCs w:val="18"/>
                </w:rPr>
                <w:delText xml:space="preserve">gender representation data showing approximately 28% of Kenya's space sector professionals are women</w:delText>
              </w:r>
            </w:del>
            <w:ins w:id="9033" w:author="Claude (AI) - proposed" w:date="2026-10-18T00:32:48Z">
              <w:r>
                <w:rPr>
                  <w:rFonts w:ascii="Arial" w:cs="Arial" w:eastAsia="Arial" w:hAnsi="Arial"/>
                  <w:b w:val="false"/>
                  <w:bCs w:val="false"/>
                  <w:i w:val="false"/>
                  <w:iCs w:val="false"/>
                  <w:color w:val="000000"/>
                  <w:sz w:val="18"/>
                  <w:szCs w:val="18"/>
                </w:rPr>
                <w:t xml:space="preserve">UNESCO data on women researchers (about one in three worldwide)</w:t>
              </w:r>
            </w:ins>
            <w:r>
              <w:rPr>
                <w:rFonts w:ascii="Arial" w:cs="Arial" w:eastAsia="Arial" w:hAnsi="Arial"/>
                <w:b w:val="false"/>
                <w:bCs w:val="false"/>
                <w:i w:val="false"/>
                <w:iCs w:val="false"/>
                <w:color w:val="000000"/>
                <w:sz w:val="18"/>
                <w:szCs w:val="18"/>
              </w:rPr>
              <w:t xml:space="preserve">, and they observed real institutional names — Kenya Space Agency, Kenya Meteorological Department, University of Nairobi, Strathmore University — connected to the careers discussed.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scientific questions anchoring this unit — how the universe began, how celestial bodies move, how we gather evidence about the cosmos — are actively investigated by real Kenyan and African professionals today. They learned specific career pathways, educational requirements, and institutional homes for space careers in Kenya. They learned that gender is not a scientific barrier to a space career</w:t>
            </w:r>
            <w:del w:id="9034" w:author="Claude (AI) - proposed" w:date="2026-10-18T00:32:48Z">
              <w:r>
                <w:rPr>
                  <w:rFonts w:ascii="Arial" w:cs="Arial" w:eastAsia="Arial" w:hAnsi="Arial"/>
                  <w:b w:val="false"/>
                  <w:bCs w:val="false"/>
                  <w:i w:val="false"/>
                  <w:iCs w:val="false"/>
                  <w:color w:val="000000"/>
                  <w:sz w:val="18"/>
                  <w:szCs w:val="18"/>
                </w:rPr>
                <w:delText xml:space="preserve">, and that the Kenya Space Agency actively recruits women</w:delText>
              </w:r>
            </w:del>
            <w:r>
              <w:rPr>
                <w:rFonts w:ascii="Arial" w:cs="Arial" w:eastAsia="Arial" w:hAnsi="Arial"/>
                <w:b w:val="false"/>
                <w:bCs w:val="false"/>
                <w:i w:val="false"/>
                <w:iCs w:val="false"/>
                <w:color w:val="000000"/>
                <w:sz w:val="18"/>
                <w:szCs w:val="18"/>
              </w:rPr>
              <w:t xml:space="preserve">. They added a 'Human Network' layer to their cumulative universe model, placing each career at its correct cosmic scale.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through Ted-Talk pitches and individual Exit Ticket Reflections, how each career cluster connects to specific evidence gathered in Lessons 1–9 of this unit. They explained, using the structured PCI discussion, why gender disparities in the space sector reflect social myth rather than scientific ability. They updated the Driving Question Board with new knowledge, new questions, and explicit cross-lesson connections — advancing collective progress towards answering: 'How did everything we see in the night sky above Nairobi come to exist, and how do scientists gather evidence about a universe they cannot directly touch or travel to?'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11</w:t>
            </w:r>
          </w:p>
          <w:p>
            <w:pPr>
              <w:keepNext w:val="false"/>
              <w:spacing w:after="40" w:before="0"/>
              <w:jc w:val="left"/>
            </w:pPr>
            <w:r>
              <w:rPr>
                <w:rFonts w:ascii="Arial" w:cs="Arial" w:eastAsia="Arial" w:hAnsi="Arial"/>
                <w:b/>
                <w:bCs/>
                <w:i w:val="false"/>
                <w:iCs w:val="false"/>
                <w:color w:val="000000"/>
                <w:sz w:val="18"/>
                <w:szCs w:val="18"/>
              </w:rPr>
              <w:t xml:space="preserve">Consolidation and Evidence Review: Building a Coherent Narrative of the Universe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evidence from across all 10 previous lessons did learners draw on today — including Big Bang evidence, cosmic expansion data, stellar formation, Solar System structure, planetary motion, and the methods scientists use to gather indirect evidence about the universe?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each of the 10 lessons contribute a distinct, necessary piece of evidence that together builds a complete explanation of how the universe — and everything visible in the night sky above Nairobi — came to exist and continues to evolve?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full body of evidence gathered across this unit answer the driving question: the night sky above Nairobi looks static and eternal, yet science shows it erupted from a hot dense point 13.8 billion years ago and has been expanding, evolving, and structuring itself ever since — and scientists know this not by travelling to the universe but by reading the light, radiation, and motion it sends to us here on Earth?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12</w:t>
            </w:r>
          </w:p>
          <w:p>
            <w:pPr>
              <w:keepNext w:val="false"/>
              <w:spacing w:after="40" w:before="0"/>
              <w:jc w:val="left"/>
            </w:pPr>
            <w:r>
              <w:rPr>
                <w:rFonts w:ascii="Arial" w:cs="Arial" w:eastAsia="Arial" w:hAnsi="Arial"/>
                <w:b/>
                <w:bCs/>
                <w:i w:val="false"/>
                <w:iCs w:val="false"/>
                <w:color w:val="000000"/>
                <w:sz w:val="18"/>
                <w:szCs w:val="18"/>
              </w:rPr>
              <w:t xml:space="preserve">Model Building and Final Presentation: From the Big Bang to the Night Sky Above Nairobi</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re-examined their Lesson 1 naïve models of the night sky above Nairobi and annotated them to identify conceptual change. They audited their cumulative visual models against a 10-item Evidence Checklist covering the Big Bang, CMB radiation, stellar evolution, Solar System structure, gravitational forces, orbital mechanics, telescopic evidence, and African connections to space science. They participated in a structured CER Gallery Walk, delivering Final Explanation presentations and providing written peer feedback. They categorised all Driving Question Board questions using a traffic-light protocol. They wrote an individual Final Explanation and contributed to a whole-class synthesis explanation built sentence-by-sentence on the whiteboard.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synthesised the full unit narrative: the universe began approximately 13.8 billion years ago in the Big Bang, producing space, time, matter, and energy; the first stars formed through gravitational collapse of hydrogen clouds; stellar evolution produced heavier elements distributed by supernovae; the Solar System formed from a collapsing nebula ~4.6 billion years ago; Newton's Law of Universal Gravitation governs orbital mechanics, affecting life in Kenya through tides</w:t>
            </w:r>
            <w:del w:id="9035" w:author="Claude (AI) - proposed" w:date="2026-10-18T00:32:48Z">
              <w:r>
                <w:rPr>
                  <w:rFonts w:ascii="Arial" w:cs="Arial" w:eastAsia="Arial" w:hAnsi="Arial"/>
                  <w:b w:val="false"/>
                  <w:bCs w:val="false"/>
                  <w:i w:val="false"/>
                  <w:iCs w:val="false"/>
                  <w:color w:val="000000"/>
                  <w:sz w:val="18"/>
                  <w:szCs w:val="18"/>
                </w:rPr>
                <w:delText xml:space="preserve">, seasons, and the lunar cycle</w:delText>
              </w:r>
            </w:del>
            <w:ins w:id="9036" w:author="Claude (AI) - proposed" w:date="2026-10-18T00:32:48Z">
              <w:r>
                <w:rPr>
                  <w:rFonts w:ascii="Arial" w:cs="Arial" w:eastAsia="Arial" w:hAnsi="Arial"/>
                  <w:b w:val="false"/>
                  <w:bCs w:val="false"/>
                  <w:i w:val="false"/>
                  <w:iCs w:val="false"/>
                  <w:color w:val="000000"/>
                  <w:sz w:val="18"/>
                  <w:szCs w:val="18"/>
                </w:rPr>
                <w:t xml:space="preserve"> and eclipses</w:t>
              </w:r>
            </w:ins>
            <w:r>
              <w:rPr>
                <w:rFonts w:ascii="Arial" w:cs="Arial" w:eastAsia="Arial" w:hAnsi="Arial"/>
                <w:b w:val="false"/>
                <w:bCs w:val="false"/>
                <w:i w:val="false"/>
                <w:iCs w:val="false"/>
                <w:color w:val="000000"/>
                <w:sz w:val="18"/>
                <w:szCs w:val="18"/>
              </w:rPr>
              <w:t xml:space="preserve">; scientists gather evidence about a universe they cannot travel to using CMB radiation, redshift observations, radio telescopes, and space probes; the night sky above Nairobi — seen from the Rift Valley or the shores of Lake Victoria — is not static but is a snapshot of a dynamic, evolving universe whose light carries billions of years of history.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and defended a complete, evidence-based Final Explanation for the anchoring phenomenon and the unit Driving Question: the apparently permanent and unchanging night sky above Nairobi is in fact a window into 13.8 billion years of cosmic history. Every star is a sun undergoing nuclear fusion; the Milky Way is one of hundreds of billions of galaxies formed from primordial hydrogen; the planets orbit the Sun because of gravitational forces first mathematically described by Newton; the </w:t>
            </w:r>
            <w:ins w:id="9037" w:author="Claude (AI) - proposed" w:date="2026-10-18T00:32:48Z">
              <w:r>
                <w:rPr>
                  <w:rFonts w:ascii="Arial" w:cs="Arial" w:eastAsia="Arial" w:hAnsi="Arial"/>
                  <w:b w:val="false"/>
                  <w:bCs w:val="false"/>
                  <w:i w:val="false"/>
                  <w:iCs w:val="false"/>
                  <w:color w:val="000000"/>
                  <w:sz w:val="18"/>
                  <w:szCs w:val="18"/>
                </w:rPr>
                <w:t xml:space="preserve">carbon, oxygen, iron and other heavier </w:t>
              </w:r>
            </w:ins>
            <w:r>
              <w:rPr>
                <w:rFonts w:ascii="Arial" w:cs="Arial" w:eastAsia="Arial" w:hAnsi="Arial"/>
                <w:b w:val="false"/>
                <w:bCs w:val="false"/>
                <w:i w:val="false"/>
                <w:iCs w:val="false"/>
                <w:color w:val="000000"/>
                <w:sz w:val="18"/>
                <w:szCs w:val="18"/>
              </w:rPr>
              <w:t xml:space="preserve">atoms in every Kenyan's body were forged in the cores of long-dead stars. Scientists know this not by travelling to the universe but by decoding the light</w:t>
            </w:r>
            <w:del w:id="9038" w:author="Claude (AI) - proposed" w:date="2026-10-18T00:32:48Z">
              <w:r>
                <w:rPr>
                  <w:rFonts w:ascii="Arial" w:cs="Arial" w:eastAsia="Arial" w:hAnsi="Arial"/>
                  <w:b w:val="false"/>
                  <w:bCs w:val="false"/>
                  <w:i w:val="false"/>
                  <w:iCs w:val="false"/>
                  <w:color w:val="000000"/>
                  <w:sz w:val="18"/>
                  <w:szCs w:val="18"/>
                </w:rPr>
                <w:delText xml:space="preserve">, radiation, and gravitational signals</w:delText>
              </w:r>
            </w:del>
            <w:ins w:id="9039" w:author="Claude (AI) - proposed" w:date="2026-10-18T00:32:48Z">
              <w:r>
                <w:rPr>
                  <w:rFonts w:ascii="Arial" w:cs="Arial" w:eastAsia="Arial" w:hAnsi="Arial"/>
                  <w:b w:val="false"/>
                  <w:bCs w:val="false"/>
                  <w:i w:val="false"/>
                  <w:iCs w:val="false"/>
                  <w:color w:val="000000"/>
                  <w:sz w:val="18"/>
                  <w:szCs w:val="18"/>
                </w:rPr>
                <w:t xml:space="preserve"> and radio waves</w:t>
              </w:r>
            </w:ins>
            <w:r>
              <w:rPr>
                <w:rFonts w:ascii="Arial" w:cs="Arial" w:eastAsia="Arial" w:hAnsi="Arial"/>
                <w:b w:val="false"/>
                <w:bCs w:val="false"/>
                <w:i w:val="false"/>
                <w:iCs w:val="false"/>
                <w:color w:val="000000"/>
                <w:sz w:val="18"/>
                <w:szCs w:val="18"/>
              </w:rPr>
              <w:t xml:space="preserve"> it sends — using telescopes, satellites, and space probes that extend human senses across cosmic distances. The universe is not eternal and unchanging: it had a beginning, it has evolved, and it is still expanding today.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kpowqjacglhd_stwt-j66">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q8uunyu0pdxyyhw3aabx1">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2_yvhiubzvm6ste5rw61i">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powqjacglhd_stwt-j66" Type="http://schemas.openxmlformats.org/officeDocument/2006/relationships/hyperlink" Target="https://creativecommons.org/licenses/by-nc/4.0/" TargetMode="External"/><Relationship Id="rIdq8uunyu0pdxyyhw3aabx1" Type="http://schemas.openxmlformats.org/officeDocument/2006/relationships/hyperlink" Target="https://creativecommons.org/licenses/by-nc/4.0/" TargetMode="External"/><Relationship Id="rId2_yvhiubzvm6ste5rw61i"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2026-10-18T00:32:45.745Z</dcterms:created>
  <dcterms:modified xsi:type="dcterms:W3CDTF">2026-10-18T00:32:45.745Z</dcterms:modified>
</cp:coreProperties>
</file>

<file path=docProps/custom.xml><?xml version="1.0" encoding="utf-8"?>
<Properties xmlns="http://schemas.openxmlformats.org/officeDocument/2006/custom-properties" xmlns:vt="http://schemas.openxmlformats.org/officeDocument/2006/docPropsVTypes"/>
</file>