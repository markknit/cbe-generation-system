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GREENHOUSE EFFECT AND CLIMATE CHANGE</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in Lessons 1 to 7 to answer the Driving Question: Why are Mount Kenya's glaciers melting and Kenyan farmers' rains becoming unpredictable, and what can the physics of our atmosphere tell us about how to respond? Answer each section in your own words in the space under the prompt. Use evidence from the unit, such as the Lewis Glacier images and data, the testimony of James Muriithi from Embu County, the PhET simulation and the Keeling Curve. Where it helps, draw a labelled diagram. Write in full sentences and use the correct physics words: shortwave radiation, longwave infrared radiation, absorb, re-emit, back-radiation, greenhouse gas, natural greenhouse effect and enhanced greenhouse effect. Link each answer back to Mount Kenya and the long rains.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Evidence Shows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the anchoring phenomenon from Lesson 1 and the data you met later in the unit. (a) Describe two pieces of evidence, with numbers, showing that the Lewis Glacier on Mount Kenya has changed. (b) Describe what James Muriithi, the maize farmer in Embu County, reported about the long rains and his harvests. (c) Explain why it is puzzling that a glacier on a mountain and the rains on a farm </w:t>
            </w:r>
            <w:del w:id="9001" w:author="Claude (AI) - proposed" w:date="2026-10-15T08:04:55Z">
              <w:r>
                <w:rPr>
                  <w:rFonts w:ascii="Arial" w:cs="Arial" w:eastAsia="Arial" w:hAnsi="Arial"/>
                  <w:b/>
                  <w:bCs/>
                  <w:i w:val="false"/>
                  <w:iCs w:val="false"/>
                  <w:color w:val="000000"/>
                  <w:sz w:val="18"/>
                  <w:szCs w:val="18"/>
                </w:rPr>
                <w:delText xml:space="preserve">hundreds of</w:delText>
              </w:r>
            </w:del>
            <w:ins w:id="9002" w:author="Claude (AI) - proposed" w:date="2026-10-15T08:04:55Z">
              <w:r>
                <w:rPr>
                  <w:rFonts w:ascii="Arial" w:cs="Arial" w:eastAsia="Arial" w:hAnsi="Arial"/>
                  <w:b/>
                  <w:bCs/>
                  <w:i w:val="false"/>
                  <w:iCs w:val="false"/>
                  <w:color w:val="000000"/>
                  <w:sz w:val="18"/>
                  <w:szCs w:val="18"/>
                </w:rPr>
                <w:t xml:space="preserve">about 50</w:t>
              </w:r>
            </w:ins>
            <w:r>
              <w:rPr>
                <w:rFonts w:ascii="Arial" w:cs="Arial" w:eastAsia="Arial" w:hAnsi="Arial"/>
                <w:b/>
                <w:bCs/>
                <w:i w:val="false"/>
                <w:iCs w:val="false"/>
                <w:color w:val="000000"/>
                <w:sz w:val="18"/>
                <w:szCs w:val="18"/>
              </w:rPr>
              <w:t xml:space="preserve"> kilometres away are changing at the same time, and what you would need to know to decide whether one cause could be responsible for both.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Physics of the Greenhouse Effect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how the greenhouse effect works. In your answer, trace the path of energy from the Sun to Earth's surface and then back out toward space. Name the type of radiation at each step. Explain what greenhouse gas molecules such as CO₂, water vapour and CH₄ do, and what you saw in the PhET simulation about N₂ molecules compared with CO₂ and CH₄. Then explain the difference between the natural greenhouse effect and the enhanced greenhouse effect.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Kenyan Activities to Climate Change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Build a complete cause-and-effect chain that starts with a human activity in Kenya and ends with the retreat of the Lewis Glacier. Name at least two Kenyan activities that increase greenhouse gases and the gas each one releases. Use the Keeling Curve and the global temperature anomaly graph to say what evidence shows that rising greenhouse gases and rising temperature are linked. Say which of these links is shown by correlation in data and which is explained by physics.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Rains Are Becoming Unpredictable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physics you have learned to explain why the long rains in Embu County have become unpredictable. In your answer, (a) </w:t>
            </w:r>
            <w:del w:id="9003" w:author="Claude (AI) - proposed" w:date="2026-10-15T08:04:55Z">
              <w:r>
                <w:rPr>
                  <w:rFonts w:ascii="Arial" w:cs="Arial" w:eastAsia="Arial" w:hAnsi="Arial"/>
                  <w:b/>
                  <w:bCs/>
                  <w:i w:val="false"/>
                  <w:iCs w:val="false"/>
                  <w:color w:val="000000"/>
                  <w:sz w:val="18"/>
                  <w:szCs w:val="18"/>
                </w:rPr>
                <w:delText xml:space="preserve">say what happens to evaporation when surface temperatures rise</w:delText>
              </w:r>
            </w:del>
            <w:ins w:id="9004" w:author="Claude (AI) - proposed" w:date="2026-10-15T08:04:55Z">
              <w:r>
                <w:rPr>
                  <w:rFonts w:ascii="Arial" w:cs="Arial" w:eastAsia="Arial" w:hAnsi="Arial"/>
                  <w:b/>
                  <w:bCs/>
                  <w:i w:val="false"/>
                  <w:iCs w:val="false"/>
                  <w:color w:val="000000"/>
                  <w:sz w:val="18"/>
                  <w:szCs w:val="18"/>
                </w:rPr>
                <w:t xml:space="preserve">explain how a warmer atmosphere and warmer oceans could change the water cycle that supplies Kenya's rain</w:t>
              </w:r>
            </w:ins>
            <w:r>
              <w:rPr>
                <w:rFonts w:ascii="Arial" w:cs="Arial" w:eastAsia="Arial" w:hAnsi="Arial"/>
                <w:b/>
                <w:bCs/>
                <w:i w:val="false"/>
                <w:iCs w:val="false"/>
                <w:color w:val="000000"/>
                <w:sz w:val="18"/>
                <w:szCs w:val="18"/>
              </w:rPr>
              <w:t xml:space="preserve">, (b) explain how this </w:t>
            </w:r>
            <w:del w:id="9005" w:author="Claude (AI) - proposed" w:date="2026-10-15T08:04:55Z">
              <w:r>
                <w:rPr>
                  <w:rFonts w:ascii="Arial" w:cs="Arial" w:eastAsia="Arial" w:hAnsi="Arial"/>
                  <w:b/>
                  <w:bCs/>
                  <w:i w:val="false"/>
                  <w:iCs w:val="false"/>
                  <w:color w:val="000000"/>
                  <w:sz w:val="18"/>
                  <w:szCs w:val="18"/>
                </w:rPr>
                <w:delText xml:space="preserve">affects the water cycle and the rains over Kenya</w:delText>
              </w:r>
            </w:del>
            <w:ins w:id="9006" w:author="Claude (AI) - proposed" w:date="2026-10-15T08:04:55Z">
              <w:r>
                <w:rPr>
                  <w:rFonts w:ascii="Arial" w:cs="Arial" w:eastAsia="Arial" w:hAnsi="Arial"/>
                  <w:b/>
                  <w:bCs/>
                  <w:i w:val="false"/>
                  <w:iCs w:val="false"/>
                  <w:color w:val="000000"/>
                  <w:sz w:val="18"/>
                  <w:szCs w:val="18"/>
                </w:rPr>
                <w:t xml:space="preserve">could affect the timing and reliability of the long rains</w:t>
              </w:r>
            </w:ins>
            <w:r>
              <w:rPr>
                <w:rFonts w:ascii="Arial" w:cs="Arial" w:eastAsia="Arial" w:hAnsi="Arial"/>
                <w:b/>
                <w:bCs/>
                <w:i w:val="false"/>
                <w:iCs w:val="false"/>
                <w:color w:val="000000"/>
                <w:sz w:val="18"/>
                <w:szCs w:val="18"/>
              </w:rPr>
              <w:t xml:space="preserve">, and (c) </w:t>
            </w:r>
            <w:del w:id="9007" w:author="Claude (AI) - proposed" w:date="2026-10-15T08:04:55Z">
              <w:r>
                <w:rPr>
                  <w:rFonts w:ascii="Arial" w:cs="Arial" w:eastAsia="Arial" w:hAnsi="Arial"/>
                  <w:b/>
                  <w:bCs/>
                  <w:i w:val="false"/>
                  <w:iCs w:val="false"/>
                  <w:color w:val="000000"/>
                  <w:sz w:val="18"/>
                  <w:szCs w:val="18"/>
                </w:rPr>
                <w:delText xml:space="preserve">explain why one cause can explain</w:delText>
              </w:r>
            </w:del>
            <w:ins w:id="9008" w:author="Claude (AI) - proposed" w:date="2026-10-15T08:04:55Z">
              <w:r>
                <w:rPr>
                  <w:rFonts w:ascii="Arial" w:cs="Arial" w:eastAsia="Arial" w:hAnsi="Arial"/>
                  <w:b/>
                  <w:bCs/>
                  <w:i w:val="false"/>
                  <w:iCs w:val="false"/>
                  <w:color w:val="000000"/>
                  <w:sz w:val="18"/>
                  <w:szCs w:val="18"/>
                </w:rPr>
                <w:t xml:space="preserve">evaluate how far one cause, the enhanced greenhouse effect, can account for</w:t>
              </w:r>
            </w:ins>
            <w:r>
              <w:rPr>
                <w:rFonts w:ascii="Arial" w:cs="Arial" w:eastAsia="Arial" w:hAnsi="Arial"/>
                <w:b/>
                <w:bCs/>
                <w:i w:val="false"/>
                <w:iCs w:val="false"/>
                <w:color w:val="000000"/>
                <w:sz w:val="18"/>
                <w:szCs w:val="18"/>
              </w:rPr>
              <w:t xml:space="preserve"> both the shrinking glacier and the farmer's experience</w:t>
            </w:r>
            <w:ins w:id="9009" w:author="Claude (AI) - proposed" w:date="2026-10-15T08:04:55Z">
              <w:r>
                <w:rPr>
                  <w:rFonts w:ascii="Arial" w:cs="Arial" w:eastAsia="Arial" w:hAnsi="Arial"/>
                  <w:b/>
                  <w:bCs/>
                  <w:i w:val="false"/>
                  <w:iCs w:val="false"/>
                  <w:color w:val="000000"/>
                  <w:sz w:val="18"/>
                  <w:szCs w:val="18"/>
                </w:rPr>
                <w:t xml:space="preserve">, and name one other factor that also affects Kenya's rainfall</w:t>
              </w:r>
            </w:ins>
            <w:r>
              <w:rPr>
                <w:rFonts w:ascii="Arial" w:cs="Arial" w:eastAsia="Arial" w:hAnsi="Arial"/>
                <w:b/>
                <w:bCs/>
                <w:i w:val="false"/>
                <w:iCs w:val="false"/>
                <w:color w:val="000000"/>
                <w:sz w:val="18"/>
                <w:szCs w:val="18"/>
              </w:rPr>
              <w:t xml:space="preserve">. Finally, explain why the ozone layer is not the main cause of either change.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Responding to the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driving question also asks what the physics can tell us about how to respond. (a) Using your causal chain, suggest two Kenyan actions and explain at which step of the chain each one acts. (b) Explain what the Montreal Protocol shows about how the world can respond to atmospheric damage. (c) Name one question about climate change that you still have after this unit.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5T08:04:55Z">
              <w:r>
                <w:rPr>
                  <w:rFonts w:ascii="Arial" w:cs="Arial" w:eastAsia="Arial" w:hAnsi="Arial"/>
                  <w:b w:val="false"/>
                  <w:bCs w:val="false"/>
                  <w:i w:val="false"/>
                  <w:iCs w:val="false"/>
                  <w:color w:val="000000"/>
                  <w:sz w:val="18"/>
                  <w:szCs w:val="18"/>
                </w:rPr>
                <w:delText xml:space="preserve">Uses</w:delText>
              </w:r>
            </w:del>
            <w:ins w:id="9011" w:author="Claude (AI) - proposed" w:date="2026-10-15T08:04:55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specific data from the lessons accurately, such as the glacier area of about 1.35 km² in 1934 falling to less than 0.20 km² in 2023</w:t>
            </w:r>
            <w:del w:id="9012" w:author="Claude (AI) - proposed" w:date="2026-10-15T08:04:55Z">
              <w:r>
                <w:rPr>
                  <w:rFonts w:ascii="Arial" w:cs="Arial" w:eastAsia="Arial" w:hAnsi="Arial"/>
                  <w:b w:val="false"/>
                  <w:bCs w:val="false"/>
                  <w:i w:val="false"/>
                  <w:iCs w:val="false"/>
                  <w:color w:val="000000"/>
                  <w:sz w:val="18"/>
                  <w:szCs w:val="18"/>
                </w:rPr>
                <w:delText xml:space="preserve">, the loss of over 90% of its mass since 1900</w:delText>
              </w:r>
            </w:del>
            <w:ins w:id="9013" w:author="Claude (AI) - proposed" w:date="2026-10-15T08:04:55Z">
              <w:r>
                <w:rPr>
                  <w:rFonts w:ascii="Arial" w:cs="Arial" w:eastAsia="Arial" w:hAnsi="Arial"/>
                  <w:b w:val="false"/>
                  <w:bCs w:val="false"/>
                  <w:i w:val="false"/>
                  <w:iCs w:val="false"/>
                  <w:color w:val="000000"/>
                  <w:sz w:val="18"/>
                  <w:szCs w:val="18"/>
                </w:rPr>
                <w:t xml:space="preserve"> (a loss of more than 85%)</w:t>
              </w:r>
            </w:ins>
            <w:r>
              <w:rPr>
                <w:rFonts w:ascii="Arial" w:cs="Arial" w:eastAsia="Arial" w:hAnsi="Arial"/>
                <w:b w:val="false"/>
                <w:bCs w:val="false"/>
                <w:i w:val="false"/>
                <w:iCs w:val="false"/>
                <w:color w:val="000000"/>
                <w:sz w:val="18"/>
                <w:szCs w:val="18"/>
              </w:rPr>
              <w:t xml:space="preserve">, the Embu farmer's testimony, the Keeling Curve and the PhET observations, and links each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4" w:author="Claude (AI) - proposed" w:date="2026-10-15T08:04:55Z">
              <w:r>
                <w:rPr>
                  <w:rFonts w:ascii="Arial" w:cs="Arial" w:eastAsia="Arial" w:hAnsi="Arial"/>
                  <w:b w:val="false"/>
                  <w:bCs w:val="false"/>
                  <w:i w:val="false"/>
                  <w:iCs w:val="false"/>
                  <w:color w:val="000000"/>
                  <w:sz w:val="18"/>
                  <w:szCs w:val="18"/>
                </w:rPr>
                <w:delText xml:space="preserve">Uses</w:delText>
              </w:r>
            </w:del>
            <w:ins w:id="9015" w:author="Claude (AI) - proposed" w:date="2026-10-15T08:04:55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evidence from the unit correctly but with limited detail or </w:t>
            </w:r>
            <w:del w:id="9016" w:author="Claude (AI) - proposed" w:date="2026-10-15T08:04:55Z">
              <w:r>
                <w:rPr>
                  <w:rFonts w:ascii="Arial" w:cs="Arial" w:eastAsia="Arial" w:hAnsi="Arial"/>
                  <w:b w:val="false"/>
                  <w:bCs w:val="false"/>
                  <w:i w:val="false"/>
                  <w:iCs w:val="false"/>
                  <w:color w:val="000000"/>
                  <w:sz w:val="18"/>
                  <w:szCs w:val="18"/>
                </w:rPr>
                <w:delText xml:space="preserve">missing a</w:delText>
              </w:r>
            </w:del>
            <w:ins w:id="9017" w:author="Claude (AI) - proposed" w:date="2026-10-15T08:04:55Z">
              <w:r>
                <w:rPr>
                  <w:rFonts w:ascii="Arial" w:cs="Arial" w:eastAsia="Arial" w:hAnsi="Arial"/>
                  <w:b w:val="false"/>
                  <w:bCs w:val="false"/>
                  <w:i w:val="false"/>
                  <w:iCs w:val="false"/>
                  <w:color w:val="000000"/>
                  <w:sz w:val="18"/>
                  <w:szCs w:val="18"/>
                </w:rPr>
                <w:t xml:space="preserve">a missing</w:t>
              </w:r>
            </w:ins>
            <w:r>
              <w:rPr>
                <w:rFonts w:ascii="Arial" w:cs="Arial" w:eastAsia="Arial" w:hAnsi="Arial"/>
                <w:b w:val="false"/>
                <w:bCs w:val="false"/>
                <w:i w:val="false"/>
                <w:iCs w:val="false"/>
                <w:color w:val="000000"/>
                <w:sz w:val="18"/>
                <w:szCs w:val="18"/>
              </w:rPr>
              <w:t xml:space="preserve"> number, and links most evidence to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8" w:author="Claude (AI) - proposed" w:date="2026-10-15T08:04:55Z">
              <w:r>
                <w:rPr>
                  <w:rFonts w:ascii="Arial" w:cs="Arial" w:eastAsia="Arial" w:hAnsi="Arial"/>
                  <w:b w:val="false"/>
                  <w:bCs w:val="false"/>
                  <w:i w:val="false"/>
                  <w:iCs w:val="false"/>
                  <w:color w:val="000000"/>
                  <w:sz w:val="18"/>
                  <w:szCs w:val="18"/>
                </w:rPr>
                <w:delText xml:space="preserve">Gives little or no</w:delText>
              </w:r>
            </w:del>
            <w:ins w:id="9019" w:author="Claude (AI) - proposed" w:date="2026-10-15T08:04:55Z">
              <w:r>
                <w:rPr>
                  <w:rFonts w:ascii="Arial" w:cs="Arial" w:eastAsia="Arial" w:hAnsi="Arial"/>
                  <w:b w:val="false"/>
                  <w:bCs w:val="false"/>
                  <w:i w:val="false"/>
                  <w:iCs w:val="false"/>
                  <w:color w:val="000000"/>
                  <w:sz w:val="18"/>
                  <w:szCs w:val="18"/>
                </w:rPr>
                <w:t xml:space="preserve">Approaches Expectations: gives little</w:t>
              </w:r>
            </w:ins>
            <w:r>
              <w:rPr>
                <w:rFonts w:ascii="Arial" w:cs="Arial" w:eastAsia="Arial" w:hAnsi="Arial"/>
                <w:b w:val="false"/>
                <w:bCs w:val="false"/>
                <w:i w:val="false"/>
                <w:iCs w:val="false"/>
                <w:color w:val="000000"/>
                <w:sz w:val="18"/>
                <w:szCs w:val="18"/>
              </w:rPr>
              <w:t xml:space="preserve"> evidence, or</w:t>
            </w:r>
            <w:ins w:id="9020" w:author="Claude (AI) - proposed" w:date="2026-10-15T08:04:55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evidence is inaccurate or not linked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 of the greenhouse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1" w:author="Claude (AI) - proposed" w:date="2026-10-15T08:04:55Z">
              <w:r>
                <w:rPr>
                  <w:rFonts w:ascii="Arial" w:cs="Arial" w:eastAsia="Arial" w:hAnsi="Arial"/>
                  <w:b w:val="false"/>
                  <w:bCs w:val="false"/>
                  <w:i w:val="false"/>
                  <w:iCs w:val="false"/>
                  <w:color w:val="000000"/>
                  <w:sz w:val="18"/>
                  <w:szCs w:val="18"/>
                </w:rPr>
                <w:delText xml:space="preserve">Correctly</w:delText>
              </w:r>
            </w:del>
            <w:ins w:id="9022" w:author="Claude (AI) - proposed" w:date="2026-10-15T08:04:55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traces shortwave radiation in, longwave infrared out, absorption and re-emission by greenhouse gases, and back-radiation, and clearly distinguishes the natural from the enhanced greenhouse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3" w:author="Claude (AI) - proposed" w:date="2026-10-15T08:04:55Z">
              <w:r>
                <w:rPr>
                  <w:rFonts w:ascii="Arial" w:cs="Arial" w:eastAsia="Arial" w:hAnsi="Arial"/>
                  <w:b w:val="false"/>
                  <w:bCs w:val="false"/>
                  <w:i w:val="false"/>
                  <w:iCs w:val="false"/>
                  <w:color w:val="000000"/>
                  <w:sz w:val="18"/>
                  <w:szCs w:val="18"/>
                </w:rPr>
                <w:delText xml:space="preserve">Describes</w:delText>
              </w:r>
            </w:del>
            <w:ins w:id="9024" w:author="Claude (AI) - proposed" w:date="2026-10-15T08:04:55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the main steps of the mechanism with minor gaps or imprecise terms, and mentions the natural and enhanced effects.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5T08:04:55Z">
              <w:r>
                <w:rPr>
                  <w:rFonts w:ascii="Arial" w:cs="Arial" w:eastAsia="Arial" w:hAnsi="Arial"/>
                  <w:b w:val="false"/>
                  <w:bCs w:val="false"/>
                  <w:i w:val="false"/>
                  <w:iCs w:val="false"/>
                  <w:color w:val="000000"/>
                  <w:sz w:val="18"/>
                  <w:szCs w:val="18"/>
                </w:rPr>
                <w:delText xml:space="preserve">Describes</w:delText>
              </w:r>
            </w:del>
            <w:ins w:id="9026" w:author="Claude (AI) - proposed" w:date="2026-10-15T08:04:55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warming in general terms, with missing steps or confusion between types of radiation.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chain and explanation of both phenomena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5T08:04:55Z">
              <w:r>
                <w:rPr>
                  <w:rFonts w:ascii="Arial" w:cs="Arial" w:eastAsia="Arial" w:hAnsi="Arial"/>
                  <w:b w:val="false"/>
                  <w:bCs w:val="false"/>
                  <w:i w:val="false"/>
                  <w:iCs w:val="false"/>
                  <w:color w:val="000000"/>
                  <w:sz w:val="18"/>
                  <w:szCs w:val="18"/>
                </w:rPr>
                <w:delText xml:space="preserve">Builds</w:delText>
              </w:r>
            </w:del>
            <w:ins w:id="9028" w:author="Claude (AI) - proposed" w:date="2026-10-15T08:04:55Z">
              <w:r>
                <w:rPr>
                  <w:rFonts w:ascii="Arial" w:cs="Arial" w:eastAsia="Arial" w:hAnsi="Arial"/>
                  <w:b w:val="false"/>
                  <w:bCs w:val="false"/>
                  <w:i w:val="false"/>
                  <w:iCs w:val="false"/>
                  <w:color w:val="000000"/>
                  <w:sz w:val="18"/>
                  <w:szCs w:val="18"/>
                </w:rPr>
                <w:t xml:space="preserve">Exceeds Expectations: builds</w:t>
              </w:r>
            </w:ins>
            <w:r>
              <w:rPr>
                <w:rFonts w:ascii="Arial" w:cs="Arial" w:eastAsia="Arial" w:hAnsi="Arial"/>
                <w:b w:val="false"/>
                <w:bCs w:val="false"/>
                <w:i w:val="false"/>
                <w:iCs w:val="false"/>
                <w:color w:val="000000"/>
                <w:sz w:val="18"/>
                <w:szCs w:val="18"/>
              </w:rPr>
              <w:t xml:space="preserve"> a complete connected chain from Kenyan human activity to greenhouse gas increase, to enhanced back-radiation, to warming, to glacier loss and altered rainfall, and </w:t>
            </w:r>
            <w:del w:id="9029" w:author="Claude (AI) - proposed" w:date="2026-10-15T08:04:55Z">
              <w:r>
                <w:rPr>
                  <w:rFonts w:ascii="Arial" w:cs="Arial" w:eastAsia="Arial" w:hAnsi="Arial"/>
                  <w:b w:val="false"/>
                  <w:bCs w:val="false"/>
                  <w:i w:val="false"/>
                  <w:iCs w:val="false"/>
                  <w:color w:val="000000"/>
                  <w:sz w:val="18"/>
                  <w:szCs w:val="18"/>
                </w:rPr>
                <w:delText xml:space="preserve">explains why</w:delText>
              </w:r>
            </w:del>
            <w:ins w:id="9030" w:author="Claude (AI) - proposed" w:date="2026-10-15T08:04:55Z">
              <w:r>
                <w:rPr>
                  <w:rFonts w:ascii="Arial" w:cs="Arial" w:eastAsia="Arial" w:hAnsi="Arial"/>
                  <w:b w:val="false"/>
                  <w:bCs w:val="false"/>
                  <w:i w:val="false"/>
                  <w:iCs w:val="false"/>
                  <w:color w:val="000000"/>
                  <w:sz w:val="18"/>
                  <w:szCs w:val="18"/>
                </w:rPr>
                <w:t xml:space="preserve">weighs how far</w:t>
              </w:r>
            </w:ins>
            <w:r>
              <w:rPr>
                <w:rFonts w:ascii="Arial" w:cs="Arial" w:eastAsia="Arial" w:hAnsi="Arial"/>
                <w:b w:val="false"/>
                <w:bCs w:val="false"/>
                <w:i w:val="false"/>
                <w:iCs w:val="false"/>
                <w:color w:val="000000"/>
                <w:sz w:val="18"/>
                <w:szCs w:val="18"/>
              </w:rPr>
              <w:t xml:space="preserve"> one cause accounts for both</w:t>
            </w:r>
            <w:ins w:id="9031" w:author="Claude (AI) - proposed" w:date="2026-10-15T08:04:55Z">
              <w:r>
                <w:rPr>
                  <w:rFonts w:ascii="Arial" w:cs="Arial" w:eastAsia="Arial" w:hAnsi="Arial"/>
                  <w:b w:val="false"/>
                  <w:bCs w:val="false"/>
                  <w:i w:val="false"/>
                  <w:iCs w:val="false"/>
                  <w:color w:val="000000"/>
                  <w:sz w:val="18"/>
                  <w:szCs w:val="18"/>
                </w:rPr>
                <w:t xml:space="preserve">, naming another factor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5T08:04:55Z">
              <w:r>
                <w:rPr>
                  <w:rFonts w:ascii="Arial" w:cs="Arial" w:eastAsia="Arial" w:hAnsi="Arial"/>
                  <w:b w:val="false"/>
                  <w:bCs w:val="false"/>
                  <w:i w:val="false"/>
                  <w:iCs w:val="false"/>
                  <w:color w:val="000000"/>
                  <w:sz w:val="18"/>
                  <w:szCs w:val="18"/>
                </w:rPr>
                <w:delText xml:space="preserve">Builds</w:delText>
              </w:r>
            </w:del>
            <w:ins w:id="9033" w:author="Claude (AI) - proposed" w:date="2026-10-15T08:04:55Z">
              <w:r>
                <w:rPr>
                  <w:rFonts w:ascii="Arial" w:cs="Arial" w:eastAsia="Arial" w:hAnsi="Arial"/>
                  <w:b w:val="false"/>
                  <w:bCs w:val="false"/>
                  <w:i w:val="false"/>
                  <w:iCs w:val="false"/>
                  <w:color w:val="000000"/>
                  <w:sz w:val="18"/>
                  <w:szCs w:val="18"/>
                </w:rPr>
                <w:t xml:space="preserve">Meets Expectations: builds</w:t>
              </w:r>
            </w:ins>
            <w:r>
              <w:rPr>
                <w:rFonts w:ascii="Arial" w:cs="Arial" w:eastAsia="Arial" w:hAnsi="Arial"/>
                <w:b w:val="false"/>
                <w:bCs w:val="false"/>
                <w:i w:val="false"/>
                <w:iCs w:val="false"/>
                <w:color w:val="000000"/>
                <w:sz w:val="18"/>
                <w:szCs w:val="18"/>
              </w:rPr>
              <w:t xml:space="preserve"> a mostly complete chain with one step missing or weakly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5T08:04:55Z">
              <w:r>
                <w:rPr>
                  <w:rFonts w:ascii="Arial" w:cs="Arial" w:eastAsia="Arial" w:hAnsi="Arial"/>
                  <w:b w:val="false"/>
                  <w:bCs w:val="false"/>
                  <w:i w:val="false"/>
                  <w:iCs w:val="false"/>
                  <w:color w:val="000000"/>
                  <w:sz w:val="18"/>
                  <w:szCs w:val="18"/>
                </w:rPr>
                <w:delText xml:space="preserve">Gives</w:delText>
              </w:r>
            </w:del>
            <w:ins w:id="9035" w:author="Claude (AI) - proposed" w:date="2026-10-15T08:04:55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isolated statements without a connected chain, or explains only one of the two phenomena.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ideas (ozone, correlation,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5T08:04:55Z">
              <w:r>
                <w:rPr>
                  <w:rFonts w:ascii="Arial" w:cs="Arial" w:eastAsia="Arial" w:hAnsi="Arial"/>
                  <w:b w:val="false"/>
                  <w:bCs w:val="false"/>
                  <w:i w:val="false"/>
                  <w:iCs w:val="false"/>
                  <w:color w:val="000000"/>
                  <w:sz w:val="18"/>
                  <w:szCs w:val="18"/>
                </w:rPr>
                <w:delText xml:space="preserve">Clearly</w:delText>
              </w:r>
            </w:del>
            <w:ins w:id="9037" w:author="Claude (AI) - proposed" w:date="2026-10-15T08:04:55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separates ozone depletion from the greenhouse effect</w:t>
            </w:r>
            <w:ins w:id="9038" w:author="Claude (AI) - proposed" w:date="2026-10-15T08:04:5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the correlation shown in data from the explanation by physics.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5T08:04:55Z">
              <w:r>
                <w:rPr>
                  <w:rFonts w:ascii="Arial" w:cs="Arial" w:eastAsia="Arial" w:hAnsi="Arial"/>
                  <w:b w:val="false"/>
                  <w:bCs w:val="false"/>
                  <w:i w:val="false"/>
                  <w:iCs w:val="false"/>
                  <w:color w:val="000000"/>
                  <w:sz w:val="18"/>
                  <w:szCs w:val="18"/>
                </w:rPr>
                <w:delText xml:space="preserve">Separates</w:delText>
              </w:r>
            </w:del>
            <w:ins w:id="9040" w:author="Claude (AI) - proposed" w:date="2026-10-15T08:04:55Z">
              <w:r>
                <w:rPr>
                  <w:rFonts w:ascii="Arial" w:cs="Arial" w:eastAsia="Arial" w:hAnsi="Arial"/>
                  <w:b w:val="false"/>
                  <w:bCs w:val="false"/>
                  <w:i w:val="false"/>
                  <w:iCs w:val="false"/>
                  <w:color w:val="000000"/>
                  <w:sz w:val="18"/>
                  <w:szCs w:val="18"/>
                </w:rPr>
                <w:t xml:space="preserve">Meets Expectations: separates</w:t>
              </w:r>
            </w:ins>
            <w:r>
              <w:rPr>
                <w:rFonts w:ascii="Arial" w:cs="Arial" w:eastAsia="Arial" w:hAnsi="Arial"/>
                <w:b w:val="false"/>
                <w:bCs w:val="false"/>
                <w:i w:val="false"/>
                <w:iCs w:val="false"/>
                <w:color w:val="000000"/>
                <w:sz w:val="18"/>
                <w:szCs w:val="18"/>
              </w:rPr>
              <w:t xml:space="preserve"> these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5T08:04:55Z">
              <w:r>
                <w:rPr>
                  <w:rFonts w:ascii="Arial" w:cs="Arial" w:eastAsia="Arial" w:hAnsi="Arial"/>
                  <w:b w:val="false"/>
                  <w:bCs w:val="false"/>
                  <w:i w:val="false"/>
                  <w:iCs w:val="false"/>
                  <w:color w:val="000000"/>
                  <w:sz w:val="18"/>
                  <w:szCs w:val="18"/>
                </w:rPr>
                <w:delText xml:space="preserve">Confuses</w:delText>
              </w:r>
            </w:del>
            <w:ins w:id="9042" w:author="Claude (AI) - proposed" w:date="2026-10-15T08:04:55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ozone depletion with the greenhouse effect or treats correlation as the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Responses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5T08:04:55Z">
              <w:r>
                <w:rPr>
                  <w:rFonts w:ascii="Arial" w:cs="Arial" w:eastAsia="Arial" w:hAnsi="Arial"/>
                  <w:b w:val="false"/>
                  <w:bCs w:val="false"/>
                  <w:i w:val="false"/>
                  <w:iCs w:val="false"/>
                  <w:color w:val="000000"/>
                  <w:sz w:val="18"/>
                  <w:szCs w:val="18"/>
                </w:rPr>
                <w:delText xml:space="preserve">Suggests Kenyan responses placed</w:delText>
              </w:r>
            </w:del>
            <w:ins w:id="9044" w:author="Claude (AI) - proposed" w:date="2026-10-15T08:04:55Z">
              <w:r>
                <w:rPr>
                  <w:rFonts w:ascii="Arial" w:cs="Arial" w:eastAsia="Arial" w:hAnsi="Arial"/>
                  <w:b w:val="false"/>
                  <w:bCs w:val="false"/>
                  <w:i w:val="false"/>
                  <w:iCs w:val="false"/>
                  <w:color w:val="000000"/>
                  <w:sz w:val="18"/>
                  <w:szCs w:val="18"/>
                </w:rPr>
                <w:t xml:space="preserve">Exceeds Expectations: places Kenyan responses</w:t>
              </w:r>
            </w:ins>
            <w:r>
              <w:rPr>
                <w:rFonts w:ascii="Arial" w:cs="Arial" w:eastAsia="Arial" w:hAnsi="Arial"/>
                <w:b w:val="false"/>
                <w:bCs w:val="false"/>
                <w:i w:val="false"/>
                <w:iCs w:val="false"/>
                <w:color w:val="000000"/>
                <w:sz w:val="18"/>
                <w:szCs w:val="18"/>
              </w:rPr>
              <w:t xml:space="preserve"> at the correct step of the chain</w:t>
            </w:r>
            <w:ins w:id="9045" w:author="Claude (AI) - proposed" w:date="2026-10-15T08:04:55Z">
              <w:r>
                <w:rPr>
                  <w:rFonts w:ascii="Arial" w:cs="Arial" w:eastAsia="Arial" w:hAnsi="Arial"/>
                  <w:b w:val="false"/>
                  <w:bCs w:val="false"/>
                  <w:i w:val="false"/>
                  <w:iCs w:val="false"/>
                  <w:color w:val="000000"/>
                  <w:sz w:val="18"/>
                  <w:szCs w:val="18"/>
                </w:rPr>
                <w:t xml:space="preserve">, separates mitigation from adaptation</w:t>
              </w:r>
            </w:ins>
            <w:r>
              <w:rPr>
                <w:rFonts w:ascii="Arial" w:cs="Arial" w:eastAsia="Arial" w:hAnsi="Arial"/>
                <w:b w:val="false"/>
                <w:bCs w:val="false"/>
                <w:i w:val="false"/>
                <w:iCs w:val="false"/>
                <w:color w:val="000000"/>
                <w:sz w:val="18"/>
                <w:szCs w:val="18"/>
              </w:rPr>
              <w:t xml:space="preserve">, uses the Montreal Protocol as evidence, and writes clearly with correct scientific terms and a relevant open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6" w:author="Claude (AI) - proposed" w:date="2026-10-15T08:04:55Z">
              <w:r>
                <w:rPr>
                  <w:rFonts w:ascii="Arial" w:cs="Arial" w:eastAsia="Arial" w:hAnsi="Arial"/>
                  <w:b w:val="false"/>
                  <w:bCs w:val="false"/>
                  <w:i w:val="false"/>
                  <w:iCs w:val="false"/>
                  <w:color w:val="000000"/>
                  <w:sz w:val="18"/>
                  <w:szCs w:val="18"/>
                </w:rPr>
                <w:delText xml:space="preserve">Suggests</w:delText>
              </w:r>
            </w:del>
            <w:ins w:id="9047" w:author="Claude (AI) - proposed" w:date="2026-10-15T08:04:55Z">
              <w:r>
                <w:rPr>
                  <w:rFonts w:ascii="Arial" w:cs="Arial" w:eastAsia="Arial" w:hAnsi="Arial"/>
                  <w:b w:val="false"/>
                  <w:bCs w:val="false"/>
                  <w:i w:val="false"/>
                  <w:iCs w:val="false"/>
                  <w:color w:val="000000"/>
                  <w:sz w:val="18"/>
                  <w:szCs w:val="18"/>
                </w:rPr>
                <w:t xml:space="preserve">Meets Expectations: suggests</w:t>
              </w:r>
            </w:ins>
            <w:r>
              <w:rPr>
                <w:rFonts w:ascii="Arial" w:cs="Arial" w:eastAsia="Arial" w:hAnsi="Arial"/>
                <w:b w:val="false"/>
                <w:bCs w:val="false"/>
                <w:i w:val="false"/>
                <w:iCs w:val="false"/>
                <w:color w:val="000000"/>
                <w:sz w:val="18"/>
                <w:szCs w:val="18"/>
              </w:rPr>
              <w:t xml:space="preserve"> reasonable responses with limited link to the chain and mostly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5T08:04:55Z">
              <w:r>
                <w:rPr>
                  <w:rFonts w:ascii="Arial" w:cs="Arial" w:eastAsia="Arial" w:hAnsi="Arial"/>
                  <w:b w:val="false"/>
                  <w:bCs w:val="false"/>
                  <w:i w:val="false"/>
                  <w:iCs w:val="false"/>
                  <w:color w:val="000000"/>
                  <w:sz w:val="18"/>
                  <w:szCs w:val="18"/>
                </w:rPr>
                <w:delText xml:space="preserve">Gives</w:delText>
              </w:r>
            </w:del>
            <w:ins w:id="9049" w:author="Claude (AI) - proposed" w:date="2026-10-15T08:04:55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vague responses or unclear writing with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8wjmrykqavcopdzwgwt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4fj83ctmk0-vx02enwz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4dbu4vdxwyzufhmtqps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8wjmrykqavcopdzwgwth" Type="http://schemas.openxmlformats.org/officeDocument/2006/relationships/hyperlink" Target="https://creativecommons.org/licenses/by-nc/4.0/" TargetMode="External"/><Relationship Id="rIdf4fj83ctmk0-vx02enwzm" Type="http://schemas.openxmlformats.org/officeDocument/2006/relationships/hyperlink" Target="https://creativecommons.org/licenses/by-nc/4.0/" TargetMode="External"/><Relationship Id="rIdn4dbu4vdxwyzufhmtqps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2026-10-15T08:04:54.146Z</dcterms:created>
  <dcterms:modified xsi:type="dcterms:W3CDTF">2026-10-15T08:04:54.146Z</dcterms:modified>
</cp:coreProperties>
</file>

<file path=docProps/custom.xml><?xml version="1.0" encoding="utf-8"?>
<Properties xmlns="http://schemas.openxmlformats.org/officeDocument/2006/custom-properties" xmlns:vt="http://schemas.openxmlformats.org/officeDocument/2006/docPropsVTypes"/>
</file>