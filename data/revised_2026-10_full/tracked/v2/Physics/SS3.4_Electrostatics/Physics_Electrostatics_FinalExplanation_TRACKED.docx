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ELECTROSTATICS (3.4)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 Write your own Final Explanation of the mysterious balloon. Use evidence from your lessons: the balloon-and-hair data (20 strokes, hair rising about 5 cm, balloon sticking to the wall for about 3 minutes, paper pieces jumping at about 2 cm), the rods and strips, the triboelectric order, the conduction test, the electroscope readings, and the humidity data from Nairobi and Mombasa. Answer each section in full sentences. Use the words electric charge, electron transfer, electrostatic force, conductor, insulator, induction and earthing correctly. Draw labelled particle-level diagrams where asked. Say which lesson or observation each piece of evidence comes from. Remember that only electrons move in solids.</w:t>
            </w:r>
            <w:ins w:id="9001" w:author="Claude (AI) - proposed" w:date="2026-10-15T08:04:50Z">
              <w:r>
                <w:rPr>
                  <w:rFonts w:ascii="Arial" w:cs="Arial" w:eastAsia="Arial" w:hAnsi="Arial"/>
                  <w:b w:val="false"/>
                  <w:bCs w:val="false"/>
                  <w:i w:val="false"/>
                  <w:iCs w:val="false"/>
                  <w:color w:val="000000"/>
                  <w:sz w:val="18"/>
                  <w:szCs w:val="18"/>
                </w:rPr>
                <w:t xml:space="preserve"> You may show part of your answer in labelled drawings or explain it aloud to your teacher, and you may plan in Kiswahili first before writing in English.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electric charges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the balloon-and-hair phenomenon in Lesson 1 in your own words. Then explain where the electric charges on the balloon and hair come from. In your answer: (a) describe what atoms contain and why a normal atom is neutral, using the charge values you met; (b) explain what happens to electrons and protons when the balloon is rubbed on dry hair; (c) use the triboelectric order to say why the balloon becomes negative and the hair positive; (d) explain why we say charge is conserved and not created, using the number of electrons moved and the number of atoms in a balloon.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does the balloon attract or repel? Hair, balloon and the rule of forces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why (a) the two rubbed balloons on threads pushed apart, and (b) the hair strands rise and are pulled toward the balloon. Use the results from the rods and strips (polythene strip and perspex rod) as evidence for the rule you use. Then explain why the balloon keeps its charge for about 3 minutes on a dry day rather than losing it at once, using what you found in the conduction test with the 3 V cell and bulb. Name the type of force involved.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 neutral paper and the wall get attracted? Contact, induction and earthing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paper pieces and the wall are neutral, yet the balloon attracts them. (a) Using a particle-level diagram and words, explain why neutral paper and wall are attracted but never repelled. (b) Explain why some paper pieces fall off after touching the balloon, using what you saw with the electroscope and the polythene strip touching the cap. (c) Compare charging by contact with charging by induction with earthing: which sign does each give, and what does earthing do? Use the electroscope observations as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Charge on conductors, sparks, humidity and detecting charge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Using the proof-plane and electroscope readings (hollow metal can; pear-shaped conductor), explain where charge sits on a conductor. Then explain how this accounts for the small shock felt on a dry Nairobi day (for example, Wanjiru's shock after combing her hair) and for lightning conductors in Kericho and Kisumu. (b) Explain why Amina's balloon hardly works in Mombasa but works well in dry Nairobi, using the humidity figures. (c) Explain how a gold-leaf electroscope shows that the balloon is charged, how you can tell the sign of a charge, and what a bigger leaf angle tells you.</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and your complete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applications from lightning conductors in Kericho and Kisumu, fuel tanker earthing at Nairobi petrol depots, photocopiers, and electrostatic precipitators at Athi River cement factories. For each one, explain which electrostatics idea from the unit it uses. (b) Now write a short, connected answer to the Driving Question: Where do electric charges come from? Why does a rubbed balloon attract or repel other objects? Include hair, the wall, paper, humidity, and how your thinking changed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 of charge (electron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charges come from electrons already in atoms, that electrons move from hair to latex and protons stay put, uses the triboelectric order and the 1 nC, 6 x 10^9 electrons, 10^23 atoms figures, and states that charge is transferred, not created.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electrons transfer from hair to balloon so the balloon is negative and hair positive, and mentions that charge is conserved, but gives few or no numbers or no reason from the triboelectric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that rubbing creates charge or does not say what moves, or mixes up which object is positive and which is negative.</w:t>
            </w:r>
            <w:ins w:id="9005"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Attraction and repulsion, including neutral objects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like-repel and unlike-attract with evidence from the rods and strips, and explains attraction of neutral paper and wall by induction (charge separation, nearer charge attracts more), with a labelled particle diagram and the point that neutral objects are never repelled.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the rule to balloons and hair and mentions that neutral objects are attracted because of charge separation, but with limited detail or no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Only describes attraction and repulsion without giving a cause, or says that neutral objects are repelled or that positive charge moves.</w:t>
            </w:r>
            <w:ins w:id="9009"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insulators, charging methods and distribution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Correctly states the difference between conductors and insulators and between contact and induction, and gives some of the readings, with some gaps in explaining distribution or earthing.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conductors with insulators or contact with induction, or gives no use of the readings.</w:t>
            </w:r>
            <w:ins w:id="9013"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humidity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electroscope (same sign on leaf and stem, bigger angle means more charge, sign test, earthing), explains humidity using 35% and 80% and the 3 minutes against under 30 seconds figures, and links two applications to the correct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how the electroscope detects charge and mentions humidity and one application correctly, with few data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how the electroscope works or the effect of humidity, or applications are not linked to electrostatics ideas.</w:t>
            </w:r>
            <w:ins w:id="9017"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vocabulary and coherence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8:04: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data and lesson evidence, uses terms such as electric charge, electrostatic force, discharge, earthing and induction accurately, and gives a connected final answer that shows how the Lesson 1 model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08:04: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evidence and terms correctly and gives a mostly connected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08:04: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evidence or incorrect terms such as static electricity as an explanation, and the answer is disconnected.</w:t>
            </w:r>
            <w:ins w:id="9021" w:author="Claude (AI) - proposed" w:date="2026-10-15T08:04:50Z">
              <w:r>
                <w:rPr>
                  <w:rFonts w:ascii="Arial" w:cs="Arial" w:eastAsia="Arial" w:hAnsi="Arial"/>
                  <w:b w:val="false"/>
                  <w:bCs w:val="false"/>
                  <w:i w:val="false"/>
                  <w:iCs w:val="false"/>
                  <w:color w:val="000000"/>
                  <w:sz w:val="18"/>
                  <w:szCs w:val="18"/>
                </w:rPr>
                <w:t xml:space="preserve"> If none of this is shown, the work is at the Below Expectations level.</w:t>
              </w:r>
            </w:ins>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6ljuen9ztba5cymxpcr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pn-suokphquelnusp0y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rqr_7caaqym8vxuh5cc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6ljuen9ztba5cymxpcr1" Type="http://schemas.openxmlformats.org/officeDocument/2006/relationships/hyperlink" Target="https://creativecommons.org/licenses/by-nc/4.0/" TargetMode="External"/><Relationship Id="rIdvpn-suokphquelnusp0yd" Type="http://schemas.openxmlformats.org/officeDocument/2006/relationships/hyperlink" Target="https://creativecommons.org/licenses/by-nc/4.0/" TargetMode="External"/><Relationship Id="rIdirqr_7caaqym8vxuh5cc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2026-10-15T08:04:50.007Z</dcterms:created>
  <dcterms:modified xsi:type="dcterms:W3CDTF">2026-10-15T08:04:50.007Z</dcterms:modified>
</cp:coreProperties>
</file>

<file path=docProps/custom.xml><?xml version="1.0" encoding="utf-8"?>
<Properties xmlns="http://schemas.openxmlformats.org/officeDocument/2006/custom-properties" xmlns:vt="http://schemas.openxmlformats.org/officeDocument/2006/docPropsVTypes"/>
</file>