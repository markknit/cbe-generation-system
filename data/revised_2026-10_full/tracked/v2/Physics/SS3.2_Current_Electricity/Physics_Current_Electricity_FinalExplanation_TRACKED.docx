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3.2 CURRENT ELECTRICITY</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12. Answer each question in the space under it, using your own words, the evidence and measurements from our bench demos (9 V pack, three identical 9 V, 2.7 W, 30 Ω bulbs) and the Nairobi classroom</w:t>
            </w:r>
            <w:ins w:id="9001" w:author="Claude (AI) - proposed" w:date="2026-10-18T00:32:28Z">
              <w:r>
                <w:rPr>
                  <w:rFonts w:ascii="Arial" w:cs="Arial" w:eastAsia="Arial" w:hAnsi="Arial"/>
                  <w:b w:val="false"/>
                  <w:bCs w:val="false"/>
                  <w:i w:val="false"/>
                  <w:iCs w:val="false"/>
                  <w:color w:val="000000"/>
                  <w:sz w:val="18"/>
                  <w:szCs w:val="18"/>
                </w:rPr>
                <w:t xml:space="preserve">. Use your Summary Tables from Lessons 1 to 11 to find your evidence</w:t>
              </w:r>
            </w:ins>
            <w:r>
              <w:rPr>
                <w:rFonts w:ascii="Arial" w:cs="Arial" w:eastAsia="Arial" w:hAnsi="Arial"/>
                <w:b w:val="false"/>
                <w:bCs w:val="false"/>
                <w:i w:val="false"/>
                <w:iCs w:val="false"/>
                <w:color w:val="000000"/>
                <w:sz w:val="18"/>
                <w:szCs w:val="18"/>
              </w:rPr>
              <w:t xml:space="preserve">. Show every calculation step with units. Use the terms 'in series', 'in parallel', 'potential difference (p.d.)' and 'e.m.f.' correctly. Remember that an ammeter is connected in series and a voltmeter in parallel. Your final answer should connect back to the 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other tubes stay lit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Nairobi evening prep class, four fluorescent tubes share the 240 V mains and one tube blows. (a) How are the tubes connected, and what happens to the other three? (b) </w:t>
            </w:r>
            <w:del w:id="9002" w:author="Claude (AI) - proposed" w:date="2026-10-18T00:32:28Z">
              <w:r>
                <w:rPr>
                  <w:rFonts w:ascii="Arial" w:cs="Arial" w:eastAsia="Arial" w:hAnsi="Arial"/>
                  <w:b/>
                  <w:bCs/>
                  <w:i w:val="false"/>
                  <w:iCs w:val="false"/>
                  <w:color w:val="000000"/>
                  <w:sz w:val="18"/>
                  <w:szCs w:val="18"/>
                </w:rPr>
                <w:delText xml:space="preserve">Using what you learned about closed loops, p.d. and current, explain</w:delText>
              </w:r>
            </w:del>
            <w:ins w:id="9003" w:author="Claude (AI) - proposed" w:date="2026-10-18T00:32:28Z">
              <w:r>
                <w:rPr>
                  <w:rFonts w:ascii="Arial" w:cs="Arial" w:eastAsia="Arial" w:hAnsi="Arial"/>
                  <w:b/>
                  <w:bCs/>
                  <w:i w:val="false"/>
                  <w:iCs w:val="false"/>
                  <w:color w:val="000000"/>
                  <w:sz w:val="18"/>
                  <w:szCs w:val="18"/>
                </w:rPr>
                <w:t xml:space="preserve">Explain</w:t>
              </w:r>
            </w:ins>
            <w:r>
              <w:rPr>
                <w:rFonts w:ascii="Arial" w:cs="Arial" w:eastAsia="Arial" w:hAnsi="Arial"/>
                <w:b/>
                <w:bCs/>
                <w:i w:val="false"/>
                <w:iCs w:val="false"/>
                <w:color w:val="000000"/>
                <w:sz w:val="18"/>
                <w:szCs w:val="18"/>
              </w:rPr>
              <w:t xml:space="preserve"> why the other three tubes are not affected. (c) Each tube is 36 W on 240 V. Calculate the current in one tube, the current for all four tubes, and the current from the supply after one tube blows. (d) Compare this with an old Christmas-light string in which one bulb fails: what happens,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series bulbs are dim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Otieno connected three identical 9 V, 2.7 W, 30 Ω bulbs in series to the 9 V battery pack. Wanjiru asked why they glow dim. (a) Calculate the total resistance of the circuit. (b) Calculate the current in the circuit and say what an ammeter would read at different points in the loop. (c) Calculate the p.d. across each bulb and show how the p.d.s relate to the e.m.f. of the pack. (d) Calculate the power in each bulb and use it to explain why they are dim. (e) What happens if one bulb is removed,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 parallel bulbs are bright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the three identical bulbs are connected in parallel to the same 9 V pack. (a) What p.d. is across each bulb, and what current flows in each branch? (b) What current comes from the battery, and what is the effective resistance of the circuit? Show it using 1/R = 1/R1 + 1/R2 + 1/R3. (c) Calculate the power in each bulb and compare it with a series bulb. (d) One bulb is removed. What are the p.d. and current in each remaining bulb, and what is the battery current now? (e) Kipchirchir predicted that the battery is used up faster in parallel. Is he right? Use your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Energy, cost and safe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school wants to light the Nairobi classroom with the four 36 W tubes in parallel on 240 V mains. (a) Calculate the energy used by the four tubes in 5 hours in kWh and the cost at KSh 25 per kWh. (b) A 60 W filament bulb and a 9 W LED are each used for 5 hours. Compare the energy used and the cost of each. (c) Achieng's family in Kisumu has a 12 V solar home system. Say how its lights should be connected so that one failed bulb does not put out the others, and why. (d) A kettle (3000 W) and a heater (2000 W) are plugged into one 240 V socket with a 13 A fuse. Calculate what happens and explain why. (e) Describe the safety devices that your classroom circuit should have.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final explanation that answers the driving question: Why do the other tubes stay lit when one blows out, and why do bulbs connected in series glow dimmer than identical bulbs connected in parallel to the same battery? Use evidence from at least three of our lessons (for example the current and p.d. measurements, Ohm's law, and resistance in series and in parallel). Then state one idea in your Lesson 1 model that you now want to change, and say how you would change it. Finally, say how this helps you answer the KICD questions: how </w:t>
            </w:r>
            <w:del w:id="9004" w:author="Claude (AI) - proposed" w:date="2026-10-18T00:32:28Z">
              <w:r>
                <w:rPr>
                  <w:rFonts w:ascii="Arial" w:cs="Arial" w:eastAsia="Arial" w:hAnsi="Arial"/>
                  <w:b/>
                  <w:bCs/>
                  <w:i w:val="false"/>
                  <w:iCs w:val="false"/>
                  <w:color w:val="000000"/>
                  <w:sz w:val="18"/>
                  <w:szCs w:val="18"/>
                </w:rPr>
                <w:delText xml:space="preserve">do we determine the relationship between current, p.d. and resistance, and how </w:delText>
              </w:r>
            </w:del>
            <w:r>
              <w:rPr>
                <w:rFonts w:ascii="Arial" w:cs="Arial" w:eastAsia="Arial" w:hAnsi="Arial"/>
                <w:b/>
                <w:bCs/>
                <w:i w:val="false"/>
                <w:iCs w:val="false"/>
                <w:color w:val="000000"/>
                <w:sz w:val="18"/>
                <w:szCs w:val="18"/>
              </w:rPr>
              <w:t xml:space="preserve">is current electricity </w:t>
            </w:r>
            <w:del w:id="9005" w:author="Claude (AI) - proposed" w:date="2026-10-18T00:32:28Z">
              <w:r>
                <w:rPr>
                  <w:rFonts w:ascii="Arial" w:cs="Arial" w:eastAsia="Arial" w:hAnsi="Arial"/>
                  <w:b/>
                  <w:bCs/>
                  <w:i w:val="false"/>
                  <w:iCs w:val="false"/>
                  <w:color w:val="000000"/>
                  <w:sz w:val="18"/>
                  <w:szCs w:val="18"/>
                </w:rPr>
                <w:delText xml:space="preserve">applied in</w:delText>
              </w:r>
            </w:del>
            <w:ins w:id="9006" w:author="Claude (AI) - proposed" w:date="2026-10-18T00:32:28Z">
              <w:r>
                <w:rPr>
                  <w:rFonts w:ascii="Arial" w:cs="Arial" w:eastAsia="Arial" w:hAnsi="Arial"/>
                  <w:b/>
                  <w:bCs/>
                  <w:i w:val="false"/>
                  <w:iCs w:val="false"/>
                  <w:color w:val="000000"/>
                  <w:sz w:val="18"/>
                  <w:szCs w:val="18"/>
                </w:rPr>
                <w:t xml:space="preserve">applicable in our</w:t>
              </w:r>
            </w:ins>
            <w:r>
              <w:rPr>
                <w:rFonts w:ascii="Arial" w:cs="Arial" w:eastAsia="Arial" w:hAnsi="Arial"/>
                <w:b/>
                <w:bCs/>
                <w:i w:val="false"/>
                <w:iCs w:val="false"/>
                <w:color w:val="000000"/>
                <w:sz w:val="18"/>
                <w:szCs w:val="18"/>
              </w:rPr>
              <w:t xml:space="preserve"> day-to-day life</w:t>
            </w:r>
            <w:ins w:id="9007" w:author="Claude (AI) - proposed" w:date="2026-10-18T00:32:28Z">
              <w:r>
                <w:rPr>
                  <w:rFonts w:ascii="Arial" w:cs="Arial" w:eastAsia="Arial" w:hAnsi="Arial"/>
                  <w:b/>
                  <w:bCs/>
                  <w:i w:val="false"/>
                  <w:iCs w:val="false"/>
                  <w:color w:val="000000"/>
                  <w:sz w:val="18"/>
                  <w:szCs w:val="18"/>
                </w:rPr>
                <w:t xml:space="preserve">, and why are resistors used in electrical circuits</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32:28Z">
              <w:r>
                <w:rPr>
                  <w:rFonts w:ascii="Arial" w:cs="Arial" w:eastAsia="Arial" w:hAnsi="Arial"/>
                  <w:b w:val="false"/>
                  <w:bCs w:val="false"/>
                  <w:i w:val="false"/>
                  <w:iCs w:val="false"/>
                  <w:color w:val="000000"/>
                  <w:sz w:val="18"/>
                  <w:szCs w:val="18"/>
                </w:rPr>
                <w:delText xml:space="preserve">Uses</w:delText>
              </w:r>
            </w:del>
            <w:ins w:id="9009" w:author="Claude (AI) - proposed" w:date="2026-10-18T00:32:28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exact values from the demos and classroom (90 Ω, 10 Ω, 0.10 A, 0.30 A, 3.0 V, 9.0 V, 0.30 W, 2.7 W, 0.15 A, 0.60 A, 0.45 A) accurately and links </w:t>
            </w:r>
            <w:del w:id="9010" w:author="Claude (AI) - proposed" w:date="2026-10-18T00:32:28Z">
              <w:r>
                <w:rPr>
                  <w:rFonts w:ascii="Arial" w:cs="Arial" w:eastAsia="Arial" w:hAnsi="Arial"/>
                  <w:b w:val="false"/>
                  <w:bCs w:val="false"/>
                  <w:i w:val="false"/>
                  <w:iCs w:val="false"/>
                  <w:color w:val="000000"/>
                  <w:sz w:val="18"/>
                  <w:szCs w:val="18"/>
                </w:rPr>
                <w:delText xml:space="preserve">them to claims</w:delText>
              </w:r>
            </w:del>
            <w:ins w:id="9011" w:author="Claude (AI) - proposed" w:date="2026-10-18T00:32:28Z">
              <w:r>
                <w:rPr>
                  <w:rFonts w:ascii="Arial" w:cs="Arial" w:eastAsia="Arial" w:hAnsi="Arial"/>
                  <w:b w:val="false"/>
                  <w:bCs w:val="false"/>
                  <w:i w:val="false"/>
                  <w:iCs w:val="false"/>
                  <w:color w:val="000000"/>
                  <w:sz w:val="18"/>
                  <w:szCs w:val="18"/>
                </w:rPr>
                <w:t xml:space="preserve">every one to a claim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8T00:32:28Z">
              <w:r>
                <w:rPr>
                  <w:rFonts w:ascii="Arial" w:cs="Arial" w:eastAsia="Arial" w:hAnsi="Arial"/>
                  <w:b w:val="false"/>
                  <w:bCs w:val="false"/>
                  <w:i w:val="false"/>
                  <w:iCs w:val="false"/>
                  <w:color w:val="000000"/>
                  <w:sz w:val="18"/>
                  <w:szCs w:val="18"/>
                </w:rPr>
                <w:delText xml:space="preserve">Uses</w:delText>
              </w:r>
            </w:del>
            <w:ins w:id="9013" w:author="Claude (AI) - proposed" w:date="2026-10-18T00:32:28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correct values </w:t>
            </w:r>
            <w:del w:id="9014" w:author="Claude (AI) - proposed" w:date="2026-10-18T00:32:28Z">
              <w:r>
                <w:rPr>
                  <w:rFonts w:ascii="Arial" w:cs="Arial" w:eastAsia="Arial" w:hAnsi="Arial"/>
                  <w:b w:val="false"/>
                  <w:bCs w:val="false"/>
                  <w:i w:val="false"/>
                  <w:iCs w:val="false"/>
                  <w:color w:val="000000"/>
                  <w:sz w:val="18"/>
                  <w:szCs w:val="18"/>
                </w:rPr>
                <w:delText xml:space="preserve">but some</w:delText>
              </w:r>
            </w:del>
            <w:ins w:id="9015" w:author="Claude (AI) - proposed" w:date="2026-10-18T00:32:28Z">
              <w:r>
                <w:rPr>
                  <w:rFonts w:ascii="Arial" w:cs="Arial" w:eastAsia="Arial" w:hAnsi="Arial"/>
                  <w:b w:val="false"/>
                  <w:bCs w:val="false"/>
                  <w:i w:val="false"/>
                  <w:iCs w:val="false"/>
                  <w:color w:val="000000"/>
                  <w:sz w:val="18"/>
                  <w:szCs w:val="18"/>
                </w:rPr>
                <w:t xml:space="preserve">and links most of them to claims; some values</w:t>
              </w:r>
            </w:ins>
            <w:r>
              <w:rPr>
                <w:rFonts w:ascii="Arial" w:cs="Arial" w:eastAsia="Arial" w:hAnsi="Arial"/>
                <w:b w:val="false"/>
                <w:bCs w:val="false"/>
                <w:i w:val="false"/>
                <w:iCs w:val="false"/>
                <w:color w:val="000000"/>
                <w:sz w:val="18"/>
                <w:szCs w:val="18"/>
              </w:rPr>
              <w:t xml:space="preserve"> are missing or not </w:t>
            </w:r>
            <w:del w:id="9016" w:author="Claude (AI) - proposed" w:date="2026-10-18T00:32:28Z">
              <w:r>
                <w:rPr>
                  <w:rFonts w:ascii="Arial" w:cs="Arial" w:eastAsia="Arial" w:hAnsi="Arial"/>
                  <w:b w:val="false"/>
                  <w:bCs w:val="false"/>
                  <w:i w:val="false"/>
                  <w:iCs w:val="false"/>
                  <w:color w:val="000000"/>
                  <w:sz w:val="18"/>
                  <w:szCs w:val="18"/>
                </w:rPr>
                <w:delText xml:space="preserve">linked clearly to the claim</w:delText>
              </w:r>
            </w:del>
            <w:ins w:id="9017" w:author="Claude (AI) - proposed" w:date="2026-10-18T00:32:28Z">
              <w:r>
                <w:rPr>
                  <w:rFonts w:ascii="Arial" w:cs="Arial" w:eastAsia="Arial" w:hAnsi="Arial"/>
                  <w:b w:val="false"/>
                  <w:bCs w:val="false"/>
                  <w:i w:val="false"/>
                  <w:iCs w:val="false"/>
                  <w:color w:val="000000"/>
                  <w:sz w:val="18"/>
                  <w:szCs w:val="18"/>
                </w:rPr>
                <w:t xml:space="preserve">clearly linked</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19" w:author="Claude (AI) - proposed" w:date="2026-10-18T00:32:28Z"/>
              </w:rPr>
            </w:pPr>
            <w:ins w:id="9018" w:author="Claude (AI) - proposed" w:date="2026-10-18T00:32:28Z">
              <w:r>
                <w:rPr>
                  <w:rFonts w:ascii="Arial" w:cs="Arial" w:eastAsia="Arial" w:hAnsi="Arial"/>
                  <w:b w:val="false"/>
                  <w:bCs w:val="false"/>
                  <w:i w:val="false"/>
                  <w:iCs w:val="false"/>
                  <w:color w:val="000000"/>
                  <w:sz w:val="18"/>
                  <w:szCs w:val="18"/>
                </w:rPr>
                <w:t xml:space="preserve">Approaches Expectations: uses some correct values, but several are missing or incorrect, or the claims are only partly supported by evidence.</w:t>
              </w:r>
            </w:ins>
          </w:p>
          <w:p>
            <w:pPr>
              <w:keepNext w:val="false"/>
              <w:spacing w:after="40" w:before="0"/>
              <w:jc w:val="left"/>
              <w:rPr>
                <w:del w:id="9021" w:author="Claude (AI) - proposed" w:date="2026-10-18T00:32:28Z"/>
              </w:rPr>
            </w:pPr>
            <w:del w:id="9020" w:author="Claude (AI) - proposed" w:date="2026-10-18T00:32:28Z">
              <w:r>
                <w:rPr>
                  <w:rFonts w:ascii="Arial" w:cs="Arial" w:eastAsia="Arial" w:hAnsi="Arial"/>
                  <w:b w:val="false"/>
                  <w:bCs w:val="false"/>
                  <w:i w:val="false"/>
                  <w:iCs w:val="false"/>
                  <w:color w:val="000000"/>
                  <w:sz w:val="18"/>
                  <w:szCs w:val="18"/>
                </w:rPr>
                <w:delText xml:space="preserve">Uses few or incorrect values, or gives claims without evidence.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about series and parallel circuits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2:28Z">
              <w:r>
                <w:rPr>
                  <w:rFonts w:ascii="Arial" w:cs="Arial" w:eastAsia="Arial" w:hAnsi="Arial"/>
                  <w:b w:val="false"/>
                  <w:bCs w:val="false"/>
                  <w:i w:val="false"/>
                  <w:iCs w:val="false"/>
                  <w:color w:val="000000"/>
                  <w:sz w:val="18"/>
                  <w:szCs w:val="18"/>
                </w:rPr>
                <w:delText xml:space="preserve">Clearly</w:delText>
              </w:r>
            </w:del>
            <w:ins w:id="9023" w:author="Claude (AI) - proposed" w:date="2026-10-18T00:32:28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series bulbs share the p.d. and</w:t>
            </w:r>
            <w:ins w:id="9024" w:author="Claude (AI) - proposed" w:date="2026-10-18T00:32:28Z">
              <w:r>
                <w:rPr>
                  <w:rFonts w:ascii="Arial" w:cs="Arial" w:eastAsia="Arial" w:hAnsi="Arial"/>
                  <w:b w:val="false"/>
                  <w:bCs w:val="false"/>
                  <w:i w:val="false"/>
                  <w:iCs w:val="false"/>
                  <w:color w:val="000000"/>
                  <w:sz w:val="18"/>
                  <w:szCs w:val="18"/>
                </w:rPr>
                <w:t xml:space="preserve"> carry</w:t>
              </w:r>
            </w:ins>
            <w:r>
              <w:rPr>
                <w:rFonts w:ascii="Arial" w:cs="Arial" w:eastAsia="Arial" w:hAnsi="Arial"/>
                <w:b w:val="false"/>
                <w:bCs w:val="false"/>
                <w:i w:val="false"/>
                <w:iCs w:val="false"/>
                <w:color w:val="000000"/>
                <w:sz w:val="18"/>
                <w:szCs w:val="18"/>
              </w:rPr>
              <w:t xml:space="preserve"> a single current through 90 Ω, while parallel branches each get the full p.d. and independent </w:t>
            </w:r>
            <w:del w:id="9025" w:author="Claude (AI) - proposed" w:date="2026-10-18T00:32:28Z">
              <w:r>
                <w:rPr>
                  <w:rFonts w:ascii="Arial" w:cs="Arial" w:eastAsia="Arial" w:hAnsi="Arial"/>
                  <w:b w:val="false"/>
                  <w:bCs w:val="false"/>
                  <w:i w:val="false"/>
                  <w:iCs w:val="false"/>
                  <w:color w:val="000000"/>
                  <w:sz w:val="18"/>
                  <w:szCs w:val="18"/>
                </w:rPr>
                <w:delText xml:space="preserve">current</w:delText>
              </w:r>
            </w:del>
            <w:ins w:id="9026" w:author="Claude (AI) - proposed" w:date="2026-10-18T00:32:28Z">
              <w:r>
                <w:rPr>
                  <w:rFonts w:ascii="Arial" w:cs="Arial" w:eastAsia="Arial" w:hAnsi="Arial"/>
                  <w:b w:val="false"/>
                  <w:bCs w:val="false"/>
                  <w:i w:val="false"/>
                  <w:iCs w:val="false"/>
                  <w:color w:val="000000"/>
                  <w:sz w:val="18"/>
                  <w:szCs w:val="18"/>
                </w:rPr>
                <w:t xml:space="preserve">currents</w:t>
              </w:r>
            </w:ins>
            <w:r>
              <w:rPr>
                <w:rFonts w:ascii="Arial" w:cs="Arial" w:eastAsia="Arial" w:hAnsi="Arial"/>
                <w:b w:val="false"/>
                <w:bCs w:val="false"/>
                <w:i w:val="false"/>
                <w:iCs w:val="false"/>
                <w:color w:val="000000"/>
                <w:sz w:val="18"/>
                <w:szCs w:val="18"/>
              </w:rPr>
              <w:t xml:space="preserve">, and links this to why one blown tube does not affect the others.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32:28Z">
              <w:r>
                <w:rPr>
                  <w:rFonts w:ascii="Arial" w:cs="Arial" w:eastAsia="Arial" w:hAnsi="Arial"/>
                  <w:b w:val="false"/>
                  <w:bCs w:val="false"/>
                  <w:i w:val="false"/>
                  <w:iCs w:val="false"/>
                  <w:color w:val="000000"/>
                  <w:sz w:val="18"/>
                  <w:szCs w:val="18"/>
                </w:rPr>
                <w:delText xml:space="preserve">Explains</w:delText>
              </w:r>
            </w:del>
            <w:ins w:id="9028" w:author="Claude (AI) - proposed" w:date="2026-10-18T00:32:28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series and parallel difference correctly</w:t>
            </w:r>
            <w:del w:id="9029" w:author="Claude (AI) - proposed" w:date="2026-10-18T00:32:28Z">
              <w:r>
                <w:rPr>
                  <w:rFonts w:ascii="Arial" w:cs="Arial" w:eastAsia="Arial" w:hAnsi="Arial"/>
                  <w:b w:val="false"/>
                  <w:bCs w:val="false"/>
                  <w:i w:val="false"/>
                  <w:iCs w:val="false"/>
                  <w:color w:val="000000"/>
                  <w:sz w:val="18"/>
                  <w:szCs w:val="18"/>
                </w:rPr>
                <w:delText xml:space="preserve"> but</w:delText>
              </w:r>
            </w:del>
            <w:ins w:id="9030" w:author="Claude (AI) - proposed" w:date="2026-10-18T00:32: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limited reasoning about p.d., current or resistance.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32:28Z">
              <w:r>
                <w:rPr>
                  <w:rFonts w:ascii="Arial" w:cs="Arial" w:eastAsia="Arial" w:hAnsi="Arial"/>
                  <w:b w:val="false"/>
                  <w:bCs w:val="false"/>
                  <w:i w:val="false"/>
                  <w:iCs w:val="false"/>
                  <w:color w:val="000000"/>
                  <w:sz w:val="18"/>
                  <w:szCs w:val="18"/>
                </w:rPr>
                <w:delText xml:space="preserve">Describes what happens without a correct reason, or shows misconceptions such as bulbs using up current.</w:delText>
              </w:r>
            </w:del>
            <w:ins w:id="9032" w:author="Claude (AI) - proposed" w:date="2026-10-18T00:32:28Z">
              <w:r>
                <w:rPr>
                  <w:rFonts w:ascii="Arial" w:cs="Arial" w:eastAsia="Arial" w:hAnsi="Arial"/>
                  <w:b w:val="false"/>
                  <w:bCs w:val="false"/>
                  <w:i w:val="false"/>
                  <w:iCs w:val="false"/>
                  <w:color w:val="000000"/>
                  <w:sz w:val="18"/>
                  <w:szCs w:val="18"/>
                </w:rPr>
                <w:t xml:space="preserve">Approaches Expectations: describes what happens in series and parallel but gives an incomplete or partly incorrect reason (for example a hint that bulbs use up current).</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32:28Z">
              <w:r>
                <w:rPr>
                  <w:rFonts w:ascii="Arial" w:cs="Arial" w:eastAsia="Arial" w:hAnsi="Arial"/>
                  <w:b w:val="false"/>
                  <w:bCs w:val="false"/>
                  <w:i w:val="false"/>
                  <w:iCs w:val="false"/>
                  <w:color w:val="000000"/>
                  <w:sz w:val="18"/>
                  <w:szCs w:val="18"/>
                </w:rPr>
                <w:delText xml:space="preserve">All</w:delText>
              </w:r>
            </w:del>
            <w:ins w:id="9034" w:author="Claude (AI) - proposed" w:date="2026-10-18T00:32:28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(V = IR, resistance in series and parallel, P = IV, E = Pt, cost) are set out step by step with correct units and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5" w:author="Claude (AI) - proposed" w:date="2026-10-18T00:32:28Z">
              <w:r>
                <w:rPr>
                  <w:rFonts w:ascii="Arial" w:cs="Arial" w:eastAsia="Arial" w:hAnsi="Arial"/>
                  <w:b w:val="false"/>
                  <w:bCs w:val="false"/>
                  <w:i w:val="false"/>
                  <w:iCs w:val="false"/>
                  <w:color w:val="000000"/>
                  <w:sz w:val="18"/>
                  <w:szCs w:val="18"/>
                </w:rPr>
                <w:delText xml:space="preserve">Calculations mostly correct</w:delText>
              </w:r>
            </w:del>
            <w:ins w:id="9036" w:author="Claude (AI) - proposed" w:date="2026-10-18T00:32:28Z">
              <w:r>
                <w:rPr>
                  <w:rFonts w:ascii="Arial" w:cs="Arial" w:eastAsia="Arial" w:hAnsi="Arial"/>
                  <w:b w:val="false"/>
                  <w:bCs w:val="false"/>
                  <w:i w:val="false"/>
                  <w:iCs w:val="false"/>
                  <w:color w:val="000000"/>
                  <w:sz w:val="18"/>
                  <w:szCs w:val="18"/>
                </w:rPr>
                <w:t xml:space="preserve">Meets Expectations: calculations are mostly correct,</w:t>
              </w:r>
            </w:ins>
            <w:r>
              <w:rPr>
                <w:rFonts w:ascii="Arial" w:cs="Arial" w:eastAsia="Arial" w:hAnsi="Arial"/>
                <w:b w:val="false"/>
                <w:bCs w:val="false"/>
                <w:i w:val="false"/>
                <w:iCs w:val="false"/>
                <w:color w:val="000000"/>
                <w:sz w:val="18"/>
                <w:szCs w:val="18"/>
              </w:rPr>
              <w:t xml:space="preserve"> with minor errors in units or steps.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32:28Z">
              <w:r>
                <w:rPr>
                  <w:rFonts w:ascii="Arial" w:cs="Arial" w:eastAsia="Arial" w:hAnsi="Arial"/>
                  <w:b w:val="false"/>
                  <w:bCs w:val="false"/>
                  <w:i w:val="false"/>
                  <w:iCs w:val="false"/>
                  <w:color w:val="000000"/>
                  <w:sz w:val="18"/>
                  <w:szCs w:val="18"/>
                </w:rPr>
                <w:delText xml:space="preserve">Calculations incomplete or incorrect, or missing units.</w:delText>
              </w:r>
            </w:del>
            <w:ins w:id="9038" w:author="Claude (AI) - proposed" w:date="2026-10-18T00:32:28Z">
              <w:r>
                <w:rPr>
                  <w:rFonts w:ascii="Arial" w:cs="Arial" w:eastAsia="Arial" w:hAnsi="Arial"/>
                  <w:b w:val="false"/>
                  <w:bCs w:val="false"/>
                  <w:i w:val="false"/>
                  <w:iCs w:val="false"/>
                  <w:color w:val="000000"/>
                  <w:sz w:val="18"/>
                  <w:szCs w:val="18"/>
                </w:rPr>
                <w:t xml:space="preserve">Approaches Expectations: some calculations are correct, but several are incomplete, incorrect or missing units.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32:28Z">
              <w:r>
                <w:rPr>
                  <w:rFonts w:ascii="Arial" w:cs="Arial" w:eastAsia="Arial" w:hAnsi="Arial"/>
                  <w:b w:val="false"/>
                  <w:bCs w:val="false"/>
                  <w:i w:val="false"/>
                  <w:iCs w:val="false"/>
                  <w:color w:val="000000"/>
                  <w:sz w:val="18"/>
                  <w:szCs w:val="18"/>
                </w:rPr>
                <w:delText xml:space="preserve">Correctly</w:delText>
              </w:r>
            </w:del>
            <w:ins w:id="9040" w:author="Claude (AI) - proposed" w:date="2026-10-18T00:32:2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explains the fuse blowing at 20.8 A against 13 A, the roles of the fuse or breaker and earthing, and the cost saving of an LED,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1" w:author="Claude (AI) - proposed" w:date="2026-10-18T00:32:28Z">
              <w:r>
                <w:rPr>
                  <w:rFonts w:ascii="Arial" w:cs="Arial" w:eastAsia="Arial" w:hAnsi="Arial"/>
                  <w:b w:val="false"/>
                  <w:bCs w:val="false"/>
                  <w:i w:val="false"/>
                  <w:iCs w:val="false"/>
                  <w:color w:val="000000"/>
                  <w:sz w:val="18"/>
                  <w:szCs w:val="18"/>
                </w:rPr>
                <w:delText xml:space="preserve">Explains</w:delText>
              </w:r>
            </w:del>
            <w:ins w:id="9042" w:author="Claude (AI) - proposed" w:date="2026-10-18T00:32:28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safety and cost ideas correctly</w:t>
            </w:r>
            <w:ins w:id="9043" w:author="Claude (AI) - proposed" w:date="2026-10-18T00:32: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8T00:32:28Z">
              <w:r>
                <w:rPr>
                  <w:rFonts w:ascii="Arial" w:cs="Arial" w:eastAsia="Arial" w:hAnsi="Arial"/>
                  <w:b w:val="false"/>
                  <w:bCs w:val="false"/>
                  <w:i w:val="false"/>
                  <w:iCs w:val="false"/>
                  <w:color w:val="000000"/>
                  <w:sz w:val="18"/>
                  <w:szCs w:val="18"/>
                </w:rPr>
                <w:delText xml:space="preserve">Safety and cost ideas</w:delText>
              </w:r>
            </w:del>
            <w:ins w:id="9045" w:author="Claude (AI) - proposed" w:date="2026-10-18T00:32:28Z">
              <w:r>
                <w:rPr>
                  <w:rFonts w:ascii="Arial" w:cs="Arial" w:eastAsia="Arial" w:hAnsi="Arial"/>
                  <w:b w:val="false"/>
                  <w:bCs w:val="false"/>
                  <w:i w:val="false"/>
                  <w:iCs w:val="false"/>
                  <w:color w:val="000000"/>
                  <w:sz w:val="18"/>
                  <w:szCs w:val="18"/>
                </w:rPr>
                <w:t xml:space="preserve">Approaches Expectations: explains some safety or cost ideas, but they</w:t>
              </w:r>
            </w:ins>
            <w:r>
              <w:rPr>
                <w:rFonts w:ascii="Arial" w:cs="Arial" w:eastAsia="Arial" w:hAnsi="Arial"/>
                <w:b w:val="false"/>
                <w:bCs w:val="false"/>
                <w:i w:val="false"/>
                <w:iCs w:val="false"/>
                <w:color w:val="000000"/>
                <w:sz w:val="18"/>
                <w:szCs w:val="18"/>
              </w:rPr>
              <w:t xml:space="preserve"> are unclear or </w:t>
            </w:r>
            <w:del w:id="9046" w:author="Claude (AI) - proposed" w:date="2026-10-18T00:32:28Z">
              <w:r>
                <w:rPr>
                  <w:rFonts w:ascii="Arial" w:cs="Arial" w:eastAsia="Arial" w:hAnsi="Arial"/>
                  <w:b w:val="false"/>
                  <w:bCs w:val="false"/>
                  <w:i w:val="false"/>
                  <w:iCs w:val="false"/>
                  <w:color w:val="000000"/>
                  <w:sz w:val="18"/>
                  <w:szCs w:val="18"/>
                </w:rPr>
                <w:delText xml:space="preserve">missing</w:delText>
              </w:r>
            </w:del>
            <w:ins w:id="9047" w:author="Claude (AI) - proposed" w:date="2026-10-18T00:32:28Z">
              <w:r>
                <w:rPr>
                  <w:rFonts w:ascii="Arial" w:cs="Arial" w:eastAsia="Arial" w:hAnsi="Arial"/>
                  <w:b w:val="false"/>
                  <w:bCs w:val="false"/>
                  <w:i w:val="false"/>
                  <w:iCs w:val="false"/>
                  <w:color w:val="000000"/>
                  <w:sz w:val="18"/>
                  <w:szCs w:val="18"/>
                </w:rPr>
                <w:t xml:space="preserve">incomplete</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8T00:32:28Z">
              <w:r>
                <w:rPr>
                  <w:rFonts w:ascii="Arial" w:cs="Arial" w:eastAsia="Arial" w:hAnsi="Arial"/>
                  <w:b w:val="false"/>
                  <w:bCs w:val="false"/>
                  <w:i w:val="false"/>
                  <w:iCs w:val="false"/>
                  <w:color w:val="000000"/>
                  <w:sz w:val="18"/>
                  <w:szCs w:val="18"/>
                </w:rPr>
                <w:delText xml:space="preserve">Compares</w:delText>
              </w:r>
            </w:del>
            <w:ins w:id="9049" w:author="Claude (AI) - proposed" w:date="2026-10-18T00:32:28Z">
              <w:r>
                <w:rPr>
                  <w:rFonts w:ascii="Arial" w:cs="Arial" w:eastAsia="Arial" w:hAnsi="Arial"/>
                  <w:b w:val="false"/>
                  <w:bCs w:val="false"/>
                  <w:i w:val="false"/>
                  <w:iCs w:val="false"/>
                  <w:color w:val="000000"/>
                  <w:sz w:val="18"/>
                  <w:szCs w:val="18"/>
                </w:rPr>
                <w:t xml:space="preserve">Exceeds Expectations: compares</w:t>
              </w:r>
            </w:ins>
            <w:r>
              <w:rPr>
                <w:rFonts w:ascii="Arial" w:cs="Arial" w:eastAsia="Arial" w:hAnsi="Arial"/>
                <w:b w:val="false"/>
                <w:bCs w:val="false"/>
                <w:i w:val="false"/>
                <w:iCs w:val="false"/>
                <w:color w:val="000000"/>
                <w:sz w:val="18"/>
                <w:szCs w:val="18"/>
              </w:rPr>
              <w:t xml:space="preserve"> the first model with the final model, names a specific change, links to both KICD questions, and uses scientific terms (in series, in parallel, p.d., e.m.f.)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0" w:author="Claude (AI) - proposed" w:date="2026-10-18T00:32:28Z">
              <w:r>
                <w:rPr>
                  <w:rFonts w:ascii="Arial" w:cs="Arial" w:eastAsia="Arial" w:hAnsi="Arial"/>
                  <w:b w:val="false"/>
                  <w:bCs w:val="false"/>
                  <w:i w:val="false"/>
                  <w:iCs w:val="false"/>
                  <w:color w:val="000000"/>
                  <w:sz w:val="18"/>
                  <w:szCs w:val="18"/>
                </w:rPr>
                <w:delText xml:space="preserve">Describes</w:delText>
              </w:r>
            </w:del>
            <w:ins w:id="9051" w:author="Claude (AI) - proposed" w:date="2026-10-18T00:32:28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a change in the model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2" w:author="Claude (AI) - proposed" w:date="2026-10-18T00:32:28Z">
              <w:r>
                <w:rPr>
                  <w:rFonts w:ascii="Arial" w:cs="Arial" w:eastAsia="Arial" w:hAnsi="Arial"/>
                  <w:b w:val="false"/>
                  <w:bCs w:val="false"/>
                  <w:i w:val="false"/>
                  <w:iCs w:val="false"/>
                  <w:color w:val="000000"/>
                  <w:sz w:val="18"/>
                  <w:szCs w:val="18"/>
                </w:rPr>
                <w:delText xml:space="preserve">Does not describe</w:delText>
              </w:r>
            </w:del>
            <w:ins w:id="9053" w:author="Claude (AI) - proposed" w:date="2026-10-18T00:32:28Z">
              <w:r>
                <w:rPr>
                  <w:rFonts w:ascii="Arial" w:cs="Arial" w:eastAsia="Arial" w:hAnsi="Arial"/>
                  <w:b w:val="false"/>
                  <w:bCs w:val="false"/>
                  <w:i w:val="false"/>
                  <w:iCs w:val="false"/>
                  <w:color w:val="000000"/>
                  <w:sz w:val="18"/>
                  <w:szCs w:val="18"/>
                </w:rPr>
                <w:t xml:space="preserve">Approaches Expectations: mentions</w:t>
              </w:r>
            </w:ins>
            <w:r>
              <w:rPr>
                <w:rFonts w:ascii="Arial" w:cs="Arial" w:eastAsia="Arial" w:hAnsi="Arial"/>
                <w:b w:val="false"/>
                <w:bCs w:val="false"/>
                <w:i w:val="false"/>
                <w:iCs w:val="false"/>
                <w:color w:val="000000"/>
                <w:sz w:val="18"/>
                <w:szCs w:val="18"/>
              </w:rPr>
              <w:t xml:space="preserve"> a model change </w:t>
            </w:r>
            <w:del w:id="9054" w:author="Claude (AI) - proposed" w:date="2026-10-18T00:32:28Z">
              <w:r>
                <w:rPr>
                  <w:rFonts w:ascii="Arial" w:cs="Arial" w:eastAsia="Arial" w:hAnsi="Arial"/>
                  <w:b w:val="false"/>
                  <w:bCs w:val="false"/>
                  <w:i w:val="false"/>
                  <w:iCs w:val="false"/>
                  <w:color w:val="000000"/>
                  <w:sz w:val="18"/>
                  <w:szCs w:val="18"/>
                </w:rPr>
                <w:delText xml:space="preserve">or uses</w:delText>
              </w:r>
            </w:del>
            <w:ins w:id="9055" w:author="Claude (AI) - proposed" w:date="2026-10-18T00:32:28Z">
              <w:r>
                <w:rPr>
                  <w:rFonts w:ascii="Arial" w:cs="Arial" w:eastAsia="Arial" w:hAnsi="Arial"/>
                  <w:b w:val="false"/>
                  <w:bCs w:val="false"/>
                  <w:i w:val="false"/>
                  <w:iCs w:val="false"/>
                  <w:color w:val="000000"/>
                  <w:sz w:val="18"/>
                  <w:szCs w:val="18"/>
                </w:rPr>
                <w:t xml:space="preserve">only vaguely, or uses several</w:t>
              </w:r>
            </w:ins>
            <w:r>
              <w:rPr>
                <w:rFonts w:ascii="Arial" w:cs="Arial" w:eastAsia="Arial" w:hAnsi="Arial"/>
                <w:b w:val="false"/>
                <w:bCs w:val="false"/>
                <w:i w:val="false"/>
                <w:iCs w:val="false"/>
                <w:color w:val="000000"/>
                <w:sz w:val="18"/>
                <w:szCs w:val="18"/>
              </w:rPr>
              <w:t xml:space="preserve"> terms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bi_5i1ds0x6c5p3tvb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jjo_bwrt2iexnf5wfuc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tsmsjclz4o_c72feft0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bi_5i1ds0x6c5p3tvbt" Type="http://schemas.openxmlformats.org/officeDocument/2006/relationships/hyperlink" Target="https://creativecommons.org/licenses/by-nc/4.0/" TargetMode="External"/><Relationship Id="rIdhjjo_bwrt2iexnf5wfuct" Type="http://schemas.openxmlformats.org/officeDocument/2006/relationships/hyperlink" Target="https://creativecommons.org/licenses/by-nc/4.0/" TargetMode="External"/><Relationship Id="rIditsmsjclz4o_c72feft0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2026-10-18T00:32:27.264Z</dcterms:created>
  <dcterms:modified xsi:type="dcterms:W3CDTF">2026-10-18T00:32:27.264Z</dcterms:modified>
</cp:coreProperties>
</file>

<file path=docProps/custom.xml><?xml version="1.0" encoding="utf-8"?>
<Properties xmlns="http://schemas.openxmlformats.org/officeDocument/2006/custom-properties" xmlns:vt="http://schemas.openxmlformats.org/officeDocument/2006/docPropsVTypes"/>
</file>