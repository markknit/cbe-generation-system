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3.1 TURNING EFFECT OF FORCE: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the Jembe Handle Puzzle from Lesson 1. In Kericho, Amina used a long-handled jembe (about 90 cm) and finished digging quickly and easily. Juma used a jembe with the same blade weight but a short handle (about 30 cm), and he struggled and tired quickly. Your task is to explain WHY, using the evidence you collected in this unit. Write your answers in the space under each prompt. Use full sentences, show every step of any calculation with units, and use the words pivot, force, perpendicular distance, moment, clockwise and anticlockwise correctly. Use g = 10 N/kg where you need weight. Write in your own words, as if explaining to a farmer in your home area.</w:t>
            </w:r>
            <w:ins w:id="9001" w:author="Claude (AI) - proposed" w:date="2026-10-14T07:56:51Z">
              <w:r>
                <w:rPr>
                  <w:rFonts w:ascii="Arial" w:cs="Arial" w:eastAsia="Arial" w:hAnsi="Arial"/>
                  <w:b w:val="false"/>
                  <w:bCs w:val="false"/>
                  <w:i w:val="false"/>
                  <w:iCs w:val="false"/>
                  <w:color w:val="000000"/>
                  <w:sz w:val="18"/>
                  <w:szCs w:val="18"/>
                </w:rPr>
                <w:t xml:space="preserve"> Use your Summary Tables from Lessons 1 to 7 to help you. You may add labelled sketches, and you may talk through your ideas in Kiswahili or your home language before you write in English.</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Finding the pattern in the metre-rule data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the metre-rule investigation, a wooden metre rule was balanced on a pencil pivot at the 50 cm mark. Slotted masses were hung on each side. Here is the data from one group. Every trial was balanced. Use W = mg with g = 10 N/kg.</w:t>
            </w:r>
          </w:p>
          <w:p>
            <w:pPr>
              <w:keepNext/>
              <w:spacing w:after="40" w:before="0"/>
              <w:jc w:val="left"/>
            </w:pPr>
            <w:r>
              <w:rPr>
                <w:rFonts w:ascii="Arial" w:cs="Arial" w:eastAsia="Arial" w:hAnsi="Arial"/>
                <w:b/>
                <w:bCs/>
                <w:i w:val="false"/>
                <w:iCs w:val="false"/>
                <w:color w:val="000000"/>
                <w:sz w:val="18"/>
                <w:szCs w:val="18"/>
              </w:rPr>
              <w:t xml:space="preserve"/>
            </w:r>
          </w:p>
          <w:tbl>
            <w:tblPr>
              <w:tblW w:type="dxa" w:w="13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664"/>
              <w:gridCol w:w="2664"/>
              <w:gridCol w:w="2664"/>
              <w:gridCol w:w="2664"/>
              <w:gridCol w:w="2664"/>
            </w:tblGrid>
            <w:tr>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Trial</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Left distance from pivot (m)</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mass (g)</w:t>
                  </w:r>
                </w:p>
              </w:tc>
              <w:tc>
                <w:tcPr>
                  <w:tcW w:type="dxa" w:w="2664"/>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Right distance from pivot (m)</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500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0.25</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0.40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0.20</w:t>
                  </w:r>
                </w:p>
              </w:tc>
            </w:tr>
            <w:tr>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3</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200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0.15</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100</w:t>
                  </w:r>
                </w:p>
              </w:tc>
              <w:tc>
                <w:tcPr>
                  <w:tcW w:type="dxa" w:w="2664"/>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0.30</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
            </w:r>
          </w:p>
          <w:p>
            <w:pPr>
              <w:keepNext/>
              <w:spacing w:after="40" w:before="0"/>
              <w:jc w:val="left"/>
            </w:pPr>
            <w:r>
              <w:rPr>
                <w:rFonts w:ascii="Arial" w:cs="Arial" w:eastAsia="Arial" w:hAnsi="Arial"/>
                <w:b/>
                <w:bCs/>
                <w:i w:val="false"/>
                <w:iCs w:val="false"/>
                <w:color w:val="000000"/>
                <w:sz w:val="18"/>
                <w:szCs w:val="18"/>
              </w:rPr>
              <w:t xml:space="preserve">(a) Convert each mass to a weight (force) in Newtons. (b) Calculate F × d for the left side and for the right side in each trial, with units. (c) What pattern do you find? State it as a general rule in words and give it its scientific name. (d) Why is the metre rule balanced even though the masses and the distances on the two sides are different?</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Explaining the Jembe Handle Puzzle</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Amina (handle about 90 cm) and Juma (handle about 30 cm) used jembes with identical blade weights to dig the same soil. (a) In the jembe, which point acts as the pivot, and what is the distance d? (b) Assuming each of them applies the same effort force, use the equation M = F × d to explain why Amina found the digging easier than Juma. (c) By roughly how many times is Amina's handle length greater than Juma's? Use this ratio to compare the moments they produce. (d) A classmate says: 'Amina must have pushed with a much bigger force.' Use the idea of moments to respond to this claim.</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Calculating moments and the net turning effect</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at this version of the jembe problem. Treat the jembe as able to turn about a fixed pivot P. A farmer grips the jembe 0.8 m from P and pushes with a force of 50 N, which turns the jembe anticlockwise about P. Friction at the blade applies a force of 20 N at a distance of 0.1 m from P, on the </w:t>
            </w:r>
            <w:del w:id="9002" w:author="Claude (AI) - proposed" w:date="2026-10-14T07:56:51Z">
              <w:r>
                <w:rPr>
                  <w:rFonts w:ascii="Arial" w:cs="Arial" w:eastAsia="Arial" w:hAnsi="Arial"/>
                  <w:b/>
                  <w:bCs/>
                  <w:i w:val="false"/>
                  <w:iCs w:val="false"/>
                  <w:color w:val="000000"/>
                  <w:sz w:val="18"/>
                  <w:szCs w:val="18"/>
                </w:rPr>
                <w:delText xml:space="preserve">other</w:delText>
              </w:r>
            </w:del>
            <w:ins w:id="9003" w:author="Claude (AI) - proposed" w:date="2026-10-14T07:56:51Z">
              <w:r>
                <w:rPr>
                  <w:rFonts w:ascii="Arial" w:cs="Arial" w:eastAsia="Arial" w:hAnsi="Arial"/>
                  <w:b/>
                  <w:bCs/>
                  <w:i w:val="false"/>
                  <w:iCs w:val="false"/>
                  <w:color w:val="000000"/>
                  <w:sz w:val="18"/>
                  <w:szCs w:val="18"/>
                </w:rPr>
                <w:t xml:space="preserve">same</w:t>
              </w:r>
            </w:ins>
            <w:r>
              <w:rPr>
                <w:rFonts w:ascii="Arial" w:cs="Arial" w:eastAsia="Arial" w:hAnsi="Arial"/>
                <w:b/>
                <w:bCs/>
                <w:i w:val="false"/>
                <w:iCs w:val="false"/>
                <w:color w:val="000000"/>
                <w:sz w:val="18"/>
                <w:szCs w:val="18"/>
              </w:rPr>
              <w:t xml:space="preserve"> side of P</w:t>
            </w:r>
            <w:ins w:id="9004" w:author="Claude (AI) - proposed" w:date="2026-10-14T07:56:51Z">
              <w:r>
                <w:rPr>
                  <w:rFonts w:ascii="Arial" w:cs="Arial" w:eastAsia="Arial" w:hAnsi="Arial"/>
                  <w:b/>
                  <w:bCs/>
                  <w:i w:val="false"/>
                  <w:iCs w:val="false"/>
                  <w:color w:val="000000"/>
                  <w:sz w:val="18"/>
                  <w:szCs w:val="18"/>
                </w:rPr>
                <w:t xml:space="preserve"> as the grip but pushing against the farmer's push</w:t>
              </w:r>
            </w:ins>
            <w:r>
              <w:rPr>
                <w:rFonts w:ascii="Arial" w:cs="Arial" w:eastAsia="Arial" w:hAnsi="Arial"/>
                <w:b/>
                <w:bCs/>
                <w:i w:val="false"/>
                <w:iCs w:val="false"/>
                <w:color w:val="000000"/>
                <w:sz w:val="18"/>
                <w:szCs w:val="18"/>
              </w:rPr>
              <w:t xml:space="preserve">, which turns the jembe clockwise. (a) Calculate the anticlockwise moment and the clockwise moment, showing the equation and units. (b) Calculate the net moment. (c) Will the jembe rotate? If so, in which direction? (d) Why must you give each moment a direction (clockwise or anticlockwise) before you compare them? (e) When you work out a moment from a diagram, which distance must you use for d, and what common mistake do learners make when choosing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Two hands on a steering wheel – couples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matatu driver uses TWO hands on the steering wheel. In the suspended metre-rule demonstration, two equal forces were applied on opposite sides of the centre, pulling in opposite directions (anti-parallel), and the rule rotated. (a) What is a couple? (b) What is the net force on the rule from the two pulls, and what happens to the rule? Explain how this can be. (c) How do you calculate the moment of a couple? (d) Explain how a driver placing her hands further apart on the steering wheel helps her turn it, even though she does not push harder. (e) Give TWO other Kenyan examples of a couple.</w:t>
            </w:r>
            <w:ins w:id="9005" w:author="Claude (AI) - proposed" w:date="2026-10-14T07:56:51Z">
              <w:r>
                <w:rPr>
                  <w:rFonts w:ascii="Arial" w:cs="Arial" w:eastAsia="Arial" w:hAnsi="Arial"/>
                  <w:b/>
                  <w:bCs/>
                  <w:i w:val="false"/>
                  <w:iCs w:val="false"/>
                  <w:color w:val="000000"/>
                  <w:sz w:val="18"/>
                  <w:szCs w:val="18"/>
                </w:rPr>
                <w:t xml:space="preserve"> (f) A farmer digs with both hands on a jembe handle, pushing the same way with each hand. Is this a couple? Explain.</w:t>
              </w:r>
            </w:ins>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does where you push, pull, or grip something determine how easy or hard it is to make it turn, and how do engineers and farmers in Kenya use this to design better tools?</w:t>
            </w:r>
          </w:p>
          <w:p>
            <w:pPr>
              <w:keepNext/>
              <w:spacing w:after="40" w:before="0"/>
              <w:jc w:val="left"/>
            </w:pPr>
            <w:r>
              <w:rPr>
                <w:rFonts w:ascii="Arial" w:cs="Arial" w:eastAsia="Arial" w:hAnsi="Arial"/>
                <w:b/>
                <w:bCs/>
                <w:i w:val="false"/>
                <w:iCs w:val="false"/>
                <w:color w:val="000000"/>
                <w:sz w:val="18"/>
                <w:szCs w:val="18"/>
              </w:rPr>
              <w:t xml:space="preserve">(a) Write a full answer of 4–6 sentences. Use the jembe in Kericho as your main example and include the terms pivot, perpendicular distance, force and moment</w:t>
            </w:r>
            <w:ins w:id="9006" w:author="Claude (AI) - proposed" w:date="2026-10-14T07:56:51Z">
              <w:r>
                <w:rPr>
                  <w:rFonts w:ascii="Arial" w:cs="Arial" w:eastAsia="Arial" w:hAnsi="Arial"/>
                  <w:b/>
                  <w:bCs/>
                  <w:i w:val="false"/>
                  <w:iCs w:val="false"/>
                  <w:color w:val="000000"/>
                  <w:sz w:val="18"/>
                  <w:szCs w:val="18"/>
                </w:rPr>
                <w:t xml:space="preserve">. Organise your answer as Claim (your answer to the question), Evidence (the measurements or calculations that support it) and Reasoning (the science idea that links them)</w:t>
              </w:r>
            </w:ins>
            <w:r>
              <w:rPr>
                <w:rFonts w:ascii="Arial" w:cs="Arial" w:eastAsia="Arial" w:hAnsi="Arial"/>
                <w:b/>
                <w:bCs/>
                <w:i w:val="false"/>
                <w:iCs w:val="false"/>
                <w:color w:val="000000"/>
                <w:sz w:val="18"/>
                <w:szCs w:val="18"/>
              </w:rPr>
              <w:t xml:space="preserve">. (b) Give TWO other examples from our school walk-around or video clips (such as a gate, tap, crane at Mombasa port, pliers at Kamukunji, or a boda-boda brake in Kisumu). For each, say where the pivot is and how the tool's design makes turning easier. (c) Compare your first prediction from Lesson 1 with your explanation now. What has changed in your thinking?</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M = F × d and the Principle of Moments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Calculates every moment correctly with units, converts masses to weights using g = 10 N/kg, </w:t>
            </w:r>
            <w:del w:id="9008" w:author="Claude (AI) - proposed" w:date="2026-10-14T07:56:51Z">
              <w:r>
                <w:rPr>
                  <w:rFonts w:ascii="Arial" w:cs="Arial" w:eastAsia="Arial" w:hAnsi="Arial"/>
                  <w:b w:val="false"/>
                  <w:bCs w:val="false"/>
                  <w:i w:val="false"/>
                  <w:iCs w:val="false"/>
                  <w:color w:val="000000"/>
                  <w:sz w:val="18"/>
                  <w:szCs w:val="18"/>
                </w:rPr>
                <w:delText xml:space="preserve">identifies</w:delText>
              </w:r>
            </w:del>
            <w:ins w:id="9009" w:author="Claude (AI) - proposed" w:date="2026-10-14T07:56:51Z">
              <w:r>
                <w:rPr>
                  <w:rFonts w:ascii="Arial" w:cs="Arial" w:eastAsia="Arial" w:hAnsi="Arial"/>
                  <w:b w:val="false"/>
                  <w:bCs w:val="false"/>
                  <w:i w:val="false"/>
                  <w:iCs w:val="false"/>
                  <w:color w:val="000000"/>
                  <w:sz w:val="18"/>
                  <w:szCs w:val="18"/>
                </w:rPr>
                <w:t xml:space="preserve">labels</w:t>
              </w:r>
            </w:ins>
            <w:r>
              <w:rPr>
                <w:rFonts w:ascii="Arial" w:cs="Arial" w:eastAsia="Arial" w:hAnsi="Arial"/>
                <w:b w:val="false"/>
                <w:bCs w:val="false"/>
                <w:i w:val="false"/>
                <w:iCs w:val="false"/>
                <w:color w:val="000000"/>
                <w:sz w:val="18"/>
                <w:szCs w:val="18"/>
              </w:rPr>
              <w:t xml:space="preserve"> clockwise and anticlockwise moments,</w:t>
            </w:r>
            <w:del w:id="9010" w:author="Claude (AI) - proposed" w:date="2026-10-14T07:56:51Z">
              <w:r>
                <w:rPr>
                  <w:rFonts w:ascii="Arial" w:cs="Arial" w:eastAsia="Arial" w:hAnsi="Arial"/>
                  <w:b w:val="false"/>
                  <w:bCs w:val="false"/>
                  <w:i w:val="false"/>
                  <w:iCs w:val="false"/>
                  <w:color w:val="000000"/>
                  <w:sz w:val="18"/>
                  <w:szCs w:val="18"/>
                </w:rPr>
                <w:delText xml:space="preserve"> and</w:delText>
              </w:r>
            </w:del>
            <w:r>
              <w:rPr>
                <w:rFonts w:ascii="Arial" w:cs="Arial" w:eastAsia="Arial" w:hAnsi="Arial"/>
                <w:b w:val="false"/>
                <w:bCs w:val="false"/>
                <w:i w:val="false"/>
                <w:iCs w:val="false"/>
                <w:color w:val="000000"/>
                <w:sz w:val="18"/>
                <w:szCs w:val="18"/>
              </w:rPr>
              <w:t xml:space="preserve"> states the Principle of Moments accurately</w:t>
            </w:r>
            <w:ins w:id="9011" w:author="Claude (AI) - proposed" w:date="2026-10-14T07:56:51Z">
              <w:r>
                <w:rPr>
                  <w:rFonts w:ascii="Arial" w:cs="Arial" w:eastAsia="Arial" w:hAnsi="Arial"/>
                  <w:b w:val="false"/>
                  <w:bCs w:val="false"/>
                  <w:i w:val="false"/>
                  <w:iCs w:val="false"/>
                  <w:color w:val="000000"/>
                  <w:sz w:val="18"/>
                  <w:szCs w:val="18"/>
                </w:rPr>
                <w:t xml:space="preserve"> and uses it to find an unknown distance or force</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2"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Calculates most moments correctly with units and states the Principle of Moments with minor gaps, such as a missing direction or unit.</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14" w:author="Claude (AI) - proposed" w:date="2026-10-14T07:56:51Z"/>
              </w:rPr>
            </w:pPr>
            <w:ins w:id="9013" w:author="Claude (AI) - proposed" w:date="2026-10-14T07:56:51Z">
              <w:r>
                <w:rPr>
                  <w:rFonts w:ascii="Arial" w:cs="Arial" w:eastAsia="Arial" w:hAnsi="Arial"/>
                  <w:b w:val="false"/>
                  <w:bCs w:val="false"/>
                  <w:i w:val="false"/>
                  <w:iCs w:val="false"/>
                  <w:color w:val="000000"/>
                  <w:sz w:val="18"/>
                  <w:szCs w:val="18"/>
                </w:rPr>
                <w:t xml:space="preserve">Approaches Expectations (2): Gets the equation M = F × d right but makes several calculation errors or omits units or directions, or states the Principle of Moments only partly. Below Expectations (1): Cannot apply M = F × d, or confuses force with moment.</w:t>
              </w:r>
            </w:ins>
          </w:p>
          <w:p>
            <w:pPr>
              <w:keepNext w:val="false"/>
              <w:spacing w:after="40" w:before="0"/>
              <w:jc w:val="left"/>
              <w:rPr>
                <w:del w:id="9016" w:author="Claude (AI) - proposed" w:date="2026-10-14T07:56:51Z"/>
              </w:rPr>
            </w:pPr>
            <w:del w:id="9015" w:author="Claude (AI) - proposed" w:date="2026-10-14T07:56:51Z">
              <w:r>
                <w:rPr>
                  <w:rFonts w:ascii="Arial" w:cs="Arial" w:eastAsia="Arial" w:hAnsi="Arial"/>
                  <w:b w:val="false"/>
                  <w:bCs w:val="false"/>
                  <w:i w:val="false"/>
                  <w:iCs w:val="false"/>
                  <w:color w:val="000000"/>
                  <w:sz w:val="18"/>
                  <w:szCs w:val="18"/>
                </w:rPr>
                <w:delText xml:space="preserve">Makes frequent calculation errors, omits units or directions, or cannot state the Principle of Moments.</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Jembe Handle Puzzle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Identifies the blade-soil contact as the pivot and explains that the longer handle (90 cm against 30 cm) gives a larger perpendicular distance</w:t>
            </w:r>
            <w:ins w:id="9018" w:author="Claude (AI) - proposed" w:date="2026-10-14T07:5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and so a larger moment for the same force</w:t>
            </w:r>
            <w:ins w:id="9019" w:author="Claude (AI) - proposed" w:date="2026-10-14T07:56:51Z">
              <w:r>
                <w:rPr>
                  <w:rFonts w:ascii="Arial" w:cs="Arial" w:eastAsia="Arial" w:hAnsi="Arial"/>
                  <w:b w:val="false"/>
                  <w:bCs w:val="false"/>
                  <w:i w:val="false"/>
                  <w:iCs w:val="false"/>
                  <w:color w:val="000000"/>
                  <w:sz w:val="18"/>
                  <w:szCs w:val="18"/>
                </w:rPr>
                <w:t xml:space="preserve"> (about three times)</w:t>
              </w:r>
            </w:ins>
            <w:r>
              <w:rPr>
                <w:rFonts w:ascii="Arial" w:cs="Arial" w:eastAsia="Arial" w:hAnsi="Arial"/>
                <w:b w:val="false"/>
                <w:bCs w:val="false"/>
                <w:i w:val="false"/>
                <w:iCs w:val="false"/>
                <w:color w:val="000000"/>
                <w:sz w:val="18"/>
                <w:szCs w:val="18"/>
              </w:rPr>
              <w:t xml:space="preserve">, rejecting the idea that a bigger force is needed.</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0"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Explains that a longer handle makes digging easier and refers to distance and moment, but the pivot or the same-force reasoning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21" w:author="Claude (AI) - proposed" w:date="2026-10-14T07:56:51Z">
              <w:r>
                <w:rPr>
                  <w:rFonts w:ascii="Arial" w:cs="Arial" w:eastAsia="Arial" w:hAnsi="Arial"/>
                  <w:b w:val="false"/>
                  <w:bCs w:val="false"/>
                  <w:i w:val="false"/>
                  <w:iCs w:val="false"/>
                  <w:color w:val="000000"/>
                  <w:sz w:val="18"/>
                  <w:szCs w:val="18"/>
                </w:rPr>
                <w:delText xml:space="preserve">Says only that a longer handle is easier or gives vague reasons, without linking to moment, pivot or perpendicular distance.</w:delText>
              </w:r>
            </w:del>
            <w:ins w:id="9022" w:author="Claude (AI) - proposed" w:date="2026-10-14T07:56:51Z">
              <w:r>
                <w:rPr>
                  <w:rFonts w:ascii="Arial" w:cs="Arial" w:eastAsia="Arial" w:hAnsi="Arial"/>
                  <w:b w:val="false"/>
                  <w:bCs w:val="false"/>
                  <w:i w:val="false"/>
                  <w:iCs w:val="false"/>
                  <w:color w:val="000000"/>
                  <w:sz w:val="18"/>
                  <w:szCs w:val="18"/>
                </w:rPr>
                <w:t xml:space="preserve">Approaches Expectations (2): Says the longer handle is easier and mentions distance or leverage, but does not use moment or the pivot. Below Expectations (1): Says only that a longer handle is easier, or that Amina must be stronger, with no link to moment, pivot or perpendicular distance.</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Understanding of couples and net moment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23" w:author="Claude (AI) - proposed" w:date="2026-10-14T07:56:51Z">
              <w:r>
                <w:rPr>
                  <w:rFonts w:ascii="Arial" w:cs="Arial" w:eastAsia="Arial" w:hAnsi="Arial"/>
                  <w:b w:val="false"/>
                  <w:bCs w:val="false"/>
                  <w:i w:val="false"/>
                  <w:iCs w:val="false"/>
                  <w:color w:val="000000"/>
                  <w:sz w:val="18"/>
                  <w:szCs w:val="18"/>
                </w:rPr>
                <w:t xml:space="preserve">Exceeds Expectations (4): </w:t>
              </w:r>
            </w:ins>
            <w:r>
              <w:rPr>
                <w:rFonts w:ascii="Arial" w:cs="Arial" w:eastAsia="Arial" w:hAnsi="Arial"/>
                <w:b w:val="false"/>
                <w:bCs w:val="false"/>
                <w:i w:val="false"/>
                <w:iCs w:val="false"/>
                <w:color w:val="000000"/>
                <w:sz w:val="18"/>
                <w:szCs w:val="18"/>
              </w:rPr>
              <w:t xml:space="preserve">Defines a couple correctly</w:t>
            </w:r>
            <w:ins w:id="9024" w:author="Claude (AI) - proposed" w:date="2026-10-14T07:56:51Z">
              <w:r>
                <w:rPr>
                  <w:rFonts w:ascii="Arial" w:cs="Arial" w:eastAsia="Arial" w:hAnsi="Arial"/>
                  <w:b w:val="false"/>
                  <w:bCs w:val="false"/>
                  <w:i w:val="false"/>
                  <w:iCs w:val="false"/>
                  <w:color w:val="000000"/>
                  <w:sz w:val="18"/>
                  <w:szCs w:val="18"/>
                </w:rPr>
                <w:t xml:space="preserve"> (equal, opposite forces, different lines of action)</w:t>
              </w:r>
            </w:ins>
            <w:r>
              <w:rPr>
                <w:rFonts w:ascii="Arial" w:cs="Arial" w:eastAsia="Arial" w:hAnsi="Arial"/>
                <w:b w:val="false"/>
                <w:bCs w:val="false"/>
                <w:i w:val="false"/>
                <w:iCs w:val="false"/>
                <w:color w:val="000000"/>
                <w:sz w:val="18"/>
                <w:szCs w:val="18"/>
              </w:rPr>
              <w:t xml:space="preserve">, explains zero net force with pure rotation, uses F × d between the forces, </w:t>
            </w:r>
            <w:del w:id="9025" w:author="Claude (AI) - proposed" w:date="2026-10-14T07:56:51Z">
              <w:r>
                <w:rPr>
                  <w:rFonts w:ascii="Arial" w:cs="Arial" w:eastAsia="Arial" w:hAnsi="Arial"/>
                  <w:b w:val="false"/>
                  <w:bCs w:val="false"/>
                  <w:i w:val="false"/>
                  <w:iCs w:val="false"/>
                  <w:color w:val="000000"/>
                  <w:sz w:val="18"/>
                  <w:szCs w:val="18"/>
                </w:rPr>
                <w:delText xml:space="preserve">and explains a real couple such as</w:delText>
              </w:r>
            </w:del>
            <w:ins w:id="9026" w:author="Claude (AI) - proposed" w:date="2026-10-14T07:56:51Z">
              <w:r>
                <w:rPr>
                  <w:rFonts w:ascii="Arial" w:cs="Arial" w:eastAsia="Arial" w:hAnsi="Arial"/>
                  <w:b w:val="false"/>
                  <w:bCs w:val="false"/>
                  <w:i w:val="false"/>
                  <w:iCs w:val="false"/>
                  <w:color w:val="000000"/>
                  <w:sz w:val="18"/>
                  <w:szCs w:val="18"/>
                </w:rPr>
                <w:t xml:space="preserve">finds a net moment with correct directions, and explains why</w:t>
              </w:r>
            </w:ins>
            <w:r>
              <w:rPr>
                <w:rFonts w:ascii="Arial" w:cs="Arial" w:eastAsia="Arial" w:hAnsi="Arial"/>
                <w:b w:val="false"/>
                <w:bCs w:val="false"/>
                <w:i w:val="false"/>
                <w:iCs w:val="false"/>
                <w:color w:val="000000"/>
                <w:sz w:val="18"/>
                <w:szCs w:val="18"/>
              </w:rPr>
              <w:t xml:space="preserve"> the two-handed </w:t>
            </w:r>
            <w:del w:id="9027" w:author="Claude (AI) - proposed" w:date="2026-10-14T07:56:51Z">
              <w:r>
                <w:rPr>
                  <w:rFonts w:ascii="Arial" w:cs="Arial" w:eastAsia="Arial" w:hAnsi="Arial"/>
                  <w:b w:val="false"/>
                  <w:bCs w:val="false"/>
                  <w:i w:val="false"/>
                  <w:iCs w:val="false"/>
                  <w:color w:val="000000"/>
                  <w:sz w:val="18"/>
                  <w:szCs w:val="18"/>
                </w:rPr>
                <w:delText xml:space="preserve">steering wheel grip</w:delText>
              </w:r>
            </w:del>
            <w:ins w:id="9028" w:author="Claude (AI) - proposed" w:date="2026-10-14T07:56:51Z">
              <w:r>
                <w:rPr>
                  <w:rFonts w:ascii="Arial" w:cs="Arial" w:eastAsia="Arial" w:hAnsi="Arial"/>
                  <w:b w:val="false"/>
                  <w:bCs w:val="false"/>
                  <w:i w:val="false"/>
                  <w:iCs w:val="false"/>
                  <w:color w:val="000000"/>
                  <w:sz w:val="18"/>
                  <w:szCs w:val="18"/>
                </w:rPr>
                <w:t xml:space="preserve">jembe grip is not a couple</w:t>
              </w:r>
            </w:ins>
            <w:r>
              <w:rPr>
                <w:rFonts w:ascii="Arial" w:cs="Arial" w:eastAsia="Arial" w:hAnsi="Arial"/>
                <w:b w:val="false"/>
                <w:bCs w:val="false"/>
                <w:i w:val="false"/>
                <w:iCs w:val="false"/>
                <w:color w:val="000000"/>
                <w:sz w:val="18"/>
                <w:szCs w:val="18"/>
              </w:rPr>
              <w:t xml:space="preserve">. Uses the perpendicular distance, not the arrow length.</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29"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Defines a couple and gives F × d</w:t>
            </w:r>
            <w:ins w:id="9030" w:author="Claude (AI) - proposed" w:date="2026-10-14T07:56:51Z">
              <w:r>
                <w:rPr>
                  <w:rFonts w:ascii="Arial" w:cs="Arial" w:eastAsia="Arial" w:hAnsi="Arial"/>
                  <w:b w:val="false"/>
                  <w:bCs w:val="false"/>
                  <w:i w:val="false"/>
                  <w:iCs w:val="false"/>
                  <w:color w:val="000000"/>
                  <w:sz w:val="18"/>
                  <w:szCs w:val="18"/>
                </w:rPr>
                <w:t xml:space="preserve">, and finds a net moment</w:t>
              </w:r>
            </w:ins>
            <w:r>
              <w:rPr>
                <w:rFonts w:ascii="Arial" w:cs="Arial" w:eastAsia="Arial" w:hAnsi="Arial"/>
                <w:b w:val="false"/>
                <w:bCs w:val="false"/>
                <w:i w:val="false"/>
                <w:iCs w:val="false"/>
                <w:color w:val="000000"/>
                <w:sz w:val="18"/>
                <w:szCs w:val="18"/>
              </w:rPr>
              <w:t xml:space="preserve">, with small gaps in explaining net force or the steering wheel example.</w:t>
            </w:r>
          </w:p>
        </w:tc>
        <w:tc>
          <w:tcPr>
            <w:tcW w:type="dxa" w:w="3560"/>
            <w:shd w:fill="FFFFFF" w:color="auto" w:val="clear"/>
            <w:tcMar>
              <w:top w:type="dxa" w:w="60"/>
              <w:left w:type="dxa" w:w="120"/>
              <w:bottom w:type="dxa" w:w="60"/>
              <w:right w:type="dxa" w:w="120"/>
            </w:tcMar>
            <w:vAlign w:val="top"/>
          </w:tcPr>
          <w:p>
            <w:pPr>
              <w:keepNext w:val="false"/>
              <w:spacing w:after="40" w:before="0"/>
              <w:jc w:val="left"/>
              <w:rPr>
                <w:ins w:id="9032" w:author="Claude (AI) - proposed" w:date="2026-10-14T07:56:51Z"/>
              </w:rPr>
            </w:pPr>
            <w:ins w:id="9031" w:author="Claude (AI) - proposed" w:date="2026-10-14T07:56:51Z">
              <w:r>
                <w:rPr>
                  <w:rFonts w:ascii="Arial" w:cs="Arial" w:eastAsia="Arial" w:hAnsi="Arial"/>
                  <w:b w:val="false"/>
                  <w:bCs w:val="false"/>
                  <w:i w:val="false"/>
                  <w:iCs w:val="false"/>
                  <w:color w:val="000000"/>
                  <w:sz w:val="18"/>
                  <w:szCs w:val="18"/>
                </w:rPr>
                <w:t xml:space="preserve">Approaches Expectations (2): Gives a partly correct definition of a couple or calculates a moment but adds moments that should be subtracted, or the reverse. Below Expectations (1): Confuses a couple with a single force, or does not explain why the object turns.</w:t>
              </w:r>
            </w:ins>
          </w:p>
        </w:tc>
      </w:tr>
      <w:tr>
        <w:tc>
          <w:tcPr>
            <w:tcW w:type="dxa" w:w="3000"/>
            <w:shd w:fill="D5E8F0" w:color="auto" w:val="clear"/>
            <w:tcMar>
              <w:top w:type="dxa" w:w="60"/>
              <w:left w:type="dxa" w:w="120"/>
              <w:bottom w:type="dxa" w:w="60"/>
              <w:right w:type="dxa" w:w="120"/>
            </w:tcMar>
            <w:vAlign w:val="top"/>
          </w:tcPr>
          <w:p>
            <w:pPr>
              <w:keepNext w:val="false"/>
              <w:spacing w:after="40" w:before="0"/>
              <w:jc w:val="left"/>
              <w:rPr>
                <w:ins w:id="9034" w:author="Claude (AI) - proposed" w:date="2026-10-14T07:56:51Z"/>
              </w:rPr>
            </w:pPr>
            <w:ins w:id="9033" w:author="Claude (AI) - proposed" w:date="2026-10-14T07:56:51Z">
              <w:r>
                <w:rPr>
                  <w:rFonts w:ascii="Arial" w:cs="Arial" w:eastAsia="Arial" w:hAnsi="Arial"/>
                  <w:b w:val="false"/>
                  <w:bCs w:val="false"/>
                  <w:i w:val="false"/>
                  <w:iCs w:val="false"/>
                  <w:color w:val="000000"/>
                  <w:sz w:val="18"/>
                  <w:szCs w:val="18"/>
                </w:rPr>
                <w:t xml:space="preserve">Answering the driving question (Claim, Evidence, Reasoning) with Kenyan examples</w:t>
              </w:r>
            </w:ins>
          </w:p>
        </w:tc>
        <w:tc>
          <w:tcPr>
            <w:tcW w:type="dxa" w:w="3560"/>
            <w:shd w:fill="FFFFFF" w:color="auto" w:val="clear"/>
            <w:tcMar>
              <w:top w:type="dxa" w:w="60"/>
              <w:left w:type="dxa" w:w="120"/>
              <w:bottom w:type="dxa" w:w="60"/>
              <w:right w:type="dxa" w:w="120"/>
            </w:tcMar>
            <w:vAlign w:val="top"/>
          </w:tcPr>
          <w:p>
            <w:pPr>
              <w:keepNext w:val="false"/>
              <w:spacing w:after="40" w:before="0"/>
              <w:jc w:val="left"/>
              <w:rPr>
                <w:del w:id="9036" w:author="Claude (AI) - proposed" w:date="2026-10-14T07:56:51Z"/>
              </w:rPr>
            </w:pPr>
            <w:del w:id="9035" w:author="Claude (AI) - proposed" w:date="2026-10-14T07:56:51Z">
              <w:r>
                <w:rPr>
                  <w:rFonts w:ascii="Arial" w:cs="Arial" w:eastAsia="Arial" w:hAnsi="Arial"/>
                  <w:b w:val="false"/>
                  <w:bCs w:val="false"/>
                  <w:i w:val="false"/>
                  <w:iCs w:val="false"/>
                  <w:color w:val="000000"/>
                  <w:sz w:val="18"/>
                  <w:szCs w:val="18"/>
                </w:rPr>
                <w:delText xml:space="preserve">Confuses a couple with a single force, or does not explain why the object turns.</w:delText>
              </w:r>
            </w:del>
          </w:p>
          <w:p>
            <w:pPr>
              <w:keepNext w:val="false"/>
              <w:spacing w:after="40" w:before="0"/>
              <w:jc w:val="left"/>
              <w:rPr>
                <w:del w:id="9038" w:author="Claude (AI) - proposed" w:date="2026-10-14T07:56:51Z"/>
              </w:rPr>
            </w:pPr>
            <w:del w:id="9037" w:author="Claude (AI) - proposed" w:date="2026-10-14T07:56:51Z">
              <w:r>
                <w:rPr>
                  <w:rFonts w:ascii="Arial" w:cs="Arial" w:eastAsia="Arial" w:hAnsi="Arial"/>
                  <w:b w:val="false"/>
                  <w:bCs w:val="false"/>
                  <w:i w:val="false"/>
                  <w:iCs w:val="false"/>
                  <w:color w:val="000000"/>
                  <w:sz w:val="18"/>
                  <w:szCs w:val="18"/>
                </w:rPr>
                <w:delText xml:space="preserve">Connecting to Kenyan contexts and the driving question</w:delText>
              </w:r>
            </w:del>
          </w:p>
          <w:p>
            <w:pPr>
              <w:keepNext w:val="false"/>
              <w:spacing w:after="40" w:before="0"/>
              <w:jc w:val="left"/>
            </w:pPr>
            <w:del w:id="9039" w:author="Claude (AI) - proposed" w:date="2026-10-14T07:56:51Z">
              <w:r>
                <w:rPr>
                  <w:rFonts w:ascii="Arial" w:cs="Arial" w:eastAsia="Arial" w:hAnsi="Arial"/>
                  <w:b w:val="false"/>
                  <w:bCs w:val="false"/>
                  <w:i w:val="false"/>
                  <w:iCs w:val="false"/>
                  <w:color w:val="000000"/>
                  <w:sz w:val="18"/>
                  <w:szCs w:val="18"/>
                </w:rPr>
                <w:delText xml:space="preserve">Gives a coherent answer to the driving question</w:delText>
              </w:r>
            </w:del>
            <w:ins w:id="9040" w:author="Claude (AI) - proposed" w:date="2026-10-14T07:56:51Z">
              <w:r>
                <w:rPr>
                  <w:rFonts w:ascii="Arial" w:cs="Arial" w:eastAsia="Arial" w:hAnsi="Arial"/>
                  <w:b w:val="false"/>
                  <w:bCs w:val="false"/>
                  <w:i w:val="false"/>
                  <w:iCs w:val="false"/>
                  <w:color w:val="000000"/>
                  <w:sz w:val="18"/>
                  <w:szCs w:val="18"/>
                </w:rPr>
                <w:t xml:space="preserve">Exceeds Expectations (4): Gives a clear Claim supported by Evidence (numbers or observations) and Reasoning (the science idea),</w:t>
              </w:r>
            </w:ins>
            <w:r>
              <w:rPr>
                <w:rFonts w:ascii="Arial" w:cs="Arial" w:eastAsia="Arial" w:hAnsi="Arial"/>
                <w:b w:val="false"/>
                <w:bCs w:val="false"/>
                <w:i w:val="false"/>
                <w:iCs w:val="false"/>
                <w:color w:val="000000"/>
                <w:sz w:val="18"/>
                <w:szCs w:val="18"/>
              </w:rPr>
              <w:t xml:space="preserve"> with at least two correct Kenyan examples, each with pivot and design reason, and clearly shows how thinking </w:t>
            </w:r>
            <w:ins w:id="9041" w:author="Claude (AI) - proposed" w:date="2026-10-14T07:56:51Z">
              <w:r>
                <w:rPr>
                  <w:rFonts w:ascii="Arial" w:cs="Arial" w:eastAsia="Arial" w:hAnsi="Arial"/>
                  <w:b w:val="false"/>
                  <w:bCs w:val="false"/>
                  <w:i w:val="false"/>
                  <w:iCs w:val="false"/>
                  <w:color w:val="000000"/>
                  <w:sz w:val="18"/>
                  <w:szCs w:val="18"/>
                </w:rPr>
                <w:t xml:space="preserve">has </w:t>
              </w:r>
            </w:ins>
            <w:r>
              <w:rPr>
                <w:rFonts w:ascii="Arial" w:cs="Arial" w:eastAsia="Arial" w:hAnsi="Arial"/>
                <w:b w:val="false"/>
                <w:bCs w:val="false"/>
                <w:i w:val="false"/>
                <w:iCs w:val="false"/>
                <w:color w:val="000000"/>
                <w:sz w:val="18"/>
                <w:szCs w:val="18"/>
              </w:rPr>
              <w:t xml:space="preserve">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2" w:author="Claude (AI) - proposed" w:date="2026-10-14T07:56:51Z">
              <w:r>
                <w:rPr>
                  <w:rFonts w:ascii="Arial" w:cs="Arial" w:eastAsia="Arial" w:hAnsi="Arial"/>
                  <w:b w:val="false"/>
                  <w:bCs w:val="false"/>
                  <w:i w:val="false"/>
                  <w:iCs w:val="false"/>
                  <w:color w:val="000000"/>
                  <w:sz w:val="18"/>
                  <w:szCs w:val="18"/>
                </w:rPr>
                <w:t xml:space="preserve">Meets Expectations (3): </w:t>
              </w:r>
            </w:ins>
            <w:r>
              <w:rPr>
                <w:rFonts w:ascii="Arial" w:cs="Arial" w:eastAsia="Arial" w:hAnsi="Arial"/>
                <w:b w:val="false"/>
                <w:bCs w:val="false"/>
                <w:i w:val="false"/>
                <w:iCs w:val="false"/>
                <w:color w:val="000000"/>
                <w:sz w:val="18"/>
                <w:szCs w:val="18"/>
              </w:rPr>
              <w:t xml:space="preserve">Gives a mostly complete answer with two examples, where </w:t>
            </w:r>
            <w:ins w:id="9043" w:author="Claude (AI) - proposed" w:date="2026-10-14T07:56:51Z">
              <w:r>
                <w:rPr>
                  <w:rFonts w:ascii="Arial" w:cs="Arial" w:eastAsia="Arial" w:hAnsi="Arial"/>
                  <w:b w:val="false"/>
                  <w:bCs w:val="false"/>
                  <w:i w:val="false"/>
                  <w:iCs w:val="false"/>
                  <w:color w:val="000000"/>
                  <w:sz w:val="18"/>
                  <w:szCs w:val="18"/>
                </w:rPr>
                <w:t xml:space="preserve">one part of the Claim, Evidence or Reasoning, or </w:t>
              </w:r>
            </w:ins>
            <w:r>
              <w:rPr>
                <w:rFonts w:ascii="Arial" w:cs="Arial" w:eastAsia="Arial" w:hAnsi="Arial"/>
                <w:b w:val="false"/>
                <w:bCs w:val="false"/>
                <w:i w:val="false"/>
                <w:iCs w:val="false"/>
                <w:color w:val="000000"/>
                <w:sz w:val="18"/>
                <w:szCs w:val="18"/>
              </w:rPr>
              <w:t xml:space="preserve">the pivot or design reasoning</w:t>
            </w:r>
            <w:ins w:id="9044" w:author="Claude (AI) - proposed" w:date="2026-10-14T07:56:51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is partly missing.</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5" w:author="Claude (AI) - proposed" w:date="2026-10-14T07:56:51Z">
              <w:r>
                <w:rPr>
                  <w:rFonts w:ascii="Arial" w:cs="Arial" w:eastAsia="Arial" w:hAnsi="Arial"/>
                  <w:b w:val="false"/>
                  <w:bCs w:val="false"/>
                  <w:i w:val="false"/>
                  <w:iCs w:val="false"/>
                  <w:color w:val="000000"/>
                  <w:sz w:val="18"/>
                  <w:szCs w:val="18"/>
                </w:rPr>
                <w:delText xml:space="preserve">Gives one example or none</w:delText>
              </w:r>
            </w:del>
            <w:ins w:id="9046" w:author="Claude (AI) - proposed" w:date="2026-10-14T07:56:51Z">
              <w:r>
                <w:rPr>
                  <w:rFonts w:ascii="Arial" w:cs="Arial" w:eastAsia="Arial" w:hAnsi="Arial"/>
                  <w:b w:val="false"/>
                  <w:bCs w:val="false"/>
                  <w:i w:val="false"/>
                  <w:iCs w:val="false"/>
                  <w:color w:val="000000"/>
                  <w:sz w:val="18"/>
                  <w:szCs w:val="18"/>
                </w:rPr>
                <w:t xml:space="preserve">Approaches Expectations (2): Gives a Claim and one example with some correct reasoning, but the Evidence is missing or the pivot is wrong. Below Expectations (1): Gives no example or only a statement</w:t>
              </w:r>
            </w:ins>
            <w:r>
              <w:rPr>
                <w:rFonts w:ascii="Arial" w:cs="Arial" w:eastAsia="Arial" w:hAnsi="Arial"/>
                <w:b w:val="false"/>
                <w:bCs w:val="false"/>
                <w:i w:val="false"/>
                <w:iCs w:val="false"/>
                <w:color w:val="000000"/>
                <w:sz w:val="18"/>
                <w:szCs w:val="18"/>
              </w:rPr>
              <w:t xml:space="preserve">, with little link to the driving question or to the change in thinking.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qujyo-bdwzxzqtthbsu5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oqyls1dgzoeccm3maxsh">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yqvddfvlsoomhrqo_xg0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ujyo-bdwzxzqtthbsu5e" Type="http://schemas.openxmlformats.org/officeDocument/2006/relationships/hyperlink" Target="https://creativecommons.org/licenses/by-nc/4.0/" TargetMode="External"/><Relationship Id="rIdloqyls1dgzoeccm3maxsh" Type="http://schemas.openxmlformats.org/officeDocument/2006/relationships/hyperlink" Target="https://creativecommons.org/licenses/by-nc/4.0/" TargetMode="External"/><Relationship Id="rIdyqvddfvlsoomhrqo_xg0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2026-10-14T07:56:49.307Z</dcterms:created>
  <dcterms:modified xsi:type="dcterms:W3CDTF">2026-10-14T07:56:49.307Z</dcterms:modified>
</cp:coreProperties>
</file>

<file path=docProps/custom.xml><?xml version="1.0" encoding="utf-8"?>
<Properties xmlns="http://schemas.openxmlformats.org/officeDocument/2006/custom-properties" xmlns:vt="http://schemas.openxmlformats.org/officeDocument/2006/docPropsVTypes"/>
</file>