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ins w:id="9001" w:author="Claude (AI) - proposed" w:date="2026-10-14T07:56:51Z">
              <w:r>
                <w:rPr>
                  <w:rFonts w:ascii="Arial" w:cs="Arial" w:eastAsia="Arial" w:hAnsi="Arial"/>
                  <w:b w:val="false"/>
                  <w:bCs w:val="false"/>
                  <w:i w:val="false"/>
                  <w:iCs w:val="false"/>
                  <w:color w:val="000000"/>
                  <w:sz w:val="18"/>
                  <w:szCs w:val="18"/>
                </w:rPr>
                <w:t xml:space="preserve"> Use your Summary Tables from Lessons 1 to 7 to help you. You may add labelled sketches, and you may talk through your ideas in Kiswahili or your home language before you write in English.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w:t>
            </w:r>
            <w:del w:id="9002" w:author="Claude (AI) - proposed" w:date="2026-10-14T07:56:51Z">
              <w:r>
                <w:rPr>
                  <w:rFonts w:ascii="Arial" w:cs="Arial" w:eastAsia="Arial" w:hAnsi="Arial"/>
                  <w:b/>
                  <w:bCs/>
                  <w:i w:val="false"/>
                  <w:iCs w:val="false"/>
                  <w:color w:val="000000"/>
                  <w:sz w:val="18"/>
                  <w:szCs w:val="18"/>
                </w:rPr>
                <w:delText xml:space="preserve">other</w:delText>
              </w:r>
            </w:del>
            <w:ins w:id="9003" w:author="Claude (AI) - proposed" w:date="2026-10-14T07:56:51Z">
              <w:r>
                <w:rPr>
                  <w:rFonts w:ascii="Arial" w:cs="Arial" w:eastAsia="Arial" w:hAnsi="Arial"/>
                  <w:b/>
                  <w:bCs/>
                  <w:i w:val="false"/>
                  <w:iCs w:val="false"/>
                  <w:color w:val="000000"/>
                  <w:sz w:val="18"/>
                  <w:szCs w:val="18"/>
                </w:rPr>
                <w:t xml:space="preserve">same</w:t>
              </w:r>
            </w:ins>
            <w:r>
              <w:rPr>
                <w:rFonts w:ascii="Arial" w:cs="Arial" w:eastAsia="Arial" w:hAnsi="Arial"/>
                <w:b/>
                <w:bCs/>
                <w:i w:val="false"/>
                <w:iCs w:val="false"/>
                <w:color w:val="000000"/>
                <w:sz w:val="18"/>
                <w:szCs w:val="18"/>
              </w:rPr>
              <w:t xml:space="preserve"> side of P</w:t>
            </w:r>
            <w:ins w:id="9004" w:author="Claude (AI) - proposed" w:date="2026-10-14T07:56:51Z">
              <w:r>
                <w:rPr>
                  <w:rFonts w:ascii="Arial" w:cs="Arial" w:eastAsia="Arial" w:hAnsi="Arial"/>
                  <w:b/>
                  <w:bCs/>
                  <w:i w:val="false"/>
                  <w:iCs w:val="false"/>
                  <w:color w:val="000000"/>
                  <w:sz w:val="18"/>
                  <w:szCs w:val="18"/>
                </w:rPr>
                <w:t xml:space="preserve"> as the grip but pushing against the farmer's push</w:t>
              </w:r>
            </w:ins>
            <w:r>
              <w:rPr>
                <w:rFonts w:ascii="Arial" w:cs="Arial" w:eastAsia="Arial" w:hAnsi="Arial"/>
                <w:b/>
                <w:bCs/>
                <w:i w:val="false"/>
                <w:iCs w:val="false"/>
                <w:color w:val="000000"/>
                <w:sz w:val="18"/>
                <w:szCs w:val="18"/>
              </w:rPr>
              <w:t xml:space="preserve">,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5" w:author="Claude (AI) - proposed" w:date="2026-10-14T07:56:51Z">
              <w:r>
                <w:rPr>
                  <w:rFonts w:ascii="Arial" w:cs="Arial" w:eastAsia="Arial" w:hAnsi="Arial"/>
                  <w:b/>
                  <w:bCs/>
                  <w:i w:val="false"/>
                  <w:iCs w:val="false"/>
                  <w:color w:val="000000"/>
                  <w:sz w:val="18"/>
                  <w:szCs w:val="18"/>
                </w:rPr>
                <w:t xml:space="preserve"> (f) A farmer digs with both hands on a jembe handle, pushing the same way with each hand. Is this a couple? Explain.</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w:t>
            </w:r>
            <w:ins w:id="9006" w:author="Claude (AI) - proposed" w:date="2026-10-14T07:56:51Z">
              <w:r>
                <w:rPr>
                  <w:rFonts w:ascii="Arial" w:cs="Arial" w:eastAsia="Arial" w:hAnsi="Arial"/>
                  <w:b w:val="false"/>
                  <w:bCs w:val="false"/>
                  <w:i w:val="false"/>
                  <w:iCs w:val="false"/>
                  <w:color w:val="000000"/>
                  <w:sz w:val="18"/>
                  <w:szCs w:val="18"/>
                </w:rPr>
                <w:t xml:space="preserve"> with two hands</w:t>
              </w:r>
            </w:ins>
            <w:r>
              <w:rPr>
                <w:rFonts w:ascii="Arial" w:cs="Arial" w:eastAsia="Arial" w:hAnsi="Arial"/>
                <w:b w:val="false"/>
                <w:bCs w:val="false"/>
                <w:i w:val="false"/>
                <w:iCs w:val="false"/>
                <w:color w:val="000000"/>
                <w:sz w:val="18"/>
                <w:szCs w:val="18"/>
              </w:rPr>
              <w:t xml:space="preserve"> by a plumber in Kisumu, a tap wrench used by a plumber in Nairobi, </w:t>
            </w:r>
            <w:del w:id="9007" w:author="Claude (AI) - proposed" w:date="2026-10-14T07:56:51Z">
              <w:r>
                <w:rPr>
                  <w:rFonts w:ascii="Arial" w:cs="Arial" w:eastAsia="Arial" w:hAnsi="Arial"/>
                  <w:b w:val="false"/>
                  <w:bCs w:val="false"/>
                  <w:i w:val="false"/>
                  <w:iCs w:val="false"/>
                  <w:color w:val="000000"/>
                  <w:sz w:val="18"/>
                  <w:szCs w:val="18"/>
                </w:rPr>
                <w:delText xml:space="preserve">the two-handed grip on a jembe handle</w:delText>
              </w:r>
            </w:del>
            <w:ins w:id="9008" w:author="Claude (AI) - proposed" w:date="2026-10-14T07:56:51Z">
              <w:r>
                <w:rPr>
                  <w:rFonts w:ascii="Arial" w:cs="Arial" w:eastAsia="Arial" w:hAnsi="Arial"/>
                  <w:b w:val="false"/>
                  <w:bCs w:val="false"/>
                  <w:i w:val="false"/>
                  <w:iCs w:val="false"/>
                  <w:color w:val="000000"/>
                  <w:sz w:val="18"/>
                  <w:szCs w:val="18"/>
                </w:rPr>
                <w:t xml:space="preserve">a wheel spanner used by a fundi changing a matatu tyre, a bottle top turned with finger and thumb</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10" w:author="Claude (AI) - proposed" w:date="2026-10-14T07:56:51Z"/>
              </w:rPr>
            </w:pPr>
            <w:ins w:id="9009" w:author="Claude (AI) - proposed" w:date="2026-10-14T07:56:51Z">
              <w:r>
                <w:rPr>
                  <w:rFonts w:ascii="Arial" w:cs="Arial" w:eastAsia="Arial" w:hAnsi="Arial"/>
                  <w:b w:val="false"/>
                  <w:bCs w:val="false"/>
                  <w:i w:val="false"/>
                  <w:iCs w:val="false"/>
                  <w:color w:val="000000"/>
                  <w:sz w:val="18"/>
                  <w:szCs w:val="18"/>
                </w:rPr>
                <w:t xml:space="preserve">(f) No. A couple needs two equal forces in opposite directions. Both hands push the same way, so the forces are parallel, not opposite, and the jembe works as a lever about the blade pivot: a longer handle gives a larger moment for the same effort.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w:t>
            </w:r>
            <w:ins w:id="9011" w:author="Claude (AI) - proposed" w:date="2026-10-14T07:56:51Z">
              <w:r>
                <w:rPr>
                  <w:rFonts w:ascii="Arial" w:cs="Arial" w:eastAsia="Arial" w:hAnsi="Arial"/>
                  <w:b/>
                  <w:bCs/>
                  <w:i w:val="false"/>
                  <w:iCs w:val="false"/>
                  <w:color w:val="000000"/>
                  <w:sz w:val="18"/>
                  <w:szCs w:val="18"/>
                </w:rPr>
                <w:t xml:space="preserve">. Organise your answer as Claim (your answer to the question), Evidence (the measurements or calculations that support it) and Reasoning (the science idea that links them)</w:t>
              </w:r>
            </w:ins>
            <w:r>
              <w:rPr>
                <w:rFonts w:ascii="Arial" w:cs="Arial" w:eastAsia="Arial" w:hAnsi="Arial"/>
                <w:b/>
                <w:bCs/>
                <w:i w:val="false"/>
                <w:iCs w:val="false"/>
                <w:color w:val="000000"/>
                <w:sz w:val="18"/>
                <w:szCs w:val="18"/>
              </w:rPr>
              <w:t xml:space="preserve">.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t>
            </w:r>
            <w:del w:id="9012" w:author="Claude (AI) - proposed" w:date="2026-10-14T07:56:51Z">
              <w:r>
                <w:rPr>
                  <w:rFonts w:ascii="Arial" w:cs="Arial" w:eastAsia="Arial" w:hAnsi="Arial"/>
                  <w:b w:val="false"/>
                  <w:bCs w:val="false"/>
                  <w:i w:val="false"/>
                  <w:iCs w:val="false"/>
                  <w:color w:val="000000"/>
                  <w:sz w:val="18"/>
                  <w:szCs w:val="18"/>
                </w:rPr>
                <w:delText xml:space="preserve">A</w:delText>
              </w:r>
            </w:del>
            <w:ins w:id="9013" w:author="Claude (AI) - proposed" w:date="2026-10-14T07:56:51Z">
              <w:r>
                <w:rPr>
                  <w:rFonts w:ascii="Arial" w:cs="Arial" w:eastAsia="Arial" w:hAnsi="Arial"/>
                  <w:b w:val="false"/>
                  <w:bCs w:val="false"/>
                  <w:i w:val="false"/>
                  <w:iCs w:val="false"/>
                  <w:color w:val="000000"/>
                  <w:sz w:val="18"/>
                  <w:szCs w:val="18"/>
                </w:rPr>
                <w:t xml:space="preserve">Claim: Where the farmer grips decides how big the turning effect is, so a longer handle lets the same push turn the blade more easily. Evidence: with the same effort F, a 90 cm handle gives a distance d three times bigger than a 30 cm handle (0.9 m against 0.3 m), so the moment is three times bigger (for example 80 N × 0.9 m = 72 N·m against 80 N × 0.3 m = 24 N·m); in our metre-rule data the rule balanced only when F × d was equal on both sides. Reasoning: a</w:t>
              </w:r>
            </w:ins>
            <w:r>
              <w:rPr>
                <w:rFonts w:ascii="Arial" w:cs="Arial" w:eastAsia="Arial" w:hAnsi="Arial"/>
                <w:b w:val="false"/>
                <w:bCs w:val="false"/>
                <w:i w:val="false"/>
                <w:iCs w:val="false"/>
                <w:color w:val="000000"/>
                <w:sz w:val="18"/>
                <w:szCs w:val="18"/>
              </w:rPr>
              <w:t xml:space="preserve"> moment is the turning effect of a force,</w:t>
            </w:r>
            <w:del w:id="9014" w:author="Claude (AI) - proposed" w:date="2026-10-14T07:56:51Z">
              <w:r>
                <w:rPr>
                  <w:rFonts w:ascii="Arial" w:cs="Arial" w:eastAsia="Arial" w:hAnsi="Arial"/>
                  <w:b w:val="false"/>
                  <w:bCs w:val="false"/>
                  <w:i w:val="false"/>
                  <w:iCs w:val="false"/>
                  <w:color w:val="000000"/>
                  <w:sz w:val="18"/>
                  <w:szCs w:val="18"/>
                </w:rPr>
                <w:delText xml:space="preserve"> found by</w:delText>
              </w:r>
            </w:del>
            <w:r>
              <w:rPr>
                <w:rFonts w:ascii="Arial" w:cs="Arial" w:eastAsia="Arial" w:hAnsi="Arial"/>
                <w:b w:val="false"/>
                <w:bCs w:val="false"/>
                <w:i w:val="false"/>
                <w:iCs w:val="false"/>
                <w:color w:val="000000"/>
                <w:sz w:val="18"/>
                <w:szCs w:val="18"/>
              </w:rPr>
              <w:t xml:space="preserve"> M = F × d, where d is the perpendicular distance from the pivot </w:t>
            </w:r>
            <w:ins w:id="9015" w:author="Claude (AI) - proposed" w:date="2026-10-14T07:56:51Z">
              <w:r>
                <w:rPr>
                  <w:rFonts w:ascii="Arial" w:cs="Arial" w:eastAsia="Arial" w:hAnsi="Arial"/>
                  <w:b w:val="false"/>
                  <w:bCs w:val="false"/>
                  <w:i w:val="false"/>
                  <w:iCs w:val="false"/>
                  <w:color w:val="000000"/>
                  <w:sz w:val="18"/>
                  <w:szCs w:val="18"/>
                </w:rPr>
                <w:t xml:space="preserve">(the blade-soil contact) </w:t>
              </w:r>
            </w:ins>
            <w:r>
              <w:rPr>
                <w:rFonts w:ascii="Arial" w:cs="Arial" w:eastAsia="Arial" w:hAnsi="Arial"/>
                <w:b w:val="false"/>
                <w:bCs w:val="false"/>
                <w:i w:val="false"/>
                <w:iCs w:val="false"/>
                <w:color w:val="000000"/>
                <w:sz w:val="18"/>
                <w:szCs w:val="18"/>
              </w:rPr>
              <w:t xml:space="preserve">to the line of action of the force. </w:t>
            </w:r>
            <w:del w:id="9016" w:author="Claude (AI) - proposed" w:date="2026-10-14T07:56:51Z">
              <w:r>
                <w:rPr>
                  <w:rFonts w:ascii="Arial" w:cs="Arial" w:eastAsia="Arial" w:hAnsi="Arial"/>
                  <w:b w:val="false"/>
                  <w:bCs w:val="false"/>
                  <w:i w:val="false"/>
                  <w:iCs w:val="false"/>
                  <w:color w:val="000000"/>
                  <w:sz w:val="18"/>
                  <w:szCs w:val="18"/>
                </w:rPr>
                <w:delText xml:space="preserve">In the jembe, the blade-soil contact is the pivot. Where the farmer grips decides d. A longer handle, or gripping further from the blade, increases d, so the same effort produces</w:delText>
              </w:r>
            </w:del>
            <w:ins w:id="9017" w:author="Claude (AI) - proposed" w:date="2026-10-14T07:56:51Z">
              <w:r>
                <w:rPr>
                  <w:rFonts w:ascii="Arial" w:cs="Arial" w:eastAsia="Arial" w:hAnsi="Arial"/>
                  <w:b w:val="false"/>
                  <w:bCs w:val="false"/>
                  <w:i w:val="false"/>
                  <w:iCs w:val="false"/>
                  <w:color w:val="000000"/>
                  <w:sz w:val="18"/>
                  <w:szCs w:val="18"/>
                </w:rPr>
                <w:t xml:space="preserve">For the same F, a larger d gives</w:t>
              </w:r>
            </w:ins>
            <w:r>
              <w:rPr>
                <w:rFonts w:ascii="Arial" w:cs="Arial" w:eastAsia="Arial" w:hAnsi="Arial"/>
                <w:b w:val="false"/>
                <w:bCs w:val="false"/>
                <w:i w:val="false"/>
                <w:iCs w:val="false"/>
                <w:color w:val="000000"/>
                <w:sz w:val="18"/>
                <w:szCs w:val="18"/>
              </w:rPr>
              <w:t xml:space="preserve"> a larger moment</w:t>
            </w:r>
            <w:del w:id="9018" w:author="Claude (AI) - proposed" w:date="2026-10-14T07:56:51Z">
              <w:r>
                <w:rPr>
                  <w:rFonts w:ascii="Arial" w:cs="Arial" w:eastAsia="Arial" w:hAnsi="Arial"/>
                  <w:b w:val="false"/>
                  <w:bCs w:val="false"/>
                  <w:i w:val="false"/>
                  <w:iCs w:val="false"/>
                  <w:color w:val="000000"/>
                  <w:sz w:val="18"/>
                  <w:szCs w:val="18"/>
                </w:rPr>
                <w:delText xml:space="preserve">. That is why</w:delText>
              </w:r>
            </w:del>
            <w:ins w:id="9019" w:author="Claude (AI) - proposed" w:date="2026-10-14T07:56:51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Amina, with the 90 cm handle, broke the soil more easily than Juma with the 30 cm handle, although the blade and the effort were the same. Engineers and farmers therefore design tools with long handles </w:t>
            </w:r>
            <w:del w:id="9020" w:author="Claude (AI) - proposed" w:date="2026-10-14T07:56:51Z">
              <w:r>
                <w:rPr>
                  <w:rFonts w:ascii="Arial" w:cs="Arial" w:eastAsia="Arial" w:hAnsi="Arial"/>
                  <w:b w:val="false"/>
                  <w:bCs w:val="false"/>
                  <w:i w:val="false"/>
                  <w:iCs w:val="false"/>
                  <w:color w:val="000000"/>
                  <w:sz w:val="18"/>
                  <w:szCs w:val="18"/>
                </w:rPr>
                <w:delText xml:space="preserve">or wide grips </w:delText>
              </w:r>
            </w:del>
            <w:r>
              <w:rPr>
                <w:rFonts w:ascii="Arial" w:cs="Arial" w:eastAsia="Arial" w:hAnsi="Arial"/>
                <w:b w:val="false"/>
                <w:bCs w:val="false"/>
                <w:i w:val="false"/>
                <w:iCs w:val="false"/>
                <w:color w:val="000000"/>
                <w:sz w:val="18"/>
                <w:szCs w:val="18"/>
              </w:rPr>
              <w:t xml:space="preserve">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w:t>
            </w:r>
            <w:del w:id="9021" w:author="Claude (AI) - proposed" w:date="2026-10-14T07:56:51Z">
              <w:r>
                <w:rPr>
                  <w:rFonts w:ascii="Arial" w:cs="Arial" w:eastAsia="Arial" w:hAnsi="Arial"/>
                  <w:b w:val="false"/>
                  <w:bCs w:val="false"/>
                  <w:i w:val="false"/>
                  <w:iCs w:val="false"/>
                  <w:color w:val="000000"/>
                  <w:sz w:val="18"/>
                  <w:szCs w:val="18"/>
                </w:rPr>
                <w:delText xml:space="preserve"> with its pivot at the base of the boom</w:delText>
              </w:r>
            </w:del>
            <w:ins w:id="9022" w:author="Claude (AI) - proposed" w:date="2026-10-14T07:56:51Z">
              <w:r>
                <w:rPr>
                  <w:rFonts w:ascii="Arial" w:cs="Arial" w:eastAsia="Arial" w:hAnsi="Arial"/>
                  <w:b w:val="false"/>
                  <w:bCs w:val="false"/>
                  <w:i w:val="false"/>
                  <w:iCs w:val="false"/>
                  <w:color w:val="000000"/>
                  <w:sz w:val="18"/>
                  <w:szCs w:val="18"/>
                </w:rPr>
                <w:t xml:space="preserve">, where a counterweight on the short arm balances the load on the long jib so that the two moments are equal</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Calculates every moment correctly with units, converts masses to weights using g = 10 N/kg, </w:t>
            </w:r>
            <w:del w:id="9024" w:author="Claude (AI) - proposed" w:date="2026-10-14T07:56:51Z">
              <w:r>
                <w:rPr>
                  <w:rFonts w:ascii="Arial" w:cs="Arial" w:eastAsia="Arial" w:hAnsi="Arial"/>
                  <w:b w:val="false"/>
                  <w:bCs w:val="false"/>
                  <w:i w:val="false"/>
                  <w:iCs w:val="false"/>
                  <w:color w:val="000000"/>
                  <w:sz w:val="18"/>
                  <w:szCs w:val="18"/>
                </w:rPr>
                <w:delText xml:space="preserve">identifies</w:delText>
              </w:r>
            </w:del>
            <w:ins w:id="9025" w:author="Claude (AI) - proposed" w:date="2026-10-14T07:56:51Z">
              <w:r>
                <w:rPr>
                  <w:rFonts w:ascii="Arial" w:cs="Arial" w:eastAsia="Arial" w:hAnsi="Arial"/>
                  <w:b w:val="false"/>
                  <w:bCs w:val="false"/>
                  <w:i w:val="false"/>
                  <w:iCs w:val="false"/>
                  <w:color w:val="000000"/>
                  <w:sz w:val="18"/>
                  <w:szCs w:val="18"/>
                </w:rPr>
                <w:t xml:space="preserve">labels</w:t>
              </w:r>
            </w:ins>
            <w:r>
              <w:rPr>
                <w:rFonts w:ascii="Arial" w:cs="Arial" w:eastAsia="Arial" w:hAnsi="Arial"/>
                <w:b w:val="false"/>
                <w:bCs w:val="false"/>
                <w:i w:val="false"/>
                <w:iCs w:val="false"/>
                <w:color w:val="000000"/>
                <w:sz w:val="18"/>
                <w:szCs w:val="18"/>
              </w:rPr>
              <w:t xml:space="preserve"> clockwise and anticlockwise moments,</w:t>
            </w:r>
            <w:del w:id="9026" w:author="Claude (AI) - proposed" w:date="2026-10-14T07:56:51Z">
              <w:r>
                <w:rPr>
                  <w:rFonts w:ascii="Arial" w:cs="Arial" w:eastAsia="Arial" w:hAnsi="Arial"/>
                  <w:b w:val="false"/>
                  <w:bCs w:val="false"/>
                  <w:i w:val="false"/>
                  <w:iCs w:val="false"/>
                  <w:color w:val="000000"/>
                  <w:sz w:val="18"/>
                  <w:szCs w:val="18"/>
                </w:rPr>
                <w:delText xml:space="preserve"> and</w:delText>
              </w:r>
            </w:del>
            <w:r>
              <w:rPr>
                <w:rFonts w:ascii="Arial" w:cs="Arial" w:eastAsia="Arial" w:hAnsi="Arial"/>
                <w:b w:val="false"/>
                <w:bCs w:val="false"/>
                <w:i w:val="false"/>
                <w:iCs w:val="false"/>
                <w:color w:val="000000"/>
                <w:sz w:val="18"/>
                <w:szCs w:val="18"/>
              </w:rPr>
              <w:t xml:space="preserve"> states the Principle of Moments accurately</w:t>
            </w:r>
            <w:ins w:id="9027" w:author="Claude (AI) - proposed" w:date="2026-10-14T07:56:51Z">
              <w:r>
                <w:rPr>
                  <w:rFonts w:ascii="Arial" w:cs="Arial" w:eastAsia="Arial" w:hAnsi="Arial"/>
                  <w:b w:val="false"/>
                  <w:bCs w:val="false"/>
                  <w:i w:val="false"/>
                  <w:iCs w:val="false"/>
                  <w:color w:val="000000"/>
                  <w:sz w:val="18"/>
                  <w:szCs w:val="18"/>
                </w:rPr>
                <w:t xml:space="preserve"> and uses it to find an unknown distance or force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0" w:author="Claude (AI) - proposed" w:date="2026-10-14T07:56:51Z"/>
              </w:rPr>
            </w:pPr>
            <w:ins w:id="9029" w:author="Claude (AI) - proposed" w:date="2026-10-14T07:56:51Z">
              <w:r>
                <w:rPr>
                  <w:rFonts w:ascii="Arial" w:cs="Arial" w:eastAsia="Arial" w:hAnsi="Arial"/>
                  <w:b w:val="false"/>
                  <w:bCs w:val="false"/>
                  <w:i w:val="false"/>
                  <w:iCs w:val="false"/>
                  <w:color w:val="000000"/>
                  <w:sz w:val="18"/>
                  <w:szCs w:val="18"/>
                </w:rPr>
                <w:t xml:space="preserve">Approaches Expectations (2): Gets the equation M = F × d right but makes several calculation errors or omits units or directions, or states the Principle of Moments only partly. Below Expectations (1): Cannot apply M = F × d, or confuses force with moment.</w:t>
              </w:r>
            </w:ins>
          </w:p>
          <w:p>
            <w:pPr>
              <w:keepNext w:val="false"/>
              <w:spacing w:after="40" w:before="0"/>
              <w:jc w:val="left"/>
              <w:rPr>
                <w:del w:id="9032" w:author="Claude (AI) - proposed" w:date="2026-10-14T07:56:51Z"/>
              </w:rPr>
            </w:pPr>
            <w:del w:id="9031" w:author="Claude (AI) - proposed" w:date="2026-10-14T07:56:51Z">
              <w:r>
                <w:rPr>
                  <w:rFonts w:ascii="Arial" w:cs="Arial" w:eastAsia="Arial" w:hAnsi="Arial"/>
                  <w:b w:val="false"/>
                  <w:bCs w:val="false"/>
                  <w:i w:val="false"/>
                  <w:iCs w:val="false"/>
                  <w:color w:val="000000"/>
                  <w:sz w:val="18"/>
                  <w:szCs w:val="18"/>
                </w:rPr>
                <w:delText xml:space="preserve">Makes frequent calculation errors, omits units or directions, or cannot state the Principle of Moments.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Identifies the blade-soil contact as the pivot and explains that the longer handle (90 cm against 30 cm) gives a larger perpendicular distance</w:t>
            </w:r>
            <w:ins w:id="9034" w:author="Claude (AI) - proposed" w:date="2026-10-14T07:5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so a larger moment for the same force</w:t>
            </w:r>
            <w:ins w:id="9035" w:author="Claude (AI) - proposed" w:date="2026-10-14T07:56:51Z">
              <w:r>
                <w:rPr>
                  <w:rFonts w:ascii="Arial" w:cs="Arial" w:eastAsia="Arial" w:hAnsi="Arial"/>
                  <w:b w:val="false"/>
                  <w:bCs w:val="false"/>
                  <w:i w:val="false"/>
                  <w:iCs w:val="false"/>
                  <w:color w:val="000000"/>
                  <w:sz w:val="18"/>
                  <w:szCs w:val="18"/>
                </w:rPr>
                <w:t xml:space="preserve"> (about three times)</w:t>
              </w:r>
            </w:ins>
            <w:r>
              <w:rPr>
                <w:rFonts w:ascii="Arial" w:cs="Arial" w:eastAsia="Arial" w:hAnsi="Arial"/>
                <w:b w:val="false"/>
                <w:bCs w:val="false"/>
                <w:i w:val="false"/>
                <w:iCs w:val="false"/>
                <w:color w:val="000000"/>
                <w:sz w:val="18"/>
                <w:szCs w:val="18"/>
              </w:rPr>
              <w:t xml:space="preserv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4T07:56:51Z">
              <w:r>
                <w:rPr>
                  <w:rFonts w:ascii="Arial" w:cs="Arial" w:eastAsia="Arial" w:hAnsi="Arial"/>
                  <w:b w:val="false"/>
                  <w:bCs w:val="false"/>
                  <w:i w:val="false"/>
                  <w:iCs w:val="false"/>
                  <w:color w:val="000000"/>
                  <w:sz w:val="18"/>
                  <w:szCs w:val="18"/>
                </w:rPr>
                <w:delText xml:space="preserve">Says only that a longer handle is easier or gives vague reasons, without linking to moment, pivot or perpendicular distance.</w:delText>
              </w:r>
            </w:del>
            <w:ins w:id="9038" w:author="Claude (AI) - proposed" w:date="2026-10-14T07:56:51Z">
              <w:r>
                <w:rPr>
                  <w:rFonts w:ascii="Arial" w:cs="Arial" w:eastAsia="Arial" w:hAnsi="Arial"/>
                  <w:b w:val="false"/>
                  <w:bCs w:val="false"/>
                  <w:i w:val="false"/>
                  <w:iCs w:val="false"/>
                  <w:color w:val="000000"/>
                  <w:sz w:val="18"/>
                  <w:szCs w:val="18"/>
                </w:rPr>
                <w:t xml:space="preserve">Approaches Expectations (2): Says the longer handle is easier and mentions distance or leverage, but does not use moment or the pivot. Below Expectations (1): Says only that a longer handle is easier, or that Amina must be stronger, with no link to moment, pivot or perpendicular distance.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9"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Defines a couple correctly</w:t>
            </w:r>
            <w:ins w:id="9040" w:author="Claude (AI) - proposed" w:date="2026-10-14T07:56:51Z">
              <w:r>
                <w:rPr>
                  <w:rFonts w:ascii="Arial" w:cs="Arial" w:eastAsia="Arial" w:hAnsi="Arial"/>
                  <w:b w:val="false"/>
                  <w:bCs w:val="false"/>
                  <w:i w:val="false"/>
                  <w:iCs w:val="false"/>
                  <w:color w:val="000000"/>
                  <w:sz w:val="18"/>
                  <w:szCs w:val="18"/>
                </w:rPr>
                <w:t xml:space="preserve"> (equal, opposite forces, different lines of action)</w:t>
              </w:r>
            </w:ins>
            <w:r>
              <w:rPr>
                <w:rFonts w:ascii="Arial" w:cs="Arial" w:eastAsia="Arial" w:hAnsi="Arial"/>
                <w:b w:val="false"/>
                <w:bCs w:val="false"/>
                <w:i w:val="false"/>
                <w:iCs w:val="false"/>
                <w:color w:val="000000"/>
                <w:sz w:val="18"/>
                <w:szCs w:val="18"/>
              </w:rPr>
              <w:t xml:space="preserve">, explains zero net force with pure rotation, uses F × d between the forces, </w:t>
            </w:r>
            <w:del w:id="9041" w:author="Claude (AI) - proposed" w:date="2026-10-14T07:56:51Z">
              <w:r>
                <w:rPr>
                  <w:rFonts w:ascii="Arial" w:cs="Arial" w:eastAsia="Arial" w:hAnsi="Arial"/>
                  <w:b w:val="false"/>
                  <w:bCs w:val="false"/>
                  <w:i w:val="false"/>
                  <w:iCs w:val="false"/>
                  <w:color w:val="000000"/>
                  <w:sz w:val="18"/>
                  <w:szCs w:val="18"/>
                </w:rPr>
                <w:delText xml:space="preserve">and explains a real couple such as</w:delText>
              </w:r>
            </w:del>
            <w:ins w:id="9042" w:author="Claude (AI) - proposed" w:date="2026-10-14T07:56:51Z">
              <w:r>
                <w:rPr>
                  <w:rFonts w:ascii="Arial" w:cs="Arial" w:eastAsia="Arial" w:hAnsi="Arial"/>
                  <w:b w:val="false"/>
                  <w:bCs w:val="false"/>
                  <w:i w:val="false"/>
                  <w:iCs w:val="false"/>
                  <w:color w:val="000000"/>
                  <w:sz w:val="18"/>
                  <w:szCs w:val="18"/>
                </w:rPr>
                <w:t xml:space="preserve">finds a net moment with correct directions, and explains why</w:t>
              </w:r>
            </w:ins>
            <w:r>
              <w:rPr>
                <w:rFonts w:ascii="Arial" w:cs="Arial" w:eastAsia="Arial" w:hAnsi="Arial"/>
                <w:b w:val="false"/>
                <w:bCs w:val="false"/>
                <w:i w:val="false"/>
                <w:iCs w:val="false"/>
                <w:color w:val="000000"/>
                <w:sz w:val="18"/>
                <w:szCs w:val="18"/>
              </w:rPr>
              <w:t xml:space="preserve"> the two-handed </w:t>
            </w:r>
            <w:del w:id="9043" w:author="Claude (AI) - proposed" w:date="2026-10-14T07:56:51Z">
              <w:r>
                <w:rPr>
                  <w:rFonts w:ascii="Arial" w:cs="Arial" w:eastAsia="Arial" w:hAnsi="Arial"/>
                  <w:b w:val="false"/>
                  <w:bCs w:val="false"/>
                  <w:i w:val="false"/>
                  <w:iCs w:val="false"/>
                  <w:color w:val="000000"/>
                  <w:sz w:val="18"/>
                  <w:szCs w:val="18"/>
                </w:rPr>
                <w:delText xml:space="preserve">steering wheel grip</w:delText>
              </w:r>
            </w:del>
            <w:ins w:id="9044" w:author="Claude (AI) - proposed" w:date="2026-10-14T07:56:51Z">
              <w:r>
                <w:rPr>
                  <w:rFonts w:ascii="Arial" w:cs="Arial" w:eastAsia="Arial" w:hAnsi="Arial"/>
                  <w:b w:val="false"/>
                  <w:bCs w:val="false"/>
                  <w:i w:val="false"/>
                  <w:iCs w:val="false"/>
                  <w:color w:val="000000"/>
                  <w:sz w:val="18"/>
                  <w:szCs w:val="18"/>
                </w:rPr>
                <w:t xml:space="preserve">jembe grip is not a couple</w:t>
              </w:r>
            </w:ins>
            <w:r>
              <w:rPr>
                <w:rFonts w:ascii="Arial" w:cs="Arial" w:eastAsia="Arial" w:hAnsi="Arial"/>
                <w:b w:val="false"/>
                <w:bCs w:val="false"/>
                <w:i w:val="false"/>
                <w:iCs w:val="false"/>
                <w:color w:val="000000"/>
                <w:sz w:val="18"/>
                <w:szCs w:val="18"/>
              </w:rPr>
              <w:t xml:space="preserve">.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Defines a couple and gives F × d</w:t>
            </w:r>
            <w:ins w:id="9046" w:author="Claude (AI) - proposed" w:date="2026-10-14T07:56:51Z">
              <w:r>
                <w:rPr>
                  <w:rFonts w:ascii="Arial" w:cs="Arial" w:eastAsia="Arial" w:hAnsi="Arial"/>
                  <w:b w:val="false"/>
                  <w:bCs w:val="false"/>
                  <w:i w:val="false"/>
                  <w:iCs w:val="false"/>
                  <w:color w:val="000000"/>
                  <w:sz w:val="18"/>
                  <w:szCs w:val="18"/>
                </w:rPr>
                <w:t xml:space="preserve">, and finds a net moment</w:t>
              </w:r>
            </w:ins>
            <w:r>
              <w:rPr>
                <w:rFonts w:ascii="Arial" w:cs="Arial" w:eastAsia="Arial" w:hAnsi="Arial"/>
                <w:b w:val="false"/>
                <w:bCs w:val="false"/>
                <w:i w:val="false"/>
                <w:iCs w:val="false"/>
                <w:color w:val="000000"/>
                <w:sz w:val="18"/>
                <w:szCs w:val="18"/>
              </w:rPr>
              <w:t xml:space="preserve">,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48" w:author="Claude (AI) - proposed" w:date="2026-10-14T07:56:51Z"/>
              </w:rPr>
            </w:pPr>
            <w:ins w:id="9047" w:author="Claude (AI) - proposed" w:date="2026-10-14T07:56:51Z">
              <w:r>
                <w:rPr>
                  <w:rFonts w:ascii="Arial" w:cs="Arial" w:eastAsia="Arial" w:hAnsi="Arial"/>
                  <w:b w:val="false"/>
                  <w:bCs w:val="false"/>
                  <w:i w:val="false"/>
                  <w:iCs w:val="false"/>
                  <w:color w:val="000000"/>
                  <w:sz w:val="18"/>
                  <w:szCs w:val="18"/>
                </w:rPr>
                <w:t xml:space="preserve">Approaches Expectations (2): Gives a partly correct definition of a couple or calculates a moment but adds moments that should be subtracted, or the reverse. Below Expectations (1): Confuses a couple with a single force, or does not explain why the object turns.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50" w:author="Claude (AI) - proposed" w:date="2026-10-14T07:56:51Z"/>
              </w:rPr>
            </w:pPr>
            <w:ins w:id="9049" w:author="Claude (AI) - proposed" w:date="2026-10-14T07:56:51Z">
              <w:r>
                <w:rPr>
                  <w:rFonts w:ascii="Arial" w:cs="Arial" w:eastAsia="Arial" w:hAnsi="Arial"/>
                  <w:b w:val="false"/>
                  <w:bCs w:val="false"/>
                  <w:i w:val="false"/>
                  <w:iCs w:val="false"/>
                  <w:color w:val="000000"/>
                  <w:sz w:val="18"/>
                  <w:szCs w:val="18"/>
                </w:rPr>
                <w:t xml:space="preserve">Answering the driving question (Claim, Evidence, Reasoning) with Kenyan examples</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del w:id="9052" w:author="Claude (AI) - proposed" w:date="2026-10-14T07:56:51Z"/>
              </w:rPr>
            </w:pPr>
            <w:del w:id="9051" w:author="Claude (AI) - proposed" w:date="2026-10-14T07:56:51Z">
              <w:r>
                <w:rPr>
                  <w:rFonts w:ascii="Arial" w:cs="Arial" w:eastAsia="Arial" w:hAnsi="Arial"/>
                  <w:b w:val="false"/>
                  <w:bCs w:val="false"/>
                  <w:i w:val="false"/>
                  <w:iCs w:val="false"/>
                  <w:color w:val="000000"/>
                  <w:sz w:val="18"/>
                  <w:szCs w:val="18"/>
                </w:rPr>
                <w:delText xml:space="preserve">Confuses a couple with a single force, or does not explain why the object turns.</w:delText>
              </w:r>
            </w:del>
          </w:p>
          <w:p>
            <w:pPr>
              <w:keepNext w:val="false"/>
              <w:spacing w:after="40" w:before="0"/>
              <w:jc w:val="left"/>
              <w:rPr>
                <w:del w:id="9054" w:author="Claude (AI) - proposed" w:date="2026-10-14T07:56:51Z"/>
              </w:rPr>
            </w:pPr>
            <w:del w:id="9053" w:author="Claude (AI) - proposed" w:date="2026-10-14T07:56:51Z">
              <w:r>
                <w:rPr>
                  <w:rFonts w:ascii="Arial" w:cs="Arial" w:eastAsia="Arial" w:hAnsi="Arial"/>
                  <w:b w:val="false"/>
                  <w:bCs w:val="false"/>
                  <w:i w:val="false"/>
                  <w:iCs w:val="false"/>
                  <w:color w:val="000000"/>
                  <w:sz w:val="18"/>
                  <w:szCs w:val="18"/>
                </w:rPr>
                <w:delText xml:space="preserve">Connecting to Kenyan contexts and the driving question</w:delText>
              </w:r>
            </w:del>
          </w:p>
          <w:p>
            <w:pPr>
              <w:keepNext w:val="false"/>
              <w:spacing w:after="40" w:before="0"/>
              <w:jc w:val="left"/>
            </w:pPr>
            <w:del w:id="9055" w:author="Claude (AI) - proposed" w:date="2026-10-14T07:56:51Z">
              <w:r>
                <w:rPr>
                  <w:rFonts w:ascii="Arial" w:cs="Arial" w:eastAsia="Arial" w:hAnsi="Arial"/>
                  <w:b w:val="false"/>
                  <w:bCs w:val="false"/>
                  <w:i w:val="false"/>
                  <w:iCs w:val="false"/>
                  <w:color w:val="000000"/>
                  <w:sz w:val="18"/>
                  <w:szCs w:val="18"/>
                </w:rPr>
                <w:delText xml:space="preserve">Gives a coherent answer to the driving question</w:delText>
              </w:r>
            </w:del>
            <w:ins w:id="9056" w:author="Claude (AI) - proposed" w:date="2026-10-14T07:56:51Z">
              <w:r>
                <w:rPr>
                  <w:rFonts w:ascii="Arial" w:cs="Arial" w:eastAsia="Arial" w:hAnsi="Arial"/>
                  <w:b w:val="false"/>
                  <w:bCs w:val="false"/>
                  <w:i w:val="false"/>
                  <w:iCs w:val="false"/>
                  <w:color w:val="000000"/>
                  <w:sz w:val="18"/>
                  <w:szCs w:val="18"/>
                </w:rPr>
                <w:t xml:space="preserve">Exceeds Expectations (4): Gives a clear Claim supported by Evidence (numbers or observations) and Reasoning (the science idea),</w:t>
              </w:r>
            </w:ins>
            <w:r>
              <w:rPr>
                <w:rFonts w:ascii="Arial" w:cs="Arial" w:eastAsia="Arial" w:hAnsi="Arial"/>
                <w:b w:val="false"/>
                <w:bCs w:val="false"/>
                <w:i w:val="false"/>
                <w:iCs w:val="false"/>
                <w:color w:val="000000"/>
                <w:sz w:val="18"/>
                <w:szCs w:val="18"/>
              </w:rPr>
              <w:t xml:space="preserve"> with at least two correct Kenyan examples, each with pivot and design reason, and clearly shows how thinking </w:t>
            </w:r>
            <w:ins w:id="9057" w:author="Claude (AI) - proposed" w:date="2026-10-14T07:56:51Z">
              <w:r>
                <w:rPr>
                  <w:rFonts w:ascii="Arial" w:cs="Arial" w:eastAsia="Arial" w:hAnsi="Arial"/>
                  <w:b w:val="false"/>
                  <w:bCs w:val="false"/>
                  <w:i w:val="false"/>
                  <w:iCs w:val="false"/>
                  <w:color w:val="000000"/>
                  <w:sz w:val="18"/>
                  <w:szCs w:val="18"/>
                </w:rPr>
                <w:t xml:space="preserve">has </w:t>
              </w:r>
            </w:ins>
            <w:r>
              <w:rPr>
                <w:rFonts w:ascii="Arial" w:cs="Arial" w:eastAsia="Arial" w:hAnsi="Arial"/>
                <w:b w:val="false"/>
                <w:bCs w:val="false"/>
                <w:i w:val="false"/>
                <w:iCs w:val="false"/>
                <w:color w:val="000000"/>
                <w:sz w:val="18"/>
                <w:szCs w:val="18"/>
              </w:rPr>
              <w:t xml:space="preserve">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8"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Gives a mostly complete answer with two examples, where </w:t>
            </w:r>
            <w:ins w:id="9059" w:author="Claude (AI) - proposed" w:date="2026-10-14T07:56:51Z">
              <w:r>
                <w:rPr>
                  <w:rFonts w:ascii="Arial" w:cs="Arial" w:eastAsia="Arial" w:hAnsi="Arial"/>
                  <w:b w:val="false"/>
                  <w:bCs w:val="false"/>
                  <w:i w:val="false"/>
                  <w:iCs w:val="false"/>
                  <w:color w:val="000000"/>
                  <w:sz w:val="18"/>
                  <w:szCs w:val="18"/>
                </w:rPr>
                <w:t xml:space="preserve">one part of the Claim, Evidence or Reasoning, or </w:t>
              </w:r>
            </w:ins>
            <w:r>
              <w:rPr>
                <w:rFonts w:ascii="Arial" w:cs="Arial" w:eastAsia="Arial" w:hAnsi="Arial"/>
                <w:b w:val="false"/>
                <w:bCs w:val="false"/>
                <w:i w:val="false"/>
                <w:iCs w:val="false"/>
                <w:color w:val="000000"/>
                <w:sz w:val="18"/>
                <w:szCs w:val="18"/>
              </w:rPr>
              <w:t xml:space="preserve">the pivot or design reasoning</w:t>
            </w:r>
            <w:ins w:id="9060" w:author="Claude (AI) - proposed" w:date="2026-10-14T07:5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4T07:56:51Z">
              <w:r>
                <w:rPr>
                  <w:rFonts w:ascii="Arial" w:cs="Arial" w:eastAsia="Arial" w:hAnsi="Arial"/>
                  <w:b w:val="false"/>
                  <w:bCs w:val="false"/>
                  <w:i w:val="false"/>
                  <w:iCs w:val="false"/>
                  <w:color w:val="000000"/>
                  <w:sz w:val="18"/>
                  <w:szCs w:val="18"/>
                </w:rPr>
                <w:delText xml:space="preserve">Gives one example or none</w:delText>
              </w:r>
            </w:del>
            <w:ins w:id="9062" w:author="Claude (AI) - proposed" w:date="2026-10-14T07:56:51Z">
              <w:r>
                <w:rPr>
                  <w:rFonts w:ascii="Arial" w:cs="Arial" w:eastAsia="Arial" w:hAnsi="Arial"/>
                  <w:b w:val="false"/>
                  <w:bCs w:val="false"/>
                  <w:i w:val="false"/>
                  <w:iCs w:val="false"/>
                  <w:color w:val="000000"/>
                  <w:sz w:val="18"/>
                  <w:szCs w:val="18"/>
                </w:rPr>
                <w:t xml:space="preserve">Approaches Expectations (2): Gives a Claim and one example with some correct reasoning, but the Evidence is missing or the pivot is wrong. Below Expectations (1): Gives no example or only a statement</w:t>
              </w:r>
            </w:ins>
            <w:r>
              <w:rPr>
                <w:rFonts w:ascii="Arial" w:cs="Arial" w:eastAsia="Arial" w:hAnsi="Arial"/>
                <w:b w:val="false"/>
                <w:bCs w:val="false"/>
                <w:i w:val="false"/>
                <w:iCs w:val="false"/>
                <w:color w:val="000000"/>
                <w:sz w:val="18"/>
                <w:szCs w:val="18"/>
              </w:rPr>
              <w:t xml:space="preserv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qeqmvo-zzlbur5fmek8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pdlegm6pzuvqvff3f4x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p-pwzx9r1lr3kts7frn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eqmvo-zzlbur5fmek8r" Type="http://schemas.openxmlformats.org/officeDocument/2006/relationships/hyperlink" Target="https://creativecommons.org/licenses/by-nc/4.0/" TargetMode="External"/><Relationship Id="rIdypdlegm6pzuvqvff3f4xb" Type="http://schemas.openxmlformats.org/officeDocument/2006/relationships/hyperlink" Target="https://creativecommons.org/licenses/by-nc/4.0/" TargetMode="External"/><Relationship Id="rIdwp-pwzx9r1lr3kts7frn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2026-10-14T07:56:49.317Z</dcterms:created>
  <dcterms:modified xsi:type="dcterms:W3CDTF">2026-10-14T07:56:49.318Z</dcterms:modified>
</cp:coreProperties>
</file>

<file path=docProps/custom.xml><?xml version="1.0" encoding="utf-8"?>
<Properties xmlns="http://schemas.openxmlformats.org/officeDocument/2006/custom-properties" xmlns:vt="http://schemas.openxmlformats.org/officeDocument/2006/docPropsVTypes"/>
</file>