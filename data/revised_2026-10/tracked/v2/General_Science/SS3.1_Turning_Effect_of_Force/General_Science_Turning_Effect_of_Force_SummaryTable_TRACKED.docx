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five times farther from the pivot (0.15 m to 0.75 m) produces a moment 5×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w:t>
            </w:r>
            <w:del w:id="9001" w:author="Claude (AI) - proposed" w:date="2026-10-14T07:56:51Z">
              <w:r>
                <w:rPr>
                  <w:rFonts w:ascii="Arial" w:cs="Arial" w:eastAsia="Arial" w:hAnsi="Arial"/>
                  <w:b w:val="false"/>
                  <w:bCs w:val="false"/>
                  <w:i w:val="false"/>
                  <w:iCs w:val="false"/>
                  <w:color w:val="000000"/>
                  <w:sz w:val="18"/>
                  <w:szCs w:val="18"/>
                </w:rPr>
                <w:delText xml:space="preserve">, parallel, antiparallel forces whose</w:delText>
              </w:r>
            </w:del>
            <w:ins w:id="9002" w:author="Claude (AI) - proposed" w:date="2026-10-14T07:56:51Z">
              <w:r>
                <w:rPr>
                  <w:rFonts w:ascii="Arial" w:cs="Arial" w:eastAsia="Arial" w:hAnsi="Arial"/>
                  <w:b w:val="false"/>
                  <w:bCs w:val="false"/>
                  <w:i w:val="false"/>
                  <w:iCs w:val="false"/>
                  <w:color w:val="000000"/>
                  <w:sz w:val="18"/>
                  <w:szCs w:val="18"/>
                </w:rPr>
                <w:t xml:space="preserve"> forces acting in opposite directions (anti-parallel) along different</w:t>
              </w:r>
            </w:ins>
            <w:r>
              <w:rPr>
                <w:rFonts w:ascii="Arial" w:cs="Arial" w:eastAsia="Arial" w:hAnsi="Arial"/>
                <w:b w:val="false"/>
                <w:bCs w:val="false"/>
                <w:i w:val="false"/>
                <w:iCs w:val="false"/>
                <w:color w:val="000000"/>
                <w:sz w:val="18"/>
                <w:szCs w:val="18"/>
              </w:rPr>
              <w:t xml:space="preserve"> lines of action</w:t>
            </w:r>
            <w:del w:id="9003" w:author="Claude (AI) - proposed" w:date="2026-10-14T07:56:51Z">
              <w:r>
                <w:rPr>
                  <w:rFonts w:ascii="Arial" w:cs="Arial" w:eastAsia="Arial" w:hAnsi="Arial"/>
                  <w:b w:val="false"/>
                  <w:bCs w:val="false"/>
                  <w:i w:val="false"/>
                  <w:iCs w:val="false"/>
                  <w:color w:val="000000"/>
                  <w:sz w:val="18"/>
                  <w:szCs w:val="18"/>
                </w:rPr>
                <w:delText xml:space="preserve"> do not coincide</w:delText>
              </w:r>
            </w:del>
            <w:r>
              <w:rPr>
                <w:rFonts w:ascii="Arial" w:cs="Arial" w:eastAsia="Arial" w:hAnsi="Arial"/>
                <w:b w:val="false"/>
                <w:bCs w:val="false"/>
                <w:i w:val="false"/>
                <w:iCs w:val="false"/>
                <w:color w:val="000000"/>
                <w:sz w:val="18"/>
                <w:szCs w:val="18"/>
              </w:rPr>
              <w:t xml:space="preserve">. The moment of a couple = F × d (where d is the perpendicular distance between the two forces). A couple produces pure rotation with zero net translational force. Real-life Kenyan examples include a matatu steering wheel, a pipe wrench used by a Kisumu plumber, and </w:t>
            </w:r>
            <w:del w:id="9004" w:author="Claude (AI) - proposed" w:date="2026-10-14T07:56:51Z">
              <w:r>
                <w:rPr>
                  <w:rFonts w:ascii="Arial" w:cs="Arial" w:eastAsia="Arial" w:hAnsi="Arial"/>
                  <w:b w:val="false"/>
                  <w:bCs w:val="false"/>
                  <w:i w:val="false"/>
                  <w:iCs w:val="false"/>
                  <w:color w:val="000000"/>
                  <w:sz w:val="18"/>
                  <w:szCs w:val="18"/>
                </w:rPr>
                <w:delText xml:space="preserve">the</w:delText>
              </w:r>
            </w:del>
            <w:ins w:id="9005" w:author="Claude (AI) - proposed" w:date="2026-10-14T07:56:51Z">
              <w:r>
                <w:rPr>
                  <w:rFonts w:ascii="Arial" w:cs="Arial" w:eastAsia="Arial" w:hAnsi="Arial"/>
                  <w:b w:val="false"/>
                  <w:bCs w:val="false"/>
                  <w:i w:val="false"/>
                  <w:iCs w:val="false"/>
                  <w:color w:val="000000"/>
                  <w:sz w:val="18"/>
                  <w:szCs w:val="18"/>
                </w:rPr>
                <w:t xml:space="preserve">a wheel spanner. The</w:t>
              </w:r>
            </w:ins>
            <w:r>
              <w:rPr>
                <w:rFonts w:ascii="Arial" w:cs="Arial" w:eastAsia="Arial" w:hAnsi="Arial"/>
                <w:b w:val="false"/>
                <w:bCs w:val="false"/>
                <w:i w:val="false"/>
                <w:iCs w:val="false"/>
                <w:color w:val="000000"/>
                <w:sz w:val="18"/>
                <w:szCs w:val="18"/>
              </w:rPr>
              <w:t xml:space="preserve"> two-handed jembe grip</w:t>
            </w:r>
            <w:ins w:id="9006" w:author="Claude (AI) - proposed" w:date="2026-10-14T07:56:51Z">
              <w:r>
                <w:rPr>
                  <w:rFonts w:ascii="Arial" w:cs="Arial" w:eastAsia="Arial" w:hAnsi="Arial"/>
                  <w:b w:val="false"/>
                  <w:bCs w:val="false"/>
                  <w:i w:val="false"/>
                  <w:iCs w:val="false"/>
                  <w:color w:val="000000"/>
                  <w:sz w:val="18"/>
                  <w:szCs w:val="18"/>
                </w:rPr>
                <w:t xml:space="preserve"> is not a couple because both hands push the same way</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8" w:author="Claude (AI) - proposed" w:date="2026-10-14T07:56:51Z"/>
              </w:rPr>
            </w:pPr>
            <w:ins w:id="9007" w:author="Claude (AI) - proposed" w:date="2026-10-14T07:56:51Z">
              <w:r>
                <w:rPr>
                  <w:rFonts w:ascii="Arial" w:cs="Arial" w:eastAsia="Arial" w:hAnsi="Arial"/>
                  <w:b w:val="false"/>
                  <w:bCs w:val="false"/>
                  <w:i w:val="false"/>
                  <w:iCs w:val="false"/>
                  <w:color w:val="000000"/>
                  <w:sz w:val="18"/>
                  <w:szCs w:val="18"/>
                </w:rPr>
                <w:t xml:space="preserve">A couple turns an object without moving it sideways, and its moment is F × d, where d is the distance between the two forces. A driver who spreads her hands further apart on a steering wheel increases d, and so the moment, without pushing harder. The Kericho farmer's two-handed jembe grip is different: both hands push the same way, so it is not a couple, and the jembe is still explained as a lever about a pivot (Lessons 2 and 3): a longer handle gives a larger moment for the same effort. Both ideas show that where forces act decides the turning effect.</w:t>
              </w:r>
            </w:ins>
          </w:p>
          <w:p>
            <w:pPr>
              <w:keepNext w:val="false"/>
              <w:spacing w:after="40" w:before="0"/>
              <w:jc w:val="left"/>
              <w:rPr>
                <w:del w:id="9010" w:author="Claude (AI) - proposed" w:date="2026-10-14T07:56:51Z"/>
              </w:rPr>
            </w:pPr>
            <w:del w:id="9009" w:author="Claude (AI) - proposed" w:date="2026-10-14T07:56:51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011" w:author="Claude (AI) - proposed" w:date="2026-10-14T07:56:51Z">
              <w:r>
                <w:rPr>
                  <w:rFonts w:ascii="Arial" w:cs="Arial" w:eastAsia="Arial" w:hAnsi="Arial"/>
                  <w:b w:val="false"/>
                  <w:bCs w:val="false"/>
                  <w:i w:val="false"/>
                  <w:iCs w:val="false"/>
                  <w:color w:val="000000"/>
                  <w:sz w:val="18"/>
                  <w:szCs w:val="18"/>
                </w:rPr>
                <w:delText xml:space="preserve">For anti-parallel forces, the moments act</w:delText>
              </w:r>
            </w:del>
            <w:ins w:id="9012" w:author="Claude (AI) - proposed" w:date="2026-10-14T07:56:51Z">
              <w:r>
                <w:rPr>
                  <w:rFonts w:ascii="Arial" w:cs="Arial" w:eastAsia="Arial" w:hAnsi="Arial"/>
                  <w:b w:val="false"/>
                  <w:bCs w:val="false"/>
                  <w:i w:val="false"/>
                  <w:iCs w:val="false"/>
                  <w:color w:val="000000"/>
                  <w:sz w:val="18"/>
                  <w:szCs w:val="18"/>
                </w:rPr>
                <w:t xml:space="preserve">When forces turn an object</w:t>
              </w:r>
            </w:ins>
            <w:r>
              <w:rPr>
                <w:rFonts w:ascii="Arial" w:cs="Arial" w:eastAsia="Arial" w:hAnsi="Arial"/>
                <w:b w:val="false"/>
                <w:bCs w:val="false"/>
                <w:i w:val="false"/>
                <w:iCs w:val="false"/>
                <w:color w:val="000000"/>
                <w:sz w:val="18"/>
                <w:szCs w:val="18"/>
              </w:rPr>
              <w:t xml:space="preserve"> in opposite directions</w:t>
            </w:r>
            <w:del w:id="9013" w:author="Claude (AI) - proposed" w:date="2026-10-14T07:56:51Z">
              <w:r>
                <w:rPr>
                  <w:rFonts w:ascii="Arial" w:cs="Arial" w:eastAsia="Arial" w:hAnsi="Arial"/>
                  <w:b w:val="false"/>
                  <w:bCs w:val="false"/>
                  <w:i w:val="false"/>
                  <w:iCs w:val="false"/>
                  <w:color w:val="000000"/>
                  <w:sz w:val="18"/>
                  <w:szCs w:val="18"/>
                </w:rPr>
                <w:delText xml:space="preserve">;</w:delText>
              </w:r>
            </w:del>
            <w:ins w:id="9014" w:author="Claude (AI) - proposed" w:date="2026-10-14T07:56:51Z">
              <w:r>
                <w:rPr>
                  <w:rFonts w:ascii="Arial" w:cs="Arial" w:eastAsia="Arial" w:hAnsi="Arial"/>
                  <w:b w:val="false"/>
                  <w:bCs w:val="false"/>
                  <w:i w:val="false"/>
                  <w:iCs w:val="false"/>
                  <w:color w:val="000000"/>
                  <w:sz w:val="18"/>
                  <w:szCs w:val="18"/>
                </w:rPr>
                <w:t xml:space="preserve"> about a pivot,</w:t>
              </w:r>
            </w:ins>
            <w:r>
              <w:rPr>
                <w:rFonts w:ascii="Arial" w:cs="Arial" w:eastAsia="Arial" w:hAnsi="Arial"/>
                <w:b w:val="false"/>
                <w:bCs w:val="false"/>
                <w:i w:val="false"/>
                <w:iCs w:val="false"/>
                <w:color w:val="000000"/>
                <w:sz w:val="18"/>
                <w:szCs w:val="18"/>
              </w:rPr>
              <w:t xml:space="preserve"> the net moment </w:t>
            </w:r>
            <w:del w:id="9015" w:author="Claude (AI) - proposed" w:date="2026-10-14T07:56:51Z">
              <w:r>
                <w:rPr>
                  <w:rFonts w:ascii="Arial" w:cs="Arial" w:eastAsia="Arial" w:hAnsi="Arial"/>
                  <w:b w:val="false"/>
                  <w:bCs w:val="false"/>
                  <w:i w:val="false"/>
                  <w:iCs w:val="false"/>
                  <w:color w:val="000000"/>
                  <w:sz w:val="18"/>
                  <w:szCs w:val="18"/>
                </w:rPr>
                <w:delText xml:space="preserve">determines which way the object rotates</w:delText>
              </w:r>
            </w:del>
            <w:ins w:id="9016" w:author="Claude (AI) - proposed" w:date="2026-10-14T07:56:51Z">
              <w:r>
                <w:rPr>
                  <w:rFonts w:ascii="Arial" w:cs="Arial" w:eastAsia="Arial" w:hAnsi="Arial"/>
                  <w:b w:val="false"/>
                  <w:bCs w:val="false"/>
                  <w:i w:val="false"/>
                  <w:iCs w:val="false"/>
                  <w:color w:val="000000"/>
                  <w:sz w:val="18"/>
                  <w:szCs w:val="18"/>
                </w:rPr>
                <w:t xml:space="preserve">(the difference) decides which way it rotates; when they turn it the same way, as the two forces of a couple do, the moments add</w:t>
              </w:r>
            </w:ins>
            <w:r>
              <w:rPr>
                <w:rFonts w:ascii="Arial" w:cs="Arial" w:eastAsia="Arial" w:hAnsi="Arial"/>
                <w:b w:val="false"/>
                <w:bCs w:val="false"/>
                <w:i w:val="false"/>
                <w:iCs w:val="false"/>
                <w:color w:val="000000"/>
                <w:sz w:val="18"/>
                <w:szCs w:val="18"/>
              </w:rPr>
              <w:t xml:space="preserve">.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017" w:author="Claude (AI) - proposed" w:date="2026-10-14T07:56:51Z">
              <w:r>
                <w:rPr>
                  <w:rFonts w:ascii="Arial" w:cs="Arial" w:eastAsia="Arial" w:hAnsi="Arial"/>
                  <w:b w:val="false"/>
                  <w:bCs w:val="false"/>
                  <w:i w:val="false"/>
                  <w:iCs w:val="false"/>
                  <w:color w:val="000000"/>
                  <w:sz w:val="18"/>
                  <w:szCs w:val="18"/>
                </w:rPr>
                <w:delText xml:space="preserve">96 Nm far</w:delText>
              </w:r>
            </w:del>
            <w:ins w:id="9018" w:author="Claude (AI) - proposed" w:date="2026-10-14T07:56:51Z">
              <w:r>
                <w:rPr>
                  <w:rFonts w:ascii="Arial" w:cs="Arial" w:eastAsia="Arial" w:hAnsi="Arial"/>
                  <w:b w:val="false"/>
                  <w:bCs w:val="false"/>
                  <w:i w:val="false"/>
                  <w:iCs w:val="false"/>
                  <w:color w:val="000000"/>
                  <w:sz w:val="18"/>
                  <w:szCs w:val="18"/>
                </w:rPr>
                <w:t xml:space="preserve">72 Nm (80 N × 0.9 m)</w:t>
              </w:r>
            </w:ins>
            <w:r>
              <w:rPr>
                <w:rFonts w:ascii="Arial" w:cs="Arial" w:eastAsia="Arial" w:hAnsi="Arial"/>
                <w:b w:val="false"/>
                <w:bCs w:val="false"/>
                <w:i w:val="false"/>
                <w:iCs w:val="false"/>
                <w:color w:val="000000"/>
                <w:sz w:val="18"/>
                <w:szCs w:val="18"/>
              </w:rPr>
              <w:t xml:space="preserve"> exceeds the load moment of </w:t>
            </w:r>
            <w:del w:id="9019" w:author="Claude (AI) - proposed" w:date="2026-10-14T07:56:51Z">
              <w:r>
                <w:rPr>
                  <w:rFonts w:ascii="Arial" w:cs="Arial" w:eastAsia="Arial" w:hAnsi="Arial"/>
                  <w:b w:val="false"/>
                  <w:bCs w:val="false"/>
                  <w:i w:val="false"/>
                  <w:iCs w:val="false"/>
                  <w:color w:val="000000"/>
                  <w:sz w:val="18"/>
                  <w:szCs w:val="18"/>
                </w:rPr>
                <w:delText xml:space="preserve">4</w:delText>
              </w:r>
            </w:del>
            <w:ins w:id="9020" w:author="Claude (AI) - proposed" w:date="2026-10-14T07:56:51Z">
              <w:r>
                <w:rPr>
                  <w:rFonts w:ascii="Arial" w:cs="Arial" w:eastAsia="Arial" w:hAnsi="Arial"/>
                  <w:b w:val="false"/>
                  <w:bCs w:val="false"/>
                  <w:i w:val="false"/>
                  <w:iCs w:val="false"/>
                  <w:color w:val="000000"/>
                  <w:sz w:val="18"/>
                  <w:szCs w:val="18"/>
                </w:rPr>
                <w:t xml:space="preserve">30 Nm (300 N × 0.1 m) while the short handle gives only 24</w:t>
              </w:r>
            </w:ins>
            <w:r>
              <w:rPr>
                <w:rFonts w:ascii="Arial" w:cs="Arial" w:eastAsia="Arial" w:hAnsi="Arial"/>
                <w:b w:val="false"/>
                <w:bCs w:val="false"/>
                <w:i w:val="false"/>
                <w:iCs w:val="false"/>
                <w:color w:val="000000"/>
                <w:sz w:val="18"/>
                <w:szCs w:val="18"/>
              </w:rPr>
              <w:t xml:space="preserve"> Nm,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w:t>
            </w:r>
            <w:del w:id="9021" w:author="Claude (AI) - proposed" w:date="2026-10-14T07:56:51Z">
              <w:r>
                <w:rPr>
                  <w:rFonts w:ascii="Arial" w:cs="Arial" w:eastAsia="Arial" w:hAnsi="Arial"/>
                  <w:b w:val="false"/>
                  <w:bCs w:val="false"/>
                  <w:i w:val="false"/>
                  <w:iCs w:val="false"/>
                  <w:color w:val="000000"/>
                  <w:sz w:val="18"/>
                  <w:szCs w:val="18"/>
                </w:rPr>
                <w:delText xml:space="preserve"> or wider grips</w:delText>
              </w:r>
            </w:del>
            <w:ins w:id="9022" w:author="Claude (AI) - proposed" w:date="2026-10-14T07:56:51Z">
              <w:r>
                <w:rPr>
                  <w:rFonts w:ascii="Arial" w:cs="Arial" w:eastAsia="Arial" w:hAnsi="Arial"/>
                  <w:b w:val="false"/>
                  <w:bCs w:val="false"/>
                  <w:i w:val="false"/>
                  <w:iCs w:val="false"/>
                  <w:color w:val="000000"/>
                  <w:sz w:val="18"/>
                  <w:szCs w:val="18"/>
                </w:rPr>
                <w:t xml:space="preserve">, and grip them further from the pivot</w:t>
              </w:r>
            </w:ins>
            <w:r>
              <w:rPr>
                <w:rFonts w:ascii="Arial" w:cs="Arial" w:eastAsia="Arial" w:hAnsi="Arial"/>
                <w:b w:val="false"/>
                <w:bCs w:val="false"/>
                <w:i w:val="false"/>
                <w:iCs w:val="false"/>
                <w:color w:val="000000"/>
                <w:sz w:val="18"/>
                <w:szCs w:val="18"/>
              </w:rPr>
              <w:t xml:space="preserve">: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psyib7cne49v-yxnsvk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kbuy0godrxkto_nw41o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ug5w7ddrgqm4qzv7nq9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syib7cne49v-yxnsvki" Type="http://schemas.openxmlformats.org/officeDocument/2006/relationships/hyperlink" Target="https://creativecommons.org/licenses/by-nc/4.0/" TargetMode="External"/><Relationship Id="rIdhkbuy0godrxkto_nw41o3" Type="http://schemas.openxmlformats.org/officeDocument/2006/relationships/hyperlink" Target="https://creativecommons.org/licenses/by-nc/4.0/" TargetMode="External"/><Relationship Id="rIdoug5w7ddrgqm4qzv7nq9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2026-10-14T07:56:49.327Z</dcterms:created>
  <dcterms:modified xsi:type="dcterms:W3CDTF">2026-10-14T07:56:49.327Z</dcterms:modified>
</cp:coreProperties>
</file>

<file path=docProps/custom.xml><?xml version="1.0" encoding="utf-8"?>
<Properties xmlns="http://schemas.openxmlformats.org/officeDocument/2006/custom-properties" xmlns:vt="http://schemas.openxmlformats.org/officeDocument/2006/docPropsVTypes"/>
</file>