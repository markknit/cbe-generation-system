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4T07:56:35Z"/>
              </w:rPr>
            </w:pPr>
            <w:ins w:id="9001" w:author="Claude (AI) - proposed" w:date="2026-10-14T07:56:35Z">
              <w:r>
                <w:rPr>
                  <w:rFonts w:ascii="Arial" w:cs="Arial" w:eastAsia="Arial" w:hAnsi="Arial"/>
                  <w:b w:val="false"/>
                  <w:bCs w:val="false"/>
                  <w:i w:val="false"/>
                  <w:iCs w:val="false"/>
                  <w:color w:val="000000"/>
                  <w:sz w:val="18"/>
                  <w:szCs w:val="18"/>
                </w:rPr>
                <w:t xml:space="preserve">12 lessons: 8 double lessons × 80 minutes + 4 single lessons × 40 minutes = 800 minutes total (Lessons 1, 4, 5, 7, 8, 9, 10 and 12 are double periods; Lessons 2, 3, 6 and 11 are single periods)</w:t>
              </w:r>
            </w:ins>
          </w:p>
          <w:p>
            <w:pPr>
              <w:keepNext w:val="false"/>
              <w:spacing w:after="40" w:before="0"/>
              <w:jc w:val="left"/>
              <w:rPr>
                <w:del w:id="9004" w:author="Claude (AI) - proposed" w:date="2026-10-14T07:56:35Z"/>
              </w:rPr>
            </w:pPr>
            <w:del w:id="9003" w:author="Claude (AI) - proposed" w:date="2026-10-14T07:56:35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Sites of gaseous exchange in plants (stomata, cuticle, lenticels, pneumatophores)</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adaptations of stomata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of stomatal opening and closing (potassium ion theory, starch–sugar hypothesis)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Gaseous exchange in leaves, stems, and roots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plants in different environments (xerophytes, hydrophytes, mesophytes) for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Aerobic respiration — process, reactants, products, and energy yield</w:t>
            </w:r>
          </w:p>
          <w:p>
            <w:pPr>
              <w:spacing w:after="30" w:before="0"/>
              <w:ind w:left="360" w:hanging="180"/>
              <w:jc w:val="left"/>
            </w:pPr>
            <w:r>
              <w:rPr>
                <w:rFonts w:ascii="Arial" w:cs="Arial" w:eastAsia="Arial" w:hAnsi="Arial"/>
                <w:b w:val="false"/>
                <w:bCs w:val="false"/>
                <w:i w:val="false"/>
                <w:iCs w:val="false"/>
                <w:color w:val="000000"/>
                <w:sz w:val="18"/>
                <w:szCs w:val="18"/>
              </w:rPr>
              <w:t xml:space="preserve">–  Anaerobic respiration — process, reactants, and products (ethanol and lactic acid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Differences between aerobic and anaerobic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and ecological importance of anaerobic respiration (fermentation, biogas production, brewing)</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respiration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photosynthesis, gaseous exchange, and respiration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Investigating anaerobic respiration in yeast using locally available materials (e.g., maize flour, sugar-cane juice)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05" w:author="Claude (AI) - proposed" w:date="2026-10-14T07:56:35Z">
              <w:r>
                <w:rPr>
                  <w:rFonts w:ascii="Arial" w:cs="Arial" w:eastAsia="Arial" w:hAnsi="Arial"/>
                  <w:b w:val="false"/>
                  <w:bCs w:val="false"/>
                  <w:i w:val="false"/>
                  <w:iCs w:val="false"/>
                  <w:color w:val="000000"/>
                  <w:sz w:val="18"/>
                  <w:szCs w:val="18"/>
                </w:rPr>
                <w:delText xml:space="preserve">identify and describe the sites</w:delText>
              </w:r>
            </w:del>
            <w:ins w:id="9006" w:author="Claude (AI) - proposed" w:date="2026-10-14T07:56:35Z">
              <w:r>
                <w:rPr>
                  <w:rFonts w:ascii="Arial" w:cs="Arial" w:eastAsia="Arial" w:hAnsi="Arial"/>
                  <w:b w:val="false"/>
                  <w:bCs w:val="false"/>
                  <w:i w:val="false"/>
                  <w:iCs w:val="false"/>
                  <w:color w:val="000000"/>
                  <w:sz w:val="18"/>
                  <w:szCs w:val="18"/>
                </w:rPr>
                <w:t xml:space="preserve">relate the structure</w:t>
              </w:r>
            </w:ins>
            <w:r>
              <w:rPr>
                <w:rFonts w:ascii="Arial" w:cs="Arial" w:eastAsia="Arial" w:hAnsi="Arial"/>
                <w:b w:val="false"/>
                <w:bCs w:val="false"/>
                <w:i w:val="false"/>
                <w:iCs w:val="false"/>
                <w:color w:val="000000"/>
                <w:sz w:val="18"/>
                <w:szCs w:val="18"/>
              </w:rPr>
              <w:t xml:space="preserve"> of gaseous exchange </w:t>
            </w:r>
            <w:del w:id="9007" w:author="Claude (AI) - proposed" w:date="2026-10-14T07:56:35Z">
              <w:r>
                <w:rPr>
                  <w:rFonts w:ascii="Arial" w:cs="Arial" w:eastAsia="Arial" w:hAnsi="Arial"/>
                  <w:b w:val="false"/>
                  <w:bCs w:val="false"/>
                  <w:i w:val="false"/>
                  <w:iCs w:val="false"/>
                  <w:color w:val="000000"/>
                  <w:sz w:val="18"/>
                  <w:szCs w:val="18"/>
                </w:rPr>
                <w:delText xml:space="preserve">in plants and explain their structural adaptations</w:delText>
              </w:r>
            </w:del>
            <w:ins w:id="9008" w:author="Claude (AI) - proposed" w:date="2026-10-14T07:56:35Z">
              <w:r>
                <w:rPr>
                  <w:rFonts w:ascii="Arial" w:cs="Arial" w:eastAsia="Arial" w:hAnsi="Arial"/>
                  <w:b w:val="false"/>
                  <w:bCs w:val="false"/>
                  <w:i w:val="false"/>
                  <w:iCs w:val="false"/>
                  <w:color w:val="000000"/>
                  <w:sz w:val="18"/>
                  <w:szCs w:val="18"/>
                </w:rPr>
                <w:t xml:space="preserve">sites in plants to their function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09" w:author="Claude (AI) - proposed" w:date="2026-10-14T07:56:35Z">
              <w:r>
                <w:rPr>
                  <w:rFonts w:ascii="Arial" w:cs="Arial" w:eastAsia="Arial" w:hAnsi="Arial"/>
                  <w:b w:val="false"/>
                  <w:bCs w:val="false"/>
                  <w:i w:val="false"/>
                  <w:iCs w:val="false"/>
                  <w:color w:val="000000"/>
                  <w:sz w:val="18"/>
                  <w:szCs w:val="18"/>
                </w:rPr>
                <w:delText xml:space="preserve">explain the mechanisms of stomatal</w:delText>
              </w:r>
            </w:del>
            <w:ins w:id="9010" w:author="Claude (AI) - proposed" w:date="2026-10-14T07:56:35Z">
              <w:r>
                <w:rPr>
                  <w:rFonts w:ascii="Arial" w:cs="Arial" w:eastAsia="Arial" w:hAnsi="Arial"/>
                  <w:b w:val="false"/>
                  <w:bCs w:val="false"/>
                  <w:i w:val="false"/>
                  <w:iCs w:val="false"/>
                  <w:color w:val="000000"/>
                  <w:sz w:val="18"/>
                  <w:szCs w:val="18"/>
                </w:rPr>
                <w:t xml:space="preserve">describe the mechanism of</w:t>
              </w:r>
            </w:ins>
            <w:r>
              <w:rPr>
                <w:rFonts w:ascii="Arial" w:cs="Arial" w:eastAsia="Arial" w:hAnsi="Arial"/>
                <w:b w:val="false"/>
                <w:bCs w:val="false"/>
                <w:i w:val="false"/>
                <w:iCs w:val="false"/>
                <w:color w:val="000000"/>
                <w:sz w:val="18"/>
                <w:szCs w:val="18"/>
              </w:rPr>
              <w:t xml:space="preserve"> opening and closing </w:t>
            </w:r>
            <w:del w:id="9011" w:author="Claude (AI) - proposed" w:date="2026-10-14T07:56:35Z">
              <w:r>
                <w:rPr>
                  <w:rFonts w:ascii="Arial" w:cs="Arial" w:eastAsia="Arial" w:hAnsi="Arial"/>
                  <w:b w:val="false"/>
                  <w:bCs w:val="false"/>
                  <w:i w:val="false"/>
                  <w:iCs w:val="false"/>
                  <w:color w:val="000000"/>
                  <w:sz w:val="18"/>
                  <w:szCs w:val="18"/>
                </w:rPr>
                <w:delText xml:space="preserve">and relate them to environmental conditions found in Kenyan ecosystems</w:delText>
              </w:r>
            </w:del>
            <w:ins w:id="9012" w:author="Claude (AI) - proposed" w:date="2026-10-14T07:56:35Z">
              <w:r>
                <w:rPr>
                  <w:rFonts w:ascii="Arial" w:cs="Arial" w:eastAsia="Arial" w:hAnsi="Arial"/>
                  <w:b w:val="false"/>
                  <w:bCs w:val="false"/>
                  <w:i w:val="false"/>
                  <w:iCs w:val="false"/>
                  <w:color w:val="000000"/>
                  <w:sz w:val="18"/>
                  <w:szCs w:val="18"/>
                </w:rPr>
                <w:t xml:space="preserve">of stomata in plants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14" w:author="Claude (AI) - proposed" w:date="2026-10-14T07:56:35Z"/>
              </w:rPr>
            </w:pPr>
            <w:del w:id="9013" w:author="Claude (AI) - proposed" w:date="2026-10-14T07:56:35Z">
              <w:r>
                <w:rPr>
                  <w:rFonts w:ascii="Arial" w:cs="Arial" w:eastAsia="Arial" w:hAnsi="Arial"/>
                  <w:b w:val="false"/>
                  <w:bCs w:val="false"/>
                  <w:i w:val="false"/>
                  <w:iCs w:val="false"/>
                  <w:color w:val="000000"/>
                  <w:sz w:val="18"/>
                  <w:szCs w:val="18"/>
                </w:rPr>
                <w:delText xml:space="preserve">c) describe the processes of aerobic and anaerobic respiration in plants, including reactants, products, and energy transformations,</w:delText>
              </w:r>
            </w:del>
          </w:p>
          <w:p>
            <w:pPr>
              <w:keepNext w:val="false"/>
              <w:spacing w:after="40" w:before="0"/>
              <w:jc w:val="left"/>
            </w:pPr>
            <w:del w:id="9015" w:author="Claude (AI) - proposed" w:date="2026-10-14T07:56:35Z">
              <w:r>
                <w:rPr>
                  <w:rFonts w:ascii="Arial" w:cs="Arial" w:eastAsia="Arial" w:hAnsi="Arial"/>
                  <w:b w:val="false"/>
                  <w:bCs w:val="false"/>
                  <w:i w:val="false"/>
                  <w:iCs w:val="false"/>
                  <w:color w:val="000000"/>
                  <w:sz w:val="18"/>
                  <w:szCs w:val="18"/>
                </w:rPr>
                <w:delText xml:space="preserve">d) distinguish between</w:delText>
              </w:r>
            </w:del>
            <w:ins w:id="9016" w:author="Claude (AI) - proposed" w:date="2026-10-14T07:56:35Z">
              <w:r>
                <w:rPr>
                  <w:rFonts w:ascii="Arial" w:cs="Arial" w:eastAsia="Arial" w:hAnsi="Arial"/>
                  <w:b w:val="false"/>
                  <w:bCs w:val="false"/>
                  <w:i w:val="false"/>
                  <w:iCs w:val="false"/>
                  <w:color w:val="000000"/>
                  <w:sz w:val="18"/>
                  <w:szCs w:val="18"/>
                </w:rPr>
                <w:t xml:space="preserve">c) investigate</w:t>
              </w:r>
            </w:ins>
            <w:r>
              <w:rPr>
                <w:rFonts w:ascii="Arial" w:cs="Arial" w:eastAsia="Arial" w:hAnsi="Arial"/>
                <w:b w:val="false"/>
                <w:bCs w:val="false"/>
                <w:i w:val="false"/>
                <w:iCs w:val="false"/>
                <w:color w:val="000000"/>
                <w:sz w:val="18"/>
                <w:szCs w:val="18"/>
              </w:rPr>
              <w:t xml:space="preserve"> aerobic and anaerobic respiration </w:t>
            </w:r>
            <w:del w:id="9017" w:author="Claude (AI) - proposed" w:date="2026-10-14T07:56:35Z">
              <w:r>
                <w:rPr>
                  <w:rFonts w:ascii="Arial" w:cs="Arial" w:eastAsia="Arial" w:hAnsi="Arial"/>
                  <w:b w:val="false"/>
                  <w:bCs w:val="false"/>
                  <w:i w:val="false"/>
                  <w:iCs w:val="false"/>
                  <w:color w:val="000000"/>
                  <w:sz w:val="18"/>
                  <w:szCs w:val="18"/>
                </w:rPr>
                <w:delText xml:space="preserve">using experimental evidence and data analysis</w:delText>
              </w:r>
            </w:del>
            <w:ins w:id="9018" w:author="Claude (AI) - proposed" w:date="2026-10-14T07:56:35Z">
              <w:r>
                <w:rPr>
                  <w:rFonts w:ascii="Arial" w:cs="Arial" w:eastAsia="Arial" w:hAnsi="Arial"/>
                  <w:b w:val="false"/>
                  <w:bCs w:val="false"/>
                  <w:i w:val="false"/>
                  <w:iCs w:val="false"/>
                  <w:color w:val="000000"/>
                  <w:sz w:val="18"/>
                  <w:szCs w:val="18"/>
                </w:rPr>
                <w:t xml:space="preserve">in living organisms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19" w:author="Claude (AI) - proposed" w:date="2026-10-14T07:56:35Z">
              <w:r>
                <w:rPr>
                  <w:rFonts w:ascii="Arial" w:cs="Arial" w:eastAsia="Arial" w:hAnsi="Arial"/>
                  <w:b w:val="false"/>
                  <w:bCs w:val="false"/>
                  <w:i w:val="false"/>
                  <w:iCs w:val="false"/>
                  <w:color w:val="000000"/>
                  <w:sz w:val="18"/>
                  <w:szCs w:val="18"/>
                </w:rPr>
                <w:delText xml:space="preserve">e) evaluate the economic and ecological</w:delText>
              </w:r>
            </w:del>
            <w:ins w:id="9020" w:author="Claude (AI) - proposed" w:date="2026-10-14T07:56:35Z">
              <w:r>
                <w:rPr>
                  <w:rFonts w:ascii="Arial" w:cs="Arial" w:eastAsia="Arial" w:hAnsi="Arial"/>
                  <w:b w:val="false"/>
                  <w:bCs w:val="false"/>
                  <w:i w:val="false"/>
                  <w:iCs w:val="false"/>
                  <w:color w:val="000000"/>
                  <w:sz w:val="18"/>
                  <w:szCs w:val="18"/>
                </w:rPr>
                <w:t xml:space="preserve">d) explain the economic</w:t>
              </w:r>
            </w:ins>
            <w:r>
              <w:rPr>
                <w:rFonts w:ascii="Arial" w:cs="Arial" w:eastAsia="Arial" w:hAnsi="Arial"/>
                <w:b w:val="false"/>
                <w:bCs w:val="false"/>
                <w:i w:val="false"/>
                <w:iCs w:val="false"/>
                <w:color w:val="000000"/>
                <w:sz w:val="18"/>
                <w:szCs w:val="18"/>
              </w:rPr>
              <w:t xml:space="preserve"> importance of anaerobic respiration in </w:t>
            </w:r>
            <w:del w:id="9021" w:author="Claude (AI) - proposed" w:date="2026-10-14T07:56:35Z">
              <w:r>
                <w:rPr>
                  <w:rFonts w:ascii="Arial" w:cs="Arial" w:eastAsia="Arial" w:hAnsi="Arial"/>
                  <w:b w:val="false"/>
                  <w:bCs w:val="false"/>
                  <w:i w:val="false"/>
                  <w:iCs w:val="false"/>
                  <w:color w:val="000000"/>
                  <w:sz w:val="18"/>
                  <w:szCs w:val="18"/>
                </w:rPr>
                <w:delText xml:space="preserve">real-world Kenyan contexts such as fermentation, biogas production, and the food industry,</w:delText>
              </w:r>
            </w:del>
            <w:ins w:id="9022" w:author="Claude (AI) - proposed" w:date="2026-10-14T07:56:35Z">
              <w:r>
                <w:rPr>
                  <w:rFonts w:ascii="Arial" w:cs="Arial" w:eastAsia="Arial" w:hAnsi="Arial"/>
                  <w:b w:val="false"/>
                  <w:bCs w:val="false"/>
                  <w:i w:val="false"/>
                  <w:iCs w:val="false"/>
                  <w:color w:val="000000"/>
                  <w:sz w:val="18"/>
                  <w:szCs w:val="18"/>
                </w:rPr>
                <w:t xml:space="preserve">nature,</w:t>
              </w:r>
            </w:ins>
          </w:p>
          <w:p>
            <w:pPr>
              <w:keepNext w:val="false"/>
              <w:spacing w:after="40" w:before="0"/>
              <w:jc w:val="left"/>
              <w:rPr>
                <w:del w:id="9024" w:author="Claude (AI) - proposed" w:date="2026-10-14T07:56:35Z"/>
              </w:rPr>
            </w:pPr>
            <w:del w:id="9023" w:author="Claude (AI) - proposed" w:date="2026-10-14T07:56:35Z">
              <w:r>
                <w:rPr>
                  <w:rFonts w:ascii="Arial" w:cs="Arial" w:eastAsia="Arial" w:hAnsi="Arial"/>
                  <w:b w:val="false"/>
                  <w:bCs w:val="false"/>
                  <w:i w:val="false"/>
                  <w:iCs w:val="false"/>
                  <w:color w:val="000000"/>
                  <w:sz w:val="18"/>
                  <w:szCs w:val="18"/>
                </w:rPr>
                <w:delText xml:space="preserve">f) design and carry out a simple investigation on anaerobic respiration using locally available materials,</w:delText>
              </w:r>
            </w:del>
          </w:p>
          <w:p>
            <w:pPr>
              <w:keepNext w:val="false"/>
              <w:spacing w:after="40" w:before="0"/>
              <w:jc w:val="left"/>
            </w:pPr>
            <w:del w:id="9025" w:author="Claude (AI) - proposed" w:date="2026-10-14T07:56:35Z">
              <w:r>
                <w:rPr>
                  <w:rFonts w:ascii="Arial" w:cs="Arial" w:eastAsia="Arial" w:hAnsi="Arial"/>
                  <w:b w:val="false"/>
                  <w:bCs w:val="false"/>
                  <w:i w:val="false"/>
                  <w:iCs w:val="false"/>
                  <w:color w:val="000000"/>
                  <w:sz w:val="18"/>
                  <w:szCs w:val="18"/>
                </w:rPr>
                <w:delText xml:space="preserve">g</w:delText>
              </w:r>
            </w:del>
            <w:ins w:id="9026" w:author="Claude (AI) - proposed" w:date="2026-10-14T07:56:35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appreciate the significance of gaseous exchange and respiration </w:t>
            </w:r>
            <w:del w:id="9027" w:author="Claude (AI) - proposed" w:date="2026-10-14T07:56:35Z">
              <w:r>
                <w:rPr>
                  <w:rFonts w:ascii="Arial" w:cs="Arial" w:eastAsia="Arial" w:hAnsi="Arial"/>
                  <w:b w:val="false"/>
                  <w:bCs w:val="false"/>
                  <w:i w:val="false"/>
                  <w:iCs w:val="false"/>
                  <w:color w:val="000000"/>
                  <w:sz w:val="18"/>
                  <w:szCs w:val="18"/>
                </w:rPr>
                <w:delText xml:space="preserve">in maintaining life processes in plants and their relevance to human livelihoods</w:delText>
              </w:r>
            </w:del>
            <w:ins w:id="9028" w:author="Claude (AI) - proposed" w:date="2026-10-14T07:56:35Z">
              <w:r>
                <w:rPr>
                  <w:rFonts w:ascii="Arial" w:cs="Arial" w:eastAsia="Arial" w:hAnsi="Arial"/>
                  <w:b w:val="false"/>
                  <w:bCs w:val="false"/>
                  <w:i w:val="false"/>
                  <w:iCs w:val="false"/>
                  <w:color w:val="000000"/>
                  <w:sz w:val="18"/>
                  <w:szCs w:val="18"/>
                </w:rPr>
                <w:t xml:space="preserve">to plants and the environment</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analyse animations of stomatal mechanisms, share findings from investigations, and present project results on anaerobic respiration to peers, developing scientific argumentation and teamwork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design investigations to distinguish aerobic from anaerobic respiration, interpret experimental data, and evaluate competing theories of stomatal opening and closing.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devise project-based investigations using locally available Kenyan materials (e.g., maize flour, sugar-cane juice, sorghum) to demonstrate anaerobic respiration, and construct progressively refined models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online animations and simulations of gaseous exchange and stomatal mechanisms, developing the ability to extract and critically evaluate digital scientific content.</w:t>
            </w:r>
          </w:p>
          <w:p>
            <w:pPr>
              <w:spacing w:after="30" w:before="0"/>
              <w:ind w:left="360" w:hanging="180"/>
              <w:jc w:val="left"/>
              <w:rPr>
                <w:ins w:id="9030" w:author="Claude (AI) - proposed" w:date="2026-10-14T07:56:35Z"/>
              </w:rPr>
            </w:pPr>
            <w:ins w:id="9029" w:author="Claude (AI) - proposed" w:date="2026-10-14T07:56:35Z">
              <w:r>
                <w:rPr>
                  <w:rFonts w:ascii="Arial" w:cs="Arial" w:eastAsia="Arial" w:hAnsi="Arial"/>
                  <w:b w:val="false"/>
                  <w:bCs w:val="false"/>
                  <w:i w:val="false"/>
                  <w:iCs w:val="false"/>
                  <w:color w:val="000000"/>
                  <w:sz w:val="18"/>
                  <w:szCs w:val="18"/>
                </w:rPr>
                <w:t xml:space="preserve">–  Learning to Learn: Learners apply what they learn about the economic importance of anaerobic respiration to plan and carry out their fermentation project.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explaining complex physiological processes through hands-on experimentation and iterative model building.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biological specimens and laboratory materials carefully and responsibly, and search for information on respiration and gaseous exchange from safe, credible internet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scientific explanations and peer contributions during collaborative discussions on stomatal theories and anaerobic respiration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investigations and project work, recognising that collaborative effort produces stronger scientific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connect the economic importance of anaerobic respiration (biogas, fermentation) to equitable energy and food security solutions relevant to Kenyan communities, including rural farmers in the Rift Valley and Coast regions.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investigable questions about why plants produce bubbles in warm water and how stomata regulate gas movement,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construct and revise annotated diagrams and physical models of a stoma, a leaf cross-section, and a plant respiratory pathway to represent and explain gaseous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compare aerobic and anaerobic respiration rates in yeast and to verify sites of gaseous exchange (e.g., petroleum jelly blocking stomata experiment).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record, tabulate, and interpret quantitative data from respiration experiments (e.g., CO₂ production rates, bubble counts)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use the potassium ion theory and starch–sugar hypothesis to construct written and oral explanations of stomatal behaviour under varying light and water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experimental results and competing theories of stomatal opening, defending their interpretations with data during structured class debates.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scientific texts, watch animations, and present research on the economic importance of anaerobic respiration, evaluating source reliability and clarity.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 gaseous exchange and respiration contribute to carbon cycling and ecosystem balance in Kenyan environments such as the Kakamega Rainforest and Maasai Mara savannah, reinforcing the value of conserving plant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anaerobic respiration in human muscle tissue (lactic acid production during athletics — referencing Kenyan long-distance runners from Eldoret/Iten) to understanding fatigue and recovery, promoting awareness of healthy physical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and Entrepreneurship: Learners explore how anaerobic respiration underpins profitable industries in Kenya — including traditional fermentation of uji (fermented porridge), busaa brewing, biogas generation for rural homes, and commercial bread-making using yeast — linking science to income-generating opportunities.</w:t>
            </w:r>
          </w:p>
          <w:p>
            <w:pPr>
              <w:spacing w:after="30" w:before="0"/>
              <w:ind w:left="360" w:hanging="180"/>
              <w:jc w:val="left"/>
              <w:rPr>
                <w:ins w:id="9032" w:author="Claude (AI) - proposed" w:date="2026-10-14T07:56:35Z"/>
              </w:rPr>
            </w:pPr>
            <w:ins w:id="9031" w:author="Claude (AI) - proposed" w:date="2026-10-14T07:56:35Z">
              <w:r>
                <w:rPr>
                  <w:rFonts w:ascii="Arial" w:cs="Arial" w:eastAsia="Arial" w:hAnsi="Arial"/>
                  <w:b w:val="false"/>
                  <w:bCs w:val="false"/>
                  <w:i w:val="false"/>
                  <w:iCs w:val="false"/>
                  <w:color w:val="000000"/>
                  <w:sz w:val="18"/>
                  <w:szCs w:val="18"/>
                </w:rPr>
                <w:t xml:space="preserve">–  Waste Management: Learners dispose of the products of their fermentation experiments responsibly, using a compost pit or garden bin and not the drain or the school grounds.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procedures when conducting respiration experiments involving yeast, limewater, and warm water baths, and access digital resources from secure, vetted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analyse how changes in temperature and CO₂ levels — driven by climate change — affect rates of plant respiration and gaseous exchange, particularly for Kenyan staple crops such as maize and beans in semi-arid regions.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develops foundational understanding of plant physiology — specifically gaseous exchange and respiration — directly relevant to careers in botanical research and conservation in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stomatal adaptations and respiration rates informs crop management strategies for Kenyan farmers growing maize, tea (Kericho), and horticultural produce, supporting careers in agricultural research at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pathways supports careers in biotechnology, including biofuel production, food fermentation technology, and pharmaceutical manufacturing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the role of plant gaseous exchange in carbon cycling prepares learners for careers in environmental monitoring, climate research, and ecosystem management with organisations such as NEMA (National Environment Management Authority).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The economic importance of anaerobic respiration (fermentation of uji, </w:t>
            </w:r>
            <w:del w:id="9033" w:author="Claude (AI) - proposed" w:date="2026-10-14T07:56:35Z">
              <w:r>
                <w:rPr>
                  <w:rFonts w:ascii="Arial" w:cs="Arial" w:eastAsia="Arial" w:hAnsi="Arial"/>
                  <w:b w:val="false"/>
                  <w:bCs w:val="false"/>
                  <w:i w:val="false"/>
                  <w:iCs w:val="false"/>
                  <w:color w:val="000000"/>
                  <w:sz w:val="18"/>
                  <w:szCs w:val="18"/>
                </w:rPr>
                <w:delText xml:space="preserve">togwa</w:delText>
              </w:r>
            </w:del>
            <w:ins w:id="9034" w:author="Claude (AI) - proposed" w:date="2026-10-14T07:56:35Z">
              <w:r>
                <w:rPr>
                  <w:rFonts w:ascii="Arial" w:cs="Arial" w:eastAsia="Arial" w:hAnsi="Arial"/>
                  <w:b w:val="false"/>
                  <w:bCs w:val="false"/>
                  <w:i w:val="false"/>
                  <w:iCs w:val="false"/>
                  <w:color w:val="000000"/>
                  <w:sz w:val="18"/>
                  <w:szCs w:val="18"/>
                </w:rPr>
                <w:t xml:space="preserve">mursik</w:t>
              </w:r>
            </w:ins>
            <w:r>
              <w:rPr>
                <w:rFonts w:ascii="Arial" w:cs="Arial" w:eastAsia="Arial" w:hAnsi="Arial"/>
                <w:b w:val="false"/>
                <w:bCs w:val="false"/>
                <w:i w:val="false"/>
                <w:iCs w:val="false"/>
                <w:color w:val="000000"/>
                <w:sz w:val="18"/>
                <w:szCs w:val="18"/>
              </w:rPr>
              <w:t xml:space="preserve">, and dairy products) connects directly to careers in Kenya's growing food processing and quality assurance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Medical/Clinical Scientist: Understanding aerobic and anaerobic respiration at the cellular level provides foundational knowledge for careers in medicine, physiology, and sports science — relevant given Kenya's prominence in athletics.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observable phenomenon of bubbles produced by leaves submerged in warm water, driving students to investigate how plants exchange gases and release energy through respiration. Learners progress from identifying physical sites of gaseous exchange — stomata, lenticels, cuticle, and pneumatophores — to understanding the molecular mechanisms of stomatal regulation, and ultimately to comparing aerobic and anaerobic respiration through hands-on experimentation. Throughout the unit, Kenyan contexts such as biogas production in rural homesteads, fermentation of traditional foods like uji and busaa, and the physiology of elite Kenyan runners from Iten ground abstract biological concepts in meaningful,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36" w:author="Claude (AI) - proposed" w:date="2026-10-14T07:56:35Z"/>
              </w:rPr>
            </w:pPr>
            <w:ins w:id="9035" w:author="Claude (AI) - proposed" w:date="2026-10-14T07:56:35Z">
              <w:r>
                <w:rPr>
                  <w:rFonts w:ascii="Arial" w:cs="Arial" w:eastAsia="Arial" w:hAnsi="Arial"/>
                  <w:b w:val="false"/>
                  <w:bCs w:val="false"/>
                  <w:i w:val="false"/>
                  <w:iCs w:val="false"/>
                  <w:color w:val="000000"/>
                  <w:sz w:val="18"/>
                  <w:szCs w:val="18"/>
                </w:rPr>
                <w:t xml:space="preserve">1. Why is gaseous exchange important to plants?</w:t>
              </w:r>
            </w:ins>
          </w:p>
          <w:p>
            <w:pPr>
              <w:keepNext w:val="false"/>
              <w:spacing w:after="40" w:before="0"/>
              <w:jc w:val="left"/>
              <w:rPr>
                <w:ins w:id="9038" w:author="Claude (AI) - proposed" w:date="2026-10-14T07:56:35Z"/>
              </w:rPr>
            </w:pPr>
            <w:ins w:id="9037" w:author="Claude (AI) - proposed" w:date="2026-10-14T07:56:35Z">
              <w:r>
                <w:rPr>
                  <w:rFonts w:ascii="Arial" w:cs="Arial" w:eastAsia="Arial" w:hAnsi="Arial"/>
                  <w:b w:val="false"/>
                  <w:bCs w:val="false"/>
                  <w:i w:val="false"/>
                  <w:iCs w:val="false"/>
                  <w:color w:val="000000"/>
                  <w:sz w:val="18"/>
                  <w:szCs w:val="18"/>
                </w:rPr>
                <w:t xml:space="preserve">2. How is respiration useful to plants?</w:t>
              </w:r>
            </w:ins>
          </w:p>
          <w:p>
            <w:pPr>
              <w:keepNext w:val="false"/>
              <w:spacing w:after="40" w:before="0"/>
              <w:jc w:val="left"/>
              <w:rPr>
                <w:ins w:id="9040" w:author="Claude (AI) - proposed" w:date="2026-10-14T07:56:35Z"/>
              </w:rPr>
            </w:pPr>
            <w:ins w:id="9039" w:author="Claude (AI) - proposed" w:date="2026-10-14T07:56:3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42" w:author="Claude (AI) - proposed" w:date="2026-10-14T07:56:35Z"/>
              </w:rPr>
            </w:pPr>
            <w:ins w:id="9041" w:author="Claude (AI) - proposed" w:date="2026-10-14T07:56:35Z">
              <w:r>
                <w:rPr>
                  <w:rFonts w:ascii="Arial" w:cs="Arial" w:eastAsia="Arial" w:hAnsi="Arial"/>
                  <w:b w:val="false"/>
                  <w:bCs w:val="false"/>
                  <w:i w:val="false"/>
                  <w:iCs w:val="false"/>
                  <w:color w:val="000000"/>
                  <w:sz w:val="18"/>
                  <w:szCs w:val="18"/>
                </w:rPr>
                <w:t xml:space="preserve">UNIT GUIDING QUESTIONS (used on the Driving Question Board and in the lessons):</w:t>
              </w:r>
            </w:ins>
          </w:p>
          <w:p>
            <w:pPr>
              <w:keepNext w:val="false"/>
              <w:spacing w:after="40" w:before="0"/>
              <w:jc w:val="left"/>
            </w:pPr>
            <w:r>
              <w:rPr>
                <w:rFonts w:ascii="Arial" w:cs="Arial" w:eastAsia="Arial" w:hAnsi="Arial"/>
                <w:b w:val="false"/>
                <w:bCs w:val="false"/>
                <w:i w:val="false"/>
                <w:iCs w:val="false"/>
                <w:color w:val="000000"/>
                <w:sz w:val="18"/>
                <w:szCs w:val="18"/>
              </w:rPr>
              <w:t xml:space="preserve">1. How do plants exchange gases with their environment?</w:t>
            </w:r>
          </w:p>
          <w:p>
            <w:pPr>
              <w:keepNext w:val="false"/>
              <w:spacing w:after="40" w:before="0"/>
              <w:jc w:val="left"/>
            </w:pPr>
            <w:r>
              <w:rPr>
                <w:rFonts w:ascii="Arial" w:cs="Arial" w:eastAsia="Arial" w:hAnsi="Arial"/>
                <w:b w:val="false"/>
                <w:bCs w:val="false"/>
                <w:i w:val="false"/>
                <w:iCs w:val="false"/>
                <w:color w:val="000000"/>
                <w:sz w:val="18"/>
                <w:szCs w:val="18"/>
              </w:rPr>
              <w:t xml:space="preserve">2. How do plants obtain energy from organic compounds through respiration?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student at Mwalimu Njoroge's biology class in Nairobi brings freshly cut sukuma wiki (kale) leaves from the school garden and submerges them in a beaker of warm water. Within seconds, tiny bubbles begin streaming from the surface of the leaves — not randomly, but from specific points on the leaf surface. When the same leaves are submerged in cold water, far fewer bubbles appear. The students are puzzled: Where exactly are these bubbles coming from? What gas is inside them? Why does warming the water increase bubble production? Why do bubbles appear to come from specific spots rather than the entire leaf surface? And if plants are releasing gas, does this mean they are "breathing" like animals do? This puzzling observation launches the unit-long investigation into the sites, mechanisms, and processes of plant gaseous exchange and respiration.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sukuma wiki leaves submerged in warm vs. cold water and record where bubbles emerge. They draw initial annotated diagrams predicting the sites of gas exchange and populate the Driving Question Board (DQB) with their "What we notice / What we wonder" observations. The teacher introduces the driving question and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SITES OF GASEOUS EXCHANGE (Reading + Observe): Students read the relevant section of the student textbook and observe a teacher-guided animation of gaseous exchange across leaf surfaces. They identify and label the sites — stomata, cuticle, lenticels, and pneumatophores — and connect each site back to the bubble locations observed in Lesson 1. Groups begin constructing a leaf cross-section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STOMATAL MECHANISMS (Animation + Collaborative Inquiry): Students investigate the mechanisms of stomatal opening and closing using teacher-curated animations. They evaluate the potassium ion theory and the starch–sugar hypothesis through structured group discussion, constructing written explanations and debating which theory better explains the wilting maize seedling phenomenon. Model diagrams are revised to include guard cell mechanisms.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AEROBIC &amp; ANAEROBIC RESPIRATION (Research + Experiment + Data Analysis): Students read about aerobic and anaerobic respiration and design a simple investigation comparing CO₂ production by yeast in aerobic vs. anaerobic conditions using limewater indicators. They collect, tabulate, and interpret data, constructing word and symbol equations for both pathways.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IMPORTANCE OF ANAEROBIC RESPIRATION (Application + Real-World Contexts): Students examine the economic and ecological importance of anaerobic respiration in Kenyan contexts — fermentation of uji and busaa, biogas generation, bread-making with yeast, and ethanol production. They connect the mandazi dough supporting phenomenon to their experimental findings and begin planning their unit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FACTORS AFFECTING RESPIRATION RATE (Investigation + Data Interpretation): Students investigate how temperature, glucose concentration, and oxygen availability affect respiration rates in yeast, using locally available materials (sugar-cane juice, </w:t>
            </w:r>
            <w:del w:id="9043" w:author="Claude (AI) - proposed" w:date="2026-10-14T07:56:35Z">
              <w:r>
                <w:rPr>
                  <w:rFonts w:ascii="Arial" w:cs="Arial" w:eastAsia="Arial" w:hAnsi="Arial"/>
                  <w:b w:val="false"/>
                  <w:bCs w:val="false"/>
                  <w:i w:val="false"/>
                  <w:iCs w:val="false"/>
                  <w:color w:val="000000"/>
                  <w:sz w:val="18"/>
                  <w:szCs w:val="18"/>
                </w:rPr>
                <w:delText xml:space="preserve">maize flour</w:delText>
              </w:r>
            </w:del>
            <w:ins w:id="9044" w:author="Claude (AI) - proposed" w:date="2026-10-14T07:56:35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They graph results and explain trends using their understanding of enzyme activity and cellular respiration.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ADAPTATIONS FOR GASEOUS EXCHANGE IN DIFFERENT ENVIRONMENTS (Comparative Analysis): Students compare adaptations for gaseous exchange in xerophytes (e.g., cactus, acacia), hydrophytes (e.g., water hyacinth in Lake Victoria), and mesophytes (e.g., sukuma wiki), relating structural features to environmental conditions across Kenya's diverse ecosystems.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PHOTOSYNTHESIS, GASEOUS EXCHANGE &amp; RESPIRATION LINKAGES (Synthesis + Model Building): Students map the relationships between photosynthesis, gaseous exchange, and respiration on a systems diagram, tracking the flow of CO₂, O₂, water, and glucose. They revise their cumulative unit models and update the DQB to reflect growing understanding</w:t>
            </w:r>
            <w:ins w:id="9045" w:author="Claude (AI) - proposed" w:date="2026-10-14T07:56:35Z">
              <w:r>
                <w:rPr>
                  <w:rFonts w:ascii="Arial" w:cs="Arial" w:eastAsia="Arial" w:hAnsi="Arial"/>
                  <w:b w:val="false"/>
                  <w:bCs w:val="false"/>
                  <w:i w:val="false"/>
                  <w:iCs w:val="false"/>
                  <w:color w:val="000000"/>
                  <w:sz w:val="18"/>
                  <w:szCs w:val="18"/>
                </w:rPr>
                <w:t xml:space="preserve">, and return to the Lesson 1 bubbles to separate what warmth does to gas (quick) from what it does to enzymes (slower)</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PROJECT LAUNCH &amp; PLANNING (Guided Inquiry Project Design): Students are introduced to the unit project: designing and conducting an investigation into anaerobic respiration using locally available Kenyan materials. Groups choose their focus (yeast fermentation, biogas simulation, or food fermentation), formulate hypotheses, and plan procedures, materials lists, and data collection methods.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PROJECT EXECUTION (Hands-On Investigation): Student groups carry out their planned investigations, collecting and recording data. The teacher circulates with structured prompts, checking that groups are controlling variables and recording observations accurately. Groups begin preparing evidence-based explanations for their findings.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PROJECT PRESENTATIONS &amp; PEER REVIEW (Communication + Argumentation): Groups present their project findings to the class, connecting results back to the unit driving question and the anchoring phenomenon. Peers provide structured feedback using a co-created rubric. The class debates how their findings confirm or challenge their original Lesson 1 predictions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MODEL FINALISATION &amp; UNIT REVIEW: Students finalise and annotate their cumulative unit models of plant gaseous exchange and respiration, incorporating all evidence gathered across the unit. The class revisits and resolves all questions on the DQB, reflecting on how their understanding has changed since Lesson 1. The teacher conducts a structured end-of-unit review connecting all phenomena, concepts, and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Wilting </w:t>
            </w:r>
            <w:del w:id="9046" w:author="Claude (AI) - proposed" w:date="2026-10-14T07:56:35Z">
              <w:r>
                <w:rPr>
                  <w:rFonts w:ascii="Arial" w:cs="Arial" w:eastAsia="Arial" w:hAnsi="Arial"/>
                  <w:b w:val="false"/>
                  <w:bCs w:val="false"/>
                  <w:i w:val="false"/>
                  <w:iCs w:val="false"/>
                  <w:color w:val="000000"/>
                  <w:sz w:val="18"/>
                  <w:szCs w:val="18"/>
                </w:rPr>
                <w:delText xml:space="preserve">Pot Plant: A potted maize seedling left</w:delText>
              </w:r>
            </w:del>
            <w:ins w:id="9047" w:author="Claude (AI) - proposed" w:date="2026-10-14T07:56:35Z">
              <w:r>
                <w:rPr>
                  <w:rFonts w:ascii="Arial" w:cs="Arial" w:eastAsia="Arial" w:hAnsi="Arial"/>
                  <w:b w:val="false"/>
                  <w:bCs w:val="false"/>
                  <w:i w:val="false"/>
                  <w:iCs w:val="false"/>
                  <w:color w:val="000000"/>
                  <w:sz w:val="18"/>
                  <w:szCs w:val="18"/>
                </w:rPr>
                <w:t xml:space="preserve">Maize Seedling: A maize seedling growing in a shamba near Kisumu wilts badly</w:t>
              </w:r>
            </w:ins>
            <w:r>
              <w:rPr>
                <w:rFonts w:ascii="Arial" w:cs="Arial" w:eastAsia="Arial" w:hAnsi="Arial"/>
                <w:b w:val="false"/>
                <w:bCs w:val="false"/>
                <w:i w:val="false"/>
                <w:iCs w:val="false"/>
                <w:color w:val="000000"/>
                <w:sz w:val="18"/>
                <w:szCs w:val="18"/>
              </w:rPr>
              <w:t xml:space="preserve"> in the hot </w:t>
            </w:r>
            <w:del w:id="9048" w:author="Claude (AI) - proposed" w:date="2026-10-14T07:56:35Z">
              <w:r>
                <w:rPr>
                  <w:rFonts w:ascii="Arial" w:cs="Arial" w:eastAsia="Arial" w:hAnsi="Arial"/>
                  <w:b w:val="false"/>
                  <w:bCs w:val="false"/>
                  <w:i w:val="false"/>
                  <w:iCs w:val="false"/>
                  <w:color w:val="000000"/>
                  <w:sz w:val="18"/>
                  <w:szCs w:val="18"/>
                </w:rPr>
                <w:delText xml:space="preserve">Nairobi midday sun wilts dramatically</w:delText>
              </w:r>
            </w:del>
            <w:ins w:id="9049" w:author="Claude (AI) - proposed" w:date="2026-10-14T07:56:35Z">
              <w:r>
                <w:rPr>
                  <w:rFonts w:ascii="Arial" w:cs="Arial" w:eastAsia="Arial" w:hAnsi="Arial"/>
                  <w:b w:val="false"/>
                  <w:bCs w:val="false"/>
                  <w:i w:val="false"/>
                  <w:iCs w:val="false"/>
                  <w:color w:val="000000"/>
                  <w:sz w:val="18"/>
                  <w:szCs w:val="18"/>
                </w:rPr>
                <w:t xml:space="preserve">midday sun</w:t>
              </w:r>
            </w:ins>
            <w:r>
              <w:rPr>
                <w:rFonts w:ascii="Arial" w:cs="Arial" w:eastAsia="Arial" w:hAnsi="Arial"/>
                <w:b w:val="false"/>
                <w:bCs w:val="false"/>
                <w:i w:val="false"/>
                <w:iCs w:val="false"/>
                <w:color w:val="000000"/>
                <w:sz w:val="18"/>
                <w:szCs w:val="18"/>
              </w:rPr>
              <w:t xml:space="preserve">, but recovers </w:t>
            </w:r>
            <w:del w:id="9050" w:author="Claude (AI) - proposed" w:date="2026-10-14T07:56:35Z">
              <w:r>
                <w:rPr>
                  <w:rFonts w:ascii="Arial" w:cs="Arial" w:eastAsia="Arial" w:hAnsi="Arial"/>
                  <w:b w:val="false"/>
                  <w:bCs w:val="false"/>
                  <w:i w:val="false"/>
                  <w:iCs w:val="false"/>
                  <w:color w:val="000000"/>
                  <w:sz w:val="18"/>
                  <w:szCs w:val="18"/>
                </w:rPr>
                <w:delText xml:space="preserve">in the evening</w:delText>
              </w:r>
            </w:del>
            <w:ins w:id="9051" w:author="Claude (AI) - proposed" w:date="2026-10-14T07:56:35Z">
              <w:r>
                <w:rPr>
                  <w:rFonts w:ascii="Arial" w:cs="Arial" w:eastAsia="Arial" w:hAnsi="Arial"/>
                  <w:b w:val="false"/>
                  <w:bCs w:val="false"/>
                  <w:i w:val="false"/>
                  <w:iCs w:val="false"/>
                  <w:color w:val="000000"/>
                  <w:sz w:val="18"/>
                  <w:szCs w:val="18"/>
                </w:rPr>
                <w:t xml:space="preserve">by dusk</w:t>
              </w:r>
            </w:ins>
            <w:r>
              <w:rPr>
                <w:rFonts w:ascii="Arial" w:cs="Arial" w:eastAsia="Arial" w:hAnsi="Arial"/>
                <w:b w:val="false"/>
                <w:bCs w:val="false"/>
                <w:i w:val="false"/>
                <w:iCs w:val="false"/>
                <w:color w:val="000000"/>
                <w:sz w:val="18"/>
                <w:szCs w:val="18"/>
              </w:rPr>
              <w:t xml:space="preserve">. Students observe that the wilting coincides with stomata closing to reduce water loss — directly connecting stomatal mechanism to a visible, familiar plant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Rising Dough: A mama mboga (vegetable vendor) near Gikomba Market mixes </w:t>
            </w:r>
            <w:del w:id="9052" w:author="Claude (AI) - proposed" w:date="2026-10-14T07:56:35Z">
              <w:r>
                <w:rPr>
                  <w:rFonts w:ascii="Arial" w:cs="Arial" w:eastAsia="Arial" w:hAnsi="Arial"/>
                  <w:b w:val="false"/>
                  <w:bCs w:val="false"/>
                  <w:i w:val="false"/>
                  <w:iCs w:val="false"/>
                  <w:color w:val="000000"/>
                  <w:sz w:val="18"/>
                  <w:szCs w:val="18"/>
                </w:rPr>
                <w:delText xml:space="preserve">maize flour</w:delText>
              </w:r>
            </w:del>
            <w:ins w:id="9053" w:author="Claude (AI) - proposed" w:date="2026-10-14T07:56:35Z">
              <w:r>
                <w:rPr>
                  <w:rFonts w:ascii="Arial" w:cs="Arial" w:eastAsia="Arial" w:hAnsi="Arial"/>
                  <w:b w:val="false"/>
                  <w:bCs w:val="false"/>
                  <w:i w:val="false"/>
                  <w:iCs w:val="false"/>
                  <w:color w:val="000000"/>
                  <w:sz w:val="18"/>
                  <w:szCs w:val="18"/>
                </w:rPr>
                <w:t xml:space="preserve">wheat flour (unga wa ngano)</w:t>
              </w:r>
            </w:ins>
            <w:r>
              <w:rPr>
                <w:rFonts w:ascii="Arial" w:cs="Arial" w:eastAsia="Arial" w:hAnsi="Arial"/>
                <w:b w:val="false"/>
                <w:bCs w:val="false"/>
                <w:i w:val="false"/>
                <w:iCs w:val="false"/>
                <w:color w:val="000000"/>
                <w:sz w:val="18"/>
                <w:szCs w:val="18"/>
              </w:rPr>
              <w:t xml:space="preserve">, warm water</w:t>
            </w:r>
            <w:del w:id="9054" w:author="Claude (AI) - proposed" w:date="2026-10-14T07:56:35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a pinch of sugar with yeast to make mandazi dough. The dough visibly expands and becomes bubbly overnight. Students are puzzled about what is causing the dough to rise and where the bubbles inside come from — anchoring the investigation into anaerobic respiration and CO₂ production by yeast.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Biogas Flame: A farmer in Kirinyaga County has a biogas digester fed with cow manure and plant waste. The gas produced burns with a steady blue flame used for cooking ugali. Students question what biological process produces this flammable gas from organic plant and animal waste, connecting anaerobic respiration to real-world energy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Athlete's Burning Muscles: A Kenyan 800-metre runner from Iten collapses on the track immediately after a race, with cramping leg muscles. Students question why muscles "burn" and cramp during intense exercise even though the athlete has been breathing throughout the race — bridging plant and animal anaerobic respiration and demonstrating the universality of these processes.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jfsseqd3f0o-sx7irtv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xzyof3sp8ifrr0ujisr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oonu261qajzyygxfp1m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Phase: Where Do the Bubbles Come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anchoring phenomenon and elicit students' prior knowledge and curiosity about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gases move in and out of plant leaves, that bubbles emerging from submerged sukuma wiki leaves are evidence of gas release, and that the location and rate of bubble production varies depending on water temperature and specific sites on the leaf surface.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and record the emergence of bubbles from submerged sukuma wiki leaves, annotate diagrams to predict the sites of gas exchange, and formulate investigable questions to populate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careful observation of everyday Kenyan food plants can reveal complex biological processes, and will develop curiosity and openness to revising their initial ideas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unit storyline by anchoring student curiosity in a puzzling, observable phenomenon — bubbles streaming from sukuma wiki leaves submerged in warm vs. cold water. Students make initial predictions about where and why bubbles emerge, draw annotated diagrams, and populate the Driving Question Board with 'What we notice / What we wonder' observations. Their predictions and questions will be revisited, tested, and refined across </w:t>
            </w:r>
            <w:del w:id="9055" w:author="Claude (AI) - proposed" w:date="2026-10-14T07:56:35Z">
              <w:r>
                <w:rPr>
                  <w:rFonts w:ascii="Arial" w:cs="Arial" w:eastAsia="Arial" w:hAnsi="Arial"/>
                  <w:b w:val="false"/>
                  <w:bCs w:val="false"/>
                  <w:i w:val="false"/>
                  <w:iCs w:val="false"/>
                  <w:color w:val="000000"/>
                  <w:sz w:val="18"/>
                  <w:szCs w:val="18"/>
                </w:rPr>
                <w:delText xml:space="preserve">all six lessons in</w:delText>
              </w:r>
            </w:del>
            <w:ins w:id="9056" w:author="Claude (AI) - proposed" w:date="2026-10-14T07:56:35Z">
              <w:r>
                <w:rPr>
                  <w:rFonts w:ascii="Arial" w:cs="Arial" w:eastAsia="Arial" w:hAnsi="Arial"/>
                  <w:b w:val="false"/>
                  <w:bCs w:val="false"/>
                  <w:i w:val="false"/>
                  <w:iCs w:val="false"/>
                  <w:color w:val="000000"/>
                  <w:sz w:val="18"/>
                  <w:szCs w:val="18"/>
                </w:rPr>
                <w:t xml:space="preserve">the 12 lessons of</w:t>
              </w:r>
            </w:ins>
            <w:r>
              <w:rPr>
                <w:rFonts w:ascii="Arial" w:cs="Arial" w:eastAsia="Arial" w:hAnsi="Arial"/>
                <w:b w:val="false"/>
                <w:bCs w:val="false"/>
                <w:i w:val="false"/>
                <w:iCs w:val="false"/>
                <w:color w:val="000000"/>
                <w:sz w:val="18"/>
                <w:szCs w:val="18"/>
              </w:rPr>
              <w:t xml:space="preserve">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beakers are placed on stable flat surfaces to avoid spills of warm water. Warn students that warm water (not boiling) is used — target temperature 40–45°C — and that they should not touch the beaker base immediately after heating. Freshly cut sukuma wiki leaves should be handled with care; students with known plant allergies should inform the teacher. No sharp instruments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students are introduced to the unit anchoring phenomenon: freshly cut sukuma wiki (kale) leaves submerged in warm water produce streams of tiny bubbles from specific points on the leaf surface, while the same leaves in cold water produce far fewer bubbles. Students first predict — without instruction — where the bubbles come from, what gas they contain, and why temperature affects bubble production. They then observe the phenomenon directly using beakers, warm and cold water, and sukuma wiki leaves from the school garden or a local market. Students record observations, draw annotated diagrams of bubble sites, and share initial explanations with peers. The lesson closes with the teacher introducing the unit driving question and guiding students to populate the Driving Question Board (DQB) with their noticings and wonderings. No formal vocabulary is introduced yet — this lesson is entirely about launching curiosity, surfacing prior knowledge, and opening productive questions that the rest of the unit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lolpmlaxprc0r-rgtqec">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bgohvafu7wctapzti3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vwjpplm0rsiexpc2nm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materials, students individually examine a single dry sukuma wiki leaf placed on their desk. They study both sides of the leaf with the naked eye and, if available, a hand lens. Each student records in their science notebook: (1) a labeled diagram of the leaf showing any surface features they can see, (2) a written prediction answering: 'If this leaf were submerged in warm water, where do you think bubbles would come from, and what gas would be inside them?' Students then share predictions with a partner (Think-Pair-Share) before three to four pairs share with the whole class. The teacher records all predictions — without confirming or correcting — on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sukuma wiki leaf </w:t>
            </w:r>
            <w:del w:id="9057" w:author="Claude (AI) - proposed" w:date="2026-10-14T07:56:35Z">
              <w:r>
                <w:rPr>
                  <w:rFonts w:ascii="Arial" w:cs="Arial" w:eastAsia="Arial" w:hAnsi="Arial"/>
                  <w:b w:val="false"/>
                  <w:bCs w:val="false"/>
                  <w:i w:val="false"/>
                  <w:iCs w:val="false"/>
                  <w:color w:val="000000"/>
                  <w:sz w:val="18"/>
                  <w:szCs w:val="18"/>
                </w:rPr>
                <w:delText xml:space="preserve">and one hand lens per student</w:delText>
              </w:r>
            </w:del>
            <w:ins w:id="9058" w:author="Claude (AI) - proposed" w:date="2026-10-14T07:56:35Z">
              <w:r>
                <w:rPr>
                  <w:rFonts w:ascii="Arial" w:cs="Arial" w:eastAsia="Arial" w:hAnsi="Arial"/>
                  <w:b w:val="false"/>
                  <w:bCs w:val="false"/>
                  <w:i w:val="false"/>
                  <w:iCs w:val="false"/>
                  <w:color w:val="000000"/>
                  <w:sz w:val="18"/>
                  <w:szCs w:val="18"/>
                </w:rPr>
                <w:t xml:space="preserve">per student, and hand lenses (one per pair or group if you have fewer; learners without a lens can look at the leaf against the window light)</w:t>
              </w:r>
            </w:ins>
            <w:r>
              <w:rPr>
                <w:rFonts w:ascii="Arial" w:cs="Arial" w:eastAsia="Arial" w:hAnsi="Arial"/>
                <w:b w:val="false"/>
                <w:bCs w:val="false"/>
                <w:i w:val="false"/>
                <w:iCs w:val="false"/>
                <w:color w:val="000000"/>
                <w:sz w:val="18"/>
                <w:szCs w:val="18"/>
              </w:rPr>
              <w:t xml:space="preserve">. Say: 'Before we do anything else, I want you to become a detective. Look very carefully at this leaf — both sides. You have 3 minutes of silent observation. Draw what you see and label anything that catches your eye.' [Allow 3 minutes of silent observation.] Then say: 'Now, in your notebook, answer this question: If I submerged this leaf in warm water, where exactly would bubbles come from, and what gas do you think would be inside those bubbles?' [Allow 4 minutes of individual writing. Wait for pens to stop moving.] After writing, say: 'Turn to your partner and share your prediction. You each have 90 seconds.' [Allow 3 minutes for paired discussion.] Cold-call at least 4 pairs — spread across the room — using: 'Amina, what did you and your partner predict?' Record every prediction verbatim on the board. Do NOT affirm or correct. Say: 'These are all interesting ideas. We are going to test them right now.'</w:t>
            </w:r>
            <w:ins w:id="9059" w:author="Claude (AI) - proposed" w:date="2026-10-14T07:56:35Z">
              <w:r>
                <w:rPr>
                  <w:rFonts w:ascii="Arial" w:cs="Arial" w:eastAsia="Arial" w:hAnsi="Arial"/>
                  <w:b w:val="false"/>
                  <w:bCs w:val="false"/>
                  <w:i w:val="false"/>
                  <w:iCs w:val="false"/>
                  <w:color w:val="000000"/>
                  <w:sz w:val="18"/>
                  <w:szCs w:val="18"/>
                </w:rPr>
                <w:t xml:space="preserve"> What to expect: most learners will predict oxygen or carbon dioxide, some will write 'air' or 'steam', and many will say the bubbles come from the whole leaf or from the plant 'breathing out'. Record all of these without comment: they are the baseline for the later lessons (the gas is not identified until Lesson 8, and even then only as a best explanation). Learners who write 'oxygen' are usually thinking of photosynthesis, and those who write 'carbon dioxide' of respiration.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wall: By externalising individual predictions before observation, this strategy activates prior knowledge, creates cognitive investment in the outcome, and gives the teacher a baseline assessment of students' mental models of plant structure. Recording predictions publicly (on the board) creates accountability and allows students to compare their initial ideas to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(a) whether students identify the underside of the leaf as different from the upper side, (b) whether any students spontaneously mention 'pores,' 'holes,' or 'stomata,' (c) whether students predict oxygen or carbon dioxide or 'air' as the gas. Teacher notes the 3–4 most common prediction types to use as anchors during the Explain phase. Observable indicator: every student has a written prediction and a labeled diagram in their notebook before the observation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urkhbr1st6nefnp-cz6n">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clbesjuvb2w_tbb04o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vsqas3yv3s1ivksiroi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two 500 mL beakers (one filled with warm water at ~42°C, one with cold water at ~15°C or room temperature), two freshly cut sukuma wiki leaves of similar size, and a printed observation recording sheet with an outline diagram of a leaf. Students simultaneously submerge one leaf in warm water and one in cold water and observe for 5 minutes. They mark on their leaf outline diagrams exactly where bubbles appear, count approximate bubble streams, and note differences between warm and cold conditions. Groups also note: which surface of the leaf (upper or lower) produces more bubbles; whether bubbles come from the edges, veins, or flat surface; and how quickly bubble production starts. After 5 minutes, groups rotate their beakers so every student observes both conditions. Students update their individual notebooks with annotated diagrams and written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'Your job as scientists right now is not to explain — your job is to observe as precisely as possible. Record exactly where bubbles appear, not why.' Demonstrate the setup with one beaker: hold a leaf at the stem end and lower it gently into warm water so students see the technique. Say: 'Notice I am submerging the whole leaf including the edges. Now watch — do not explain yet, just watch and record.' [Allow groups 5 minutes of uninterrupted observation. Circulate silently, crouching to student level.] At the 3-minute mark, prompt quietly to any group not yet annotating: 'Where exactly are the bubbles coming from? Can you mark that spot on your diagram?' After 5 minutes, call attention: 'Groups, pause. Rotate your beakers — the person who observed warm water now observes cold. You have 2 more minutes.' [Allow 2 minutes.] After rotation, ask the whole class: 'Raise your hand if you saw more bubbles in the warm water than the cold.' [Pause 10 seconds. Count hands aloud: 'I see 24 hands — almost everyone.'] Then cold-call 3 students: 'Juma, tell me one specific thing you noticed about where the bubbles came from — not why, just where.' Repeat for two more students. Record their observations on the board under 'What We Observed.'</w:t>
            </w:r>
            <w:ins w:id="9060" w:author="Claude (AI) - proposed" w:date="2026-10-14T07:56:35Z">
              <w:r>
                <w:rPr>
                  <w:rFonts w:ascii="Arial" w:cs="Arial" w:eastAsia="Arial" w:hAnsi="Arial"/>
                  <w:b w:val="false"/>
                  <w:bCs w:val="false"/>
                  <w:i w:val="false"/>
                  <w:iCs w:val="false"/>
                  <w:color w:val="000000"/>
                  <w:sz w:val="18"/>
                  <w:szCs w:val="18"/>
                </w:rPr>
                <w:t xml:space="preserve"> Then show one extra beaker you set up before the lesson: warm water (about 42°C) with no leaf in it. Ask: 'What do you see here? Why did I set this up?' Do not explain. A few small bubbles may form on the glass, far fewer than around the leaves. Expected leaf observations: bubbles rise from the cut edge, along the veins and from the underside, more in warm water than in cold; some groups will also see tiny bubbles clinging to the flat surface. If a group reports mostly cut-edge bubbles, accept it and add 'cut edge' as its own category on the board. Do not tell learners which spots are stomata.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Diagram: By constraining students to observe before explaining, this strategy builds disciplinary habits of separating data from interpretation (NGSS SEP 3: Planning and Carrying Out Investigations; SEP 4: Analyzing and Interpreting Data). The annotated diagram forces spatial precision — students must commit to a location on the leaf rather than giving vague descriptions. Comparing warm vs. cold water introduces the variable of temperature as an evidence anchor</w:t>
            </w:r>
            <w:del w:id="9061" w:author="Claude (AI) - proposed" w:date="2026-10-14T07:56:35Z">
              <w:r>
                <w:rPr>
                  <w:rFonts w:ascii="Arial" w:cs="Arial" w:eastAsia="Arial" w:hAnsi="Arial"/>
                  <w:b w:val="false"/>
                  <w:bCs w:val="false"/>
                  <w:i w:val="false"/>
                  <w:iCs w:val="false"/>
                  <w:color w:val="000000"/>
                  <w:sz w:val="18"/>
                  <w:szCs w:val="18"/>
                </w:rPr>
                <w:delText xml:space="preserve"> that will connect to enzyme activity and stomatal opening</w:delText>
              </w:r>
            </w:del>
            <w:ins w:id="9062" w:author="Claude (AI) - proposed" w:date="2026-10-14T07:56:35Z">
              <w:r>
                <w:rPr>
                  <w:rFonts w:ascii="Arial" w:cs="Arial" w:eastAsia="Arial" w:hAnsi="Arial"/>
                  <w:b w:val="false"/>
                  <w:bCs w:val="false"/>
                  <w:i w:val="false"/>
                  <w:iCs w:val="false"/>
                  <w:color w:val="000000"/>
                  <w:sz w:val="18"/>
                  <w:szCs w:val="18"/>
                </w:rPr>
                <w:t xml:space="preserve">; learners will return to it</w:t>
              </w:r>
            </w:ins>
            <w:r>
              <w:rPr>
                <w:rFonts w:ascii="Arial" w:cs="Arial" w:eastAsia="Arial" w:hAnsi="Arial"/>
                <w:b w:val="false"/>
                <w:bCs w:val="false"/>
                <w:i w:val="false"/>
                <w:iCs w:val="false"/>
                <w:color w:val="000000"/>
                <w:sz w:val="18"/>
                <w:szCs w:val="18"/>
              </w:rPr>
              <w:t xml:space="preserve"> in later lessons</w:t>
            </w:r>
            <w:ins w:id="9063" w:author="Claude (AI) - proposed" w:date="2026-10-14T07:56:35Z">
              <w:r>
                <w:rPr>
                  <w:rFonts w:ascii="Arial" w:cs="Arial" w:eastAsia="Arial" w:hAnsi="Arial"/>
                  <w:b w:val="false"/>
                  <w:bCs w:val="false"/>
                  <w:i w:val="false"/>
                  <w:iCs w:val="false"/>
                  <w:color w:val="000000"/>
                  <w:sz w:val="18"/>
                  <w:szCs w:val="18"/>
                </w:rPr>
                <w:t xml:space="preserve"> to test what warmth does to gas, to stomata and to enzymes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annotated diagram per group at the end of the observation phase. Look for: (a) students </w:t>
            </w:r>
            <w:del w:id="9064" w:author="Claude (AI) - proposed" w:date="2026-10-14T07:56:35Z">
              <w:r>
                <w:rPr>
                  <w:rFonts w:ascii="Arial" w:cs="Arial" w:eastAsia="Arial" w:hAnsi="Arial"/>
                  <w:b w:val="false"/>
                  <w:bCs w:val="false"/>
                  <w:i w:val="false"/>
                  <w:iCs w:val="false"/>
                  <w:color w:val="000000"/>
                  <w:sz w:val="18"/>
                  <w:szCs w:val="18"/>
                </w:rPr>
                <w:delText xml:space="preserve">marking the underside of the leaf as the primary bubble source</w:delText>
              </w:r>
            </w:del>
            <w:ins w:id="9065" w:author="Claude (AI) - proposed" w:date="2026-10-14T07:56:35Z">
              <w:r>
                <w:rPr>
                  <w:rFonts w:ascii="Arial" w:cs="Arial" w:eastAsia="Arial" w:hAnsi="Arial"/>
                  <w:b w:val="false"/>
                  <w:bCs w:val="false"/>
                  <w:i w:val="false"/>
                  <w:iCs w:val="false"/>
                  <w:color w:val="000000"/>
                  <w:sz w:val="18"/>
                  <w:szCs w:val="18"/>
                </w:rPr>
                <w:t xml:space="preserve">recording where bubbles appear (upper side, underside, veins, cut edge); the underside and cut edges are the most likely answers</w:t>
              </w:r>
            </w:ins>
            <w:r>
              <w:rPr>
                <w:rFonts w:ascii="Arial" w:cs="Arial" w:eastAsia="Arial" w:hAnsi="Arial"/>
                <w:b w:val="false"/>
                <w:bCs w:val="false"/>
                <w:i w:val="false"/>
                <w:iCs w:val="false"/>
                <w:color w:val="000000"/>
                <w:sz w:val="18"/>
                <w:szCs w:val="18"/>
              </w:rPr>
              <w:t xml:space="preserve">, (b) students identifying discrete point-sources rather than the whole surface, (c) students noting the warm vs. cold difference quantitatively (more vs. fewer streams). Observable indicator: each group's diagram has at least 3 labeled observation notes and a comparison between warm and cold water conditions.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fqguqu15bjnshq-eyvdq">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noo2gdsphm9ibsslv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zvcjndbedcvhbxyje_f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individual predictions on the board. As a class, they compare 'What We Predicted' with 'What We Observed.' Students discuss in groups: Which predictions were supported by the evidence? Which were surprised by the evidence? Each student then writes a 'revised initial explanation' in their notebook — 2 to 3 sentences answering: 'Based on what I observed, I now think the bubbles come from _______ because _______.' Groups share revised explanations. The teacher introduces — for the first time — the unit driving question: 'How do plants breathe, and what happens inside their cells when they release the energy stored in food?' The teacher explicitly names that this question will take the whole unit to answer, and that today's observation is only the first clue. Students then read a short 150-word ARES reading card (provided on the platform) describing the sukuma wiki leaf cross-section as an introductory primer — no technical vocabulary is given yet, only the idea that leaves have internal air spaces and surface openings. Students annotate the reading card with connections to their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'Let us be honest scientists. Look at what you predicted before you observed. Thumbs up if your prediction was close to what you saw; thumbs sideways if you were partly right; thumbs down if you were surprised.' [Wait 5 seconds. Scan the room.] Say: 'Being surprised is the best thing that can happen in science — it means you have learned something new.' Cold-call one student with thumbs down: 'Fatuma, what surprised you, and what does your new observation make you think?' [Wait 10 seconds for student to respond.] After 3 student shares, say: 'Now in your notebooks, write a revised explanation — 2 to 3 sentences. Start with: I now think the bubbles come from... because...' [Allow 4 minutes of individual writing.] Introduce the driving question by writing it on the board in full. Say: 'This is the question our entire unit will answer. We cannot answer it today — and that is exactly the point. Today you found one clue. Over the </w:t>
            </w:r>
            <w:del w:id="9066" w:author="Claude (AI) - proposed" w:date="2026-10-14T07:56:35Z">
              <w:r>
                <w:rPr>
                  <w:rFonts w:ascii="Arial" w:cs="Arial" w:eastAsia="Arial" w:hAnsi="Arial"/>
                  <w:b w:val="false"/>
                  <w:bCs w:val="false"/>
                  <w:i w:val="false"/>
                  <w:iCs w:val="false"/>
                  <w:color w:val="000000"/>
                  <w:sz w:val="18"/>
                  <w:szCs w:val="18"/>
                </w:rPr>
                <w:delText xml:space="preserve">next five lessons,</w:delText>
              </w:r>
            </w:del>
            <w:ins w:id="9067" w:author="Claude (AI) - proposed" w:date="2026-10-14T07:56:35Z">
              <w:r>
                <w:rPr>
                  <w:rFonts w:ascii="Arial" w:cs="Arial" w:eastAsia="Arial" w:hAnsi="Arial"/>
                  <w:b w:val="false"/>
                  <w:bCs w:val="false"/>
                  <w:i w:val="false"/>
                  <w:iCs w:val="false"/>
                  <w:color w:val="000000"/>
                  <w:sz w:val="18"/>
                  <w:szCs w:val="18"/>
                </w:rPr>
                <w:t xml:space="preserve">coming lessons</w:t>
              </w:r>
            </w:ins>
            <w:r>
              <w:rPr>
                <w:rFonts w:ascii="Arial" w:cs="Arial" w:eastAsia="Arial" w:hAnsi="Arial"/>
                <w:b w:val="false"/>
                <w:bCs w:val="false"/>
                <w:i w:val="false"/>
                <w:iCs w:val="false"/>
                <w:color w:val="000000"/>
                <w:sz w:val="18"/>
                <w:szCs w:val="18"/>
              </w:rPr>
              <w:t xml:space="preserve"> you will find more clues until you can answer this fully.' Distribute the ARES reading card. Say: 'Read this silently and circle any part that connects to what you just observed. You have 4 minutes.' [Allow 4 minutes.] Cold-call 2 students: 'Otieno, what did you circle and why?' After shares, say: 'Hold onto your questions — we are about to put them somewhere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with Claim-Evidence-Reasoning scaffold: Students explicitly compare predictions to observations and construct a revised explanation using the sentence frame 'I now think... because...' This mirrors the scientific practice of revising models based on evidence (NGSS SEP 6: Constructing Explanations). The reading card functions as a minimal anchor text — enough to introduce the concept of internal leaf structure without front-loading vocabulary, preserving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revised explanations over students' shoulders during writing time. Look for: (a) students citing a specific location (e.g., 'underside of the leaf,' 'tiny holes') rather than vague answers, (b) students connecting bubble production to something inside the leaf rather than the water itself, (c) students using evidence from their observation ('I saw more bubbles in warm water, so...') in their reasoning. Observable indicator: revised explanation contains a specific claim AND a piece of observational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zytevqj854p0qckoctgg">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g4cr-jjx9_j7goc0b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4kmentu1nkz8c6hxsi9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colors: yellow for 'What I noticed,' blue for 'What I wonder,' and pink for 'What I think I already know.' Students individually write one idea per sticky note (at least one of each color) based on the lesson's phenomenon. Students then bring their sticky notes to a large class DQB chart paper posted on the wall (or a designated section of the board). The teacher facilitates a 5-minute whole-class clustering of the sticky notes into emerging theme groups (e.g., 'Questions about where gas exchange happens,' 'Questions about what the gas is,' 'Questions about temperature effects,' 'Questions about whether plants breathe like we do'). The DQB remains posted in the classroom for the duration of the unit and will be revisited and updated at the start and end of each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'Yellow note: write one thing you noticed during today's observation. Blue note: write one question you are still wondering about — make it a real question you genuinely want answered. Pink note: write one thing you already think you know about how plants get energy or exchange gases.' [Allow 4 minutes of silent individual writing.] Circulate and prompt any student who is stuck: 'What was the most surprising thing you saw today?' or 'What would you need to know to explain the bubbles fully?' After 4 minutes, say: 'Bring your notes to the board. As you stick them up, read your blue wonder question aloud.' [Allow students to approach the board in a controlled flow — row by row or group by group.] After all notes are posted, step back and say: 'I am going to group these questions. Help me — where do you think these two questions belong together?' Facilitate clustering for 5 minutes, naming each cluster with a strip of paper. End by pointing to the driving question written on the board: 'Every question you wrote today lives somewhere inside this big question. By the end of this unit, we will come back to this board and answer most of them. Let us see how far we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Knowledge-Tracking Tool: The DQB externalises the class's collective curiosity and makes the arc of learning visible over the unit. Clustering questions by theme gives students agency in shaping the unit narrative and mirrors how scientists organise research problems. The three sticky note colors distinguish observation (data), inquiry (questions), and prior knowledge (mental models), building metacognitive awareness of different types of knowing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Assess: (a) whether students' wonder questions are scientifically productive and investigable (e.g., 'Do all leaves produce the same number of bubbles?' vs. 'Why is biology hard?'), (b) whether any students spontaneously use terms like 'stomata,' 'respiration,' or 'photosynthesis' on their pink prior knowledge notes — these students may be ready for extension, (c) whether the class collectively generates questions covering the main unit concepts (gas exchange sites, gas identity, temperature effects, cellular respiration). Observable indicator: every student has contributed at least three sticky notes to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esdcsovcoxid5fxlmvjh">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e2r9dczdtd2upzsac2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wpcuqhnzvyjwdo8e22p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their first 'Initial Model' of a sukuma wiki leaf cross-section in their science notebooks. This is a free-hand sketch — no template provided — showing their current best thinking about: (a) what is inside the leaf, (b) where gases enter and exit, and (c) how temperature might affect the process. Students label their model with at least three annotations. They write at the bottom: 'This is my model on [date]. I think it shows ___. I am not sure about ___.' Models are not graded — they are a baseline that students will revise in every subsequent lesson as they gain new evidence. Students share their model with one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to show how they think something works. Your model does not have to be correct. It has to show your honest best thinking right now.' Write on the board: 'Your model must show: (1) The inside of the leaf. (2) Where gases go in and out. (3) Why warm water made more bubbles.' [Allow 6 minutes of individual model drawing. Play soft background music if available to signal focused work time.] At 3 minutes, circulate and prompt: 'Where exactly on your diagram are you showing gas movement? Use an arrow.' After 6 minutes: 'Show your model to your partner. Find one thing that is the same and one thing that is different. You have 2 minutes.' [Allow 2 minutes.] Bring the class back together. Cold-call 2 students to briefly hold up and narrate their model: 'Wanjiku, point to one part of your model and tell us what it shows.' Close by saying: 'This model is the beginning. Every lesson from now on, you will have a chance to revise it as you learn more. By Lesson </w:t>
            </w:r>
            <w:del w:id="9068" w:author="Claude (AI) - proposed" w:date="2026-10-14T07:56:35Z">
              <w:r>
                <w:rPr>
                  <w:rFonts w:ascii="Arial" w:cs="Arial" w:eastAsia="Arial" w:hAnsi="Arial"/>
                  <w:b w:val="false"/>
                  <w:bCs w:val="false"/>
                  <w:i w:val="false"/>
                  <w:iCs w:val="false"/>
                  <w:color w:val="000000"/>
                  <w:sz w:val="18"/>
                  <w:szCs w:val="18"/>
                </w:rPr>
                <w:delText xml:space="preserve">6</w:delText>
              </w:r>
            </w:del>
            <w:ins w:id="9069" w:author="Claude (AI) - proposed" w:date="2026-10-14T07:56:3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your model will be </w:t>
            </w:r>
            <w:del w:id="9070" w:author="Claude (AI) - proposed" w:date="2026-10-14T07:56:35Z">
              <w:r>
                <w:rPr>
                  <w:rFonts w:ascii="Arial" w:cs="Arial" w:eastAsia="Arial" w:hAnsi="Arial"/>
                  <w:b w:val="false"/>
                  <w:bCs w:val="false"/>
                  <w:i w:val="false"/>
                  <w:iCs w:val="false"/>
                  <w:color w:val="000000"/>
                  <w:sz w:val="18"/>
                  <w:szCs w:val="18"/>
                </w:rPr>
                <w:delText xml:space="preserve">completely</w:delText>
              </w:r>
            </w:del>
            <w:ins w:id="9071" w:author="Claude (AI) - proposed" w:date="2026-10-14T07:56:35Z">
              <w:r>
                <w:rPr>
                  <w:rFonts w:ascii="Arial" w:cs="Arial" w:eastAsia="Arial" w:hAnsi="Arial"/>
                  <w:b w:val="false"/>
                  <w:bCs w:val="false"/>
                  <w:i w:val="false"/>
                  <w:iCs w:val="false"/>
                  <w:color w:val="000000"/>
                  <w:sz w:val="18"/>
                  <w:szCs w:val="18"/>
                </w:rPr>
                <w:t xml:space="preserve">very</w:t>
              </w:r>
            </w:ins>
            <w:r>
              <w:rPr>
                <w:rFonts w:ascii="Arial" w:cs="Arial" w:eastAsia="Arial" w:hAnsi="Arial"/>
                <w:b w:val="false"/>
                <w:bCs w:val="false"/>
                <w:i w:val="false"/>
                <w:iCs w:val="false"/>
                <w:color w:val="000000"/>
                <w:sz w:val="18"/>
                <w:szCs w:val="18"/>
              </w:rPr>
              <w:t xml:space="preserve"> different — and that is what learning looks like in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SEP 2: Developing and Using Models): Asking students to build a physical representation of their mental model forces them to commit to spatial and mechanistic claims — which gaps in understanding they must then confront. The 'I think / I am not sure' annotation frame builds metacognitive honesty and creates explicit revision targets. Comparing models with a partner surfaces diversity of prior knowledge and models collaborative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pages (or photographs them) at the end of the lesson. Assess: (a) whether students represent the leaf as a flat surface only (surface-level thinking) or attempt to show internal structure (deeper prior knowledge), (b) whether gas movement is shown as entering/exiting at specific points or uniformly across the whole leaf, (c) whether temperature is represented at all (few students will — this sets up cognitive need for later lessons). Observable indicator: every student's notebook contains a labeled model with at least three annotations and the 'I think / I am not sure'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 predictions surprised you most — what do they reveal about prior conceptions you need to address in Lesson 2? (2) Did all groups clearly observe a difference between warm and cold water bubble production? If any group did not, what variable may have interfered (leaf age, temperature accuracy, leaf size), and how will you address this in Lesson 2's observation setup? (3) Review the DQB photograph: Are the wonder questions rich enough to sustain </w:t>
            </w:r>
            <w:del w:id="9072" w:author="Claude (AI) - proposed" w:date="2026-10-14T07:56:35Z">
              <w:r>
                <w:rPr>
                  <w:rFonts w:ascii="Arial" w:cs="Arial" w:eastAsia="Arial" w:hAnsi="Arial"/>
                  <w:b w:val="false"/>
                  <w:bCs w:val="false"/>
                  <w:i w:val="false"/>
                  <w:iCs w:val="false"/>
                  <w:color w:val="000000"/>
                  <w:sz w:val="18"/>
                  <w:szCs w:val="18"/>
                </w:rPr>
                <w:delText xml:space="preserve">six</w:delText>
              </w:r>
            </w:del>
            <w:ins w:id="9073" w:author="Claude (AI) - proposed" w:date="2026-10-14T07:56:35Z">
              <w:r>
                <w:rPr>
                  <w:rFonts w:ascii="Arial" w:cs="Arial" w:eastAsia="Arial" w:hAnsi="Arial"/>
                  <w:b w:val="false"/>
                  <w:bCs w:val="false"/>
                  <w:i w:val="false"/>
                  <w:iCs w:val="false"/>
                  <w:color w:val="000000"/>
                  <w:sz w:val="18"/>
                  <w:szCs w:val="18"/>
                </w:rPr>
                <w:t xml:space="preserve">twelve</w:t>
              </w:r>
            </w:ins>
            <w:r>
              <w:rPr>
                <w:rFonts w:ascii="Arial" w:cs="Arial" w:eastAsia="Arial" w:hAnsi="Arial"/>
                <w:b w:val="false"/>
                <w:bCs w:val="false"/>
                <w:i w:val="false"/>
                <w:iCs w:val="false"/>
                <w:color w:val="000000"/>
                <w:sz w:val="18"/>
                <w:szCs w:val="18"/>
              </w:rPr>
              <w:t xml:space="preserve"> lessons of inquiry? If the questions are too surface-level (e.g., 'What are the bubbles?') rather than mechanistic (e.g., 'How does the leaf control when gas goes in and out?'), plan a 5-minute DQB revisit at the start of Lesson 2 to deepen the questions using a 'But why...?' prompt. (4) Identify 2–3 students whose initial models showed unexpectedly sophisticated thinking (e.g., drew stomata unprompted, labeled guard cells, mentioned ATP or photosynthesis) — plan to use these students as 'science consultants' during peer discussion in Lesson 3. (5) Were all students, including those who may be less confident in English, able to participate in the sticky note activity? If language was a barrier, consider allowing DQB entries in Kiswahili for the next lesson and co-constructing a bilingual DQB key vocabulary strip.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w:t>
            </w:r>
            <w:del w:id="9074" w:author="Claude (AI) - proposed" w:date="2026-10-14T07:56:35Z">
              <w:r>
                <w:rPr>
                  <w:rFonts w:ascii="Arial" w:cs="Arial" w:eastAsia="Arial" w:hAnsi="Arial"/>
                  <w:b w:val="false"/>
                  <w:bCs w:val="false"/>
                  <w:i w:val="false"/>
                  <w:iCs w:val="false"/>
                  <w:color w:val="000000"/>
                  <w:sz w:val="18"/>
                  <w:szCs w:val="18"/>
                </w:rPr>
                <w:delText xml:space="preserve">point-sources on the leaf surface</w:delText>
              </w:r>
            </w:del>
            <w:ins w:id="9075" w:author="Claude (AI) - proposed" w:date="2026-10-14T07:56:35Z">
              <w:r>
                <w:rPr>
                  <w:rFonts w:ascii="Arial" w:cs="Arial" w:eastAsia="Arial" w:hAnsi="Arial"/>
                  <w:b w:val="false"/>
                  <w:bCs w:val="false"/>
                  <w:i w:val="false"/>
                  <w:iCs w:val="false"/>
                  <w:color w:val="000000"/>
                  <w:sz w:val="18"/>
                  <w:szCs w:val="18"/>
                </w:rPr>
                <w:t xml:space="preserve">points (such as the cut edge, the veins and the underside)</w:t>
              </w:r>
            </w:ins>
            <w:r>
              <w:rPr>
                <w:rFonts w:ascii="Arial" w:cs="Arial" w:eastAsia="Arial" w:hAnsi="Arial"/>
                <w:b w:val="false"/>
                <w:bCs w:val="false"/>
                <w:i w:val="false"/>
                <w:iCs w:val="false"/>
                <w:color w:val="000000"/>
                <w:sz w:val="18"/>
                <w:szCs w:val="18"/>
              </w:rPr>
              <w:t xml:space="preserve"> — more abundantly from warm water than cold — rather than uniformly across the entire leaf.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bujfqlj79cmtzzm8n9p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8inpyqim8bh_csakrnt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Sites of Gaseous Exchange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structural sites through which plants exchange gases with their environment, and to connect those sites to the bubble locations observed on sukuma wiki leaves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describe the four main sites of gaseous exchange in plants — stomata, cuticle, lenticels, and pneumatophores — including the role of guard cells in opening and closing stomata.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reading for scientific information, labelling biological diagrams, and constructing a leaf cross-section model that maps gas-exchange sites to observable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plants have evolved specialised, finely tuned structures to balance gas exchange and water conservation — reflecting the wonder and complexity of living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that bubbles emerged from specific spots on submerged sukuma wiki leaves, not uniformly across the entire surface. Lesson 2 </w:t>
            </w:r>
            <w:del w:id="9076" w:author="Claude (AI) - proposed" w:date="2026-10-14T07:56:35Z">
              <w:r>
                <w:rPr>
                  <w:rFonts w:ascii="Arial" w:cs="Arial" w:eastAsia="Arial" w:hAnsi="Arial"/>
                  <w:b w:val="false"/>
                  <w:bCs w:val="false"/>
                  <w:i w:val="false"/>
                  <w:iCs w:val="false"/>
                  <w:color w:val="000000"/>
                  <w:sz w:val="18"/>
                  <w:szCs w:val="18"/>
                </w:rPr>
                <w:delText xml:space="preserve">resolves</w:delText>
              </w:r>
            </w:del>
            <w:ins w:id="9077" w:author="Claude (AI) - proposed" w:date="2026-10-14T07:56:35Z">
              <w:r>
                <w:rPr>
                  <w:rFonts w:ascii="Arial" w:cs="Arial" w:eastAsia="Arial" w:hAnsi="Arial"/>
                  <w:b w:val="false"/>
                  <w:bCs w:val="false"/>
                  <w:i w:val="false"/>
                  <w:iCs w:val="false"/>
                  <w:color w:val="000000"/>
                  <w:sz w:val="18"/>
                  <w:szCs w:val="18"/>
                </w:rPr>
                <w:t xml:space="preserve">gives</w:t>
              </w:r>
            </w:ins>
            <w:r>
              <w:rPr>
                <w:rFonts w:ascii="Arial" w:cs="Arial" w:eastAsia="Arial" w:hAnsi="Arial"/>
                <w:b w:val="false"/>
                <w:bCs w:val="false"/>
                <w:i w:val="false"/>
                <w:iCs w:val="false"/>
                <w:color w:val="000000"/>
                <w:sz w:val="18"/>
                <w:szCs w:val="18"/>
              </w:rPr>
              <w:t xml:space="preserve"> the first layer of </w:t>
            </w:r>
            <w:del w:id="9078" w:author="Claude (AI) - proposed" w:date="2026-10-14T07:56:35Z">
              <w:r>
                <w:rPr>
                  <w:rFonts w:ascii="Arial" w:cs="Arial" w:eastAsia="Arial" w:hAnsi="Arial"/>
                  <w:b w:val="false"/>
                  <w:bCs w:val="false"/>
                  <w:i w:val="false"/>
                  <w:iCs w:val="false"/>
                  <w:color w:val="000000"/>
                  <w:sz w:val="18"/>
                  <w:szCs w:val="18"/>
                </w:rPr>
                <w:delText xml:space="preserve">that mystery: those spots are stomata (and other specialised structures</w:delText>
              </w:r>
            </w:del>
            <w:ins w:id="9079" w:author="Claude (AI) - proposed" w:date="2026-10-14T07:56:35Z">
              <w:r>
                <w:rPr>
                  <w:rFonts w:ascii="Arial" w:cs="Arial" w:eastAsia="Arial" w:hAnsi="Arial"/>
                  <w:b w:val="false"/>
                  <w:bCs w:val="false"/>
                  <w:i w:val="false"/>
                  <w:iCs w:val="false"/>
                  <w:color w:val="000000"/>
                  <w:sz w:val="18"/>
                  <w:szCs w:val="18"/>
                </w:rPr>
                <w:t xml:space="preserve">an answer: stomata are the openings most likely to let gas out at those spots (cut edges are another exit, which students meet again in Lesson 8</w:t>
              </w:r>
            </w:ins>
            <w:r>
              <w:rPr>
                <w:rFonts w:ascii="Arial" w:cs="Arial" w:eastAsia="Arial" w:hAnsi="Arial"/>
                <w:b w:val="false"/>
                <w:bCs w:val="false"/>
                <w:i w:val="false"/>
                <w:iCs w:val="false"/>
                <w:color w:val="000000"/>
                <w:sz w:val="18"/>
                <w:szCs w:val="18"/>
              </w:rPr>
              <w:t xml:space="preserve">). By naming, locating, and modelling these sites students gather the anatomical evidence needed to later explain why bubbles appear where they do, why temperature matters, and — ultimately — how plant respiration works at the cellular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leaf cross-section diagrams are cut out with scissors, supervise safe scissor use. Ensure the classroom projector or screen is positioned so all learners can view the animation without straining their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sukuma wiki bubble phenomenon from Lesson 1, then read the relevant textbook section on sites of gaseous exchange. They observe a teacher-guided animation showing gas movement through stomata, the cuticle, lenticels, and pneumatophores. Using a structured note-taking frame, groups identify and label each site on a leaf cross-section diagram and begin constructing a physical leaf cross-section model using locally available materials (cardboard, cellophane, clay). The lesson closes with a DQB update that connects newly gathered anatomical evidence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oi-yknoax-qbwpuafpsx">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pnwkv6ztp9vp9ywxp02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_wkmxlbzg8xgvccnpie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re-examine the class anchor photograph (or sketch) of bubbles rising from sukuma wiki leaves submerged in warm water — displayed on the board from Lesson 1. Each learner writes a silent prediction on a sticky note or in their exercise book, answering: 'Where exactly on the leaf do you think the bubbles are escaping from, and why?' They then share predictions in pairs before two or three pairs are cold-called to share with the class. Predictions are pinned to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 photograph and say: 'Before we open any books, look carefully at this image from our Lesson 1 investigation. Where exactly are the bubbles coming from — the whole leaf surface, or specific spots? Write your best prediction now. You have 90 seconds — go.' [Allow 90 seconds silent writing.] After writing, say: 'Turn and share your prediction with your partner. 30 seconds.' [Allow 30 seconds.] Cold-call 3 pairs: 'Amina and Kiprono — what did you predict?' 'Brian and Wanjiru — do you agree or do you have a different idea?' 'Fatuma and Otieno — what was your reasoning?' After each response, respond neutrally: 'Interesting — keep that idea in mind as we investigate today.' Do NOT confirm or deny predictions. Record key prediction phrases on the board in two columns: 'Whole surface' vs 'Specific spots.' Say: 'By the end of today's lesson you will have evidence to decide which column is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Predict-before-reading (prediction activation): By committing to a prediction before instruction, learners activate prior knowledge and create a cognitive need to resolve the discrepancy. This lowers the barrier to engagement with the text and animation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sticky notes/exercise books to check whether learners can articulate at least one reason for their prediction (not just a guess). Listen during cold-calls for the use of prior vocabulary (e.g., 'pores,' 'skin of the leaf'). Flag learners who write 'the whole surface'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rlc5sbrvx9nom2bvki19">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046jsqfais-umkwzx7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e4-eeb7bztpuhwk35mr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Reading (</w:t>
            </w:r>
            <w:del w:id="9080" w:author="Claude (AI) - proposed" w:date="2026-10-14T07:56:35Z">
              <w:r>
                <w:rPr>
                  <w:rFonts w:ascii="Arial" w:cs="Arial" w:eastAsia="Arial" w:hAnsi="Arial"/>
                  <w:b w:val="false"/>
                  <w:bCs w:val="false"/>
                  <w:i w:val="false"/>
                  <w:iCs w:val="false"/>
                  <w:color w:val="000000"/>
                  <w:sz w:val="18"/>
                  <w:szCs w:val="18"/>
                </w:rPr>
                <w:delText xml:space="preserve">15</w:delText>
              </w:r>
            </w:del>
            <w:ins w:id="9081" w:author="Claude (AI) - proposed" w:date="2026-10-14T07:56: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w:t>
            </w:r>
            <w:del w:id="9082" w:author="Claude (AI) - proposed" w:date="2026-10-14T07:56:35Z">
              <w:r>
                <w:rPr>
                  <w:rFonts w:ascii="Arial" w:cs="Arial" w:eastAsia="Arial" w:hAnsi="Arial"/>
                  <w:b w:val="false"/>
                  <w:bCs w:val="false"/>
                  <w:i w:val="false"/>
                  <w:iCs w:val="false"/>
                  <w:color w:val="000000"/>
                  <w:sz w:val="18"/>
                  <w:szCs w:val="18"/>
                </w:rPr>
                <w:delText xml:space="preserve">7</w:delText>
              </w:r>
            </w:del>
            <w:ins w:id="9083" w:author="Claude (AI) - proposed" w:date="2026-10-14T07:56:3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Teacher plays a short animation (or annotated diagram sequence) showing gas molecules moving through each of the four sites. Teacher pauses the animation at each structure and uses a laser pointer or finger to trace the path of CO₂ and O₂. Learners annotate a blank leaf cross-section diagram in their books as the animation proceeds, labelling: upper cuticle, upper epidermis, palisade mesophyll, spongy mesophyll, air spaces, stomatal pore, guard cells, lower epidermis, lower cuticle. For woody stem: bark, lenticel. For mangrove root: pneumatophore above water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distribute the READ-MARK-NOTE frame and say: 'You have </w:t>
            </w:r>
            <w:del w:id="9084" w:author="Claude (AI) - proposed" w:date="2026-10-14T07:56:35Z">
              <w:r>
                <w:rPr>
                  <w:rFonts w:ascii="Arial" w:cs="Arial" w:eastAsia="Arial" w:hAnsi="Arial"/>
                  <w:b w:val="false"/>
                  <w:bCs w:val="false"/>
                  <w:i w:val="false"/>
                  <w:iCs w:val="false"/>
                  <w:color w:val="000000"/>
                  <w:sz w:val="18"/>
                  <w:szCs w:val="18"/>
                </w:rPr>
                <w:delText xml:space="preserve">15</w:delText>
              </w:r>
            </w:del>
            <w:ins w:id="9085" w:author="Claude (AI) - proposed" w:date="2026-10-14T07:56: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to read </w:t>
            </w:r>
            <w:del w:id="9086" w:author="Claude (AI) - proposed" w:date="2026-10-14T07:56:35Z">
              <w:r>
                <w:rPr>
                  <w:rFonts w:ascii="Arial" w:cs="Arial" w:eastAsia="Arial" w:hAnsi="Arial"/>
                  <w:b w:val="false"/>
                  <w:bCs w:val="false"/>
                  <w:i w:val="false"/>
                  <w:iCs w:val="false"/>
                  <w:color w:val="000000"/>
                  <w:sz w:val="18"/>
                  <w:szCs w:val="18"/>
                </w:rPr>
                <w:delText xml:space="preserve">pages [X–Y]</w:delText>
              </w:r>
            </w:del>
            <w:ins w:id="9087" w:author="Claude (AI) - proposed" w:date="2026-10-14T07:56:35Z">
              <w:r>
                <w:rPr>
                  <w:rFonts w:ascii="Arial" w:cs="Arial" w:eastAsia="Arial" w:hAnsi="Arial"/>
                  <w:b w:val="false"/>
                  <w:bCs w:val="false"/>
                  <w:i w:val="false"/>
                  <w:iCs w:val="false"/>
                  <w:color w:val="000000"/>
                  <w:sz w:val="18"/>
                  <w:szCs w:val="18"/>
                </w:rPr>
                <w:t xml:space="preserve">the section on sites of gaseous exchange in your Grade 10 Biology textbook (share one textbook between three learners if copies are few)</w:t>
              </w:r>
            </w:ins>
            <w:r>
              <w:rPr>
                <w:rFonts w:ascii="Arial" w:cs="Arial" w:eastAsia="Arial" w:hAnsi="Arial"/>
                <w:b w:val="false"/>
                <w:bCs w:val="false"/>
                <w:i w:val="false"/>
                <w:iCs w:val="false"/>
                <w:color w:val="000000"/>
                <w:sz w:val="18"/>
                <w:szCs w:val="18"/>
              </w:rPr>
              <w:t xml:space="preserve">. Use the frame — circle, underline, note. For every structure you read about, ask yourself: could this be the spot where I saw bubbles on the sukuma wiki leaf? Go.' [Set a visible timer for </w:t>
            </w:r>
            <w:del w:id="9088" w:author="Claude (AI) - proposed" w:date="2026-10-14T07:56:35Z">
              <w:r>
                <w:rPr>
                  <w:rFonts w:ascii="Arial" w:cs="Arial" w:eastAsia="Arial" w:hAnsi="Arial"/>
                  <w:b w:val="false"/>
                  <w:bCs w:val="false"/>
                  <w:i w:val="false"/>
                  <w:iCs w:val="false"/>
                  <w:color w:val="000000"/>
                  <w:sz w:val="18"/>
                  <w:szCs w:val="18"/>
                </w:rPr>
                <w:delText xml:space="preserve">15</w:delText>
              </w:r>
            </w:del>
            <w:ins w:id="9089" w:author="Claude (AI) - proposed" w:date="2026-10-14T07:56: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Circulate and kneel beside struggling readers; point to key sentences and whisper: 'What does this sentence say the stomata does?'] After reading, say: 'Pencils down. Let's confirm your labels with the animation.' Play the animation. Pause at stomata: 'Everyone point to where you drew the stomata on your diagram. [Wait 5 seconds.] Good — now watch the guard cells open and close. What do you notice?' [Wait 10 seconds. Cold-call 2 learners.] Pause at lenticels: 'Has anyone seen rough, slightly raised spots on the bark of a mango tree or a Nandi flame near your home? Those are lenticels — this is how the woody part of the plant breathes.' Pause at pneumatophores: 'Think about the mangrove trees at Mida Creek in Kilifi — their roots grow upward out of the mud. Why might that be an advantage for gas exchange?' [Wait 10 seconds. Cold-call 1 learner.]</w:t>
            </w:r>
            <w:ins w:id="9090" w:author="Claude (AI) - proposed" w:date="2026-10-14T07:56:35Z">
              <w:r>
                <w:rPr>
                  <w:rFonts w:ascii="Arial" w:cs="Arial" w:eastAsia="Arial" w:hAnsi="Arial"/>
                  <w:b w:val="false"/>
                  <w:bCs w:val="false"/>
                  <w:i w:val="false"/>
                  <w:iCs w:val="false"/>
                  <w:color w:val="000000"/>
                  <w:sz w:val="18"/>
                  <w:szCs w:val="18"/>
                </w:rPr>
                <w:t xml:space="preserve"> Language support: write key terms on the board with the Kiswahili words where you know them (for example jani = leaf, mzizi = root, hewa = air, mapovu or viputo = bubbles, gesi = gas) and let learners use them in their notes. The English science term is the one that is assessed. Check the Kiswahili words with a colleague who teaches Kiswahili if unsure.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READ-MARK-NOTE with anchored annotation: The structured reading frame keeps learners actively processing text rather than passively skimming. Simultaneous diagram labelling during the animation forces learners to translate between verbal, visual, and spatial representations — deepening encoding of the anatomical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reading and check READ-MARK-NOTE frames: every learner should have at least four structures circled and one margin note connecting to the bubble phenomenon. During animation pauses, use show-of-hands to confirm correct label placement ('Raise your hand if your stomata label is on the lower epidermis'). Listen for correct use of 'guard cells' during cold-calls — if absent, re-teach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jsj7veqmekvywzwyiz3z">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shch7vwx5upmsta-lm4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ad0wmw2vy2krkkkdr_f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large printed (or hand-drawn) blank leaf cross-section outline and a set of label cards (stomata, guard cells, cuticle, palisade cells, spongy mesophyll, air spaces, lenticel, epidermis). Groups collaboratively place and glue label cards onto the diagram and then write a one-sentence functional description below each label. Groups then answer three 'Connect-Back' questions in writing: (1) In Lesson 1, bubbles appeared at specific points on the submerged sukuma wiki leaf — which structure do you now believe is responsible? Give evidence. (2) Why did far fewer bubbles appear in cold water? </w:t>
            </w:r>
            <w:del w:id="9091" w:author="Claude (AI) - proposed" w:date="2026-10-14T07:56:35Z">
              <w:r>
                <w:rPr>
                  <w:rFonts w:ascii="Arial" w:cs="Arial" w:eastAsia="Arial" w:hAnsi="Arial"/>
                  <w:b w:val="false"/>
                  <w:bCs w:val="false"/>
                  <w:i w:val="false"/>
                  <w:iCs w:val="false"/>
                  <w:color w:val="000000"/>
                  <w:sz w:val="18"/>
                  <w:szCs w:val="18"/>
                </w:rPr>
                <w:delText xml:space="preserve">Use what you know about stomata to suggest a reason</w:delText>
              </w:r>
            </w:del>
            <w:ins w:id="9092" w:author="Claude (AI) - proposed" w:date="2026-10-14T07:56:35Z">
              <w:r>
                <w:rPr>
                  <w:rFonts w:ascii="Arial" w:cs="Arial" w:eastAsia="Arial" w:hAnsi="Arial"/>
                  <w:b w:val="false"/>
                  <w:bCs w:val="false"/>
                  <w:i w:val="false"/>
                  <w:iCs w:val="false"/>
                  <w:color w:val="000000"/>
                  <w:sz w:val="18"/>
                  <w:szCs w:val="18"/>
                </w:rPr>
                <w:t xml:space="preserve">Suggest one or two ideas; you do not have to be sure, and we will test ideas in later lessons</w:t>
              </w:r>
            </w:ins>
            <w:r>
              <w:rPr>
                <w:rFonts w:ascii="Arial" w:cs="Arial" w:eastAsia="Arial" w:hAnsi="Arial"/>
                <w:b w:val="false"/>
                <w:bCs w:val="false"/>
                <w:i w:val="false"/>
                <w:iCs w:val="false"/>
                <w:color w:val="000000"/>
                <w:sz w:val="18"/>
                <w:szCs w:val="18"/>
              </w:rPr>
              <w:t xml:space="preserve">. (3) The waxy cuticle limits gas exchange — why might this be an advantage for a sukuma wiki plant growing under the hot Nairobi sun? Groups share answers in a whole-class debrief; teacher records agreed explanations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 cards and diagram outlines. Say: 'In your group, place every label card where you believe it belongs. You must agree as a group — if there is disagreement, discuss it. You have </w:t>
            </w:r>
            <w:del w:id="9093" w:author="Claude (AI) - proposed" w:date="2026-10-14T07:56:35Z">
              <w:r>
                <w:rPr>
                  <w:rFonts w:ascii="Arial" w:cs="Arial" w:eastAsia="Arial" w:hAnsi="Arial"/>
                  <w:b w:val="false"/>
                  <w:bCs w:val="false"/>
                  <w:i w:val="false"/>
                  <w:iCs w:val="false"/>
                  <w:color w:val="000000"/>
                  <w:sz w:val="18"/>
                  <w:szCs w:val="18"/>
                </w:rPr>
                <w:delText xml:space="preserve">8</w:delText>
              </w:r>
            </w:del>
            <w:ins w:id="9094"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If a group places stomata on the upper epidermis only, say: 'Look at your textbook diagram again — which surface has more stomata in most leaves, and why might that be?'] After </w:t>
            </w:r>
            <w:del w:id="9095" w:author="Claude (AI) - proposed" w:date="2026-10-14T07:56:35Z">
              <w:r>
                <w:rPr>
                  <w:rFonts w:ascii="Arial" w:cs="Arial" w:eastAsia="Arial" w:hAnsi="Arial"/>
                  <w:b w:val="false"/>
                  <w:bCs w:val="false"/>
                  <w:i w:val="false"/>
                  <w:iCs w:val="false"/>
                  <w:color w:val="000000"/>
                  <w:sz w:val="18"/>
                  <w:szCs w:val="18"/>
                </w:rPr>
                <w:delText xml:space="preserve">8</w:delText>
              </w:r>
            </w:del>
            <w:ins w:id="9096"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say: 'Now answer the three Connect-Back questions in your exercise books. Every person writes. </w:t>
            </w:r>
            <w:del w:id="9097" w:author="Claude (AI) - proposed" w:date="2026-10-14T07:56:35Z">
              <w:r>
                <w:rPr>
                  <w:rFonts w:ascii="Arial" w:cs="Arial" w:eastAsia="Arial" w:hAnsi="Arial"/>
                  <w:b w:val="false"/>
                  <w:bCs w:val="false"/>
                  <w:i w:val="false"/>
                  <w:iCs w:val="false"/>
                  <w:color w:val="000000"/>
                  <w:sz w:val="18"/>
                  <w:szCs w:val="18"/>
                </w:rPr>
                <w:delText xml:space="preserve">5</w:delText>
              </w:r>
            </w:del>
            <w:ins w:id="9098"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prompt with: 'Use evidence from Lesson 1 in your answer.'] Whole-class debrief: cold-call one group per question. For Question 2 say: 'Jomo's group — read your answer to question 2 aloud.' After the answer: 'Does another group agree? Does anyone want to add or challenge that idea?' [Wait 10 seconds before accepting hands.] Summarise on the board: 'STOMATA are the </w:t>
            </w:r>
            <w:del w:id="9099" w:author="Claude (AI) - proposed" w:date="2026-10-14T07:56:35Z">
              <w:r>
                <w:rPr>
                  <w:rFonts w:ascii="Arial" w:cs="Arial" w:eastAsia="Arial" w:hAnsi="Arial"/>
                  <w:b w:val="false"/>
                  <w:bCs w:val="false"/>
                  <w:i w:val="false"/>
                  <w:iCs w:val="false"/>
                  <w:color w:val="000000"/>
                  <w:sz w:val="18"/>
                  <w:szCs w:val="18"/>
                </w:rPr>
                <w:delText xml:space="preserve">primary site — that is where</w:delText>
              </w:r>
            </w:del>
            <w:ins w:id="9100" w:author="Claude (AI) - proposed" w:date="2026-10-14T07:56:35Z">
              <w:r>
                <w:rPr>
                  <w:rFonts w:ascii="Arial" w:cs="Arial" w:eastAsia="Arial" w:hAnsi="Arial"/>
                  <w:b w:val="false"/>
                  <w:bCs w:val="false"/>
                  <w:i w:val="false"/>
                  <w:iCs w:val="false"/>
                  <w:color w:val="000000"/>
                  <w:sz w:val="18"/>
                  <w:szCs w:val="18"/>
                </w:rPr>
                <w:t xml:space="preserve">most likely exit for</w:t>
              </w:r>
            </w:ins>
            <w:r>
              <w:rPr>
                <w:rFonts w:ascii="Arial" w:cs="Arial" w:eastAsia="Arial" w:hAnsi="Arial"/>
                <w:b w:val="false"/>
                <w:bCs w:val="false"/>
                <w:i w:val="false"/>
                <w:iCs w:val="false"/>
                <w:color w:val="000000"/>
                <w:sz w:val="18"/>
                <w:szCs w:val="18"/>
              </w:rPr>
              <w:t xml:space="preserve"> the Lesson 1 </w:t>
            </w:r>
            <w:del w:id="9101" w:author="Claude (AI) - proposed" w:date="2026-10-14T07:56:35Z">
              <w:r>
                <w:rPr>
                  <w:rFonts w:ascii="Arial" w:cs="Arial" w:eastAsia="Arial" w:hAnsi="Arial"/>
                  <w:b w:val="false"/>
                  <w:bCs w:val="false"/>
                  <w:i w:val="false"/>
                  <w:iCs w:val="false"/>
                  <w:color w:val="000000"/>
                  <w:sz w:val="18"/>
                  <w:szCs w:val="18"/>
                </w:rPr>
                <w:delText xml:space="preserve">bubbles came from</w:delText>
              </w:r>
            </w:del>
            <w:ins w:id="9102" w:author="Claude (AI) - proposed" w:date="2026-10-14T07:56:35Z">
              <w:r>
                <w:rPr>
                  <w:rFonts w:ascii="Arial" w:cs="Arial" w:eastAsia="Arial" w:hAnsi="Arial"/>
                  <w:b w:val="false"/>
                  <w:bCs w:val="false"/>
                  <w:i w:val="false"/>
                  <w:iCs w:val="false"/>
                  <w:color w:val="000000"/>
                  <w:sz w:val="18"/>
                  <w:szCs w:val="18"/>
                </w:rPr>
                <w:t xml:space="preserve">gas (the cut edge may be another)</w:t>
              </w:r>
            </w:ins>
            <w:r>
              <w:rPr>
                <w:rFonts w:ascii="Arial" w:cs="Arial" w:eastAsia="Arial" w:hAnsi="Arial"/>
                <w:b w:val="false"/>
                <w:bCs w:val="false"/>
                <w:i w:val="false"/>
                <w:iCs w:val="false"/>
                <w:color w:val="000000"/>
                <w:sz w:val="18"/>
                <w:szCs w:val="18"/>
              </w:rPr>
              <w:t xml:space="preserve">. Guard cells control </w:t>
            </w:r>
            <w:del w:id="9103" w:author="Claude (AI) - proposed" w:date="2026-10-14T07:56:35Z">
              <w:r>
                <w:rPr>
                  <w:rFonts w:ascii="Arial" w:cs="Arial" w:eastAsia="Arial" w:hAnsi="Arial"/>
                  <w:b w:val="false"/>
                  <w:bCs w:val="false"/>
                  <w:i w:val="false"/>
                  <w:iCs w:val="false"/>
                  <w:color w:val="000000"/>
                  <w:sz w:val="18"/>
                  <w:szCs w:val="18"/>
                </w:rPr>
                <w:delText xml:space="preserve">opening — temperature affects this, which explains the cold-water result</w:delText>
              </w:r>
            </w:del>
            <w:ins w:id="9104" w:author="Claude (AI) - proposed" w:date="2026-10-14T07:56:35Z">
              <w:r>
                <w:rPr>
                  <w:rFonts w:ascii="Arial" w:cs="Arial" w:eastAsia="Arial" w:hAnsi="Arial"/>
                  <w:b w:val="false"/>
                  <w:bCs w:val="false"/>
                  <w:i w:val="false"/>
                  <w:iCs w:val="false"/>
                  <w:color w:val="000000"/>
                  <w:sz w:val="18"/>
                  <w:szCs w:val="18"/>
                </w:rPr>
                <w:t xml:space="preserve">whether stomata are open or closed. Why warm water gave more bubbles is still a question: we will test ideas in later lessons</w:t>
              </w:r>
            </w:ins>
            <w:r>
              <w:rPr>
                <w:rFonts w:ascii="Arial" w:cs="Arial" w:eastAsia="Arial" w:hAnsi="Arial"/>
                <w:b w:val="false"/>
                <w:bCs w:val="false"/>
                <w:i w:val="false"/>
                <w:iCs w:val="false"/>
                <w:color w:val="000000"/>
                <w:sz w:val="18"/>
                <w:szCs w:val="18"/>
              </w:rPr>
              <w:t xml:space="preserve">. The cuticle limits water loss — a vital adaptation in warm climates like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labelling with evidence-linked questioning (Claim-Evidence-Reasoning lite): Placing physical label cards forces spatial reasoning. The three Connect-Back questions scaffold CER thinking by requiring learners to link new anatomical knowledge explicitly to the phenomenon observations, building a causal narrative that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all groups correctly place stomata on the lower epidermis and write a functionally accurate sentence (e.g., 'Stomata are openings controlled by guard cells that allow CO₂ in and O₂ out'). Listen during debrief for causal language: learners should say stomata 'allow' or 'control' gas movement, not just that they 'are holes.' If causal language is absent, prompt: 'What do the guard cells do to cause that?'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t32i93-1ekbb-nnl9wkb">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ek5ez3vkv5ckbx60si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iewugb6akc1asdvz4gs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new 'We now know...' statement and one new 'We still wonder...' question on separate sticky notes and adds them to the class DQB. The teacher facilitates a </w:t>
            </w:r>
            <w:del w:id="9105" w:author="Claude (AI) - proposed" w:date="2026-10-14T07:56:35Z">
              <w:r>
                <w:rPr>
                  <w:rFonts w:ascii="Arial" w:cs="Arial" w:eastAsia="Arial" w:hAnsi="Arial"/>
                  <w:b w:val="false"/>
                  <w:bCs w:val="false"/>
                  <w:i w:val="false"/>
                  <w:iCs w:val="false"/>
                  <w:color w:val="000000"/>
                  <w:sz w:val="18"/>
                  <w:szCs w:val="18"/>
                </w:rPr>
                <w:delText xml:space="preserve">3</w:delText>
              </w:r>
            </w:del>
            <w:ins w:id="9106" w:author="Claude (AI) - proposed" w:date="2026-10-14T07:56: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whole-class gallery walk past the DQB. Learners place a small dot sticker next to the 'We still wonder...' question they find most interesting or important. The most-dotted question is read aloud and recorded as the class's priority question to pursue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'Based on today's reading, animation, and labelling activity, each group will add two sticky notes to our Driving Question Board. On the GREEN note, write one thing you now KNOW that you didn't know at the start of today — connect it to the sukuma wiki bubbles. On the YELLOW note, write one question you still have about how plants breathe or release energy. You have </w:t>
            </w:r>
            <w:del w:id="9107" w:author="Claude (AI) - proposed" w:date="2026-10-14T07:56:35Z">
              <w:r>
                <w:rPr>
                  <w:rFonts w:ascii="Arial" w:cs="Arial" w:eastAsia="Arial" w:hAnsi="Arial"/>
                  <w:b w:val="false"/>
                  <w:bCs w:val="false"/>
                  <w:i w:val="false"/>
                  <w:iCs w:val="false"/>
                  <w:color w:val="000000"/>
                  <w:sz w:val="18"/>
                  <w:szCs w:val="18"/>
                </w:rPr>
                <w:delText xml:space="preserve">3</w:delText>
              </w:r>
            </w:del>
            <w:ins w:id="9108" w:author="Claude (AI) - proposed" w:date="2026-10-14T07:56: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[Distribute sticky notes. Circulate and prompt groups that write vague statements: 'Can you be more specific — which structure, and how does it connect to the bubbles?'] After posting, say: 'Stand up, walk to the board, and put a dot sticker next to the yellow question you most want answered.' After dot voting, read the top question aloud: 'Our class most wants to know: [read question]. We will keep this question in mind as we move into Lessons 3 and 4, where we will investigate how and when stomata open and close, and what gases actually move through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dot-voting: The DQB makes the progression of understanding visible over time. Dot-voting on 'wonder' questions gives every learner a stake in the inquiry direction and helps the teacher identify persistent misconceptions or gaps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'We now know...' sticky notes before the next lesson. Flag any that reveal misconceptions (e.g., 'Plants only breathe through their roots' or 'Stomata are only on the stem'). These become targeted re-teaching points at the start of Lesson 3. The priority 'wonder' question guides lesson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gd1pherq3swjlyed7piu">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fg4obnlaazhqjjxqab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dsc6-5ub2dbpbu8bpcm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begin constructing a 3D leaf cross-section model using locally available materials: layers of cardboard for epidermis and mesophyll, green cellophane or tissue paper for palisade and spongy layers, clay or playdough for guard cells, and small holes punched with a pencil tip for stomatal pores. Each group labels their model with small flag labels on toothpicks. Groups do not complete the model today — they store it for revision and extension in subsequent lessons as new evidence is gathered. On the back of their model's base card, groups write today's key claim: '</w:t>
            </w:r>
            <w:del w:id="9109" w:author="Claude (AI) - proposed" w:date="2026-10-14T07:56:35Z">
              <w:r>
                <w:rPr>
                  <w:rFonts w:ascii="Arial" w:cs="Arial" w:eastAsia="Arial" w:hAnsi="Arial"/>
                  <w:b w:val="false"/>
                  <w:bCs w:val="false"/>
                  <w:i w:val="false"/>
                  <w:iCs w:val="false"/>
                  <w:color w:val="000000"/>
                  <w:sz w:val="18"/>
                  <w:szCs w:val="18"/>
                </w:rPr>
                <w:delText xml:space="preserve">Bubbles in Lesson 1</w:delText>
              </w:r>
            </w:del>
            <w:ins w:id="9110" w:author="Claude (AI) - proposed" w:date="2026-10-14T07:56:35Z">
              <w:r>
                <w:rPr>
                  <w:rFonts w:ascii="Arial" w:cs="Arial" w:eastAsia="Arial" w:hAnsi="Arial"/>
                  <w:b w:val="false"/>
                  <w:bCs w:val="false"/>
                  <w:i w:val="false"/>
                  <w:iCs w:val="false"/>
                  <w:color w:val="000000"/>
                  <w:sz w:val="18"/>
                  <w:szCs w:val="18"/>
                </w:rPr>
                <w:t xml:space="preserve">The gas in the Lesson 1 bubbles most likely</w:t>
              </w:r>
            </w:ins>
            <w:r>
              <w:rPr>
                <w:rFonts w:ascii="Arial" w:cs="Arial" w:eastAsia="Arial" w:hAnsi="Arial"/>
                <w:b w:val="false"/>
                <w:bCs w:val="false"/>
                <w:i w:val="false"/>
                <w:iCs w:val="false"/>
                <w:color w:val="000000"/>
                <w:sz w:val="18"/>
                <w:szCs w:val="18"/>
              </w:rPr>
              <w:t xml:space="preserve"> escaped through stomata — small pores in the lower epidermis of the sukuma wiki leaf, controlled by guard cells</w:t>
            </w:r>
            <w:ins w:id="9111" w:author="Claude (AI) - proposed" w:date="2026-10-14T07:56:35Z">
              <w:r>
                <w:rPr>
                  <w:rFonts w:ascii="Arial" w:cs="Arial" w:eastAsia="Arial" w:hAnsi="Arial"/>
                  <w:b w:val="false"/>
                  <w:bCs w:val="false"/>
                  <w:i w:val="false"/>
                  <w:iCs w:val="false"/>
                  <w:color w:val="000000"/>
                  <w:sz w:val="18"/>
                  <w:szCs w:val="18"/>
                </w:rPr>
                <w:t xml:space="preserve"> (we have not tested this yet)</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'We are going to build a model of a leaf cross-section that we will keep adding to across this unit. Today your job is to build the basic layers and mark the sites of gaseous exchange we identified. You have </w:t>
            </w:r>
            <w:del w:id="9112" w:author="Claude (AI) - proposed" w:date="2026-10-14T07:56:35Z">
              <w:r>
                <w:rPr>
                  <w:rFonts w:ascii="Arial" w:cs="Arial" w:eastAsia="Arial" w:hAnsi="Arial"/>
                  <w:b w:val="false"/>
                  <w:bCs w:val="false"/>
                  <w:i w:val="false"/>
                  <w:iCs w:val="false"/>
                  <w:color w:val="000000"/>
                  <w:sz w:val="18"/>
                  <w:szCs w:val="18"/>
                </w:rPr>
                <w:delText xml:space="preserve">8</w:delText>
              </w:r>
            </w:del>
            <w:ins w:id="9113" w:author="Claude (AI) - proposed" w:date="2026-10-14T07:56: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to build as much as you can. This model will grow as our understanding grows — so do not worry about making it perfect today.' [Circulate. If a group omits air spaces in the spongy mesophyll, say: 'Where do the gases travel once they enter through the stomata? Show me that space in your model.'] With 2 minutes remaining, say: 'Write today's key claim on the back of your base card — start with the words: </w:t>
            </w:r>
            <w:del w:id="9114" w:author="Claude (AI) - proposed" w:date="2026-10-14T07:56:35Z">
              <w:r>
                <w:rPr>
                  <w:rFonts w:ascii="Arial" w:cs="Arial" w:eastAsia="Arial" w:hAnsi="Arial"/>
                  <w:b w:val="false"/>
                  <w:bCs w:val="false"/>
                  <w:i w:val="false"/>
                  <w:iCs w:val="false"/>
                  <w:color w:val="000000"/>
                  <w:sz w:val="18"/>
                  <w:szCs w:val="18"/>
                </w:rPr>
                <w:delText xml:space="preserve">Bubbles in Lesson 1</w:delText>
              </w:r>
            </w:del>
            <w:ins w:id="9115" w:author="Claude (AI) - proposed" w:date="2026-10-14T07:56:35Z">
              <w:r>
                <w:rPr>
                  <w:rFonts w:ascii="Arial" w:cs="Arial" w:eastAsia="Arial" w:hAnsi="Arial"/>
                  <w:b w:val="false"/>
                  <w:bCs w:val="false"/>
                  <w:i w:val="false"/>
                  <w:iCs w:val="false"/>
                  <w:color w:val="000000"/>
                  <w:sz w:val="18"/>
                  <w:szCs w:val="18"/>
                </w:rPr>
                <w:t xml:space="preserve">The gas in the Lesson 1 bubbles most likely</w:t>
              </w:r>
            </w:ins>
            <w:r>
              <w:rPr>
                <w:rFonts w:ascii="Arial" w:cs="Arial" w:eastAsia="Arial" w:hAnsi="Arial"/>
                <w:b w:val="false"/>
                <w:bCs w:val="false"/>
                <w:i w:val="false"/>
                <w:iCs w:val="false"/>
                <w:color w:val="000000"/>
                <w:sz w:val="18"/>
                <w:szCs w:val="18"/>
              </w:rPr>
              <w:t xml:space="preserve"> escaped through...' [Allow groups to write. Collect models for storage or have learners store them safely in their project folders.] Close the lesson: 'Today we answered part of our driving question — we know WHERE plants exchange gases. In our next lessons we will investigate HOW and WHEN that exchange happens, and what the plant is actually doing with those gases inside its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(incremental modelling): Beginning the model now, with only anatomical evidence, makes thinking visible and creates a physical artefact that will be revised as new evidence accumulates lesson by lesson. Writing the key claim on the model base reinforces that models are evidence-based, not decorative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includes at minimum: two epidermal layers, a cuticle indication, stomatal pores on the lower epidermis, guard cells flanking the pores, and distinct palisade and spongy mesophyll layers. Check that the key claim written on the base card correctly names stomata as the </w:t>
            </w:r>
            <w:del w:id="9116" w:author="Claude (AI) - proposed" w:date="2026-10-14T07:56:35Z">
              <w:r>
                <w:rPr>
                  <w:rFonts w:ascii="Arial" w:cs="Arial" w:eastAsia="Arial" w:hAnsi="Arial"/>
                  <w:b w:val="false"/>
                  <w:bCs w:val="false"/>
                  <w:i w:val="false"/>
                  <w:iCs w:val="false"/>
                  <w:color w:val="000000"/>
                  <w:sz w:val="18"/>
                  <w:szCs w:val="18"/>
                </w:rPr>
                <w:delText xml:space="preserve">bubble source</w:delText>
              </w:r>
            </w:del>
            <w:ins w:id="9117" w:author="Claude (AI) - proposed" w:date="2026-10-14T07:56:35Z">
              <w:r>
                <w:rPr>
                  <w:rFonts w:ascii="Arial" w:cs="Arial" w:eastAsia="Arial" w:hAnsi="Arial"/>
                  <w:b w:val="false"/>
                  <w:bCs w:val="false"/>
                  <w:i w:val="false"/>
                  <w:iCs w:val="false"/>
                  <w:color w:val="000000"/>
                  <w:sz w:val="18"/>
                  <w:szCs w:val="18"/>
                </w:rPr>
                <w:t xml:space="preserve">likely bubble exit</w:t>
              </w:r>
            </w:ins>
            <w:r>
              <w:rPr>
                <w:rFonts w:ascii="Arial" w:cs="Arial" w:eastAsia="Arial" w:hAnsi="Arial"/>
                <w:b w:val="false"/>
                <w:bCs w:val="false"/>
                <w:i w:val="false"/>
                <w:iCs w:val="false"/>
                <w:color w:val="000000"/>
                <w:sz w:val="18"/>
                <w:szCs w:val="18"/>
              </w:rPr>
              <w:t xml:space="preserve"> and mentions guard cells. Groups missing guard cells or writing a claim that does not reference Lesson 1 evidence are prompted before storing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READ-MARK-NOTE frame support all readers, including those who struggle with dense scientific text? If not, consider preparing a simplified glossary card for Lesson 3. (2) During cold-calls, did learners spontaneously use causal language ('because,' 'which causes,' 'so that') when explaining stomatal function, or did they describe structures without function? Causal language is a prerequisite for the respiration content in Lessons </w:t>
            </w:r>
            <w:del w:id="9118" w:author="Claude (AI) - proposed" w:date="2026-10-14T07:56:35Z">
              <w:r>
                <w:rPr>
                  <w:rFonts w:ascii="Arial" w:cs="Arial" w:eastAsia="Arial" w:hAnsi="Arial"/>
                  <w:b w:val="false"/>
                  <w:bCs w:val="false"/>
                  <w:i w:val="false"/>
                  <w:iCs w:val="false"/>
                  <w:color w:val="000000"/>
                  <w:sz w:val="18"/>
                  <w:szCs w:val="18"/>
                </w:rPr>
                <w:delText xml:space="preserve">5–8</w:delText>
              </w:r>
            </w:del>
            <w:ins w:id="9119" w:author="Claude (AI) - proposed" w:date="2026-10-14T07:56:35Z">
              <w:r>
                <w:rPr>
                  <w:rFonts w:ascii="Arial" w:cs="Arial" w:eastAsia="Arial" w:hAnsi="Arial"/>
                  <w:b w:val="false"/>
                  <w:bCs w:val="false"/>
                  <w:i w:val="false"/>
                  <w:iCs w:val="false"/>
                  <w:color w:val="000000"/>
                  <w:sz w:val="18"/>
                  <w:szCs w:val="18"/>
                </w:rPr>
                <w:t xml:space="preserve">4–6</w:t>
              </w:r>
            </w:ins>
            <w:r>
              <w:rPr>
                <w:rFonts w:ascii="Arial" w:cs="Arial" w:eastAsia="Arial" w:hAnsi="Arial"/>
                <w:b w:val="false"/>
                <w:bCs w:val="false"/>
                <w:i w:val="false"/>
                <w:iCs w:val="false"/>
                <w:color w:val="000000"/>
                <w:sz w:val="18"/>
                <w:szCs w:val="18"/>
              </w:rPr>
              <w:t xml:space="preserve">. (3) Were the Connect-Back questions (linking today's anatomy to Lesson 1's bubbles) answered with specific evidence, or were answers vague? If vague, plan a brief anchor-phenomenon revisit at the start of Lesson 3. (4) Look at the DQB 'wonder' questions — do they reveal that learners are thinking about gas movement (good) or are they stuck on irrelevant tangents? Use this to calibrate the depth of the Lesson 3 stomatal mechanism lesson. (5) Were all four sites (stomata, cuticle, lenticels, pneumatophores) represented in group diagrams, or did learners focus only on stomata? Lenticels and pneumatophores often get neglected — reinforce with a real mango branch or mangrove photograph at the start of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w:t>
            </w:r>
            <w:del w:id="9120" w:author="Claude (AI) - proposed" w:date="2026-10-14T07:56:35Z">
              <w:r>
                <w:rPr>
                  <w:rFonts w:ascii="Arial" w:cs="Arial" w:eastAsia="Arial" w:hAnsi="Arial"/>
                  <w:b w:val="false"/>
                  <w:bCs w:val="false"/>
                  <w:i w:val="false"/>
                  <w:iCs w:val="false"/>
                  <w:color w:val="000000"/>
                  <w:sz w:val="18"/>
                  <w:szCs w:val="18"/>
                </w:rPr>
                <w:delText xml:space="preserve">primary site of gas exchange</w:delText>
              </w:r>
            </w:del>
            <w:ins w:id="9121" w:author="Claude (AI) - proposed" w:date="2026-10-14T07:56:35Z">
              <w:r>
                <w:rPr>
                  <w:rFonts w:ascii="Arial" w:cs="Arial" w:eastAsia="Arial" w:hAnsi="Arial"/>
                  <w:b w:val="false"/>
                  <w:bCs w:val="false"/>
                  <w:i w:val="false"/>
                  <w:iCs w:val="false"/>
                  <w:color w:val="000000"/>
                  <w:sz w:val="18"/>
                  <w:szCs w:val="18"/>
                </w:rPr>
                <w:t xml:space="preserve">main entry and exit points for gas</w:t>
              </w:r>
            </w:ins>
            <w:r>
              <w:rPr>
                <w:rFonts w:ascii="Arial" w:cs="Arial" w:eastAsia="Arial" w:hAnsi="Arial"/>
                <w:b w:val="false"/>
                <w:bCs w:val="false"/>
                <w:i w:val="false"/>
                <w:iCs w:val="false"/>
                <w:color w:val="000000"/>
                <w:sz w:val="18"/>
                <w:szCs w:val="18"/>
              </w:rPr>
              <w:t xml:space="preserve"> in leaves and </w:t>
            </w:r>
            <w:del w:id="9122" w:author="Claude (AI) - proposed" w:date="2026-10-14T07:56:35Z">
              <w:r>
                <w:rPr>
                  <w:rFonts w:ascii="Arial" w:cs="Arial" w:eastAsia="Arial" w:hAnsi="Arial"/>
                  <w:b w:val="false"/>
                  <w:bCs w:val="false"/>
                  <w:i w:val="false"/>
                  <w:iCs w:val="false"/>
                  <w:color w:val="000000"/>
                  <w:sz w:val="18"/>
                  <w:szCs w:val="18"/>
                </w:rPr>
                <w:delText xml:space="preserve">are responsible for the bubble locations observed</w:delText>
              </w:r>
            </w:del>
            <w:ins w:id="9123" w:author="Claude (AI) - proposed" w:date="2026-10-14T07:56:35Z">
              <w:r>
                <w:rPr>
                  <w:rFonts w:ascii="Arial" w:cs="Arial" w:eastAsia="Arial" w:hAnsi="Arial"/>
                  <w:b w:val="false"/>
                  <w:bCs w:val="false"/>
                  <w:i w:val="false"/>
                  <w:iCs w:val="false"/>
                  <w:color w:val="000000"/>
                  <w:sz w:val="18"/>
                  <w:szCs w:val="18"/>
                </w:rPr>
                <w:t xml:space="preserve">the most likely exits for the gas in the bubbles seen</w:t>
              </w:r>
            </w:ins>
            <w:r>
              <w:rPr>
                <w:rFonts w:ascii="Arial" w:cs="Arial" w:eastAsia="Arial" w:hAnsi="Arial"/>
                <w:b w:val="false"/>
                <w:bCs w:val="false"/>
                <w:i w:val="false"/>
                <w:iCs w:val="false"/>
                <w:color w:val="000000"/>
                <w:sz w:val="18"/>
                <w:szCs w:val="18"/>
              </w:rPr>
              <w:t xml:space="preserve">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t>
            </w:r>
            <w:del w:id="9124" w:author="Claude (AI) - proposed" w:date="2026-10-14T07:56:35Z">
              <w:r>
                <w:rPr>
                  <w:rFonts w:ascii="Arial" w:cs="Arial" w:eastAsia="Arial" w:hAnsi="Arial"/>
                  <w:b w:val="false"/>
                  <w:bCs w:val="false"/>
                  <w:i w:val="false"/>
                  <w:iCs w:val="false"/>
                  <w:color w:val="000000"/>
                  <w:sz w:val="18"/>
                  <w:szCs w:val="18"/>
                </w:rPr>
                <w:delText xml:space="preserve">bubbles in Lesson 1 appeared at specific spots because those spots are</w:delText>
              </w:r>
            </w:del>
            <w:ins w:id="9125" w:author="Claude (AI) - proposed" w:date="2026-10-14T07:56:35Z">
              <w:r>
                <w:rPr>
                  <w:rFonts w:ascii="Arial" w:cs="Arial" w:eastAsia="Arial" w:hAnsi="Arial"/>
                  <w:b w:val="false"/>
                  <w:bCs w:val="false"/>
                  <w:i w:val="false"/>
                  <w:iCs w:val="false"/>
                  <w:color w:val="000000"/>
                  <w:sz w:val="18"/>
                  <w:szCs w:val="18"/>
                </w:rPr>
                <w:t xml:space="preserve">gas in the Lesson 1 bubbles most likely escaped through</w:t>
              </w:r>
            </w:ins>
            <w:r>
              <w:rPr>
                <w:rFonts w:ascii="Arial" w:cs="Arial" w:eastAsia="Arial" w:hAnsi="Arial"/>
                <w:b w:val="false"/>
                <w:bCs w:val="false"/>
                <w:i w:val="false"/>
                <w:iCs w:val="false"/>
                <w:color w:val="000000"/>
                <w:sz w:val="18"/>
                <w:szCs w:val="18"/>
              </w:rPr>
              <w:t xml:space="preserve"> stomata — microscopic pores surrounded by guard cells that can open and close</w:t>
            </w:r>
            <w:del w:id="9126" w:author="Claude (AI) - proposed" w:date="2026-10-14T07:56:35Z">
              <w:r>
                <w:rPr>
                  <w:rFonts w:ascii="Arial" w:cs="Arial" w:eastAsia="Arial" w:hAnsi="Arial"/>
                  <w:b w:val="false"/>
                  <w:bCs w:val="false"/>
                  <w:i w:val="false"/>
                  <w:iCs w:val="false"/>
                  <w:color w:val="000000"/>
                  <w:sz w:val="18"/>
                  <w:szCs w:val="18"/>
                </w:rPr>
                <w:delText xml:space="preserve">. Stomata are concentrated</w:delText>
              </w:r>
            </w:del>
            <w:ins w:id="9127" w:author="Claude (AI) - proposed" w:date="2026-10-14T07:56:35Z">
              <w:r>
                <w:rPr>
                  <w:rFonts w:ascii="Arial" w:cs="Arial" w:eastAsia="Arial" w:hAnsi="Arial"/>
                  <w:b w:val="false"/>
                  <w:bCs w:val="false"/>
                  <w:i w:val="false"/>
                  <w:iCs w:val="false"/>
                  <w:color w:val="000000"/>
                  <w:sz w:val="18"/>
                  <w:szCs w:val="18"/>
                </w:rPr>
                <w:t xml:space="preserve">, found mostly</w:t>
              </w:r>
            </w:ins>
            <w:r>
              <w:rPr>
                <w:rFonts w:ascii="Arial" w:cs="Arial" w:eastAsia="Arial" w:hAnsi="Arial"/>
                <w:b w:val="false"/>
                <w:bCs w:val="false"/>
                <w:i w:val="false"/>
                <w:iCs w:val="false"/>
                <w:color w:val="000000"/>
                <w:sz w:val="18"/>
                <w:szCs w:val="18"/>
              </w:rPr>
              <w:t xml:space="preserve"> on the lower epidermis of </w:t>
            </w:r>
            <w:del w:id="9128" w:author="Claude (AI) - proposed" w:date="2026-10-14T07:56:35Z">
              <w:r>
                <w:rPr>
                  <w:rFonts w:ascii="Arial" w:cs="Arial" w:eastAsia="Arial" w:hAnsi="Arial"/>
                  <w:b w:val="false"/>
                  <w:bCs w:val="false"/>
                  <w:i w:val="false"/>
                  <w:iCs w:val="false"/>
                  <w:color w:val="000000"/>
                  <w:sz w:val="18"/>
                  <w:szCs w:val="18"/>
                </w:rPr>
                <w:delText xml:space="preserve">most </w:delText>
              </w:r>
            </w:del>
            <w:r>
              <w:rPr>
                <w:rFonts w:ascii="Arial" w:cs="Arial" w:eastAsia="Arial" w:hAnsi="Arial"/>
                <w:b w:val="false"/>
                <w:bCs w:val="false"/>
                <w:i w:val="false"/>
                <w:iCs w:val="false"/>
                <w:color w:val="000000"/>
                <w:sz w:val="18"/>
                <w:szCs w:val="18"/>
              </w:rPr>
              <w:t xml:space="preserve">leaves. The </w:t>
            </w:r>
            <w:del w:id="9129" w:author="Claude (AI) - proposed" w:date="2026-10-14T07:56:35Z">
              <w:r>
                <w:rPr>
                  <w:rFonts w:ascii="Arial" w:cs="Arial" w:eastAsia="Arial" w:hAnsi="Arial"/>
                  <w:b w:val="false"/>
                  <w:bCs w:val="false"/>
                  <w:i w:val="false"/>
                  <w:iCs w:val="false"/>
                  <w:color w:val="000000"/>
                  <w:sz w:val="18"/>
                  <w:szCs w:val="18"/>
                </w:rPr>
                <w:delText xml:space="preserve">reduction in</w:delText>
              </w:r>
            </w:del>
            <w:ins w:id="9130" w:author="Claude (AI) - proposed" w:date="2026-10-14T07:56:35Z">
              <w:r>
                <w:rPr>
                  <w:rFonts w:ascii="Arial" w:cs="Arial" w:eastAsia="Arial" w:hAnsi="Arial"/>
                  <w:b w:val="false"/>
                  <w:bCs w:val="false"/>
                  <w:i w:val="false"/>
                  <w:iCs w:val="false"/>
                  <w:color w:val="000000"/>
                  <w:sz w:val="18"/>
                  <w:szCs w:val="18"/>
                </w:rPr>
                <w:t xml:space="preserve">cut edge of the leaf is another possible exit. Students could not yet explain why there were fewer</w:t>
              </w:r>
            </w:ins>
            <w:r>
              <w:rPr>
                <w:rFonts w:ascii="Arial" w:cs="Arial" w:eastAsia="Arial" w:hAnsi="Arial"/>
                <w:b w:val="false"/>
                <w:bCs w:val="false"/>
                <w:i w:val="false"/>
                <w:iCs w:val="false"/>
                <w:color w:val="000000"/>
                <w:sz w:val="18"/>
                <w:szCs w:val="18"/>
              </w:rPr>
              <w:t xml:space="preserve"> bubbles in cold water</w:t>
            </w:r>
            <w:del w:id="9131" w:author="Claude (AI) - proposed" w:date="2026-10-14T07:56:35Z">
              <w:r>
                <w:rPr>
                  <w:rFonts w:ascii="Arial" w:cs="Arial" w:eastAsia="Arial" w:hAnsi="Arial"/>
                  <w:b w:val="false"/>
                  <w:bCs w:val="false"/>
                  <w:i w:val="false"/>
                  <w:iCs w:val="false"/>
                  <w:color w:val="000000"/>
                  <w:sz w:val="18"/>
                  <w:szCs w:val="18"/>
                </w:rPr>
                <w:delText xml:space="preserve"> suggests that low temperature affects the opening of stomata or the rate of gas release, a question</w:delText>
              </w:r>
            </w:del>
            <w:ins w:id="9132" w:author="Claude (AI) - proposed" w:date="2026-10-14T07:56:35Z">
              <w:r>
                <w:rPr>
                  <w:rFonts w:ascii="Arial" w:cs="Arial" w:eastAsia="Arial" w:hAnsi="Arial"/>
                  <w:b w:val="false"/>
                  <w:bCs w:val="false"/>
                  <w:i w:val="false"/>
                  <w:iCs w:val="false"/>
                  <w:color w:val="000000"/>
                  <w:sz w:val="18"/>
                  <w:szCs w:val="18"/>
                </w:rPr>
                <w:t xml:space="preserve">: they suggested ideas, including effects on stomata, which</w:t>
              </w:r>
            </w:ins>
            <w:r>
              <w:rPr>
                <w:rFonts w:ascii="Arial" w:cs="Arial" w:eastAsia="Arial" w:hAnsi="Arial"/>
                <w:b w:val="false"/>
                <w:bCs w:val="false"/>
                <w:i w:val="false"/>
                <w:iCs w:val="false"/>
                <w:color w:val="000000"/>
                <w:sz w:val="18"/>
                <w:szCs w:val="18"/>
              </w:rPr>
              <w:t xml:space="preserve"> the class will </w:t>
            </w:r>
            <w:del w:id="9133" w:author="Claude (AI) - proposed" w:date="2026-10-14T07:56:35Z">
              <w:r>
                <w:rPr>
                  <w:rFonts w:ascii="Arial" w:cs="Arial" w:eastAsia="Arial" w:hAnsi="Arial"/>
                  <w:b w:val="false"/>
                  <w:bCs w:val="false"/>
                  <w:i w:val="false"/>
                  <w:iCs w:val="false"/>
                  <w:color w:val="000000"/>
                  <w:sz w:val="18"/>
                  <w:szCs w:val="18"/>
                </w:rPr>
                <w:delText xml:space="preserve">investigate further in upcoming</w:delText>
              </w:r>
            </w:del>
            <w:ins w:id="9134" w:author="Claude (AI) - proposed" w:date="2026-10-14T07:56:35Z">
              <w:r>
                <w:rPr>
                  <w:rFonts w:ascii="Arial" w:cs="Arial" w:eastAsia="Arial" w:hAnsi="Arial"/>
                  <w:b w:val="false"/>
                  <w:bCs w:val="false"/>
                  <w:i w:val="false"/>
                  <w:iCs w:val="false"/>
                  <w:color w:val="000000"/>
                  <w:sz w:val="18"/>
                  <w:szCs w:val="18"/>
                </w:rPr>
                <w:t xml:space="preserve">test in later</w:t>
              </w:r>
            </w:ins>
            <w:r>
              <w:rPr>
                <w:rFonts w:ascii="Arial" w:cs="Arial" w:eastAsia="Arial" w:hAnsi="Arial"/>
                <w:b w:val="false"/>
                <w:bCs w:val="false"/>
                <w:i w:val="false"/>
                <w:iCs w:val="false"/>
                <w:color w:val="000000"/>
                <w:sz w:val="18"/>
                <w:szCs w:val="18"/>
              </w:rPr>
              <w:t xml:space="preserve">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cicnrzkubfobpxymkpn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zznno1eedksdto-zkm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Stomatal Mechanisms: How Guard Cells Control Gas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mechanisms by which guard cells open and close stomata, evaluating two competing scientific theories to explain stomatal movement and connecting this mechanism to the bubble observations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describe the potassium ion theory of stomatal opening and closing; (2) describe the starch-sugar hypothesis of stomatal movement; (3) explain how changes in guard cell turgor pressure cause stomatal pores to open or close; (4) distinguish between the two theories and identify evidence supporting 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evaluating competing scientific explanations using animation evidence; constructing written scientific arguments; collaborative group discussion and structured debate; annotating model diagrams with mechanistic detail.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science involves competing explanations that are evaluated against evidence, and will develop confidence in defending a reasoned scientific position during structured debate.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advances the storyline by </w:t>
            </w:r>
            <w:del w:id="9135" w:author="Claude (AI) - proposed" w:date="2026-10-14T07:56:35Z">
              <w:r>
                <w:rPr>
                  <w:rFonts w:ascii="Arial" w:cs="Arial" w:eastAsia="Arial" w:hAnsi="Arial"/>
                  <w:b w:val="false"/>
                  <w:bCs w:val="false"/>
                  <w:i w:val="false"/>
                  <w:iCs w:val="false"/>
                  <w:color w:val="000000"/>
                  <w:sz w:val="18"/>
                  <w:szCs w:val="18"/>
                </w:rPr>
                <w:delText xml:space="preserve">explaining the mechanism behind the specific bubble locations observed in Lesson 1</w:delText>
              </w:r>
            </w:del>
            <w:ins w:id="9136" w:author="Claude (AI) - proposed" w:date="2026-10-14T07:56:35Z">
              <w:r>
                <w:rPr>
                  <w:rFonts w:ascii="Arial" w:cs="Arial" w:eastAsia="Arial" w:hAnsi="Arial"/>
                  <w:b w:val="false"/>
                  <w:bCs w:val="false"/>
                  <w:i w:val="false"/>
                  <w:iCs w:val="false"/>
                  <w:color w:val="000000"/>
                  <w:sz w:val="18"/>
                  <w:szCs w:val="18"/>
                </w:rPr>
                <w:t xml:space="preserve">asking what controls the pores that Lesson 2 named as the likely bubble exits</w:t>
              </w:r>
            </w:ins>
            <w:r>
              <w:rPr>
                <w:rFonts w:ascii="Arial" w:cs="Arial" w:eastAsia="Arial" w:hAnsi="Arial"/>
                <w:b w:val="false"/>
                <w:bCs w:val="false"/>
                <w:i w:val="false"/>
                <w:iCs w:val="false"/>
                <w:color w:val="000000"/>
                <w:sz w:val="18"/>
                <w:szCs w:val="18"/>
              </w:rPr>
              <w:t xml:space="preserve">. Students now move from knowing WHERE gas exchange occurs (stomata, Lesson 2) to understanding HOW stomata are controlled. This mechanistic understanding is essential before students investigate respiration </w:t>
            </w:r>
            <w:del w:id="9137" w:author="Claude (AI) - proposed" w:date="2026-10-14T07:56:35Z">
              <w:r>
                <w:rPr>
                  <w:rFonts w:ascii="Arial" w:cs="Arial" w:eastAsia="Arial" w:hAnsi="Arial"/>
                  <w:b w:val="false"/>
                  <w:bCs w:val="false"/>
                  <w:i w:val="false"/>
                  <w:iCs w:val="false"/>
                  <w:color w:val="000000"/>
                  <w:sz w:val="18"/>
                  <w:szCs w:val="18"/>
                </w:rPr>
                <w:delText xml:space="preserve">rates </w:delText>
              </w:r>
            </w:del>
            <w:r>
              <w:rPr>
                <w:rFonts w:ascii="Arial" w:cs="Arial" w:eastAsia="Arial" w:hAnsi="Arial"/>
                <w:b w:val="false"/>
                <w:bCs w:val="false"/>
                <w:i w:val="false"/>
                <w:iCs w:val="false"/>
                <w:color w:val="000000"/>
                <w:sz w:val="18"/>
                <w:szCs w:val="18"/>
              </w:rPr>
              <w:t xml:space="preserve">in Lesson 4, because they need to understand that gas movement into and out of leaves is actively regulated, not passive.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flame hazards in this lesson. If printed materials are distributed, ensure no student has paper-cut risk from sharp-edged cards during sorting activities. Students with photosensitive conditions should be seated away from direct projection light during animation viewing.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Lesson 2 guard cell diagrams to pose a new predictive question: what causes the stomata to open or close? They then observe two teacher-curated animations — one illustrating the potassium ion theory and one the starch-sugar hypothesis — pausing to record key mechanistic steps. In the Explain phase, groups engage in structured collaborative inquiry, constructing written explanations and debating which theory better accounts for why a maize seedling wilts in the midday heat near Kisumu but recovers at dusk. The lesson closes with DQB updating and revision of cumulative leaf cross-section model diagrams to include guard cell mechanisms.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rPr>
                <w:ins w:id="9139" w:author="Claude (AI) - proposed" w:date="2026-10-14T07:56:35Z"/>
              </w:rPr>
            </w:pPr>
            <w:hyperlink w:history="1" r:id="rIdwhtsnxcrju47khztsevi4">
              <w:ins w:id="9138" w:author="Claude (AI) - proposed" w:date="2026-10-14T07:56:35Z">
                <w:r>
                  <w:rPr>
                    <w:rFonts w:ascii="Arial" w:cs="Arial" w:eastAsia="Arial" w:hAnsi="Arial"/>
                    <w:color w:val="2E75B6"/>
                    <w:sz w:val="16"/>
                    <w:szCs w:val="16"/>
                    <w:u w:val="single" w:color="2E75B6"/>
                  </w:rPr>
                  <w:t xml:space="preserve">2c-d, Cellular respiration &amp; cell compartmentalization and its origins</w:t>
                </w:r>
              </w:ins>
            </w:hyperlink>
          </w:p>
          <w:p>
            <w:pPr>
              <w:spacing w:after="20" w:before="0"/>
              <w:rPr>
                <w:ins w:id="9141" w:author="Claude (AI) - proposed" w:date="2026-10-14T07:56:35Z"/>
              </w:rPr>
            </w:pPr>
            <w:ins w:id="9140"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143" w:author="Claude (AI) - proposed" w:date="2026-10-14T07:56:35Z"/>
              </w:rPr>
            </w:pPr>
            <w:ins w:id="9142" w:author="Claude (AI) - proposed" w:date="2026-10-14T07:56:35Z">
              <w:r>
                <w:rPr>
                  <w:rFonts w:ascii="Arial" w:cs="Arial" w:eastAsia="Arial" w:hAnsi="Arial"/>
                  <w:color w:val="595959"/>
                  <w:sz w:val="14"/>
                  <w:szCs w:val="14"/>
                </w:rPr>
                <w:t xml:space="preserve">Source: Khan Academy (English - US curriculum)</w:t>
              </w:r>
            </w:ins>
          </w:p>
          <w:p>
            <w:pPr>
              <w:spacing w:after="20" w:before="0"/>
              <w:rPr>
                <w:del w:id="9145" w:author="Claude (AI) - proposed" w:date="2026-10-14T07:56:35Z"/>
              </w:rPr>
            </w:pPr>
            <w:hyperlink w:history="1" r:id="rIdju7ytmmx0bs72j8lsw0tm">
              <w:del w:id="9144" w:author="Claude (AI) - proposed" w:date="2026-10-14T07:56:35Z">
                <w:r>
                  <w:rPr>
                    <w:rFonts w:ascii="Arial" w:cs="Arial" w:eastAsia="Arial" w:hAnsi="Arial"/>
                    <w:color w:val="2E75B6"/>
                    <w:sz w:val="16"/>
                    <w:szCs w:val="16"/>
                    <w:u w:val="single" w:color="2E75B6"/>
                  </w:rPr>
                  <w:delText xml:space="preserve">13 Structure And Working Of Stomata</w:delText>
                </w:r>
              </w:del>
            </w:hyperlink>
          </w:p>
          <w:p>
            <w:pPr>
              <w:spacing w:after="10" w:before="0"/>
              <w:ind w:left="120"/>
              <w:rPr>
                <w:del w:id="9147" w:author="Claude (AI) - proposed" w:date="2026-10-14T07:56:35Z"/>
              </w:rPr>
            </w:pPr>
            <w:del w:id="9146" w:author="Claude (AI) - proposed" w:date="2026-10-14T07:56:35Z">
              <w:r>
                <w:rPr>
                  <w:rFonts w:ascii="Arial" w:cs="Arial" w:eastAsia="Arial" w:hAnsi="Arial"/>
                  <w:color w:val="595959"/>
                  <w:sz w:val="14"/>
                  <w:szCs w:val="14"/>
                </w:rPr>
                <w:delText xml:space="preserve">Source: Seavuria</w:delText>
              </w:r>
            </w:del>
          </w:p>
          <w:p>
            <w:pPr>
              <w:spacing w:after="10" w:before="0"/>
              <w:ind w:left="120"/>
            </w:pPr>
            <w:hyperlink w:history="1" r:id="rId9tzmu_pnw4plm-vlanhj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wqgrjpa-vtysflbob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re-examine their Lesson 1 annotated diagrams showing bubble emergence points on sukuma wiki leaves and their Lesson 2 labelled stomata diagrams. The teacher poses a focusing question on the board: 'The bubbles came from specific spots. We now know those spots are stomata controlled by guard cells. But what makes guard cells open or close — and why might temperature matter?' Students write a 3-sentence prediction in their exercise books, addressing: (1) what they think triggers guard cell movement; (2) whether they think the process requires energy; (3) whether they think temperature would affect stomatal opening. Students share predictions with a shoulder partner before two or three are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Lesson 1 sukuma wiki bubble photograph or sketch on the board alongside a Lesson 2 stomata diagram. Teacher says: 'Last lesson we agreed that bubbles came from stomatal pores controlled by guard cells. Today we ask a deeper question — what is the engine inside the guard cell that drives the pore open or shut?' Teacher writes the focus question prominently. After giving </w:t>
            </w:r>
            <w:del w:id="9148" w:author="Claude (AI) - proposed" w:date="2026-10-14T07:56:35Z">
              <w:r>
                <w:rPr>
                  <w:rFonts w:ascii="Arial" w:cs="Arial" w:eastAsia="Arial" w:hAnsi="Arial"/>
                  <w:b w:val="false"/>
                  <w:bCs w:val="false"/>
                  <w:i w:val="false"/>
                  <w:iCs w:val="false"/>
                  <w:color w:val="000000"/>
                  <w:sz w:val="18"/>
                  <w:szCs w:val="18"/>
                </w:rPr>
                <w:delText xml:space="preserve">3</w:delText>
              </w:r>
            </w:del>
            <w:ins w:id="9149" w:author="Claude (AI) - proposed" w:date="2026-10-14T07:56:3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individual writing time, teacher uses cold-calling to hear two contrasting predictions, then says: 'Hold those ideas — we are going to test them against evidence from animations.' WAIT TIME instruction: after posing the focus question, teacher waits a full 10 seconds in silence before accepting any verbal response, signalling that deep thinking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annotation connection — students anchor new thinking to prior evidence (Lesson 1 bubbles, Lesson 2 guard cell structure) before encountering new information, activating prior knowledge and creating cognitive hooks for the animation evidence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writing time and reads over shoulders, noting whether students are drawing on osmosis concepts from earlier learning or defaulting to vague ideas like 'the plant decides to open.' This informs how much scaffolding to provide during animation pauses. Teacher mentally notes students who invoke water or ion movement — these students can be called on during the Explain phase to bridge to the potassium ion theory.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rPr>
                <w:del w:id="9151" w:author="Claude (AI) - proposed" w:date="2026-10-14T07:56:35Z"/>
              </w:rPr>
            </w:pPr>
            <w:del w:id="9150" w:author="Claude (AI) - proposed" w:date="2026-10-14T07:56:35Z">
              <w:r>
                <w:rPr>
                  <w:rFonts w:ascii="Arial" w:cs="Arial" w:eastAsia="Arial" w:hAnsi="Arial"/>
                  <w:b/>
                  <w:bCs/>
                  <w:color w:val="1F3864"/>
                  <w:sz w:val="16"/>
                  <w:szCs w:val="16"/>
                </w:rPr>
                <w:delText xml:space="preserve">📹 VIDEO:</w:delText>
              </w:r>
            </w:del>
          </w:p>
          <w:p>
            <w:pPr>
              <w:spacing w:after="20" w:before="0"/>
              <w:rPr>
                <w:del w:id="9153" w:author="Claude (AI) - proposed" w:date="2026-10-14T07:56:35Z"/>
              </w:rPr>
            </w:pPr>
            <w:hyperlink w:history="1" r:id="rIdu-tjv4wl0zpr9mb4wxtul">
              <w:del w:id="9152" w:author="Claude (AI) - proposed" w:date="2026-10-14T07:56:35Z">
                <w:r>
                  <w:rPr>
                    <w:rFonts w:ascii="Arial" w:cs="Arial" w:eastAsia="Arial" w:hAnsi="Arial"/>
                    <w:color w:val="2E75B6"/>
                    <w:sz w:val="16"/>
                    <w:szCs w:val="16"/>
                    <w:u w:val="single" w:color="2E75B6"/>
                  </w:rPr>
                  <w:delText xml:space="preserve">13 Structure And Working Of Stomata</w:delText>
                </w:r>
              </w:del>
            </w:hyperlink>
          </w:p>
          <w:p>
            <w:pPr>
              <w:spacing w:after="10" w:before="0"/>
              <w:ind w:left="120"/>
              <w:rPr>
                <w:del w:id="9155" w:author="Claude (AI) - proposed" w:date="2026-10-14T07:56:35Z"/>
              </w:rPr>
            </w:pPr>
            <w:del w:id="9154" w:author="Claude (AI) - proposed" w:date="2026-10-14T07:56:35Z">
              <w:r>
                <w:rPr>
                  <w:rFonts w:ascii="Arial" w:cs="Arial" w:eastAsia="Arial" w:hAnsi="Arial"/>
                  <w:color w:val="595959"/>
                  <w:sz w:val="14"/>
                  <w:szCs w:val="14"/>
                </w:rPr>
                <w:delText xml:space="preserve">Source: Seavuria</w:delText>
              </w:r>
            </w:del>
          </w:p>
          <w:p>
            <w:pPr>
              <w:spacing w:after="10" w:before="0"/>
              <w:ind w:left="120"/>
              <w:rPr>
                <w:del w:id="9157" w:author="Claude (AI) - proposed" w:date="2026-10-14T07:56:35Z"/>
              </w:rPr>
            </w:pPr>
            <w:hyperlink w:history="1" r:id="rIdigmflwnkumayyetbwsj8f">
              <w:del w:id="9156" w:author="Claude (AI) - proposed" w:date="2026-10-14T07:56:35Z">
                <w:r>
                  <w:rPr>
                    <w:rFonts w:ascii="Arial" w:cs="Arial" w:eastAsia="Arial" w:hAnsi="Arial"/>
                    <w:color w:val="595959"/>
                    <w:sz w:val="14"/>
                    <w:szCs w:val="14"/>
                    <w:u w:val="single" w:color="595959"/>
                  </w:rPr>
                  <w:delText xml:space="preserve">🔍 Search ARES for similar videos</w:delText>
                </w:r>
              </w:del>
            </w:hyperlink>
          </w:p>
          <w:p>
            <w:pPr>
              <w:spacing w:after="40" w:before="0"/>
              <w:rPr>
                <w:del w:id="9159" w:author="Claude (AI) - proposed" w:date="2026-10-14T07:56:35Z"/>
              </w:rPr>
            </w:pPr>
            <w:del w:id="9158" w:author="Claude (AI) - proposed" w:date="2026-10-14T07:56:35Z">
              <w:r>
                <w:rPr>
                  <w:sz w:val="14"/>
                  <w:szCs w:val="14"/>
                </w:rPr>
                <w:delText xml:space="preserve"/>
              </w:r>
            </w:del>
          </w:p>
          <w:p>
            <w:pPr>
              <w:spacing w:after="20" w:before="0"/>
              <w:rPr>
                <w:del w:id="9161" w:author="Claude (AI) - proposed" w:date="2026-10-14T07:56:35Z"/>
              </w:rPr>
            </w:pPr>
            <w:del w:id="9160" w:author="Claude (AI) - proposed" w:date="2026-10-14T07:56:35Z">
              <w:r>
                <w:rPr>
                  <w:rFonts w:ascii="Arial" w:cs="Arial" w:eastAsia="Arial" w:hAnsi="Arial"/>
                  <w:b/>
                  <w:bCs/>
                  <w:color w:val="1F3864"/>
                  <w:sz w:val="16"/>
                  <w:szCs w:val="16"/>
                </w:rPr>
                <w:delText xml:space="preserve">📖 READING:</w:delText>
              </w:r>
            </w:del>
          </w:p>
          <w:p>
            <w:pPr>
              <w:spacing w:after="20" w:before="0"/>
              <w:rPr>
                <w:del w:id="9163" w:author="Claude (AI) - proposed" w:date="2026-10-14T07:56:35Z"/>
              </w:rPr>
            </w:pPr>
            <w:del w:id="9162" w:author="Claude (AI) - proposed" w:date="2026-10-14T07:56:35Z">
              <w:r>
                <w:rPr>
                  <w:rFonts w:ascii="Arial" w:cs="Arial" w:eastAsia="Arial" w:hAnsi="Arial"/>
                  <w:i/>
                  <w:iCs/>
                  <w:color w:val="595959"/>
                  <w:sz w:val="16"/>
                  <w:szCs w:val="16"/>
                </w:rPr>
                <w:delText xml:space="preserve">No closely matching reading in the ARES library for this activity.</w:delText>
              </w:r>
            </w:del>
          </w:p>
          <w:p>
            <w:pPr>
              <w:spacing w:after="10" w:before="0"/>
              <w:ind w:left="120"/>
              <w:rPr>
                <w:del w:id="9165" w:author="Claude (AI) - proposed" w:date="2026-10-14T07:56:35Z"/>
              </w:rPr>
            </w:pPr>
            <w:hyperlink w:history="1" r:id="rIdjzqgrkpwgkjy3ka9tfb38">
              <w:del w:id="9164" w:author="Claude (AI) - proposed" w:date="2026-10-14T07:56:35Z">
                <w:r>
                  <w:rPr>
                    <w:rFonts w:ascii="Arial" w:cs="Arial" w:eastAsia="Arial" w:hAnsi="Arial"/>
                    <w:color w:val="595959"/>
                    <w:sz w:val="14"/>
                    <w:szCs w:val="14"/>
                    <w:u w:val="single" w:color="595959"/>
                  </w:rPr>
                  <w:delText xml:space="preserve">🔍 Search ARES for readings</w:delText>
                </w:r>
              </w:del>
            </w:hyperlink>
          </w:p>
          <w:p>
            <w:pPr>
              <w:spacing w:after="10" w:before="0"/>
              <w:ind w:left="120"/>
              <w:rPr>
                <w:del w:id="9167" w:author="Claude (AI) - proposed" w:date="2026-10-14T07:56:35Z"/>
              </w:rPr>
            </w:pPr>
            <w:del w:id="9166" w:author="Claude (AI) - proposed" w:date="2026-10-14T07:56:35Z">
              <w:r>
                <w:rPr>
                  <w:rFonts w:ascii="Arial" w:cs="Arial" w:eastAsia="Arial" w:hAnsi="Arial"/>
                  <w:color w:val="595959"/>
                  <w:sz w:val="14"/>
                  <w:szCs w:val="14"/>
                </w:rPr>
                <w:delText xml:space="preserve">Search terms: plant gaseous exchange respiration</w:delText>
              </w:r>
            </w:del>
          </w:p>
          <w:p>
            <w:pPr>
              <w:keepNext w:val="false"/>
              <w:spacing w:after="40" w:before="0"/>
              <w:jc w:val="left"/>
              <w:rPr>
                <w:del w:id="9169" w:author="Claude (AI) - proposed" w:date="2026-10-14T07:56:35Z"/>
              </w:rPr>
            </w:pPr>
            <w:del w:id="9168" w:author="Claude (AI) - proposed" w:date="2026-10-14T07:56:35Z">
              <w:r>
                <w:rPr>
                  <w:rFonts w:ascii="Arial" w:cs="Arial" w:eastAsia="Arial" w:hAnsi="Arial"/>
                  <w:b w:val="false"/>
                  <w:bCs w:val="false"/>
                  <w:i w:val="false"/>
                  <w:iCs w:val="false"/>
                  <w:color w:val="000000"/>
                  <w:sz w:val="18"/>
                  <w:szCs w:val="18"/>
                </w:rPr>
                <w:delText xml:space="preserve">Students watch two sequential animations (each approximately 3 minutes)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delText>
              </w:r>
            </w:del>
          </w:p>
          <w:p>
            <w:pPr>
              <w:keepNext w:val="false"/>
              <w:spacing w:after="40" w:before="0"/>
              <w:jc w:val="left"/>
              <w:rPr>
                <w:del w:id="9171" w:author="Claude (AI) - proposed" w:date="2026-10-14T07:56:35Z"/>
              </w:rPr>
            </w:pPr>
            <w:del w:id="9170" w:author="Claude (AI) - proposed" w:date="2026-10-14T07:56:35Z">
              <w:r>
                <w:rPr>
                  <w:rFonts w:ascii="Arial" w:cs="Arial" w:eastAsia="Arial" w:hAnsi="Arial"/>
                  <w:b w:val="false"/>
                  <w:bCs w:val="false"/>
                  <w:i w:val="false"/>
                  <w:iCs w:val="false"/>
                  <w:color w:val="000000"/>
                  <w:sz w:val="18"/>
                  <w:szCs w:val="18"/>
                </w:rPr>
                <w:delText xml:space="preserve">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After Animation 2, teacher says: 'You have 90 seconds to complete the comparison table before we move to group discussion.' WAIT TIME instruction: after asking 'What is the key difference between the two theories?', teacher waits 8 seconds before nominating a student, maintaining an expectant, scanning gaze across the room.</w:delText>
              </w:r>
            </w:del>
          </w:p>
          <w:p>
            <w:pPr>
              <w:keepNext w:val="false"/>
              <w:spacing w:after="40" w:before="0"/>
              <w:jc w:val="left"/>
              <w:rPr>
                <w:del w:id="9173" w:author="Claude (AI) - proposed" w:date="2026-10-14T07:56:35Z"/>
              </w:rPr>
            </w:pPr>
            <w:del w:id="9172" w:author="Claude (AI) - proposed" w:date="2026-10-14T07:56:35Z">
              <w:r>
                <w:rPr>
                  <w:rFonts w:ascii="Arial" w:cs="Arial" w:eastAsia="Arial" w:hAnsi="Arial"/>
                  <w:b w:val="false"/>
                  <w:bCs w:val="false"/>
                  <w:i w:val="false"/>
                  <w:iCs w:val="false"/>
                  <w:color w:val="000000"/>
                  <w:sz w:val="18"/>
                  <w:szCs w:val="18"/>
                </w:rPr>
                <w:delTex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delText>
              </w:r>
            </w:del>
          </w:p>
          <w:p>
            <w:pPr>
              <w:keepNext w:val="false"/>
              <w:spacing w:after="40" w:before="0"/>
              <w:jc w:val="left"/>
              <w:rPr>
                <w:del w:id="9175" w:author="Claude (AI) - proposed" w:date="2026-10-14T07:56:35Z"/>
              </w:rPr>
            </w:pPr>
            <w:del w:id="9174" w:author="Claude (AI) - proposed" w:date="2026-10-14T07:56:35Z">
              <w:r>
                <w:rPr>
                  <w:rFonts w:ascii="Arial" w:cs="Arial" w:eastAsia="Arial" w:hAnsi="Arial"/>
                  <w:b w:val="false"/>
                  <w:bCs w:val="false"/>
                  <w:i w:val="false"/>
                  <w:iCs w:val="false"/>
                  <w:color w:val="000000"/>
                  <w:sz w:val="18"/>
                  <w:szCs w:val="18"/>
                </w:rPr>
                <w:delTex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delText>
              </w:r>
            </w:del>
          </w:p>
          <w:p>
            <w:pPr>
              <w:keepNext w:val="false"/>
              <w:spacing w:after="40" w:before="0"/>
              <w:jc w:val="left"/>
              <w:rPr>
                <w:del w:id="9177" w:author="Claude (AI) - proposed" w:date="2026-10-14T07:56:35Z"/>
              </w:rPr>
            </w:pPr>
            <w:del w:id="9176" w:author="Claude (AI) - proposed" w:date="2026-10-14T07:56:35Z">
              <w:r>
                <w:rPr>
                  <w:rFonts w:ascii="Arial" w:cs="Arial" w:eastAsia="Arial" w:hAnsi="Arial"/>
                  <w:b/>
                  <w:bCs/>
                  <w:i w:val="false"/>
                  <w:iCs w:val="false"/>
                  <w:color w:val="000000"/>
                  <w:sz w:val="18"/>
                  <w:szCs w:val="18"/>
                </w:rPr>
                <w:delText xml:space="preserve">Explain Phase</w:delText>
              </w:r>
            </w:del>
          </w:p>
          <w:p>
            <w:pPr>
              <w:spacing w:after="20" w:before="0"/>
            </w:pPr>
            <w:r>
              <w:rPr>
                <w:rFonts w:ascii="Arial" w:cs="Arial" w:eastAsia="Arial" w:hAnsi="Arial"/>
                <w:b/>
                <w:bCs/>
                <w:color w:val="1F3864"/>
                <w:sz w:val="16"/>
                <w:szCs w:val="16"/>
              </w:rPr>
              <w:t xml:space="preserve">📹 VIDEO:</w:t>
            </w:r>
          </w:p>
          <w:p>
            <w:pPr>
              <w:spacing w:after="20" w:before="0"/>
            </w:pPr>
            <w:hyperlink w:history="1" r:id="rIdh5cd_6n1heho8cno7ftgz">
              <w:r>
                <w:rPr>
                  <w:rFonts w:ascii="Arial" w:cs="Arial" w:eastAsia="Arial" w:hAnsi="Arial"/>
                  <w:color w:val="2E75B6"/>
                  <w:sz w:val="16"/>
                  <w:szCs w:val="16"/>
                  <w:u w:val="single" w:color="2E75B6"/>
                </w:rPr>
                <w:t xml:space="preserve">CAM plants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e6ncmjqt9clvx08cv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fduxucauadc9n88s9sm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79" w:author="Claude (AI) - proposed" w:date="2026-10-14T07:56:35Z"/>
              </w:rPr>
            </w:pPr>
            <w:ins w:id="9178" w:author="Claude (AI) - proposed" w:date="2026-10-14T07:56:35Z">
              <w:r>
                <w:rPr>
                  <w:rFonts w:ascii="Arial" w:cs="Arial" w:eastAsia="Arial" w:hAnsi="Arial"/>
                  <w:b w:val="false"/>
                  <w:bCs w:val="false"/>
                  <w:i w:val="false"/>
                  <w:iCs w:val="false"/>
                  <w:color w:val="000000"/>
                  <w:sz w:val="18"/>
                  <w:szCs w:val="18"/>
                </w:rPr>
                <w:t xml:space="preserve">Students watch two sequential animations (each about 2 minutes)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81" w:author="Claude (AI) - proposed" w:date="2026-10-14T07:56:35Z"/>
              </w:rPr>
            </w:pPr>
            <w:ins w:id="9180" w:author="Claude (AI) - proposed" w:date="2026-10-14T07:56:35Z">
              <w:r>
                <w:rPr>
                  <w:rFonts w:ascii="Arial" w:cs="Arial" w:eastAsia="Arial" w:hAnsi="Arial"/>
                  <w:b w:val="false"/>
                  <w:bCs w:val="false"/>
                  <w:i w:val="false"/>
                  <w:iCs w:val="false"/>
                  <w:color w:val="000000"/>
                  <w:sz w:val="18"/>
                  <w:szCs w:val="18"/>
                </w:rPr>
                <w:t xml:space="preserve">Learners who cannot see the screen well sit at the front, and the teacher reads out each step of the animation aloud; a printed step list helps learners who are deaf or hard of hearing and English learners. 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After Animation 2, teacher says: 'You have 90 seconds to complete the comparison table before we move to group discussion.' The KICD design also names a third idea, the photosynthetic theory: guard cells are the only epidermal cells with chloroplasts, so in light they can make sugar by photosynthesis, which raises the solute concentration in the same way. Write it on the board in one line; learners need to name it, not sketch it. WAIT TIME instruction: after asking 'What is the key difference between the two theories?', teacher waits 8 seconds before nominating a student, maintaining an expectant, scanning gaze across the room.</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83" w:author="Claude (AI) - proposed" w:date="2026-10-14T07:56:35Z"/>
              </w:rPr>
            </w:pPr>
            <w:ins w:id="9182" w:author="Claude (AI) - proposed" w:date="2026-10-14T07:56:35Z">
              <w:r>
                <w:rPr>
                  <w:rFonts w:ascii="Arial" w:cs="Arial" w:eastAsia="Arial" w:hAnsi="Arial"/>
                  <w:b w:val="false"/>
                  <w:bCs w:val="false"/>
                  <w:i w:val="false"/>
                  <w:iCs w:val="false"/>
                  <w:color w:val="000000"/>
                  <w:sz w:val="18"/>
                  <w:szCs w:val="18"/>
                </w:rPr>
                <w: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85" w:author="Claude (AI) - proposed" w:date="2026-10-14T07:56:35Z"/>
              </w:rPr>
            </w:pPr>
            <w:ins w:id="9184" w:author="Claude (AI) - proposed" w:date="2026-10-14T07:56:35Z">
              <w:r>
                <w:rPr>
                  <w:rFonts w:ascii="Arial" w:cs="Arial" w:eastAsia="Arial" w:hAnsi="Arial"/>
                  <w:b w:val="false"/>
                  <w:bCs w:val="false"/>
                  <w:i w:val="false"/>
                  <w:iCs w:val="false"/>
                  <w:color w:val="000000"/>
                  <w:sz w:val="18"/>
                  <w:szCs w:val="18"/>
                </w:rPr>
                <w: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rPr>
                <w:ins w:id="9187" w:author="Claude (AI) - proposed" w:date="2026-10-14T07:56:35Z"/>
              </w:rPr>
            </w:pPr>
            <w:ins w:id="9186" w:author="Claude (AI) - proposed" w:date="2026-10-14T07:56:35Z">
              <w:r>
                <w:rPr>
                  <w:rFonts w:ascii="Arial" w:cs="Arial" w:eastAsia="Arial" w:hAnsi="Arial"/>
                  <w:b/>
                  <w:bCs/>
                  <w:i w:val="false"/>
                  <w:iCs w:val="false"/>
                  <w:color w:val="000000"/>
                  <w:sz w:val="18"/>
                  <w:szCs w:val="18"/>
                </w:rPr>
                <w:t xml:space="preserve">Explain Phase</w:t>
              </w:r>
            </w:ins>
          </w:p>
          <w:p>
            <w:pPr>
              <w:keepNext w:val="false"/>
              <w:spacing w:after="40" w:before="0"/>
              <w:jc w:val="left"/>
              <w:rPr>
                <w:del w:id="9189" w:author="Claude (AI) - proposed" w:date="2026-10-14T07:56:35Z"/>
              </w:rPr>
            </w:pPr>
            <w:del w:id="9188" w:author="Claude (AI) - proposed" w:date="2026-10-14T07:56:35Z">
              <w:r>
                <w:rPr>
                  <w:rFonts w:ascii="Arial" w:cs="Arial" w:eastAsia="Arial" w:hAnsi="Arial"/>
                  <w:b w:val="false"/>
                  <w:bCs w:val="false"/>
                  <w:i w:val="false"/>
                  <w:iCs w:val="false"/>
                  <w:color w:val="000000"/>
                  <w:sz w:val="18"/>
                  <w:szCs w:val="18"/>
                </w:rPr>
                <w:delTex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stomata close at noon and reopen in the evening.'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Students individually revise their Lesson 2 guard cell diagrams to annotate the mechanism they found most convincing.</w:delText>
              </w:r>
            </w:del>
          </w:p>
          <w:p>
            <w:pPr>
              <w:keepNext w:val="false"/>
              <w:spacing w:after="40" w:before="0"/>
              <w:jc w:val="left"/>
              <w:rPr>
                <w:del w:id="9191" w:author="Claude (AI) - proposed" w:date="2026-10-14T07:56:35Z"/>
              </w:rPr>
            </w:pPr>
            <w:del w:id="9190" w:author="Claude (AI) - proposed" w:date="2026-10-14T07:56:35Z">
              <w:r>
                <w:rPr>
                  <w:rFonts w:ascii="Arial" w:cs="Arial" w:eastAsia="Arial" w:hAnsi="Arial"/>
                  <w:b w:val="false"/>
                  <w:bCs w:val="false"/>
                  <w:i w:val="false"/>
                  <w:iCs w:val="false"/>
                  <w:color w:val="000000"/>
                  <w:sz w:val="18"/>
                  <w:szCs w:val="18"/>
                </w:rPr>
                <w:delText xml:space="preserve">Teacher distributes scenario cards and says: 'This maize plant near Kisumu wilts at noon but recovers at dusk. Your group has five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the debate: 'Group A, state your claim. Group B, what evidence do you have that challenges or extends that explanation?' Teacher closes the debate by saying: 'Scientists still debate the relative contributions of these two mechanisms. What matters is that you used evidence to reason — that is exactly what biologists do.' Teacher says: 'Before you revise your diagrams, tell your partner in one sentence what actually moves water into the guard cell.' WAIT TIME instruction: during the debate, after each group speaks, teacher waits 6 seconds before prompting the next group, giving the class time to process and formulate responses.</w:delText>
              </w:r>
            </w:del>
          </w:p>
          <w:p>
            <w:pPr>
              <w:keepNext w:val="false"/>
              <w:spacing w:after="40" w:before="0"/>
              <w:jc w:val="left"/>
              <w:rPr>
                <w:del w:id="9193" w:author="Claude (AI) - proposed" w:date="2026-10-14T07:56:35Z"/>
              </w:rPr>
            </w:pPr>
            <w:del w:id="9192" w:author="Claude (AI) - proposed" w:date="2026-10-14T07:56:35Z">
              <w:r>
                <w:rPr>
                  <w:rFonts w:ascii="Arial" w:cs="Arial" w:eastAsia="Arial" w:hAnsi="Arial"/>
                  <w:b w:val="false"/>
                  <w:bCs w:val="false"/>
                  <w:i w:val="false"/>
                  <w:iCs w:val="false"/>
                  <w:color w:val="000000"/>
                  <w:sz w:val="18"/>
                  <w:szCs w:val="18"/>
                </w:rPr>
                <w:delTex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delText>
              </w:r>
            </w:del>
          </w:p>
          <w:p>
            <w:pPr>
              <w:keepNext w:val="false"/>
              <w:spacing w:after="40" w:before="0"/>
              <w:jc w:val="left"/>
              <w:rPr>
                <w:del w:id="9195" w:author="Claude (AI) - proposed" w:date="2026-10-14T07:56:35Z"/>
              </w:rPr>
            </w:pPr>
            <w:del w:id="9194" w:author="Claude (AI) - proposed" w:date="2026-10-14T07:56:35Z">
              <w:r>
                <w:rPr>
                  <w:rFonts w:ascii="Arial" w:cs="Arial" w:eastAsia="Arial" w:hAnsi="Arial"/>
                  <w:b w:val="false"/>
                  <w:bCs w:val="false"/>
                  <w:i w:val="false"/>
                  <w:iCs w:val="false"/>
                  <w:color w:val="000000"/>
                  <w:sz w:val="18"/>
                  <w:szCs w:val="18"/>
                </w:rPr>
                <w:delTex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individual diagram revision at the end serves as an exit-level formative product.</w:delText>
              </w:r>
            </w:del>
          </w:p>
          <w:p>
            <w:pPr>
              <w:keepNext w:val="false"/>
              <w:spacing w:after="40" w:before="0"/>
              <w:jc w:val="left"/>
              <w:rPr>
                <w:del w:id="9197" w:author="Claude (AI) - proposed" w:date="2026-10-14T07:56:35Z"/>
              </w:rPr>
            </w:pPr>
            <w:del w:id="9196" w:author="Claude (AI) - proposed" w:date="2026-10-14T07:56:35Z">
              <w:r>
                <w:rPr>
                  <w:rFonts w:ascii="Arial" w:cs="Arial" w:eastAsia="Arial" w:hAnsi="Arial"/>
                  <w:b/>
                  <w:bCs/>
                  <w:i w:val="false"/>
                  <w:iCs w:val="false"/>
                  <w:color w:val="000000"/>
                  <w:sz w:val="18"/>
                  <w:szCs w:val="18"/>
                </w:rPr>
                <w:delText xml:space="preserve">Driving Question Board (DQB) Creation</w:delText>
              </w:r>
            </w:del>
          </w:p>
          <w:p>
            <w:pPr>
              <w:spacing w:after="20" w:before="0"/>
            </w:pPr>
            <w:r>
              <w:rPr>
                <w:rFonts w:ascii="Arial" w:cs="Arial" w:eastAsia="Arial" w:hAnsi="Arial"/>
                <w:b/>
                <w:bCs/>
                <w:color w:val="1F3864"/>
                <w:sz w:val="16"/>
                <w:szCs w:val="16"/>
              </w:rPr>
              <w:t xml:space="preserve">📹 VIDEO:</w:t>
            </w:r>
          </w:p>
          <w:p>
            <w:pPr>
              <w:spacing w:after="20" w:before="0"/>
            </w:pPr>
            <w:hyperlink w:history="1" r:id="rIdm4jf_2ekcmuuyturxo0lp">
              <w:r>
                <w:rPr>
                  <w:rFonts w:ascii="Arial" w:cs="Arial" w:eastAsia="Arial" w:hAnsi="Arial"/>
                  <w:color w:val="2E75B6"/>
                  <w:sz w:val="16"/>
                  <w:szCs w:val="16"/>
                  <w:u w:val="single" w:color="2E75B6"/>
                </w:rPr>
                <w:t xml:space="preserve">CAM plants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19vwhobu_7y7mttkl0t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d43uoy5l63qwxruwy5x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99" w:author="Claude (AI) - proposed" w:date="2026-10-14T07:56:35Z"/>
              </w:rPr>
            </w:pPr>
            <w:ins w:id="9198" w:author="Claude (AI) - proposed" w:date="2026-10-14T07:56:35Z">
              <w:r>
                <w:rPr>
                  <w:rFonts w:ascii="Arial" w:cs="Arial" w:eastAsia="Arial" w:hAnsi="Arial"/>
                  <w:b w:val="false"/>
                  <w:bCs w:val="false"/>
                  <w:i w:val="false"/>
                  <w:iCs w:val="false"/>
                  <w:color w:val="000000"/>
                  <w:sz w:val="18"/>
                  <w:szCs w:val="18"/>
                </w:rPr>
                <w: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the stomata close at midday and how the plant recovers by dusk.'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The diagram revision happens in the Model Building phase below.</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01" w:author="Claude (AI) - proposed" w:date="2026-10-14T07:56:35Z"/>
              </w:rPr>
            </w:pPr>
            <w:ins w:id="9200" w:author="Claude (AI) - proposed" w:date="2026-10-14T07:56:35Z">
              <w:r>
                <w:rPr>
                  <w:rFonts w:ascii="Arial" w:cs="Arial" w:eastAsia="Arial" w:hAnsi="Arial"/>
                  <w:b w:val="false"/>
                  <w:bCs w:val="false"/>
                  <w:i w:val="false"/>
                  <w:iCs w:val="false"/>
                  <w:color w:val="000000"/>
                  <w:sz w:val="18"/>
                  <w:szCs w:val="18"/>
                </w:rPr>
                <w:t xml:space="preserve">Teacher distributes scenario cards and says: 'This maize plant near Kisumu wilts at noon but recovers at dusk. Your group has four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the debate: 'Group A, state your claim. Group B, what evidence do you have that challenges or extends that explanation?' Teacher closes the debate by saying: 'In modern textbooks the potassium ion mechanism is the main explanation. The starch-sugar idea is older, and sugars are now thought to add to it. What matters is that you used evidence to reason — that is exactly what biologists do.' Teacher says: 'Before we build the model inset, tell your partner in one sentence what actually moves water into the guard cell.' If a group asks what makes the stomata close at midday: when the plant is losing more water than its roots can supply, a plant hormone (abscisic acid) tells the guard cells to let K+ out; learners are not expected to work this out. Note for the teacher: stomata do not reopen at dusk; they open again the next morning in the light. The maize recovers by dusk because it loses less water when it is cooler, while its roots keep supplying water. WAIT TIME instruction: during the debate, after each group speaks, teacher waits 6 seconds before prompting the next group, giving the class time to process and formulate responses.</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03" w:author="Claude (AI) - proposed" w:date="2026-10-14T07:56:35Z"/>
              </w:rPr>
            </w:pPr>
            <w:ins w:id="9202" w:author="Claude (AI) - proposed" w:date="2026-10-14T07:56:35Z">
              <w:r>
                <w:rPr>
                  <w:rFonts w:ascii="Arial" w:cs="Arial" w:eastAsia="Arial" w:hAnsi="Arial"/>
                  <w:b w:val="false"/>
                  <w:bCs w:val="false"/>
                  <w:i w:val="false"/>
                  <w:iCs w:val="false"/>
                  <w:color w:val="000000"/>
                  <w:sz w:val="18"/>
                  <w:szCs w:val="18"/>
                </w:rPr>
                <w: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05" w:author="Claude (AI) - proposed" w:date="2026-10-14T07:56:35Z"/>
              </w:rPr>
            </w:pPr>
            <w:ins w:id="9204" w:author="Claude (AI) - proposed" w:date="2026-10-14T07:56:35Z">
              <w:r>
                <w:rPr>
                  <w:rFonts w:ascii="Arial" w:cs="Arial" w:eastAsia="Arial" w:hAnsi="Arial"/>
                  <w:b w:val="false"/>
                  <w:bCs w:val="false"/>
                  <w:i w:val="false"/>
                  <w:iCs w:val="false"/>
                  <w:color w:val="000000"/>
                  <w:sz w:val="18"/>
                  <w:szCs w:val="18"/>
                </w:rPr>
                <w: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inset drawn in the Model Building phase serves as the exit-level formative product.</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207" w:author="Claude (AI) - proposed" w:date="2026-10-14T07:56:35Z"/>
              </w:rPr>
            </w:pPr>
            <w:ins w:id="9206" w:author="Claude (AI) - proposed" w:date="2026-10-14T07:56:35Z">
              <w:r>
                <w:rPr>
                  <w:rFonts w:ascii="Arial" w:cs="Arial" w:eastAsia="Arial" w:hAnsi="Arial"/>
                  <w:b/>
                  <w:bCs/>
                  <w:i w:val="false"/>
                  <w:iCs w:val="false"/>
                  <w:color w:val="000000"/>
                  <w:sz w:val="18"/>
                  <w:szCs w:val="18"/>
                </w:rPr>
                <w:t xml:space="preserve">Driving Question Board (DQB) Creation</w:t>
              </w:r>
            </w:ins>
          </w:p>
          <w:p>
            <w:pPr>
              <w:keepNext w:val="false"/>
              <w:spacing w:after="40" w:before="0"/>
              <w:jc w:val="left"/>
              <w:rPr>
                <w:del w:id="9209" w:author="Claude (AI) - proposed" w:date="2026-10-14T07:56:35Z"/>
              </w:rPr>
            </w:pPr>
            <w:del w:id="9208" w:author="Claude (AI) - proposed" w:date="2026-10-14T07:56:35Z">
              <w:r>
                <w:rPr>
                  <w:rFonts w:ascii="Arial" w:cs="Arial" w:eastAsia="Arial" w:hAnsi="Arial"/>
                  <w:b w:val="false"/>
                  <w:bCs w:val="false"/>
                  <w:i w:val="false"/>
                  <w:iCs w:val="false"/>
                  <w:color w:val="000000"/>
                  <w:sz w:val="18"/>
                  <w:szCs w:val="18"/>
                </w:rPr>
                <w:delTex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delText>
              </w:r>
            </w:del>
          </w:p>
          <w:p>
            <w:pPr>
              <w:keepNext w:val="false"/>
              <w:spacing w:after="40" w:before="0"/>
              <w:jc w:val="left"/>
              <w:rPr>
                <w:del w:id="9211" w:author="Claude (AI) - proposed" w:date="2026-10-14T07:56:35Z"/>
              </w:rPr>
            </w:pPr>
            <w:del w:id="9210" w:author="Claude (AI) - proposed" w:date="2026-10-14T07:56:35Z">
              <w:r>
                <w:rPr>
                  <w:rFonts w:ascii="Arial" w:cs="Arial" w:eastAsia="Arial" w:hAnsi="Arial"/>
                  <w:b w:val="false"/>
                  <w:bCs w:val="false"/>
                  <w:i w:val="false"/>
                  <w:iCs w:val="false"/>
                  <w:color w:val="000000"/>
                  <w:sz w:val="18"/>
                  <w:szCs w:val="18"/>
                </w:rPr>
                <w:delTex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connects temperature in Lesson 1 to turgor pressure today — that is a sophisticated link. Does the class agree?'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delText>
              </w:r>
            </w:del>
          </w:p>
          <w:p>
            <w:pPr>
              <w:keepNext w:val="false"/>
              <w:spacing w:after="40" w:before="0"/>
              <w:jc w:val="left"/>
              <w:rPr>
                <w:del w:id="9213" w:author="Claude (AI) - proposed" w:date="2026-10-14T07:56:35Z"/>
              </w:rPr>
            </w:pPr>
            <w:del w:id="9212" w:author="Claude (AI) - proposed" w:date="2026-10-14T07:56:35Z">
              <w:r>
                <w:rPr>
                  <w:rFonts w:ascii="Arial" w:cs="Arial" w:eastAsia="Arial" w:hAnsi="Arial"/>
                  <w:b w:val="false"/>
                  <w:bCs w:val="false"/>
                  <w:i w:val="false"/>
                  <w:iCs w:val="false"/>
                  <w:color w:val="000000"/>
                  <w:sz w:val="18"/>
                  <w:szCs w:val="18"/>
                </w:rPr>
                <w:delTex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delText>
              </w:r>
            </w:del>
          </w:p>
          <w:p>
            <w:pPr>
              <w:keepNext w:val="false"/>
              <w:spacing w:after="40" w:before="0"/>
              <w:jc w:val="left"/>
              <w:rPr>
                <w:del w:id="9215" w:author="Claude (AI) - proposed" w:date="2026-10-14T07:56:35Z"/>
              </w:rPr>
            </w:pPr>
            <w:del w:id="9214" w:author="Claude (AI) - proposed" w:date="2026-10-14T07:56:35Z">
              <w:r>
                <w:rPr>
                  <w:rFonts w:ascii="Arial" w:cs="Arial" w:eastAsia="Arial" w:hAnsi="Arial"/>
                  <w:b w:val="false"/>
                  <w:bCs w:val="false"/>
                  <w:i w:val="false"/>
                  <w:iCs w:val="false"/>
                  <w:color w:val="000000"/>
                  <w:sz w:val="18"/>
                  <w:szCs w:val="18"/>
                </w:rPr>
                <w:delTex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'warm water increases ion pump activity, more K+ enters, more osmosis, turgid guard cells, open pore, more gas escapes, more bubbles'). The latter group can be peer-tutors in Lesson 4.</w:delText>
              </w:r>
            </w:del>
          </w:p>
          <w:p>
            <w:pPr>
              <w:keepNext w:val="false"/>
              <w:spacing w:after="40" w:before="0"/>
              <w:jc w:val="left"/>
              <w:rPr>
                <w:del w:id="9217" w:author="Claude (AI) - proposed" w:date="2026-10-14T07:56:35Z"/>
              </w:rPr>
            </w:pPr>
            <w:del w:id="9216" w:author="Claude (AI) - proposed" w:date="2026-10-14T07:56:35Z">
              <w:r>
                <w:rPr>
                  <w:rFonts w:ascii="Arial" w:cs="Arial" w:eastAsia="Arial" w:hAnsi="Arial"/>
                  <w:b/>
                  <w:bCs/>
                  <w:i w:val="false"/>
                  <w:iCs w:val="false"/>
                  <w:color w:val="000000"/>
                  <w:sz w:val="18"/>
                  <w:szCs w:val="18"/>
                </w:rPr>
                <w:delText xml:space="preserve">Model Building Phase</w:delText>
              </w:r>
            </w:del>
          </w:p>
          <w:p>
            <w:pPr>
              <w:spacing w:after="20" w:before="0"/>
            </w:pPr>
            <w:r>
              <w:rPr>
                <w:rFonts w:ascii="Arial" w:cs="Arial" w:eastAsia="Arial" w:hAnsi="Arial"/>
                <w:b/>
                <w:bCs/>
                <w:color w:val="1F3864"/>
                <w:sz w:val="16"/>
                <w:szCs w:val="16"/>
              </w:rPr>
              <w:t xml:space="preserve">📹 VIDEO:</w:t>
            </w:r>
          </w:p>
          <w:p>
            <w:pPr>
              <w:spacing w:after="20" w:before="0"/>
              <w:rPr>
                <w:ins w:id="9219" w:author="Claude (AI) - proposed" w:date="2026-10-14T07:56:35Z"/>
              </w:rPr>
            </w:pPr>
            <w:hyperlink w:history="1" r:id="rIdd37z0d3bbr-xxmvkyrvkt">
              <w:ins w:id="9218" w:author="Claude (AI) - proposed" w:date="2026-10-14T07:56:35Z">
                <w:r>
                  <w:rPr>
                    <w:rFonts w:ascii="Arial" w:cs="Arial" w:eastAsia="Arial" w:hAnsi="Arial"/>
                    <w:color w:val="2E75B6"/>
                    <w:sz w:val="16"/>
                    <w:szCs w:val="16"/>
                    <w:u w:val="single" w:color="2E75B6"/>
                  </w:rPr>
                  <w:t xml:space="preserve">2c-d, Cellular respiration &amp; cell compartmentalization and its origins</w:t>
                </w:r>
              </w:ins>
            </w:hyperlink>
          </w:p>
          <w:p>
            <w:pPr>
              <w:spacing w:after="20" w:before="0"/>
              <w:rPr>
                <w:ins w:id="9221" w:author="Claude (AI) - proposed" w:date="2026-10-14T07:56:35Z"/>
              </w:rPr>
            </w:pPr>
            <w:ins w:id="9220"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223" w:author="Claude (AI) - proposed" w:date="2026-10-14T07:56:35Z"/>
              </w:rPr>
            </w:pPr>
            <w:ins w:id="9222" w:author="Claude (AI) - proposed" w:date="2026-10-14T07:56:35Z">
              <w:r>
                <w:rPr>
                  <w:rFonts w:ascii="Arial" w:cs="Arial" w:eastAsia="Arial" w:hAnsi="Arial"/>
                  <w:color w:val="595959"/>
                  <w:sz w:val="14"/>
                  <w:szCs w:val="14"/>
                </w:rPr>
                <w:t xml:space="preserve">Source: Khan Academy (English - US curriculum)</w:t>
              </w:r>
            </w:ins>
          </w:p>
          <w:p>
            <w:pPr>
              <w:spacing w:after="20" w:before="0"/>
              <w:rPr>
                <w:del w:id="9225" w:author="Claude (AI) - proposed" w:date="2026-10-14T07:56:35Z"/>
              </w:rPr>
            </w:pPr>
            <w:hyperlink w:history="1" r:id="rIdq6jawvd70dfnqg9h7ae3f">
              <w:del w:id="9224" w:author="Claude (AI) - proposed" w:date="2026-10-14T07:56:35Z">
                <w:r>
                  <w:rPr>
                    <w:rFonts w:ascii="Arial" w:cs="Arial" w:eastAsia="Arial" w:hAnsi="Arial"/>
                    <w:color w:val="2E75B6"/>
                    <w:sz w:val="16"/>
                    <w:szCs w:val="16"/>
                    <w:u w:val="single" w:color="2E75B6"/>
                  </w:rPr>
                  <w:delText xml:space="preserve">13 Structure And Working Of Stomata</w:delText>
                </w:r>
              </w:del>
            </w:hyperlink>
          </w:p>
          <w:p>
            <w:pPr>
              <w:spacing w:after="10" w:before="0"/>
              <w:ind w:left="120"/>
              <w:rPr>
                <w:del w:id="9227" w:author="Claude (AI) - proposed" w:date="2026-10-14T07:56:35Z"/>
              </w:rPr>
            </w:pPr>
            <w:del w:id="9226" w:author="Claude (AI) - proposed" w:date="2026-10-14T07:56:35Z">
              <w:r>
                <w:rPr>
                  <w:rFonts w:ascii="Arial" w:cs="Arial" w:eastAsia="Arial" w:hAnsi="Arial"/>
                  <w:color w:val="595959"/>
                  <w:sz w:val="14"/>
                  <w:szCs w:val="14"/>
                </w:rPr>
                <w:delText xml:space="preserve">Source: Seavuria</w:delText>
              </w:r>
            </w:del>
          </w:p>
          <w:p>
            <w:pPr>
              <w:spacing w:after="10" w:before="0"/>
              <w:ind w:left="120"/>
            </w:pPr>
            <w:hyperlink w:history="1" r:id="rIdt4o3y_vomtwffg82pll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l8o8pwu7lduqicnato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29" w:author="Claude (AI) - proposed" w:date="2026-10-14T07:56:35Z"/>
              </w:rPr>
            </w:pPr>
            <w:ins w:id="9228" w:author="Claude (AI) - proposed" w:date="2026-10-14T07:56:35Z">
              <w:r>
                <w:rPr>
                  <w:rFonts w:ascii="Arial" w:cs="Arial" w:eastAsia="Arial" w:hAnsi="Arial"/>
                  <w:b w:val="false"/>
                  <w:bCs w:val="false"/>
                  <w:i w:val="false"/>
                  <w:iCs w:val="false"/>
                  <w:color w:val="000000"/>
                  <w:sz w:val="18"/>
                  <w:szCs w:val="18"/>
                </w:rPr>
                <w: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31" w:author="Claude (AI) - proposed" w:date="2026-10-14T07:56:35Z"/>
              </w:rPr>
            </w:pPr>
            <w:ins w:id="9230" w:author="Claude (AI) - proposed" w:date="2026-10-14T07:56:35Z">
              <w:r>
                <w:rPr>
                  <w:rFonts w:ascii="Arial" w:cs="Arial" w:eastAsia="Arial" w:hAnsi="Arial"/>
                  <w:b w:val="false"/>
                  <w:bCs w:val="false"/>
                  <w:i w:val="false"/>
                  <w:iCs w:val="false"/>
                  <w:color w:val="000000"/>
                  <w:sz w:val="18"/>
                  <w:szCs w:val="18"/>
                </w:rPr>
                <w: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is suggesting that warm water opened more stomata. That is a good hypothesis and one of several possible ideas. How long do stomata take to open — seconds or many minutes? What else might make warm water give more bubbles? We will test these ideas.'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233" w:author="Claude (AI) - proposed" w:date="2026-10-14T07:56:35Z"/>
              </w:rPr>
            </w:pPr>
            <w:ins w:id="9232" w:author="Claude (AI) - proposed" w:date="2026-10-14T07:56:35Z">
              <w:r>
                <w:rPr>
                  <w:rFonts w:ascii="Arial" w:cs="Arial" w:eastAsia="Arial" w:hAnsi="Arial"/>
                  <w:b w:val="false"/>
                  <w:bCs w:val="false"/>
                  <w:i w:val="false"/>
                  <w:iCs w:val="false"/>
                  <w:color w:val="000000"/>
                  <w:sz w:val="18"/>
                  <w:szCs w:val="18"/>
                </w:rPr>
                <w: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235" w:author="Claude (AI) - proposed" w:date="2026-10-14T07:56:35Z"/>
              </w:rPr>
            </w:pPr>
            <w:ins w:id="9234" w:author="Claude (AI) - proposed" w:date="2026-10-14T07:56:35Z">
              <w:r>
                <w:rPr>
                  <w:rFonts w:ascii="Arial" w:cs="Arial" w:eastAsia="Arial" w:hAnsi="Arial"/>
                  <w:b w:val="false"/>
                  <w:bCs w:val="false"/>
                  <w:i w:val="false"/>
                  <w:iCs w:val="false"/>
                  <w:color w:val="000000"/>
                  <w:sz w:val="18"/>
                  <w:szCs w:val="18"/>
                </w:rPr>
                <w: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'K+ enters, water follows by osmosis, the guard cells become turgid, the pore opens, so gas can escape through it'). The latter group can be peer-tutors in Lesson 4.</w:t>
              </w:r>
            </w:ins>
          </w:p>
        </w:tc>
      </w:tr>
      <w:tr>
        <w:tc>
          <w:tcPr>
            <w:tcW w:type="dxa" w:w="1520"/>
            <w:shd w:fill="D5E8F0" w:color="auto" w:val="clear"/>
            <w:tcMar>
              <w:top w:type="dxa" w:w="60"/>
              <w:left w:type="dxa" w:w="120"/>
              <w:bottom w:type="dxa" w:w="60"/>
              <w:right w:type="dxa" w:w="120"/>
            </w:tcMar>
            <w:vAlign w:val="top"/>
          </w:tcPr>
          <w:p>
            <w:pPr>
              <w:keepNext w:val="false"/>
              <w:spacing w:after="40" w:before="0"/>
              <w:jc w:val="left"/>
              <w:rPr>
                <w:ins w:id="9237" w:author="Claude (AI) - proposed" w:date="2026-10-14T07:56:35Z"/>
              </w:rPr>
            </w:pPr>
            <w:ins w:id="9236" w:author="Claude (AI) - proposed" w:date="2026-10-14T07:56:35Z">
              <w:r>
                <w:rPr>
                  <w:rFonts w:ascii="Arial" w:cs="Arial" w:eastAsia="Arial" w:hAnsi="Arial"/>
                  <w:b/>
                  <w:bCs/>
                  <w:i w:val="false"/>
                  <w:iCs w:val="false"/>
                  <w:color w:val="000000"/>
                  <w:sz w:val="18"/>
                  <w:szCs w:val="18"/>
                </w:rPr>
                <w:t xml:space="preserve">Model Building Phase</w:t>
              </w:r>
            </w:ins>
          </w:p>
          <w:p>
            <w:pPr>
              <w:spacing w:after="20" w:before="0"/>
              <w:rPr>
                <w:ins w:id="9239" w:author="Claude (AI) - proposed" w:date="2026-10-14T07:56:35Z"/>
              </w:rPr>
            </w:pPr>
            <w:ins w:id="9238" w:author="Claude (AI) - proposed" w:date="2026-10-14T07:56:35Z">
              <w:r>
                <w:rPr>
                  <w:rFonts w:ascii="Arial" w:cs="Arial" w:eastAsia="Arial" w:hAnsi="Arial"/>
                  <w:b/>
                  <w:bCs/>
                  <w:color w:val="1F3864"/>
                  <w:sz w:val="16"/>
                  <w:szCs w:val="16"/>
                </w:rPr>
                <w:t xml:space="preserve">📹 VIDEO:</w:t>
              </w:r>
            </w:ins>
          </w:p>
          <w:p>
            <w:pPr>
              <w:spacing w:after="20" w:before="0"/>
              <w:rPr>
                <w:ins w:id="9241" w:author="Claude (AI) - proposed" w:date="2026-10-14T07:56:35Z"/>
              </w:rPr>
            </w:pPr>
            <w:hyperlink w:history="1" r:id="rIdz7ts_oufngiwwuzdkce13">
              <w:ins w:id="9240" w:author="Claude (AI) - proposed" w:date="2026-10-14T07:56:35Z">
                <w:r>
                  <w:rPr>
                    <w:rFonts w:ascii="Arial" w:cs="Arial" w:eastAsia="Arial" w:hAnsi="Arial"/>
                    <w:color w:val="2E75B6"/>
                    <w:sz w:val="16"/>
                    <w:szCs w:val="16"/>
                    <w:u w:val="single" w:color="2E75B6"/>
                  </w:rPr>
                  <w:t xml:space="preserve">CAM plants</w:t>
                </w:r>
              </w:ins>
            </w:hyperlink>
          </w:p>
          <w:p>
            <w:pPr>
              <w:spacing w:after="20" w:before="0"/>
              <w:rPr>
                <w:ins w:id="9243" w:author="Claude (AI) - proposed" w:date="2026-10-14T07:56:35Z"/>
              </w:rPr>
            </w:pPr>
            <w:ins w:id="9242"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245" w:author="Claude (AI) - proposed" w:date="2026-10-14T07:56:35Z"/>
              </w:rPr>
            </w:pPr>
            <w:ins w:id="9244" w:author="Claude (AI) - proposed" w:date="2026-10-14T07:56:35Z">
              <w:r>
                <w:rPr>
                  <w:rFonts w:ascii="Arial" w:cs="Arial" w:eastAsia="Arial" w:hAnsi="Arial"/>
                  <w:color w:val="595959"/>
                  <w:sz w:val="14"/>
                  <w:szCs w:val="14"/>
                </w:rPr>
                <w:t xml:space="preserve">Source: Khan Academy (English - US curriculum)</w:t>
              </w:r>
            </w:ins>
          </w:p>
          <w:p>
            <w:pPr>
              <w:spacing w:after="10" w:before="0"/>
              <w:ind w:left="120"/>
              <w:rPr>
                <w:ins w:id="9247" w:author="Claude (AI) - proposed" w:date="2026-10-14T07:56:35Z"/>
              </w:rPr>
            </w:pPr>
            <w:hyperlink w:history="1" r:id="rIdzojvrau6pjgs7anhhorie">
              <w:ins w:id="9246"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40" w:before="0"/>
              <w:rPr>
                <w:ins w:id="9249" w:author="Claude (AI) - proposed" w:date="2026-10-14T07:56:35Z"/>
              </w:rPr>
            </w:pPr>
            <w:ins w:id="9248" w:author="Claude (AI) - proposed" w:date="2026-10-14T07:56:35Z">
              <w:r>
                <w:rPr>
                  <w:sz w:val="14"/>
                  <w:szCs w:val="14"/>
                </w:rPr>
                <w:t xml:space="preserve"/>
              </w:r>
            </w:ins>
          </w:p>
          <w:p>
            <w:pPr>
              <w:spacing w:after="20" w:before="0"/>
              <w:rPr>
                <w:ins w:id="9251" w:author="Claude (AI) - proposed" w:date="2026-10-14T07:56:35Z"/>
              </w:rPr>
            </w:pPr>
            <w:ins w:id="9250" w:author="Claude (AI) - proposed" w:date="2026-10-14T07:56:35Z">
              <w:r>
                <w:rPr>
                  <w:rFonts w:ascii="Arial" w:cs="Arial" w:eastAsia="Arial" w:hAnsi="Arial"/>
                  <w:b/>
                  <w:bCs/>
                  <w:color w:val="1F3864"/>
                  <w:sz w:val="16"/>
                  <w:szCs w:val="16"/>
                </w:rPr>
                <w:t xml:space="preserve">📖 READING:</w:t>
              </w:r>
            </w:ins>
          </w:p>
          <w:p>
            <w:pPr>
              <w:spacing w:after="20" w:before="0"/>
              <w:rPr>
                <w:ins w:id="9253" w:author="Claude (AI) - proposed" w:date="2026-10-14T07:56:35Z"/>
              </w:rPr>
            </w:pPr>
            <w:ins w:id="9252" w:author="Claude (AI) - proposed" w:date="2026-10-14T07:56:35Z">
              <w:r>
                <w:rPr>
                  <w:rFonts w:ascii="Arial" w:cs="Arial" w:eastAsia="Arial" w:hAnsi="Arial"/>
                  <w:i/>
                  <w:iCs/>
                  <w:color w:val="595959"/>
                  <w:sz w:val="16"/>
                  <w:szCs w:val="16"/>
                </w:rPr>
                <w:t xml:space="preserve">No closely matching reading in the ARES library for this activity.</w:t>
              </w:r>
            </w:ins>
          </w:p>
          <w:p>
            <w:pPr>
              <w:spacing w:after="10" w:before="0"/>
              <w:ind w:left="120"/>
              <w:rPr>
                <w:ins w:id="9255" w:author="Claude (AI) - proposed" w:date="2026-10-14T07:56:35Z"/>
              </w:rPr>
            </w:pPr>
            <w:hyperlink w:history="1" r:id="rIdx2yrv8mt6f-6uisnwyxoj">
              <w:ins w:id="9254" w:author="Claude (AI) - proposed" w:date="2026-10-14T07:56:35Z">
                <w:r>
                  <w:rPr>
                    <w:rFonts w:ascii="Arial" w:cs="Arial" w:eastAsia="Arial" w:hAnsi="Arial"/>
                    <w:color w:val="595959"/>
                    <w:sz w:val="14"/>
                    <w:szCs w:val="14"/>
                    <w:u w:val="single" w:color="595959"/>
                  </w:rPr>
                  <w:t xml:space="preserve">🔍 Search ARES for readings</w:t>
                </w:r>
              </w:ins>
            </w:hyperlink>
          </w:p>
          <w:p>
            <w:pPr>
              <w:spacing w:after="10" w:before="0"/>
              <w:ind w:left="120"/>
              <w:rPr>
                <w:ins w:id="9257" w:author="Claude (AI) - proposed" w:date="2026-10-14T07:56:35Z"/>
              </w:rPr>
            </w:pPr>
            <w:ins w:id="9256" w:author="Claude (AI) - proposed" w:date="2026-10-14T07:56:35Z">
              <w:r>
                <w:rPr>
                  <w:rFonts w:ascii="Arial" w:cs="Arial" w:eastAsia="Arial" w:hAnsi="Arial"/>
                  <w:color w:val="595959"/>
                  <w:sz w:val="14"/>
                  <w:szCs w:val="14"/>
                </w:rPr>
                <w:t xml:space="preserve">Search terms: plant gaseous exchange respiration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leaf cross-section model diagrams begun in Lesson 2 and add a zoomed-in inset panel specifically for the stomatal guard cell mechanism. The inset must include: (1) guard cells in both open and closed states shown side by side; (2) arrows showing K+ movement direction for each state; (3) arrows showing water movement direction for each state; (4) labels for turgid and flaccid states; (5) a brief annotation (one or two sentences) stating which theory they used and why. Students who finish early add a second annotation connecting the mechanism to the Lesson 1 observation: '</w:t>
            </w:r>
            <w:del w:id="9258" w:author="Claude (AI) - proposed" w:date="2026-10-14T07:56:35Z">
              <w:r>
                <w:rPr>
                  <w:rFonts w:ascii="Arial" w:cs="Arial" w:eastAsia="Arial" w:hAnsi="Arial"/>
                  <w:b w:val="false"/>
                  <w:bCs w:val="false"/>
                  <w:i w:val="false"/>
                  <w:iCs w:val="false"/>
                  <w:color w:val="000000"/>
                  <w:sz w:val="18"/>
                  <w:szCs w:val="18"/>
                </w:rPr>
                <w:delText xml:space="preserve">This is why warm water produced more bubbles — because..</w:delText>
              </w:r>
            </w:del>
            <w:ins w:id="9259" w:author="Claude (AI) - proposed" w:date="2026-10-14T07:56:35Z">
              <w:r>
                <w:rPr>
                  <w:rFonts w:ascii="Arial" w:cs="Arial" w:eastAsia="Arial" w:hAnsi="Arial"/>
                  <w:b w:val="false"/>
                  <w:bCs w:val="false"/>
                  <w:i w:val="false"/>
                  <w:iCs w:val="false"/>
                  <w:color w:val="000000"/>
                  <w:sz w:val="18"/>
                  <w:szCs w:val="18"/>
                </w:rPr>
                <w:t xml:space="preserve">An open pore like this could let gas out of the leaf. Warm water might change this by... (a hypothesis; we have not tested it)</w:t>
              </w:r>
            </w:ins>
            <w:r>
              <w:rPr>
                <w:rFonts w:ascii="Arial" w:cs="Arial" w:eastAsia="Arial" w:hAnsi="Arial"/>
                <w:b w:val="false"/>
                <w:bCs w:val="false"/>
                <w:i w:val="false"/>
                <w:iCs w:val="false"/>
                <w:color w:val="000000"/>
                <w:sz w:val="18"/>
                <w:szCs w:val="18"/>
              </w:rPr>
              <w:t xml:space="preserve">.' The completed inset is initialled by a peer reviewer who checks that all five elements are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inset on the board with deliberate errors — for example, K+ arrows pointing outward when the pore is shown as open. Teacher says: 'I have started this inset but I think I made a mistake. Take 30 seconds with your partner to find the error and fix it on my model.' After students identify the error, teacher says: 'Good — now build your own correct version in your model diagram. You have </w:t>
            </w:r>
            <w:del w:id="9260" w:author="Claude (AI) - proposed" w:date="2026-10-14T07:56:35Z">
              <w:r>
                <w:rPr>
                  <w:rFonts w:ascii="Arial" w:cs="Arial" w:eastAsia="Arial" w:hAnsi="Arial"/>
                  <w:b w:val="false"/>
                  <w:bCs w:val="false"/>
                  <w:i w:val="false"/>
                  <w:iCs w:val="false"/>
                  <w:color w:val="000000"/>
                  <w:sz w:val="18"/>
                  <w:szCs w:val="18"/>
                </w:rPr>
                <w:delText xml:space="preserve">6</w:delText>
              </w:r>
            </w:del>
            <w:ins w:id="9261"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Teacher circulates and uses targeted questions: 'Your guard cell is shown as turgid — which ion moved in to cause that? Show me with an arrow.' Teacher gives a 2-minute warning and prompts peer review: 'Exchange books with your partner. Check the five elements on the list on the board. Sign your name if all five are present.' WAIT TIME instruction: after projecting the error model and asking students to find the mistake, teacher waits </w:t>
            </w:r>
            <w:del w:id="9262" w:author="Claude (AI) - proposed" w:date="2026-10-14T07:56:35Z">
              <w:r>
                <w:rPr>
                  <w:rFonts w:ascii="Arial" w:cs="Arial" w:eastAsia="Arial" w:hAnsi="Arial"/>
                  <w:b w:val="false"/>
                  <w:bCs w:val="false"/>
                  <w:i w:val="false"/>
                  <w:iCs w:val="false"/>
                  <w:color w:val="000000"/>
                  <w:sz w:val="18"/>
                  <w:szCs w:val="18"/>
                </w:rPr>
                <w:delText xml:space="preserve">30 full</w:delText>
              </w:r>
            </w:del>
            <w:ins w:id="9263" w:author="Claude (AI) - proposed" w:date="2026-10-14T07:56:35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seconds in silence, scanning the room, before taking any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Error-detection task followed by individual model construction and peer review. The deliberate error on the projected model activates critical evaluation skills and primes students to apply correctness criteria to their own diagrams. Peer review with a checklist builds accountability and rehearses the scientific practice of checking others' reasoning — directly foreshadowing the peer review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Peer-reviewed model insets are collected or photographed by the teacher at the end of the lesson. Teacher scans for: (a) correct directionality of K+ and water arrows in both open and closed states; (b) correct use of the terms turgid and flaccid; (c) logical consistency between the chosen theory and the annotated explanation. Students whose insets show persistent arrow-direction errors are identified for targeted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students move beyond describing WHAT guard cells do to explaining WHY (mechanistically) using ion movement and osmosis? Listen back to any debate audio or review CER paragraphs. (2) Were students able to connect the K+ pump or starch-sugar hypothesis to the temperature-bubble observation from Lesson 1, or did these remain disconnected? If disconnected, plan a brief 5-minute bridging activity at the start of Lesson 4. (3) Which students dominated the debate and which were silent? Adjust group composition or assign specific roles (Claim writer, Evidence finder, Reasoner, Speaker) in Lesson 4 to ensure equitable participation. (4) Did the Kisumu maize scenario feel relevant and authentic to students, or did it feel contrived? If students seemed disengaged, consider substituting the scenario with a locally specific example — for instance, sukuma wiki plants in Nairobi city gardens wilting during the dry season versus thriving after the long rains. (5) Are there questions on the DQB that now point naturally toward respiration — for instance, questions about ATP or energy in the K+ pump? Flag these for Lesson 4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265" w:author="Claude (AI) - proposed" w:date="2026-10-14T07:56:35Z"/>
              </w:rPr>
            </w:pPr>
            <w:ins w:id="9264" w:author="Claude (AI) - proposed" w:date="2026-10-14T07:56:35Z">
              <w:r>
                <w:rPr>
                  <w:rFonts w:ascii="Arial" w:cs="Arial" w:eastAsia="Arial" w:hAnsi="Arial"/>
                  <w:b w:val="false"/>
                  <w:bCs w:val="false"/>
                  <w:i w:val="false"/>
                  <w:iCs w:val="false"/>
                  <w:color w:val="000000"/>
                  <w:sz w:val="18"/>
                  <w:szCs w:val="18"/>
                </w:rPr>
                <w:t xml:space="preserve">We can now describe how stomata open and close: ion and water movement change the shape of the guard cells. In Lesson 1 gas escaped from specific spots, and stomata are the likely exits. Why warm water gave more bubbles is still open: one idea is that warmth opens more stomata, but stomata take minutes to respond, so this cannot be the whole story. The wilting maize near Kisumu closes its stomata at midday to conserve water by reversing these ion movements; it recovers by dusk because less water is lost when it is cooler, and its stomata open again the next morning in the light.</w:t>
              </w:r>
            </w:ins>
          </w:p>
          <w:p>
            <w:pPr>
              <w:keepNext w:val="false"/>
              <w:spacing w:after="40" w:before="0"/>
              <w:jc w:val="left"/>
              <w:rPr>
                <w:del w:id="9267" w:author="Claude (AI) - proposed" w:date="2026-10-14T07:56:35Z"/>
              </w:rPr>
            </w:pPr>
            <w:del w:id="9266" w:author="Claude (AI) - proposed" w:date="2026-10-14T07:56:35Z">
              <w:r>
                <w:rPr>
                  <w:rFonts w:ascii="Arial" w:cs="Arial" w:eastAsia="Arial" w:hAnsi="Arial"/>
                  <w:b w:val="false"/>
                  <w:bCs w:val="false"/>
                  <w:i w:val="false"/>
                  <w:iCs w:val="false"/>
                  <w:color w:val="000000"/>
                  <w:sz w:val="18"/>
                  <w:szCs w:val="18"/>
                </w:rPr>
                <w:delTex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jihsylxyqv1-vbgony6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voqun9h4rooenna4any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Aerobic &amp; Anaerobic Respiration — Research, Experiment &amp; Data Analysis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aerobic and anaerobic respiration in living cells, construct word and symbol equations for both pathways, and connect cellular respiration to the gaseous exchange structures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of aerobic respiration in plant cells and write its word and symbol equations; (b) explain the process of anaerobic respiration in plant cells and yeast cells and write its word and symbol equations; (c) compare and contrast aerobic and anaerobic respiration in terms of reactants,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and conduct a simple controlled investigation comparing CO₂ production in aerobic vs. anaerobic conditions using limewater as an indicator; (b) collect, tabulate, and interpret experimental data; (c) construct word and symbol equations for aerobic and anaerobic respiration.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importance of cellular respiration as the universal energy-releasing process in all living organisms; (b) demonstrate curiosity and precision when designing and conducting fair-test investigations; (c) value collaborative data collection and honest reporting of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w:t>
            </w:r>
            <w:del w:id="9268" w:author="Claude (AI) - proposed" w:date="2026-10-14T07:56:35Z">
              <w:r>
                <w:rPr>
                  <w:rFonts w:ascii="Arial" w:cs="Arial" w:eastAsia="Arial" w:hAnsi="Arial"/>
                  <w:b w:val="false"/>
                  <w:bCs w:val="false"/>
                  <w:i w:val="false"/>
                  <w:iCs w:val="false"/>
                  <w:color w:val="000000"/>
                  <w:sz w:val="18"/>
                  <w:szCs w:val="18"/>
                </w:rPr>
                <w:delText xml:space="preserve">identified where gas exchange happens</w:delText>
              </w:r>
            </w:del>
            <w:ins w:id="9269" w:author="Claude (AI) - proposed" w:date="2026-10-14T07:56:35Z">
              <w:r>
                <w:rPr>
                  <w:rFonts w:ascii="Arial" w:cs="Arial" w:eastAsia="Arial" w:hAnsi="Arial"/>
                  <w:b w:val="false"/>
                  <w:bCs w:val="false"/>
                  <w:i w:val="false"/>
                  <w:iCs w:val="false"/>
                  <w:color w:val="000000"/>
                  <w:sz w:val="18"/>
                  <w:szCs w:val="18"/>
                </w:rPr>
                <w:t xml:space="preserve">observed the sukuma wiki bubbles, learned where plants exchange gases</w:t>
              </w:r>
            </w:ins>
            <w:r>
              <w:rPr>
                <w:rFonts w:ascii="Arial" w:cs="Arial" w:eastAsia="Arial" w:hAnsi="Arial"/>
                <w:b w:val="false"/>
                <w:bCs w:val="false"/>
                <w:i w:val="false"/>
                <w:iCs w:val="false"/>
                <w:color w:val="000000"/>
                <w:sz w:val="18"/>
                <w:szCs w:val="18"/>
              </w:rPr>
              <w:t xml:space="preserve"> (stomata, lenticels, cuticle, pneumatophores) and </w:t>
            </w:r>
            <w:del w:id="9270" w:author="Claude (AI) - proposed" w:date="2026-10-14T07:56:35Z">
              <w:r>
                <w:rPr>
                  <w:rFonts w:ascii="Arial" w:cs="Arial" w:eastAsia="Arial" w:hAnsi="Arial"/>
                  <w:b w:val="false"/>
                  <w:bCs w:val="false"/>
                  <w:i w:val="false"/>
                  <w:iCs w:val="false"/>
                  <w:color w:val="000000"/>
                  <w:sz w:val="18"/>
                  <w:szCs w:val="18"/>
                </w:rPr>
                <w:delText xml:space="preserve">gathered evidence that plants take in CO₂ and release O₂ during photosynthesis. The sukuma wiki bubbles raised a deeper question: do plants also release CO₂?</w:delText>
              </w:r>
            </w:del>
            <w:ins w:id="9271" w:author="Claude (AI) - proposed" w:date="2026-10-14T07:56:35Z">
              <w:r>
                <w:rPr>
                  <w:rFonts w:ascii="Arial" w:cs="Arial" w:eastAsia="Arial" w:hAnsi="Arial"/>
                  <w:b w:val="false"/>
                  <w:bCs w:val="false"/>
                  <w:i w:val="false"/>
                  <w:iCs w:val="false"/>
                  <w:color w:val="000000"/>
                  <w:sz w:val="18"/>
                  <w:szCs w:val="18"/>
                </w:rPr>
                <w:t xml:space="preserve">how guard cells control the pores.</w:t>
              </w:r>
            </w:ins>
            <w:r>
              <w:rPr>
                <w:rFonts w:ascii="Arial" w:cs="Arial" w:eastAsia="Arial" w:hAnsi="Arial"/>
                <w:b w:val="false"/>
                <w:bCs w:val="false"/>
                <w:i w:val="false"/>
                <w:iCs w:val="false"/>
                <w:color w:val="000000"/>
                <w:sz w:val="18"/>
                <w:szCs w:val="18"/>
              </w:rPr>
              <w:t xml:space="preserve"> Lesson 4 shifts the investigation inward</w:t>
            </w:r>
            <w:del w:id="9272" w:author="Claude (AI) - proposed" w:date="2026-10-14T07:56:35Z">
              <w:r>
                <w:rPr>
                  <w:rFonts w:ascii="Arial" w:cs="Arial" w:eastAsia="Arial" w:hAnsi="Arial"/>
                  <w:b w:val="false"/>
                  <w:bCs w:val="false"/>
                  <w:i w:val="false"/>
                  <w:iCs w:val="false"/>
                  <w:color w:val="000000"/>
                  <w:sz w:val="18"/>
                  <w:szCs w:val="18"/>
                </w:rPr>
                <w:delText xml:space="preserve"> —</w:delText>
              </w:r>
            </w:del>
            <w:ins w:id="9273" w:author="Claude (AI) - proposed" w:date="2026-10-14T07:56:3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into the cell</w:t>
            </w:r>
            <w:del w:id="9274" w:author="Claude (AI) - proposed" w:date="2026-10-14T07:56:35Z">
              <w:r>
                <w:rPr>
                  <w:rFonts w:ascii="Arial" w:cs="Arial" w:eastAsia="Arial" w:hAnsi="Arial"/>
                  <w:b w:val="false"/>
                  <w:bCs w:val="false"/>
                  <w:i w:val="false"/>
                  <w:iCs w:val="false"/>
                  <w:color w:val="000000"/>
                  <w:sz w:val="18"/>
                  <w:szCs w:val="18"/>
                </w:rPr>
                <w:delText xml:space="preserve"> — to answer why plants produce CO₂ even in the dark, and why warming the water increased bubble production.</w:delText>
              </w:r>
            </w:del>
            <w:ins w:id="9275" w:author="Claude (AI) - proposed" w:date="2026-10-14T07:56:35Z">
              <w:r>
                <w:rPr>
                  <w:rFonts w:ascii="Arial" w:cs="Arial" w:eastAsia="Arial" w:hAnsi="Arial"/>
                  <w:b w:val="false"/>
                  <w:bCs w:val="false"/>
                  <w:i w:val="false"/>
                  <w:iCs w:val="false"/>
                  <w:color w:val="000000"/>
                  <w:sz w:val="18"/>
                  <w:szCs w:val="18"/>
                </w:rPr>
                <w:t xml:space="preserve">: what do living cells do with glucose, and which gases does that process use and release?</w:t>
              </w:r>
            </w:ins>
            <w:r>
              <w:rPr>
                <w:rFonts w:ascii="Arial" w:cs="Arial" w:eastAsia="Arial" w:hAnsi="Arial"/>
                <w:b w:val="false"/>
                <w:bCs w:val="false"/>
                <w:i w:val="false"/>
                <w:iCs w:val="false"/>
                <w:color w:val="000000"/>
                <w:sz w:val="18"/>
                <w:szCs w:val="18"/>
              </w:rPr>
              <w:t xml:space="preserve"> By comparing aerobic and anaerobic </w:t>
            </w:r>
            <w:del w:id="9276" w:author="Claude (AI) - proposed" w:date="2026-10-14T07:56:35Z">
              <w:r>
                <w:rPr>
                  <w:rFonts w:ascii="Arial" w:cs="Arial" w:eastAsia="Arial" w:hAnsi="Arial"/>
                  <w:b w:val="false"/>
                  <w:bCs w:val="false"/>
                  <w:i w:val="false"/>
                  <w:iCs w:val="false"/>
                  <w:color w:val="000000"/>
                  <w:sz w:val="18"/>
                  <w:szCs w:val="18"/>
                </w:rPr>
                <w:delText xml:space="preserve">pathways</w:delText>
              </w:r>
            </w:del>
            <w:ins w:id="9277" w:author="Claude (AI) - proposed" w:date="2026-10-14T07:56:35Z">
              <w:r>
                <w:rPr>
                  <w:rFonts w:ascii="Arial" w:cs="Arial" w:eastAsia="Arial" w:hAnsi="Arial"/>
                  <w:b w:val="false"/>
                  <w:bCs w:val="false"/>
                  <w:i w:val="false"/>
                  <w:iCs w:val="false"/>
                  <w:color w:val="000000"/>
                  <w:sz w:val="18"/>
                  <w:szCs w:val="18"/>
                </w:rPr>
                <w:t xml:space="preserve">respiration</w:t>
              </w:r>
            </w:ins>
            <w:r>
              <w:rPr>
                <w:rFonts w:ascii="Arial" w:cs="Arial" w:eastAsia="Arial" w:hAnsi="Arial"/>
                <w:b w:val="false"/>
                <w:bCs w:val="false"/>
                <w:i w:val="false"/>
                <w:iCs w:val="false"/>
                <w:color w:val="000000"/>
                <w:sz w:val="18"/>
                <w:szCs w:val="18"/>
              </w:rPr>
              <w:t xml:space="preserve"> using yeast (a model organism), students </w:t>
            </w:r>
            <w:del w:id="9278" w:author="Claude (AI) - proposed" w:date="2026-10-14T07:56:35Z">
              <w:r>
                <w:rPr>
                  <w:rFonts w:ascii="Arial" w:cs="Arial" w:eastAsia="Arial" w:hAnsi="Arial"/>
                  <w:b w:val="false"/>
                  <w:bCs w:val="false"/>
                  <w:i w:val="false"/>
                  <w:iCs w:val="false"/>
                  <w:color w:val="000000"/>
                  <w:sz w:val="18"/>
                  <w:szCs w:val="18"/>
                </w:rPr>
                <w:delText xml:space="preserve">construct</w:delText>
              </w:r>
            </w:del>
            <w:ins w:id="9279" w:author="Claude (AI) - proposed" w:date="2026-10-14T07:56:35Z">
              <w:r>
                <w:rPr>
                  <w:rFonts w:ascii="Arial" w:cs="Arial" w:eastAsia="Arial" w:hAnsi="Arial"/>
                  <w:b w:val="false"/>
                  <w:bCs w:val="false"/>
                  <w:i w:val="false"/>
                  <w:iCs w:val="false"/>
                  <w:color w:val="000000"/>
                  <w:sz w:val="18"/>
                  <w:szCs w:val="18"/>
                </w:rPr>
                <w:t xml:space="preserve">build</w:t>
              </w:r>
            </w:ins>
            <w:r>
              <w:rPr>
                <w:rFonts w:ascii="Arial" w:cs="Arial" w:eastAsia="Arial" w:hAnsi="Arial"/>
                <w:b w:val="false"/>
                <w:bCs w:val="false"/>
                <w:i w:val="false"/>
                <w:iCs w:val="false"/>
                <w:color w:val="000000"/>
                <w:sz w:val="18"/>
                <w:szCs w:val="18"/>
              </w:rPr>
              <w:t xml:space="preserve"> the biochemical story of how glucose is broken down to release energy</w:t>
            </w:r>
            <w:del w:id="9280" w:author="Claude (AI) - proposed" w:date="2026-10-14T07:56:35Z">
              <w:r>
                <w:rPr>
                  <w:rFonts w:ascii="Arial" w:cs="Arial" w:eastAsia="Arial" w:hAnsi="Arial"/>
                  <w:b w:val="false"/>
                  <w:bCs w:val="false"/>
                  <w:i w:val="false"/>
                  <w:iCs w:val="false"/>
                  <w:color w:val="000000"/>
                  <w:sz w:val="18"/>
                  <w:szCs w:val="18"/>
                </w:rPr>
                <w:delText xml:space="preserve">, completing a critical piece of the driving-question puzzle</w:delText>
              </w:r>
            </w:del>
            <w:ins w:id="9281" w:author="Claude (AI) - proposed" w:date="2026-10-14T07:56:35Z">
              <w:r>
                <w:rPr>
                  <w:rFonts w:ascii="Arial" w:cs="Arial" w:eastAsia="Arial" w:hAnsi="Arial"/>
                  <w:b w:val="false"/>
                  <w:bCs w:val="false"/>
                  <w:i w:val="false"/>
                  <w:iCs w:val="false"/>
                  <w:color w:val="000000"/>
                  <w:sz w:val="18"/>
                  <w:szCs w:val="18"/>
                </w:rPr>
                <w:t xml:space="preserve">. They also compare how quickly their yeast evidence appears (minutes) with how quickly the leaf bubbles appeared (seconds), which raises the question of what the bubbles really contain</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mildly irritating; students must avoid contact with eyes and wash hands after use. </w:t>
            </w:r>
            <w:del w:id="9282" w:author="Claude (AI) - proposed" w:date="2026-10-14T07:56:35Z">
              <w:r>
                <w:rPr>
                  <w:rFonts w:ascii="Arial" w:cs="Arial" w:eastAsia="Arial" w:hAnsi="Arial"/>
                  <w:b w:val="false"/>
                  <w:bCs w:val="false"/>
                  <w:i w:val="false"/>
                  <w:iCs w:val="false"/>
                  <w:color w:val="000000"/>
                  <w:sz w:val="18"/>
                  <w:szCs w:val="18"/>
                </w:rPr>
                <w:delText xml:space="preserve">Boiling</w:delText>
              </w:r>
            </w:del>
            <w:ins w:id="9283" w:author="Claude (AI) - proposed" w:date="2026-10-14T07:56:35Z">
              <w:r>
                <w:rPr>
                  <w:rFonts w:ascii="Arial" w:cs="Arial" w:eastAsia="Arial" w:hAnsi="Arial"/>
                  <w:b w:val="false"/>
                  <w:bCs w:val="false"/>
                  <w:i w:val="false"/>
                  <w:iCs w:val="false"/>
                  <w:color w:val="000000"/>
                  <w:sz w:val="18"/>
                  <w:szCs w:val="18"/>
                </w:rPr>
                <w:t xml:space="preserve">The boiled</w:t>
              </w:r>
            </w:ins>
            <w:r>
              <w:rPr>
                <w:rFonts w:ascii="Arial" w:cs="Arial" w:eastAsia="Arial" w:hAnsi="Arial"/>
                <w:b w:val="false"/>
                <w:bCs w:val="false"/>
                <w:i w:val="false"/>
                <w:iCs w:val="false"/>
                <w:color w:val="000000"/>
                <w:sz w:val="18"/>
                <w:szCs w:val="18"/>
              </w:rPr>
              <w:t xml:space="preserve"> water for the anaerobic set-up </w:t>
            </w:r>
            <w:del w:id="9284" w:author="Claude (AI) - proposed" w:date="2026-10-14T07:56:35Z">
              <w:r>
                <w:rPr>
                  <w:rFonts w:ascii="Arial" w:cs="Arial" w:eastAsia="Arial" w:hAnsi="Arial"/>
                  <w:b w:val="false"/>
                  <w:bCs w:val="false"/>
                  <w:i w:val="false"/>
                  <w:iCs w:val="false"/>
                  <w:color w:val="000000"/>
                  <w:sz w:val="18"/>
                  <w:szCs w:val="18"/>
                </w:rPr>
                <w:delText xml:space="preserve">must be handled</w:delText>
              </w:r>
            </w:del>
            <w:ins w:id="9285" w:author="Claude (AI) - proposed" w:date="2026-10-14T07:56:35Z">
              <w:r>
                <w:rPr>
                  <w:rFonts w:ascii="Arial" w:cs="Arial" w:eastAsia="Arial" w:hAnsi="Arial"/>
                  <w:b w:val="false"/>
                  <w:bCs w:val="false"/>
                  <w:i w:val="false"/>
                  <w:iCs w:val="false"/>
                  <w:color w:val="000000"/>
                  <w:sz w:val="18"/>
                  <w:szCs w:val="18"/>
                </w:rPr>
                <w:t xml:space="preserve">is prepared</w:t>
              </w:r>
            </w:ins>
            <w:r>
              <w:rPr>
                <w:rFonts w:ascii="Arial" w:cs="Arial" w:eastAsia="Arial" w:hAnsi="Arial"/>
                <w:b w:val="false"/>
                <w:bCs w:val="false"/>
                <w:i w:val="false"/>
                <w:iCs w:val="false"/>
                <w:color w:val="000000"/>
                <w:sz w:val="18"/>
                <w:szCs w:val="18"/>
              </w:rPr>
              <w:t xml:space="preserve"> by the teacher only</w:t>
            </w:r>
            <w:ins w:id="9286" w:author="Claude (AI) - proposed" w:date="2026-10-14T07:56:35Z">
              <w:r>
                <w:rPr>
                  <w:rFonts w:ascii="Arial" w:cs="Arial" w:eastAsia="Arial" w:hAnsi="Arial"/>
                  <w:b w:val="false"/>
                  <w:bCs w:val="false"/>
                  <w:i w:val="false"/>
                  <w:iCs w:val="false"/>
                  <w:color w:val="000000"/>
                  <w:sz w:val="18"/>
                  <w:szCs w:val="18"/>
                </w:rPr>
                <w:t xml:space="preserve"> and must be cooled to about 35°C before any yeast is added (boiling water scalds and kills yeast). Learners wear eye protection if available (or a clear plastic shield) when handling limewater, and rinse any splash in the eye with clean water for 10 minutes</w:t>
              </w:r>
            </w:ins>
            <w:r>
              <w:rPr>
                <w:rFonts w:ascii="Arial" w:cs="Arial" w:eastAsia="Arial" w:hAnsi="Arial"/>
                <w:b w:val="false"/>
                <w:bCs w:val="false"/>
                <w:i w:val="false"/>
                <w:iCs w:val="false"/>
                <w:color w:val="000000"/>
                <w:sz w:val="18"/>
                <w:szCs w:val="18"/>
              </w:rPr>
              <w:t xml:space="preserve">. Yeast suspensions should be disposed of responsibly.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sukuma wiki phenomenon and the Driving Question Board to identify the unanswered question about CO₂ production. They read a structured text on aerobic and anaerobic respiration, then design and conduct a paired investigation in which yeast suspensions are set up under aerobic and anaerobic conditions and their CO₂ output is detected using limewater. Groups tabulate turbidity observations at timed intervals, analyse trends, and construct word and symbol equations for both pathways. The lesson closes with a whole-class model revision and DQB update connecting cellular respiration to the gas-exchange structures already mapped.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5mk7iffthlcw3ibpmhtc">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jhu3vxbrbl9-x3wnl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7qmmfqlcvixsu2vsfeiz">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ipq_eb4bmppbvtkt6s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w:t>
            </w:r>
            <w:del w:id="9287" w:author="Claude (AI) - proposed" w:date="2026-10-14T07:56:35Z">
              <w:r>
                <w:rPr>
                  <w:rFonts w:ascii="Arial" w:cs="Arial" w:eastAsia="Arial" w:hAnsi="Arial"/>
                  <w:b w:val="false"/>
                  <w:bCs w:val="false"/>
                  <w:i w:val="false"/>
                  <w:iCs w:val="false"/>
                  <w:color w:val="000000"/>
                  <w:sz w:val="18"/>
                  <w:szCs w:val="18"/>
                </w:rPr>
                <w:delText xml:space="preserve">two sealed transparent bags: one containing fresh sukuma wiki leaves in warm water (aerobic, leaves in light), and one containing the same leaves wrapped tightly in black polythene (no light, simulating dark/anaerobic-like conditions). They are asked to predict in writing</w:delText>
              </w:r>
            </w:del>
            <w:ins w:id="9288" w:author="Claude (AI) - proposed" w:date="2026-10-14T07:56:35Z">
              <w:r>
                <w:rPr>
                  <w:rFonts w:ascii="Arial" w:cs="Arial" w:eastAsia="Arial" w:hAnsi="Arial"/>
                  <w:b w:val="false"/>
                  <w:bCs w:val="false"/>
                  <w:i w:val="false"/>
                  <w:iCs w:val="false"/>
                  <w:color w:val="000000"/>
                  <w:sz w:val="18"/>
                  <w:szCs w:val="18"/>
                </w:rPr>
                <w:t xml:space="preserve">a labelled drawing (or the prepared set-ups) of the two yeast tubes they will build later in the lesson: Tube A, a yeast and sugar mixture with air available, and Tube B, the same mixture with the air kept out (boiled and cooled water with a thin layer of cooking oil on top), each connected by a delivery tube to fresh limewater. They record predictions in their science notebooks</w:t>
              </w:r>
            </w:ins>
            <w:r>
              <w:rPr>
                <w:rFonts w:ascii="Arial" w:cs="Arial" w:eastAsia="Arial" w:hAnsi="Arial"/>
                <w:b w:val="false"/>
                <w:bCs w:val="false"/>
                <w:i w:val="false"/>
                <w:iCs w:val="false"/>
                <w:color w:val="000000"/>
                <w:sz w:val="18"/>
                <w:szCs w:val="18"/>
              </w:rPr>
              <w:t xml:space="preserve">: (1) Which </w:t>
            </w:r>
            <w:del w:id="9289" w:author="Claude (AI) - proposed" w:date="2026-10-14T07:56:35Z">
              <w:r>
                <w:rPr>
                  <w:rFonts w:ascii="Arial" w:cs="Arial" w:eastAsia="Arial" w:hAnsi="Arial"/>
                  <w:b w:val="false"/>
                  <w:bCs w:val="false"/>
                  <w:i w:val="false"/>
                  <w:iCs w:val="false"/>
                  <w:color w:val="000000"/>
                  <w:sz w:val="18"/>
                  <w:szCs w:val="18"/>
                </w:rPr>
                <w:delText xml:space="preserve">bag</w:delText>
              </w:r>
            </w:del>
            <w:ins w:id="9290" w:author="Claude (AI) - proposed" w:date="2026-10-14T07:56:35Z">
              <w:r>
                <w:rPr>
                  <w:rFonts w:ascii="Arial" w:cs="Arial" w:eastAsia="Arial" w:hAnsi="Arial"/>
                  <w:b w:val="false"/>
                  <w:bCs w:val="false"/>
                  <w:i w:val="false"/>
                  <w:iCs w:val="false"/>
                  <w:color w:val="000000"/>
                  <w:sz w:val="18"/>
                  <w:szCs w:val="18"/>
                </w:rPr>
                <w:t xml:space="preserve">limewater</w:t>
              </w:r>
            </w:ins>
            <w:r>
              <w:rPr>
                <w:rFonts w:ascii="Arial" w:cs="Arial" w:eastAsia="Arial" w:hAnsi="Arial"/>
                <w:b w:val="false"/>
                <w:bCs w:val="false"/>
                <w:i w:val="false"/>
                <w:iCs w:val="false"/>
                <w:color w:val="000000"/>
                <w:sz w:val="18"/>
                <w:szCs w:val="18"/>
              </w:rPr>
              <w:t xml:space="preserve"> do you think will </w:t>
            </w:r>
            <w:del w:id="9291" w:author="Claude (AI) - proposed" w:date="2026-10-14T07:56:35Z">
              <w:r>
                <w:rPr>
                  <w:rFonts w:ascii="Arial" w:cs="Arial" w:eastAsia="Arial" w:hAnsi="Arial"/>
                  <w:b w:val="false"/>
                  <w:bCs w:val="false"/>
                  <w:i w:val="false"/>
                  <w:iCs w:val="false"/>
                  <w:color w:val="000000"/>
                  <w:sz w:val="18"/>
                  <w:szCs w:val="18"/>
                </w:rPr>
                <w:delText xml:space="preserve">accumulate more CO₂ over 10 minutes</w:delText>
              </w:r>
            </w:del>
            <w:ins w:id="9292" w:author="Claude (AI) - proposed" w:date="2026-10-14T07:56:35Z">
              <w:r>
                <w:rPr>
                  <w:rFonts w:ascii="Arial" w:cs="Arial" w:eastAsia="Arial" w:hAnsi="Arial"/>
                  <w:b w:val="false"/>
                  <w:bCs w:val="false"/>
                  <w:i w:val="false"/>
                  <w:iCs w:val="false"/>
                  <w:color w:val="000000"/>
                  <w:sz w:val="18"/>
                  <w:szCs w:val="18"/>
                </w:rPr>
                <w:t xml:space="preserve">turn milky first, and why</w:t>
              </w:r>
            </w:ins>
            <w:r>
              <w:rPr>
                <w:rFonts w:ascii="Arial" w:cs="Arial" w:eastAsia="Arial" w:hAnsi="Arial"/>
                <w:b w:val="false"/>
                <w:bCs w:val="false"/>
                <w:i w:val="false"/>
                <w:iCs w:val="false"/>
                <w:color w:val="000000"/>
                <w:sz w:val="18"/>
                <w:szCs w:val="18"/>
              </w:rPr>
              <w:t xml:space="preserve">? (2) </w:t>
            </w:r>
            <w:del w:id="9293" w:author="Claude (AI) - proposed" w:date="2026-10-14T07:56:35Z">
              <w:r>
                <w:rPr>
                  <w:rFonts w:ascii="Arial" w:cs="Arial" w:eastAsia="Arial" w:hAnsi="Arial"/>
                  <w:b w:val="false"/>
                  <w:bCs w:val="false"/>
                  <w:i w:val="false"/>
                  <w:iCs w:val="false"/>
                  <w:color w:val="000000"/>
                  <w:sz w:val="18"/>
                  <w:szCs w:val="18"/>
                </w:rPr>
                <w:delText xml:space="preserve">Where does the CO₂ in the dark bag come from if photosynthesis cannot occur</w:delText>
              </w:r>
            </w:del>
            <w:ins w:id="9294" w:author="Claude (AI) - proposed" w:date="2026-10-14T07:56:35Z">
              <w:r>
                <w:rPr>
                  <w:rFonts w:ascii="Arial" w:cs="Arial" w:eastAsia="Arial" w:hAnsi="Arial"/>
                  <w:b w:val="false"/>
                  <w:bCs w:val="false"/>
                  <w:i w:val="false"/>
                  <w:iCs w:val="false"/>
                  <w:color w:val="000000"/>
                  <w:sz w:val="18"/>
                  <w:szCs w:val="18"/>
                </w:rPr>
                <w:t xml:space="preserve">Leaves and yeast are living cells. In the dark, with no photosynthesis, where could CO₂ in a leaf come from</w:t>
              </w:r>
            </w:ins>
            <w:r>
              <w:rPr>
                <w:rFonts w:ascii="Arial" w:cs="Arial" w:eastAsia="Arial" w:hAnsi="Arial"/>
                <w:b w:val="false"/>
                <w:bCs w:val="false"/>
                <w:i w:val="false"/>
                <w:iCs w:val="false"/>
                <w:color w:val="000000"/>
                <w:sz w:val="18"/>
                <w:szCs w:val="18"/>
              </w:rPr>
              <w:t xml:space="preserve">? (3) A mandazi vendor in Gikomba Market noticed that her dough rises faster on a warm day than a cold day — what do you think is happening inside the dough? Students </w:t>
            </w:r>
            <w:del w:id="9295" w:author="Claude (AI) - proposed" w:date="2026-10-14T07:56:35Z">
              <w:r>
                <w:rPr>
                  <w:rFonts w:ascii="Arial" w:cs="Arial" w:eastAsia="Arial" w:hAnsi="Arial"/>
                  <w:b w:val="false"/>
                  <w:bCs w:val="false"/>
                  <w:i w:val="false"/>
                  <w:iCs w:val="false"/>
                  <w:color w:val="000000"/>
                  <w:sz w:val="18"/>
                  <w:szCs w:val="18"/>
                </w:rPr>
                <w:delText xml:space="preserve">record individual predictions in their science notebooks, then share</w:delText>
              </w:r>
            </w:del>
            <w:ins w:id="9296" w:author="Claude (AI) - proposed" w:date="2026-10-14T07:56:35Z">
              <w:r>
                <w:rPr>
                  <w:rFonts w:ascii="Arial" w:cs="Arial" w:eastAsia="Arial" w:hAnsi="Arial"/>
                  <w:b w:val="false"/>
                  <w:bCs w:val="false"/>
                  <w:i w:val="false"/>
                  <w:iCs w:val="false"/>
                  <w:color w:val="000000"/>
                  <w:sz w:val="18"/>
                  <w:szCs w:val="18"/>
                </w:rPr>
                <w:t xml:space="preserve">share predictions</w:t>
              </w:r>
            </w:ins>
            <w:r>
              <w:rPr>
                <w:rFonts w:ascii="Arial" w:cs="Arial" w:eastAsia="Arial" w:hAnsi="Arial"/>
                <w:b w:val="false"/>
                <w:bCs w:val="false"/>
                <w:i w:val="false"/>
                <w:iCs w:val="false"/>
                <w:color w:val="000000"/>
                <w:sz w:val="18"/>
                <w:szCs w:val="18"/>
              </w:rPr>
              <w:t xml:space="preserve"> with a partner using a Think-Pair-Share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w:t>
            </w:r>
            <w:del w:id="9297" w:author="Claude (AI) - proposed" w:date="2026-10-14T07:56:35Z">
              <w:r>
                <w:rPr>
                  <w:rFonts w:ascii="Arial" w:cs="Arial" w:eastAsia="Arial" w:hAnsi="Arial"/>
                  <w:b w:val="false"/>
                  <w:bCs w:val="false"/>
                  <w:i w:val="false"/>
                  <w:iCs w:val="false"/>
                  <w:color w:val="000000"/>
                  <w:sz w:val="18"/>
                  <w:szCs w:val="18"/>
                </w:rPr>
                <w:delText xml:space="preserve"> the two bag </w:delText>
              </w:r>
            </w:del>
            <w:ins w:id="9298" w:author="Claude (AI) - proposed" w:date="2026-10-14T07:56:35Z">
              <w:r>
                <w:rPr>
                  <w:rFonts w:ascii="Arial" w:cs="Arial" w:eastAsia="Arial" w:hAnsi="Arial"/>
                  <w:b w:val="false"/>
                  <w:bCs w:val="false"/>
                  <w:i w:val="false"/>
                  <w:iCs w:val="false"/>
                  <w:color w:val="000000"/>
                  <w:sz w:val="18"/>
                  <w:szCs w:val="18"/>
                </w:rPr>
                <w:t xml:space="preserve"> the drawing (or the two </w:t>
              </w:r>
            </w:ins>
            <w:r>
              <w:rPr>
                <w:rFonts w:ascii="Arial" w:cs="Arial" w:eastAsia="Arial" w:hAnsi="Arial"/>
                <w:b w:val="false"/>
                <w:bCs w:val="false"/>
                <w:i w:val="false"/>
                <w:iCs w:val="false"/>
                <w:color w:val="000000"/>
                <w:sz w:val="18"/>
                <w:szCs w:val="18"/>
              </w:rPr>
              <w:t xml:space="preserve">set-ups</w:t>
            </w:r>
            <w:ins w:id="9299" w:author="Claude (AI) - proposed" w:date="2026-10-14T07:56:3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w:t>
            </w:r>
            <w:del w:id="9300" w:author="Claude (AI) - proposed" w:date="2026-10-14T07:56:35Z">
              <w:r>
                <w:rPr>
                  <w:rFonts w:ascii="Arial" w:cs="Arial" w:eastAsia="Arial" w:hAnsi="Arial"/>
                  <w:b w:val="false"/>
                  <w:bCs w:val="false"/>
                  <w:i w:val="false"/>
                  <w:iCs w:val="false"/>
                  <w:color w:val="000000"/>
                  <w:sz w:val="18"/>
                  <w:szCs w:val="18"/>
                </w:rPr>
                <w:delText xml:space="preserve">bag two</w:delText>
              </w:r>
            </w:del>
            <w:ins w:id="9301" w:author="Claude (AI) - proposed" w:date="2026-10-14T07:56:35Z">
              <w:r>
                <w:rPr>
                  <w:rFonts w:ascii="Arial" w:cs="Arial" w:eastAsia="Arial" w:hAnsi="Arial"/>
                  <w:b w:val="false"/>
                  <w:bCs w:val="false"/>
                  <w:i w:val="false"/>
                  <w:iCs w:val="false"/>
                  <w:color w:val="000000"/>
                  <w:sz w:val="18"/>
                  <w:szCs w:val="18"/>
                </w:rPr>
                <w:t xml:space="preserve">question 2</w:t>
              </w:r>
            </w:ins>
            <w:r>
              <w:rPr>
                <w:rFonts w:ascii="Arial" w:cs="Arial" w:eastAsia="Arial" w:hAnsi="Arial"/>
                <w:b w:val="false"/>
                <w:bCs w:val="false"/>
                <w:i w:val="false"/>
                <w:iCs w:val="false"/>
                <w:color w:val="000000"/>
                <w:sz w:val="18"/>
                <w:szCs w:val="18"/>
              </w:rPr>
              <w:t xml:space="preserve">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w:t>
            </w:r>
            <w:ins w:id="9302" w:author="Claude (AI) - proposed" w:date="2026-10-14T07:56:35Z">
              <w:r>
                <w:rPr>
                  <w:rFonts w:ascii="Arial" w:cs="Arial" w:eastAsia="Arial" w:hAnsi="Arial"/>
                  <w:b w:val="false"/>
                  <w:bCs w:val="false"/>
                  <w:i w:val="false"/>
                  <w:iCs w:val="false"/>
                  <w:color w:val="000000"/>
                  <w:sz w:val="18"/>
                  <w:szCs w:val="18"/>
                </w:rPr>
                <w:t xml:space="preserve">What good sounds like: 'The leaf cells are alive and release energy from sugar all the time, so they make CO₂ even in the dark.' If a learner says 'darkness means no oxygen, so it is anaerobic', note it for Phase 3: darkness stops photosynthesis but does not remove oxygen; anaerobic means no oxygen. </w:t>
              </w:r>
            </w:ins>
            <w:r>
              <w:rPr>
                <w:rFonts w:ascii="Arial" w:cs="Arial" w:eastAsia="Arial" w:hAnsi="Arial"/>
                <w:b w:val="false"/>
                <w:bCs w:val="false"/>
                <w:i w:val="false"/>
                <w:iCs w:val="false"/>
                <w:color w:val="000000"/>
                <w:sz w:val="18"/>
                <w:szCs w:val="18"/>
              </w:rPr>
              <w:t xml:space="preserve">Say: 'Hold these predictions — our experiment today will help us decide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Writing predictions before discussion forces individual commitment to an idea, reducing groupthink. Sharing predictions publicly creates cognitive dissonance that motivates evidence-seeking. Connecting to the mandazi dough context activates prior knowledge of yeast fermentation in a familiar Kenyan context, bridging everyday experience to cellular biochemistry.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scan notebooks. Look for: (1) whether students can distinguish photosynthesis (light-dependent, CO₂ consumed) from respiration (always occurring, CO₂ produced); (2) whether students connect the dark-bag CO₂ to cellular respiration. Flag students who write 'no CO₂ in the dark</w:t>
            </w:r>
            <w:del w:id="9303" w:author="Claude (AI) - proposed" w:date="2026-10-14T07:56:35Z">
              <w:r>
                <w:rPr>
                  <w:rFonts w:ascii="Arial" w:cs="Arial" w:eastAsia="Arial" w:hAnsi="Arial"/>
                  <w:b w:val="false"/>
                  <w:bCs w:val="false"/>
                  <w:i w:val="false"/>
                  <w:iCs w:val="false"/>
                  <w:color w:val="000000"/>
                  <w:sz w:val="18"/>
                  <w:szCs w:val="18"/>
                </w:rPr>
                <w:delText xml:space="preserve"> bag'</w:delText>
              </w:r>
            </w:del>
            <w:ins w:id="9304" w:author="Claude (AI) - proposed" w:date="2026-10-14T07:56:35Z">
              <w:r>
                <w:rPr>
                  <w:rFonts w:ascii="Arial" w:cs="Arial" w:eastAsia="Arial" w:hAnsi="Arial"/>
                  <w:b w:val="false"/>
                  <w:bCs w:val="false"/>
                  <w:i w:val="false"/>
                  <w:iCs w:val="false"/>
                  <w:color w:val="000000"/>
                  <w:sz w:val="18"/>
                  <w:szCs w:val="18"/>
                </w:rPr>
                <w:t xml:space="preserve">', or who write that darkness means no oxygen,</w:t>
              </w:r>
            </w:ins>
            <w:r>
              <w:rPr>
                <w:rFonts w:ascii="Arial" w:cs="Arial" w:eastAsia="Arial" w:hAnsi="Arial"/>
                <w:b w:val="false"/>
                <w:bCs w:val="false"/>
                <w:i w:val="false"/>
                <w:iCs w:val="false"/>
                <w:color w:val="000000"/>
                <w:sz w:val="18"/>
                <w:szCs w:val="18"/>
              </w:rPr>
              <w:t xml:space="preserve"> for targeted questioning during Phase 3. Record names on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e1bghbl_hfnok2vhq02f">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r5xhyerix2usqo6r6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lhqpssxhdg7eoltiekc-">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3w_i4torkrwyavkghf9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Reading (</w:t>
            </w:r>
            <w:del w:id="9305" w:author="Claude (AI) - proposed" w:date="2026-10-14T07:56:35Z">
              <w:r>
                <w:rPr>
                  <w:rFonts w:ascii="Arial" w:cs="Arial" w:eastAsia="Arial" w:hAnsi="Arial"/>
                  <w:b w:val="false"/>
                  <w:bCs w:val="false"/>
                  <w:i w:val="false"/>
                  <w:iCs w:val="false"/>
                  <w:color w:val="000000"/>
                  <w:sz w:val="18"/>
                  <w:szCs w:val="18"/>
                </w:rPr>
                <w:delText xml:space="preserve">15</w:delText>
              </w:r>
            </w:del>
            <w:ins w:id="9306" w:author="Claude (AI) - proposed" w:date="2026-10-14T07:56: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student reads a two-page ARES text card titled 'Two Roads to Energy: Aerobic and Anaerobic Respiration.' The text covers: (i) the definition and equation for aerobic respiration (glucose + oxygen → carbon dioxide + water + energy); (ii) the definition and equation for anaerobic respiration in plants (glucose → ethanol + carbon dioxide + energy) and in animals/yeast; (iii) comparison table of reactants, products, location, and relative ATP yield; (iv) a real-world link — how yeast respires anaerobically in maize porridge/dough fermentation used in brewing traditional Kenyan beverages like busaa. Students annotate the text using the coding strategy: '✓' for information that confirms their prediction, '?' for surprises, and '!' for connections to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Yeast CO₂ Investigation (25 min): Groups of 4 receive a printed investigation design scaffold. Guided by the teacher, they set up two test tubes</w:t>
            </w:r>
            <w:del w:id="9307" w:author="Claude (AI) - proposed" w:date="2026-10-14T07:56:35Z">
              <w:r>
                <w:rPr>
                  <w:rFonts w:ascii="Arial" w:cs="Arial" w:eastAsia="Arial" w:hAnsi="Arial"/>
                  <w:b w:val="false"/>
                  <w:bCs w:val="false"/>
                  <w:i w:val="false"/>
                  <w:iCs w:val="false"/>
                  <w:color w:val="000000"/>
                  <w:sz w:val="18"/>
                  <w:szCs w:val="18"/>
                </w:rPr>
                <w:delText xml:space="preserve">:</w:delText>
              </w:r>
            </w:del>
            <w:ins w:id="9308" w:author="Claude (AI) - proposed" w:date="2026-10-14T07:56:35Z">
              <w:r>
                <w:rPr>
                  <w:rFonts w:ascii="Arial" w:cs="Arial" w:eastAsia="Arial" w:hAnsi="Arial"/>
                  <w:b w:val="false"/>
                  <w:bCs w:val="false"/>
                  <w:i w:val="false"/>
                  <w:iCs w:val="false"/>
                  <w:color w:val="000000"/>
                  <w:sz w:val="18"/>
                  <w:szCs w:val="18"/>
                </w:rPr>
                <w:t xml:space="preserve"> (the teacher has prepared two jugs: ordinary warm water at about 35°C, and water that was boiled and then cooled to about 35°C):</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Tube A (</w:t>
            </w:r>
            <w:del w:id="9309" w:author="Claude (AI) - proposed" w:date="2026-10-14T07:56:35Z">
              <w:r>
                <w:rPr>
                  <w:rFonts w:ascii="Arial" w:cs="Arial" w:eastAsia="Arial" w:hAnsi="Arial"/>
                  <w:b w:val="false"/>
                  <w:bCs w:val="false"/>
                  <w:i w:val="false"/>
                  <w:iCs w:val="false"/>
                  <w:color w:val="000000"/>
                  <w:sz w:val="18"/>
                  <w:szCs w:val="18"/>
                </w:rPr>
                <w:delText xml:space="preserve">Aerobic</w:delText>
              </w:r>
            </w:del>
            <w:ins w:id="9310" w:author="Claude (AI) - proposed" w:date="2026-10-14T07:56:35Z">
              <w:r>
                <w:rPr>
                  <w:rFonts w:ascii="Arial" w:cs="Arial" w:eastAsia="Arial" w:hAnsi="Arial"/>
                  <w:b w:val="false"/>
                  <w:bCs w:val="false"/>
                  <w:i w:val="false"/>
                  <w:iCs w:val="false"/>
                  <w:color w:val="000000"/>
                  <w:sz w:val="18"/>
                  <w:szCs w:val="18"/>
                </w:rPr>
                <w:t xml:space="preserve">air available</w:t>
              </w:r>
            </w:ins>
            <w:r>
              <w:rPr>
                <w:rFonts w:ascii="Arial" w:cs="Arial" w:eastAsia="Arial" w:hAnsi="Arial"/>
                <w:b w:val="false"/>
                <w:bCs w:val="false"/>
                <w:i w:val="false"/>
                <w:iCs w:val="false"/>
                <w:color w:val="000000"/>
                <w:sz w:val="18"/>
                <w:szCs w:val="18"/>
              </w:rPr>
              <w:t xml:space="preserve">): 5 mL </w:t>
            </w:r>
            <w:del w:id="9311" w:author="Claude (AI) - proposed" w:date="2026-10-14T07:56:35Z">
              <w:r>
                <w:rPr>
                  <w:rFonts w:ascii="Arial" w:cs="Arial" w:eastAsia="Arial" w:hAnsi="Arial"/>
                  <w:b w:val="false"/>
                  <w:bCs w:val="false"/>
                  <w:i w:val="false"/>
                  <w:iCs w:val="false"/>
                  <w:color w:val="000000"/>
                  <w:sz w:val="18"/>
                  <w:szCs w:val="18"/>
                </w:rPr>
                <w:delText xml:space="preserve">warm water (35°C)</w:delText>
              </w:r>
            </w:del>
            <w:ins w:id="9312" w:author="Claude (AI) - proposed" w:date="2026-10-14T07:56:35Z">
              <w:r>
                <w:rPr>
                  <w:rFonts w:ascii="Arial" w:cs="Arial" w:eastAsia="Arial" w:hAnsi="Arial"/>
                  <w:b w:val="false"/>
                  <w:bCs w:val="false"/>
                  <w:i w:val="false"/>
                  <w:iCs w:val="false"/>
                  <w:color w:val="000000"/>
                  <w:sz w:val="18"/>
                  <w:szCs w:val="18"/>
                </w:rPr>
                <w:t xml:space="preserve">ordinary warm water</w:t>
              </w:r>
            </w:ins>
            <w:r>
              <w:rPr>
                <w:rFonts w:ascii="Arial" w:cs="Arial" w:eastAsia="Arial" w:hAnsi="Arial"/>
                <w:b w:val="false"/>
                <w:bCs w:val="false"/>
                <w:i w:val="false"/>
                <w:iCs w:val="false"/>
                <w:color w:val="000000"/>
                <w:sz w:val="18"/>
                <w:szCs w:val="18"/>
              </w:rPr>
              <w:t xml:space="preserve"> + 1 g dry yeast + 2 g glucose (sukari)</w:t>
            </w:r>
            <w:del w:id="9313" w:author="Claude (AI) - proposed" w:date="2026-10-14T07:56:35Z">
              <w:r>
                <w:rPr>
                  <w:rFonts w:ascii="Arial" w:cs="Arial" w:eastAsia="Arial" w:hAnsi="Arial"/>
                  <w:b w:val="false"/>
                  <w:bCs w:val="false"/>
                  <w:i w:val="false"/>
                  <w:iCs w:val="false"/>
                  <w:color w:val="000000"/>
                  <w:sz w:val="18"/>
                  <w:szCs w:val="18"/>
                </w:rPr>
                <w:delText xml:space="preserve"> → left open to air → connected via delivery tube</w:delText>
              </w:r>
            </w:del>
            <w:ins w:id="9314" w:author="Claude (AI) - proposed" w:date="2026-10-14T07:56:35Z">
              <w:r>
                <w:rPr>
                  <w:rFonts w:ascii="Arial" w:cs="Arial" w:eastAsia="Arial" w:hAnsi="Arial"/>
                  <w:b w:val="false"/>
                  <w:bCs w:val="false"/>
                  <w:i w:val="false"/>
                  <w:iCs w:val="false"/>
                  <w:color w:val="000000"/>
                  <w:sz w:val="18"/>
                  <w:szCs w:val="18"/>
                </w:rPr>
                <w:t xml:space="preserve">, shaken well so that air is mixed in → stoppered, with a delivery tube leading</w:t>
              </w:r>
            </w:ins>
            <w:r>
              <w:rPr>
                <w:rFonts w:ascii="Arial" w:cs="Arial" w:eastAsia="Arial" w:hAnsi="Arial"/>
                <w:b w:val="false"/>
                <w:bCs w:val="false"/>
                <w:i w:val="false"/>
                <w:iCs w:val="false"/>
                <w:color w:val="000000"/>
                <w:sz w:val="18"/>
                <w:szCs w:val="18"/>
              </w:rPr>
              <w:t xml:space="preserve"> to a test tube of fresh limewater.</w:t>
            </w:r>
          </w:p>
          <w:p>
            <w:pPr>
              <w:spacing w:after="30" w:before="0"/>
              <w:ind w:left="360" w:hanging="180"/>
              <w:jc w:val="left"/>
              <w:rPr>
                <w:ins w:id="9316" w:author="Claude (AI) - proposed" w:date="2026-10-14T07:56:35Z"/>
              </w:rPr>
            </w:pPr>
            <w:ins w:id="9315" w:author="Claude (AI) - proposed" w:date="2026-10-14T07:56:35Z">
              <w:r>
                <w:rPr>
                  <w:rFonts w:ascii="Arial" w:cs="Arial" w:eastAsia="Arial" w:hAnsi="Arial"/>
                  <w:b w:val="false"/>
                  <w:bCs w:val="false"/>
                  <w:i w:val="false"/>
                  <w:iCs w:val="false"/>
                  <w:color w:val="000000"/>
                  <w:sz w:val="18"/>
                  <w:szCs w:val="18"/>
                </w:rPr>
                <w:t xml:space="preserve">–  Tube B (air kept out): 5 mL boiled-and-cooled water + 1 g dry yeast + 2 g glucose (sukari), stirred gently → a 1 cm layer of cooking oil poured gently on top to keep air out → stoppered, with a delivery tube leading to a separate test tube of fresh limewater.</w:t>
              </w:r>
            </w:ins>
          </w:p>
          <w:p>
            <w:pPr>
              <w:keepNext w:val="false"/>
              <w:spacing w:after="40" w:before="0"/>
              <w:jc w:val="left"/>
              <w:rPr>
                <w:ins w:id="9318" w:author="Claude (AI) - proposed" w:date="2026-10-14T07:56:35Z"/>
              </w:rPr>
            </w:pPr>
            <w:ins w:id="9317" w:author="Claude (AI) - proposed" w:date="2026-10-14T07:56:35Z">
              <w:r>
                <w:rPr>
                  <w:rFonts w:ascii="Arial" w:cs="Arial" w:eastAsia="Arial" w:hAnsi="Arial"/>
                  <w:b w:val="false"/>
                  <w:bCs w:val="false"/>
                  <w:i w:val="false"/>
                  <w:iCs w:val="false"/>
                  <w:color w:val="000000"/>
                  <w:sz w:val="18"/>
                  <w:szCs w:val="18"/>
                </w:rPr>
                <w:t xml:space="preserve">(Low-cost substitutes: a cork or a ball of modelling clay can seal around the delivery tube; a clean drinking straw or a length of clear hose can replace glass tubing; if there is no limewater, stir a level teaspoon of builder's lime, chokaa, into 500 mL of clean water, leave it overnight and pour off the clear liquid.)</w:t>
              </w:r>
            </w:ins>
          </w:p>
          <w:p>
            <w:pPr>
              <w:spacing w:after="30" w:before="0"/>
              <w:ind w:left="360" w:hanging="180"/>
              <w:jc w:val="left"/>
              <w:rPr>
                <w:del w:id="9320" w:author="Claude (AI) - proposed" w:date="2026-10-14T07:56:35Z"/>
              </w:rPr>
            </w:pPr>
            <w:del w:id="9319" w:author="Claude (AI) - proposed" w:date="2026-10-14T07:56:35Z">
              <w:r>
                <w:rPr>
                  <w:rFonts w:ascii="Arial" w:cs="Arial" w:eastAsia="Arial" w:hAnsi="Arial"/>
                  <w:b w:val="false"/>
                  <w:bCs w:val="false"/>
                  <w:i w:val="false"/>
                  <w:iCs w:val="false"/>
                  <w:color w:val="000000"/>
                  <w:sz w:val="18"/>
                  <w:szCs w:val="18"/>
                </w:rPr>
                <w:delText xml:space="preserve">–  Tube B (Anaerobic): Same mixture → sealed with a rubber stopper immediately after mixing → connected via delivery tube to a separate test tube of fresh limewater.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Groups observe both limewater tubes at 0 min, 5 min, 10 min, 15 min, and 20 min, recording the turbidity on a scale of 0 (clear) to 3 (milky-white)</w:t>
            </w:r>
            <w:ins w:id="9321" w:author="Claude (AI) - proposed" w:date="2026-10-14T07:56:35Z">
              <w:r>
                <w:rPr>
                  <w:rFonts w:ascii="Arial" w:cs="Arial" w:eastAsia="Arial" w:hAnsi="Arial"/>
                  <w:b w:val="false"/>
                  <w:bCs w:val="false"/>
                  <w:i w:val="false"/>
                  <w:iCs w:val="false"/>
                  <w:color w:val="000000"/>
                  <w:sz w:val="18"/>
                  <w:szCs w:val="18"/>
                </w:rPr>
                <w:t xml:space="preserve">, and they also record the minute at which each limewater first looks cloudy</w:t>
              </w:r>
            </w:ins>
            <w:r>
              <w:rPr>
                <w:rFonts w:ascii="Arial" w:cs="Arial" w:eastAsia="Arial" w:hAnsi="Arial"/>
                <w:b w:val="false"/>
                <w:bCs w:val="false"/>
                <w:i w:val="false"/>
                <w:iCs w:val="false"/>
                <w:color w:val="000000"/>
                <w:sz w:val="18"/>
                <w:szCs w:val="18"/>
              </w:rPr>
              <w:t xml:space="preserve">. They photograph or sketch the limewater appearance at each interval. A parallel class data table is maintained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text cards. Say: 'Read carefully and annotate with ✓, ?, and !. You have </w:t>
            </w:r>
            <w:del w:id="9322" w:author="Claude (AI) - proposed" w:date="2026-10-14T07:56:35Z">
              <w:r>
                <w:rPr>
                  <w:rFonts w:ascii="Arial" w:cs="Arial" w:eastAsia="Arial" w:hAnsi="Arial"/>
                  <w:b w:val="false"/>
                  <w:bCs w:val="false"/>
                  <w:i w:val="false"/>
                  <w:iCs w:val="false"/>
                  <w:color w:val="000000"/>
                  <w:sz w:val="18"/>
                  <w:szCs w:val="18"/>
                </w:rPr>
                <w:delText xml:space="preserve">12</w:delText>
              </w:r>
            </w:del>
            <w:ins w:id="9323" w:author="Claude (AI) - proposed" w:date="2026-10-14T07:56: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At least one ! annotation must connect the reading to the sukuma wiki leaves from Lesson 1.' [Set visible timer.] At </w:t>
            </w:r>
            <w:del w:id="9324" w:author="Claude (AI) - proposed" w:date="2026-10-14T07:56:35Z">
              <w:r>
                <w:rPr>
                  <w:rFonts w:ascii="Arial" w:cs="Arial" w:eastAsia="Arial" w:hAnsi="Arial"/>
                  <w:b w:val="false"/>
                  <w:bCs w:val="false"/>
                  <w:i w:val="false"/>
                  <w:iCs w:val="false"/>
                  <w:color w:val="000000"/>
                  <w:sz w:val="18"/>
                  <w:szCs w:val="18"/>
                </w:rPr>
                <w:delText xml:space="preserve">12</w:delText>
              </w:r>
            </w:del>
            <w:ins w:id="9325" w:author="Claude (AI) - proposed" w:date="2026-10-14T07:56: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say: 'Find one partner and share your single most important ! annotation. 60 seconds.' Cold-call 2 students: 'Fatuma, read us your ! annotation and explain the connection to sukuma wiki.'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Before students begin the investigation, say: 'Before we set up, tell me — what is our independent variable? What is our dependent variable? What are we keeping the same to make this a fair test?' Cold-call 3 different students for each variable type. [WAIT TIME: 12 seconds each.] Demonstrate how to connect the delivery tube and how to read limewater turbidity. </w:t>
            </w:r>
            <w:ins w:id="9326" w:author="Claude (AI) - proposed" w:date="2026-10-14T07:56:35Z">
              <w:r>
                <w:rPr>
                  <w:rFonts w:ascii="Arial" w:cs="Arial" w:eastAsia="Arial" w:hAnsi="Arial"/>
                  <w:b w:val="false"/>
                  <w:bCs w:val="false"/>
                  <w:i w:val="false"/>
                  <w:iCs w:val="false"/>
                  <w:color w:val="000000"/>
                  <w:sz w:val="18"/>
                  <w:szCs w:val="18"/>
                </w:rPr>
                <w:t xml:space="preserve">Say what to expect: 'Both limewater tubes will probably turn milky, because yeast also makes CO₂ when air is kept out. Tube A will probably turn milky a little sooner. Both results are useful.' </w:t>
              </w:r>
            </w:ins>
            <w:r>
              <w:rPr>
                <w:rFonts w:ascii="Arial" w:cs="Arial" w:eastAsia="Arial" w:hAnsi="Arial"/>
                <w:b w:val="false"/>
                <w:bCs w:val="false"/>
                <w:i w:val="false"/>
                <w:iCs w:val="false"/>
                <w:color w:val="000000"/>
                <w:sz w:val="18"/>
                <w:szCs w:val="18"/>
              </w:rPr>
              <w:t xml:space="preserve">Stress the safety note: 'I </w:t>
            </w:r>
            <w:del w:id="9327" w:author="Claude (AI) - proposed" w:date="2026-10-14T07:56:35Z">
              <w:r>
                <w:rPr>
                  <w:rFonts w:ascii="Arial" w:cs="Arial" w:eastAsia="Arial" w:hAnsi="Arial"/>
                  <w:b w:val="false"/>
                  <w:bCs w:val="false"/>
                  <w:i w:val="false"/>
                  <w:iCs w:val="false"/>
                  <w:color w:val="000000"/>
                  <w:sz w:val="18"/>
                  <w:szCs w:val="18"/>
                </w:rPr>
                <w:delText xml:space="preserve">will pour the boiling water used to pre-boil the anaerobic mixture — do not attempt this yourselves</w:delText>
              </w:r>
            </w:del>
            <w:ins w:id="9328" w:author="Claude (AI) - proposed" w:date="2026-10-14T07:56:35Z">
              <w:r>
                <w:rPr>
                  <w:rFonts w:ascii="Arial" w:cs="Arial" w:eastAsia="Arial" w:hAnsi="Arial"/>
                  <w:b w:val="false"/>
                  <w:bCs w:val="false"/>
                  <w:i w:val="false"/>
                  <w:iCs w:val="false"/>
                  <w:color w:val="000000"/>
                  <w:sz w:val="18"/>
                  <w:szCs w:val="18"/>
                </w:rPr>
                <w:t xml:space="preserve">prepared the boiled water myself and let it cool to about 35°C. Boiling water scalds, and it kills yeast, so never add yeast to hot water</w:t>
              </w:r>
            </w:ins>
            <w:r>
              <w:rPr>
                <w:rFonts w:ascii="Arial" w:cs="Arial" w:eastAsia="Arial" w:hAnsi="Arial"/>
                <w:b w:val="false"/>
                <w:bCs w:val="false"/>
                <w:i w:val="false"/>
                <w:iCs w:val="false"/>
                <w:color w:val="000000"/>
                <w:sz w:val="18"/>
                <w:szCs w:val="18"/>
              </w:rPr>
              <w:t xml:space="preserve">.' Circulate every 5 minutes. At each observation point, prompt: 'Record your turbidity score NOW — be precise, be honest even if the result surprises you.' At the 20-minute mark, say: 'Complete your data table and calculate the total turbidity score for each tube across all time points.</w:t>
            </w:r>
            <w:del w:id="9329" w:author="Claude (AI) - proposed" w:date="2026-10-14T07:56:35Z">
              <w:r>
                <w:rPr>
                  <w:rFonts w:ascii="Arial" w:cs="Arial" w:eastAsia="Arial" w:hAnsi="Arial"/>
                  <w:b w:val="false"/>
                  <w:bCs w:val="false"/>
                  <w:i w:val="false"/>
                  <w:iCs w:val="false"/>
                  <w:color w:val="000000"/>
                  <w:sz w:val="18"/>
                  <w:szCs w:val="18"/>
                </w:rPr>
                <w:delText xml:space="preserve">'</w:delText>
              </w:r>
            </w:del>
            <w:ins w:id="9330" w:author="Claude (AI) - proposed" w:date="2026-10-14T07:56:35Z">
              <w:r>
                <w:rPr>
                  <w:rFonts w:ascii="Arial" w:cs="Arial" w:eastAsia="Arial" w:hAnsi="Arial"/>
                  <w:b w:val="false"/>
                  <w:bCs w:val="false"/>
                  <w:i w:val="false"/>
                  <w:iCs w:val="false"/>
                  <w:color w:val="000000"/>
                  <w:sz w:val="18"/>
                  <w:szCs w:val="18"/>
                </w:rPr>
                <w:t xml:space="preserve"> Write down the minute at which each limewater first looked cloudy; we need that number later.' Language support: put these terms on the board with the Kiswahili where you know it: respiration = upumuaji, yeast = chachu, fermentation = uchachushaji, energy = nishati, sugar = sukari, oxygen = oksijeni. Learners may take notes in either language; the English term is what is assessed.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 Coding + Controlled Experiment with Quantitative Observation: Annotation coding (✓/!/?) trains students to read scientifically rather than passively, and the ! code explicitly requires them to link new information back to the anchoring phenomenon. The controlled experiment gives students first-hand, quantitative evidence (limewater turbidity as a proxy for CO₂ concentration) that they generated themselves, making the abstract biochemistry of respiration tangible. Using glucose (sukari) and yeast — familiar ingredients in Kenyan baking and brewing — grounds the chemistry in a known 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collect 5 notebooks at random and check for at least one ! annotation linked to the sukuma wiki phenomenon. During PART B, check each group's data table for: (1) correct identification of independent and dependent variables; (2) consistent turbidity recording at all 5 time points; (3) </w:t>
            </w:r>
            <w:del w:id="9331" w:author="Claude (AI) - proposed" w:date="2026-10-14T07:56:35Z">
              <w:r>
                <w:rPr>
                  <w:rFonts w:ascii="Arial" w:cs="Arial" w:eastAsia="Arial" w:hAnsi="Arial"/>
                  <w:b w:val="false"/>
                  <w:bCs w:val="false"/>
                  <w:i w:val="false"/>
                  <w:iCs w:val="false"/>
                  <w:color w:val="000000"/>
                  <w:sz w:val="18"/>
                  <w:szCs w:val="18"/>
                </w:rPr>
                <w:delText xml:space="preserve">greater turbidity increase in</w:delText>
              </w:r>
            </w:del>
            <w:ins w:id="9332" w:author="Claude (AI) - proposed" w:date="2026-10-14T07:56:35Z">
              <w:r>
                <w:rPr>
                  <w:rFonts w:ascii="Arial" w:cs="Arial" w:eastAsia="Arial" w:hAnsi="Arial"/>
                  <w:b w:val="false"/>
                  <w:bCs w:val="false"/>
                  <w:i w:val="false"/>
                  <w:iCs w:val="false"/>
                  <w:color w:val="000000"/>
                  <w:sz w:val="18"/>
                  <w:szCs w:val="18"/>
                </w:rPr>
                <w:t xml:space="preserve">both tubes turning milky,</w:t>
              </w:r>
            </w:ins>
            <w:r>
              <w:rPr>
                <w:rFonts w:ascii="Arial" w:cs="Arial" w:eastAsia="Arial" w:hAnsi="Arial"/>
                <w:b w:val="false"/>
                <w:bCs w:val="false"/>
                <w:i w:val="false"/>
                <w:iCs w:val="false"/>
                <w:color w:val="000000"/>
                <w:sz w:val="18"/>
                <w:szCs w:val="18"/>
              </w:rPr>
              <w:t xml:space="preserve"> Tube A (</w:t>
            </w:r>
            <w:del w:id="9333" w:author="Claude (AI) - proposed" w:date="2026-10-14T07:56:35Z">
              <w:r>
                <w:rPr>
                  <w:rFonts w:ascii="Arial" w:cs="Arial" w:eastAsia="Arial" w:hAnsi="Arial"/>
                  <w:b w:val="false"/>
                  <w:bCs w:val="false"/>
                  <w:i w:val="false"/>
                  <w:iCs w:val="false"/>
                  <w:color w:val="000000"/>
                  <w:sz w:val="18"/>
                  <w:szCs w:val="18"/>
                </w:rPr>
                <w:delText xml:space="preserve">aerobic)</w:delText>
              </w:r>
            </w:del>
            <w:ins w:id="9334" w:author="Claude (AI) - proposed" w:date="2026-10-14T07:56:35Z">
              <w:r>
                <w:rPr>
                  <w:rFonts w:ascii="Arial" w:cs="Arial" w:eastAsia="Arial" w:hAnsi="Arial"/>
                  <w:b w:val="false"/>
                  <w:bCs w:val="false"/>
                  <w:i w:val="false"/>
                  <w:iCs w:val="false"/>
                  <w:color w:val="000000"/>
                  <w:sz w:val="18"/>
                  <w:szCs w:val="18"/>
                </w:rPr>
                <w:t xml:space="preserve">air available) usually somewhat sooner or more strongly</w:t>
              </w:r>
            </w:ins>
            <w:r>
              <w:rPr>
                <w:rFonts w:ascii="Arial" w:cs="Arial" w:eastAsia="Arial" w:hAnsi="Arial"/>
                <w:b w:val="false"/>
                <w:bCs w:val="false"/>
                <w:i w:val="false"/>
                <w:iCs w:val="false"/>
                <w:color w:val="000000"/>
                <w:sz w:val="18"/>
                <w:szCs w:val="18"/>
              </w:rPr>
              <w:t xml:space="preserve"> than Tube B (</w:t>
            </w:r>
            <w:del w:id="9335" w:author="Claude (AI) - proposed" w:date="2026-10-14T07:56:35Z">
              <w:r>
                <w:rPr>
                  <w:rFonts w:ascii="Arial" w:cs="Arial" w:eastAsia="Arial" w:hAnsi="Arial"/>
                  <w:b w:val="false"/>
                  <w:bCs w:val="false"/>
                  <w:i w:val="false"/>
                  <w:iCs w:val="false"/>
                  <w:color w:val="000000"/>
                  <w:sz w:val="18"/>
                  <w:szCs w:val="18"/>
                </w:rPr>
                <w:delText xml:space="preserve">anaerobic) — if</w:delText>
              </w:r>
            </w:del>
            <w:ins w:id="9336" w:author="Claude (AI) - proposed" w:date="2026-10-14T07:56:35Z">
              <w:r>
                <w:rPr>
                  <w:rFonts w:ascii="Arial" w:cs="Arial" w:eastAsia="Arial" w:hAnsi="Arial"/>
                  <w:b w:val="false"/>
                  <w:bCs w:val="false"/>
                  <w:i w:val="false"/>
                  <w:iCs w:val="false"/>
                  <w:color w:val="000000"/>
                  <w:sz w:val="18"/>
                  <w:szCs w:val="18"/>
                </w:rPr>
                <w:t xml:space="preserve">air kept out). If Tube B stays clear, ask: 'Was the water cooled before the yeast went in? Is the stopper tight?' (a yeast killed by hot water gives no gas, and a leak loses the gas). If</w:t>
              </w:r>
            </w:ins>
            <w:r>
              <w:rPr>
                <w:rFonts w:ascii="Arial" w:cs="Arial" w:eastAsia="Arial" w:hAnsi="Arial"/>
                <w:b w:val="false"/>
                <w:bCs w:val="false"/>
                <w:i w:val="false"/>
                <w:iCs w:val="false"/>
                <w:color w:val="000000"/>
                <w:sz w:val="18"/>
                <w:szCs w:val="18"/>
              </w:rPr>
              <w:t xml:space="preserve"> a group records </w:t>
            </w:r>
            <w:del w:id="9337" w:author="Claude (AI) - proposed" w:date="2026-10-14T07:56:35Z">
              <w:r>
                <w:rPr>
                  <w:rFonts w:ascii="Arial" w:cs="Arial" w:eastAsia="Arial" w:hAnsi="Arial"/>
                  <w:b w:val="false"/>
                  <w:bCs w:val="false"/>
                  <w:i w:val="false"/>
                  <w:iCs w:val="false"/>
                  <w:color w:val="000000"/>
                  <w:sz w:val="18"/>
                  <w:szCs w:val="18"/>
                </w:rPr>
                <w:delText xml:space="preserve">the opposite, probe immediately: 'Walk me through how you set up Tube B — was the stopper on before or after mixing?' Flag anomalous results</w:delText>
              </w:r>
            </w:del>
            <w:ins w:id="9338" w:author="Claude (AI) - proposed" w:date="2026-10-14T07:56:35Z">
              <w:r>
                <w:rPr>
                  <w:rFonts w:ascii="Arial" w:cs="Arial" w:eastAsia="Arial" w:hAnsi="Arial"/>
                  <w:b w:val="false"/>
                  <w:bCs w:val="false"/>
                  <w:i w:val="false"/>
                  <w:iCs w:val="false"/>
                  <w:color w:val="000000"/>
                  <w:sz w:val="18"/>
                  <w:szCs w:val="18"/>
                </w:rPr>
                <w:t xml:space="preserve">Tube B milky before Tube A, accept it if the set-up was correct and flag it</w:t>
              </w:r>
            </w:ins>
            <w:r>
              <w:rPr>
                <w:rFonts w:ascii="Arial" w:cs="Arial" w:eastAsia="Arial" w:hAnsi="Arial"/>
                <w:b w:val="false"/>
                <w:bCs w:val="false"/>
                <w:i w:val="false"/>
                <w:iCs w:val="false"/>
                <w:color w:val="000000"/>
                <w:sz w:val="18"/>
                <w:szCs w:val="18"/>
              </w:rPr>
              <w:t xml:space="preserve"> for 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s-fpfiwhmrv0vpamrxnw">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c4_lymegpriealx83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vvgrz3raeljmd_jmpkks">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w7_4tovmqjwq6hqkf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Data Analysis &amp; Equation Construction (</w:t>
            </w:r>
            <w:del w:id="9339" w:author="Claude (AI) - proposed" w:date="2026-10-14T07:56:35Z">
              <w:r>
                <w:rPr>
                  <w:rFonts w:ascii="Arial" w:cs="Arial" w:eastAsia="Arial" w:hAnsi="Arial"/>
                  <w:b w:val="false"/>
                  <w:bCs w:val="false"/>
                  <w:i w:val="false"/>
                  <w:iCs w:val="false"/>
                  <w:color w:val="000000"/>
                  <w:sz w:val="18"/>
                  <w:szCs w:val="18"/>
                </w:rPr>
                <w:delText xml:space="preserve">15</w:delText>
              </w:r>
            </w:del>
            <w:ins w:id="9340" w:author="Claude (AI) - proposed" w:date="2026-10-14T07:56:3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Groups plot their turbidity data as a line graph (time on x-axis, turbidity score on y-axis, two lines for Tube A and Tube B) on graph paper provided. They answer three analysis questions: (1) </w:t>
            </w:r>
            <w:del w:id="9341" w:author="Claude (AI) - proposed" w:date="2026-10-14T07:56:35Z">
              <w:r>
                <w:rPr>
                  <w:rFonts w:ascii="Arial" w:cs="Arial" w:eastAsia="Arial" w:hAnsi="Arial"/>
                  <w:b w:val="false"/>
                  <w:bCs w:val="false"/>
                  <w:i w:val="false"/>
                  <w:iCs w:val="false"/>
                  <w:color w:val="000000"/>
                  <w:sz w:val="18"/>
                  <w:szCs w:val="18"/>
                </w:rPr>
                <w:delText xml:space="preserve">Which condition produced more CO₂? How</w:delText>
              </w:r>
            </w:del>
            <w:ins w:id="9342" w:author="Claude (AI) - proposed" w:date="2026-10-14T07:56:35Z">
              <w:r>
                <w:rPr>
                  <w:rFonts w:ascii="Arial" w:cs="Arial" w:eastAsia="Arial" w:hAnsi="Arial"/>
                  <w:b w:val="false"/>
                  <w:bCs w:val="false"/>
                  <w:i w:val="false"/>
                  <w:iCs w:val="false"/>
                  <w:color w:val="000000"/>
                  <w:sz w:val="18"/>
                  <w:szCs w:val="18"/>
                </w:rPr>
                <w:t xml:space="preserve">Did both limewater tubes turn milky? Which turned milky first? What</w:t>
              </w:r>
            </w:ins>
            <w:r>
              <w:rPr>
                <w:rFonts w:ascii="Arial" w:cs="Arial" w:eastAsia="Arial" w:hAnsi="Arial"/>
                <w:b w:val="false"/>
                <w:bCs w:val="false"/>
                <w:i w:val="false"/>
                <w:iCs w:val="false"/>
                <w:color w:val="000000"/>
                <w:sz w:val="18"/>
                <w:szCs w:val="18"/>
              </w:rPr>
              <w:t xml:space="preserve"> does your graph </w:t>
            </w:r>
            <w:del w:id="9343" w:author="Claude (AI) - proposed" w:date="2026-10-14T07:56:35Z">
              <w:r>
                <w:rPr>
                  <w:rFonts w:ascii="Arial" w:cs="Arial" w:eastAsia="Arial" w:hAnsi="Arial"/>
                  <w:b w:val="false"/>
                  <w:bCs w:val="false"/>
                  <w:i w:val="false"/>
                  <w:iCs w:val="false"/>
                  <w:color w:val="000000"/>
                  <w:sz w:val="18"/>
                  <w:szCs w:val="18"/>
                </w:rPr>
                <w:delText xml:space="preserve">support this</w:delText>
              </w:r>
            </w:del>
            <w:ins w:id="9344" w:author="Claude (AI) - proposed" w:date="2026-10-14T07:56:35Z">
              <w:r>
                <w:rPr>
                  <w:rFonts w:ascii="Arial" w:cs="Arial" w:eastAsia="Arial" w:hAnsi="Arial"/>
                  <w:b w:val="false"/>
                  <w:bCs w:val="false"/>
                  <w:i w:val="false"/>
                  <w:iCs w:val="false"/>
                  <w:color w:val="000000"/>
                  <w:sz w:val="18"/>
                  <w:szCs w:val="18"/>
                </w:rPr>
                <w:t xml:space="preserve">tell you about whether yeast can make CO₂ when air is kept out</w:t>
              </w:r>
            </w:ins>
            <w:r>
              <w:rPr>
                <w:rFonts w:ascii="Arial" w:cs="Arial" w:eastAsia="Arial" w:hAnsi="Arial"/>
                <w:b w:val="false"/>
                <w:bCs w:val="false"/>
                <w:i w:val="false"/>
                <w:iCs w:val="false"/>
                <w:color w:val="000000"/>
                <w:sz w:val="18"/>
                <w:szCs w:val="18"/>
              </w:rPr>
              <w:t xml:space="preserve">? (2) Using your reading, explain WHY aerobic respiration </w:t>
            </w:r>
            <w:del w:id="9345" w:author="Claude (AI) - proposed" w:date="2026-10-14T07:56:35Z">
              <w:r>
                <w:rPr>
                  <w:rFonts w:ascii="Arial" w:cs="Arial" w:eastAsia="Arial" w:hAnsi="Arial"/>
                  <w:b w:val="false"/>
                  <w:bCs w:val="false"/>
                  <w:i w:val="false"/>
                  <w:iCs w:val="false"/>
                  <w:color w:val="000000"/>
                  <w:sz w:val="18"/>
                  <w:szCs w:val="18"/>
                </w:rPr>
                <w:delText xml:space="preserve">produces more CO₂</w:delText>
              </w:r>
            </w:del>
            <w:ins w:id="9346" w:author="Claude (AI) - proposed" w:date="2026-10-14T07:56:35Z">
              <w:r>
                <w:rPr>
                  <w:rFonts w:ascii="Arial" w:cs="Arial" w:eastAsia="Arial" w:hAnsi="Arial"/>
                  <w:b w:val="false"/>
                  <w:bCs w:val="false"/>
                  <w:i w:val="false"/>
                  <w:iCs w:val="false"/>
                  <w:color w:val="000000"/>
                  <w:sz w:val="18"/>
                  <w:szCs w:val="18"/>
                </w:rPr>
                <w:t xml:space="preserve">releases more energy and makes more CO₂ per glucose</w:t>
              </w:r>
            </w:ins>
            <w:r>
              <w:rPr>
                <w:rFonts w:ascii="Arial" w:cs="Arial" w:eastAsia="Arial" w:hAnsi="Arial"/>
                <w:b w:val="false"/>
                <w:bCs w:val="false"/>
                <w:i w:val="false"/>
                <w:iCs w:val="false"/>
                <w:color w:val="000000"/>
                <w:sz w:val="18"/>
                <w:szCs w:val="18"/>
              </w:rPr>
              <w:t xml:space="preserve"> than anaerobic respiration </w:t>
            </w:r>
            <w:del w:id="9347" w:author="Claude (AI) - proposed" w:date="2026-10-14T07:56:35Z">
              <w:r>
                <w:rPr>
                  <w:rFonts w:ascii="Arial" w:cs="Arial" w:eastAsia="Arial" w:hAnsi="Arial"/>
                  <w:b w:val="false"/>
                  <w:bCs w:val="false"/>
                  <w:i w:val="false"/>
                  <w:iCs w:val="false"/>
                  <w:color w:val="000000"/>
                  <w:sz w:val="18"/>
                  <w:szCs w:val="18"/>
                </w:rPr>
                <w:delText xml:space="preserve">per unit of glucose</w:delText>
              </w:r>
            </w:del>
            <w:ins w:id="9348" w:author="Claude (AI) - proposed" w:date="2026-10-14T07:56:35Z">
              <w:r>
                <w:rPr>
                  <w:rFonts w:ascii="Arial" w:cs="Arial" w:eastAsia="Arial" w:hAnsi="Arial"/>
                  <w:b w:val="false"/>
                  <w:bCs w:val="false"/>
                  <w:i w:val="false"/>
                  <w:iCs w:val="false"/>
                  <w:color w:val="000000"/>
                  <w:sz w:val="18"/>
                  <w:szCs w:val="18"/>
                </w:rPr>
                <w:t xml:space="preserve">(6 CO₂ compared with 2 CO₂ per glucose)</w:t>
              </w:r>
            </w:ins>
            <w:r>
              <w:rPr>
                <w:rFonts w:ascii="Arial" w:cs="Arial" w:eastAsia="Arial" w:hAnsi="Arial"/>
                <w:b w:val="false"/>
                <w:bCs w:val="false"/>
                <w:i w:val="false"/>
                <w:iCs w:val="false"/>
                <w:color w:val="000000"/>
                <w:sz w:val="18"/>
                <w:szCs w:val="18"/>
              </w:rPr>
              <w:t xml:space="preserve">. (3) Write the word equation and balanced symbol equation for aerobic respiration and for anaerobic respiration (yeast pathway). Groups write equations on mini whiteboards.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Whole-Class Equation Gallery (</w:t>
            </w:r>
            <w:del w:id="9349" w:author="Claude (AI) - proposed" w:date="2026-10-14T07:56:35Z">
              <w:r>
                <w:rPr>
                  <w:rFonts w:ascii="Arial" w:cs="Arial" w:eastAsia="Arial" w:hAnsi="Arial"/>
                  <w:b w:val="false"/>
                  <w:bCs w:val="false"/>
                  <w:i w:val="false"/>
                  <w:iCs w:val="false"/>
                  <w:color w:val="000000"/>
                  <w:sz w:val="18"/>
                  <w:szCs w:val="18"/>
                </w:rPr>
                <w:delText xml:space="preserve">10</w:delText>
              </w:r>
            </w:del>
            <w:ins w:id="9350" w:author="Claude (AI) - proposed" w:date="2026-10-14T07:56: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group holds up their mini whiteboard equations. The class critiques using the protocol: 'Agree, Disagree, or Add.' The teacher scribes the consensus equations on the board. Students copy the verified equations into their notebooks and annotate each term (e.g., 'C₆H₁₂O₆ — this is glucose, the sugar from sukuma wiki leaves').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352" w:author="Claude (AI) - proposed" w:date="2026-10-14T07:56:35Z"/>
              </w:rPr>
            </w:pPr>
            <w:ins w:id="9351" w:author="Claude (AI) - proposed" w:date="2026-10-14T07:56:35Z">
              <w:r>
                <w:rPr>
                  <w:rFonts w:ascii="Arial" w:cs="Arial" w:eastAsia="Arial" w:hAnsi="Arial"/>
                  <w:b w:val="false"/>
                  <w:bCs w:val="false"/>
                  <w:i w:val="false"/>
                  <w:iCs w:val="false"/>
                  <w:color w:val="000000"/>
                  <w:sz w:val="18"/>
                  <w:szCs w:val="18"/>
                </w:rPr>
                <w:t xml:space="preserve">PART C — Testing an idea against the evidence (5 min): Students individually answer in their notebooks: (1) 'In your yeast tubes, after how many minutes did the limewater first look cloudy? In Lesson 1, how long did it take for bubbles to stream from the sukuma wiki leaf in warm water? Compare the two times. What does the comparison suggest about whether respiration in the leaf cells made all of the gas in the Lesson 1 bubbles? Suggest one other place the gas could have come from.' (2) 'Use the word ENZYME to explain why mandazi dough rises faster on a warm day.'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del w:id="9354" w:author="Claude (AI) - proposed" w:date="2026-10-14T07:56:35Z"/>
              </w:rPr>
            </w:pPr>
            <w:del w:id="9353" w:author="Claude (AI) - proposed" w:date="2026-10-14T07:56:35Z">
              <w:r>
                <w:rPr>
                  <w:rFonts w:ascii="Arial" w:cs="Arial" w:eastAsia="Arial" w:hAnsi="Arial"/>
                  <w:b w:val="false"/>
                  <w:bCs w:val="false"/>
                  <w:i w:val="false"/>
                  <w:iCs w:val="false"/>
                  <w:color w:val="000000"/>
                  <w:sz w:val="18"/>
                  <w:szCs w:val="18"/>
                </w:rPr>
                <w:delText xml:space="preserve">PART C — Connecting to Phenomenon (5 min): Students individually answer in their notebooks: 'The sukuma wiki leaves submerged in WARM water produced more bubbles than those in cold water. Using what you now know about respiration, explain this observation. Include the word ENZYME in your answer.'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w:t>
            </w:r>
            <w:del w:id="9355" w:author="Claude (AI) - proposed" w:date="2026-10-14T07:56:35Z">
              <w:r>
                <w:rPr>
                  <w:rFonts w:ascii="Arial" w:cs="Arial" w:eastAsia="Arial" w:hAnsi="Arial"/>
                  <w:b w:val="false"/>
                  <w:bCs w:val="false"/>
                  <w:i w:val="false"/>
                  <w:iCs w:val="false"/>
                  <w:color w:val="000000"/>
                  <w:sz w:val="18"/>
                  <w:szCs w:val="18"/>
                </w:rPr>
                <w:delText xml:space="preserve">12</w:delText>
              </w:r>
            </w:del>
            <w:ins w:id="9356" w:author="Claude (AI) - proposed" w:date="2026-10-14T07:56:3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to plot your graph and answer the three questions. Question 3 is the most important — the equations must be balanced. Use your text card if needed.' Circulate and ask probing questions to groups that are struggling: 'Look at the products column in your comparison table — what does aerobic respiration produce that anaerobic does NOT?'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For the gallery critique, say: 'When I point to a group's board, everyone look carefully. Thumbs up if you agree, thumbs sideways if you want to add something, thumbs down if you think there is an error. No calling out — I will cold-call.' Cold-call at least 4 students for the critique. When errors arise (e.g., unbalanced equations), say: 'Count the carbon atoms on both sides — are they equal? Fix it.' Do not correct for students; redirect them to fix it themselves.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358" w:author="Claude (AI) - proposed" w:date="2026-10-14T07:56:35Z"/>
              </w:rPr>
            </w:pPr>
            <w:ins w:id="9357" w:author="Claude (AI) - proposed" w:date="2026-10-14T07:56:35Z">
              <w:r>
                <w:rPr>
                  <w:rFonts w:ascii="Arial" w:cs="Arial" w:eastAsia="Arial" w:hAnsi="Arial"/>
                  <w:b w:val="false"/>
                  <w:bCs w:val="false"/>
                  <w:i w:val="false"/>
                  <w:iCs w:val="false"/>
                  <w:color w:val="000000"/>
                  <w:sz w:val="18"/>
                  <w:szCs w:val="18"/>
                </w:rPr>
                <w:t xml:space="preserve">PART C: After students write, cold-call 2 students: 'Wanjiku, read your answer to question 1.' [WAIT TIME: 10 seconds.] What good sounds like: 'The yeast took about 5 to 10 minutes, but the leaf bubbled in seconds, so respiration in the leaf cells cannot have made all of that gas that fast. Some of it must have been there already — in the air spaces inside the leaf, or dissolved in the water.' If learners have not reached this, ask: 'Where is there already gas, before we put the leaf in water? Think about the air spaces in your leaf diagram from Lesson 2.' Do not give the answer yet. Say: 'We keep this on the Driving Question Board: what is in the bubbles?' For question 2, ask the class: 'Did she use the word enzyme correctly? Thumbs up or sideways.' [WAIT TIME: 10 seconds.] Reinforce: 'Enzymes are proteins — they speed up chemical reactions. Warming the dough speeds up the yeast enzymes, so respiration and CO₂ production are faster. Very hot water would kill the yeast, and we test that in Lesson 6.'</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del w:id="9360" w:author="Claude (AI) - proposed" w:date="2026-10-14T07:56:35Z"/>
              </w:rPr>
            </w:pPr>
            <w:del w:id="9359" w:author="Claude (AI) - proposed" w:date="2026-10-14T07:56:35Z">
              <w:r>
                <w:rPr>
                  <w:rFonts w:ascii="Arial" w:cs="Arial" w:eastAsia="Arial" w:hAnsi="Arial"/>
                  <w:b w:val="false"/>
                  <w:bCs w:val="false"/>
                  <w:i w:val="false"/>
                  <w:iCs w:val="false"/>
                  <w:color w:val="000000"/>
                  <w:sz w:val="18"/>
                  <w:szCs w:val="18"/>
                </w:rPr>
                <w:delText xml:space="preserve">PART C: After students write their individual explanation, cold-call 2 students: 'Wanjiku, read your explanation.' After the first student, ask the class: 'Did she include the word enzyme correctly? Thumbs up or sideways.' [WAIT TIME: 10 seconds.] Reinforce: 'Enzymes are proteins — they speed up chemical reactions. Warming the water increases enzyme activity, which speeds up respiration, which produces more CO₂ — those are the bubbles we saw!'</w:delText>
              </w:r>
            </w:del>
          </w:p>
          <w:p>
            <w:pPr>
              <w:keepNext w:val="false"/>
              <w:spacing w:after="40" w:before="0"/>
              <w:jc w:val="left"/>
            </w:pPr>
            <w:r>
              <w:rPr>
                <w:rFonts w:ascii="Arial" w:cs="Arial" w:eastAsia="Arial" w:hAnsi="Arial"/>
                <w:b w:val="false"/>
                <w:bCs w:val="false"/>
                <w:i w:val="false"/>
                <w:iCs w:val="false"/>
                <w:color w:val="000000"/>
                <w:sz w:val="18"/>
                <w:szCs w:val="18"/>
              </w:rPr>
              <w:t xml:space="preserve">Graphing + Mini Whiteboard Gallery Critique: Graphing transforms raw numbers into a visual pattern, making the difference between aerobic and anaerobic CO₂ production immediately visible. The gallery critique with agree/disagree/add is a low-stakes peer-assessment strategy that surfaces misconceptions publicly so the teacher can address them efficiently. The Part C individual writing task </w:t>
            </w:r>
            <w:del w:id="9361" w:author="Claude (AI) - proposed" w:date="2026-10-14T07:56:35Z">
              <w:r>
                <w:rPr>
                  <w:rFonts w:ascii="Arial" w:cs="Arial" w:eastAsia="Arial" w:hAnsi="Arial"/>
                  <w:b w:val="false"/>
                  <w:bCs w:val="false"/>
                  <w:i w:val="false"/>
                  <w:iCs w:val="false"/>
                  <w:color w:val="000000"/>
                  <w:sz w:val="18"/>
                  <w:szCs w:val="18"/>
                </w:rPr>
                <w:delText xml:space="preserve">is a 'closing the loop' strategy — it explicitly requires students to use their new mechanistic knowledge (respiration, enzymes, temperature) to re-explain the original phenomenon, deepening the connection between evidence and explanation</w:delText>
              </w:r>
            </w:del>
            <w:ins w:id="9362" w:author="Claude (AI) - proposed" w:date="2026-10-14T07:56:35Z">
              <w:r>
                <w:rPr>
                  <w:rFonts w:ascii="Arial" w:cs="Arial" w:eastAsia="Arial" w:hAnsi="Arial"/>
                  <w:b w:val="false"/>
                  <w:bCs w:val="false"/>
                  <w:i w:val="false"/>
                  <w:iCs w:val="false"/>
                  <w:color w:val="000000"/>
                  <w:sz w:val="18"/>
                  <w:szCs w:val="18"/>
                </w:rPr>
                <w:t xml:space="preserve">asks students to test an explanation against their own evidence (how fast the gas appears), which is how a claim is checked in science, and to apply the enzyme idea to the familiar mandazi dough</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mini whiteboard photos (or have students leave boards up) and assess: (1) aerobic equation: C₆H₁₂O₆ + 6O₂ → 6CO₂ + 6H₂O (+ energy); (2) anaerobic equation: C₆H₁₂O₆ → 2C₂H₅OH + 2CO₂ (+ energy). Mark errors on your clipboard. For Part C, read 6 individual notebooks while circulating — look for: </w:t>
            </w:r>
            <w:ins w:id="9363" w:author="Claude (AI) - proposed" w:date="2026-10-14T07:56:35Z">
              <w:r>
                <w:rPr>
                  <w:rFonts w:ascii="Arial" w:cs="Arial" w:eastAsia="Arial" w:hAnsi="Arial"/>
                  <w:b w:val="false"/>
                  <w:bCs w:val="false"/>
                  <w:i w:val="false"/>
                  <w:iCs w:val="false"/>
                  <w:color w:val="000000"/>
                  <w:sz w:val="18"/>
                  <w:szCs w:val="18"/>
                </w:rPr>
                <w:t xml:space="preserve">a correct comparison of the two times (minutes for yeast, seconds for the leaf), at least one other possible source of gas, and </w:t>
              </w:r>
            </w:ins>
            <w:r>
              <w:rPr>
                <w:rFonts w:ascii="Arial" w:cs="Arial" w:eastAsia="Arial" w:hAnsi="Arial"/>
                <w:b w:val="false"/>
                <w:bCs w:val="false"/>
                <w:i w:val="false"/>
                <w:iCs w:val="false"/>
                <w:color w:val="000000"/>
                <w:sz w:val="18"/>
                <w:szCs w:val="18"/>
              </w:rPr>
              <w:t xml:space="preserve">correct use of 'enzyme</w:t>
            </w:r>
            <w:del w:id="9364" w:author="Claude (AI) - proposed" w:date="2026-10-14T07:56:35Z">
              <w:r>
                <w:rPr>
                  <w:rFonts w:ascii="Arial" w:cs="Arial" w:eastAsia="Arial" w:hAnsi="Arial"/>
                  <w:b w:val="false"/>
                  <w:bCs w:val="false"/>
                  <w:i w:val="false"/>
                  <w:iCs w:val="false"/>
                  <w:color w:val="000000"/>
                  <w:sz w:val="18"/>
                  <w:szCs w:val="18"/>
                </w:rPr>
                <w:delText xml:space="preserve">,' correct</w:delText>
              </w:r>
            </w:del>
            <w:ins w:id="9365" w:author="Claude (AI) - proposed" w:date="2026-10-14T07:56:35Z">
              <w:r>
                <w:rPr>
                  <w:rFonts w:ascii="Arial" w:cs="Arial" w:eastAsia="Arial" w:hAnsi="Arial"/>
                  <w:b w:val="false"/>
                  <w:bCs w:val="false"/>
                  <w:i w:val="false"/>
                  <w:iCs w:val="false"/>
                  <w:color w:val="000000"/>
                  <w:sz w:val="18"/>
                  <w:szCs w:val="18"/>
                </w:rPr>
                <w:t xml:space="preserve">' with the right</w:t>
              </w:r>
            </w:ins>
            <w:r>
              <w:rPr>
                <w:rFonts w:ascii="Arial" w:cs="Arial" w:eastAsia="Arial" w:hAnsi="Arial"/>
                <w:b w:val="false"/>
                <w:bCs w:val="false"/>
                <w:i w:val="false"/>
                <w:iCs w:val="false"/>
                <w:color w:val="000000"/>
                <w:sz w:val="18"/>
                <w:szCs w:val="18"/>
              </w:rPr>
              <w:t xml:space="preserve"> direction of the </w:t>
            </w:r>
            <w:del w:id="9366" w:author="Claude (AI) - proposed" w:date="2026-10-14T07:56:35Z">
              <w:r>
                <w:rPr>
                  <w:rFonts w:ascii="Arial" w:cs="Arial" w:eastAsia="Arial" w:hAnsi="Arial"/>
                  <w:b w:val="false"/>
                  <w:bCs w:val="false"/>
                  <w:i w:val="false"/>
                  <w:iCs w:val="false"/>
                  <w:color w:val="000000"/>
                  <w:sz w:val="18"/>
                  <w:szCs w:val="18"/>
                </w:rPr>
                <w:delText xml:space="preserve">effect of temperature on enzyme activity, and explicit connection to CO₂ bubble production</w:delText>
              </w:r>
            </w:del>
            <w:ins w:id="9367" w:author="Claude (AI) - proposed" w:date="2026-10-14T07:56:35Z">
              <w:r>
                <w:rPr>
                  <w:rFonts w:ascii="Arial" w:cs="Arial" w:eastAsia="Arial" w:hAnsi="Arial"/>
                  <w:b w:val="false"/>
                  <w:bCs w:val="false"/>
                  <w:i w:val="false"/>
                  <w:iCs w:val="false"/>
                  <w:color w:val="000000"/>
                  <w:sz w:val="18"/>
                  <w:szCs w:val="18"/>
                </w:rPr>
                <w:t xml:space="preserve">temperature effect for the dough</w:t>
              </w:r>
            </w:ins>
            <w:r>
              <w:rPr>
                <w:rFonts w:ascii="Arial" w:cs="Arial" w:eastAsia="Arial" w:hAnsi="Arial"/>
                <w:b w:val="false"/>
                <w:bCs w:val="false"/>
                <w:i w:val="false"/>
                <w:iCs w:val="false"/>
                <w:color w:val="000000"/>
                <w:sz w:val="18"/>
                <w:szCs w:val="18"/>
              </w:rPr>
              <w:t xml:space="preserve">. Students who </w:t>
            </w:r>
            <w:del w:id="9368" w:author="Claude (AI) - proposed" w:date="2026-10-14T07:56:35Z">
              <w:r>
                <w:rPr>
                  <w:rFonts w:ascii="Arial" w:cs="Arial" w:eastAsia="Arial" w:hAnsi="Arial"/>
                  <w:b w:val="false"/>
                  <w:bCs w:val="false"/>
                  <w:i w:val="false"/>
                  <w:iCs w:val="false"/>
                  <w:color w:val="000000"/>
                  <w:sz w:val="18"/>
                  <w:szCs w:val="18"/>
                </w:rPr>
                <w:delText xml:space="preserve">do not mention enzymes or temperature need targeted</w:delText>
              </w:r>
            </w:del>
            <w:ins w:id="9369" w:author="Claude (AI) - proposed" w:date="2026-10-14T07:56:35Z">
              <w:r>
                <w:rPr>
                  <w:rFonts w:ascii="Arial" w:cs="Arial" w:eastAsia="Arial" w:hAnsi="Arial"/>
                  <w:b w:val="false"/>
                  <w:bCs w:val="false"/>
                  <w:i w:val="false"/>
                  <w:iCs w:val="false"/>
                  <w:color w:val="000000"/>
                  <w:sz w:val="18"/>
                  <w:szCs w:val="18"/>
                </w:rPr>
                <w:t xml:space="preserve">still write that the leaf bubbles are simply respiration CO₂ need a</w:t>
              </w:r>
            </w:ins>
            <w:r>
              <w:rPr>
                <w:rFonts w:ascii="Arial" w:cs="Arial" w:eastAsia="Arial" w:hAnsi="Arial"/>
                <w:b w:val="false"/>
                <w:bCs w:val="false"/>
                <w:i w:val="false"/>
                <w:iCs w:val="false"/>
                <w:color w:val="000000"/>
                <w:sz w:val="18"/>
                <w:szCs w:val="18"/>
              </w:rPr>
              <w:t xml:space="preserve"> follow-up </w:t>
            </w:r>
            <w:del w:id="9370" w:author="Claude (AI) - proposed" w:date="2026-10-14T07:56:35Z">
              <w:r>
                <w:rPr>
                  <w:rFonts w:ascii="Arial" w:cs="Arial" w:eastAsia="Arial" w:hAnsi="Arial"/>
                  <w:b w:val="false"/>
                  <w:bCs w:val="false"/>
                  <w:i w:val="false"/>
                  <w:iCs w:val="false"/>
                  <w:color w:val="000000"/>
                  <w:sz w:val="18"/>
                  <w:szCs w:val="18"/>
                </w:rPr>
                <w:delText xml:space="preserve">in Lesson 5.</w:delText>
              </w:r>
            </w:del>
            <w:ins w:id="9371" w:author="Claude (AI) - proposed" w:date="2026-10-14T07:56:35Z">
              <w:r>
                <w:rPr>
                  <w:rFonts w:ascii="Arial" w:cs="Arial" w:eastAsia="Arial" w:hAnsi="Arial"/>
                  <w:b w:val="false"/>
                  <w:bCs w:val="false"/>
                  <w:i w:val="false"/>
                  <w:iCs w:val="false"/>
                  <w:color w:val="000000"/>
                  <w:sz w:val="18"/>
                  <w:szCs w:val="18"/>
                </w:rPr>
                <w:t xml:space="preserve">question in Lesson 6: 'How long did the yeast take, and how long did the leaf take?'</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vbrwh3q0hmzjhyptupb6">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ubg5iz6yhrr9wuyqnk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1uey0wpdshp5ovfv1rpt">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52e5nd4zo38hgnsxko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around the sukuma wiki phenomenon) is revisited. Each student receives two sticky notes. On the BLUE note, they write one question that today's lesson has ANSWERED from the DQB. On the YELLOW note, they write one NEW question that today's lesson has RAISED. Students post their notes on the DQB in the appropriate columns: 'Now We Know' (blue) and 'Still Wondering' (yellow). The class reads the new yellow notes aloud and votes (show of hands) on the top 2 'Still Wondering' questions to prioritise for the next lesson. Expected 'Still Wondering' questions include: 'Where exactly in the cell does respiration happen?' 'If plants respire all the time, why don't they run out of glucose?' 'How does the CO₂ from respiration get OUT of the leaf — through the same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'Look at the questions we posted in Lesson 1. Take your two sticky notes and spend 3 minutes writing — blue note: one question we can now answer; yellow note: one new question today raised for you.' [Allow 3 minutes.] Have students post notes. Then say: 'Let me read three of the yellow notes aloud.' Read them. 'By show of hands — which of these questions do you most want to investigate next?' Tally votes visibly. Say: 'These top questions will guide our next lessons. Notice that today we answered WHERE the CO₂ comes from — from INSIDE the cell, from respiration — but we have not yet explained exactly HOW the CO₂ leaves the leaf. That question connects respiration back to gaseous exchange structures. That is where we are headed.' Point to relevant sticky notes from Lessons 1–3 to make the connection explicit.</w:t>
            </w:r>
            <w:ins w:id="9372" w:author="Claude (AI) - proposed" w:date="2026-10-14T07:56:35Z">
              <w:r>
                <w:rPr>
                  <w:rFonts w:ascii="Arial" w:cs="Arial" w:eastAsia="Arial" w:hAnsi="Arial"/>
                  <w:b w:val="false"/>
                  <w:bCs w:val="false"/>
                  <w:i w:val="false"/>
                  <w:iCs w:val="false"/>
                  <w:color w:val="000000"/>
                  <w:sz w:val="18"/>
                  <w:szCs w:val="18"/>
                </w:rPr>
                <w:t xml:space="preserve"> If learners have not already written it, add this question to the board in your own words: 'What gas is really in the sukuma wiki bubbles, and where was it before we put the leaf in water?'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Claim-Evidence-Question Tracking: The DQB functions as a living, visible record of the class's growing understanding. The two-colour sticky note protocol forces students to distinguish between answered and unanswered questions, building metacognitive awareness of what they know and do not know. Voting on priority questions gives students agency over the inquiry direction and sustains motivation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blue sticky notes before the next lesson. Assess whether students have correctly identified a question that today's evidence genuinely answers. A correct blue note demonstrates that the student can connect experimental evidence to a specific claim. Students whose blue note describes a question NOT answered by today's lesson (e.g., 'we learned about stomata') may be conflating lessons — note their names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d5qie_mxe4cvkoekgup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waipr9j87pkocncra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hqigp65sem7vojjgida_">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toolri6ru-hjnheoq-4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cell/leaf model diagram (started in Lesson 1, revised in Lessons 2 and 3). Working individually for 5 minutes, they add a NEW layer to their model: a zoomed-in view of a single plant cell showing: (1) the mitochondrion labelled as the 'site of aerobic respiration'; (2) arrows showing glucose entering the mitochondrion and CO₂ + H₂O + energy exiting; (3) a dashed arrow showing CO₂ travelling from the cell toward the nearest stoma (drawn from their Lesson 2 model); (4) a colour-coded annotation: RED for anaerobic pathway (ethanol + CO₂ produced in cytoplasm, no oxygen needed), BLUE for aerobic pathway (in mitochondrion, oxygen required). Below the diagram, students write a 2-sentence 'model statement' beginning: 'My model now shows… because the evidence from today's experiment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Say: 'Open your model from Lesson 1. Today we add the inside of the cell. You have 5 minutes to add the mitochondrion, the two pathways, and the dashed arrow to the stoma. Use RED for anaerobic, BLUE for aerobic.' [Set timer.] Circulate and ask: 'Show me on your model — where does aerobic respiration happen? Where does the CO₂ go after it is made?' Cold-call 2 students to share their model with the class under the document camera. After each share, ask the class: 'What did this model show well? What could be added or improved?' [WAIT TIME: 10 seconds.] Collect models at the end of the lesson for review, or photograph them for the ARES platform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Pathways: Revising a single evolving model across all 12 lessons makes scientific knowledge-building visible as a cumulative process rather than isolated lessons. The colour-coding of aerobic (blue, oxygen-rich) vs. anaerobic (red, oxygen-absent) pathways creates a visual shorthand that helps students hold both processes in working memory simultaneously. The dashed arrow connecting mitochondrion to stoma explicitly bridges today's cellular biochemistry to the macroscopic gas-exchange structures from Lessons 1–3, preventing compartmentalisation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collecting/photographing models, check for: (1) mitochondrion correctly identified as site of aerobic respiration; (2) cytoplasm identified as site of anaerobic respiration; (3) CO₂ shown moving toward a stoma; (4) model statement uses 'evidence' language and references limewater data. Models missing the dashed arrow (CO₂ to stoma) indicate a student who has not yet connected cellular respiration to the macroscopic gaseous exchange system — this is a critical gap to address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limewater turbidity data clearly show a difference between aerobic and anaerobic conditions? If not, what set-up variable (temperature, yeast concentration, glucose amount, seal quality on the anaerobic tube) could be adjusted for next time? (2) During the equation gallery critique, were students able to identify unbalanced equations independently, or did they need significant scaffolding? If the latter, consider pre-teaching balancing equations as a 10-minute warm-up before Lesson 5. (3) How many students correctly used the word 'enzyme' </w:t>
            </w:r>
            <w:del w:id="9373" w:author="Claude (AI) - proposed" w:date="2026-10-14T07:56:35Z">
              <w:r>
                <w:rPr>
                  <w:rFonts w:ascii="Arial" w:cs="Arial" w:eastAsia="Arial" w:hAnsi="Arial"/>
                  <w:b w:val="false"/>
                  <w:bCs w:val="false"/>
                  <w:i w:val="false"/>
                  <w:iCs w:val="false"/>
                  <w:color w:val="000000"/>
                  <w:sz w:val="18"/>
                  <w:szCs w:val="18"/>
                </w:rPr>
                <w:delText xml:space="preserve">in their Part C explanation</w:delText>
              </w:r>
            </w:del>
            <w:ins w:id="9374" w:author="Claude (AI) - proposed" w:date="2026-10-14T07:56:35Z">
              <w:r>
                <w:rPr>
                  <w:rFonts w:ascii="Arial" w:cs="Arial" w:eastAsia="Arial" w:hAnsi="Arial"/>
                  <w:b w:val="false"/>
                  <w:bCs w:val="false"/>
                  <w:i w:val="false"/>
                  <w:iCs w:val="false"/>
                  <w:color w:val="000000"/>
                  <w:sz w:val="18"/>
                  <w:szCs w:val="18"/>
                </w:rPr>
                <w:t xml:space="preserve">to explain the warm-day mandazi dough in Part C</w:t>
              </w:r>
            </w:ins>
            <w:r>
              <w:rPr>
                <w:rFonts w:ascii="Arial" w:cs="Arial" w:eastAsia="Arial" w:hAnsi="Arial"/>
                <w:b w:val="false"/>
                <w:bCs w:val="false"/>
                <w:i w:val="false"/>
                <w:iCs w:val="false"/>
                <w:color w:val="000000"/>
                <w:sz w:val="18"/>
                <w:szCs w:val="18"/>
              </w:rPr>
              <w:t xml:space="preserve"> (Phase 3)</w:t>
            </w:r>
            <w:ins w:id="9375" w:author="Claude (AI) - proposed" w:date="2026-10-14T07:56:35Z">
              <w:r>
                <w:rPr>
                  <w:rFonts w:ascii="Arial" w:cs="Arial" w:eastAsia="Arial" w:hAnsi="Arial"/>
                  <w:b w:val="false"/>
                  <w:bCs w:val="false"/>
                  <w:i w:val="false"/>
                  <w:iCs w:val="false"/>
                  <w:color w:val="000000"/>
                  <w:sz w:val="18"/>
                  <w:szCs w:val="18"/>
                </w:rPr>
                <w:t xml:space="preserve">, and how many compared the minutes the yeast took with the seconds the leaf took</w:t>
              </w:r>
            </w:ins>
            <w:r>
              <w:rPr>
                <w:rFonts w:ascii="Arial" w:cs="Arial" w:eastAsia="Arial" w:hAnsi="Arial"/>
                <w:b w:val="false"/>
                <w:bCs w:val="false"/>
                <w:i w:val="false"/>
                <w:iCs w:val="false"/>
                <w:color w:val="000000"/>
                <w:sz w:val="18"/>
                <w:szCs w:val="18"/>
              </w:rPr>
              <w:t xml:space="preserve">? If fewer than 60%</w:t>
            </w:r>
            <w:del w:id="9376" w:author="Claude (AI) - proposed" w:date="2026-10-14T07:56:35Z">
              <w:r>
                <w:rPr>
                  <w:rFonts w:ascii="Arial" w:cs="Arial" w:eastAsia="Arial" w:hAnsi="Arial"/>
                  <w:b w:val="false"/>
                  <w:bCs w:val="false"/>
                  <w:i w:val="false"/>
                  <w:iCs w:val="false"/>
                  <w:color w:val="000000"/>
                  <w:sz w:val="18"/>
                  <w:szCs w:val="18"/>
                </w:rPr>
                <w:delText xml:space="preserve"> of students</w:delText>
              </w:r>
            </w:del>
            <w:r>
              <w:rPr>
                <w:rFonts w:ascii="Arial" w:cs="Arial" w:eastAsia="Arial" w:hAnsi="Arial"/>
                <w:b w:val="false"/>
                <w:bCs w:val="false"/>
                <w:i w:val="false"/>
                <w:iCs w:val="false"/>
                <w:color w:val="000000"/>
                <w:sz w:val="18"/>
                <w:szCs w:val="18"/>
              </w:rPr>
              <w:t xml:space="preserve"> made the enzyme-temperature-rate connection</w:t>
            </w:r>
            <w:ins w:id="9377" w:author="Claude (AI) - proposed" w:date="2026-10-14T07:56:35Z">
              <w:r>
                <w:rPr>
                  <w:rFonts w:ascii="Arial" w:cs="Arial" w:eastAsia="Arial" w:hAnsi="Arial"/>
                  <w:b w:val="false"/>
                  <w:bCs w:val="false"/>
                  <w:i w:val="false"/>
                  <w:iCs w:val="false"/>
                  <w:color w:val="000000"/>
                  <w:sz w:val="18"/>
                  <w:szCs w:val="18"/>
                </w:rPr>
                <w:t xml:space="preserve"> for the dough</w:t>
              </w:r>
            </w:ins>
            <w:r>
              <w:rPr>
                <w:rFonts w:ascii="Arial" w:cs="Arial" w:eastAsia="Arial" w:hAnsi="Arial"/>
                <w:b w:val="false"/>
                <w:bCs w:val="false"/>
                <w:i w:val="false"/>
                <w:iCs w:val="false"/>
                <w:color w:val="000000"/>
                <w:sz w:val="18"/>
                <w:szCs w:val="18"/>
              </w:rPr>
              <w:t xml:space="preserve">, plan a brief enzyme activity review</w:t>
            </w:r>
            <w:ins w:id="9378" w:author="Claude (AI) - proposed" w:date="2026-10-14T07:56:35Z">
              <w:r>
                <w:rPr>
                  <w:rFonts w:ascii="Arial" w:cs="Arial" w:eastAsia="Arial" w:hAnsi="Arial"/>
                  <w:b w:val="false"/>
                  <w:bCs w:val="false"/>
                  <w:i w:val="false"/>
                  <w:iCs w:val="false"/>
                  <w:color w:val="000000"/>
                  <w:sz w:val="18"/>
                  <w:szCs w:val="18"/>
                </w:rPr>
                <w:t xml:space="preserve"> at the start of Lesson 5; if few made the timing comparison, repeat it as a 3-minute class discussion</w:t>
              </w:r>
            </w:ins>
            <w:r>
              <w:rPr>
                <w:rFonts w:ascii="Arial" w:cs="Arial" w:eastAsia="Arial" w:hAnsi="Arial"/>
                <w:b w:val="false"/>
                <w:bCs w:val="false"/>
                <w:i w:val="false"/>
                <w:iCs w:val="false"/>
                <w:color w:val="000000"/>
                <w:sz w:val="18"/>
                <w:szCs w:val="18"/>
              </w:rPr>
              <w:t xml:space="preserve"> at the start of Lesson 5. (4) Review the yellow DQB sticky notes: are students asking deeper mechanistic questions (e.g., 'where in the cell does this happen?') or still surface-level questions (e.g., 'what is glucose?')? This reveals the depth of conceptual engagement and informs pacing for Lessons 5–6. (5) Were there equity issues — did the same dominant voices answer cold-call questions? Review your clipboard notes and ensure different students are targeted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380" w:author="Claude (AI) - proposed" w:date="2026-10-14T07:56:35Z"/>
              </w:rPr>
            </w:pPr>
            <w:ins w:id="9379" w:author="Claude (AI) - proposed" w:date="2026-10-14T07:56:35Z">
              <w:r>
                <w:rPr>
                  <w:rFonts w:ascii="Arial" w:cs="Arial" w:eastAsia="Arial" w:hAnsi="Arial"/>
                  <w:b w:val="false"/>
                  <w:bCs w:val="false"/>
                  <w:i w:val="false"/>
                  <w:iCs w:val="false"/>
                  <w:color w:val="000000"/>
                  <w:sz w:val="18"/>
                  <w:szCs w:val="18"/>
                </w:rPr>
                <w:t xml:space="preserve">Students observed that the limewater connected to the yeast tube with air available (Tube A) turned milky, usually somewhat sooner, than the limewater connected to the tube with the air kept out (Tube B), and that both turned milky: yeast releases CO₂ with or without oxygen. They recorded the time at which each limewater first looked cloudy (several minutes), which was much slower than the seconds it took for bubbles to appear on the sukuma wiki leaves in Lesson 1.</w:t>
              </w:r>
            </w:ins>
          </w:p>
          <w:p>
            <w:pPr>
              <w:keepNext w:val="false"/>
              <w:spacing w:after="40" w:before="0"/>
              <w:jc w:val="left"/>
              <w:rPr>
                <w:del w:id="9382" w:author="Claude (AI) - proposed" w:date="2026-10-14T07:56:35Z"/>
              </w:rPr>
            </w:pPr>
            <w:del w:id="9381" w:author="Claude (AI) - proposed" w:date="2026-10-14T07:56:35Z">
              <w:r>
                <w:rPr>
                  <w:rFonts w:ascii="Arial" w:cs="Arial" w:eastAsia="Arial" w:hAnsi="Arial"/>
                  <w:b w:val="false"/>
                  <w:bCs w:val="false"/>
                  <w:i w:val="false"/>
                  <w:iCs w:val="false"/>
                  <w:color w:val="000000"/>
                  <w:sz w:val="18"/>
                  <w:szCs w:val="18"/>
                </w:rPr>
                <w:delTex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384" w:author="Claude (AI) - proposed" w:date="2026-10-14T07:56:35Z"/>
              </w:rPr>
            </w:pPr>
            <w:ins w:id="9383" w:author="Claude (AI) - proposed" w:date="2026-10-14T07:56:35Z">
              <w:r>
                <w:rPr>
                  <w:rFonts w:ascii="Arial" w:cs="Arial" w:eastAsia="Arial" w:hAnsi="Arial"/>
                  <w:b w:val="false"/>
                  <w:bCs w:val="false"/>
                  <w:i w:val="false"/>
                  <w:iCs w:val="false"/>
                  <w:color w:val="000000"/>
                  <w:sz w:val="18"/>
                  <w:szCs w:val="18"/>
                </w:rPr>
                <w:t xml:space="preserve">Students compared their yeast evidence with the sukuma wiki bubbles. Respiration makes CO₂ in living cells (yeast and plant cells), and warmth speeds up the enzymes involved, which explains why mandazi dough rises faster on a warm day. But the leaf bubbles appeared within seconds and the yeast limewater took minutes, so respiration in the leaf cells cannot have made most of the gas in the bubbles. The class's working idea is that much of it was air already inside the leaf and dissolved in the water; this idea is still untested and stays on the Driving Question Board.</w:t>
              </w:r>
            </w:ins>
          </w:p>
          <w:p>
            <w:pPr>
              <w:keepNext w:val="false"/>
              <w:spacing w:after="40" w:before="0"/>
              <w:jc w:val="left"/>
              <w:rPr>
                <w:del w:id="9386" w:author="Claude (AI) - proposed" w:date="2026-10-14T07:56:35Z"/>
              </w:rPr>
            </w:pPr>
            <w:del w:id="9385" w:author="Claude (AI) - proposed" w:date="2026-10-14T07:56:35Z">
              <w:r>
                <w:rPr>
                  <w:rFonts w:ascii="Arial" w:cs="Arial" w:eastAsia="Arial" w:hAnsi="Arial"/>
                  <w:b w:val="false"/>
                  <w:bCs w:val="false"/>
                  <w:i w:val="false"/>
                  <w:iCs w:val="false"/>
                  <w:color w:val="000000"/>
                  <w:sz w:val="18"/>
                  <w:szCs w:val="18"/>
                </w:rPr>
                <w:delText xml:space="preserve">The tiny bubbles streaming from the sukuma wiki leaves submerged in warm water were partly CO₂ produced by cellular respiration in the leaf cells (in addition to oxygen from photosynthesis). Warm water increases enzyme activity in the leaf cells, which speeds up the rate of respiration, producing CO₂ more quickly — hence more bubbles in warm water than in cold water. The CO₂ produced inside leaf cells diffuses out through the same stomata that regulate gaseous exchange, connecting the cellular (mitochondrion) level to the tissue (stomata) level of organisation.</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hxpcckdacmvrf5kgjy_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azur6vetgnqxp4035id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Importance of Anaerobic Respiration: From Busaa to Biogas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the economic and ecological importance of anaerobic respiration in real-world Kenyan contexts, connecting cellular processes to food production, energy generation, and biotechnology.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and products of anaerobic respiration in yeast and plant cells; (b) describe the role of anaerobic respiration in fermentation, biogas production, and ethanol manufacture; (c) distinguish between aerobic and anaerobic respiration in terms of conditions,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from previous lessons to construct explanations for anaerobic respiration products; (b) design a simple investigation linking yeast fermentation to CO₂ production in mandazi dough; (c) communicate findings using annotated diagrams and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relevance of Biology to everyday Kenyan economic activities such as brewing, baking, and biogas generation; (b) show curiosity and open-mindedness when connecting laboratory findings to community practices.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identified the sites of gas exchange (stomata, lenticels, pneumatophores), gathered evidence that plants produce CO₂ and consume O₂, and compared aerobic and anaerobic pathways at the equation level. Lesson 5 now deepens understanding by anchoring anaerobic respiration to vivid Kenyan economic contexts — fermentation of uji and busaa, yeast-leavened mandazi, biogas digesters, and industrial ethanol — making the biochemistry tangible and personally meaningful. This positions students to begin planning their unit project, in which they will design a yeast-based CO₂ detection system to answer the driving question quantitatively.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live yeast and warm sugar solution are used in class, ensure no student with known yeast/mould allergies is in direct contact with cultures. • Busaa and ethanol are alcoholic products — discussion is academic; no tasting or handling of fermented beverages in school. • Biogas (methane) is flammable; only discuss and view images/videos — no live biogas demonstrations unless a certified school biogas plant is available and supervised by a technician. • Wash hands after handling any biological materials. •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sukuma wiki anchoring phenomenon alongside a related everyday context — the mandazi dough rising on Mama Wanjiku's counter — and connect it to the CO₂ </w:t>
            </w:r>
            <w:del w:id="9387" w:author="Claude (AI) - proposed" w:date="2026-10-14T07:56:35Z">
              <w:r>
                <w:rPr>
                  <w:rFonts w:ascii="Arial" w:cs="Arial" w:eastAsia="Arial" w:hAnsi="Arial"/>
                  <w:b w:val="false"/>
                  <w:bCs w:val="false"/>
                  <w:i w:val="false"/>
                  <w:iCs w:val="false"/>
                  <w:color w:val="000000"/>
                  <w:sz w:val="18"/>
                  <w:szCs w:val="18"/>
                </w:rPr>
                <w:delText xml:space="preserve">bubble evidence gathered in Lessons 1–</w:delText>
              </w:r>
            </w:del>
            <w:ins w:id="9388" w:author="Claude (AI) - proposed" w:date="2026-10-14T07:56:35Z">
              <w:r>
                <w:rPr>
                  <w:rFonts w:ascii="Arial" w:cs="Arial" w:eastAsia="Arial" w:hAnsi="Arial"/>
                  <w:b w:val="false"/>
                  <w:bCs w:val="false"/>
                  <w:i w:val="false"/>
                  <w:iCs w:val="false"/>
                  <w:color w:val="000000"/>
                  <w:sz w:val="18"/>
                  <w:szCs w:val="18"/>
                </w:rPr>
                <w:t xml:space="preserve">evidence (limewater) gathered in Lesson </w:t>
              </w:r>
            </w:ins>
            <w:r>
              <w:rPr>
                <w:rFonts w:ascii="Arial" w:cs="Arial" w:eastAsia="Arial" w:hAnsi="Arial"/>
                <w:b w:val="false"/>
                <w:bCs w:val="false"/>
                <w:i w:val="false"/>
                <w:iCs w:val="false"/>
                <w:color w:val="000000"/>
                <w:sz w:val="18"/>
                <w:szCs w:val="18"/>
              </w:rPr>
              <w:t xml:space="preserve">4. Through a structured gallery walk of Kenyan anaerobic respiration case studies (uji fermentation, busaa brewing, biogas digesters in Kisumu, industrial ethanol at KWAL), students identify patterns: oxygen-limited environments, glucose as substrate, CO₂ and ethanol/lactic acid as products, and varying energy yields. A class fermentation demo with yeast, sugar, and a balloon provides real-time evidence of CO₂ production. Students then use a comparison matrix sensemaking strategy to consolidate aerobic vs anaerobic respiration, update their Driving Question Board, and draft the question they will investigate in their unit project. The lesson closes with a written Exit Ticket connecting anaerobic respiration to </w:t>
            </w:r>
            <w:del w:id="9389" w:author="Claude (AI) - proposed" w:date="2026-10-14T07:56:35Z">
              <w:r>
                <w:rPr>
                  <w:rFonts w:ascii="Arial" w:cs="Arial" w:eastAsia="Arial" w:hAnsi="Arial"/>
                  <w:b w:val="false"/>
                  <w:bCs w:val="false"/>
                  <w:i w:val="false"/>
                  <w:iCs w:val="false"/>
                  <w:color w:val="000000"/>
                  <w:sz w:val="18"/>
                  <w:szCs w:val="18"/>
                </w:rPr>
                <w:delText xml:space="preserve">both </w:delText>
              </w:r>
            </w:del>
            <w:r>
              <w:rPr>
                <w:rFonts w:ascii="Arial" w:cs="Arial" w:eastAsia="Arial" w:hAnsi="Arial"/>
                <w:b w:val="false"/>
                <w:bCs w:val="false"/>
                <w:i w:val="false"/>
                <w:iCs w:val="false"/>
                <w:color w:val="000000"/>
                <w:sz w:val="18"/>
                <w:szCs w:val="18"/>
              </w:rPr>
              <w:t xml:space="preserve">the mandazi phenomenon and </w:t>
            </w:r>
            <w:ins w:id="9390" w:author="Claude (AI) - proposed" w:date="2026-10-14T07:56:35Z">
              <w:r>
                <w:rPr>
                  <w:rFonts w:ascii="Arial" w:cs="Arial" w:eastAsia="Arial" w:hAnsi="Arial"/>
                  <w:b w:val="false"/>
                  <w:bCs w:val="false"/>
                  <w:i w:val="false"/>
                  <w:iCs w:val="false"/>
                  <w:color w:val="000000"/>
                  <w:sz w:val="18"/>
                  <w:szCs w:val="18"/>
                </w:rPr>
                <w:t xml:space="preserve">to what is still open about </w:t>
              </w:r>
            </w:ins>
            <w:r>
              <w:rPr>
                <w:rFonts w:ascii="Arial" w:cs="Arial" w:eastAsia="Arial" w:hAnsi="Arial"/>
                <w:b w:val="false"/>
                <w:bCs w:val="false"/>
                <w:i w:val="false"/>
                <w:iCs w:val="false"/>
                <w:color w:val="000000"/>
                <w:sz w:val="18"/>
                <w:szCs w:val="18"/>
              </w:rPr>
              <w:t xml:space="preserve">the sukuma wiki bubbles</w:t>
            </w:r>
            <w:del w:id="9391" w:author="Claude (AI) - proposed" w:date="2026-10-14T07:56:35Z">
              <w:r>
                <w:rPr>
                  <w:rFonts w:ascii="Arial" w:cs="Arial" w:eastAsia="Arial" w:hAnsi="Arial"/>
                  <w:b w:val="false"/>
                  <w:bCs w:val="false"/>
                  <w:i w:val="false"/>
                  <w:iCs w:val="false"/>
                  <w:color w:val="000000"/>
                  <w:sz w:val="18"/>
                  <w:szCs w:val="18"/>
                </w:rPr>
                <w:delText xml:space="preserve"> from the anchoring phenomenon</w:delText>
              </w:r>
            </w:del>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vunkj2npk3vzeduz-f93">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qnqjyjn9lczmxh-pc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qyhfomivwqi6s2ttpsv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wduxzisuquovsigmu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class display: (1) a ball of mandazi dough that has risen and is full of air pockets, and (2) a flat, dense piece of dough that has not risen. They are also shown a photo of a biogas digester at a dairy farm in Kisumu. Working individually for 3 minutes, students write in their science notebooks: (a) What gas do you think is inside the air pockets in the risen mandazi dough? (b) Where did that gas come from — the flour, the water, the yeast, or somewhere else? (c) How might the Kisumu biogas digester be related to what happens inside a plant cell? Students then share predictions with a 'turn-and-talk' partner for 2 minutes before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dough images and the Kisumu biogas digester photo. Say: 'Before we explain anything today, I want you to predict. Look at these two images carefully. In your notebook, answer the three questions on the board. You have 3 minutes — work silently and independently.' [SET TIMER — 3 minutes WAIT TIME]. After timer: 'Now turn to your partner. Share your prediction on question (b) — where did the gas come from? You have 2 minutes.' [2 minutes partner talk]. Cold-call 4 students (select 2 who predicted yeast, 1 who predicted flour, 1 who is unsure) using lolly sticks. Say: 'Akello, what did you and your partner predict?' Record key prediction phrases on the board verbatim under the heading: OUR PREDICTIONS — DO NOT ERASE. Ask: 'What evidence from our previous lessons — the sukuma wiki bubbles, the lime water experiment — might help us check these predictions today?' [10 seconds WAIT TIME].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from Lessons 1–4 (CO₂ production in aerobic respiration, the sukuma wiki bubble phenomenon) and generate a testable claim before instruction. Recording predictions verbatim creates cognitive accountability: students will return to these exact words in Phase 3 to evaluate whether their thinking has shifted.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write. Look for: (a) students who correctly name CO₂ as the gas (consolidating L3–L4 learning); (b) students who link yeast to fermentation (prior knowledge); (c) students who cannot connect the biogas digester to cellular respiration (a gap to address in Phase 2). Use sticky-note flags — green for strong prior knowledge, yellow for partial, red for significant gap — to guide cold-call selection and Phase 2 grouping.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cctpvsgf98lrilfg48s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m9fzf7vptirpceiel0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x_xdkig99n65hyr2dpfm">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vezykwjmzs4g1djl4j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w:t>
            </w:r>
            <w:del w:id="9392" w:author="Claude (AI) - proposed" w:date="2026-10-14T07:56:35Z">
              <w:r>
                <w:rPr>
                  <w:rFonts w:ascii="Arial" w:cs="Arial" w:eastAsia="Arial" w:hAnsi="Arial"/>
                  <w:b w:val="false"/>
                  <w:bCs w:val="false"/>
                  <w:i w:val="false"/>
                  <w:iCs w:val="false"/>
                  <w:color w:val="000000"/>
                  <w:sz w:val="18"/>
                  <w:szCs w:val="18"/>
                </w:rPr>
                <w:delText xml:space="preserve">20</w:delText>
              </w:r>
            </w:del>
            <w:ins w:id="9393" w:author="Claude (AI) - proposed" w:date="2026-10-14T07:56:35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Six A3 poster stations are set up around the room, each presenting a Kenyan anaerobic respiration case study with images, a short text, and two guiding questions. Stations: (1) Uji Fermentation — sour uji made from fermented millet in western Kenya; (2) Busaa Brewing — traditional maize/sorghum beer and the role of yeast; (3) Mandazi Dough Rising — commercial baker in Mombasa explains yeast leavening; (4) Biogas Digester — Kisumu dairy farm producing methane from cow dung and plant waste for cooking; (5) Industrial Ethanol — Kenya Wine Agencies Limited (KWAL) in Nairobi produces ethanol from molasses using yeast fermentation; (6) Alcoholic Fermentation in Waterlogged Plant Roots — sukuma wiki roots in flooded soil produce ethanol and carbon dioxide. Groups of 4 rotate every 3 minutes. At each station, students record in their Evidence Table: Substrate used | Organism/agent | Products formed | Is oxygen present? | One economic or ecological benefit. PART B — Live Demo (</w:t>
            </w:r>
            <w:del w:id="9394" w:author="Claude (AI) - proposed" w:date="2026-10-14T07:56:35Z">
              <w:r>
                <w:rPr>
                  <w:rFonts w:ascii="Arial" w:cs="Arial" w:eastAsia="Arial" w:hAnsi="Arial"/>
                  <w:b w:val="false"/>
                  <w:bCs w:val="false"/>
                  <w:i w:val="false"/>
                  <w:iCs w:val="false"/>
                  <w:color w:val="000000"/>
                  <w:sz w:val="18"/>
                  <w:szCs w:val="18"/>
                </w:rPr>
                <w:delText xml:space="preserve">10</w:delText>
              </w:r>
            </w:del>
            <w:ins w:id="9395" w:author="Claude (AI) - proposed" w:date="2026-10-14T07:56:35Z">
              <w:r>
                <w:rPr>
                  <w:rFonts w:ascii="Arial" w:cs="Arial" w:eastAsia="Arial" w:hAnsi="Arial"/>
                  <w:b w:val="false"/>
                  <w:bCs w:val="false"/>
                  <w:i w:val="false"/>
                  <w:iCs w:val="false"/>
                  <w:color w:val="000000"/>
                  <w:sz w:val="18"/>
                  <w:szCs w:val="18"/>
                </w:rPr>
                <w:t xml:space="preserve">6 minutes; the teacher starts the bottles at the beginning of the lesson, so they have already been working for about 25</w:t>
              </w:r>
            </w:ins>
            <w:r>
              <w:rPr>
                <w:rFonts w:ascii="Arial" w:cs="Arial" w:eastAsia="Arial" w:hAnsi="Arial"/>
                <w:b w:val="false"/>
                <w:bCs w:val="false"/>
                <w:i w:val="false"/>
                <w:iCs w:val="false"/>
                <w:color w:val="000000"/>
                <w:sz w:val="18"/>
                <w:szCs w:val="18"/>
              </w:rPr>
              <w:t xml:space="preserve"> minutes): Teacher sets up (or has set up before class) three identical 500 mL bottles each containing 200 mL warm water (37 °C), 1 teaspoon sugar, and labelled amounts of dry yeast: Bottle A = no yeast, Bottle B = 1 g yeast, Bottle C = 2 g yeast. Each bottle has a balloon stretched over its mouth. Students observe balloon inflation over 10 minutes and record: Which bottle inflates fastest? What gas is filling the balloon? How does this connect to the mandazi dough?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gallery walk: 'You have 3 minutes at each station. Use your Evidence Table — every column must be filled before you rotate. Designated recorder rotates each round.' Circulate continuously. At Station 6 (ethanol and carbon dioxide in waterlogged roots), prompt: '</w:t>
            </w:r>
            <w:del w:id="9396" w:author="Claude (AI) - proposed" w:date="2026-10-14T07:56:35Z">
              <w:r>
                <w:rPr>
                  <w:rFonts w:ascii="Arial" w:cs="Arial" w:eastAsia="Arial" w:hAnsi="Arial"/>
                  <w:b w:val="false"/>
                  <w:bCs w:val="false"/>
                  <w:i w:val="false"/>
                  <w:iCs w:val="false"/>
                  <w:color w:val="000000"/>
                  <w:sz w:val="18"/>
                  <w:szCs w:val="18"/>
                </w:rPr>
                <w:delText xml:space="preserve">How does this connect to the sukuma wiki leaves we submerged</w:delText>
              </w:r>
            </w:del>
            <w:ins w:id="9397" w:author="Claude (AI) - proposed" w:date="2026-10-14T07:56:35Z">
              <w:r>
                <w:rPr>
                  <w:rFonts w:ascii="Arial" w:cs="Arial" w:eastAsia="Arial" w:hAnsi="Arial"/>
                  <w:b w:val="false"/>
                  <w:bCs w:val="false"/>
                  <w:i w:val="false"/>
                  <w:iCs w:val="false"/>
                  <w:color w:val="000000"/>
                  <w:sz w:val="18"/>
                  <w:szCs w:val="18"/>
                </w:rPr>
                <w:t xml:space="preserve">This is the same plant as our Lesson 1 leaves. Is the CO₂ that roots make in waterlogged soil the same as the gas that bubbled out of the leaf</w:t>
              </w:r>
            </w:ins>
            <w:r>
              <w:rPr>
                <w:rFonts w:ascii="Arial" w:cs="Arial" w:eastAsia="Arial" w:hAnsi="Arial"/>
                <w:b w:val="false"/>
                <w:bCs w:val="false"/>
                <w:i w:val="false"/>
                <w:iCs w:val="false"/>
                <w:color w:val="000000"/>
                <w:sz w:val="18"/>
                <w:szCs w:val="18"/>
              </w:rPr>
              <w:t xml:space="preserve"> in Lesson 1? </w:t>
            </w:r>
            <w:del w:id="9398" w:author="Claude (AI) - proposed" w:date="2026-10-14T07:56:35Z">
              <w:r>
                <w:rPr>
                  <w:rFonts w:ascii="Arial" w:cs="Arial" w:eastAsia="Arial" w:hAnsi="Arial"/>
                  <w:b w:val="false"/>
                  <w:bCs w:val="false"/>
                  <w:i w:val="false"/>
                  <w:iCs w:val="false"/>
                  <w:color w:val="000000"/>
                  <w:sz w:val="18"/>
                  <w:szCs w:val="18"/>
                </w:rPr>
                <w:delText xml:space="preserve">Could the roots of that plant also be doing something similar</w:delText>
              </w:r>
            </w:del>
            <w:ins w:id="9399" w:author="Claude (AI) - proposed" w:date="2026-10-14T07:56:35Z">
              <w:r>
                <w:rPr>
                  <w:rFonts w:ascii="Arial" w:cs="Arial" w:eastAsia="Arial" w:hAnsi="Arial"/>
                  <w:b w:val="false"/>
                  <w:bCs w:val="false"/>
                  <w:i w:val="false"/>
                  <w:iCs w:val="false"/>
                  <w:color w:val="000000"/>
                  <w:sz w:val="18"/>
                  <w:szCs w:val="18"/>
                </w:rPr>
                <w:t xml:space="preserve">What would you need to measure to find out</w:t>
              </w:r>
            </w:ins>
            <w:r>
              <w:rPr>
                <w:rFonts w:ascii="Arial" w:cs="Arial" w:eastAsia="Arial" w:hAnsi="Arial"/>
                <w:b w:val="false"/>
                <w:bCs w:val="false"/>
                <w:i w:val="false"/>
                <w:iCs w:val="false"/>
                <w:color w:val="000000"/>
                <w:sz w:val="18"/>
                <w:szCs w:val="18"/>
              </w:rPr>
              <w:t xml:space="preserve">?' [10 seconds WAIT TIME at each group]. At Station 4 (biogas), prompt: 'What is the substrate here — what is being broken down? Is this aerobic or anaerobic? How do you know?' For the live demo, say: 'While we finish the gallery walk, these bottles are working. When we reconvene, you will observe the balloons and I want you to explain what you see using the word equation for anaerobic respiration from Lesson 4.' After gallery walk, direct all students to face the demo bottles. Ask: 'Mwangi, describe what you observe — be precise, use scientific language.' [10 seconds WAIT TIME]. Cold-call 3 students to narrate observations. Do NOT explain yet — save explanation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Gallery Walk — a structured data-collection protocol that transforms qualitative case studies into comparable evidence rows. By filling identical columns across six different contexts, students begin to see the pattern: anaerobic respiration recurs wherever oxygen is limited, regardless of whether the context is a brewery, a kitchen, a digester, or a flooded root. This pattern recognition is the foundation for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Evidence Tables at the end of Phase 2 (or photograph them). Check: (a) Are students correctly identifying ethanol and CO₂ as products from yeast (stations 2, 3 and 5) and from the waterlogged plant roots (station 6), lactic acid from the bacteria that sour uji (station 1), and methane from the biogas digester (station 4)? (b) Are students marking 'No' </w:t>
            </w:r>
            <w:ins w:id="9400" w:author="Claude (AI) - proposed" w:date="2026-10-14T07:56:35Z">
              <w:r>
                <w:rPr>
                  <w:rFonts w:ascii="Arial" w:cs="Arial" w:eastAsia="Arial" w:hAnsi="Arial"/>
                  <w:b w:val="false"/>
                  <w:bCs w:val="false"/>
                  <w:i w:val="false"/>
                  <w:iCs w:val="false"/>
                  <w:color w:val="000000"/>
                  <w:sz w:val="18"/>
                  <w:szCs w:val="18"/>
                </w:rPr>
                <w:t xml:space="preserve">or 'very little' </w:t>
              </w:r>
            </w:ins>
            <w:r>
              <w:rPr>
                <w:rFonts w:ascii="Arial" w:cs="Arial" w:eastAsia="Arial" w:hAnsi="Arial"/>
                <w:b w:val="false"/>
                <w:bCs w:val="false"/>
                <w:i w:val="false"/>
                <w:iCs w:val="false"/>
                <w:color w:val="000000"/>
                <w:sz w:val="18"/>
                <w:szCs w:val="18"/>
              </w:rPr>
              <w:t xml:space="preserve">in the 'Is oxygen present?' column for all six stations</w:t>
            </w:r>
            <w:ins w:id="9401" w:author="Claude (AI) - proposed" w:date="2026-10-14T07:56:35Z">
              <w:r>
                <w:rPr>
                  <w:rFonts w:ascii="Arial" w:cs="Arial" w:eastAsia="Arial" w:hAnsi="Arial"/>
                  <w:b w:val="false"/>
                  <w:bCs w:val="false"/>
                  <w:i w:val="false"/>
                  <w:iCs w:val="false"/>
                  <w:color w:val="000000"/>
                  <w:sz w:val="18"/>
                  <w:szCs w:val="18"/>
                </w:rPr>
                <w:t xml:space="preserve"> (waterlogged soil and a digester have little or no oxygen)</w:t>
              </w:r>
            </w:ins>
            <w:r>
              <w:rPr>
                <w:rFonts w:ascii="Arial" w:cs="Arial" w:eastAsia="Arial" w:hAnsi="Arial"/>
                <w:b w:val="false"/>
                <w:bCs w:val="false"/>
                <w:i w:val="false"/>
                <w:iCs w:val="false"/>
                <w:color w:val="000000"/>
                <w:sz w:val="18"/>
                <w:szCs w:val="18"/>
              </w:rPr>
              <w:t xml:space="preserve">? (c) Are students articulating at least one concrete economic benefit per station? Students who leave 'Is oxygen present?' blank or write 'Yes' need targeted questioning in Phase 3. Balloon demo: observe whether students spontaneously link faster inflation in Bottle C to more yeast → more fermentation → more CO₂ — this predicts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hyocombxgcoqruf6git9">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pkdfbnygkgmso7x7yn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qptnsrmlhypc4y0wwte">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mngbo6ncjjmq2cegqi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Comparison Matrix (</w:t>
            </w:r>
            <w:del w:id="9402" w:author="Claude (AI) - proposed" w:date="2026-10-14T07:56:35Z">
              <w:r>
                <w:rPr>
                  <w:rFonts w:ascii="Arial" w:cs="Arial" w:eastAsia="Arial" w:hAnsi="Arial"/>
                  <w:b w:val="false"/>
                  <w:bCs w:val="false"/>
                  <w:i w:val="false"/>
                  <w:iCs w:val="false"/>
                  <w:color w:val="000000"/>
                  <w:sz w:val="18"/>
                  <w:szCs w:val="18"/>
                </w:rPr>
                <w:delText xml:space="preserve">12</w:delText>
              </w:r>
            </w:del>
            <w:ins w:id="9403" w:author="Claude (AI) - proposed" w:date="2026-10-14T07:56:3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Each student receives a pre-printed Comparison Matrix with two columns (Aerobic Respiration | Anaerobic Respiration) and eight rows (Location in cell | Oxygen required? | Substrates | Products | Energy released per glucose | Speed | Examples in Kenya | One advantage). Students complete the matrix individually using their Evidence Tables, notebooks from Lessons 3–4, and today's gallery walk data. They then peer-check with a partner, reconciling any differences using evidence — not opinion. PART B — Explain the Phenomenon (</w:t>
            </w:r>
            <w:del w:id="9404" w:author="Claude (AI) - proposed" w:date="2026-10-14T07:56:35Z">
              <w:r>
                <w:rPr>
                  <w:rFonts w:ascii="Arial" w:cs="Arial" w:eastAsia="Arial" w:hAnsi="Arial"/>
                  <w:b w:val="false"/>
                  <w:bCs w:val="false"/>
                  <w:i w:val="false"/>
                  <w:iCs w:val="false"/>
                  <w:color w:val="000000"/>
                  <w:sz w:val="18"/>
                  <w:szCs w:val="18"/>
                </w:rPr>
                <w:delText xml:space="preserve">8</w:delText>
              </w:r>
            </w:del>
            <w:ins w:id="9405" w:author="Claude (AI) - proposed" w:date="2026-10-14T07:56:3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Students return to the mandazi prediction from Phase 1. In their notebooks, they write a 5-sentence 'Phenomenon Explanation': Sentence 1 — What gas is in the mandazi air pockets and where did it come from? Sentence 2 — Write the word equation for anaerobic respiration in yeast. Sentence 3 — Why must the dough be warm (connect to enzyme activity and </w:t>
            </w:r>
            <w:del w:id="9406" w:author="Claude (AI) - proposed" w:date="2026-10-14T07:56:35Z">
              <w:r>
                <w:rPr>
                  <w:rFonts w:ascii="Arial" w:cs="Arial" w:eastAsia="Arial" w:hAnsi="Arial"/>
                  <w:b w:val="false"/>
                  <w:bCs w:val="false"/>
                  <w:i w:val="false"/>
                  <w:iCs w:val="false"/>
                  <w:color w:val="000000"/>
                  <w:sz w:val="18"/>
                  <w:szCs w:val="18"/>
                </w:rPr>
                <w:delText xml:space="preserve">lesson 2 warm-water bubble data</w:delText>
              </w:r>
            </w:del>
            <w:ins w:id="9407" w:author="Claude (AI) - proposed" w:date="2026-10-14T07:56:35Z">
              <w:r>
                <w:rPr>
                  <w:rFonts w:ascii="Arial" w:cs="Arial" w:eastAsia="Arial" w:hAnsi="Arial"/>
                  <w:b w:val="false"/>
                  <w:bCs w:val="false"/>
                  <w:i w:val="false"/>
                  <w:iCs w:val="false"/>
                  <w:color w:val="000000"/>
                  <w:sz w:val="18"/>
                  <w:szCs w:val="18"/>
                </w:rPr>
                <w:t xml:space="preserve">to what you predicted about dough on a warm day in Lesson 4</w:t>
              </w:r>
            </w:ins>
            <w:r>
              <w:rPr>
                <w:rFonts w:ascii="Arial" w:cs="Arial" w:eastAsia="Arial" w:hAnsi="Arial"/>
                <w:b w:val="false"/>
                <w:bCs w:val="false"/>
                <w:i w:val="false"/>
                <w:iCs w:val="false"/>
                <w:color w:val="000000"/>
                <w:sz w:val="18"/>
                <w:szCs w:val="18"/>
              </w:rPr>
              <w:t xml:space="preserve">). Sentence 4 — Why does the same process happen in sukuma wiki roots when the soil is waterlogged? Sentence 5 — What is the trade-off — what does the plant/yeast lose by respiring anaerobically instead of aerobically? PART C — Real-World Application (</w:t>
            </w:r>
            <w:del w:id="9408" w:author="Claude (AI) - proposed" w:date="2026-10-14T07:56:35Z">
              <w:r>
                <w:rPr>
                  <w:rFonts w:ascii="Arial" w:cs="Arial" w:eastAsia="Arial" w:hAnsi="Arial"/>
                  <w:b w:val="false"/>
                  <w:bCs w:val="false"/>
                  <w:i w:val="false"/>
                  <w:iCs w:val="false"/>
                  <w:color w:val="000000"/>
                  <w:sz w:val="18"/>
                  <w:szCs w:val="18"/>
                </w:rPr>
                <w:delText xml:space="preserve">5</w:delText>
              </w:r>
            </w:del>
            <w:ins w:id="9409"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Each group is assigned one Kenyan industry (uji, biogas, ethanol, bread) and must produce a 3-sentence 'Scientist's Statement' explaining how understanding anaerobic respiration helps a Kenyan farmer, brewer, or engineer optimise their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Comparison Matrix. Say: 'You have </w:t>
            </w:r>
            <w:del w:id="9410" w:author="Claude (AI) - proposed" w:date="2026-10-14T07:56:35Z">
              <w:r>
                <w:rPr>
                  <w:rFonts w:ascii="Arial" w:cs="Arial" w:eastAsia="Arial" w:hAnsi="Arial"/>
                  <w:b w:val="false"/>
                  <w:bCs w:val="false"/>
                  <w:i w:val="false"/>
                  <w:iCs w:val="false"/>
                  <w:color w:val="000000"/>
                  <w:sz w:val="18"/>
                  <w:szCs w:val="18"/>
                </w:rPr>
                <w:delText xml:space="preserve">12</w:delText>
              </w:r>
            </w:del>
            <w:ins w:id="9411" w:author="Claude (AI) - proposed" w:date="2026-10-14T07:56:3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Use only evidence — your Evidence Table, your notebooks, and the word equations from Lesson 4. If a cell is empty, write a question mark and circle it — those are the gaps we will discuss.' [Set </w:t>
            </w:r>
            <w:del w:id="9412" w:author="Claude (AI) - proposed" w:date="2026-10-14T07:56:35Z">
              <w:r>
                <w:rPr>
                  <w:rFonts w:ascii="Arial" w:cs="Arial" w:eastAsia="Arial" w:hAnsi="Arial"/>
                  <w:b w:val="false"/>
                  <w:bCs w:val="false"/>
                  <w:i w:val="false"/>
                  <w:iCs w:val="false"/>
                  <w:color w:val="000000"/>
                  <w:sz w:val="18"/>
                  <w:szCs w:val="18"/>
                </w:rPr>
                <w:delText xml:space="preserve">12</w:delText>
              </w:r>
            </w:del>
            <w:ins w:id="9413" w:author="Claude (AI) - proposed" w:date="2026-10-14T07:56:3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timer]. Circulate — target students who struggled in Phase 2. After </w:t>
            </w:r>
            <w:del w:id="9414" w:author="Claude (AI) - proposed" w:date="2026-10-14T07:56:35Z">
              <w:r>
                <w:rPr>
                  <w:rFonts w:ascii="Arial" w:cs="Arial" w:eastAsia="Arial" w:hAnsi="Arial"/>
                  <w:b w:val="false"/>
                  <w:bCs w:val="false"/>
                  <w:i w:val="false"/>
                  <w:iCs w:val="false"/>
                  <w:color w:val="000000"/>
                  <w:sz w:val="18"/>
                  <w:szCs w:val="18"/>
                </w:rPr>
                <w:delText xml:space="preserve">12</w:delText>
              </w:r>
            </w:del>
            <w:ins w:id="9415" w:author="Claude (AI) - proposed" w:date="2026-10-14T07:56:3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cold-call 3 students to read one row each from their matrix. For any disagreement between peers, ask: 'Which piece of evidence from today or from Lessons 3 and 4 helps us decide?' [10 seconds WAIT TIME]. Transition to Phenomenon Explanation: 'Now I want you to use everything in that matrix to explain what happened to Mama Wanjiku's mandazi dough. Five sentences — you have </w:t>
            </w:r>
            <w:del w:id="9416" w:author="Claude (AI) - proposed" w:date="2026-10-14T07:56:35Z">
              <w:r>
                <w:rPr>
                  <w:rFonts w:ascii="Arial" w:cs="Arial" w:eastAsia="Arial" w:hAnsi="Arial"/>
                  <w:b w:val="false"/>
                  <w:bCs w:val="false"/>
                  <w:i w:val="false"/>
                  <w:iCs w:val="false"/>
                  <w:color w:val="000000"/>
                  <w:sz w:val="18"/>
                  <w:szCs w:val="18"/>
                </w:rPr>
                <w:delText xml:space="preserve">8</w:delText>
              </w:r>
            </w:del>
            <w:ins w:id="9417" w:author="Claude (AI) - proposed" w:date="2026-10-14T07:56:3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[Set timer]. After writing: cold-call 2 students to read their sentence 4 (waterlogged roots). Ask the class: 'Does this connect back to what we saw with sukuma wiki in Lesson 1? Raise your hand if your explanation includes a connection to the anchoring phenomenon.' For Part C: 'Your Scientist's Statement must include: the substrate, the product that matters economically, and one way knowledge of anaerobic respiration improves the process. You have </w:t>
            </w:r>
            <w:del w:id="9418" w:author="Claude (AI) - proposed" w:date="2026-10-14T07:56:35Z">
              <w:r>
                <w:rPr>
                  <w:rFonts w:ascii="Arial" w:cs="Arial" w:eastAsia="Arial" w:hAnsi="Arial"/>
                  <w:b w:val="false"/>
                  <w:bCs w:val="false"/>
                  <w:i w:val="false"/>
                  <w:iCs w:val="false"/>
                  <w:color w:val="000000"/>
                  <w:sz w:val="18"/>
                  <w:szCs w:val="18"/>
                </w:rPr>
                <w:delText xml:space="preserve">5</w:delText>
              </w:r>
            </w:del>
            <w:ins w:id="9419"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Cold-call one group per industry to share. Respond with: 'Strong scientific reasoning — can you add the specific ATP trade-off to make that even more precise?'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Matrix + Phenomenon Explanation — the matrix forces students to hold aerobic and anaerobic respiration in working memory simultaneously, surfacing contrasts that verbal explanation alone would obscure. The structured 5-sentence Phenomenon Explanation then compels students to apply abstract biochemistry to the concrete mandazi context, closing the loop between classroom science and everyday Kenyan life. The Scientist's Statement extends this to economic application, embedding Science and Engineering Practice 6 (Constructing Explanations)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Phenomenon Explanations during writing (circulate and annotate with a quick +/Δ mark). Indicators of proficiency: (a) Sentence 2 includes correct reactants (glucose) and products (ethanol + CO₂) with 'in the absence of oxygen'; (b) Sentence 3 references enzyme activity and </w:t>
            </w:r>
            <w:del w:id="9420" w:author="Claude (AI) - proposed" w:date="2026-10-14T07:56:35Z">
              <w:r>
                <w:rPr>
                  <w:rFonts w:ascii="Arial" w:cs="Arial" w:eastAsia="Arial" w:hAnsi="Arial"/>
                  <w:b w:val="false"/>
                  <w:bCs w:val="false"/>
                  <w:i w:val="false"/>
                  <w:iCs w:val="false"/>
                  <w:color w:val="000000"/>
                  <w:sz w:val="18"/>
                  <w:szCs w:val="18"/>
                </w:rPr>
                <w:delText xml:space="preserve">connects to the warm-water data from Lesson 1</w:delText>
              </w:r>
            </w:del>
            <w:ins w:id="9421" w:author="Claude (AI) - proposed" w:date="2026-10-14T07:56:35Z">
              <w:r>
                <w:rPr>
                  <w:rFonts w:ascii="Arial" w:cs="Arial" w:eastAsia="Arial" w:hAnsi="Arial"/>
                  <w:b w:val="false"/>
                  <w:bCs w:val="false"/>
                  <w:i w:val="false"/>
                  <w:iCs w:val="false"/>
                  <w:color w:val="000000"/>
                  <w:sz w:val="18"/>
                  <w:szCs w:val="18"/>
                </w:rPr>
                <w:t xml:space="preserve">the effect of warmth on yeast (the Lesson 4 dough prediction)</w:t>
              </w:r>
            </w:ins>
            <w:r>
              <w:rPr>
                <w:rFonts w:ascii="Arial" w:cs="Arial" w:eastAsia="Arial" w:hAnsi="Arial"/>
                <w:b w:val="false"/>
                <w:bCs w:val="false"/>
                <w:i w:val="false"/>
                <w:iCs w:val="false"/>
                <w:color w:val="000000"/>
                <w:sz w:val="18"/>
                <w:szCs w:val="18"/>
              </w:rPr>
              <w:t xml:space="preserve">; (c) Sentence 4 correctly uses the term 'anaerobic conditions' for waterlogged soil; (d) Sentence 5 names ATP yield difference (2 ATP anaerobic vs 36–38 ATP aerobic). Flag any student whose Sentence 5 is missing or incorrect — this is a key misconception to address before the unit project.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qpwm07_twmgysh8i5ikf">
              <w:r>
                <w:rPr>
                  <w:rFonts w:ascii="Arial" w:cs="Arial" w:eastAsia="Arial" w:hAnsi="Arial"/>
                  <w:color w:val="2E75B6"/>
                  <w:sz w:val="16"/>
                  <w:szCs w:val="16"/>
                  <w:u w:val="single" w:color="2E75B6"/>
                </w:rPr>
                <w:t xml:space="preserve">Lactic acid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3og7d3rjxxn9eegiow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5887g44ni5h3bdr5xof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9jfffekn__scxylaj_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 a large display that has been accumulating sticky notes since Lesson 1. Each student writes TWO sticky notes: (1) a GREEN note — one question from our Driving Question Board that they can now answer with confidence using today's evidence (they write the answer in one sentence on the back); (2) an ORANGE note — one new question that today's lesson raised for them that is NOT yet answered. Students post their notes in the correct columns: QUESTIONS WE CAN NOW ANSWER | QUESTIONS WE STILL HAVE. The class then does a 3-minute silent gallery read of newly posted notes. One student volunteer reads aloud the three most-posted unanswered questions. The teacher frames these as the investigable questions for the unit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green and orange sticky notes. Say: 'Two minutes — write your green note first. Which question from our board can you now answer? Write the answer on the back.' [2 minutes WAIT TIME]. 'Now your orange note — what does today's lesson make you want to investigate further?' [90 seconds]. After posting, say: 'Three-minute silent gallery read — walk slowly, read every new note, put a small tick on any note that matches something you also wonder.' After gallery read, ask a volunteer: 'Fatuma, read the three notes with the most ticks.' Record these on a separate 'UNIT PROJECT CANDIDATES' strip of paper on the board. Say: 'These unanswered questions are exactly what scientists work on. In </w:t>
            </w:r>
            <w:del w:id="9422" w:author="Claude (AI) - proposed" w:date="2026-10-14T07:56:35Z">
              <w:r>
                <w:rPr>
                  <w:rFonts w:ascii="Arial" w:cs="Arial" w:eastAsia="Arial" w:hAnsi="Arial"/>
                  <w:b w:val="false"/>
                  <w:bCs w:val="false"/>
                  <w:i w:val="false"/>
                  <w:iCs w:val="false"/>
                  <w:color w:val="000000"/>
                  <w:sz w:val="18"/>
                  <w:szCs w:val="18"/>
                </w:rPr>
                <w:delText xml:space="preserve">our next two lessons,</w:delText>
              </w:r>
            </w:del>
            <w:ins w:id="9423" w:author="Claude (AI) - proposed" w:date="2026-10-14T07:56:35Z">
              <w:r>
                <w:rPr>
                  <w:rFonts w:ascii="Arial" w:cs="Arial" w:eastAsia="Arial" w:hAnsi="Arial"/>
                  <w:b w:val="false"/>
                  <w:bCs w:val="false"/>
                  <w:i w:val="false"/>
                  <w:iCs w:val="false"/>
                  <w:color w:val="000000"/>
                  <w:sz w:val="18"/>
                  <w:szCs w:val="18"/>
                </w:rPr>
                <w:t xml:space="preserve">Lesson 9 (after we look at what affects respiration rate and at plants in different environments)</w:t>
              </w:r>
            </w:ins>
            <w:r>
              <w:rPr>
                <w:rFonts w:ascii="Arial" w:cs="Arial" w:eastAsia="Arial" w:hAnsi="Arial"/>
                <w:b w:val="false"/>
                <w:bCs w:val="false"/>
                <w:i w:val="false"/>
                <w:iCs w:val="false"/>
                <w:color w:val="000000"/>
                <w:sz w:val="18"/>
                <w:szCs w:val="18"/>
              </w:rPr>
              <w:t xml:space="preserve"> you will design an investigation to answer one of them — specifically: How can we measure and compare CO₂ production in aerobic vs anaerobic conditions using yeast and a simple indicator system?' Connect explicitly: '</w:t>
            </w:r>
            <w:del w:id="9424" w:author="Claude (AI) - proposed" w:date="2026-10-14T07:56:35Z">
              <w:r>
                <w:rPr>
                  <w:rFonts w:ascii="Arial" w:cs="Arial" w:eastAsia="Arial" w:hAnsi="Arial"/>
                  <w:b w:val="false"/>
                  <w:bCs w:val="false"/>
                  <w:i w:val="false"/>
                  <w:iCs w:val="false"/>
                  <w:color w:val="000000"/>
                  <w:sz w:val="18"/>
                  <w:szCs w:val="18"/>
                </w:rPr>
                <w:delText xml:space="preserve">This is the same CO₂ that made</w:delText>
              </w:r>
            </w:del>
            <w:ins w:id="9425" w:author="Claude (AI) - proposed" w:date="2026-10-14T07:56:35Z">
              <w:r>
                <w:rPr>
                  <w:rFonts w:ascii="Arial" w:cs="Arial" w:eastAsia="Arial" w:hAnsi="Arial"/>
                  <w:b w:val="false"/>
                  <w:bCs w:val="false"/>
                  <w:i w:val="false"/>
                  <w:iCs w:val="false"/>
                  <w:color w:val="000000"/>
                  <w:sz w:val="18"/>
                  <w:szCs w:val="18"/>
                </w:rPr>
                <w:t xml:space="preserve">We can measure the CO₂ that yeast makes. In the project you will use that to investigate fermentation. What is in</w:t>
              </w:r>
            </w:ins>
            <w:r>
              <w:rPr>
                <w:rFonts w:ascii="Arial" w:cs="Arial" w:eastAsia="Arial" w:hAnsi="Arial"/>
                <w:b w:val="false"/>
                <w:bCs w:val="false"/>
                <w:i w:val="false"/>
                <w:iCs w:val="false"/>
                <w:color w:val="000000"/>
                <w:sz w:val="18"/>
                <w:szCs w:val="18"/>
              </w:rPr>
              <w:t xml:space="preserve"> the sukuma wiki bubbles </w:t>
            </w:r>
            <w:del w:id="9426" w:author="Claude (AI) - proposed" w:date="2026-10-14T07:56:35Z">
              <w:r>
                <w:rPr>
                  <w:rFonts w:ascii="Arial" w:cs="Arial" w:eastAsia="Arial" w:hAnsi="Arial"/>
                  <w:b w:val="false"/>
                  <w:bCs w:val="false"/>
                  <w:i w:val="false"/>
                  <w:iCs w:val="false"/>
                  <w:color w:val="000000"/>
                  <w:sz w:val="18"/>
                  <w:szCs w:val="18"/>
                </w:rPr>
                <w:delText xml:space="preserve">in Lesson 1 — now we are going to measure it</w:delText>
              </w:r>
            </w:del>
            <w:ins w:id="9427" w:author="Claude (AI) - proposed" w:date="2026-10-14T07:56:35Z">
              <w:r>
                <w:rPr>
                  <w:rFonts w:ascii="Arial" w:cs="Arial" w:eastAsia="Arial" w:hAnsi="Arial"/>
                  <w:b w:val="false"/>
                  <w:bCs w:val="false"/>
                  <w:i w:val="false"/>
                  <w:iCs w:val="false"/>
                  <w:color w:val="000000"/>
                  <w:sz w:val="18"/>
                  <w:szCs w:val="18"/>
                </w:rPr>
                <w:t xml:space="preserve">stays on our board as an open question</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sensemaking strategy in which students publicly track their own epistemic progress. The green/orange binary forces students to discriminate between consolidated knowledge and productive uncertainty. Clustering unanswered questions around the unit project question gives students agency: they see that their own curiosity is driving the scientific inquiry, mirroring how real scientists identify gaps in the literature.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the DQB after posting. Analyse green notes: are students correctly attributing CO₂ production to yeast fermentation (anaerobic respiration) rather than aerobic respiration? Are they distinguishing ethanol from lactic acid as products in different organisms? Orange notes reveal conceptual gaps — if many students ask 'Does the plant suffer when it respires anaerobically?', this signals a need to address ATP yield trade-offs more explicitly in the unit project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xa7burl-vf8gvzqu6llo">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njtwflxpskismpcvtv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pn1zcgpi0deztr3pcmcq">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mnwn01pu2n-gfq9alz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 a diagram they have been building across the unit showing glucose breakdown pathways, reactants, products, and sites within the cell. Today they make three mandatory additions: (1) Add an ANAEROBIC BRANCH to the pathway diagram — showing glucose</w:t>
            </w:r>
            <w:del w:id="9428" w:author="Claude (AI) - proposed" w:date="2026-10-14T07:56:35Z">
              <w:r>
                <w:rPr>
                  <w:rFonts w:ascii="Arial" w:cs="Arial" w:eastAsia="Arial" w:hAnsi="Arial"/>
                  <w:b w:val="false"/>
                  <w:bCs w:val="false"/>
                  <w:i w:val="false"/>
                  <w:iCs w:val="false"/>
                  <w:color w:val="000000"/>
                  <w:sz w:val="18"/>
                  <w:szCs w:val="18"/>
                </w:rPr>
                <w:delText xml:space="preserve"> → pyruvate</w:delText>
              </w:r>
            </w:del>
            <w:r>
              <w:rPr>
                <w:rFonts w:ascii="Arial" w:cs="Arial" w:eastAsia="Arial" w:hAnsi="Arial"/>
                <w:b w:val="false"/>
                <w:bCs w:val="false"/>
                <w:i w:val="false"/>
                <w:iCs w:val="false"/>
                <w:color w:val="000000"/>
                <w:sz w:val="18"/>
                <w:szCs w:val="18"/>
              </w:rPr>
              <w:t xml:space="preserve"> → (in absence of O₂) → ethanol + CO₂ (in yeast and plant roots) OR lactic acid (in bacteria and animal muscle), with '2 ATP' labelled; (2) Annotate with a KENYAN CONTEXT ICON — a small drawing of mandazi dough, a biogas digester, or a busaa pot next to the anaerobic branch to anchor the biochemistry in lived experience; (3) Draw an arrow from the anaerobic branch back to the ANCHORING PHENOMENON box at the top of their model (labelled since Lesson 1) with the sentence: 'CO₂ from anaerobic yeast respiration inflates mandazi dough</w:t>
            </w:r>
            <w:del w:id="9429" w:author="Claude (AI) - proposed" w:date="2026-10-14T07:56:35Z">
              <w:r>
                <w:rPr>
                  <w:rFonts w:ascii="Arial" w:cs="Arial" w:eastAsia="Arial" w:hAnsi="Arial"/>
                  <w:b w:val="false"/>
                  <w:bCs w:val="false"/>
                  <w:i w:val="false"/>
                  <w:iCs w:val="false"/>
                  <w:color w:val="000000"/>
                  <w:sz w:val="18"/>
                  <w:szCs w:val="18"/>
                </w:rPr>
                <w:delText xml:space="preserve"> just as CO₂ from aerobic leaf respiration produced the sukuma wiki bubbles</w:delText>
              </w:r>
            </w:del>
            <w:ins w:id="9430" w:author="Claude (AI) - proposed" w:date="2026-10-14T07:56:35Z">
              <w:r>
                <w:rPr>
                  <w:rFonts w:ascii="Arial" w:cs="Arial" w:eastAsia="Arial" w:hAnsi="Arial"/>
                  <w:b w:val="false"/>
                  <w:bCs w:val="false"/>
                  <w:i w:val="false"/>
                  <w:iCs w:val="false"/>
                  <w:color w:val="000000"/>
                  <w:sz w:val="18"/>
                  <w:szCs w:val="18"/>
                </w:rPr>
                <w:t xml:space="preserve">. Leaf cells also make CO₂ by respiration, but we do not yet know how much of the Lesson 1 bubble gas this was</w:t>
              </w:r>
            </w:ins>
            <w:r>
              <w:rPr>
                <w:rFonts w:ascii="Arial" w:cs="Arial" w:eastAsia="Arial" w:hAnsi="Arial"/>
                <w:b w:val="false"/>
                <w:bCs w:val="false"/>
                <w:i w:val="false"/>
                <w:iCs w:val="false"/>
                <w:color w:val="000000"/>
                <w:sz w:val="18"/>
                <w:szCs w:val="18"/>
              </w:rPr>
              <w:t xml:space="preserve">.' Groups share models with an adjacent group for a 2-minute 'Scientist Peer Review' — one specific praise, one specific suggestion using the stem: 'Your model would be more accurate if...'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4 models. Say: 'Open your model to where you left it in Lesson 4. You are adding three things — they are on the board. You have </w:t>
            </w:r>
            <w:del w:id="9431" w:author="Claude (AI) - proposed" w:date="2026-10-14T07:56:35Z">
              <w:r>
                <w:rPr>
                  <w:rFonts w:ascii="Arial" w:cs="Arial" w:eastAsia="Arial" w:hAnsi="Arial"/>
                  <w:b w:val="false"/>
                  <w:bCs w:val="false"/>
                  <w:i w:val="false"/>
                  <w:iCs w:val="false"/>
                  <w:color w:val="000000"/>
                  <w:sz w:val="18"/>
                  <w:szCs w:val="18"/>
                </w:rPr>
                <w:delText xml:space="preserve">10</w:delText>
              </w:r>
            </w:del>
            <w:ins w:id="9432" w:author="Claude (AI) - proposed" w:date="2026-10-14T07:56: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Your model must be able to explain </w:t>
            </w:r>
            <w:del w:id="9433" w:author="Claude (AI) - proposed" w:date="2026-10-14T07:56:35Z">
              <w:r>
                <w:rPr>
                  <w:rFonts w:ascii="Arial" w:cs="Arial" w:eastAsia="Arial" w:hAnsi="Arial"/>
                  <w:b w:val="false"/>
                  <w:bCs w:val="false"/>
                  <w:i w:val="false"/>
                  <w:iCs w:val="false"/>
                  <w:color w:val="000000"/>
                  <w:sz w:val="18"/>
                  <w:szCs w:val="18"/>
                </w:rPr>
                <w:delText xml:space="preserve">both </w:delText>
              </w:r>
            </w:del>
            <w:r>
              <w:rPr>
                <w:rFonts w:ascii="Arial" w:cs="Arial" w:eastAsia="Arial" w:hAnsi="Arial"/>
                <w:b w:val="false"/>
                <w:bCs w:val="false"/>
                <w:i w:val="false"/>
                <w:iCs w:val="false"/>
                <w:color w:val="000000"/>
                <w:sz w:val="18"/>
                <w:szCs w:val="18"/>
              </w:rPr>
              <w:t xml:space="preserve">the mandazi dough </w:t>
            </w:r>
            <w:del w:id="9434" w:author="Claude (AI) - proposed" w:date="2026-10-14T07:56:35Z">
              <w:r>
                <w:rPr>
                  <w:rFonts w:ascii="Arial" w:cs="Arial" w:eastAsia="Arial" w:hAnsi="Arial"/>
                  <w:b w:val="false"/>
                  <w:bCs w:val="false"/>
                  <w:i w:val="false"/>
                  <w:iCs w:val="false"/>
                  <w:color w:val="000000"/>
                  <w:sz w:val="18"/>
                  <w:szCs w:val="18"/>
                </w:rPr>
                <w:delText xml:space="preserve">AND</w:delText>
              </w:r>
            </w:del>
            <w:ins w:id="9435" w:author="Claude (AI) - proposed" w:date="2026-10-14T07:56:35Z">
              <w:r>
                <w:rPr>
                  <w:rFonts w:ascii="Arial" w:cs="Arial" w:eastAsia="Arial" w:hAnsi="Arial"/>
                  <w:b w:val="false"/>
                  <w:bCs w:val="false"/>
                  <w:i w:val="false"/>
                  <w:iCs w:val="false"/>
                  <w:color w:val="000000"/>
                  <w:sz w:val="18"/>
                  <w:szCs w:val="18"/>
                </w:rPr>
                <w:t xml:space="preserve">and show where</w:t>
              </w:r>
            </w:ins>
            <w:r>
              <w:rPr>
                <w:rFonts w:ascii="Arial" w:cs="Arial" w:eastAsia="Arial" w:hAnsi="Arial"/>
                <w:b w:val="false"/>
                <w:bCs w:val="false"/>
                <w:i w:val="false"/>
                <w:iCs w:val="false"/>
                <w:color w:val="000000"/>
                <w:sz w:val="18"/>
                <w:szCs w:val="18"/>
              </w:rPr>
              <w:t xml:space="preserve"> the sukuma wiki </w:t>
            </w:r>
            <w:del w:id="9436" w:author="Claude (AI) - proposed" w:date="2026-10-14T07:56:35Z">
              <w:r>
                <w:rPr>
                  <w:rFonts w:ascii="Arial" w:cs="Arial" w:eastAsia="Arial" w:hAnsi="Arial"/>
                  <w:b w:val="false"/>
                  <w:bCs w:val="false"/>
                  <w:i w:val="false"/>
                  <w:iCs w:val="false"/>
                  <w:color w:val="000000"/>
                  <w:sz w:val="18"/>
                  <w:szCs w:val="18"/>
                </w:rPr>
                <w:delText xml:space="preserve">bubbles</w:delText>
              </w:r>
            </w:del>
            <w:ins w:id="9437" w:author="Claude (AI) - proposed" w:date="2026-10-14T07:56:35Z">
              <w:r>
                <w:rPr>
                  <w:rFonts w:ascii="Arial" w:cs="Arial" w:eastAsia="Arial" w:hAnsi="Arial"/>
                  <w:b w:val="false"/>
                  <w:bCs w:val="false"/>
                  <w:i w:val="false"/>
                  <w:iCs w:val="false"/>
                  <w:color w:val="000000"/>
                  <w:sz w:val="18"/>
                  <w:szCs w:val="18"/>
                </w:rPr>
                <w:t xml:space="preserve">leaf cells release CO₂</w:t>
              </w:r>
            </w:ins>
            <w:r>
              <w:rPr>
                <w:rFonts w:ascii="Arial" w:cs="Arial" w:eastAsia="Arial" w:hAnsi="Arial"/>
                <w:b w:val="false"/>
                <w:bCs w:val="false"/>
                <w:i w:val="false"/>
                <w:iCs w:val="false"/>
                <w:color w:val="000000"/>
                <w:sz w:val="18"/>
                <w:szCs w:val="18"/>
              </w:rPr>
              <w:t xml:space="preserve"> by the time you finish.' [Set </w:t>
            </w:r>
            <w:del w:id="9438" w:author="Claude (AI) - proposed" w:date="2026-10-14T07:56:35Z">
              <w:r>
                <w:rPr>
                  <w:rFonts w:ascii="Arial" w:cs="Arial" w:eastAsia="Arial" w:hAnsi="Arial"/>
                  <w:b w:val="false"/>
                  <w:bCs w:val="false"/>
                  <w:i w:val="false"/>
                  <w:iCs w:val="false"/>
                  <w:color w:val="000000"/>
                  <w:sz w:val="18"/>
                  <w:szCs w:val="18"/>
                </w:rPr>
                <w:delText xml:space="preserve">10</w:delText>
              </w:r>
            </w:del>
            <w:ins w:id="9439" w:author="Claude (AI) - proposed" w:date="2026-10-14T07:56: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timer]. Circulate — check that students are labelling '2 ATP' on the anaerobic branch and '36–38 ATP' on the aerobic branch. Prompt: 'Odhiambo, your model shows ethanol and CO₂ — excellent. Now show me the arrow that connects this back to the Lesson 1 phenomenon. Where does CO₂ go after it is produced?' [10 seconds WAIT TIME]. After </w:t>
            </w:r>
            <w:del w:id="9440" w:author="Claude (AI) - proposed" w:date="2026-10-14T07:56:35Z">
              <w:r>
                <w:rPr>
                  <w:rFonts w:ascii="Arial" w:cs="Arial" w:eastAsia="Arial" w:hAnsi="Arial"/>
                  <w:b w:val="false"/>
                  <w:bCs w:val="false"/>
                  <w:i w:val="false"/>
                  <w:iCs w:val="false"/>
                  <w:color w:val="000000"/>
                  <w:sz w:val="18"/>
                  <w:szCs w:val="18"/>
                </w:rPr>
                <w:delText xml:space="preserve">10</w:delText>
              </w:r>
            </w:del>
            <w:ins w:id="9441" w:author="Claude (AI) - proposed" w:date="2026-10-14T07:56: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'Swap with the group behind you. Peer review — one praise, one suggestion using the stem on the board. You have 2 minutes.' After peer review: 'One volunteer — Chebet, what was the strongest suggestion your reviewers gave you?' Cold-call 2 more. Close by saying: 'Your model is now showing TWO pathways — aerobic and anaerobic. In Lesson 6, we will investigate the rate of each pathway under different conditions and gather </w:t>
            </w:r>
            <w:del w:id="9442" w:author="Claude (AI) - proposed" w:date="2026-10-14T07:56:35Z">
              <w:r>
                <w:rPr>
                  <w:rFonts w:ascii="Arial" w:cs="Arial" w:eastAsia="Arial" w:hAnsi="Arial"/>
                  <w:b w:val="false"/>
                  <w:bCs w:val="false"/>
                  <w:i w:val="false"/>
                  <w:iCs w:val="false"/>
                  <w:color w:val="000000"/>
                  <w:sz w:val="18"/>
                  <w:szCs w:val="18"/>
                </w:rPr>
                <w:delText xml:space="preserve">the final evidence we need to fully answer</w:delText>
              </w:r>
            </w:del>
            <w:ins w:id="9443" w:author="Claude (AI) - proposed" w:date="2026-10-14T07:56:35Z">
              <w:r>
                <w:rPr>
                  <w:rFonts w:ascii="Arial" w:cs="Arial" w:eastAsia="Arial" w:hAnsi="Arial"/>
                  <w:b w:val="false"/>
                  <w:bCs w:val="false"/>
                  <w:i w:val="false"/>
                  <w:iCs w:val="false"/>
                  <w:color w:val="000000"/>
                  <w:sz w:val="18"/>
                  <w:szCs w:val="18"/>
                </w:rPr>
                <w:t xml:space="preserve">more evidence toward</w:t>
              </w:r>
            </w:ins>
            <w:r>
              <w:rPr>
                <w:rFonts w:ascii="Arial" w:cs="Arial" w:eastAsia="Arial" w:hAnsi="Arial"/>
                <w:b w:val="false"/>
                <w:bCs w:val="false"/>
                <w:i w:val="false"/>
                <w:iCs w:val="false"/>
                <w:color w:val="000000"/>
                <w:sz w:val="18"/>
                <w:szCs w:val="18"/>
              </w:rPr>
              <w:t xml:space="preserve"> our driving question: How do plants breathe, and what happens inside their cells when they release energy from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 Progressive Modelling strategy (NGSS SEP 2: Developing and Using Models) in which students maintain a single artefact across all 12 lessons, revising it as new evidence accrues. Adding the anaerobic branch today makes the model's two-pathway structure visible and comparable. The mandatory connection arrow back to the anchoring phenomenon prevents the model from becoming an abstract diagram disconnected from observable reality — every addition must explain something students have seen or will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all models. Evaluate against a 3-point rubric: (1) Anaerobic branch present with correct reactants, products, and 2 ATP label; (2) Aerobic branch still correctly shows 36–38 ATP, CO₂, H₂O, and mitochondrion label from Lesson 4; (3) Connection arrow to anchoring phenomenon is present and the annotated sentence correctly names CO₂ as the linking product. Students scoring 1/3 require a 5-minute targeted conversation at the start of Lesson 6. Students scoring 3/3 are invited to act as 'model consultants' during Lesson 6 peer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students able to independently identify 'no oxygen present' as the common condition across all six Kenyan case studies, or did they require significant prompting? If many students needed prompting at Station 4 (biogas) or Station 6 (waterlogged roots), consider adding a 'What is missing from this environment?' guiding question card to those stations in future iterations. (2) Did the live yeast-balloon demo produce visible balloon inflation within the 10-minute observation window? If not (e.g., due to cold classroom temperature), note the ambient temperature and plan to pre-warm the yeast mixture for 5 minutes before class, or use the demo as a take-home overnight observation with a report-back in Lesson 6. (3) Review the Phenomenon Explanation notebooks — specifically Sentence 5 (ATP trade-off). If fewer than 70% of students correctly stated that anaerobic respiration yields less ATP, this concept needs explicit re-teaching at the start of Lesson 6 before the unit project planning begins. (4) Were the DQB orange notes generating genuinely investigable questions, or were students writing vague statements? If vague, model a 'testable question' format ('How does X affect Y?') explicitly at the start of Lesson 6 before project planning. (5) Equity check: Did female students and students from pastoralist or rural backgrounds have equitable opportunity to contribute examples from their own community contexts (e.g., fermented milk — mursik — from Kalenjin communities, or fermented cassava)? If not, plan to add a 'community fermentation' station in future runs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t>
            </w:r>
            <w:del w:id="9444" w:author="Claude (AI) - proposed" w:date="2026-10-14T07:56:35Z">
              <w:r>
                <w:rPr>
                  <w:rFonts w:ascii="Arial" w:cs="Arial" w:eastAsia="Arial" w:hAnsi="Arial"/>
                  <w:b w:val="false"/>
                  <w:bCs w:val="false"/>
                  <w:i w:val="false"/>
                  <w:iCs w:val="false"/>
                  <w:color w:val="000000"/>
                  <w:sz w:val="18"/>
                  <w:szCs w:val="18"/>
                </w:rPr>
                <w:delText xml:space="preserve">exactly as CO₂ produced during aerobic respiration in sukuma wiki leaves caused the bubbles observed in the anchoring phenomenon</w:delText>
              </w:r>
            </w:del>
            <w:ins w:id="9445" w:author="Claude (AI) - proposed" w:date="2026-10-14T07:56:35Z">
              <w:r>
                <w:rPr>
                  <w:rFonts w:ascii="Arial" w:cs="Arial" w:eastAsia="Arial" w:hAnsi="Arial"/>
                  <w:b w:val="false"/>
                  <w:bCs w:val="false"/>
                  <w:i w:val="false"/>
                  <w:iCs w:val="false"/>
                  <w:color w:val="000000"/>
                  <w:sz w:val="18"/>
                  <w:szCs w:val="18"/>
                </w:rPr>
                <w:t xml:space="preserve">while leaf cells also make CO₂ by respiration; how much of the Lesson 1 bubble gas came from respiration was not yet known</w:t>
              </w:r>
            </w:ins>
            <w:r>
              <w:rPr>
                <w:rFonts w:ascii="Arial" w:cs="Arial" w:eastAsia="Arial" w:hAnsi="Arial"/>
                <w:b w:val="false"/>
                <w:bCs w:val="false"/>
                <w:i w:val="false"/>
                <w:iCs w:val="false"/>
                <w:color w:val="000000"/>
                <w:sz w:val="18"/>
                <w:szCs w:val="18"/>
              </w:rPr>
              <w:t xml:space="preserve">;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k8jxf-qvfyvb3rifgzq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chxyobwgw9dfeqb2oqy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Factors Affecting Respiration Rate: Temperature, Glucose, and Oxygen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temperature, glucose concentration, and oxygen availability affect the rate of cellular respiration in yeast, using locally available materials such as sugar-cane juice and </w:t>
            </w:r>
            <w:del w:id="9446" w:author="Claude (AI) - proposed" w:date="2026-10-14T07:56:35Z">
              <w:r>
                <w:rPr>
                  <w:rFonts w:ascii="Arial" w:cs="Arial" w:eastAsia="Arial" w:hAnsi="Arial"/>
                  <w:b w:val="false"/>
                  <w:bCs w:val="false"/>
                  <w:i w:val="false"/>
                  <w:iCs w:val="false"/>
                  <w:color w:val="000000"/>
                  <w:sz w:val="18"/>
                  <w:szCs w:val="18"/>
                </w:rPr>
                <w:delText xml:space="preserve">maize flour suspension</w:delText>
              </w:r>
            </w:del>
            <w:ins w:id="9447" w:author="Claude (AI) - proposed" w:date="2026-10-14T07:56:35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then explain their findings using enzyme activity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temperature, glucose concentration, and oxygen availability as key factors that affect respiration rate; (2) explain how each factor influences enzyme activity and therefore the rate of ATP production; (3) distinguish between the effects of these factors on aerobic versus anaerobic respiration pathways.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design a fair-test investigation controlling one variable at a time; (2) collect and tabulate quantitative data on CO2 bubble production rate as a proxy for respiration rate; (3) construct line graphs from experimental data; (4) interpret graph trends to draw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unexpected results arise, precision and honesty in recording data, and collaborative responsibility when sharing roles within investigative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 — specifically, what environmental and biochemical conditions speed up or slow down that energy-release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builds directly on Lessons 4 and 5 by moving from what respiration produces to how fast it operates. Students now gather quantitative evidence about the conditions that control respiration rate, which will </w:t>
            </w:r>
            <w:del w:id="9448" w:author="Claude (AI) - proposed" w:date="2026-10-14T07:56:35Z">
              <w:r>
                <w:rPr>
                  <w:rFonts w:ascii="Arial" w:cs="Arial" w:eastAsia="Arial" w:hAnsi="Arial"/>
                  <w:b w:val="false"/>
                  <w:bCs w:val="false"/>
                  <w:i w:val="false"/>
                  <w:iCs w:val="false"/>
                  <w:color w:val="000000"/>
                  <w:sz w:val="18"/>
                  <w:szCs w:val="18"/>
                </w:rPr>
                <w:delText xml:space="preserve">later (</w:delText>
              </w:r>
            </w:del>
            <w:ins w:id="9449" w:author="Claude (AI) - proposed" w:date="2026-10-14T07:56:35Z">
              <w:r>
                <w:rPr>
                  <w:rFonts w:ascii="Arial" w:cs="Arial" w:eastAsia="Arial" w:hAnsi="Arial"/>
                  <w:b w:val="false"/>
                  <w:bCs w:val="false"/>
                  <w:i w:val="false"/>
                  <w:iCs w:val="false"/>
                  <w:color w:val="000000"/>
                  <w:sz w:val="18"/>
                  <w:szCs w:val="18"/>
                </w:rPr>
                <w:t xml:space="preserve">help them (in </w:t>
              </w:r>
            </w:ins>
            <w:r>
              <w:rPr>
                <w:rFonts w:ascii="Arial" w:cs="Arial" w:eastAsia="Arial" w:hAnsi="Arial"/>
                <w:b w:val="false"/>
                <w:bCs w:val="false"/>
                <w:i w:val="false"/>
                <w:iCs w:val="false"/>
                <w:color w:val="000000"/>
                <w:sz w:val="18"/>
                <w:szCs w:val="18"/>
              </w:rPr>
              <w:t xml:space="preserve">Lesson 8) </w:t>
            </w:r>
            <w:del w:id="9450" w:author="Claude (AI) - proposed" w:date="2026-10-14T07:56:35Z">
              <w:r>
                <w:rPr>
                  <w:rFonts w:ascii="Arial" w:cs="Arial" w:eastAsia="Arial" w:hAnsi="Arial"/>
                  <w:b w:val="false"/>
                  <w:bCs w:val="false"/>
                  <w:i w:val="false"/>
                  <w:iCs w:val="false"/>
                  <w:color w:val="000000"/>
                  <w:sz w:val="18"/>
                  <w:szCs w:val="18"/>
                </w:rPr>
                <w:delText xml:space="preserve">help them explain why the sukuma wiki leaves in the anchoring phenomenon produced more bubbles in warm water than in cold water — connecting enzyme kinetics to the observable phenomenon for the first time with numerical data</w:delText>
              </w:r>
            </w:del>
            <w:ins w:id="9451" w:author="Claude (AI) - proposed" w:date="2026-10-14T07:56:35Z">
              <w:r>
                <w:rPr>
                  <w:rFonts w:ascii="Arial" w:cs="Arial" w:eastAsia="Arial" w:hAnsi="Arial"/>
                  <w:b w:val="false"/>
                  <w:bCs w:val="false"/>
                  <w:i w:val="false"/>
                  <w:iCs w:val="false"/>
                  <w:color w:val="000000"/>
                  <w:sz w:val="18"/>
                  <w:szCs w:val="18"/>
                </w:rPr>
                <w:t xml:space="preserve">separate two things that warmth does: it speeds up enzyme-controlled processes such as respiration over minutes (their yeast data), while the bubbles that stream from a leaf within seconds need a different, quicker explanation</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452" w:author="Claude (AI) - proposed" w:date="2026-10-14T07:56:35Z">
              <w:r>
                <w:rPr>
                  <w:rFonts w:ascii="Arial" w:cs="Arial" w:eastAsia="Arial" w:hAnsi="Arial"/>
                  <w:b w:val="false"/>
                  <w:bCs w:val="false"/>
                  <w:i w:val="false"/>
                  <w:iCs w:val="false"/>
                  <w:color w:val="000000"/>
                  <w:sz w:val="18"/>
                  <w:szCs w:val="18"/>
                </w:rPr>
                <w:delText xml:space="preserve">Hot water (above 60 degrees C) must be handled</w:delText>
              </w:r>
            </w:del>
            <w:ins w:id="9453" w:author="Claude (AI) - proposed" w:date="2026-10-14T07:56:35Z">
              <w:r>
                <w:rPr>
                  <w:rFonts w:ascii="Arial" w:cs="Arial" w:eastAsia="Arial" w:hAnsi="Arial"/>
                  <w:b w:val="false"/>
                  <w:bCs w:val="false"/>
                  <w:i w:val="false"/>
                  <w:iCs w:val="false"/>
                  <w:color w:val="000000"/>
                  <w:sz w:val="18"/>
                  <w:szCs w:val="18"/>
                </w:rPr>
                <w:t xml:space="preserve">Water hotter than 45 degrees C (including the 55 degrees C bath at Station A) is prepared and poured</w:t>
              </w:r>
            </w:ins>
            <w:r>
              <w:rPr>
                <w:rFonts w:ascii="Arial" w:cs="Arial" w:eastAsia="Arial" w:hAnsi="Arial"/>
                <w:b w:val="false"/>
                <w:bCs w:val="false"/>
                <w:i w:val="false"/>
                <w:iCs w:val="false"/>
                <w:color w:val="000000"/>
                <w:sz w:val="18"/>
                <w:szCs w:val="18"/>
              </w:rPr>
              <w:t xml:space="preserve"> by the teacher only</w:t>
            </w:r>
            <w:del w:id="9454" w:author="Claude (AI) - proposed" w:date="2026-10-14T07:56:35Z">
              <w:r>
                <w:rPr>
                  <w:rFonts w:ascii="Arial" w:cs="Arial" w:eastAsia="Arial" w:hAnsi="Arial"/>
                  <w:b w:val="false"/>
                  <w:bCs w:val="false"/>
                  <w:i w:val="false"/>
                  <w:iCs w:val="false"/>
                  <w:color w:val="000000"/>
                  <w:sz w:val="18"/>
                  <w:szCs w:val="18"/>
                </w:rPr>
                <w:delText xml:space="preserve">. Students</w:delText>
              </w:r>
            </w:del>
            <w:ins w:id="9455" w:author="Claude (AI) - proposed" w:date="2026-10-14T07:56:35Z">
              <w:r>
                <w:rPr>
                  <w:rFonts w:ascii="Arial" w:cs="Arial" w:eastAsia="Arial" w:hAnsi="Arial"/>
                  <w:b w:val="false"/>
                  <w:bCs w:val="false"/>
                  <w:i w:val="false"/>
                  <w:iCs w:val="false"/>
                  <w:color w:val="000000"/>
                  <w:sz w:val="18"/>
                  <w:szCs w:val="18"/>
                </w:rPr>
                <w:t xml:space="preserve">; learners do not carry it and lift bottles in and out with a cloth or spoon. Learners</w:t>
              </w:r>
            </w:ins>
            <w:r>
              <w:rPr>
                <w:rFonts w:ascii="Arial" w:cs="Arial" w:eastAsia="Arial" w:hAnsi="Arial"/>
                <w:b w:val="false"/>
                <w:bCs w:val="false"/>
                <w:i w:val="false"/>
                <w:iCs w:val="false"/>
                <w:color w:val="000000"/>
                <w:sz w:val="18"/>
                <w:szCs w:val="18"/>
              </w:rPr>
              <w:t xml:space="preserve"> use warm water at </w:t>
            </w:r>
            <w:del w:id="9456" w:author="Claude (AI) - proposed" w:date="2026-10-14T07:56:35Z">
              <w:r>
                <w:rPr>
                  <w:rFonts w:ascii="Arial" w:cs="Arial" w:eastAsia="Arial" w:hAnsi="Arial"/>
                  <w:b w:val="false"/>
                  <w:bCs w:val="false"/>
                  <w:i w:val="false"/>
                  <w:iCs w:val="false"/>
                  <w:color w:val="000000"/>
                  <w:sz w:val="18"/>
                  <w:szCs w:val="18"/>
                </w:rPr>
                <w:delText xml:space="preserve">35 to 40</w:delText>
              </w:r>
            </w:del>
            <w:ins w:id="9457" w:author="Claude (AI) - proposed" w:date="2026-10-14T07:56:35Z">
              <w:r>
                <w:rPr>
                  <w:rFonts w:ascii="Arial" w:cs="Arial" w:eastAsia="Arial" w:hAnsi="Arial"/>
                  <w:b w:val="false"/>
                  <w:bCs w:val="false"/>
                  <w:i w:val="false"/>
                  <w:iCs w:val="false"/>
                  <w:color w:val="000000"/>
                  <w:sz w:val="18"/>
                  <w:szCs w:val="18"/>
                </w:rPr>
                <w:t xml:space="preserve">about 37</w:t>
              </w:r>
            </w:ins>
            <w:r>
              <w:rPr>
                <w:rFonts w:ascii="Arial" w:cs="Arial" w:eastAsia="Arial" w:hAnsi="Arial"/>
                <w:b w:val="false"/>
                <w:bCs w:val="false"/>
                <w:i w:val="false"/>
                <w:iCs w:val="false"/>
                <w:color w:val="000000"/>
                <w:sz w:val="18"/>
                <w:szCs w:val="18"/>
              </w:rPr>
              <w:t xml:space="preserve"> degrees C and cold water at </w:t>
            </w:r>
            <w:del w:id="9458" w:author="Claude (AI) - proposed" w:date="2026-10-14T07:56:35Z">
              <w:r>
                <w:rPr>
                  <w:rFonts w:ascii="Arial" w:cs="Arial" w:eastAsia="Arial" w:hAnsi="Arial"/>
                  <w:b w:val="false"/>
                  <w:bCs w:val="false"/>
                  <w:i w:val="false"/>
                  <w:iCs w:val="false"/>
                  <w:color w:val="000000"/>
                  <w:sz w:val="18"/>
                  <w:szCs w:val="18"/>
                </w:rPr>
                <w:delText xml:space="preserve">approximately</w:delText>
              </w:r>
            </w:del>
            <w:ins w:id="9459" w:author="Claude (AI) - proposed" w:date="2026-10-14T07:56:35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10 degrees C</w:t>
            </w:r>
            <w:ins w:id="9460" w:author="Claude (AI) - proposed" w:date="2026-10-14T07:56:35Z">
              <w:r>
                <w:rPr>
                  <w:rFonts w:ascii="Arial" w:cs="Arial" w:eastAsia="Arial" w:hAnsi="Arial"/>
                  <w:b w:val="false"/>
                  <w:bCs w:val="false"/>
                  <w:i w:val="false"/>
                  <w:iCs w:val="false"/>
                  <w:color w:val="000000"/>
                  <w:sz w:val="18"/>
                  <w:szCs w:val="18"/>
                </w:rPr>
                <w:t xml:space="preserve"> (or the coolest water available if there is no ice)</w:t>
              </w:r>
            </w:ins>
            <w:r>
              <w:rPr>
                <w:rFonts w:ascii="Arial" w:cs="Arial" w:eastAsia="Arial" w:hAnsi="Arial"/>
                <w:b w:val="false"/>
                <w:bCs w:val="false"/>
                <w:i w:val="false"/>
                <w:iCs w:val="false"/>
                <w:color w:val="000000"/>
                <w:sz w:val="18"/>
                <w:szCs w:val="18"/>
              </w:rPr>
              <w:t xml:space="preserve">. Yeast suspensions and sugar-cane juice are non-toxic but students should avoid ingesting them. Glassware should be inspected for cracks before use. Spills should be wiped immediately to prevent slipping. Students with known yeast or sugar allergies should inform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more bubbles in warm water than in cold — and predict which factors might control how fast yeast respires. They then carry out a structured three-part investigation using sugar-cane juice and dried yeast: one group varies temperature (cold, warm, hot), a second varies </w:t>
            </w:r>
            <w:del w:id="9461" w:author="Claude (AI) - proposed" w:date="2026-10-14T07:56:35Z">
              <w:r>
                <w:rPr>
                  <w:rFonts w:ascii="Arial" w:cs="Arial" w:eastAsia="Arial" w:hAnsi="Arial"/>
                  <w:b w:val="false"/>
                  <w:bCs w:val="false"/>
                  <w:i w:val="false"/>
                  <w:iCs w:val="false"/>
                  <w:color w:val="000000"/>
                  <w:sz w:val="18"/>
                  <w:szCs w:val="18"/>
                </w:rPr>
                <w:delText xml:space="preserve">glucose concentration (dilute maize flour suspension, standard sugar solution, concentrated</w:delText>
              </w:r>
            </w:del>
            <w:ins w:id="9462" w:author="Claude (AI) - proposed" w:date="2026-10-14T07:56:35Z">
              <w:r>
                <w:rPr>
                  <w:rFonts w:ascii="Arial" w:cs="Arial" w:eastAsia="Arial" w:hAnsi="Arial"/>
                  <w:b w:val="false"/>
                  <w:bCs w:val="false"/>
                  <w:i w:val="false"/>
                  <w:iCs w:val="false"/>
                  <w:color w:val="000000"/>
                  <w:sz w:val="18"/>
                  <w:szCs w:val="18"/>
                </w:rPr>
                <w:t xml:space="preserve">sugar concentration (2%, 10% and 20% sugar solutions, made from sugar or</w:t>
              </w:r>
            </w:ins>
            <w:r>
              <w:rPr>
                <w:rFonts w:ascii="Arial" w:cs="Arial" w:eastAsia="Arial" w:hAnsi="Arial"/>
                <w:b w:val="false"/>
                <w:bCs w:val="false"/>
                <w:i w:val="false"/>
                <w:iCs w:val="false"/>
                <w:color w:val="000000"/>
                <w:sz w:val="18"/>
                <w:szCs w:val="18"/>
              </w:rPr>
              <w:t xml:space="preserve"> sugar-cane juice), and a third varies oxygen availability (</w:t>
            </w:r>
            <w:ins w:id="9463" w:author="Claude (AI) - proposed" w:date="2026-10-14T07:56:35Z">
              <w:r>
                <w:rPr>
                  <w:rFonts w:ascii="Arial" w:cs="Arial" w:eastAsia="Arial" w:hAnsi="Arial"/>
                  <w:b w:val="false"/>
                  <w:bCs w:val="false"/>
                  <w:i w:val="false"/>
                  <w:iCs w:val="false"/>
                  <w:color w:val="000000"/>
                  <w:sz w:val="18"/>
                  <w:szCs w:val="18"/>
                </w:rPr>
                <w:t xml:space="preserve">a stirred </w:t>
              </w:r>
            </w:ins>
            <w:r>
              <w:rPr>
                <w:rFonts w:ascii="Arial" w:cs="Arial" w:eastAsia="Arial" w:hAnsi="Arial"/>
                <w:b w:val="false"/>
                <w:bCs w:val="false"/>
                <w:i w:val="false"/>
                <w:iCs w:val="false"/>
                <w:color w:val="000000"/>
                <w:sz w:val="18"/>
                <w:szCs w:val="18"/>
              </w:rPr>
              <w:t xml:space="preserve">open beaker versus </w:t>
            </w:r>
            <w:del w:id="9464" w:author="Claude (AI) - proposed" w:date="2026-10-14T07:56:35Z">
              <w:r>
                <w:rPr>
                  <w:rFonts w:ascii="Arial" w:cs="Arial" w:eastAsia="Arial" w:hAnsi="Arial"/>
                  <w:b w:val="false"/>
                  <w:bCs w:val="false"/>
                  <w:i w:val="false"/>
                  <w:iCs w:val="false"/>
                  <w:color w:val="000000"/>
                  <w:sz w:val="18"/>
                  <w:szCs w:val="18"/>
                </w:rPr>
                <w:delText xml:space="preserve">sealed bottle</w:delText>
              </w:r>
            </w:del>
            <w:ins w:id="9465" w:author="Claude (AI) - proposed" w:date="2026-10-14T07:56:35Z">
              <w:r>
                <w:rPr>
                  <w:rFonts w:ascii="Arial" w:cs="Arial" w:eastAsia="Arial" w:hAnsi="Arial"/>
                  <w:b w:val="false"/>
                  <w:bCs w:val="false"/>
                  <w:i w:val="false"/>
                  <w:iCs w:val="false"/>
                  <w:color w:val="000000"/>
                  <w:sz w:val="18"/>
                  <w:szCs w:val="18"/>
                </w:rPr>
                <w:t xml:space="preserve">a beaker with a layer of cooking oil on top</w:t>
              </w:r>
            </w:ins>
            <w:r>
              <w:rPr>
                <w:rFonts w:ascii="Arial" w:cs="Arial" w:eastAsia="Arial" w:hAnsi="Arial"/>
                <w:b w:val="false"/>
                <w:bCs w:val="false"/>
                <w:i w:val="false"/>
                <w:iCs w:val="false"/>
                <w:color w:val="000000"/>
                <w:sz w:val="18"/>
                <w:szCs w:val="18"/>
              </w:rPr>
              <w:t xml:space="preserve">). Groups count CO2 bubbles per minute, tabulate results, and plot line graphs. In the Explain phase the class synthesises all three data sets using enzyme activity concepts. The lesson closes with a DQB update and a revised model arrow showing that respiration rate is not constant but is regulated by environmental conditions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uyeim0tg2veaydlfd44z">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vacvsedqo5n8smorj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wd5rl2skuoqnh0ozxhig">
              <w:r>
                <w:rPr>
                  <w:rFonts w:ascii="Arial" w:cs="Arial" w:eastAsia="Arial" w:hAnsi="Arial"/>
                  <w:color w:val="2E75B6"/>
                  <w:sz w:val="16"/>
                  <w:szCs w:val="16"/>
                  <w:u w:val="single" w:color="2E75B6"/>
                </w:rPr>
                <w:t xml:space="preserve">Anaerobic vs Aerobic Respiration (Flexbook)</w:t>
              </w:r>
            </w:hyperlink>
          </w:p>
          <w:p>
            <w:pPr>
              <w:spacing w:after="20" w:before="0"/>
              <w:rPr>
                <w:ins w:id="9467" w:author="Claude (AI) - proposed" w:date="2026-10-14T07:56:35Z"/>
              </w:rPr>
            </w:pPr>
            <w:ins w:id="9466"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bogxpky-g56dj1h5ypr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(0–6 minutes) The teacher projects or draws the anchoring phenomenon scene: sukuma wiki leaves releasing more bubbles in warm water than in cold. The teacher asks students to open their notebooks and write answers to two prompts: (1) List THREE things you think could make yeast respire faster or slower. (2) For each factor, predict whether increasing it will speed up, slow down, or have no effect on respiration, and write one sentence explaining your reasoning. Students write individually for 2 minutes, then share with a shoulder partner for 1 minute. Three or four pairs share out. The teacher records predictions on the board in a two-column table: Factor | Predicted Effect. This prediction table remains visible throughout the lesson as an accountability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saying: 'Cast your minds back to Lesson 1. Mwalimu Njoroge's class saw more bubbles in warm water than in cold. We </w:t>
            </w:r>
            <w:del w:id="9468" w:author="Claude (AI) - proposed" w:date="2026-10-14T07:56:35Z">
              <w:r>
                <w:rPr>
                  <w:rFonts w:ascii="Arial" w:cs="Arial" w:eastAsia="Arial" w:hAnsi="Arial"/>
                  <w:b w:val="false"/>
                  <w:bCs w:val="false"/>
                  <w:i w:val="false"/>
                  <w:iCs w:val="false"/>
                  <w:color w:val="000000"/>
                  <w:sz w:val="18"/>
                  <w:szCs w:val="18"/>
                </w:rPr>
                <w:delText xml:space="preserve">now know those bubbles contain CO2 from respiration. But</w:delText>
              </w:r>
            </w:del>
            <w:ins w:id="9469" w:author="Claude (AI) - proposed" w:date="2026-10-14T07:56:35Z">
              <w:r>
                <w:rPr>
                  <w:rFonts w:ascii="Arial" w:cs="Arial" w:eastAsia="Arial" w:hAnsi="Arial"/>
                  <w:b w:val="false"/>
                  <w:bCs w:val="false"/>
                  <w:i w:val="false"/>
                  <w:iCs w:val="false"/>
                  <w:color w:val="000000"/>
                  <w:sz w:val="18"/>
                  <w:szCs w:val="18"/>
                </w:rPr>
                <w:t xml:space="preserve">do not yet know what gas was in those bubbles. But leaf cells, like yeast, respire, so</w:t>
              </w:r>
            </w:ins>
            <w:r>
              <w:rPr>
                <w:rFonts w:ascii="Arial" w:cs="Arial" w:eastAsia="Arial" w:hAnsi="Arial"/>
                <w:b w:val="false"/>
                <w:bCs w:val="false"/>
                <w:i w:val="false"/>
                <w:iCs w:val="false"/>
                <w:color w:val="000000"/>
                <w:sz w:val="18"/>
                <w:szCs w:val="18"/>
              </w:rPr>
              <w:t xml:space="preserve"> today I want to </w:t>
            </w:r>
            <w:del w:id="9470" w:author="Claude (AI) - proposed" w:date="2026-10-14T07:56:35Z">
              <w:r>
                <w:rPr>
                  <w:rFonts w:ascii="Arial" w:cs="Arial" w:eastAsia="Arial" w:hAnsi="Arial"/>
                  <w:b w:val="false"/>
                  <w:bCs w:val="false"/>
                  <w:i w:val="false"/>
                  <w:iCs w:val="false"/>
                  <w:color w:val="000000"/>
                  <w:sz w:val="18"/>
                  <w:szCs w:val="18"/>
                </w:rPr>
                <w:delText xml:space="preserve">push further</w:delText>
              </w:r>
            </w:del>
            <w:ins w:id="9471" w:author="Claude (AI) - proposed" w:date="2026-10-14T07:56:35Z">
              <w:r>
                <w:rPr>
                  <w:rFonts w:ascii="Arial" w:cs="Arial" w:eastAsia="Arial" w:hAnsi="Arial"/>
                  <w:b w:val="false"/>
                  <w:bCs w:val="false"/>
                  <w:i w:val="false"/>
                  <w:iCs w:val="false"/>
                  <w:color w:val="000000"/>
                  <w:sz w:val="18"/>
                  <w:szCs w:val="18"/>
                </w:rPr>
                <w:t xml:space="preserve">ask</w:t>
              </w:r>
            </w:ins>
            <w:r>
              <w:rPr>
                <w:rFonts w:ascii="Arial" w:cs="Arial" w:eastAsia="Arial" w:hAnsi="Arial"/>
                <w:b w:val="false"/>
                <w:bCs w:val="false"/>
                <w:i w:val="false"/>
                <w:iCs w:val="false"/>
                <w:color w:val="000000"/>
                <w:sz w:val="18"/>
                <w:szCs w:val="18"/>
              </w:rPr>
              <w:t xml:space="preserve">: what controls HOW FAST respiration happens?' After individual writing, teacher says: 'Share your top factor with your partner. You have 60 seconds — go.' [WAIT TIME: 60 seconds of partner talk.] Teacher then cold-calls three pairs using a random name stick, recording each factor on the board without evaluating. Teacher asks the class: 'Do you notice any patterns in our predictions? What factors keep coming up?' [WAIT TIME: 10 seconds.] Teacher says: 'Today we are going to test three of these factors with real yeast and materials you could find in any Kenyan kitchen or market — sugar-cane juice from Thika Road market, maize flour from home, and ordinary dry yeast from the duka. Let us see whose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on the board with student-generated factors creates cognitive dissonance targets — students have skin in the game and will compare final data against their own written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 for: (1) whether students mention temperature, substrate concentration, and oxygen — if oxygen is missing, prompt: 'Think back to Lesson 4 and 5 — what was different about aerobic and anaerobic conditions?'; (2) whether explanations reference enzymes — if not, note this as a gap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473" w:author="Claude (AI) - proposed" w:date="2026-10-14T07:56:35Z"/>
              </w:rPr>
            </w:pPr>
            <w:hyperlink w:history="1" r:id="rIdz1qwudfk9ha47vjr2thxl">
              <w:ins w:id="9472" w:author="Claude (AI) - proposed" w:date="2026-10-14T07:56:35Z">
                <w:r>
                  <w:rPr>
                    <w:rFonts w:ascii="Arial" w:cs="Arial" w:eastAsia="Arial" w:hAnsi="Arial"/>
                    <w:color w:val="2E75B6"/>
                    <w:sz w:val="16"/>
                    <w:szCs w:val="16"/>
                    <w:u w:val="single" w:color="2E75B6"/>
                  </w:rPr>
                  <w:t xml:space="preserve">Cellular respiration introduction -dubbed(KY)</w:t>
                </w:r>
              </w:ins>
            </w:hyperlink>
          </w:p>
          <w:p>
            <w:pPr>
              <w:spacing w:after="20" w:before="0"/>
              <w:rPr>
                <w:del w:id="9475" w:author="Claude (AI) - proposed" w:date="2026-10-14T07:56:35Z"/>
              </w:rPr>
            </w:pPr>
            <w:hyperlink w:history="1" r:id="rIdh8t02brhm_sgfkyzaecsg">
              <w:del w:id="9474" w:author="Claude (AI) - proposed" w:date="2026-10-14T07:56:35Z">
                <w:r>
                  <w:rPr>
                    <w:rFonts w:ascii="Arial" w:cs="Arial" w:eastAsia="Arial" w:hAnsi="Arial"/>
                    <w:color w:val="2E75B6"/>
                    <w:sz w:val="16"/>
                    <w:szCs w:val="16"/>
                    <w:u w:val="single" w:color="2E75B6"/>
                  </w:rPr>
                  <w:delText xml:space="preserve">Cellular respiration</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w:t>
            </w:r>
            <w:del w:id="9476" w:author="Claude (AI) - proposed" w:date="2026-10-14T07:56:35Z">
              <w:r>
                <w:rPr>
                  <w:rFonts w:ascii="Arial" w:cs="Arial" w:eastAsia="Arial" w:hAnsi="Arial"/>
                  <w:color w:val="595959"/>
                  <w:sz w:val="14"/>
                  <w:szCs w:val="14"/>
                </w:rPr>
                <w:delText xml:space="preserve">English - US curriculum</w:delText>
              </w:r>
            </w:del>
            <w:ins w:id="9477" w:author="Claude (AI) - proposed" w:date="2026-10-14T07:56:35Z">
              <w:r>
                <w:rPr>
                  <w:rFonts w:ascii="Arial" w:cs="Arial" w:eastAsia="Arial" w:hAnsi="Arial"/>
                  <w:color w:val="595959"/>
                  <w:sz w:val="14"/>
                  <w:szCs w:val="14"/>
                </w:rPr>
                <w:t xml:space="preserve">Kiswahili</w:t>
              </w:r>
            </w:ins>
            <w:r>
              <w:rPr>
                <w:rFonts w:ascii="Arial" w:cs="Arial" w:eastAsia="Arial" w:hAnsi="Arial"/>
                <w:color w:val="595959"/>
                <w:sz w:val="14"/>
                <w:szCs w:val="14"/>
              </w:rPr>
              <w:t xml:space="preserve">)</w:t>
            </w:r>
          </w:p>
          <w:p>
            <w:pPr>
              <w:spacing w:after="10" w:before="0"/>
              <w:ind w:left="120"/>
            </w:pPr>
            <w:hyperlink w:history="1" r:id="rId7uqfuz30blnoha0cunz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r9mpoanvrsa5ritdoofz">
              <w:r>
                <w:rPr>
                  <w:rFonts w:ascii="Arial" w:cs="Arial" w:eastAsia="Arial" w:hAnsi="Arial"/>
                  <w:color w:val="2E75B6"/>
                  <w:sz w:val="16"/>
                  <w:szCs w:val="16"/>
                  <w:u w:val="single" w:color="2E75B6"/>
                </w:rPr>
                <w:t xml:space="preserve">Anaerobic vs Aerobic Respiration Practice</w:t>
              </w:r>
            </w:hyperlink>
          </w:p>
          <w:p>
            <w:pPr>
              <w:spacing w:after="20" w:before="0"/>
              <w:rPr>
                <w:ins w:id="9479" w:author="Claude (AI) - proposed" w:date="2026-10-14T07:56:35Z"/>
              </w:rPr>
            </w:pPr>
            <w:ins w:id="9478"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xzcujvid8qs2waaau2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(6–26 minutes) Groups of four are pre-assigned to one of three investigation stations. Each station has a printed half-page instruction card. STATION A — Temperature Effect: Three 250 mL beakers filled with (i) cold water at </w:t>
            </w:r>
            <w:ins w:id="9480" w:author="Claude (AI) - proposed" w:date="2026-10-14T07:56:35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10 degrees C </w:t>
            </w:r>
            <w:del w:id="9481" w:author="Claude (AI) - proposed" w:date="2026-10-14T07:56:35Z">
              <w:r>
                <w:rPr>
                  <w:rFonts w:ascii="Arial" w:cs="Arial" w:eastAsia="Arial" w:hAnsi="Arial"/>
                  <w:b w:val="false"/>
                  <w:bCs w:val="false"/>
                  <w:i w:val="false"/>
                  <w:iCs w:val="false"/>
                  <w:color w:val="000000"/>
                  <w:sz w:val="18"/>
                  <w:szCs w:val="18"/>
                </w:rPr>
                <w:delText xml:space="preserve">with ice</w:delText>
              </w:r>
            </w:del>
            <w:ins w:id="9482" w:author="Claude (AI) - proposed" w:date="2026-10-14T07:56:35Z">
              <w:r>
                <w:rPr>
                  <w:rFonts w:ascii="Arial" w:cs="Arial" w:eastAsia="Arial" w:hAnsi="Arial"/>
                  <w:b w:val="false"/>
                  <w:bCs w:val="false"/>
                  <w:i w:val="false"/>
                  <w:iCs w:val="false"/>
                  <w:color w:val="000000"/>
                  <w:sz w:val="18"/>
                  <w:szCs w:val="18"/>
                </w:rPr>
                <w:t xml:space="preserve">(ice from a nearby shop or fridge; if there is none, use the coolest water you can find and record its temperature)</w:t>
              </w:r>
            </w:ins>
            <w:r>
              <w:rPr>
                <w:rFonts w:ascii="Arial" w:cs="Arial" w:eastAsia="Arial" w:hAnsi="Arial"/>
                <w:b w:val="false"/>
                <w:bCs w:val="false"/>
                <w:i w:val="false"/>
                <w:iCs w:val="false"/>
                <w:color w:val="000000"/>
                <w:sz w:val="18"/>
                <w:szCs w:val="18"/>
              </w:rPr>
              <w:t xml:space="preserve">, (ii) warm water at 37 degrees C, and (iii) hot water at 55 degrees C. Each beaker holds a small glass bottle containing 5 g dried yeast dissolved in 100 mL of standard 10% sugar-cane juice solution. Groups count CO2 bubbles emerging from a short rubber tube inserted in the bottle cap for 1 minute at each temperature, recording results in a table (Temperature | Bubbles per minute). STATION B — Glucose Concentration Effect: Three identical bottles at room temperature containing (i) 100 mL of </w:t>
            </w:r>
            <w:del w:id="9483" w:author="Claude (AI) - proposed" w:date="2026-10-14T07:56:35Z">
              <w:r>
                <w:rPr>
                  <w:rFonts w:ascii="Arial" w:cs="Arial" w:eastAsia="Arial" w:hAnsi="Arial"/>
                  <w:b w:val="false"/>
                  <w:bCs w:val="false"/>
                  <w:i w:val="false"/>
                  <w:iCs w:val="false"/>
                  <w:color w:val="000000"/>
                  <w:sz w:val="18"/>
                  <w:szCs w:val="18"/>
                </w:rPr>
                <w:delText xml:space="preserve">thin maize flour suspension at 2% concentration</w:delText>
              </w:r>
            </w:del>
            <w:ins w:id="9484" w:author="Claude (AI) - proposed" w:date="2026-10-14T07:56:35Z">
              <w:r>
                <w:rPr>
                  <w:rFonts w:ascii="Arial" w:cs="Arial" w:eastAsia="Arial" w:hAnsi="Arial"/>
                  <w:b w:val="false"/>
                  <w:bCs w:val="false"/>
                  <w:i w:val="false"/>
                  <w:iCs w:val="false"/>
                  <w:color w:val="000000"/>
                  <w:sz w:val="18"/>
                  <w:szCs w:val="18"/>
                </w:rPr>
                <w:t xml:space="preserve">2% sugar solution</w:t>
              </w:r>
            </w:ins>
            <w:r>
              <w:rPr>
                <w:rFonts w:ascii="Arial" w:cs="Arial" w:eastAsia="Arial" w:hAnsi="Arial"/>
                <w:b w:val="false"/>
                <w:bCs w:val="false"/>
                <w:i w:val="false"/>
                <w:iCs w:val="false"/>
                <w:color w:val="000000"/>
                <w:sz w:val="18"/>
                <w:szCs w:val="18"/>
              </w:rPr>
              <w:t xml:space="preserve">, (ii) 100 mL of 10% sugar solution, and (iii) 100 mL of </w:t>
            </w:r>
            <w:ins w:id="9485" w:author="Claude (AI) - proposed" w:date="2026-10-14T07:56:35Z">
              <w:r>
                <w:rPr>
                  <w:rFonts w:ascii="Arial" w:cs="Arial" w:eastAsia="Arial" w:hAnsi="Arial"/>
                  <w:b w:val="false"/>
                  <w:bCs w:val="false"/>
                  <w:i w:val="false"/>
                  <w:iCs w:val="false"/>
                  <w:color w:val="000000"/>
                  <w:sz w:val="18"/>
                  <w:szCs w:val="18"/>
                </w:rPr>
                <w:t xml:space="preserve">20% sugar solution (</w:t>
              </w:r>
            </w:ins>
            <w:r>
              <w:rPr>
                <w:rFonts w:ascii="Arial" w:cs="Arial" w:eastAsia="Arial" w:hAnsi="Arial"/>
                <w:b w:val="false"/>
                <w:bCs w:val="false"/>
                <w:i w:val="false"/>
                <w:iCs w:val="false"/>
                <w:color w:val="000000"/>
                <w:sz w:val="18"/>
                <w:szCs w:val="18"/>
              </w:rPr>
              <w:t xml:space="preserve">undiluted sugar-cane juice </w:t>
            </w:r>
            <w:del w:id="9486" w:author="Claude (AI) - proposed" w:date="2026-10-14T07:56:35Z">
              <w:r>
                <w:rPr>
                  <w:rFonts w:ascii="Arial" w:cs="Arial" w:eastAsia="Arial" w:hAnsi="Arial"/>
                  <w:b w:val="false"/>
                  <w:bCs w:val="false"/>
                  <w:i w:val="false"/>
                  <w:iCs w:val="false"/>
                  <w:color w:val="000000"/>
                  <w:sz w:val="18"/>
                  <w:szCs w:val="18"/>
                </w:rPr>
                <w:delText xml:space="preserve">at approximately</w:delText>
              </w:r>
            </w:del>
            <w:ins w:id="9487" w:author="Claude (AI) - proposed" w:date="2026-10-14T07:56:35Z">
              <w:r>
                <w:rPr>
                  <w:rFonts w:ascii="Arial" w:cs="Arial" w:eastAsia="Arial" w:hAnsi="Arial"/>
                  <w:b w:val="false"/>
                  <w:bCs w:val="false"/>
                  <w:i w:val="false"/>
                  <w:iCs w:val="false"/>
                  <w:color w:val="000000"/>
                  <w:sz w:val="18"/>
                  <w:szCs w:val="18"/>
                </w:rPr>
                <w:t xml:space="preserve">is about 15 to</w:t>
              </w:r>
            </w:ins>
            <w:r>
              <w:rPr>
                <w:rFonts w:ascii="Arial" w:cs="Arial" w:eastAsia="Arial" w:hAnsi="Arial"/>
                <w:b w:val="false"/>
                <w:bCs w:val="false"/>
                <w:i w:val="false"/>
                <w:iCs w:val="false"/>
                <w:color w:val="000000"/>
                <w:sz w:val="18"/>
                <w:szCs w:val="18"/>
              </w:rPr>
              <w:t xml:space="preserve"> 20% sugar</w:t>
            </w:r>
            <w:ins w:id="9488" w:author="Claude (AI) - proposed" w:date="2026-10-14T07:56:3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Each bottle has 5 g yeast. Groups count CO2 bubbles per minute for each concentration. STATION C — Oxygen Availability Effect: Two </w:t>
            </w:r>
            <w:del w:id="9489" w:author="Claude (AI) - proposed" w:date="2026-10-14T07:56:35Z">
              <w:r>
                <w:rPr>
                  <w:rFonts w:ascii="Arial" w:cs="Arial" w:eastAsia="Arial" w:hAnsi="Arial"/>
                  <w:b w:val="false"/>
                  <w:bCs w:val="false"/>
                  <w:i w:val="false"/>
                  <w:iCs w:val="false"/>
                  <w:color w:val="000000"/>
                  <w:sz w:val="18"/>
                  <w:szCs w:val="18"/>
                </w:rPr>
                <w:delText xml:space="preserve">setups</w:delText>
              </w:r>
            </w:del>
            <w:ins w:id="9490" w:author="Claude (AI) - proposed" w:date="2026-10-14T07:56:35Z">
              <w:r>
                <w:rPr>
                  <w:rFonts w:ascii="Arial" w:cs="Arial" w:eastAsia="Arial" w:hAnsi="Arial"/>
                  <w:b w:val="false"/>
                  <w:bCs w:val="false"/>
                  <w:i w:val="false"/>
                  <w:iCs w:val="false"/>
                  <w:color w:val="000000"/>
                  <w:sz w:val="18"/>
                  <w:szCs w:val="18"/>
                </w:rPr>
                <w:t xml:space="preserve">beakers</w:t>
              </w:r>
            </w:ins>
            <w:r>
              <w:rPr>
                <w:rFonts w:ascii="Arial" w:cs="Arial" w:eastAsia="Arial" w:hAnsi="Arial"/>
                <w:b w:val="false"/>
                <w:bCs w:val="false"/>
                <w:i w:val="false"/>
                <w:iCs w:val="false"/>
                <w:color w:val="000000"/>
                <w:sz w:val="18"/>
                <w:szCs w:val="18"/>
              </w:rPr>
              <w:t xml:space="preserve"> at 37 degrees C</w:t>
            </w:r>
            <w:del w:id="9491" w:author="Claude (AI) - proposed" w:date="2026-10-14T07:56:35Z">
              <w:r>
                <w:rPr>
                  <w:rFonts w:ascii="Arial" w:cs="Arial" w:eastAsia="Arial" w:hAnsi="Arial"/>
                  <w:b w:val="false"/>
                  <w:bCs w:val="false"/>
                  <w:i w:val="false"/>
                  <w:iCs w:val="false"/>
                  <w:color w:val="000000"/>
                  <w:sz w:val="18"/>
                  <w:szCs w:val="18"/>
                </w:rPr>
                <w:delText xml:space="preserve"> with</w:delText>
              </w:r>
            </w:del>
            <w:ins w:id="9492" w:author="Claude (AI) - proposed" w:date="2026-10-14T07:56:35Z">
              <w:r>
                <w:rPr>
                  <w:rFonts w:ascii="Arial" w:cs="Arial" w:eastAsia="Arial" w:hAnsi="Arial"/>
                  <w:b w:val="false"/>
                  <w:bCs w:val="false"/>
                  <w:i w:val="false"/>
                  <w:iCs w:val="false"/>
                  <w:color w:val="000000"/>
                  <w:sz w:val="18"/>
                  <w:szCs w:val="18"/>
                </w:rPr>
                <w:t xml:space="preserve">, each with 100 mL of</w:t>
              </w:r>
            </w:ins>
            <w:r>
              <w:rPr>
                <w:rFonts w:ascii="Arial" w:cs="Arial" w:eastAsia="Arial" w:hAnsi="Arial"/>
                <w:b w:val="false"/>
                <w:bCs w:val="false"/>
                <w:i w:val="false"/>
                <w:iCs w:val="false"/>
                <w:color w:val="000000"/>
                <w:sz w:val="18"/>
                <w:szCs w:val="18"/>
              </w:rPr>
              <w:t xml:space="preserve"> 10% sugar</w:t>
            </w:r>
            <w:del w:id="9493" w:author="Claude (AI) - proposed" w:date="2026-10-14T07:56:35Z">
              <w:r>
                <w:rPr>
                  <w:rFonts w:ascii="Arial" w:cs="Arial" w:eastAsia="Arial" w:hAnsi="Arial"/>
                  <w:b w:val="false"/>
                  <w:bCs w:val="false"/>
                  <w:i w:val="false"/>
                  <w:iCs w:val="false"/>
                  <w:color w:val="000000"/>
                  <w:sz w:val="18"/>
                  <w:szCs w:val="18"/>
                </w:rPr>
                <w:delText xml:space="preserve">-cane juice</w:delText>
              </w:r>
            </w:del>
            <w:ins w:id="9494" w:author="Claude (AI) - proposed" w:date="2026-10-14T07:56:35Z">
              <w:r>
                <w:rPr>
                  <w:rFonts w:ascii="Arial" w:cs="Arial" w:eastAsia="Arial" w:hAnsi="Arial"/>
                  <w:b w:val="false"/>
                  <w:bCs w:val="false"/>
                  <w:i w:val="false"/>
                  <w:iCs w:val="false"/>
                  <w:color w:val="000000"/>
                  <w:sz w:val="18"/>
                  <w:szCs w:val="18"/>
                </w:rPr>
                <w:t xml:space="preserve"> solution</w:t>
              </w:r>
            </w:ins>
            <w:r>
              <w:rPr>
                <w:rFonts w:ascii="Arial" w:cs="Arial" w:eastAsia="Arial" w:hAnsi="Arial"/>
                <w:b w:val="false"/>
                <w:bCs w:val="false"/>
                <w:i w:val="false"/>
                <w:iCs w:val="false"/>
                <w:color w:val="000000"/>
                <w:sz w:val="18"/>
                <w:szCs w:val="18"/>
              </w:rPr>
              <w:t xml:space="preserve"> and 5 g yeast. Setup 1 is </w:t>
            </w:r>
            <w:del w:id="9495" w:author="Claude (AI) - proposed" w:date="2026-10-14T07:56:35Z">
              <w:r>
                <w:rPr>
                  <w:rFonts w:ascii="Arial" w:cs="Arial" w:eastAsia="Arial" w:hAnsi="Arial"/>
                  <w:b w:val="false"/>
                  <w:bCs w:val="false"/>
                  <w:i w:val="false"/>
                  <w:iCs w:val="false"/>
                  <w:color w:val="000000"/>
                  <w:sz w:val="18"/>
                  <w:szCs w:val="18"/>
                </w:rPr>
                <w:delText xml:space="preserve">an open beaker stirred gently (aerobic</w:delText>
              </w:r>
            </w:del>
            <w:ins w:id="9496" w:author="Claude (AI) - proposed" w:date="2026-10-14T07:56:35Z">
              <w:r>
                <w:rPr>
                  <w:rFonts w:ascii="Arial" w:cs="Arial" w:eastAsia="Arial" w:hAnsi="Arial"/>
                  <w:b w:val="false"/>
                  <w:bCs w:val="false"/>
                  <w:i w:val="false"/>
                  <w:iCs w:val="false"/>
                  <w:color w:val="000000"/>
                  <w:sz w:val="18"/>
                  <w:szCs w:val="18"/>
                </w:rPr>
                <w:t xml:space="preserve">left open and stirred gently each minute (more oxygen</w:t>
              </w:r>
            </w:ins>
            <w:r>
              <w:rPr>
                <w:rFonts w:ascii="Arial" w:cs="Arial" w:eastAsia="Arial" w:hAnsi="Arial"/>
                <w:b w:val="false"/>
                <w:bCs w:val="false"/>
                <w:i w:val="false"/>
                <w:iCs w:val="false"/>
                <w:color w:val="000000"/>
                <w:sz w:val="18"/>
                <w:szCs w:val="18"/>
              </w:rPr>
              <w:t xml:space="preserve">). Setup 2 </w:t>
            </w:r>
            <w:del w:id="9497" w:author="Claude (AI) - proposed" w:date="2026-10-14T07:56:35Z">
              <w:r>
                <w:rPr>
                  <w:rFonts w:ascii="Arial" w:cs="Arial" w:eastAsia="Arial" w:hAnsi="Arial"/>
                  <w:b w:val="false"/>
                  <w:bCs w:val="false"/>
                  <w:i w:val="false"/>
                  <w:iCs w:val="false"/>
                  <w:color w:val="000000"/>
                  <w:sz w:val="18"/>
                  <w:szCs w:val="18"/>
                </w:rPr>
                <w:delText xml:space="preserve">is a sealed bottle with the tube submerged in water to create anaerobic conditions and prevent oxygen entry</w:delText>
              </w:r>
            </w:del>
            <w:ins w:id="9498" w:author="Claude (AI) - proposed" w:date="2026-10-14T07:56:35Z">
              <w:r>
                <w:rPr>
                  <w:rFonts w:ascii="Arial" w:cs="Arial" w:eastAsia="Arial" w:hAnsi="Arial"/>
                  <w:b w:val="false"/>
                  <w:bCs w:val="false"/>
                  <w:i w:val="false"/>
                  <w:iCs w:val="false"/>
                  <w:color w:val="000000"/>
                  <w:sz w:val="18"/>
                  <w:szCs w:val="18"/>
                </w:rPr>
                <w:t xml:space="preserve">has a 1 cm layer of cooking oil poured gently on top to keep air out</w:t>
              </w:r>
            </w:ins>
            <w:r>
              <w:rPr>
                <w:rFonts w:ascii="Arial" w:cs="Arial" w:eastAsia="Arial" w:hAnsi="Arial"/>
                <w:b w:val="false"/>
                <w:bCs w:val="false"/>
                <w:i w:val="false"/>
                <w:iCs w:val="false"/>
                <w:color w:val="000000"/>
                <w:sz w:val="18"/>
                <w:szCs w:val="18"/>
              </w:rPr>
              <w:t xml:space="preserve">. Groups count </w:t>
            </w:r>
            <w:del w:id="9499" w:author="Claude (AI) - proposed" w:date="2026-10-14T07:56:35Z">
              <w:r>
                <w:rPr>
                  <w:rFonts w:ascii="Arial" w:cs="Arial" w:eastAsia="Arial" w:hAnsi="Arial"/>
                  <w:b w:val="false"/>
                  <w:bCs w:val="false"/>
                  <w:i w:val="false"/>
                  <w:iCs w:val="false"/>
                  <w:color w:val="000000"/>
                  <w:sz w:val="18"/>
                  <w:szCs w:val="18"/>
                </w:rPr>
                <w:delText xml:space="preserve">CO2 bubbles per minute for both</w:delText>
              </w:r>
            </w:del>
            <w:ins w:id="9500" w:author="Claude (AI) - proposed" w:date="2026-10-14T07:56:35Z">
              <w:r>
                <w:rPr>
                  <w:rFonts w:ascii="Arial" w:cs="Arial" w:eastAsia="Arial" w:hAnsi="Arial"/>
                  <w:b w:val="false"/>
                  <w:bCs w:val="false"/>
                  <w:i w:val="false"/>
                  <w:iCs w:val="false"/>
                  <w:color w:val="000000"/>
                  <w:sz w:val="18"/>
                  <w:szCs w:val="18"/>
                </w:rPr>
                <w:t xml:space="preserve">the bubbles reaching the surface per minute in each beaker</w:t>
              </w:r>
            </w:ins>
            <w:r>
              <w:rPr>
                <w:rFonts w:ascii="Arial" w:cs="Arial" w:eastAsia="Arial" w:hAnsi="Arial"/>
                <w:b w:val="false"/>
                <w:bCs w:val="false"/>
                <w:i w:val="false"/>
                <w:iCs w:val="false"/>
                <w:color w:val="000000"/>
                <w:sz w:val="18"/>
                <w:szCs w:val="18"/>
              </w:rPr>
              <w:t xml:space="preserve">. All groups record data in pre-drawn tables in their notebooks. After 15 minutes of data collection, each group spends 2 minutes plotting a simple line graph (Station A and B) or bar chart (Station C)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with a checklist of four probing questions, asking each group at least one: (1) 'What is your independent variable and how are you keeping everything else the same?' (2) 'You have been counting bubbles — what does each bubble represent in terms of chemistry?' (3) 'Your cold water bottle is producing almost no bubbles. Does that mean no respiration is happening, or very slow respiration? How would you know?' (4) 'Your Station C </w:t>
            </w:r>
            <w:del w:id="9501" w:author="Claude (AI) - proposed" w:date="2026-10-14T07:56:35Z">
              <w:r>
                <w:rPr>
                  <w:rFonts w:ascii="Arial" w:cs="Arial" w:eastAsia="Arial" w:hAnsi="Arial"/>
                  <w:b w:val="false"/>
                  <w:bCs w:val="false"/>
                  <w:i w:val="false"/>
                  <w:iCs w:val="false"/>
                  <w:color w:val="000000"/>
                  <w:sz w:val="18"/>
                  <w:szCs w:val="18"/>
                </w:rPr>
                <w:delText xml:space="preserve">sealed bottle</w:delText>
              </w:r>
            </w:del>
            <w:ins w:id="9502" w:author="Claude (AI) - proposed" w:date="2026-10-14T07:56:35Z">
              <w:r>
                <w:rPr>
                  <w:rFonts w:ascii="Arial" w:cs="Arial" w:eastAsia="Arial" w:hAnsi="Arial"/>
                  <w:b w:val="false"/>
                  <w:bCs w:val="false"/>
                  <w:i w:val="false"/>
                  <w:iCs w:val="false"/>
                  <w:color w:val="000000"/>
                  <w:sz w:val="18"/>
                  <w:szCs w:val="18"/>
                </w:rPr>
                <w:t xml:space="preserve">oil-covered beaker</w:t>
              </w:r>
            </w:ins>
            <w:r>
              <w:rPr>
                <w:rFonts w:ascii="Arial" w:cs="Arial" w:eastAsia="Arial" w:hAnsi="Arial"/>
                <w:b w:val="false"/>
                <w:bCs w:val="false"/>
                <w:i w:val="false"/>
                <w:iCs w:val="false"/>
                <w:color w:val="000000"/>
                <w:sz w:val="18"/>
                <w:szCs w:val="18"/>
              </w:rPr>
              <w:t xml:space="preserve"> — is this aerobic or anaerobic? How do you know?' Teacher also watches for groups not controlling variables (e.g., different amounts of yeast at different temperatures) and intervenes with: 'Is there a variable you have accidentally changed here? What could that do to your results?' If a group finishes early, teacher directs them to write one sentence predicting what they expect to find at another station. </w:t>
            </w:r>
            <w:ins w:id="9503" w:author="Claude (AI) - proposed" w:date="2026-10-14T07:56:35Z">
              <w:r>
                <w:rPr>
                  <w:rFonts w:ascii="Arial" w:cs="Arial" w:eastAsia="Arial" w:hAnsi="Arial"/>
                  <w:b w:val="false"/>
                  <w:bCs w:val="false"/>
                  <w:i w:val="false"/>
                  <w:iCs w:val="false"/>
                  <w:color w:val="000000"/>
                  <w:sz w:val="18"/>
                  <w:szCs w:val="18"/>
                </w:rPr>
                <w:t xml:space="preserve">Optional extra bottle at Station B: 2% maize flour in water. Expect few bubbles, because yeast cannot use starch directly; this is why busaa brewers first sprout the grain. Treat it as a useful result and ask the group to explain it. </w:t>
              </w:r>
            </w:ins>
            <w:r>
              <w:rPr>
                <w:rFonts w:ascii="Arial" w:cs="Arial" w:eastAsia="Arial" w:hAnsi="Arial"/>
                <w:b w:val="false"/>
                <w:bCs w:val="false"/>
                <w:i w:val="false"/>
                <w:iCs w:val="false"/>
                <w:color w:val="000000"/>
                <w:sz w:val="18"/>
                <w:szCs w:val="18"/>
              </w:rPr>
              <w:t xml:space="preserve">Teacher signals the end of data collection at 20 minutes: 'Pause your counting. Make sure your table is complete and your graph axes are labelled with units. You have 2 minutes to finish your graph — go.'  [WAIT TIME: 2 minutes silent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sharing: after graphing, each group nominates one spokesperson. The class reconvenes briefly (2 minutes) and each spokesperson reads their key result aloud while the teacher adds the three data sets to a class results table on the board. This creates a shared evidence base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circulation checklist to note which groups correctly identify their independent and dependent variables and which cannot. Groups who cannot articulate what CO2 bubbles represent are flagged for targeted questioning in the Explain phase. Completed tables and graphs are checked for labelled axes, appropriate scales, and data plotted correctly — teacher provides immediate verbal feedback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rPr>
                <w:ins w:id="9505" w:author="Claude (AI) - proposed" w:date="2026-10-14T07:56:35Z"/>
              </w:rPr>
            </w:pPr>
            <w:hyperlink w:history="1" r:id="rIdo52f8d8hwnoxeqb3chgu0">
              <w:ins w:id="9504" w:author="Claude (AI) - proposed" w:date="2026-10-14T07:56:35Z">
                <w:r>
                  <w:rPr>
                    <w:rFonts w:ascii="Arial" w:cs="Arial" w:eastAsia="Arial" w:hAnsi="Arial"/>
                    <w:color w:val="2E75B6"/>
                    <w:sz w:val="16"/>
                    <w:szCs w:val="16"/>
                    <w:u w:val="single" w:color="2E75B6"/>
                  </w:rPr>
                  <w:t xml:space="preserve">Oxidation and reduction in cellular respiration -dubbed(KY)</w:t>
                </w:r>
              </w:ins>
            </w:hyperlink>
          </w:p>
          <w:p>
            <w:pPr>
              <w:spacing w:after="20" w:before="0"/>
              <w:rPr>
                <w:del w:id="9507" w:author="Claude (AI) - proposed" w:date="2026-10-14T07:56:35Z"/>
              </w:rPr>
            </w:pPr>
            <w:hyperlink w:history="1" r:id="rIdfyailskg0utxupwfvreah">
              <w:del w:id="9506" w:author="Claude (AI) - proposed" w:date="2026-10-14T07:56:35Z">
                <w:r>
                  <w:rPr>
                    <w:rFonts w:ascii="Arial" w:cs="Arial" w:eastAsia="Arial" w:hAnsi="Arial"/>
                    <w:color w:val="2E75B6"/>
                    <w:sz w:val="16"/>
                    <w:szCs w:val="16"/>
                    <w:u w:val="single" w:color="2E75B6"/>
                  </w:rPr>
                  <w:delText xml:space="preserve">Cellular respiration</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w:t>
            </w:r>
            <w:del w:id="9508" w:author="Claude (AI) - proposed" w:date="2026-10-14T07:56:35Z">
              <w:r>
                <w:rPr>
                  <w:rFonts w:ascii="Arial" w:cs="Arial" w:eastAsia="Arial" w:hAnsi="Arial"/>
                  <w:color w:val="595959"/>
                  <w:sz w:val="14"/>
                  <w:szCs w:val="14"/>
                </w:rPr>
                <w:delText xml:space="preserve">English - US curriculum</w:delText>
              </w:r>
            </w:del>
            <w:ins w:id="9509" w:author="Claude (AI) - proposed" w:date="2026-10-14T07:56:35Z">
              <w:r>
                <w:rPr>
                  <w:rFonts w:ascii="Arial" w:cs="Arial" w:eastAsia="Arial" w:hAnsi="Arial"/>
                  <w:color w:val="595959"/>
                  <w:sz w:val="14"/>
                  <w:szCs w:val="14"/>
                </w:rPr>
                <w:t xml:space="preserve">Kiswahili</w:t>
              </w:r>
            </w:ins>
            <w:r>
              <w:rPr>
                <w:rFonts w:ascii="Arial" w:cs="Arial" w:eastAsia="Arial" w:hAnsi="Arial"/>
                <w:color w:val="595959"/>
                <w:sz w:val="14"/>
                <w:szCs w:val="14"/>
              </w:rPr>
              <w:t xml:space="preserve">)</w:t>
            </w:r>
          </w:p>
          <w:p>
            <w:pPr>
              <w:spacing w:after="10" w:before="0"/>
              <w:ind w:left="120"/>
            </w:pPr>
            <w:hyperlink w:history="1" r:id="rIdibd3nv6tutet8nzkm9f1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kak127_bbifnqmrwoar">
              <w:r>
                <w:rPr>
                  <w:rFonts w:ascii="Arial" w:cs="Arial" w:eastAsia="Arial" w:hAnsi="Arial"/>
                  <w:color w:val="2E75B6"/>
                  <w:sz w:val="16"/>
                  <w:szCs w:val="16"/>
                  <w:u w:val="single" w:color="2E75B6"/>
                </w:rPr>
                <w:t xml:space="preserve">Anaerobic and Aerobic Respiration Practice</w:t>
              </w:r>
            </w:hyperlink>
          </w:p>
          <w:p>
            <w:pPr>
              <w:spacing w:after="20" w:before="0"/>
              <w:rPr>
                <w:ins w:id="9511" w:author="Claude (AI) - proposed" w:date="2026-10-14T07:56:35Z"/>
              </w:rPr>
            </w:pPr>
            <w:ins w:id="9510"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2mpfvvhvw3lq4n-mc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(26–34 minutes) The class uses the shared results table on the board. Teacher guides a whole-class discussion structured in three rounds, one per factor. In each round students are asked: (1) Describe the trend in your graph. (2) Explain the trend using what you know about enzymes and respiration. (3) Connect the trend back to the anchoring phenomenon or a Kenyan real-world context. Students write a three-sentence explanation </w:t>
            </w:r>
            <w:del w:id="9512" w:author="Claude (AI) - proposed" w:date="2026-10-14T07:56:35Z">
              <w:r>
                <w:rPr>
                  <w:rFonts w:ascii="Arial" w:cs="Arial" w:eastAsia="Arial" w:hAnsi="Arial"/>
                  <w:b w:val="false"/>
                  <w:bCs w:val="false"/>
                  <w:i w:val="false"/>
                  <w:iCs w:val="false"/>
                  <w:color w:val="000000"/>
                  <w:sz w:val="18"/>
                  <w:szCs w:val="18"/>
                </w:rPr>
                <w:delText xml:space="preserve">for each factor in their notebooks: </w:delText>
              </w:r>
            </w:del>
            <w:ins w:id="9513" w:author="Claude (AI) - proposed" w:date="2026-10-14T07:56:3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a Claim sentence, an Evidence sentence citing their own data, and a Reasoning sentence linking evidence to enzyme activity</w:t>
            </w:r>
            <w:ins w:id="9514" w:author="Claude (AI) - proposed" w:date="2026-10-14T07:56:35Z">
              <w:r>
                <w:rPr>
                  <w:rFonts w:ascii="Arial" w:cs="Arial" w:eastAsia="Arial" w:hAnsi="Arial"/>
                  <w:b w:val="false"/>
                  <w:bCs w:val="false"/>
                  <w:i w:val="false"/>
                  <w:iCs w:val="false"/>
                  <w:color w:val="000000"/>
                  <w:sz w:val="18"/>
                  <w:szCs w:val="18"/>
                </w:rPr>
                <w:t xml:space="preserve">) for the temperature factor in their notebooks, and a one-sentence explanation for each of the other two factors</w:t>
              </w:r>
            </w:ins>
            <w:r>
              <w:rPr>
                <w:rFonts w:ascii="Arial" w:cs="Arial" w:eastAsia="Arial" w:hAnsi="Arial"/>
                <w:b w:val="false"/>
                <w:bCs w:val="false"/>
                <w:i w:val="false"/>
                <w:iCs w:val="false"/>
                <w:color w:val="000000"/>
                <w:sz w:val="18"/>
                <w:szCs w:val="18"/>
              </w:rPr>
              <w:t xml:space="preserve">. For example, for temperature: Claim — increasing temperature from 10 to 37 degrees C increased the respiration rate in yeast. Evidence — our group recorded 3 bubbles per minute at 10 degrees C but 24 bubbles per minute at 37 degrees C. Reasoning — higher temperatures increase the kinetic energy of molecules, so enzyme-substrate collisions in respiration are more frequent, increasing the rate of glucose breakdown until temperatures exceed the enzyme optimal point and cause denaturation. Students also compare their original predictions on the board against the actual data and annotate their prediction table with a tick or cross and one correction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with: 'Station A group, read me your trend from your graph in one sentence — just describe what you see in the data, no explanation yet.' [WAIT TIME: 5 seconds.] After the description, teacher asks the whole class: 'Who can explain WHY that trend occurs? Think about enzymes. You have 15 seconds to think before I ask someone.' [WAIT TIME: 15 seconds — critical thinking pause.] Teacher then cold-calls a student who has not yet spoken. If the enzyme connection is incomplete, teacher says: 'You mentioned faster reactions. What is doing the reacting? What molecules are involved in breaking down glucose inside the cell?' Teacher uses the board to sketch a quick enzyme-substrate diagram if needed, labelling it with the Kenyan context: 'This is exactly why uji ferments faster when left near a warm jiko than in a cold pantry.' For Station C, teacher asks: 'The </w:t>
            </w:r>
            <w:del w:id="9515" w:author="Claude (AI) - proposed" w:date="2026-10-14T07:56:35Z">
              <w:r>
                <w:rPr>
                  <w:rFonts w:ascii="Arial" w:cs="Arial" w:eastAsia="Arial" w:hAnsi="Arial"/>
                  <w:b w:val="false"/>
                  <w:bCs w:val="false"/>
                  <w:i w:val="false"/>
                  <w:iCs w:val="false"/>
                  <w:color w:val="000000"/>
                  <w:sz w:val="18"/>
                  <w:szCs w:val="18"/>
                </w:rPr>
                <w:delText xml:space="preserve">sealed bottle</w:delText>
              </w:r>
            </w:del>
            <w:ins w:id="9516" w:author="Claude (AI) - proposed" w:date="2026-10-14T07:56:35Z">
              <w:r>
                <w:rPr>
                  <w:rFonts w:ascii="Arial" w:cs="Arial" w:eastAsia="Arial" w:hAnsi="Arial"/>
                  <w:b w:val="false"/>
                  <w:bCs w:val="false"/>
                  <w:i w:val="false"/>
                  <w:iCs w:val="false"/>
                  <w:color w:val="000000"/>
                  <w:sz w:val="18"/>
                  <w:szCs w:val="18"/>
                </w:rPr>
                <w:t xml:space="preserve">oil-covered beaker</w:t>
              </w:r>
            </w:ins>
            <w:r>
              <w:rPr>
                <w:rFonts w:ascii="Arial" w:cs="Arial" w:eastAsia="Arial" w:hAnsi="Arial"/>
                <w:b w:val="false"/>
                <w:bCs w:val="false"/>
                <w:i w:val="false"/>
                <w:iCs w:val="false"/>
                <w:color w:val="000000"/>
                <w:sz w:val="18"/>
                <w:szCs w:val="18"/>
              </w:rPr>
              <w:t xml:space="preserve"> produced MORE or FEWER bubbles than the open beaker. What does that tell us about which pathway — aerobic or anaerobic — produces more CO2 per unit time? Does more CO2 mean more ATP? Think before answering.' [WAIT TIME: 20 seconds.] Teacher guides students to the nuance: anaerobic fermentation in yeast produces CO2 at a comparable early rate but yields far less ATP, connecting back to Lesson 5 findings. </w:t>
            </w:r>
            <w:ins w:id="9517" w:author="Claude (AI) - proposed" w:date="2026-10-14T07:56:35Z">
              <w:r>
                <w:rPr>
                  <w:rFonts w:ascii="Arial" w:cs="Arial" w:eastAsia="Arial" w:hAnsi="Arial"/>
                  <w:b w:val="false"/>
                  <w:bCs w:val="false"/>
                  <w:i w:val="false"/>
                  <w:iCs w:val="false"/>
                  <w:color w:val="000000"/>
                  <w:sz w:val="18"/>
                  <w:szCs w:val="18"/>
                </w:rPr>
                <w:t xml:space="preserve">(Yeast also ferment in air when sugar is plentiful, so a small difference between the two beakers is the expected result.) </w:t>
              </w:r>
            </w:ins>
            <w:r>
              <w:rPr>
                <w:rFonts w:ascii="Arial" w:cs="Arial" w:eastAsia="Arial" w:hAnsi="Arial"/>
                <w:b w:val="false"/>
                <w:bCs w:val="false"/>
                <w:i w:val="false"/>
                <w:iCs w:val="false"/>
                <w:color w:val="000000"/>
                <w:sz w:val="18"/>
                <w:szCs w:val="18"/>
              </w:rPr>
              <w:t xml:space="preserve">Teacher closes the Explain phase: 'Now annotate your prediction table. Put a tick next to each prediction that was supported by your data and a cross next to those that were not. Write one sentence correcting any wrong prediction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frames scaffold scientific explanation. Prediction table annotation creates metacognitive closure — students see their thinking evolve within a single lesson. The Kenyan jiko and uji analogy anchors abstract enzyme kinetics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CER card per group (an index card on which groups write their best CER for the temperature factor) to review after class. During discussion, teacher listens for three common misconceptions: (1) 'Heat makes yeast stronger' — redirect to enzyme language; (2) 'More CO2 always means more ATP' — correct using aerobic vs. anaerobic yield comparison from Lesson 4; (3) 'Yeast is a plant so these results do not apply to sukuma wiki' — address by </w:t>
            </w:r>
            <w:del w:id="9518" w:author="Claude (AI) - proposed" w:date="2026-10-14T07:56:35Z">
              <w:r>
                <w:rPr>
                  <w:rFonts w:ascii="Arial" w:cs="Arial" w:eastAsia="Arial" w:hAnsi="Arial"/>
                  <w:b w:val="false"/>
                  <w:bCs w:val="false"/>
                  <w:i w:val="false"/>
                  <w:iCs w:val="false"/>
                  <w:color w:val="000000"/>
                  <w:sz w:val="18"/>
                  <w:szCs w:val="18"/>
                </w:rPr>
                <w:delText xml:space="preserve">connecting to the anchoring phenomenon directly.</w:delText>
              </w:r>
            </w:del>
            <w:ins w:id="9519" w:author="Claude (AI) - proposed" w:date="2026-10-14T07:56:35Z">
              <w:r>
                <w:rPr>
                  <w:rFonts w:ascii="Arial" w:cs="Arial" w:eastAsia="Arial" w:hAnsi="Arial"/>
                  <w:b w:val="false"/>
                  <w:bCs w:val="false"/>
                  <w:i w:val="false"/>
                  <w:iCs w:val="false"/>
                  <w:color w:val="000000"/>
                  <w:sz w:val="18"/>
                  <w:szCs w:val="18"/>
                </w:rPr>
                <w:t xml:space="preserve">explaining that all living cells respire with enzymes; (4) 'Warm water made the leaf bubbles by speeding up respiration' — ask: the yeast took minutes to show a clear change, but the leaf bubbled within seconds; are those the same speed?</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rPr>
                <w:ins w:id="9521" w:author="Claude (AI) - proposed" w:date="2026-10-14T07:56:35Z"/>
              </w:rPr>
            </w:pPr>
            <w:hyperlink w:history="1" r:id="rIdlcehzzi2reun6gyl0zafw">
              <w:ins w:id="9520" w:author="Claude (AI) - proposed" w:date="2026-10-14T07:56:35Z">
                <w:r>
                  <w:rPr>
                    <w:rFonts w:ascii="Arial" w:cs="Arial" w:eastAsia="Arial" w:hAnsi="Arial"/>
                    <w:color w:val="2E75B6"/>
                    <w:sz w:val="16"/>
                    <w:szCs w:val="16"/>
                    <w:u w:val="single" w:color="2E75B6"/>
                  </w:rPr>
                  <w:t xml:space="preserve">2a-b, Cellular respiration &amp; common ancestry</w:t>
                </w:r>
              </w:ins>
            </w:hyperlink>
          </w:p>
          <w:p>
            <w:pPr>
              <w:spacing w:after="20" w:before="0"/>
              <w:rPr>
                <w:del w:id="9523" w:author="Claude (AI) - proposed" w:date="2026-10-14T07:56:35Z"/>
              </w:rPr>
            </w:pPr>
            <w:hyperlink w:history="1" r:id="rIdvfhjjbwo-yir0pfcl-_t1">
              <w:del w:id="9522" w:author="Claude (AI) - proposed" w:date="2026-10-14T07:56:35Z">
                <w:r>
                  <w:rPr>
                    <w:rFonts w:ascii="Arial" w:cs="Arial" w:eastAsia="Arial" w:hAnsi="Arial"/>
                    <w:color w:val="2E75B6"/>
                    <w:sz w:val="16"/>
                    <w:szCs w:val="16"/>
                    <w:u w:val="single" w:color="2E75B6"/>
                  </w:rPr>
                  <w:delText xml:space="preserve">Cellular respiration</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yi9wwwnvnzzxfgnzl-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xf52ancywzoisoettms5">
              <w:r>
                <w:rPr>
                  <w:rFonts w:ascii="Arial" w:cs="Arial" w:eastAsia="Arial" w:hAnsi="Arial"/>
                  <w:color w:val="2E75B6"/>
                  <w:sz w:val="16"/>
                  <w:szCs w:val="16"/>
                  <w:u w:val="single" w:color="2E75B6"/>
                </w:rPr>
                <w:t xml:space="preserve">Fermentation and anaerobic respiration</w:t>
              </w:r>
            </w:hyperlink>
          </w:p>
          <w:p>
            <w:pPr>
              <w:spacing w:after="20" w:before="0"/>
              <w:rPr>
                <w:ins w:id="9525" w:author="Claude (AI) - proposed" w:date="2026-10-14T07:56:35Z"/>
              </w:rPr>
            </w:pPr>
            <w:ins w:id="9524"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5bwiyw2-edynlqujjm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(34–37 minutes) Students return to the class Driving Question Board displayed at the front of the room. Each student writes one new sticky note using the sentence starter: 'Today my data showed that _____, which </w:t>
            </w:r>
            <w:del w:id="9526" w:author="Claude (AI) - proposed" w:date="2026-10-14T07:56:35Z">
              <w:r>
                <w:rPr>
                  <w:rFonts w:ascii="Arial" w:cs="Arial" w:eastAsia="Arial" w:hAnsi="Arial"/>
                  <w:b w:val="false"/>
                  <w:bCs w:val="false"/>
                  <w:i w:val="false"/>
                  <w:iCs w:val="false"/>
                  <w:color w:val="000000"/>
                  <w:sz w:val="18"/>
                  <w:szCs w:val="18"/>
                </w:rPr>
                <w:delText xml:space="preserve">helps</w:delText>
              </w:r>
            </w:del>
            <w:ins w:id="9527" w:author="Claude (AI) - proposed" w:date="2026-10-14T07:56:35Z">
              <w:r>
                <w:rPr>
                  <w:rFonts w:ascii="Arial" w:cs="Arial" w:eastAsia="Arial" w:hAnsi="Arial"/>
                  <w:b w:val="false"/>
                  <w:bCs w:val="false"/>
                  <w:i w:val="false"/>
                  <w:iCs w:val="false"/>
                  <w:color w:val="000000"/>
                  <w:sz w:val="18"/>
                  <w:szCs w:val="18"/>
                </w:rPr>
                <w:t xml:space="preserve">is related to the anchoring phenomenon because _____ (or: but it does not</w:t>
              </w:r>
            </w:ins>
            <w:r>
              <w:rPr>
                <w:rFonts w:ascii="Arial" w:cs="Arial" w:eastAsia="Arial" w:hAnsi="Arial"/>
                <w:b w:val="false"/>
                <w:bCs w:val="false"/>
                <w:i w:val="false"/>
                <w:iCs w:val="false"/>
                <w:color w:val="000000"/>
                <w:sz w:val="18"/>
                <w:szCs w:val="18"/>
              </w:rPr>
              <w:t xml:space="preserve"> explain the anchoring phenomenon because _____</w:t>
            </w:r>
            <w:ins w:id="9528" w:author="Claude (AI) - proposed" w:date="2026-10-14T07:56:3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Students place their sticky notes in the EVIDENCE column of the DQB. The teacher reads two or three aloud and checks whether they specifically reference the sukuma wiki bubble observation. The teacher also directs students to check whether any questions from earlier lessons on the DQB can now be answered or partially answered. For example, the question 'Why did warm water produce more bubbles?' </w:t>
            </w:r>
            <w:del w:id="9529" w:author="Claude (AI) - proposed" w:date="2026-10-14T07:56:35Z">
              <w:r>
                <w:rPr>
                  <w:rFonts w:ascii="Arial" w:cs="Arial" w:eastAsia="Arial" w:hAnsi="Arial"/>
                  <w:b w:val="false"/>
                  <w:bCs w:val="false"/>
                  <w:i w:val="false"/>
                  <w:iCs w:val="false"/>
                  <w:color w:val="000000"/>
                  <w:sz w:val="18"/>
                  <w:szCs w:val="18"/>
                </w:rPr>
                <w:delText xml:space="preserve">can now be answered with enzyme kinetics evidence</w:delText>
              </w:r>
            </w:del>
            <w:ins w:id="9530" w:author="Claude (AI) - proposed" w:date="2026-10-14T07:56:35Z">
              <w:r>
                <w:rPr>
                  <w:rFonts w:ascii="Arial" w:cs="Arial" w:eastAsia="Arial" w:hAnsi="Arial"/>
                  <w:b w:val="false"/>
                  <w:bCs w:val="false"/>
                  <w:i w:val="false"/>
                  <w:iCs w:val="false"/>
                  <w:color w:val="000000"/>
                  <w:sz w:val="18"/>
                  <w:szCs w:val="18"/>
                </w:rPr>
                <w:t xml:space="preserve">is only partly answered: our yeast data show that warmth speeds up respiration over minutes, but the leaf bubbles appeared in seconds, so we keep this question open</w:t>
              </w:r>
            </w:ins>
            <w:r>
              <w:rPr>
                <w:rFonts w:ascii="Arial" w:cs="Arial" w:eastAsia="Arial" w:hAnsi="Arial"/>
                <w:b w:val="false"/>
                <w:bCs w:val="false"/>
                <w:i w:val="false"/>
                <w:iCs w:val="false"/>
                <w:color w:val="000000"/>
                <w:sz w:val="18"/>
                <w:szCs w:val="18"/>
              </w:rPr>
              <w:t xml:space="preserve">. Students draw a line through resolved questions and write a one-phrase answer beside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to write your sticky note. It must include your own data — a number or a trend — and it must connect back to sukuma wiki. Go.' [WAIT TIME: 90 seconds silent writing.] Teacher reads two sticky notes aloud and models upgrading a vague note: 'This one says just temperature matters — let us make it stronger by adding the evidence and the connection.' Teacher then points to the DQB: 'Scan the questions we posted in Lessons 1 through 5. If today gave you an answer, go up and mark it resolved. You have 30 seconds.' [WAIT TIME: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makes the cumulative storyline visible and gives students agency in marking their own knowledge growth. The evidence column creates a wall of student-generated scientific claims that will be drawn on in Lesson 8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sticky notes contain quantitative evidence references, not just vague statements. Any note lacking a data reference is returned with the prompt: 'Add a number or trend from your table to make this a scientific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9532" w:author="Claude (AI) - proposed" w:date="2026-10-14T07:56:35Z"/>
              </w:rPr>
            </w:pPr>
            <w:hyperlink w:history="1" r:id="rIdqaicued2qgfepz-7cmemz">
              <w:ins w:id="9531" w:author="Claude (AI) - proposed" w:date="2026-10-14T07:56:35Z">
                <w:r>
                  <w:rPr>
                    <w:rFonts w:ascii="Arial" w:cs="Arial" w:eastAsia="Arial" w:hAnsi="Arial"/>
                    <w:color w:val="2E75B6"/>
                    <w:sz w:val="16"/>
                    <w:szCs w:val="16"/>
                    <w:u w:val="single" w:color="2E75B6"/>
                  </w:rPr>
                  <w:t xml:space="preserve">2c-d, Cellular respiration &amp; cell compartmentalization and its origins</w:t>
                </w:r>
              </w:ins>
            </w:hyperlink>
          </w:p>
          <w:p>
            <w:pPr>
              <w:spacing w:after="20" w:before="0"/>
              <w:rPr>
                <w:del w:id="9534" w:author="Claude (AI) - proposed" w:date="2026-10-14T07:56:35Z"/>
              </w:rPr>
            </w:pPr>
            <w:hyperlink w:history="1" r:id="rIduekyt2k087lkm37x17_zn">
              <w:del w:id="9533" w:author="Claude (AI) - proposed" w:date="2026-10-14T07:56:35Z">
                <w:r>
                  <w:rPr>
                    <w:rFonts w:ascii="Arial" w:cs="Arial" w:eastAsia="Arial" w:hAnsi="Arial"/>
                    <w:color w:val="2E75B6"/>
                    <w:sz w:val="16"/>
                    <w:szCs w:val="16"/>
                    <w:u w:val="single" w:color="2E75B6"/>
                  </w:rPr>
                  <w:delText xml:space="preserve">Cellular respiration</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xlz5wiufij7_1t3yb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rPr>
                <w:ins w:id="9536" w:author="Claude (AI) - proposed" w:date="2026-10-14T07:56:35Z"/>
              </w:rPr>
            </w:pPr>
            <w:hyperlink w:history="1" r:id="rIdrqvbjmv5zxw-rc7tzym56">
              <w:ins w:id="9535" w:author="Claude (AI) - proposed" w:date="2026-10-14T07:56:35Z">
                <w:r>
                  <w:rPr>
                    <w:rFonts w:ascii="Arial" w:cs="Arial" w:eastAsia="Arial" w:hAnsi="Arial"/>
                    <w:color w:val="2E75B6"/>
                    <w:sz w:val="16"/>
                    <w:szCs w:val="16"/>
                    <w:u w:val="single" w:color="2E75B6"/>
                  </w:rPr>
                  <w:t xml:space="preserve">Cellular Respiration (Flexbook)</w:t>
                </w:r>
              </w:ins>
            </w:hyperlink>
          </w:p>
          <w:p>
            <w:pPr>
              <w:spacing w:after="20" w:before="0"/>
              <w:rPr>
                <w:del w:id="9538" w:author="Claude (AI) - proposed" w:date="2026-10-14T07:56:35Z"/>
              </w:rPr>
            </w:pPr>
            <w:hyperlink w:history="1" r:id="rIdu1doybs9-rjd1inuaxiad">
              <w:del w:id="9537" w:author="Claude (AI) - proposed" w:date="2026-10-14T07:56:35Z">
                <w:r>
                  <w:rPr>
                    <w:rFonts w:ascii="Arial" w:cs="Arial" w:eastAsia="Arial" w:hAnsi="Arial"/>
                    <w:color w:val="2E75B6"/>
                    <w:sz w:val="16"/>
                    <w:szCs w:val="16"/>
                    <w:u w:val="single" w:color="2E75B6"/>
                  </w:rPr>
                  <w:delText xml:space="preserve">Anaerobic vs Aerobic Respiration (Flexbook)</w:delText>
                </w:r>
              </w:del>
            </w:hyperlink>
          </w:p>
          <w:p>
            <w:pPr>
              <w:spacing w:after="20" w:before="0"/>
              <w:rPr>
                <w:ins w:id="9540" w:author="Claude (AI) - proposed" w:date="2026-10-14T07:56:35Z"/>
              </w:rPr>
            </w:pPr>
            <w:ins w:id="9539"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y-wa4uwohnaf5fkoj-6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(37–40 minutes) Students open their cumulative unit models (started in Lesson 1 and revised in Lessons 2, 3, 4, and 5). They add a new annotation layer titled FACTORS AFFECTING RESPIRATION RATE. Using a coloured pencil, they draw three small arrow-and-label additions to their model: (1) a temperature arrow pointing to the respiration pathway arrow with a note — optimal temperature increases enzyme activity and respiration rate; (2) a glucose concentration arrow pointing to the substrate entry of the pathway with a note — more substrate increases reaction rate until enzymes are saturated; (3) an oxygen availability fork — a label showing that high O2 favours aerobic respiration producing 36 to 38 ATP, while low O2 shifts the pathway to anaerobic fermentation producing only 2 ATP. Students write one sentence at the bottom of their model page: 'The rate of respiration in plant cells — including those in the sukuma wiki leaves in Lesson 1 — depends on temperature, substrate availability, and oxygen, because these factors control enzyme activity in the respiratory pathway.'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the last 3 minutes, add the three factors to your model. Use a new colour so we can see what we learned today versus what was already there. Make sure your model shows the aerobic and anaerobic fork we first drew in Lesson 4 — today we are adding WHY the rate on each fork changes.' Teacher circulates and checks that students are updating existing models rather than drawing new ones — continuity of the model across lessons is essential. Teacher closes the lesson: 'Next lesson we will look at plants in very different environments — </w:t>
            </w:r>
            <w:ins w:id="9541" w:author="Claude (AI) - proposed" w:date="2026-10-14T07:56:35Z">
              <w:r>
                <w:rPr>
                  <w:rFonts w:ascii="Arial" w:cs="Arial" w:eastAsia="Arial" w:hAnsi="Arial"/>
                  <w:b w:val="false"/>
                  <w:bCs w:val="false"/>
                  <w:i w:val="false"/>
                  <w:iCs w:val="false"/>
                  <w:color w:val="000000"/>
                  <w:sz w:val="18"/>
                  <w:szCs w:val="18"/>
                </w:rPr>
                <w:t xml:space="preserve">Turkana, </w:t>
              </w:r>
            </w:ins>
            <w:r>
              <w:rPr>
                <w:rFonts w:ascii="Arial" w:cs="Arial" w:eastAsia="Arial" w:hAnsi="Arial"/>
                <w:b w:val="false"/>
                <w:bCs w:val="false"/>
                <w:i w:val="false"/>
                <w:iCs w:val="false"/>
                <w:color w:val="000000"/>
                <w:sz w:val="18"/>
                <w:szCs w:val="18"/>
              </w:rPr>
              <w:t xml:space="preserve">the Kenyan coast</w:t>
            </w:r>
            <w:del w:id="9542" w:author="Claude (AI) - proposed" w:date="2026-10-14T07:56:35Z">
              <w:r>
                <w:rPr>
                  <w:rFonts w:ascii="Arial" w:cs="Arial" w:eastAsia="Arial" w:hAnsi="Arial"/>
                  <w:b w:val="false"/>
                  <w:bCs w:val="false"/>
                  <w:i w:val="false"/>
                  <w:iCs w:val="false"/>
                  <w:color w:val="000000"/>
                  <w:sz w:val="18"/>
                  <w:szCs w:val="18"/>
                </w:rPr>
                <w:delText xml:space="preserve">, the Sahel,</w:delText>
              </w:r>
            </w:del>
            <w:r>
              <w:rPr>
                <w:rFonts w:ascii="Arial" w:cs="Arial" w:eastAsia="Arial" w:hAnsi="Arial"/>
                <w:b w:val="false"/>
                <w:bCs w:val="false"/>
                <w:i w:val="false"/>
                <w:iCs w:val="false"/>
                <w:color w:val="000000"/>
                <w:sz w:val="18"/>
                <w:szCs w:val="18"/>
              </w:rPr>
              <w:t xml:space="preserve"> and Lake Victoria — and ask how their structures are adapted for gaseous exchange. Everything you learned today about what controls respiration rate will help you understand why those adaptations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makes conceptual growth visible across the unit. The closing sentence requirement forces students to linguistically connect today's evidence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during the 3-minute update, verifying that: (1) three factors are labelled; (2) the aerobic-anaerobic fork is present and annotated with ATP yield; (3) the closing sentence references sukuma wiki. Students who have not yet drawn the aerobic-anaerobic fork are reminded to revisit their Lesson 4 notes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investigation stations produce reliable enough data for students to identify clear trends? If </w:t>
            </w:r>
            <w:del w:id="9543" w:author="Claude (AI) - proposed" w:date="2026-10-14T07:56:35Z">
              <w:r>
                <w:rPr>
                  <w:rFonts w:ascii="Arial" w:cs="Arial" w:eastAsia="Arial" w:hAnsi="Arial"/>
                  <w:b w:val="false"/>
                  <w:bCs w:val="false"/>
                  <w:i w:val="false"/>
                  <w:iCs w:val="false"/>
                  <w:color w:val="000000"/>
                  <w:sz w:val="18"/>
                  <w:szCs w:val="18"/>
                </w:rPr>
                <w:delText xml:space="preserve">Station B maize flour suspension</w:delText>
              </w:r>
            </w:del>
            <w:ins w:id="9544" w:author="Claude (AI) - proposed" w:date="2026-10-14T07:56:35Z">
              <w:r>
                <w:rPr>
                  <w:rFonts w:ascii="Arial" w:cs="Arial" w:eastAsia="Arial" w:hAnsi="Arial"/>
                  <w:b w:val="false"/>
                  <w:bCs w:val="false"/>
                  <w:i w:val="false"/>
                  <w:iCs w:val="false"/>
                  <w:color w:val="000000"/>
                  <w:sz w:val="18"/>
                  <w:szCs w:val="18"/>
                </w:rPr>
                <w:t xml:space="preserve">the 20% sugar-cane juice</w:t>
              </w:r>
            </w:ins>
            <w:r>
              <w:rPr>
                <w:rFonts w:ascii="Arial" w:cs="Arial" w:eastAsia="Arial" w:hAnsi="Arial"/>
                <w:b w:val="false"/>
                <w:bCs w:val="false"/>
                <w:i w:val="false"/>
                <w:iCs w:val="false"/>
                <w:color w:val="000000"/>
                <w:sz w:val="18"/>
                <w:szCs w:val="18"/>
              </w:rPr>
              <w:t xml:space="preserve"> was too cloudy to count bubbles accurately, plan to use clear sugar solutions of known </w:t>
            </w:r>
            <w:del w:id="9545" w:author="Claude (AI) - proposed" w:date="2026-10-14T07:56:35Z">
              <w:r>
                <w:rPr>
                  <w:rFonts w:ascii="Arial" w:cs="Arial" w:eastAsia="Arial" w:hAnsi="Arial"/>
                  <w:b w:val="false"/>
                  <w:bCs w:val="false"/>
                  <w:i w:val="false"/>
                  <w:iCs w:val="false"/>
                  <w:color w:val="000000"/>
                  <w:sz w:val="18"/>
                  <w:szCs w:val="18"/>
                </w:rPr>
                <w:delText xml:space="preserve">concentrations</w:delText>
              </w:r>
            </w:del>
            <w:ins w:id="9546" w:author="Claude (AI) - proposed" w:date="2026-10-14T07:56:35Z">
              <w:r>
                <w:rPr>
                  <w:rFonts w:ascii="Arial" w:cs="Arial" w:eastAsia="Arial" w:hAnsi="Arial"/>
                  <w:b w:val="false"/>
                  <w:bCs w:val="false"/>
                  <w:i w:val="false"/>
                  <w:iCs w:val="false"/>
                  <w:color w:val="000000"/>
                  <w:sz w:val="18"/>
                  <w:szCs w:val="18"/>
                </w:rPr>
                <w:t xml:space="preserve">concentration</w:t>
              </w:r>
            </w:ins>
            <w:r>
              <w:rPr>
                <w:rFonts w:ascii="Arial" w:cs="Arial" w:eastAsia="Arial" w:hAnsi="Arial"/>
                <w:b w:val="false"/>
                <w:bCs w:val="false"/>
                <w:i w:val="false"/>
                <w:iCs w:val="false"/>
                <w:color w:val="000000"/>
                <w:sz w:val="18"/>
                <w:szCs w:val="18"/>
              </w:rPr>
              <w:t xml:space="preserve"> next time. (2) Were students able to move from describing trends to explaining them using enzyme language without excessive prompting? If enzyme vocabulary was weak, plan a 5-minute warm-up review of enzyme activity at the start of Lesson 7. (3) Did the CER cards collected reveal genuine understanding of the aerobic versus anaerobic CO2 production distinction, or did students conflate CO2 output with ATP yield? This misconception must be corrected before Lesson 8 synthesis. (4) Did the DQB update produce specific, evidence-rich sticky notes, or were they vague? Modelling stronger DQB language at the start of Lesson 7 may be needed. (5) Reflect on which students were silent during whole-class discussion — use their names for cold-calling in Lesson 7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 increasing </w:t>
            </w:r>
            <w:del w:id="9547" w:author="Claude (AI) - proposed" w:date="2026-10-14T07:56:35Z">
              <w:r>
                <w:rPr>
                  <w:rFonts w:ascii="Arial" w:cs="Arial" w:eastAsia="Arial" w:hAnsi="Arial"/>
                  <w:b w:val="false"/>
                  <w:bCs w:val="false"/>
                  <w:i w:val="false"/>
                  <w:iCs w:val="false"/>
                  <w:color w:val="000000"/>
                  <w:sz w:val="18"/>
                  <w:szCs w:val="18"/>
                </w:rPr>
                <w:delText xml:space="preserve">glucose</w:delText>
              </w:r>
            </w:del>
            <w:ins w:id="9548" w:author="Claude (AI) - proposed" w:date="2026-10-14T07:56:35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concentration increased bubble rate up to a point; </w:t>
            </w:r>
            <w:del w:id="9549" w:author="Claude (AI) - proposed" w:date="2026-10-14T07:56:35Z">
              <w:r>
                <w:rPr>
                  <w:rFonts w:ascii="Arial" w:cs="Arial" w:eastAsia="Arial" w:hAnsi="Arial"/>
                  <w:b w:val="false"/>
                  <w:bCs w:val="false"/>
                  <w:i w:val="false"/>
                  <w:iCs w:val="false"/>
                  <w:color w:val="000000"/>
                  <w:sz w:val="18"/>
                  <w:szCs w:val="18"/>
                </w:rPr>
                <w:delText xml:space="preserve">sealed anaerobic bottles produced rapid early bubble bursts but the rate declined quickly compared to open aerobic setups</w:delText>
              </w:r>
            </w:del>
            <w:ins w:id="9550" w:author="Claude (AI) - proposed" w:date="2026-10-14T07:56:35Z">
              <w:r>
                <w:rPr>
                  <w:rFonts w:ascii="Arial" w:cs="Arial" w:eastAsia="Arial" w:hAnsi="Arial"/>
                  <w:b w:val="false"/>
                  <w:bCs w:val="false"/>
                  <w:i w:val="false"/>
                  <w:iCs w:val="false"/>
                  <w:color w:val="000000"/>
                  <w:sz w:val="18"/>
                  <w:szCs w:val="18"/>
                </w:rPr>
                <w:t xml:space="preserve">at 55°C the rate usually fell again because the heat damages the enzymes; and the oil-covered (low-oxygen) beaker produced bubbles at a similar rate to the open beaker over these few minutes, because yeast also ferments in air when sugar is plentiful</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552" w:author="Claude (AI) - proposed" w:date="2026-10-14T07:56:35Z"/>
              </w:rPr>
            </w:pPr>
            <w:ins w:id="9551" w:author="Claude (AI) - proposed" w:date="2026-10-14T07:56:35Z">
              <w:r>
                <w:rPr>
                  <w:rFonts w:ascii="Arial" w:cs="Arial" w:eastAsia="Arial" w:hAnsi="Arial"/>
                  <w:b w:val="false"/>
                  <w:bCs w:val="false"/>
                  <w:i w:val="false"/>
                  <w:iCs w:val="false"/>
                  <w:color w:val="000000"/>
                  <w:sz w:val="18"/>
                  <w:szCs w:val="18"/>
                </w:rPr>
                <w:t xml:space="preserve">Warmth speeds up respiration in yeast (and in plant cells) by speeding up enzyme-controlled reactions, until the temperature is high enough to damage the enzymes. This is a rate effect that builds over minutes. It does not by itself explain why bubbles stream from a sukuma wiki leaf within seconds of being put in warm water. That question goes to Lesson 8, where the class separates the quick physical effect of warmth on gas from the slower effect on respiration.</w:t>
              </w:r>
            </w:ins>
          </w:p>
          <w:p>
            <w:pPr>
              <w:keepNext w:val="false"/>
              <w:spacing w:after="40" w:before="0"/>
              <w:jc w:val="left"/>
              <w:rPr>
                <w:del w:id="9554" w:author="Claude (AI) - proposed" w:date="2026-10-14T07:56:35Z"/>
              </w:rPr>
            </w:pPr>
            <w:del w:id="9553" w:author="Claude (AI) - proposed" w:date="2026-10-14T07:56:35Z">
              <w:r>
                <w:rPr>
                  <w:rFonts w:ascii="Arial" w:cs="Arial" w:eastAsia="Arial" w:hAnsi="Arial"/>
                  <w:b w:val="false"/>
                  <w:bCs w:val="false"/>
                  <w:i w:val="false"/>
                  <w:iCs w:val="false"/>
                  <w:color w:val="000000"/>
                  <w:sz w:val="18"/>
                  <w:szCs w:val="18"/>
                </w:rPr>
                <w:delTex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jk3phtp3bt2ahzm8nam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wjjopw1aacv4i7kvfmh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Adaptations for Gaseous Exchange in Different Environments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structural adaptations for gaseous exchange in xerophytes, hydrophytes, and mesophytes, and relate these adaptations to environmental conditions across Kenya's diverse ecosystems.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structural features of stomata, cuticle, lenticels, and pneumatophores in xerophytes (e.g., cactus, acacia), hydrophytes (e.g., water hyacinth from Lake Victoria), and mesophytes (e.g., sukuma wiki), explaining how each feature is suited to its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compare leaf cross-sections and whole-plant specimens, construct comparative anatomy tables, and build evidence-based arguments linking structure to function across contrasting Kenyan ecosystems (Rift Valley, Lake Victoria basin, Turkana/arid north).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Kenya's ecological diversity as a living laboratory for understanding plant adaptation, and develop curiosity about how organisms solve the shared challenge of gas exchange under radically different environmental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w:t>
            </w:r>
            <w:del w:id="9555" w:author="Claude (AI) - proposed" w:date="2026-10-14T07:56:35Z">
              <w:r>
                <w:rPr>
                  <w:rFonts w:ascii="Arial" w:cs="Arial" w:eastAsia="Arial" w:hAnsi="Arial"/>
                  <w:b w:val="false"/>
                  <w:bCs w:val="false"/>
                  <w:i w:val="false"/>
                  <w:iCs w:val="false"/>
                  <w:color w:val="000000"/>
                  <w:sz w:val="18"/>
                  <w:szCs w:val="18"/>
                </w:rPr>
                <w:delText xml:space="preserve">established that</w:delText>
              </w:r>
            </w:del>
            <w:ins w:id="9556" w:author="Claude (AI) - proposed" w:date="2026-10-14T07:56:35Z">
              <w:r>
                <w:rPr>
                  <w:rFonts w:ascii="Arial" w:cs="Arial" w:eastAsia="Arial" w:hAnsi="Arial"/>
                  <w:b w:val="false"/>
                  <w:bCs w:val="false"/>
                  <w:i w:val="false"/>
                  <w:iCs w:val="false"/>
                  <w:color w:val="000000"/>
                  <w:sz w:val="18"/>
                  <w:szCs w:val="18"/>
                </w:rPr>
                <w:t xml:space="preserve">identified stomata as the likely exits for the gas in</w:t>
              </w:r>
            </w:ins>
            <w:r>
              <w:rPr>
                <w:rFonts w:ascii="Arial" w:cs="Arial" w:eastAsia="Arial" w:hAnsi="Arial"/>
                <w:b w:val="false"/>
                <w:bCs w:val="false"/>
                <w:i w:val="false"/>
                <w:iCs w:val="false"/>
                <w:color w:val="000000"/>
                <w:sz w:val="18"/>
                <w:szCs w:val="18"/>
              </w:rPr>
              <w:t xml:space="preserve"> the bubbles streaming from submerged sukuma wiki</w:t>
            </w:r>
            <w:del w:id="9557" w:author="Claude (AI) - proposed" w:date="2026-10-14T07:56:35Z">
              <w:r>
                <w:rPr>
                  <w:rFonts w:ascii="Arial" w:cs="Arial" w:eastAsia="Arial" w:hAnsi="Arial"/>
                  <w:b w:val="false"/>
                  <w:bCs w:val="false"/>
                  <w:i w:val="false"/>
                  <w:iCs w:val="false"/>
                  <w:color w:val="000000"/>
                  <w:sz w:val="18"/>
                  <w:szCs w:val="18"/>
                </w:rPr>
                <w:delText xml:space="preserve"> come from stomata and identified</w:delText>
              </w:r>
            </w:del>
            <w:ins w:id="9558" w:author="Claude (AI) - proposed" w:date="2026-10-14T07:56:35Z">
              <w:r>
                <w:rPr>
                  <w:rFonts w:ascii="Arial" w:cs="Arial" w:eastAsia="Arial" w:hAnsi="Arial"/>
                  <w:b w:val="false"/>
                  <w:bCs w:val="false"/>
                  <w:i w:val="false"/>
                  <w:iCs w:val="false"/>
                  <w:color w:val="000000"/>
                  <w:sz w:val="18"/>
                  <w:szCs w:val="18"/>
                </w:rPr>
                <w:t xml:space="preserve">, and studied</w:t>
              </w:r>
            </w:ins>
            <w:r>
              <w:rPr>
                <w:rFonts w:ascii="Arial" w:cs="Arial" w:eastAsia="Arial" w:hAnsi="Arial"/>
                <w:b w:val="false"/>
                <w:bCs w:val="false"/>
                <w:i w:val="false"/>
                <w:iCs w:val="false"/>
                <w:color w:val="000000"/>
                <w:sz w:val="18"/>
                <w:szCs w:val="18"/>
              </w:rPr>
              <w:t xml:space="preserve"> the roles of guard cells, the cuticle, and lenticels. Lesson 7 now zooms out: if sukuma wiki (a mesophyte) has stomata arranged the way we observed, how do plants that live in Kenya's scorching Turkana desert or in the waterlogged shores of Lake Victoria solve the same gas-exchange problem? By comparing xerophytes, hydrophytes, and mesophytes, learners deepen their model of plant gaseous exchange and add new explanatory power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cactus and acacia specimens with care — thorns and spines can cause puncture wounds; use forceps or thick gloves. If using razor blades or scalpels for cross-sections, follow laboratory safety protocols: cut away from the body, use cutting mats, and ensure the teacher demonstrates technique first. Water hyacinth from Lake Victoria may carry pathogens; rinse specimens in dilute disinfectant solution before handling and wash hands thoroughly after the activity. Dispose of plant material in the designated bin, not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comparative analysis of three plant types — xerophytes, hydrophytes, and mesophytes — drawn from Kenya's contrasting ecosystems. Using prepared microscope slides, hand specimens, diagrams, and a guided reading passage, they identify key gaseous-exchange adaptations (sunken stomata, thick cuticle, reduced leaf area, aerenchyma, pneumatophores, floating leaves, and typical stomata distribution) and record findings in a three-way comparison table. The lesson culminates in a class gallery walk, a structured argumentation discussion, and a model revision that adds environmental-adaptation annotations to each learner's cumulative plant gaseous-exchange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putegfb-dwbqnenks0z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xujj6ti91lmz_iz9zkgq">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ijr9uyj1-wr40cwdc2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unlabelled photographs displayed on the board or printed cards: (A) a cactus from Turkana County, (B) water hyacinth floating on Lake Victoria near Kisumu, and (C) sukuma wiki growing in a Nairobi school garden. Each learner silently writes in their science notebook: 'Which plant do you think loses the MOST water through its leaves each day? Which loses the LEAST? Predict one structural feature on each plant that controls how much gas — and water — moves in and out.' Learners then share predictions with a shoulder partner (Think-Pair) before three cold-call shares to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and ask: 'Before we look closely at these plants, I want you to think about where each one lives in Kenya. Picture Turkana — hot, dry, almost no rain. Picture Lake Victoria near Kisumu — water everywhere. Picture our school garden here in Nairobi — moderate rain, moderate temperature.' Pause. 'Now, in your notebooks, write your prediction: which plant loses the most water through its surfaces each day, and which loses the least? And predict ONE feature you think each plant might have to control gas and water movement.' Allow 3 minutes of silent individual writing. Then say: 'Turn to your shoulder partner and compare your predictions for 2 minutes.' After pair discussion, cold-call three learners: 'Amina, tell us your prediction for the cactus.' — 'Ochieng, what did you predict for the water hyacinth?' — 'Wanjiku, what did you and your partner agree on for the sukuma wiki?' Record key prediction words on the board under columns: CACTUS / WATER HYACINTH / SUKUMA WIKI. Do NOT confirm or correct yet. Say: 'Hold onto these predictions — we will test them with real evidence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Mapping. By articulating and publicly recording predictions before instruction, learners activate prior knowledge from Lessons 1–6 (stomata, guard cells, cuticle) and create cognitive anchors. The public prediction board creates accountability — learners are motivated to check whether their predictions hold up against evidence, driving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structural feature per plant type in their notebook before the pair discussion begins. The teacher circulates during individual writing time and looks for: (1) reference to stomata or cuticle from prior lessons — confirms lesson-to-lesson knowledge retention; (2) environmental reasoning (e.g., 'cactus is dry so it must have fewer stomata') — confirms transfer of prior learning. Note any learners who cannot connect environment to structure; these learners will be targeted for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thaxkjcxvi0mrq21voj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rwhsihd2rwhkj-onw96a">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wz7hhktshyzuqmgljr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lab stations. Each station has: (i) a hand specimen or high-quality printed photograph of the assigned plant, (ii) a prepared microscope slide (or printed photomicrograph) of a leaf cross-section, (iii) a laminated 'Observation Scaffold Card' prompting them to record: location of stomata (upper/lower/both surfaces), depth of stomata (flush/sunken/elevated), thickness of cuticle (thin/moderate/thick), presence/absence of aerenchyma (air spaces), presence/absence of specialised roots (pneumatophores), and leaf area/shape. Station A focuses on a xerophyte (cactus or flat-spined acacia from the Rift Valley). Station B focuses on a hydrophyte (water hyacinth, Eichhornia crassipes, from Lake Victoria). Station C focuses on a mesophyte (sukuma wiki from the school garden — connecting directly to the anchoring phenomenon). </w:t>
            </w:r>
            <w:del w:id="9559" w:author="Claude (AI) - proposed" w:date="2026-10-14T07:56:35Z">
              <w:r>
                <w:rPr>
                  <w:rFonts w:ascii="Arial" w:cs="Arial" w:eastAsia="Arial" w:hAnsi="Arial"/>
                  <w:b w:val="false"/>
                  <w:bCs w:val="false"/>
                  <w:i w:val="false"/>
                  <w:iCs w:val="false"/>
                  <w:color w:val="000000"/>
                  <w:sz w:val="18"/>
                  <w:szCs w:val="18"/>
                </w:rPr>
                <w:delText xml:space="preserve">After 15 minutes of station observation, groups rotate so each</w:delText>
              </w:r>
            </w:del>
            <w:ins w:id="9560" w:author="Claude (AI) - proposed" w:date="2026-10-14T07:56:35Z">
              <w:r>
                <w:rPr>
                  <w:rFonts w:ascii="Arial" w:cs="Arial" w:eastAsia="Arial" w:hAnsi="Arial"/>
                  <w:b w:val="false"/>
                  <w:bCs w:val="false"/>
                  <w:i w:val="false"/>
                  <w:iCs w:val="false"/>
                  <w:color w:val="000000"/>
                  <w:sz w:val="18"/>
                  <w:szCs w:val="18"/>
                </w:rPr>
                <w:t xml:space="preserve">Each group spends 8 minutes at a station and then rotates, so every</w:t>
              </w:r>
            </w:ins>
            <w:r>
              <w:rPr>
                <w:rFonts w:ascii="Arial" w:cs="Arial" w:eastAsia="Arial" w:hAnsi="Arial"/>
                <w:b w:val="false"/>
                <w:bCs w:val="false"/>
                <w:i w:val="false"/>
                <w:iCs w:val="false"/>
                <w:color w:val="000000"/>
                <w:sz w:val="18"/>
                <w:szCs w:val="18"/>
              </w:rPr>
              <w:t xml:space="preserve"> group observes all three plant types</w:t>
            </w:r>
            <w:ins w:id="9561" w:author="Claude (AI) - proposed" w:date="2026-10-14T07:56:35Z">
              <w:r>
                <w:rPr>
                  <w:rFonts w:ascii="Arial" w:cs="Arial" w:eastAsia="Arial" w:hAnsi="Arial"/>
                  <w:b w:val="false"/>
                  <w:bCs w:val="false"/>
                  <w:i w:val="false"/>
                  <w:iCs w:val="false"/>
                  <w:color w:val="000000"/>
                  <w:sz w:val="18"/>
                  <w:szCs w:val="18"/>
                </w:rPr>
                <w:t xml:space="preserve"> (24 minutes in all)</w:t>
              </w:r>
            </w:ins>
            <w:r>
              <w:rPr>
                <w:rFonts w:ascii="Arial" w:cs="Arial" w:eastAsia="Arial" w:hAnsi="Arial"/>
                <w:b w:val="false"/>
                <w:bCs w:val="false"/>
                <w:i w:val="false"/>
                <w:iCs w:val="false"/>
                <w:color w:val="000000"/>
                <w:sz w:val="18"/>
                <w:szCs w:val="18"/>
              </w:rPr>
              <w:t xml:space="preserve">. Groups record findings in their comparison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begin, demonstrate microscope or photomicrograph use: 'Look at this cross-section of sukuma wiki — you already know this leaf from Lessons 1 through 6. Find the stomata. Notice where they sit on the surface.' Give 30 seconds for learners to locate them. 'Now when you rotate to the cactus station, your job is to ask: are the stomata in the same position as the sukuma wiki? Are they higher? Lower? Buried?' Circulate to each station every </w:t>
            </w:r>
            <w:del w:id="9562" w:author="Claude (AI) - proposed" w:date="2026-10-14T07:56:35Z">
              <w:r>
                <w:rPr>
                  <w:rFonts w:ascii="Arial" w:cs="Arial" w:eastAsia="Arial" w:hAnsi="Arial"/>
                  <w:b w:val="false"/>
                  <w:bCs w:val="false"/>
                  <w:i w:val="false"/>
                  <w:iCs w:val="false"/>
                  <w:color w:val="000000"/>
                  <w:sz w:val="18"/>
                  <w:szCs w:val="18"/>
                </w:rPr>
                <w:delText xml:space="preserve">4–5</w:delText>
              </w:r>
            </w:del>
            <w:ins w:id="9563" w:author="Claude (AI) - proposed" w:date="2026-10-14T07:56:35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minutes. Use targeted questions: At Station A (xerophyte) — 'Why might having sunken stomata help the cactus survive in Turkana? What does sunken mean for air movement above the stoma?' (WAIT 10 seconds before cold-calling.) At Station B (hydrophyte) — 'Water hyacinth floats on Lake Victoria. Which surface of the leaf faces the air? Where would you predict the stomata to be, and what do you actually see?' (WAIT 12 seconds.) At Station C (mesophyte) — 'Compare the cuticle thickness here to what you saw at the cactus station. What does that difference tell us?' (WAIT 10 seconds.) After all rotations, instruct groups to complete their three-column comparison tables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Station Rotation with Observation Scaffold Cards. The scaffold card ensures learners collect parallel data across all three plant types, making comparison in Phase 3 meaningful and systematic. By rotating through all stations rather than receiving teacher-told information, learners construct their own evidence base — aligned with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has at least four of the six observation categories filled in for all three plant types after the rotations. The teacher checks tables during circulation — any group with fewer than four categories completed receives a prompt: 'You have three minutes left at this station — which rows are still empty on your table? Focus there.' Listen for misconceptions during station discussions, particularly: 'The cactus has NO stomata' (incorrect — it has sunken stomata, usually on the stem) or 'Water hyacinth stomata are on the bottom because it's a water plant' (incorrect — they are on the upper</w:t>
            </w:r>
            <w:del w:id="9564" w:author="Claude (AI) - proposed" w:date="2026-10-14T07:56:35Z">
              <w:r>
                <w:rPr>
                  <w:rFonts w:ascii="Arial" w:cs="Arial" w:eastAsia="Arial" w:hAnsi="Arial"/>
                  <w:b w:val="false"/>
                  <w:bCs w:val="false"/>
                  <w:i w:val="false"/>
                  <w:iCs w:val="false"/>
                  <w:color w:val="000000"/>
                  <w:sz w:val="18"/>
                  <w:szCs w:val="18"/>
                </w:rPr>
                <w:delText xml:space="preserve">/abaxial</w:delText>
              </w:r>
            </w:del>
            <w:ins w:id="9565" w:author="Claude (AI) - proposed" w:date="2026-10-14T07:56:35Z">
              <w:r>
                <w:rPr>
                  <w:rFonts w:ascii="Arial" w:cs="Arial" w:eastAsia="Arial" w:hAnsi="Arial"/>
                  <w:b w:val="false"/>
                  <w:bCs w:val="false"/>
                  <w:i w:val="false"/>
                  <w:iCs w:val="false"/>
                  <w:color w:val="000000"/>
                  <w:sz w:val="18"/>
                  <w:szCs w:val="18"/>
                </w:rPr>
                <w:t xml:space="preserve"> (adaxial)</w:t>
              </w:r>
            </w:ins>
            <w:r>
              <w:rPr>
                <w:rFonts w:ascii="Arial" w:cs="Arial" w:eastAsia="Arial" w:hAnsi="Arial"/>
                <w:b w:val="false"/>
                <w:bCs w:val="false"/>
                <w:i w:val="false"/>
                <w:iCs w:val="false"/>
                <w:color w:val="000000"/>
                <w:sz w:val="18"/>
                <w:szCs w:val="18"/>
              </w:rPr>
              <w:t xml:space="preserve"> surface because that faces air). Address these in Phase 3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ps-b0iibsr54q4n2bgh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htzv9rgeui-by4vypno">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0rxk6xf5yljja2mkhw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with completed comparison tables. The class engages in a Gallery Walk: each group posts one large paper (A2 size or equivalent) on the wall summarising their comparison table with annotated diagrams of the three plant types. Learners do a silent 5-minute gallery walk, adding sticky-note questions or comments to other groups' posters. The class then reconvenes for a structured whole-class discussion in which the teacher uses the Claim–Evidence–Reasoning (CER) framework to guide learners to explain each adaptation. Learners then complete a written CER paragraph individually: 'Claim: [plant type] is adapted to exchange gases in [environment] because… Evidence: … Reasoning: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whole-class discussion by pointing to a sunken stoma diagram: 'I am going to give you a claim. Your job is to support or challenge it with evidence from your stations.' State the claim: 'Sunken stomata in acacia trees from the Rift Valley reduce water loss without preventing gas exchange.' Ask: 'Who has evidence from their observation that supports this claim? Raise your hand.' Cold-call two learners to share evidence. Then ask: 'Now, the reasoning — WHY does being sunken reduce water loss? Think about what is in the pit around the stoma.' WAIT 12 seconds. Cold-call: 'Kipchoge, explain the reasoning to us.' After the sunken stoma discussion, move to water hyacinth: 'Now let's talk about aerenchyma. Fatuma, at the Lake Victoria station, did you observe large air spaces inside the water hyacinth leaf or stem? What do you think those air spaces do for gas exchange in a waterlogged plant?' WAIT 10 seconds. Draw out the explanation that aerenchyma provide internal gas channels so that oxygen can diffuse to submerged tissues. Connect to the phenomenon: 'Remember the bubbles from the sukuma wiki in warm water in Lesson 1. If sukuma wiki were a water hyacinth and its roots were under water, how might it still get oxygen to those roots?' WAIT 15 seconds before cold-calling. Reinforce with the phrase: 'Every adaptation we are describing today is a solution to the same problem our sukuma wiki had in that beaker — moving gases in and out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with Gallery Walk. The gallery walk externalises group thinking and allows cross-group learning. The CER framework then structures the transition from observation to explanation — learners are explicitly required to distinguish what they observed (evidence) from why it matters (reasoning), building the scientific argumentation skills demanded by NGSS Science and Engineering Practice 7 (Engaging in Argument from Evidence). The written CER paragraph provides an individual accountability check after the collaborative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CER paragraph includes (1) a named structural adaptation specific to their assigned plant type, (2) at least one piece of observational evidence from the station activity (e.g., 'the cross-section showed stomata buried below the leaf surface'), and (3) a reasoning statement that explicitly connects the structure to the environment (e.g., 'this reduces the water vapour gradient above the stoma, slowing evaporation in the dry Rift Valley'). Collect CER paragraphs at the end of Phase 3. Learners who cannot produce a reasoning statement are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d9dy0u2gmrki3oikrk5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rne0btmvorhtxrm03u0l">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ttckahuicu-tzmyk3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revisit the two anchor questions: 'How do plants exchange gases with their environment?' and 'What happens inside their cells when they release the energy stored in food?' Each learner writes one new sticky note to add to the DQB: either (a) a CLAIM card (green) — something they can now answer with evidence from today, or (b) a NEW QUESTION card (yellow) — a new question today's lesson has raised. The teacher facilitates a 5-minute whole-class share of selected cards, grouping them under the emerging themes: STRUCTURE, ENVIRONMENT,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'Six lessons ago, Mwalimu Njoroge's students watched bubbles stream from sukuma wiki in warm water and asked: where exactly do those bubbles come from, and why does temperature matter? We have been building answers. Today we added a new layer — the same gas-exchange problem is solved differently depending on the ecosystem.' Hand out green and yellow sticky notes. Say: 'On your green card, write one specific thing you can now CLAIM about how plants exchange gases — with evidence. On your yellow card, write one NEW question today's lesson has raised for you.' Allow 3 minutes of individual writing. Cold-call three green cards and two yellow cards to read aloud. Cluster them on the DQB. Highlight any yellow cards that preview upcoming lessons (e.g., questions about mangrove pneumatophores, or about </w:t>
            </w:r>
            <w:del w:id="9566" w:author="Claude (AI) - proposed" w:date="2026-10-14T07:56:35Z">
              <w:r>
                <w:rPr>
                  <w:rFonts w:ascii="Arial" w:cs="Arial" w:eastAsia="Arial" w:hAnsi="Arial"/>
                  <w:b w:val="false"/>
                  <w:bCs w:val="false"/>
                  <w:i w:val="false"/>
                  <w:iCs w:val="false"/>
                  <w:color w:val="000000"/>
                  <w:sz w:val="18"/>
                  <w:szCs w:val="18"/>
                </w:rPr>
                <w:delText xml:space="preserve">whether xerophytes do photosynthesis</w:delText>
              </w:r>
            </w:del>
            <w:ins w:id="9567" w:author="Claude (AI) - proposed" w:date="2026-10-14T07:56:35Z">
              <w:r>
                <w:rPr>
                  <w:rFonts w:ascii="Arial" w:cs="Arial" w:eastAsia="Arial" w:hAnsi="Arial"/>
                  <w:b w:val="false"/>
                  <w:bCs w:val="false"/>
                  <w:i w:val="false"/>
                  <w:iCs w:val="false"/>
                  <w:color w:val="000000"/>
                  <w:sz w:val="18"/>
                  <w:szCs w:val="18"/>
                </w:rPr>
                <w:t xml:space="preserve">how some desert plants take in CO₂</w:t>
              </w:r>
            </w:ins>
            <w:r>
              <w:rPr>
                <w:rFonts w:ascii="Arial" w:cs="Arial" w:eastAsia="Arial" w:hAnsi="Arial"/>
                <w:b w:val="false"/>
                <w:bCs w:val="false"/>
                <w:i w:val="false"/>
                <w:iCs w:val="false"/>
                <w:color w:val="000000"/>
                <w:sz w:val="18"/>
                <w:szCs w:val="18"/>
              </w:rPr>
              <w:t xml:space="preserve"> at night — a preview of CAM metabolism). Say: 'These yellow questions are exactly what scientists ask. We will come back to some of them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New Question Revision. The DQB is a visible, cumulative record of the class's growing understanding. Distinguishing 'claims we can now make with evidence' (green) from 'new questions raised' (yellow) teaches learners that scientific understanding is always partial and generative — answering one question opens new ones. This metacognitive move also helps the teacher gauge the class's collective readiness to move to respiration content in Lessons 8–12.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cards use lesson-specific vocabulary (xerophyte, hydrophyte, aerenchyma, sunken stomata, cuticle, pneumatophores) and reference specific Kenyan ecosystems. Yellow cards show genuine scientific curiosity extending beyond today's content. A green card that only restates the question without evidence (e.g., 'plants exchange gases through stomata' with no environmental qualification) is insufficient — the teacher notes these learners and will revisit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4f2fgiyjmnivabha3he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oarp_vtqdw_awb-2krlg">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vgrszajcq2mu9mbwhv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gaseous-exchange model from their science notebooks (first drawn in Lesson 1 and revised in each subsequent lesson). Using a new colour (designated for Lesson 7), they add three annotated panels to their model — one for each plant type — showing: the structural adaptation for gaseous exchange, the Kenyan ecosystem it lives in, an arrow indicating the direction of dominant gas movement (in or out) under typical daytime conditions, and a brief label explaining HOW the adaptation helps balance gas exchange and water loss. Learners then write a one-sentence 'model update statement' summarising what their model can now explain that it could not explain before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models to the last page of revisions. Look at what you drew in Lesson 1 — just the sukuma wiki leaf with bubbles. Look at how much it has grown. Today you are adding three new panels.' Display a model template on the board showing the three blank panels labelled TURKANA XEROPHYTE / LAKE VICTORIA HYDROPHYTE / NAIROBI MESOPHYTE. 'In each panel, draw the key structural feature for gaseous exchange in that plant, label the ecosystem, draw an arrow for gas movement, and write one sentence explaining how the structure helps.' Allow </w:t>
            </w:r>
            <w:del w:id="9568" w:author="Claude (AI) - proposed" w:date="2026-10-14T07:56:35Z">
              <w:r>
                <w:rPr>
                  <w:rFonts w:ascii="Arial" w:cs="Arial" w:eastAsia="Arial" w:hAnsi="Arial"/>
                  <w:b w:val="false"/>
                  <w:bCs w:val="false"/>
                  <w:i w:val="false"/>
                  <w:iCs w:val="false"/>
                  <w:color w:val="000000"/>
                  <w:sz w:val="18"/>
                  <w:szCs w:val="18"/>
                </w:rPr>
                <w:delText xml:space="preserve">10</w:delText>
              </w:r>
            </w:del>
            <w:ins w:id="9569" w:author="Claude (AI) - proposed" w:date="2026-10-14T07:56:3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for individual model revision. Circulate and prompt: 'Amina, you drew sunken stomata for the acacia — now write a sentence: HOW does this structure help in Turkana's climate?' (WAIT 10 seconds.) 'Ochieng, your water hyacinth panel — where are the stomata on a floating leaf, and why?' (WAIT 12 seconds.) After individual work, conduct a 3-minute pair share: 'Show your partner your three panels and read your model-update sentence aloud. Your partner gives you one piece of feedback: is the connection to the environment clear?' Close by asking the whole class: 'Who would like to share their model-update sentence?' Cold-call two learners. End with the phenomenon connection: 'Next lesson</w:t>
            </w:r>
            <w:del w:id="9570" w:author="Claude (AI) - proposed" w:date="2026-10-14T07:56:35Z">
              <w:r>
                <w:rPr>
                  <w:rFonts w:ascii="Arial" w:cs="Arial" w:eastAsia="Arial" w:hAnsi="Arial"/>
                  <w:b w:val="false"/>
                  <w:bCs w:val="false"/>
                  <w:i w:val="false"/>
                  <w:iCs w:val="false"/>
                  <w:color w:val="000000"/>
                  <w:sz w:val="18"/>
                  <w:szCs w:val="18"/>
                </w:rPr>
                <w:delText xml:space="preserve">, we will ask — now that we understand HOW gases move in and out of plants, what happens to those gases INSIDE the cell? That is where respiration begins</w:delText>
              </w:r>
            </w:del>
            <w:ins w:id="9571" w:author="Claude (AI) - proposed" w:date="2026-10-14T07:56:35Z">
              <w:r>
                <w:rPr>
                  <w:rFonts w:ascii="Arial" w:cs="Arial" w:eastAsia="Arial" w:hAnsi="Arial"/>
                  <w:b w:val="false"/>
                  <w:bCs w:val="false"/>
                  <w:i w:val="false"/>
                  <w:iCs w:val="false"/>
                  <w:color w:val="000000"/>
                  <w:sz w:val="18"/>
                  <w:szCs w:val="18"/>
                </w:rPr>
                <w:t xml:space="preserve"> we pull everything together: how photosynthesis, gas exchange and respiration work as one system — and we go back to the Lesson 1 bubbles with all we have learned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Ecosystem Panels. The three-panel structure forces learners to hold all three plant types in mind simultaneously and represent them in a single unified model — a higher-order synthesis task. Adding a new colour for each lesson makes the cumulative nature of the model visually explicit, reinforcing the idea that scientific models are revised as evidence grows, aligned with NGSS Science and Engineering Practice 2 (Developing and Using Models). The model-update sentence is a metacognitive prompt that requires learners to articulate growth in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has three new panels, each containing (1) a labelled structural diagram with the correct adaptation for that plant type, (2) the correct Kenyan ecosystem name, (3) a directional arrow for gas movement, and (4) a written sentence linking structure to environmental function. Incomplete or incorrect panels (e.g., labelling aerenchyma as a xerophyte feature) are flagged during circulation for immediate correction. The model-update sentence is collected as an exit artefact — sentences that only describe structure without explaining environmental function indicate learners who have not yet achieved the lesson's core SLO and will need targeted scaffolding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station rotations, were learners able to distinguish between the three plant types on their own, or did they rely heavily on the Observation Scaffold Card? If most groups could not fill in more than three categories without prompting, consider whether the scaffold needs more visual cues (labelled diagrams) for Lesson 8. (2) How many green DQB cards used specific vocabulary AND named a Kenyan ecosystem? If fewer than 70% of cards met both criteria, revisit the vocabulary in the Lesson 8 warm-up using a matching activity. (3) Did any learners confuse aerenchyma (hydrophyte adaptation) with stomata (universal structure)? If so, create a visual comparison chart for the Lesson 8 board display. (4) Were the CER paragraphs able to articulate reasoning — not just evidence? Reasoning is the hardest part of scientific argumentation for Grade 10 learners; if more than one-third of paragraphs lacked a reasoning statement, build an explicit 'reasoning sentence starter' scaffold into Lesson 8's explain phase. (5) Review the model-update sentences: do learners describe plants as PASSIVE structures, or do they use agency language ('the guard cells RESPOND to…', 'the sunken stoma TRAPS humid air…')? Agency language indicates deeper mechanistic understanding and readiness for cellular respiration content in Lessons 8–12.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w:t>
            </w:r>
            <w:del w:id="9572" w:author="Claude (AI) - proposed" w:date="2026-10-14T07:56:35Z">
              <w:r>
                <w:rPr>
                  <w:rFonts w:ascii="Arial" w:cs="Arial" w:eastAsia="Arial" w:hAnsi="Arial"/>
                  <w:b w:val="false"/>
                  <w:bCs w:val="false"/>
                  <w:i w:val="false"/>
                  <w:iCs w:val="false"/>
                  <w:color w:val="000000"/>
                  <w:sz w:val="18"/>
                  <w:szCs w:val="18"/>
                </w:rPr>
                <w:delText xml:space="preserve">transition to cellular respiration in Lessons 8</w:delText>
              </w:r>
            </w:del>
            <w:ins w:id="9573" w:author="Claude (AI) - proposed" w:date="2026-10-14T07:56:35Z">
              <w:r>
                <w:rPr>
                  <w:rFonts w:ascii="Arial" w:cs="Arial" w:eastAsia="Arial" w:hAnsi="Arial"/>
                  <w:b w:val="false"/>
                  <w:bCs w:val="false"/>
                  <w:i w:val="false"/>
                  <w:iCs w:val="false"/>
                  <w:color w:val="000000"/>
                  <w:sz w:val="18"/>
                  <w:szCs w:val="18"/>
                </w:rPr>
                <w:t xml:space="preserve">synthesis in Lesson 8 and the project in Lessons 9</w:t>
              </w:r>
            </w:ins>
            <w:r>
              <w:rPr>
                <w:rFonts w:ascii="Arial" w:cs="Arial" w:eastAsia="Arial" w:hAnsi="Arial"/>
                <w:b w:val="false"/>
                <w:bCs w:val="false"/>
                <w:i w:val="false"/>
                <w:iCs w:val="false"/>
                <w:color w:val="000000"/>
                <w:sz w:val="18"/>
                <w:szCs w:val="18"/>
              </w:rPr>
              <w:t xml:space="preserve">–12.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fzrqaatouo5fbym6iu5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wa7n42xvxliobabp9f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Photosynthesis, Gaseous Exchange &amp; Respiration Linkages: Systems Synthesis and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synthesise their accumulated evidence about plant gaseous exchange and respiration by mapping the relationships between photosynthesis, gaseous exchange, and cellular respiration as an interconnected system, and to revise their cumulative unit models accordingly.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CO₂, O₂, water, and glucose flow between photosynthesis, gaseous exchange structures (stomata, lenticels, cuticle, pneumatophores), and cellular respiration as an integrated plant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systems diagram that tracks the cycling of gases and organic molecules across all three processes, and critically evaluate and revise their cumulative unit model using evidence gathered across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living systems are interconnected and that understanding one process requires understanding its relationships with others, reflecting the value of holistic scientific thinking.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photosynthesis, gaseous exchange, and respiration work together as a system to sustain plant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8, students have gathered evidence about stomatal structure and function, gas exchange pathways, lenticels, cuticle, pneumatophores, aerobic respiration, and anaerobic respiration. This synthesis lesson draws all those threads together</w:t>
            </w:r>
            <w:del w:id="9574" w:author="Claude (AI) - proposed" w:date="2026-10-14T07:56:35Z">
              <w:r>
                <w:rPr>
                  <w:rFonts w:ascii="Arial" w:cs="Arial" w:eastAsia="Arial" w:hAnsi="Arial"/>
                  <w:b w:val="false"/>
                  <w:bCs w:val="false"/>
                  <w:i w:val="false"/>
                  <w:iCs w:val="false"/>
                  <w:color w:val="000000"/>
                  <w:sz w:val="18"/>
                  <w:szCs w:val="18"/>
                </w:rPr>
                <w:delText xml:space="preserve">: the bubbles streaming from Mwalimu Njoroge's sukuma wiki leaves are now fully explainable as an output of a coordinated system — photosynthesis producing O₂ and glucose, gaseous exchange structures regulating movement of CO₂ and O₂</w:delText>
              </w:r>
            </w:del>
            <w:ins w:id="9575" w:author="Claude (AI) - proposed" w:date="2026-10-14T07:56:35Z">
              <w:r>
                <w:rPr>
                  <w:rFonts w:ascii="Arial" w:cs="Arial" w:eastAsia="Arial" w:hAnsi="Arial"/>
                  <w:b w:val="false"/>
                  <w:bCs w:val="false"/>
                  <w:i w:val="false"/>
                  <w:iCs w:val="false"/>
                  <w:color w:val="000000"/>
                  <w:sz w:val="18"/>
                  <w:szCs w:val="18"/>
                </w:rPr>
                <w:t xml:space="preserve"> and returns to the Lesson 1 bubbles with better tools. The gas inside a leaf is a shared pool: stomata let it move</w:t>
              </w:r>
            </w:ins>
            <w:r>
              <w:rPr>
                <w:rFonts w:ascii="Arial" w:cs="Arial" w:eastAsia="Arial" w:hAnsi="Arial"/>
                <w:b w:val="false"/>
                <w:bCs w:val="false"/>
                <w:i w:val="false"/>
                <w:iCs w:val="false"/>
                <w:color w:val="000000"/>
                <w:sz w:val="18"/>
                <w:szCs w:val="18"/>
              </w:rPr>
              <w:t xml:space="preserve"> in and out</w:t>
            </w:r>
            <w:del w:id="9576" w:author="Claude (AI) - proposed" w:date="2026-10-14T07:56:35Z">
              <w:r>
                <w:rPr>
                  <w:rFonts w:ascii="Arial" w:cs="Arial" w:eastAsia="Arial" w:hAnsi="Arial"/>
                  <w:b w:val="false"/>
                  <w:bCs w:val="false"/>
                  <w:i w:val="false"/>
                  <w:iCs w:val="false"/>
                  <w:color w:val="000000"/>
                  <w:sz w:val="18"/>
                  <w:szCs w:val="18"/>
                </w:rPr>
                <w:delText xml:space="preserve"> of leaves</w:delText>
              </w:r>
            </w:del>
            <w:ins w:id="9577" w:author="Claude (AI) - proposed" w:date="2026-10-14T07:56:35Z">
              <w:r>
                <w:rPr>
                  <w:rFonts w:ascii="Arial" w:cs="Arial" w:eastAsia="Arial" w:hAnsi="Arial"/>
                  <w:b w:val="false"/>
                  <w:bCs w:val="false"/>
                  <w:i w:val="false"/>
                  <w:iCs w:val="false"/>
                  <w:color w:val="000000"/>
                  <w:sz w:val="18"/>
                  <w:szCs w:val="18"/>
                </w:rPr>
                <w:t xml:space="preserve">, photosynthesis adds O₂ and removes CO₂ in the light</w:t>
              </w:r>
            </w:ins>
            <w:r>
              <w:rPr>
                <w:rFonts w:ascii="Arial" w:cs="Arial" w:eastAsia="Arial" w:hAnsi="Arial"/>
                <w:b w:val="false"/>
                <w:bCs w:val="false"/>
                <w:i w:val="false"/>
                <w:iCs w:val="false"/>
                <w:color w:val="000000"/>
                <w:sz w:val="18"/>
                <w:szCs w:val="18"/>
              </w:rPr>
              <w:t xml:space="preserve">, and respiration </w:t>
            </w:r>
            <w:del w:id="9578" w:author="Claude (AI) - proposed" w:date="2026-10-14T07:56:35Z">
              <w:r>
                <w:rPr>
                  <w:rFonts w:ascii="Arial" w:cs="Arial" w:eastAsia="Arial" w:hAnsi="Arial"/>
                  <w:b w:val="false"/>
                  <w:bCs w:val="false"/>
                  <w:i w:val="false"/>
                  <w:iCs w:val="false"/>
                  <w:color w:val="000000"/>
                  <w:sz w:val="18"/>
                  <w:szCs w:val="18"/>
                </w:rPr>
                <w:delText xml:space="preserve">consuming glucose and O₂ to release ATP, CO₂, and water. Students</w:delText>
              </w:r>
            </w:del>
            <w:ins w:id="9579" w:author="Claude (AI) - proposed" w:date="2026-10-14T07:56:35Z">
              <w:r>
                <w:rPr>
                  <w:rFonts w:ascii="Arial" w:cs="Arial" w:eastAsia="Arial" w:hAnsi="Arial"/>
                  <w:b w:val="false"/>
                  <w:bCs w:val="false"/>
                  <w:i w:val="false"/>
                  <w:iCs w:val="false"/>
                  <w:color w:val="000000"/>
                  <w:sz w:val="18"/>
                  <w:szCs w:val="18"/>
                </w:rPr>
                <w:t xml:space="preserve">adds CO₂ and removes O₂ all the time. Students separate what pushes gas out of a leaf quickly in warm water (the gas expands and dissolves less) from what photosynthesis and respiration change slowly (the mix of O₂ and CO₂ in the leaf's air). They</w:t>
              </w:r>
            </w:ins>
            <w:r>
              <w:rPr>
                <w:rFonts w:ascii="Arial" w:cs="Arial" w:eastAsia="Arial" w:hAnsi="Arial"/>
                <w:b w:val="false"/>
                <w:bCs w:val="false"/>
                <w:i w:val="false"/>
                <w:iCs w:val="false"/>
                <w:color w:val="000000"/>
                <w:sz w:val="18"/>
                <w:szCs w:val="18"/>
              </w:rPr>
              <w:t xml:space="preserve"> revise their unit models and update the Driving Question Board to capture what is now understood versus what still needs investigation.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w:t>
            </w:r>
            <w:del w:id="9580" w:author="Claude (AI) - proposed" w:date="2026-10-14T07:56:35Z">
              <w:r>
                <w:rPr>
                  <w:rFonts w:ascii="Arial" w:cs="Arial" w:eastAsia="Arial" w:hAnsi="Arial"/>
                  <w:b w:val="false"/>
                  <w:bCs w:val="false"/>
                  <w:i w:val="false"/>
                  <w:iCs w:val="false"/>
                  <w:color w:val="000000"/>
                  <w:sz w:val="18"/>
                  <w:szCs w:val="18"/>
                </w:rPr>
                <w:delText xml:space="preserve">If warm water baths are used for a brief</w:delText>
              </w:r>
            </w:del>
            <w:ins w:id="9581" w:author="Claude (AI) - proposed" w:date="2026-10-14T07:56:35Z">
              <w:r>
                <w:rPr>
                  <w:rFonts w:ascii="Arial" w:cs="Arial" w:eastAsia="Arial" w:hAnsi="Arial"/>
                  <w:b w:val="false"/>
                  <w:bCs w:val="false"/>
                  <w:i w:val="false"/>
                  <w:iCs w:val="false"/>
                  <w:color w:val="000000"/>
                  <w:sz w:val="18"/>
                  <w:szCs w:val="18"/>
                </w:rPr>
                <w:t xml:space="preserve">The warm water bath (about 45°C) for the</w:t>
              </w:r>
            </w:ins>
            <w:r>
              <w:rPr>
                <w:rFonts w:ascii="Arial" w:cs="Arial" w:eastAsia="Arial" w:hAnsi="Arial"/>
                <w:b w:val="false"/>
                <w:bCs w:val="false"/>
                <w:i w:val="false"/>
                <w:iCs w:val="false"/>
                <w:color w:val="000000"/>
                <w:sz w:val="18"/>
                <w:szCs w:val="18"/>
              </w:rPr>
              <w:t xml:space="preserve"> re-demonstration</w:t>
            </w:r>
            <w:del w:id="9582" w:author="Claude (AI) - proposed" w:date="2026-10-14T07:56:35Z">
              <w:r>
                <w:rPr>
                  <w:rFonts w:ascii="Arial" w:cs="Arial" w:eastAsia="Arial" w:hAnsi="Arial"/>
                  <w:b w:val="false"/>
                  <w:bCs w:val="false"/>
                  <w:i w:val="false"/>
                  <w:iCs w:val="false"/>
                  <w:color w:val="000000"/>
                  <w:sz w:val="18"/>
                  <w:szCs w:val="18"/>
                </w:rPr>
                <w:delText xml:space="preserve">, supervise handling of hot water</w:delText>
              </w:r>
            </w:del>
            <w:ins w:id="9583" w:author="Claude (AI) - proposed" w:date="2026-10-14T07:56:35Z">
              <w:r>
                <w:rPr>
                  <w:rFonts w:ascii="Arial" w:cs="Arial" w:eastAsia="Arial" w:hAnsi="Arial"/>
                  <w:b w:val="false"/>
                  <w:bCs w:val="false"/>
                  <w:i w:val="false"/>
                  <w:iCs w:val="false"/>
                  <w:color w:val="000000"/>
                  <w:sz w:val="18"/>
                  <w:szCs w:val="18"/>
                </w:rPr>
                <w:t xml:space="preserve"> is prepared by the teacher; learners do not carry it. Keep balloons and bottles on a stable surface</w:t>
              </w:r>
            </w:ins>
            <w:r>
              <w:rPr>
                <w:rFonts w:ascii="Arial" w:cs="Arial" w:eastAsia="Arial" w:hAnsi="Arial"/>
                <w:b w:val="false"/>
                <w:bCs w:val="false"/>
                <w:i w:val="false"/>
                <w:iCs w:val="false"/>
                <w:color w:val="000000"/>
                <w:sz w:val="18"/>
                <w:szCs w:val="18"/>
              </w:rPr>
              <w:t xml:space="preserve">. Ensure scissors used for cutting paper systems-diagram arrows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learners work in small groups to construct a colour-coded systems diagram that maps the flow of CO₂, O₂, glucose, and water across photosynthesis, gaseous exchange structures, and cellular respiration in a sukuma wiki plant. They begin by individually predicting how the three processes connect before reviewing their evidence cards from Lessons 1–7. Groups then build their systems diagrams using labelled arrows, negotiate the direction of each molecular flow, and present one key insight to the class. The teacher facilitates whole-class discussion using targeted cold-calling and Socratic questioning to surface and correct remaining misconceptions (e.g., 'plants only photosynthesise, not respire'). Learners then individually revise their cumulative unit models to reflect the integrated system, and the class updates the Driving Question Board, explicitly marking which driving questions are now answered by today's synthesis and flagging any residual questions for Lessons 9–12.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zhpu3c9s494ooxbn_wv4">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wx8gdwextpnja60081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gfdwwizkivlq5nlu5oq">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s1u7cawawuzvb9fhyi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with three labelled boxes: PHOTOSYNTHESIS, GASEOUS EXCHANGE STRUCTURES, and CELLULAR RESPIRATION. Working individually and silently, learners draw arrows between the boxes and label each arrow with the molecule they think moves along that pathway (CO₂, O₂, glucose, water, ATP). They also write a one-sentence prediction answering: 'How do these three processes depend on each other to keep the sukuma wiki plant alive?' Learners retain their prediction sheets throughout the lesson for comparison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prediction sheet and say: 'Before we connect everything we have learned across the past seven lessons, I want you to work alone — no talking, no sharing — and draw what you think the connections are between these three processes. Use arrows and label them with molecules. You have 6 minutes.' Start a visible timer. Circulate silently; do NOT correct errors — note 3–4 specific misconceptions on a sticky note for targeted follow-up (e.g., arrows showing glucose moving out through stomata; respiration drawn as only occurring at night). After 6 minutes, say: 'Hold up your sheet. Look at your neighbour's. You will have a chance to revise this at the end of the lesson.' Cold-call 3 learners: 'Amina, tell me one arrow you drew and why.' Allow 10–12 seconds WAIT TIME after each question before accepting a response. Do not affirm or correct yet — simply say 'Interesting — keep that idea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Mapping — by externalising prior knowledge as a diagram before instruction, learners activate their mental models and create a personal baseline. This makes conceptual change visible and motivates the synthesis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can identify at least two correct molecular flows between processes (e.g., O₂ from photosynthesis used in respiration; CO₂ from respiration used in photosynthesis). Misconceptions noted on sticky note are used to target Phases 2 and 3 questioning. Observable indicator: every learner has at least three labelled arrows on their sheet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cc_y9ivi8rkvy8wnojxi">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kmhazwnwagarm6re8q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sgwc3tbgqwuv81ywhltu">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ks9t0gzcafveyuzub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Evidence Card Set — a set of 12 cards (prepared by the teacher or printed from the ARES platform) summarising key evidence gathered in Lessons 1–7: e.g., Card 1: '</w:t>
            </w:r>
            <w:del w:id="9584" w:author="Claude (AI) - proposed" w:date="2026-10-14T07:56:35Z">
              <w:r>
                <w:rPr>
                  <w:rFonts w:ascii="Arial" w:cs="Arial" w:eastAsia="Arial" w:hAnsi="Arial"/>
                  <w:b w:val="false"/>
                  <w:bCs w:val="false"/>
                  <w:i w:val="false"/>
                  <w:iCs w:val="false"/>
                  <w:color w:val="000000"/>
                  <w:sz w:val="18"/>
                  <w:szCs w:val="18"/>
                </w:rPr>
                <w:delText xml:space="preserve">Bubbles from sukuma wiki stomata</w:delText>
              </w:r>
            </w:del>
            <w:ins w:id="9585" w:author="Claude (AI) - proposed" w:date="2026-10-14T07:56:35Z">
              <w:r>
                <w:rPr>
                  <w:rFonts w:ascii="Arial" w:cs="Arial" w:eastAsia="Arial" w:hAnsi="Arial"/>
                  <w:b w:val="false"/>
                  <w:bCs w:val="false"/>
                  <w:i w:val="false"/>
                  <w:iCs w:val="false"/>
                  <w:color w:val="000000"/>
                  <w:sz w:val="18"/>
                  <w:szCs w:val="18"/>
                </w:rPr>
                <w:t xml:space="preserve">Lesson 1: gas streamed out of sukuma wiki leaves</w:t>
              </w:r>
            </w:ins>
            <w:r>
              <w:rPr>
                <w:rFonts w:ascii="Arial" w:cs="Arial" w:eastAsia="Arial" w:hAnsi="Arial"/>
                <w:b w:val="false"/>
                <w:bCs w:val="false"/>
                <w:i w:val="false"/>
                <w:iCs w:val="false"/>
                <w:color w:val="000000"/>
                <w:sz w:val="18"/>
                <w:szCs w:val="18"/>
              </w:rPr>
              <w:t xml:space="preserve"> in warm water </w:t>
            </w:r>
            <w:del w:id="9586" w:author="Claude (AI) - proposed" w:date="2026-10-14T07:56:35Z">
              <w:r>
                <w:rPr>
                  <w:rFonts w:ascii="Arial" w:cs="Arial" w:eastAsia="Arial" w:hAnsi="Arial"/>
                  <w:b w:val="false"/>
                  <w:bCs w:val="false"/>
                  <w:i w:val="false"/>
                  <w:iCs w:val="false"/>
                  <w:color w:val="000000"/>
                  <w:sz w:val="18"/>
                  <w:szCs w:val="18"/>
                </w:rPr>
                <w:delText xml:space="preserve">= O₂ released during photosynthesis</w:delText>
              </w:r>
            </w:del>
            <w:ins w:id="9587" w:author="Claude (AI) - proposed" w:date="2026-10-14T07:56:35Z">
              <w:r>
                <w:rPr>
                  <w:rFonts w:ascii="Arial" w:cs="Arial" w:eastAsia="Arial" w:hAnsi="Arial"/>
                  <w:b w:val="false"/>
                  <w:bCs w:val="false"/>
                  <w:i w:val="false"/>
                  <w:iCs w:val="false"/>
                  <w:color w:val="000000"/>
                  <w:sz w:val="18"/>
                  <w:szCs w:val="18"/>
                </w:rPr>
                <w:t xml:space="preserve">within seconds, from the cut edge, veins and underside; we did not test what the gas was'; Card 2: 'Lesson 4: the yeast limewater took several minutes to turn cloudy, much slower than the leaf bubbles</w:t>
              </w:r>
            </w:ins>
            <w:r>
              <w:rPr>
                <w:rFonts w:ascii="Arial" w:cs="Arial" w:eastAsia="Arial" w:hAnsi="Arial"/>
                <w:b w:val="false"/>
                <w:bCs w:val="false"/>
                <w:i w:val="false"/>
                <w:iCs w:val="false"/>
                <w:color w:val="000000"/>
                <w:sz w:val="18"/>
                <w:szCs w:val="18"/>
              </w:rPr>
              <w:t xml:space="preserve">'; Card 4: 'Lenticels in mango tree stems allow CO₂ out and O₂ in for respiration in woody tissues'; Card 7: 'Aerobic respiration equation: C₆H₁₂O₆ + 6O₂ → 6CO₂ + 6H₂O + ATP'; Card 10: 'Guard cells open stomata in light, allowing CO₂ in for photosynthesis and O₂ out.' Groups sort the cards into three piles — PHOTOSYNTHESIS, GASEOUS EXCHANGE, RESPIRATION — and then identify cards that belong in more than one pile, placing them in an OVERLAP zone in the centre. They record which molecules appear in the overlap zone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Sets and say: 'These cards summarise the evidence you have gathered across our last seven lessons. Your task is to sort them — but pay special attention to any cards that could belong in more than one category. Those overlap cards are your most important clues about how the system works.' Allow 8 minutes for sorting. Circulate and probe with: 'Why did your group put Card 7 in the overlap zone?' and 'Which molecule appears on the most cards — what does that tell you?' After sorting, cold-call 2 groups to share their overlap zones. Say: 'Group 3, tell me one card you placed in the overlap and explain why in one sentence.' Allow 12 seconds WAIT TIME. Listen for correct identification that CO₂ and O₂ are shared across all three processes. Write the molecules CO₂, O₂, GLUCOSE, WATER, ATP on the board as groups name them.</w:t>
            </w:r>
            <w:ins w:id="9588" w:author="Claude (AI) - proposed" w:date="2026-10-14T07:56:35Z">
              <w:r>
                <w:rPr>
                  <w:rFonts w:ascii="Arial" w:cs="Arial" w:eastAsia="Arial" w:hAnsi="Arial"/>
                  <w:b w:val="false"/>
                  <w:bCs w:val="false"/>
                  <w:i w:val="false"/>
                  <w:iCs w:val="false"/>
                  <w:color w:val="000000"/>
                  <w:sz w:val="18"/>
                  <w:szCs w:val="18"/>
                </w:rPr>
                <w:t xml:space="preserve"> Before the lesson, set up a re-demonstration for the Explain phase: two identical empty 500 mL bottles, each with a thin balloon stretched over the neck, one standing in a basin of warm water (about 45°C) and one in cold water; and, next to them, two beakers of warm water, one with a leaf piece and one with no leaf. Ask groups to write one prediction: what will the balloons do, and why?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Sorting with Overlap Detection — this strategy (adapted from claim-evidence-reasoning scaffolding) makes the interdependencies between processes visible before learners attempt to draw them. Placing cards in an overlap zone is a concrete, low-stakes way to identify shared molecular currencies across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places at least 3 cards in the overlap zone and can verbally justify at least one placement using molecular flow language (e.g., 'CO₂ is produced in respiration and used in photosynthesis, so it connects both'). Teacher listens for groups that still separate photosynthesis and respiration entirely — these groups receive a probing card: 'At night, the stomata close. Does respiration stop? How does the plant get O₂?'</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zpislak4l4xrhj8z62j">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nadkg6x18aamwxgoim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skyd6s7tus0gzqku2bp">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jz-cm1ufjrxcywewket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sorted evidence cards as reference, each group constructs a large-format (A2 or flipchart paper) colour-coded Systems Diagram of the sukuma wiki plant. The diagram must include: (1) a cross-section of the leaf showing stomata and mesophyll cells, (2) a chloroplast (photosynthesis site) and a mitochondrion (respiration site) inside a cell, (3) colour-coded arrows — GREEN for CO₂ flows, BLUE for O₂ flows, ORANGE for glucose/ATP flows, and RED for water flows — with direction and molecular labels, (4) labels showing which gaseous exchange structure is involved at each entry/exit point (stomata, cuticle, lenticels), and (5) a brief annotation explaining what happens at night versus during the day. Groups then do a Gallery Walk — each group leaves one member as a 'museum guide' while others visit two other groups' diagrams, using sticky notes to add one 'I notice…' and one 'I wonder…' comment to each visited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model the starting scaffold on the board: draw a simple leaf outline, place a chloroplast and mitochondrion inside, and say: 'Your diagram must show that these two organelles are in a conversation — molecules are constantly moving between them. Your job is to show exactly what is moving, in which direction, and through which door in the plant.' Allow </w:t>
            </w:r>
            <w:del w:id="9589" w:author="Claude (AI) - proposed" w:date="2026-10-14T07:56:35Z">
              <w:r>
                <w:rPr>
                  <w:rFonts w:ascii="Arial" w:cs="Arial" w:eastAsia="Arial" w:hAnsi="Arial"/>
                  <w:b w:val="false"/>
                  <w:bCs w:val="false"/>
                  <w:i w:val="false"/>
                  <w:iCs w:val="false"/>
                  <w:color w:val="000000"/>
                  <w:sz w:val="18"/>
                  <w:szCs w:val="18"/>
                </w:rPr>
                <w:delText xml:space="preserve">15</w:delText>
              </w:r>
            </w:del>
            <w:ins w:id="9590" w:author="Claude (AI) - proposed" w:date="2026-10-14T07:56:3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for diagram construction. Circulate and ask targeted questions to groups showing misconceptions noted in Phase 1: 'You have drawn glucose moving out through the stomata — is that what really happens? Which lesson gave us evidence about where glucose goes?' and 'Your diagram only shows gas exchange during the day — what changes at night when stomata close and photosynthesis stops?' </w:t>
            </w:r>
            <w:ins w:id="9591" w:author="Claude (AI) - proposed" w:date="2026-10-14T07:56:35Z">
              <w:r>
                <w:rPr>
                  <w:rFonts w:ascii="Arial" w:cs="Arial" w:eastAsia="Arial" w:hAnsi="Arial"/>
                  <w:b w:val="false"/>
                  <w:bCs w:val="false"/>
                  <w:i w:val="false"/>
                  <w:iCs w:val="false"/>
                  <w:color w:val="000000"/>
                  <w:sz w:val="18"/>
                  <w:szCs w:val="18"/>
                </w:rPr>
                <w:t xml:space="preserve">Take 3 minutes before the Gallery Walk to show the balloons. Ask: 'What does warming do to a fixed amount of gas?' (Expected: it expands and takes up more room.) 'Where is there gas inside a leaf?' (Expected: in the air spaces between the cells.) 'What happens to gas dissolved in water when the water warms?' (Expected: some comes out as bubbles; show the leaf-free warm beaker.) Conclude: warm water pushes air out of the leaf's air spaces, mostly through the stomata and cut edges, and also releases air dissolved in the water; this is fast, a matter of seconds. Photosynthesis and respiration change what the gas in the leaf is made of, but slowly, over minutes to hours. </w:t>
              </w:r>
            </w:ins>
            <w:r>
              <w:rPr>
                <w:rFonts w:ascii="Arial" w:cs="Arial" w:eastAsia="Arial" w:hAnsi="Arial"/>
                <w:b w:val="false"/>
                <w:bCs w:val="false"/>
                <w:i w:val="false"/>
                <w:iCs w:val="false"/>
                <w:color w:val="000000"/>
                <w:sz w:val="18"/>
                <w:szCs w:val="18"/>
              </w:rPr>
              <w:t xml:space="preserve">During Gallery Walk (7 minutes), prompt guides: 'If a visitor asks </w:t>
            </w:r>
            <w:del w:id="9592" w:author="Claude (AI) - proposed" w:date="2026-10-14T07:56:35Z">
              <w:r>
                <w:rPr>
                  <w:rFonts w:ascii="Arial" w:cs="Arial" w:eastAsia="Arial" w:hAnsi="Arial"/>
                  <w:b w:val="false"/>
                  <w:bCs w:val="false"/>
                  <w:i w:val="false"/>
                  <w:iCs w:val="false"/>
                  <w:color w:val="000000"/>
                  <w:sz w:val="18"/>
                  <w:szCs w:val="18"/>
                </w:rPr>
                <w:delText xml:space="preserve">why the bubbles in Mwalimu Njoroge's warm water experiment increased</w:delText>
              </w:r>
            </w:del>
            <w:ins w:id="9593" w:author="Claude (AI) - proposed" w:date="2026-10-14T07:56:35Z">
              <w:r>
                <w:rPr>
                  <w:rFonts w:ascii="Arial" w:cs="Arial" w:eastAsia="Arial" w:hAnsi="Arial"/>
                  <w:b w:val="false"/>
                  <w:bCs w:val="false"/>
                  <w:i w:val="false"/>
                  <w:iCs w:val="false"/>
                  <w:color w:val="000000"/>
                  <w:sz w:val="18"/>
                  <w:szCs w:val="18"/>
                </w:rPr>
                <w:t xml:space="preserve">where the gas in the bubbles was before it came out of the leaf</w:t>
              </w:r>
            </w:ins>
            <w:r>
              <w:rPr>
                <w:rFonts w:ascii="Arial" w:cs="Arial" w:eastAsia="Arial" w:hAnsi="Arial"/>
                <w:b w:val="false"/>
                <w:bCs w:val="false"/>
                <w:i w:val="false"/>
                <w:iCs w:val="false"/>
                <w:color w:val="000000"/>
                <w:sz w:val="18"/>
                <w:szCs w:val="18"/>
              </w:rPr>
              <w:t xml:space="preserve">, can your diagram answer that?' After Gallery Walk, cold-call 4 different learners (not group presenters) to share one 'I wonder…' comment they left — allow 10 seconds WAIT TIME each. Record emerging questions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Systems Diagram with Gallery Walk — the colour-coding requirement forces learners to track individual molecules across process boundaries, preventing the common misconception that each process operates in isolation. The Gallery Walk introduces peer critique, building metacognitive awareness of gaps in their own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contains correctly directed arrows for at least CO₂ and O₂ cycling between photosynthesis and respiration. (2) At least one gaseous exchange structure is correctly labelled at a gas entry/exit point. (3) The day/night annotation correctly states that photosynthesis stops at night but respiration continues, and that stomata close, reducing CO₂ entry. Teacher uses sticky-note 'I wonder…' comments collected during Gallery Walk to identify class-wide residual misconceptions for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ya9-nkjntw9tmgmlgss3">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upisemjrrhwtlrzknr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ql11tf9bznuhoyel5t-j">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st4hdhx4zepiajh_m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or digital Driving Question Board that has been building since Lesson 1. Each learner receives two sticky notes: one GREEN ('Now I can answer…') and one YELLOW ('I still wonder…'). Individually, learners write one statement on each note referencing the original driving questions and phenomenon. Green notes are placed on the DQB next to the question they answer; yellow notes are placed in a 'Still Investigating' column. The class then reads out the green notes as a collective 'What we now know' statement, and the teacher synthesises the yellow notes to preview Lessons 9–12. Learners also return to their original prediction sheets from Phase 1 and annotate them in red pen — circling what was correct, crossing out misconceptions, and adding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'Cast your mind back to Lesson 1. Amara noticed bubbles coming from specific spots on the sukuma wiki leaf in warm water. We have now spent seven lessons gathering evidence. Let's use what we built today to see how many of our original questions we can mark as answered.' Allow 4 minutes for learners to write their sticky notes. Then cold-call 5 learners to read their green notes aloud — after each, ask the class: 'Do we agree this question is answered? Thumbs up, thumbs sideways, thumbs down.' For any thumbs sideways or down, say: 'What evidence from our lessons would you need to feel confident? Add that to a yellow note.' After posting all notes, read the class's green notes together as a chorus statement: 'We now know that…' and then say: 'Look at your yellow notes. These are the questions that Lessons 9 through 12 will help us answer. Which of these is most urgent for you personally?' Cold-call 3 learners. Allow 12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Sticky-Note DQB Protocol — the deliberate separation of 'answered' from 'still wondering' questions makes epistemic progress visible to learners. Returning to original prediction sheets with red pen annotation makes personal conceptual change concrete and builds metacognitive awareness of learning as an evidence-driven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note correctly answering one of the two KICD Key Inquiry Questions using molecular or structural evidence (e.g., 'I can now answer how plants exchange gases — through stomata, lenticels, and the cuticle, which regulate CO₂ and O₂ movement depending on light and temperature'). (2) Every learner posts at least one yellow note that is genuinely investigable (not trivial), providing the teacher with data on residual gaps. (3) On revised prediction sheets, learners have made at least two red-pen corrections relative to their Phase 1 predictions.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qgscsgw2sbhocr81c7jm">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bydujcfoaeorw880u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u29hjtcswkc25vuicr_y">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kykc28u0damkycfdl_y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Cumulative Unit Model — a diagram they have been building and revising since Lesson 1 to explain the sukuma wiki bubble phenomenon. Using a different-coloured pen, learners add the new layer from today's lesson: the systems-level connections between photosynthesis, gaseous exchange, and respiration. They must add at least three new labelled elements not present in their Lesson 7 model version. Learners then write a 3-sentence 'Model Narrative' beneath their diagram: Sentence 1 explains what is happening at the stomata. Sentence 2 explains how photosynthesis and respiration exchange molecules. Sentence 3 explains </w:t>
            </w:r>
            <w:ins w:id="9594" w:author="Claude (AI) - proposed" w:date="2026-10-14T07:56:35Z">
              <w:r>
                <w:rPr>
                  <w:rFonts w:ascii="Arial" w:cs="Arial" w:eastAsia="Arial" w:hAnsi="Arial"/>
                  <w:b w:val="false"/>
                  <w:bCs w:val="false"/>
                  <w:i w:val="false"/>
                  <w:iCs w:val="false"/>
                  <w:color w:val="000000"/>
                  <w:sz w:val="18"/>
                  <w:szCs w:val="18"/>
                </w:rPr>
                <w:t xml:space="preserve">what the Lesson 1 bubbles probably were and </w:t>
              </w:r>
            </w:ins>
            <w:r>
              <w:rPr>
                <w:rFonts w:ascii="Arial" w:cs="Arial" w:eastAsia="Arial" w:hAnsi="Arial"/>
                <w:b w:val="false"/>
                <w:bCs w:val="false"/>
                <w:i w:val="false"/>
                <w:iCs w:val="false"/>
                <w:color w:val="000000"/>
                <w:sz w:val="18"/>
                <w:szCs w:val="18"/>
              </w:rPr>
              <w:t xml:space="preserve">why warm water </w:t>
            </w:r>
            <w:del w:id="9595" w:author="Claude (AI) - proposed" w:date="2026-10-14T07:56:35Z">
              <w:r>
                <w:rPr>
                  <w:rFonts w:ascii="Arial" w:cs="Arial" w:eastAsia="Arial" w:hAnsi="Arial"/>
                  <w:b w:val="false"/>
                  <w:bCs w:val="false"/>
                  <w:i w:val="false"/>
                  <w:iCs w:val="false"/>
                  <w:color w:val="000000"/>
                  <w:sz w:val="18"/>
                  <w:szCs w:val="18"/>
                </w:rPr>
                <w:delText xml:space="preserve">in Mwalimu Njoroge's experiment produced more bubbles</w:delText>
              </w:r>
            </w:del>
            <w:ins w:id="9596" w:author="Claude (AI) - proposed" w:date="2026-10-14T07:56:35Z">
              <w:r>
                <w:rPr>
                  <w:rFonts w:ascii="Arial" w:cs="Arial" w:eastAsia="Arial" w:hAnsi="Arial"/>
                  <w:b w:val="false"/>
                  <w:bCs w:val="false"/>
                  <w:i w:val="false"/>
                  <w:iCs w:val="false"/>
                  <w:color w:val="000000"/>
                  <w:sz w:val="18"/>
                  <w:szCs w:val="18"/>
                </w:rPr>
                <w:t xml:space="preserve">produced more of them</w:t>
              </w:r>
            </w:ins>
            <w:r>
              <w:rPr>
                <w:rFonts w:ascii="Arial" w:cs="Arial" w:eastAsia="Arial" w:hAnsi="Arial"/>
                <w:b w:val="false"/>
                <w:bCs w:val="false"/>
                <w:i w:val="false"/>
                <w:iCs w:val="false"/>
                <w:color w:val="000000"/>
                <w:sz w:val="18"/>
                <w:szCs w:val="18"/>
              </w:rPr>
              <w:t xml:space="preserve"> than cold water</w:t>
            </w:r>
            <w:del w:id="9597" w:author="Claude (AI) - proposed" w:date="2026-10-14T07:56:35Z">
              <w:r>
                <w:rPr>
                  <w:rFonts w:ascii="Arial" w:cs="Arial" w:eastAsia="Arial" w:hAnsi="Arial"/>
                  <w:b w:val="false"/>
                  <w:bCs w:val="false"/>
                  <w:i w:val="false"/>
                  <w:iCs w:val="false"/>
                  <w:color w:val="000000"/>
                  <w:sz w:val="18"/>
                  <w:szCs w:val="18"/>
                </w:rPr>
                <w:delText xml:space="preserve">, using systems-level language</w:delText>
              </w:r>
            </w:del>
            <w:ins w:id="9598" w:author="Claude (AI) - proposed" w:date="2026-10-14T07:56:35Z">
              <w:r>
                <w:rPr>
                  <w:rFonts w:ascii="Arial" w:cs="Arial" w:eastAsia="Arial" w:hAnsi="Arial"/>
                  <w:b w:val="false"/>
                  <w:bCs w:val="false"/>
                  <w:i w:val="false"/>
                  <w:iCs w:val="false"/>
                  <w:color w:val="000000"/>
                  <w:sz w:val="18"/>
                  <w:szCs w:val="18"/>
                </w:rPr>
                <w:t xml:space="preserve"> (hint: where was the gas before it came out, and what does warming do to gas?), and what photosynthesis and respiration add over a longer time</w:t>
              </w:r>
            </w:ins>
            <w:r>
              <w:rPr>
                <w:rFonts w:ascii="Arial" w:cs="Arial" w:eastAsia="Arial" w:hAnsi="Arial"/>
                <w:b w:val="false"/>
                <w:bCs w:val="false"/>
                <w:i w:val="false"/>
                <w:iCs w:val="false"/>
                <w:color w:val="000000"/>
                <w:sz w:val="18"/>
                <w:szCs w:val="18"/>
              </w:rPr>
              <w:t xml:space="preserve">. Learners date and initial this revision and store models in their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the story of your thinking across this entire unit. Today, you are writing a new chapter. Use a different colour — this is important, because it lets you see how your understanding has grown since Lesson 1. You have 10 minutes.' Circulate and prompt with: 'Your model shows stomata but not what is happening inside the mesophyll cell — can you add that?' and 'Your narrative says plants breathe like animals — how is it similar and how is it different? Be precise.' With 2 minutes remaining, cold-call 2 learners to read their Sentence 3 aloud. After each, ask: 'Class, did they </w:t>
            </w:r>
            <w:del w:id="9599" w:author="Claude (AI) - proposed" w:date="2026-10-14T07:56:35Z">
              <w:r>
                <w:rPr>
                  <w:rFonts w:ascii="Arial" w:cs="Arial" w:eastAsia="Arial" w:hAnsi="Arial"/>
                  <w:b w:val="false"/>
                  <w:bCs w:val="false"/>
                  <w:i w:val="false"/>
                  <w:iCs w:val="false"/>
                  <w:color w:val="000000"/>
                  <w:sz w:val="18"/>
                  <w:szCs w:val="18"/>
                </w:rPr>
                <w:delText xml:space="preserve">connect warm temperature to enzyme activity and reaction rate</w:delText>
              </w:r>
            </w:del>
            <w:ins w:id="9600" w:author="Claude (AI) - proposed" w:date="2026-10-14T07:56:35Z">
              <w:r>
                <w:rPr>
                  <w:rFonts w:ascii="Arial" w:cs="Arial" w:eastAsia="Arial" w:hAnsi="Arial"/>
                  <w:b w:val="false"/>
                  <w:bCs w:val="false"/>
                  <w:i w:val="false"/>
                  <w:iCs w:val="false"/>
                  <w:color w:val="000000"/>
                  <w:sz w:val="18"/>
                  <w:szCs w:val="18"/>
                </w:rPr>
                <w:t xml:space="preserve">say where the gas was before it came out and what warming does to it? Did they keep the quick effect of warmth on gas separate from the slower effect on enzymes</w:t>
              </w:r>
            </w:ins>
            <w:r>
              <w:rPr>
                <w:rFonts w:ascii="Arial" w:cs="Arial" w:eastAsia="Arial" w:hAnsi="Arial"/>
                <w:b w:val="false"/>
                <w:bCs w:val="false"/>
                <w:i w:val="false"/>
                <w:iCs w:val="false"/>
                <w:color w:val="000000"/>
                <w:sz w:val="18"/>
                <w:szCs w:val="18"/>
              </w:rPr>
              <w:t xml:space="preserve">? If not, what would you add?' Allow 10 seconds WAIT TIME for class responses. </w:t>
            </w:r>
            <w:ins w:id="9601" w:author="Claude (AI) - proposed" w:date="2026-10-14T07:56:35Z">
              <w:r>
                <w:rPr>
                  <w:rFonts w:ascii="Arial" w:cs="Arial" w:eastAsia="Arial" w:hAnsi="Arial"/>
                  <w:b w:val="false"/>
                  <w:bCs w:val="false"/>
                  <w:i w:val="false"/>
                  <w:iCs w:val="false"/>
                  <w:color w:val="000000"/>
                  <w:sz w:val="18"/>
                  <w:szCs w:val="18"/>
                </w:rPr>
                <w:t xml:space="preserve">A strong Sentence 3 sounds like: 'Most of the gas in the bubbles was air already inside the leaf's air spaces, plus some dissolved in the water. Warming makes gas expand and dissolve less, so it is pushed out within seconds through the stomata and cut edges; cold water does this much less. Photosynthesis and respiration change the mix of O₂ and CO₂ too, but too slowly to make a stream of bubbles that starts in seconds. We did not test the gas itself.' </w:t>
              </w:r>
            </w:ins>
            <w:r>
              <w:rPr>
                <w:rFonts w:ascii="Arial" w:cs="Arial" w:eastAsia="Arial" w:hAnsi="Arial"/>
                <w:b w:val="false"/>
                <w:bCs w:val="false"/>
                <w:i w:val="false"/>
                <w:iCs w:val="false"/>
                <w:color w:val="000000"/>
                <w:sz w:val="18"/>
                <w:szCs w:val="18"/>
              </w:rPr>
              <w:t xml:space="preserve">Close by saying: 'In our next lesson</w:t>
            </w:r>
            <w:del w:id="9602" w:author="Claude (AI) - proposed" w:date="2026-10-14T07:56:35Z">
              <w:r>
                <w:rPr>
                  <w:rFonts w:ascii="Arial" w:cs="Arial" w:eastAsia="Arial" w:hAnsi="Arial"/>
                  <w:b w:val="false"/>
                  <w:bCs w:val="false"/>
                  <w:i w:val="false"/>
                  <w:iCs w:val="false"/>
                  <w:color w:val="000000"/>
                  <w:sz w:val="18"/>
                  <w:szCs w:val="18"/>
                </w:rPr>
                <w:delText xml:space="preserve">, we begin examining how animal gaseous exchange compares to what we have built here</w:delText>
              </w:r>
            </w:del>
            <w:ins w:id="9603" w:author="Claude (AI) - proposed" w:date="2026-10-14T07:56:35Z">
              <w:r>
                <w:rPr>
                  <w:rFonts w:ascii="Arial" w:cs="Arial" w:eastAsia="Arial" w:hAnsi="Arial"/>
                  <w:b w:val="false"/>
                  <w:bCs w:val="false"/>
                  <w:i w:val="false"/>
                  <w:iCs w:val="false"/>
                  <w:color w:val="000000"/>
                  <w:sz w:val="18"/>
                  <w:szCs w:val="18"/>
                </w:rPr>
                <w:t xml:space="preserve"> you will use all of this to plan your own fermentation project</w:t>
              </w:r>
            </w:ins>
            <w:r>
              <w:rPr>
                <w:rFonts w:ascii="Arial" w:cs="Arial" w:eastAsia="Arial" w:hAnsi="Arial"/>
                <w:b w:val="false"/>
                <w:bCs w:val="false"/>
                <w:i w:val="false"/>
                <w:iCs w:val="false"/>
                <w:color w:val="000000"/>
                <w:sz w:val="18"/>
                <w:szCs w:val="18"/>
              </w:rPr>
              <w:t xml:space="preserve"> — your model </w:t>
            </w:r>
            <w:del w:id="9604" w:author="Claude (AI) - proposed" w:date="2026-10-14T07:56:35Z">
              <w:r>
                <w:rPr>
                  <w:rFonts w:ascii="Arial" w:cs="Arial" w:eastAsia="Arial" w:hAnsi="Arial"/>
                  <w:b w:val="false"/>
                  <w:bCs w:val="false"/>
                  <w:i w:val="false"/>
                  <w:iCs w:val="false"/>
                  <w:color w:val="000000"/>
                  <w:sz w:val="18"/>
                  <w:szCs w:val="18"/>
                </w:rPr>
                <w:delText xml:space="preserve">will be the foundation for that comparison</w:delText>
              </w:r>
            </w:del>
            <w:ins w:id="9605" w:author="Claude (AI) - proposed" w:date="2026-10-14T07:56:35Z">
              <w:r>
                <w:rPr>
                  <w:rFonts w:ascii="Arial" w:cs="Arial" w:eastAsia="Arial" w:hAnsi="Arial"/>
                  <w:b w:val="false"/>
                  <w:bCs w:val="false"/>
                  <w:i w:val="false"/>
                  <w:iCs w:val="false"/>
                  <w:color w:val="000000"/>
                  <w:sz w:val="18"/>
                  <w:szCs w:val="18"/>
                </w:rPr>
                <w:t xml:space="preserve">keeps growing</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Colour-Layered Cumulative Model Revision with Model Narrative — using a new pen colour for each lesson revision creates a visible 'growth ring' structure in the model, making epistemic progress tangible. The three-sentence narrative forces translation from diagram to verbal explanation, consolidating the systems-level understanding built today and directly linking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revised model contains at least three new labelled elements in the new colour (e.g., mitochondrion with respiration equation, bidirectional CO₂/O₂ arrows between chloroplast and mitochondrion, labels on stomata showing both entry of CO₂ and exit of O₂ and water vapour). (2) Sentence 3 of the Model Narrative </w:t>
            </w:r>
            <w:del w:id="9606" w:author="Claude (AI) - proposed" w:date="2026-10-14T07:56:35Z">
              <w:r>
                <w:rPr>
                  <w:rFonts w:ascii="Arial" w:cs="Arial" w:eastAsia="Arial" w:hAnsi="Arial"/>
                  <w:b w:val="false"/>
                  <w:bCs w:val="false"/>
                  <w:i w:val="false"/>
                  <w:iCs w:val="false"/>
                  <w:color w:val="000000"/>
                  <w:sz w:val="18"/>
                  <w:szCs w:val="18"/>
                </w:rPr>
                <w:delText xml:space="preserve">correctly references increased enzyme/reaction rate at higher temperatures as the reason for increased bubble production in warm water — connecting the phenomenon to the systems-level understanding</w:delText>
              </w:r>
            </w:del>
            <w:ins w:id="9607" w:author="Claude (AI) - proposed" w:date="2026-10-14T07:56:35Z">
              <w:r>
                <w:rPr>
                  <w:rFonts w:ascii="Arial" w:cs="Arial" w:eastAsia="Arial" w:hAnsi="Arial"/>
                  <w:b w:val="false"/>
                  <w:bCs w:val="false"/>
                  <w:i w:val="false"/>
                  <w:iCs w:val="false"/>
                  <w:color w:val="000000"/>
                  <w:sz w:val="18"/>
                  <w:szCs w:val="18"/>
                </w:rPr>
                <w:t xml:space="preserve">says the gas was already inside the leaf (and dissolved in the water) and that warming pushes it out quickly (expansion, lower solubility), and keeps this separate from the slower effect of enzymes on respiration and photosynthesis</w:t>
              </w:r>
            </w:ins>
            <w:r>
              <w:rPr>
                <w:rFonts w:ascii="Arial" w:cs="Arial" w:eastAsia="Arial" w:hAnsi="Arial"/>
                <w:b w:val="false"/>
                <w:bCs w:val="false"/>
                <w:i w:val="false"/>
                <w:iCs w:val="false"/>
                <w:color w:val="000000"/>
                <w:sz w:val="18"/>
                <w:szCs w:val="18"/>
              </w:rPr>
              <w:t xml:space="preserve">. (3) Models that lack </w:t>
            </w:r>
            <w:del w:id="9608" w:author="Claude (AI) - proposed" w:date="2026-10-14T07:56:35Z">
              <w:r>
                <w:rPr>
                  <w:rFonts w:ascii="Arial" w:cs="Arial" w:eastAsia="Arial" w:hAnsi="Arial"/>
                  <w:b w:val="false"/>
                  <w:bCs w:val="false"/>
                  <w:i w:val="false"/>
                  <w:iCs w:val="false"/>
                  <w:color w:val="000000"/>
                  <w:sz w:val="18"/>
                  <w:szCs w:val="18"/>
                </w:rPr>
                <w:delText xml:space="preserve">this temperature-rate connection</w:delText>
              </w:r>
            </w:del>
            <w:ins w:id="9609" w:author="Claude (AI) - proposed" w:date="2026-10-14T07:56:35Z">
              <w:r>
                <w:rPr>
                  <w:rFonts w:ascii="Arial" w:cs="Arial" w:eastAsia="Arial" w:hAnsi="Arial"/>
                  <w:b w:val="false"/>
                  <w:bCs w:val="false"/>
                  <w:i w:val="false"/>
                  <w:iCs w:val="false"/>
                  <w:color w:val="000000"/>
                  <w:sz w:val="18"/>
                  <w:szCs w:val="18"/>
                </w:rPr>
                <w:t xml:space="preserve">the quick-physical-effect idea</w:t>
              </w:r>
            </w:ins>
            <w:r>
              <w:rPr>
                <w:rFonts w:ascii="Arial" w:cs="Arial" w:eastAsia="Arial" w:hAnsi="Arial"/>
                <w:b w:val="false"/>
                <w:bCs w:val="false"/>
                <w:i w:val="false"/>
                <w:iCs w:val="false"/>
                <w:color w:val="000000"/>
                <w:sz w:val="18"/>
                <w:szCs w:val="18"/>
              </w:rPr>
              <w:t xml:space="preserve"> are flagged for targeted follow-up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which molecular flows were most frequently missing or incorrectly directed on groups' systems diagrams — was it the cycling of CO₂ between respiration and photosynthesis, the role of water, or the internal movement of glucose? Use this to adjust the opening of Lesson 9. (2) How many learners' green DQB sticky notes correctly used molecular and structural evidence to answer the Key Inquiry Questions, versus vague or incomplete answers? If fewer than 70% of learners posted a satisfactory green note, consider building a brief 5-minute whole-class synthesis at the start of Lesson 9 before moving to animal gaseous exchange. (3) Did the day/night distinction (photosynthesis stops; respiration continues) surface clearly in learners' diagrams and model narratives? This is a persistent misconception in the KICD curriculum — if it remains unresolved, address it explicitly before Strand 3.0 begins. (4) </w:t>
            </w:r>
            <w:del w:id="9610" w:author="Claude (AI) - proposed" w:date="2026-10-14T07:56:35Z">
              <w:r>
                <w:rPr>
                  <w:rFonts w:ascii="Arial" w:cs="Arial" w:eastAsia="Arial" w:hAnsi="Arial"/>
                  <w:b w:val="false"/>
                  <w:bCs w:val="false"/>
                  <w:i w:val="false"/>
                  <w:iCs w:val="false"/>
                  <w:color w:val="000000"/>
                  <w:sz w:val="18"/>
                  <w:szCs w:val="18"/>
                </w:rPr>
                <w:delText xml:space="preserve">Were learners able to connect the warm-water bubble increase to reaction rate and enzyme activity</w:delText>
              </w:r>
            </w:del>
            <w:ins w:id="9611" w:author="Claude (AI) - proposed" w:date="2026-10-14T07:56:35Z">
              <w:r>
                <w:rPr>
                  <w:rFonts w:ascii="Arial" w:cs="Arial" w:eastAsia="Arial" w:hAnsi="Arial"/>
                  <w:b w:val="false"/>
                  <w:bCs w:val="false"/>
                  <w:i w:val="false"/>
                  <w:iCs w:val="false"/>
                  <w:color w:val="000000"/>
                  <w:sz w:val="18"/>
                  <w:szCs w:val="18"/>
                </w:rPr>
                <w:t xml:space="preserve">Did learners keep the quick physical effect of warmth on gas (expansion, lower solubility) separate from the slower effect on enzymes</w:t>
              </w:r>
            </w:ins>
            <w:r>
              <w:rPr>
                <w:rFonts w:ascii="Arial" w:cs="Arial" w:eastAsia="Arial" w:hAnsi="Arial"/>
                <w:b w:val="false"/>
                <w:bCs w:val="false"/>
                <w:i w:val="false"/>
                <w:iCs w:val="false"/>
                <w:color w:val="000000"/>
                <w:sz w:val="18"/>
                <w:szCs w:val="18"/>
              </w:rPr>
              <w:t xml:space="preserve"> in their Sentence 3 narratives? If not, </w:t>
            </w:r>
            <w:del w:id="9612" w:author="Claude (AI) - proposed" w:date="2026-10-14T07:56:35Z">
              <w:r>
                <w:rPr>
                  <w:rFonts w:ascii="Arial" w:cs="Arial" w:eastAsia="Arial" w:hAnsi="Arial"/>
                  <w:b w:val="false"/>
                  <w:bCs w:val="false"/>
                  <w:i w:val="false"/>
                  <w:iCs w:val="false"/>
                  <w:color w:val="000000"/>
                  <w:sz w:val="18"/>
                  <w:szCs w:val="18"/>
                </w:rPr>
                <w:delText xml:space="preserve">a brief revisit of temperature effects on enzyme activity (from earlier in the Biology course) may be needed</w:delText>
              </w:r>
            </w:del>
            <w:ins w:id="9613" w:author="Claude (AI) - proposed" w:date="2026-10-14T07:56:35Z">
              <w:r>
                <w:rPr>
                  <w:rFonts w:ascii="Arial" w:cs="Arial" w:eastAsia="Arial" w:hAnsi="Arial"/>
                  <w:b w:val="false"/>
                  <w:bCs w:val="false"/>
                  <w:i w:val="false"/>
                  <w:iCs w:val="false"/>
                  <w:color w:val="000000"/>
                  <w:sz w:val="18"/>
                  <w:szCs w:val="18"/>
                </w:rPr>
                <w:t xml:space="preserve">repeat the balloon demonstration for 3 minutes at the start of Lesson 9</w:t>
              </w:r>
            </w:ins>
            <w:r>
              <w:rPr>
                <w:rFonts w:ascii="Arial" w:cs="Arial" w:eastAsia="Arial" w:hAnsi="Arial"/>
                <w:b w:val="false"/>
                <w:bCs w:val="false"/>
                <w:i w:val="false"/>
                <w:iCs w:val="false"/>
                <w:color w:val="000000"/>
                <w:sz w:val="18"/>
                <w:szCs w:val="18"/>
              </w:rPr>
              <w:t xml:space="preserve">. (5) Review the yellow 'I still wonder…' sticky notes — do any point to questions that should be addressed in Lessons 9–12 of this sub-strand, or do they signal gaps from earlier lessons that need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w:t>
            </w:r>
            <w:ins w:id="9614" w:author="Claude (AI) - proposed" w:date="2026-10-14T07:56:35Z">
              <w:r>
                <w:rPr>
                  <w:rFonts w:ascii="Arial" w:cs="Arial" w:eastAsia="Arial" w:hAnsi="Arial"/>
                  <w:b w:val="false"/>
                  <w:bCs w:val="false"/>
                  <w:i w:val="false"/>
                  <w:iCs w:val="false"/>
                  <w:color w:val="000000"/>
                  <w:sz w:val="18"/>
                  <w:szCs w:val="18"/>
                </w:rPr>
                <w:t xml:space="preserve">temperature affects the system in two ways: quickly, by expanding gas and lowering its solubility in water, and more slowly, by changing </w:t>
              </w:r>
            </w:ins>
            <w:r>
              <w:rPr>
                <w:rFonts w:ascii="Arial" w:cs="Arial" w:eastAsia="Arial" w:hAnsi="Arial"/>
                <w:b w:val="false"/>
                <w:bCs w:val="false"/>
                <w:i w:val="false"/>
                <w:iCs w:val="false"/>
                <w:color w:val="000000"/>
                <w:sz w:val="18"/>
                <w:szCs w:val="18"/>
              </w:rPr>
              <w:t xml:space="preserve">the rate of </w:t>
            </w:r>
            <w:del w:id="9615" w:author="Claude (AI) - proposed" w:date="2026-10-14T07:56:35Z">
              <w:r>
                <w:rPr>
                  <w:rFonts w:ascii="Arial" w:cs="Arial" w:eastAsia="Arial" w:hAnsi="Arial"/>
                  <w:b w:val="false"/>
                  <w:bCs w:val="false"/>
                  <w:i w:val="false"/>
                  <w:iCs w:val="false"/>
                  <w:color w:val="000000"/>
                  <w:sz w:val="18"/>
                  <w:szCs w:val="18"/>
                </w:rPr>
                <w:delText xml:space="preserve">the system — evidenced by bubble production in warm water — is influenced by temperature acting on enzyme-driven reactions</w:delText>
              </w:r>
            </w:del>
            <w:ins w:id="9616" w:author="Claude (AI) - proposed" w:date="2026-10-14T07:56:35Z">
              <w:r>
                <w:rPr>
                  <w:rFonts w:ascii="Arial" w:cs="Arial" w:eastAsia="Arial" w:hAnsi="Arial"/>
                  <w:b w:val="false"/>
                  <w:bCs w:val="false"/>
                  <w:i w:val="false"/>
                  <w:iCs w:val="false"/>
                  <w:color w:val="000000"/>
                  <w:sz w:val="18"/>
                  <w:szCs w:val="18"/>
                </w:rPr>
                <w:t xml:space="preserve">enzyme-controlled photosynthesis and respiration</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618" w:author="Claude (AI) - proposed" w:date="2026-10-14T07:56:35Z"/>
              </w:rPr>
            </w:pPr>
            <w:ins w:id="9617" w:author="Claude (AI) - proposed" w:date="2026-10-14T07:56:35Z">
              <w:r>
                <w:rPr>
                  <w:rFonts w:ascii="Arial" w:cs="Arial" w:eastAsia="Arial" w:hAnsi="Arial"/>
                  <w:b w:val="false"/>
                  <w:bCs w:val="false"/>
                  <w:i w:val="false"/>
                  <w:iCs w:val="false"/>
                  <w:color w:val="000000"/>
                  <w:sz w:val="18"/>
                  <w:szCs w:val="18"/>
                </w:rPr>
                <w:t xml:space="preserve">Learners explained the sukuma wiki anchoring phenomenon at a systems level: the gas in the bubbles was mostly air already inside the leaf's air spaces, plus some air dissolved in the water. Warm water expands that air and holds less dissolved gas, so it is pushed out within seconds through stomata and cut edges; cold water does this much less. Photosynthesis and respiration add or remove O₂ and CO₂ in the leaf's air, but too slowly to account for a stream of bubbles that starts in seconds; their effects appear over minutes to hours. The gas in the bubbles was not tested directly in this unit, so 'mostly air' is the best-supported explanation, not a measured fact.</w:t>
              </w:r>
            </w:ins>
          </w:p>
          <w:p>
            <w:pPr>
              <w:keepNext w:val="false"/>
              <w:spacing w:after="40" w:before="0"/>
              <w:jc w:val="left"/>
              <w:rPr>
                <w:del w:id="9620" w:author="Claude (AI) - proposed" w:date="2026-10-14T07:56:35Z"/>
              </w:rPr>
            </w:pPr>
            <w:del w:id="9619" w:author="Claude (AI) - proposed" w:date="2026-10-14T07:56:35Z">
              <w:r>
                <w:rPr>
                  <w:rFonts w:ascii="Arial" w:cs="Arial" w:eastAsia="Arial" w:hAnsi="Arial"/>
                  <w:b w:val="false"/>
                  <w:bCs w:val="false"/>
                  <w:i w:val="false"/>
                  <w:iCs w:val="false"/>
                  <w:color w:val="000000"/>
                  <w:sz w:val="18"/>
                  <w:szCs w:val="18"/>
                </w:rPr>
                <w:delText xml:space="preserve">Learners explained the sukuma wiki anchoring phenomenon at a systems level: bubbles stream from stomata because O₂ produced in photosynthesis exits through these structures; warm water increases reaction rates in enzyme-driven photosynthesis and respiration pathways, producing more O₂ and CO₂ and thus more bubbles; and the entire gas exchange apparatus of the leaf — guard cells, mesophyll air spaces, chloroplasts, and mitochondria — functions as a coordinated system to sustain the plant's energy and gas balance.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nuzljrnkp_hmcyavzkg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hrx9xbzbjidihtjjtty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Project Launch &amp; Planning: Investigating Anaerobic Respiration with Local Kenyan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design and plan a guided inquiry investigation into anaerobic respiration using locally available Kenyan materials, connecting evidence gathered across the unit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anaerobic respiration occurs in the absence of oxygen and produces different end-products depending on the organism (e.g., ethanol and CO₂ in yeast fermentation; lactic acid in muscle cells); that locally available Kenyan materials such as unga wa mahindi (maize flour), sukuma wiki, githeri, and mandazi dough can serve as substrates for fermentation investigations; and that a valid scientific investigation requires a clearly stated hypothesis, identified variables, controlled conditions, and a structured data collection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formulate a testable hypothesis about anaerobic respiration; identify independent, dependent, and controlled variables in their chosen investigation; select appropriate locally available materials and apparatus; design a step-by-step procedure for their investigation; and create a data collection table with appropriate headings and units.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Biology in everyday Kenyan life (e.g., bread-making, busaa brewing, biogas production on farms); demonstrate collaborative responsibility by sharing planning roles equitably within their groups; and show scientific curiosity by connecting their investigation to the broader unit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students gathered evidence about where and how plants exchange gases (stomata, lenticels, cuticle, pneumatophores) and explored aerobic respiration in plant cells. Lesson 9 pivots students toward the unit project: they now apply everything they know to design an original investigation into anaerobic respiration. By choosing a focus — yeast fermentation, biogas simulation, or food fermentation — students connect the cellular energy story directly to phenomena they encounter in Kenyan daily life (rising mandazi dough, fermenting uji, biogas digesters on Rift Valley farms). This lesson advances the driving question by asking: What happens inside cells when oxygen is NOT available?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should handle yeast and fermentation materials hygienically — wash hands before and after handling food substrates. If using sugar solutions with yeast, remind students that these are not for consumption. Biogas simulation </w:t>
            </w:r>
            <w:del w:id="9621" w:author="Claude (AI) - proposed" w:date="2026-10-14T07:56:35Z">
              <w:r>
                <w:rPr>
                  <w:rFonts w:ascii="Arial" w:cs="Arial" w:eastAsia="Arial" w:hAnsi="Arial"/>
                  <w:b w:val="false"/>
                  <w:bCs w:val="false"/>
                  <w:i w:val="false"/>
                  <w:iCs w:val="false"/>
                  <w:color w:val="000000"/>
                  <w:sz w:val="18"/>
                  <w:szCs w:val="18"/>
                </w:rPr>
                <w:delText xml:space="preserve">groups must NOT seal containers completely unless supervised — pressure build-up is a hazard</w:delText>
              </w:r>
            </w:del>
            <w:ins w:id="9622" w:author="Claude (AI) - proposed" w:date="2026-10-14T07:56:35Z">
              <w:r>
                <w:rPr>
                  <w:rFonts w:ascii="Arial" w:cs="Arial" w:eastAsia="Arial" w:hAnsi="Arial"/>
                  <w:b w:val="false"/>
                  <w:bCs w:val="false"/>
                  <w:i w:val="false"/>
                  <w:iCs w:val="false"/>
                  <w:color w:val="000000"/>
                  <w:sz w:val="18"/>
                  <w:szCs w:val="18"/>
                </w:rPr>
                <w:t xml:space="preserve">bottles must always have an open outlet tube and are never sealed completely: pressure can build up, and the gas collected may be flammable, so keep all flames away</w:t>
              </w:r>
            </w:ins>
            <w:r>
              <w:rPr>
                <w:rFonts w:ascii="Arial" w:cs="Arial" w:eastAsia="Arial" w:hAnsi="Arial"/>
                <w:b w:val="false"/>
                <w:bCs w:val="false"/>
                <w:i w:val="false"/>
                <w:iCs w:val="false"/>
                <w:color w:val="000000"/>
                <w:sz w:val="18"/>
                <w:szCs w:val="18"/>
              </w:rPr>
              <w:t xml:space="preserve">. No open flames near any fermentation setup. Dispose of all organic waste in the compost pit or school garden bin. Students with allergies to yeast or gluten should be noted before materials are distributed.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project launch lesson, students transition from evidence-gatherers to inquiry designers. Using all prior knowledge from Lessons 1–8 about plant gaseous exchange and aerobic respiration, students are introduced to the unit culminating project: a guided inquiry investigation into anaerobic respiration. Groups of 3–4 students self-select or are assigned one of three investigation tracks — (A) Yeast Fermentation (e.g., sugar + yeast producing CO₂ measured via balloon inflation), (B) Biogas Simulation (organic kitchen waste in a </w:t>
            </w:r>
            <w:del w:id="9623" w:author="Claude (AI) - proposed" w:date="2026-10-14T07:56:35Z">
              <w:r>
                <w:rPr>
                  <w:rFonts w:ascii="Arial" w:cs="Arial" w:eastAsia="Arial" w:hAnsi="Arial"/>
                  <w:b w:val="false"/>
                  <w:bCs w:val="false"/>
                  <w:i w:val="false"/>
                  <w:iCs w:val="false"/>
                  <w:color w:val="000000"/>
                  <w:sz w:val="18"/>
                  <w:szCs w:val="18"/>
                </w:rPr>
                <w:delText xml:space="preserve">sealed bottle</w:delText>
              </w:r>
            </w:del>
            <w:ins w:id="9624" w:author="Claude (AI) - proposed" w:date="2026-10-14T07:56:35Z">
              <w:r>
                <w:rPr>
                  <w:rFonts w:ascii="Arial" w:cs="Arial" w:eastAsia="Arial" w:hAnsi="Arial"/>
                  <w:b w:val="false"/>
                  <w:bCs w:val="false"/>
                  <w:i w:val="false"/>
                  <w:iCs w:val="false"/>
                  <w:color w:val="000000"/>
                  <w:sz w:val="18"/>
                  <w:szCs w:val="18"/>
                </w:rPr>
                <w:t xml:space="preserve">bottle with an open outlet tube,</w:t>
              </w:r>
            </w:ins>
            <w:r>
              <w:rPr>
                <w:rFonts w:ascii="Arial" w:cs="Arial" w:eastAsia="Arial" w:hAnsi="Arial"/>
                <w:b w:val="false"/>
                <w:bCs w:val="false"/>
                <w:i w:val="false"/>
                <w:iCs w:val="false"/>
                <w:color w:val="000000"/>
                <w:sz w:val="18"/>
                <w:szCs w:val="18"/>
              </w:rPr>
              <w:t xml:space="preserve"> releasing gas), or (C) Food Fermentation (observing uji or githeri fermentation over time). The lesson moves through a project brief introduction, a gallery walk of sample experimental setups, collaborative hypothesis and variable identification, and ends with each group presenting a 90-second planning pitch. The anchoring phenomenon thread is maintained throughout: students are asked to connect their anaerobic investigation back to the sukuma wiki bubbles from Lesson 1 — </w:t>
            </w:r>
            <w:del w:id="9625" w:author="Claude (AI) - proposed" w:date="2026-10-14T07:56:35Z">
              <w:r>
                <w:rPr>
                  <w:rFonts w:ascii="Arial" w:cs="Arial" w:eastAsia="Arial" w:hAnsi="Arial"/>
                  <w:b w:val="false"/>
                  <w:bCs w:val="false"/>
                  <w:i w:val="false"/>
                  <w:iCs w:val="false"/>
                  <w:color w:val="000000"/>
                  <w:sz w:val="18"/>
                  <w:szCs w:val="18"/>
                </w:rPr>
                <w:delText xml:space="preserve">if aerobic respiration produces CO₂ bubbles in leaves,</w:delText>
              </w:r>
            </w:del>
            <w:ins w:id="9626" w:author="Claude (AI) - proposed" w:date="2026-10-14T07:56:35Z">
              <w:r>
                <w:rPr>
                  <w:rFonts w:ascii="Arial" w:cs="Arial" w:eastAsia="Arial" w:hAnsi="Arial"/>
                  <w:b w:val="false"/>
                  <w:bCs w:val="false"/>
                  <w:i w:val="false"/>
                  <w:iCs w:val="false"/>
                  <w:color w:val="000000"/>
                  <w:sz w:val="18"/>
                  <w:szCs w:val="18"/>
                </w:rPr>
                <w:t xml:space="preserve">leaf cells respire and release CO₂, but yeast can also release CO₂ without oxygen —</w:t>
              </w:r>
            </w:ins>
            <w:r>
              <w:rPr>
                <w:rFonts w:ascii="Arial" w:cs="Arial" w:eastAsia="Arial" w:hAnsi="Arial"/>
                <w:b w:val="false"/>
                <w:bCs w:val="false"/>
                <w:i w:val="false"/>
                <w:iCs w:val="false"/>
                <w:color w:val="000000"/>
                <w:sz w:val="18"/>
                <w:szCs w:val="18"/>
              </w:rPr>
              <w:t xml:space="preserve"> what happens to gas production when oxygen is removed?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hzz7n8wuy74moehkwhwf">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isgoqfewdpotpoggwo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2qm_e5ilslrkwn-hwhvm">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knl1wal_w6gfp4omgi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on the board (or printed cards): (1) a close-up of sukuma wiki leaves releasing bubbles in warm water (the anchoring phenomenon from Lesson 1), and (2) a photo of a mandazi vendor in Nairobi Market, with dough visibly rising in a bowl beside her. Students write independently for 3 minutes in their science notebooks, responding to the prompt: 'In both images, gas is being produced. In Image 1, </w:t>
            </w:r>
            <w:del w:id="9627" w:author="Claude (AI) - proposed" w:date="2026-10-14T07:56:35Z">
              <w:r>
                <w:rPr>
                  <w:rFonts w:ascii="Arial" w:cs="Arial" w:eastAsia="Arial" w:hAnsi="Arial"/>
                  <w:b w:val="false"/>
                  <w:bCs w:val="false"/>
                  <w:i w:val="false"/>
                  <w:iCs w:val="false"/>
                  <w:color w:val="000000"/>
                  <w:sz w:val="18"/>
                  <w:szCs w:val="18"/>
                </w:rPr>
                <w:delText xml:space="preserve">the plant is using oxygen from aerobic respiration</w:delText>
              </w:r>
            </w:del>
            <w:ins w:id="9628" w:author="Claude (AI) - proposed" w:date="2026-10-14T07:56:35Z">
              <w:r>
                <w:rPr>
                  <w:rFonts w:ascii="Arial" w:cs="Arial" w:eastAsia="Arial" w:hAnsi="Arial"/>
                  <w:b w:val="false"/>
                  <w:bCs w:val="false"/>
                  <w:i w:val="false"/>
                  <w:iCs w:val="false"/>
                  <w:color w:val="000000"/>
                  <w:sz w:val="18"/>
                  <w:szCs w:val="18"/>
                </w:rPr>
                <w:t xml:space="preserve">gas is escaping from a leaf in warm water (we do not yet know exactly what the gas is)</w:t>
              </w:r>
            </w:ins>
            <w:r>
              <w:rPr>
                <w:rFonts w:ascii="Arial" w:cs="Arial" w:eastAsia="Arial" w:hAnsi="Arial"/>
                <w:b w:val="false"/>
                <w:bCs w:val="false"/>
                <w:i w:val="false"/>
                <w:iCs w:val="false"/>
                <w:color w:val="000000"/>
                <w:sz w:val="18"/>
                <w:szCs w:val="18"/>
              </w:rPr>
              <w:t xml:space="preserve">. What do you think is happening in Image 2 — where is the gas coming from, and is oxygen involved?' Students then share predictions with a partner (Think-Pair-Share) before 3–4 cold-calls to the whole class. Students record their initial predictions in a two-column table: 'What I think is happening' | 'Evidence from previous lessons that supports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Say verbatim: 'Look carefully at both images. You have spent eight lessons gathering evidence about how plants breathe and release energy. Now I want you to think like a scientist — what is producing the gas in that mandazi dough, and is it the same process as in the sukuma wiki leaf?' Allow 3 minutes of silent independent writing — enforce quiet. After Think-Pair-Share (2 minutes), cold-call exactly 4 students using a random name method (sticks, cards, or roster). For each response, probe with: 'What evidence from our previous lessons supports that idea?' Apply 12-second wait time after each cold-call before accepting or redirecting answers. Record key student ideas on the board under two columns: 'With Oxygen' and 'Without Oxygen.' Do NOT confirm or correct yet — hold tension for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Evidence Anchoring: Students first retrieve prior knowledge independently (activating long-term memory), then test their ideas against a partner's, then publicly commit to a claim with evidence. Recording predictions in a two-column table externalises thinking and creates a reference point for revision later in the lesson — a key metacognitive practice in inquiry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completed two-column prediction table in their notebook within 3 minutes. Teacher circulates and scans for (a) correct identification of yeast/microorganisms as the gas-producing agent in the mandazi, (b) any student who connects this to 'no oxygen' — flag these students as potential cold-call anchors for Phase 3. Red flag: students who write 'the dough breathes like the leaf' without differentiating aerobic vs. anaerobic — note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vx76lynanmtaedw2t7rb">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8nlw0eyiymgdhqebztf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hn9chmrjsgvzg3pgigby">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_ol9zpil25rpeivbjbj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Project Brief card (one per student) which outlines the three investigation tracks in simple Kenyan-context language. Students then participate in a </w:t>
            </w:r>
            <w:del w:id="9629" w:author="Claude (AI) - proposed" w:date="2026-10-14T07:56:35Z">
              <w:r>
                <w:rPr>
                  <w:rFonts w:ascii="Arial" w:cs="Arial" w:eastAsia="Arial" w:hAnsi="Arial"/>
                  <w:b w:val="false"/>
                  <w:bCs w:val="false"/>
                  <w:i w:val="false"/>
                  <w:iCs w:val="false"/>
                  <w:color w:val="000000"/>
                  <w:sz w:val="18"/>
                  <w:szCs w:val="18"/>
                </w:rPr>
                <w:delText xml:space="preserve">15</w:delText>
              </w:r>
            </w:del>
            <w:ins w:id="9630" w:author="Claude (AI) - proposed" w:date="2026-10-14T07:56:3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-minute Gallery Walk: three stations are set up around the classroom, each representing one investigation track. Station A (Yeast Fermentation): a small bottle of sugar solution with a sachet of baker's yeast (unga wa chachu, available at any Kenyan duka), a balloon stretched over the bottle neck, and a sample data table showing balloon diameter over time. Station B (Biogas Simulation): a sealed plastic bottle containing kitchen vegetable scraps (sukuma wiki offcuts, ugali remnants) with a rubber tube leading to an inverted water-filled bottle — gas displacement visible. Station C (Food Fermentation): two jars of uji (fermented porridge base) at different stages — one fresh, one 24-hour fermented — with pH strips, a hand lens, and a smell observation card. At each station, students read a 'What you are looking at' card and answer three questions in their notebooks: (1) What evidence of gas production do you see or predict? (2) What do you think the organism or substrate is doing without oxygen? (3) How does this connect back to the sukuma wiki bubbles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'Each station shows a different way that cells — plant cells, yeast cells, or bacteria — release energy when oxygen is limited or absent. As you walk, you are gathering evidence to help you choose your group's investigation. Ask yourself: which of these connects most directly to our driving question about how plants release energy from food?' Set a timer for </w:t>
            </w:r>
            <w:del w:id="9631" w:author="Claude (AI) - proposed" w:date="2026-10-14T07:56:35Z">
              <w:r>
                <w:rPr>
                  <w:rFonts w:ascii="Arial" w:cs="Arial" w:eastAsia="Arial" w:hAnsi="Arial"/>
                  <w:b w:val="false"/>
                  <w:bCs w:val="false"/>
                  <w:i w:val="false"/>
                  <w:iCs w:val="false"/>
                  <w:color w:val="000000"/>
                  <w:sz w:val="18"/>
                  <w:szCs w:val="18"/>
                </w:rPr>
                <w:delText xml:space="preserve">5</w:delText>
              </w:r>
            </w:del>
            <w:ins w:id="9632"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per station (use a visible countdown). Circulate actively — spend at least 90 seconds at each station. At Station A, prompt: 'What is inside the balloon? Where did that gas come from? Is this aerobic or anaerobic?' At Station B, prompt: 'Farmers in the Rift Valley use setups like this to produce cooking gas from cow dung and kitchen waste — what does that tell you about what is happening inside?' </w:t>
            </w:r>
            <w:ins w:id="9633" w:author="Claude (AI) - proposed" w:date="2026-10-14T07:56:35Z">
              <w:r>
                <w:rPr>
                  <w:rFonts w:ascii="Arial" w:cs="Arial" w:eastAsia="Arial" w:hAnsi="Arial"/>
                  <w:b w:val="false"/>
                  <w:bCs w:val="false"/>
                  <w:i w:val="false"/>
                  <w:iCs w:val="false"/>
                  <w:color w:val="000000"/>
                  <w:sz w:val="18"/>
                  <w:szCs w:val="18"/>
                </w:rPr>
                <w:t xml:space="preserve">Be honest with learners: a bottle of scraps over a few days gives only a little gas, mostly CO₂; farm digesters run for weeks on cow dung to make a gas that is mostly methane. </w:t>
              </w:r>
            </w:ins>
            <w:r>
              <w:rPr>
                <w:rFonts w:ascii="Arial" w:cs="Arial" w:eastAsia="Arial" w:hAnsi="Arial"/>
                <w:b w:val="false"/>
                <w:bCs w:val="false"/>
                <w:i w:val="false"/>
                <w:iCs w:val="false"/>
                <w:color w:val="000000"/>
                <w:sz w:val="18"/>
                <w:szCs w:val="18"/>
              </w:rPr>
              <w:t xml:space="preserve">At Station C, prompt: 'Uji is fermented all over Kenya every morning — what organism do you think is making the uji sour, and is it using oxygen?' After the gallery walk, allow 2 minutes for students to annotate their notebooks before moving to group 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Guiding Questions (Structured Observation Protocol): By physically moving between stations and responding to anchored questions at each, students build comparative understanding of three manifestations of anaerobic respiration. Connecting each station back to the anchoring phenomenon (sukuma wiki bubbles) prevents isolated fact-gathering and keeps the sensemaking tethered to the unit's explanatory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have written responses to all three questions at each of the three stations (nine total responses) in their notebooks. Teacher checks for (a) correct identification of CO₂ as the gas produced at Stations A and B, (b) student use of the word 'fermentation' or 'without oxygen' at least once, and (c) any student who explicitly links Station A or B back to the sukuma wiki phenomenon without prompting — celebrate these connections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lppi4rxbptjrktitcw4m">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y5nu4fzc5lvu395lt1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ny3xgnxtdvxk6llxd6af">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iisbi1yt5ka_xhu9r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planning, the teacher leads </w:t>
            </w:r>
            <w:del w:id="9634" w:author="Claude (AI) - proposed" w:date="2026-10-14T07:56:35Z">
              <w:r>
                <w:rPr>
                  <w:rFonts w:ascii="Arial" w:cs="Arial" w:eastAsia="Arial" w:hAnsi="Arial"/>
                  <w:b w:val="false"/>
                  <w:bCs w:val="false"/>
                  <w:i w:val="false"/>
                  <w:iCs w:val="false"/>
                  <w:color w:val="000000"/>
                  <w:sz w:val="18"/>
                  <w:szCs w:val="18"/>
                </w:rPr>
                <w:delText xml:space="preserve">a 12</w:delText>
              </w:r>
            </w:del>
            <w:ins w:id="9635" w:author="Claude (AI) - proposed" w:date="2026-10-14T07:56:35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whole-class explanation session using the 'Two Pathways' diagram on the board. Students copy and annotate a simplified concept map in their notebooks showing: Glucose (from food/organic matter) → [With O₂: Aerobic Respiration → CO₂ + H₂O + ATP (lots)] vs. [Without O₂: Anaerobic Respiration → in yeast: Ethanol + CO₂ + ATP (little) | in muscle cells / bacteria: Lactic Acid + ATP (little)]. The teacher uses the sukuma wiki phenomenon as the explicit bridge: 'In Lessons </w:t>
            </w:r>
            <w:del w:id="9636" w:author="Claude (AI) - proposed" w:date="2026-10-14T07:56:35Z">
              <w:r>
                <w:rPr>
                  <w:rFonts w:ascii="Arial" w:cs="Arial" w:eastAsia="Arial" w:hAnsi="Arial"/>
                  <w:b w:val="false"/>
                  <w:bCs w:val="false"/>
                  <w:i w:val="false"/>
                  <w:iCs w:val="false"/>
                  <w:color w:val="000000"/>
                  <w:sz w:val="18"/>
                  <w:szCs w:val="18"/>
                </w:rPr>
                <w:delText xml:space="preserve">2–5,</w:delText>
              </w:r>
            </w:del>
            <w:ins w:id="9637" w:author="Claude (AI) - proposed" w:date="2026-10-14T07:56:35Z">
              <w:r>
                <w:rPr>
                  <w:rFonts w:ascii="Arial" w:cs="Arial" w:eastAsia="Arial" w:hAnsi="Arial"/>
                  <w:b w:val="false"/>
                  <w:bCs w:val="false"/>
                  <w:i w:val="false"/>
                  <w:iCs w:val="false"/>
                  <w:color w:val="000000"/>
                  <w:sz w:val="18"/>
                  <w:szCs w:val="18"/>
                </w:rPr>
                <w:t xml:space="preserve">4–6</w:t>
              </w:r>
            </w:ins>
            <w:r>
              <w:rPr>
                <w:rFonts w:ascii="Arial" w:cs="Arial" w:eastAsia="Arial" w:hAnsi="Arial"/>
                <w:b w:val="false"/>
                <w:bCs w:val="false"/>
                <w:i w:val="false"/>
                <w:iCs w:val="false"/>
                <w:color w:val="000000"/>
                <w:sz w:val="18"/>
                <w:szCs w:val="18"/>
              </w:rPr>
              <w:t xml:space="preserve"> we saw that </w:t>
            </w:r>
            <w:del w:id="9638" w:author="Claude (AI) - proposed" w:date="2026-10-14T07:56:35Z">
              <w:r>
                <w:rPr>
                  <w:rFonts w:ascii="Arial" w:cs="Arial" w:eastAsia="Arial" w:hAnsi="Arial"/>
                  <w:b w:val="false"/>
                  <w:bCs w:val="false"/>
                  <w:i w:val="false"/>
                  <w:iCs w:val="false"/>
                  <w:color w:val="000000"/>
                  <w:sz w:val="18"/>
                  <w:szCs w:val="18"/>
                </w:rPr>
                <w:delText xml:space="preserve">sukuma wiki leaves produce CO₂ bubbles through aerobic respiration</w:delText>
              </w:r>
            </w:del>
            <w:ins w:id="9639" w:author="Claude (AI) - proposed" w:date="2026-10-14T07:56:35Z">
              <w:r>
                <w:rPr>
                  <w:rFonts w:ascii="Arial" w:cs="Arial" w:eastAsia="Arial" w:hAnsi="Arial"/>
                  <w:b w:val="false"/>
                  <w:bCs w:val="false"/>
                  <w:i w:val="false"/>
                  <w:iCs w:val="false"/>
                  <w:color w:val="000000"/>
                  <w:sz w:val="18"/>
                  <w:szCs w:val="18"/>
                </w:rPr>
                <w:t xml:space="preserve">leaf cells respire with oxygen and release CO₂, but that the leaf bubbles in Lesson 1 appeared far too fast to be only that</w:t>
              </w:r>
            </w:ins>
            <w:r>
              <w:rPr>
                <w:rFonts w:ascii="Arial" w:cs="Arial" w:eastAsia="Arial" w:hAnsi="Arial"/>
                <w:b w:val="false"/>
                <w:bCs w:val="false"/>
                <w:i w:val="false"/>
                <w:iCs w:val="false"/>
                <w:color w:val="000000"/>
                <w:sz w:val="18"/>
                <w:szCs w:val="18"/>
              </w:rPr>
              <w:t xml:space="preserve">. Today we ask: what happens in the yeast cells inside that mandazi dough, or inside bacteria in fermenting uji, when oxygen is NOT available? The end products change — but glucose is still being broken down to release energy.' Students are then given </w:t>
            </w:r>
            <w:del w:id="9640" w:author="Claude (AI) - proposed" w:date="2026-10-14T07:56:35Z">
              <w:r>
                <w:rPr>
                  <w:rFonts w:ascii="Arial" w:cs="Arial" w:eastAsia="Arial" w:hAnsi="Arial"/>
                  <w:b w:val="false"/>
                  <w:bCs w:val="false"/>
                  <w:i w:val="false"/>
                  <w:iCs w:val="false"/>
                  <w:color w:val="000000"/>
                  <w:sz w:val="18"/>
                  <w:szCs w:val="18"/>
                </w:rPr>
                <w:delText xml:space="preserve">5</w:delText>
              </w:r>
            </w:del>
            <w:ins w:id="9641"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write a 'Connection Sentence' in their notebooks: 'Anaerobic respiration is similar to what we observed in sukuma wiki leaves because _______, but it is different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Pathways' diagram live on the board (do not use a pre-drawn poster — drawing it step by step models scientific thinking). As you draw, narrate: 'Glucose is the starting point — whether you are a yeast cell in mandazi dough in Nairobi, a plant cell in a waterlogged rice paddy in Mwea, or a muscle cell in a Kipchoge marathon runner's leg, the question is always: is oxygen available?' After drawing, cold-call exactly 3 students to read back one branch of the diagram each. Apply 10-second wait time. Then say verbatim: 'Now I want you to write one sentence that connects today's new pathway to what you already know about aerobic respiration in plants. You have exactly </w:t>
            </w:r>
            <w:del w:id="9642" w:author="Claude (AI) - proposed" w:date="2026-10-14T07:56:35Z">
              <w:r>
                <w:rPr>
                  <w:rFonts w:ascii="Arial" w:cs="Arial" w:eastAsia="Arial" w:hAnsi="Arial"/>
                  <w:b w:val="false"/>
                  <w:bCs w:val="false"/>
                  <w:i w:val="false"/>
                  <w:iCs w:val="false"/>
                  <w:color w:val="000000"/>
                  <w:sz w:val="18"/>
                  <w:szCs w:val="18"/>
                </w:rPr>
                <w:delText xml:space="preserve">5</w:delText>
              </w:r>
            </w:del>
            <w:ins w:id="9643" w:author="Claude (AI) - proposed" w:date="2026-10-14T07:56: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 this is individual thinking time, no talking.' Circulate and read over shoulders. Identify 2 students with strong connection sentences and 1 student with a misconception-revealing sentence — plan to use all three in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Mapping with Comparative Annotation: Students construct meaning by placing new information (anaerobic pathways) in direct structural relationship to prior knowledge (aerobic respiration from Lessons </w:t>
            </w:r>
            <w:del w:id="9644" w:author="Claude (AI) - proposed" w:date="2026-10-14T07:56:35Z">
              <w:r>
                <w:rPr>
                  <w:rFonts w:ascii="Arial" w:cs="Arial" w:eastAsia="Arial" w:hAnsi="Arial"/>
                  <w:b w:val="false"/>
                  <w:bCs w:val="false"/>
                  <w:i w:val="false"/>
                  <w:iCs w:val="false"/>
                  <w:color w:val="000000"/>
                  <w:sz w:val="18"/>
                  <w:szCs w:val="18"/>
                </w:rPr>
                <w:delText xml:space="preserve">6–</w:delText>
              </w:r>
            </w:del>
            <w:ins w:id="9645" w:author="Claude (AI) - proposed" w:date="2026-10-14T07:56:35Z">
              <w:r>
                <w:rPr>
                  <w:rFonts w:ascii="Arial" w:cs="Arial" w:eastAsia="Arial" w:hAnsi="Arial"/>
                  <w:b w:val="false"/>
                  <w:bCs w:val="false"/>
                  <w:i w:val="false"/>
                  <w:iCs w:val="false"/>
                  <w:color w:val="000000"/>
                  <w:sz w:val="18"/>
                  <w:szCs w:val="18"/>
                </w:rPr>
                <w:t xml:space="preserve">4, 6 and </w:t>
              </w:r>
            </w:ins>
            <w:r>
              <w:rPr>
                <w:rFonts w:ascii="Arial" w:cs="Arial" w:eastAsia="Arial" w:hAnsi="Arial"/>
                <w:b w:val="false"/>
                <w:bCs w:val="false"/>
                <w:i w:val="false"/>
                <w:iCs w:val="false"/>
                <w:color w:val="000000"/>
                <w:sz w:val="18"/>
                <w:szCs w:val="18"/>
              </w:rPr>
              <w:t xml:space="preserve">8). The 'Connection Sentence' frame ('similar because... different because...') is a disciplinary literacy strategy that requires students to identify both continuity and contrast — the hallmark of deep conceptual understanding rather than surface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Connection Sentence explicitly names at least one similarity (e.g., 'both start with glucose,' 'both release energy/ATP') AND at least one difference (e.g., 'anaerobic does not use oxygen,' 'anaerobic produces ethanol or lactic acid instead of water,' 'anaerobic produces less ATP'). Red flag: students who write only 'both produce CO₂' without acknowledging that lactic acid fermentation does NOT produce CO₂ — address this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_9klxe1xw-ml10onxgz5">
              <w:r>
                <w:rPr>
                  <w:rFonts w:ascii="Arial" w:cs="Arial" w:eastAsia="Arial" w:hAnsi="Arial"/>
                  <w:color w:val="2E75B6"/>
                  <w:sz w:val="16"/>
                  <w:szCs w:val="16"/>
                  <w:u w:val="single" w:color="2E75B6"/>
                </w:rPr>
                <w:t xml:space="preserve">Steps of glycolysis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u4j6hm7yrfwkeii1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69xjvchgv_uojbuuu4ma">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pg7wuh6ouqgplaefj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around the sukuma wiki phenomenon). In groups, they receive three sticky note colours: GREEN for 'Evidence we now have,' ORANGE for 'New questions this raises,' and PINK for 'Connections to our project.' Each group posts at least one sticky note of each colour. The teacher then facilitates a </w:t>
            </w:r>
            <w:del w:id="9646" w:author="Claude (AI) - proposed" w:date="2026-10-14T07:56:35Z">
              <w:r>
                <w:rPr>
                  <w:rFonts w:ascii="Arial" w:cs="Arial" w:eastAsia="Arial" w:hAnsi="Arial"/>
                  <w:b w:val="false"/>
                  <w:bCs w:val="false"/>
                  <w:i w:val="false"/>
                  <w:iCs w:val="false"/>
                  <w:color w:val="000000"/>
                  <w:sz w:val="18"/>
                  <w:szCs w:val="18"/>
                </w:rPr>
                <w:delText xml:space="preserve">7</w:delText>
              </w:r>
            </w:del>
            <w:ins w:id="9647" w:author="Claude (AI) - proposed" w:date="2026-10-14T07:56:3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whole-class discussion, reading selected sticky notes aloud and asking students to sort them into two columns on the board: 'Answers we are building' and 'Questions we still need to investigate.' The two original driving questions ('How do plants exchange gases?' and 'How do plants obtain energy from organic compounds?') are re-read aloud, and students vote (hands or mini-whiteboards) on a confidence scale of 1–4: 'How confident are you that you can now answer each driving question?' Results are recorded on the board for comparison at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this phase (pre-count: 3 per student). Say verbatim: 'Look back at the questions we posted on this board in Lesson 1 when we first watched the sukuma wiki bubbles. Which of those questions can you now answer with evidence? Which new questions has today's project launch opened up?' Allow </w:t>
            </w:r>
            <w:del w:id="9648" w:author="Claude (AI) - proposed" w:date="2026-10-14T07:56:35Z">
              <w:r>
                <w:rPr>
                  <w:rFonts w:ascii="Arial" w:cs="Arial" w:eastAsia="Arial" w:hAnsi="Arial"/>
                  <w:b w:val="false"/>
                  <w:bCs w:val="false"/>
                  <w:i w:val="false"/>
                  <w:iCs w:val="false"/>
                  <w:color w:val="000000"/>
                  <w:sz w:val="18"/>
                  <w:szCs w:val="18"/>
                </w:rPr>
                <w:delText xml:space="preserve">4</w:delText>
              </w:r>
            </w:del>
            <w:ins w:id="9649" w:author="Claude (AI) - proposed" w:date="2026-10-14T07:56: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group sticky-note writing. Then facilitate posting — ask each group to briefly (15 seconds) explain their ORANGE sticky note (new question) only — do not process all notes, keep pace. After posting, cold-call the 2 students you identified in Phase 3 (one strong connection sentence, one misconception sentence) and ask them to read their sentences aloud, then place them as sticky notes. For the misconception student, do NOT correct publicly — instead ask the class: 'Does everyone agree with this? What evidence do we have?' Apply 12-second wait time. Close by saying: 'Your project investigations will help us answer the ORANGE questions. That is what scientists do — they design experiments to chase the questions they cannot yet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Voting: The DQB is a living public record of the class's epistemic journey. Colour-coded sticky notes make the structure of scientific knowledge visible — distinguishing evidence from questions from connections. Confidence voting creates metacognitive awareness: students must evaluate not just what they know, but how well they know it. Returning to the original phenomenon (sukuma wiki) anchors new knowledge in the shared sensory memory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posted at least 3 sticky notes (one per colour). The teacher scans for (a) GREEN notes that correctly cite aerobic vs. anaerobic respiration differences, (b) ORANGE notes that reveal genuine inquiry (e.g., 'Does the sukuma wiki leaf itself ever do anaerobic respiration?', 'Does temperature affect fermentation like it affects stomata?'), and (c) PINK notes that name a specific Kenyan context (mandazi, uji, biogas, busaa). Confidence vote data: record the class average for both driving questions — expected range at Lesson 9 is 2.5–3.5 out of 4 for DQ1, and 2–3 out of 4 for DQ2.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ohtrf82ulxz1pb1mxamk">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hpmfaniwn0qbovpnfb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eg0t63kxsj2__kxqe6r_">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ufwrs8s38pnaggnaxv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(pre-assigned or self-selected, with teacher guidance for balance) finalise their investigation track choice and complete a Project Planning Template in their notebooks. The template includes: (1) Investigation Title, (2) Kenyan context connection (one sentence), (3) Hypothesis (in 'If... then... because...' format), (4) Independent variable, (5) Dependent variable, (6) At least 3 controlled variables, (7) Materials list (using locally available Kenyan items where possible — unga, sukari, maji ya bomba, plastic bottles from the school kitchen, rubber tubing), (8) Step-by-step procedure (minimum 5 steps), (9) Data collection table (hand-drawn with headings and units). With 12 minutes remaining, each group delivers a </w:t>
            </w:r>
            <w:del w:id="9650" w:author="Claude (AI) - proposed" w:date="2026-10-14T07:56:35Z">
              <w:r>
                <w:rPr>
                  <w:rFonts w:ascii="Arial" w:cs="Arial" w:eastAsia="Arial" w:hAnsi="Arial"/>
                  <w:b w:val="false"/>
                  <w:bCs w:val="false"/>
                  <w:i w:val="false"/>
                  <w:iCs w:val="false"/>
                  <w:color w:val="000000"/>
                  <w:sz w:val="18"/>
                  <w:szCs w:val="18"/>
                </w:rPr>
                <w:delText xml:space="preserve">90</w:delText>
              </w:r>
            </w:del>
            <w:ins w:id="9651" w:author="Claude (AI) - proposed" w:date="2026-10-14T07:56:35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planning pitch to the class</w:t>
            </w:r>
            <w:ins w:id="9652" w:author="Claude (AI) - proposed" w:date="2026-10-14T07:56:35Z">
              <w:r>
                <w:rPr>
                  <w:rFonts w:ascii="Arial" w:cs="Arial" w:eastAsia="Arial" w:hAnsi="Arial"/>
                  <w:b w:val="false"/>
                  <w:bCs w:val="false"/>
                  <w:i w:val="false"/>
                  <w:iCs w:val="false"/>
                  <w:color w:val="000000"/>
                  <w:sz w:val="18"/>
                  <w:szCs w:val="18"/>
                </w:rPr>
                <w:t xml:space="preserve"> (groups may speak, show a labelled drawing, or act out the set-up; a learner who prefers not to speak can present the materials list)</w:t>
              </w:r>
            </w:ins>
            <w:r>
              <w:rPr>
                <w:rFonts w:ascii="Arial" w:cs="Arial" w:eastAsia="Arial" w:hAnsi="Arial"/>
                <w:b w:val="false"/>
                <w:bCs w:val="false"/>
                <w:i w:val="false"/>
                <w:iCs w:val="false"/>
                <w:color w:val="000000"/>
                <w:sz w:val="18"/>
                <w:szCs w:val="18"/>
              </w:rPr>
              <w:t xml:space="preserve">. The teacher provides a sentence starter on the board: 'We are investigating _____ because we want to find out _____. We predict that _____ because _____. We will measure _____ by _____.' Peers use a simple Peer Feedback card (one star: something strong; one step: one suggestion for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Project Planning Template at the start of this phase. Say verbatim: 'You have </w:t>
            </w:r>
            <w:del w:id="9653" w:author="Claude (AI) - proposed" w:date="2026-10-14T07:56:35Z">
              <w:r>
                <w:rPr>
                  <w:rFonts w:ascii="Arial" w:cs="Arial" w:eastAsia="Arial" w:hAnsi="Arial"/>
                  <w:b w:val="false"/>
                  <w:bCs w:val="false"/>
                  <w:i w:val="false"/>
                  <w:iCs w:val="false"/>
                  <w:color w:val="000000"/>
                  <w:sz w:val="18"/>
                  <w:szCs w:val="18"/>
                </w:rPr>
                <w:delText xml:space="preserve">20</w:delText>
              </w:r>
            </w:del>
            <w:ins w:id="9654" w:author="Claude (AI) - proposed" w:date="2026-10-14T07:56:35Z">
              <w:r>
                <w:rPr>
                  <w:rFonts w:ascii="Arial" w:cs="Arial" w:eastAsia="Arial" w:hAnsi="Arial"/>
                  <w:b w:val="false"/>
                  <w:bCs w:val="false"/>
                  <w:i w:val="false"/>
                  <w:iCs w:val="false"/>
                  <w:color w:val="000000"/>
                  <w:sz w:val="18"/>
                  <w:szCs w:val="18"/>
                </w:rPr>
                <w:t xml:space="preserve">22</w:t>
              </w:r>
            </w:ins>
            <w:r>
              <w:rPr>
                <w:rFonts w:ascii="Arial" w:cs="Arial" w:eastAsia="Arial" w:hAnsi="Arial"/>
                <w:b w:val="false"/>
                <w:bCs w:val="false"/>
                <w:i w:val="false"/>
                <w:iCs w:val="false"/>
                <w:color w:val="000000"/>
                <w:sz w:val="18"/>
                <w:szCs w:val="18"/>
              </w:rPr>
              <w:t xml:space="preserve"> minutes to complete your planning template as a group — every member must write the full plan in their own notebook. I will be circulating and asking each group: why did you choose this track, and how does your investigation connect back to our sukuma wiki phenomenon from Lesson 1? If you cannot answer that question, your plan is not ready.' Circulate with purpose — spend at least 3 minutes with each group. Use targeted prompts: For hypothesis: 'Is your hypothesis testable? How will you know if it is true or false?' For variables: 'What is the ONE thing you are changing? Everything else must stay the same — name three things you will keep constant.' For materials: 'Can you find everything on this list here in Nairobi or at your home? If not, substitute.' For the pitch session, use a visible </w:t>
            </w:r>
            <w:del w:id="9655" w:author="Claude (AI) - proposed" w:date="2026-10-14T07:56:35Z">
              <w:r>
                <w:rPr>
                  <w:rFonts w:ascii="Arial" w:cs="Arial" w:eastAsia="Arial" w:hAnsi="Arial"/>
                  <w:b w:val="false"/>
                  <w:bCs w:val="false"/>
                  <w:i w:val="false"/>
                  <w:iCs w:val="false"/>
                  <w:color w:val="000000"/>
                  <w:sz w:val="18"/>
                  <w:szCs w:val="18"/>
                </w:rPr>
                <w:delText xml:space="preserve">90</w:delText>
              </w:r>
            </w:del>
            <w:ins w:id="9656" w:author="Claude (AI) - proposed" w:date="2026-10-14T07:56:35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timer. After each pitch, give exactly </w:t>
            </w:r>
            <w:del w:id="9657" w:author="Claude (AI) - proposed" w:date="2026-10-14T07:56:35Z">
              <w:r>
                <w:rPr>
                  <w:rFonts w:ascii="Arial" w:cs="Arial" w:eastAsia="Arial" w:hAnsi="Arial"/>
                  <w:b w:val="false"/>
                  <w:bCs w:val="false"/>
                  <w:i w:val="false"/>
                  <w:iCs w:val="false"/>
                  <w:color w:val="000000"/>
                  <w:sz w:val="18"/>
                  <w:szCs w:val="18"/>
                </w:rPr>
                <w:delText xml:space="preserve">60</w:delText>
              </w:r>
            </w:del>
            <w:ins w:id="9658" w:author="Claude (AI) - proposed" w:date="2026-10-14T07:56:35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seconds for peer feedback cards</w:t>
            </w:r>
            <w:ins w:id="9659" w:author="Claude (AI) - proposed" w:date="2026-10-14T07:56:35Z">
              <w:r>
                <w:rPr>
                  <w:rFonts w:ascii="Arial" w:cs="Arial" w:eastAsia="Arial" w:hAnsi="Arial"/>
                  <w:b w:val="false"/>
                  <w:bCs w:val="false"/>
                  <w:i w:val="false"/>
                  <w:iCs w:val="false"/>
                  <w:color w:val="000000"/>
                  <w:sz w:val="18"/>
                  <w:szCs w:val="18"/>
                </w:rPr>
                <w:t xml:space="preserve">. For Tracks B and C (biogas, uji), tell groups that fermentation is slow: they set up in Lesson 10 and also use a sample you started 5 to 7 days earlier, and they plan one quick daily check (2 minutes) before Lesson 11</w:t>
              </w:r>
            </w:ins>
            <w:r>
              <w:rPr>
                <w:rFonts w:ascii="Arial" w:cs="Arial" w:eastAsia="Arial" w:hAnsi="Arial"/>
                <w:b w:val="false"/>
                <w:bCs w:val="false"/>
                <w:i w:val="false"/>
                <w:iCs w:val="false"/>
                <w:color w:val="000000"/>
                <w:sz w:val="18"/>
                <w:szCs w:val="18"/>
              </w:rPr>
              <w:t xml:space="preserve">. Do NOT give extended teacher feedback during pitches — hold detailed feedback for written comments returned before Lesson 10. Close the lesson by saying: 'Your plans are the beginning of new evidence. In Lessons 10 and 11, you will carry out your investigations and gather data that will help us finally and fully answer our driving question: How do plants — and other living cells — release the energy stored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Planning Template with Public Pitch (Disciplinary Practice: Planning and Carrying Out Investigations — NGSS SEP 3): Completing a structured planning template before beginning an investigation embeds the scientific practice of experimental design as a cognitive tool, not just a procedural step. The 90-second pitch forces concision and public accountability — students must distil their entire plan into its essential logic. Peer feedback using a 'star and step' protocol teaches students to evaluate scientific reasoning, not just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Project Planning Template is complete with all 9 sections filled in before the pitch. During pitches, teacher uses a quick checklist (on clipboard) to mark: ✓ Hypothesis is in If-Then-Because format | ✓ Independent and dependent variables are correctly identified | ✓ At least 3 controlled variables named | ✓ Materials list uses at least 2 locally available Kenyan items | ✓ Kenyan context connection named. Groups missing 2 or more checkmarks receive a written prompt slip before Lesson 10: 'Your plan needs revision before you begin your investigation — see the teacher at the start of Lesson 10.' Groups with strong plans are flagged as potential model-sharing groups for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 (1) Which investigation track did most groups choose, and what does this reveal about student interest and prior knowledge — did groups gravitating toward yeast fermentation show stronger understanding of cellular respiration than those choosing biogas? (2) During the gallery walk, were students able to spontaneously connect the fermentation stations back to the sukuma wiki anchoring phenomenon, or did they need explicit prompting? If prompting was needed, what does this suggest about how well the phenomenon has been embedded across Lessons 1–8? (3) Review the confidence voting data from the DQB phase: if most students rated their confidence at 2 or below for Driving Question 2 ('How do plants obtain energy from organic compounds?'), consider opening Lesson 10 with a brief 5-minute recap of the aerobic respiration equation before students begin their investigations. (4) Were the Project Planning Templates detailed enough for students to begin independently in Lesson 10, or are multiple groups likely to need significant revision? If more than 3 groups have incomplete or flawed plans, schedule a 10-minute 'plan clinic' at the start of Lesson 10 rather than proceeding directly to investigation setup. (5) Note any student who explicitly connected anaerobic respiration to a personal Kenyan context (e.g., mentioning a parent who brews busaa, or a family that uses a biogas digester) — these students can serve as local knowledge anchors in the whole-class discussion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w:t>
            </w:r>
            <w:del w:id="9660" w:author="Claude (AI) - proposed" w:date="2026-10-14T07:56:35Z">
              <w:r>
                <w:rPr>
                  <w:rFonts w:ascii="Arial" w:cs="Arial" w:eastAsia="Arial" w:hAnsi="Arial"/>
                  <w:b w:val="false"/>
                  <w:bCs w:val="false"/>
                  <w:i w:val="false"/>
                  <w:iCs w:val="false"/>
                  <w:color w:val="000000"/>
                  <w:sz w:val="18"/>
                  <w:szCs w:val="18"/>
                </w:rPr>
                <w:delText xml:space="preserve"> the gas bubbles seen in the sukuma wiki phenomenon (Lesson 1) are produced by aerobic respiration in plant cells — a process requiring oxygen. In contrast,</w:delText>
              </w:r>
            </w:del>
            <w:r>
              <w:rPr>
                <w:rFonts w:ascii="Arial" w:cs="Arial" w:eastAsia="Arial" w:hAnsi="Arial"/>
                <w:b w:val="false"/>
                <w:bCs w:val="false"/>
                <w:i w:val="false"/>
                <w:iCs w:val="false"/>
                <w:color w:val="000000"/>
                <w:sz w:val="18"/>
                <w:szCs w:val="18"/>
              </w:rPr>
              <w:t xml:space="preserve"> the gas produced in yeast fermentation (mandazi dough rising, balloon inflation) comes from anaerobic respiration — the same starting molecule (glucose) is broken down, but without oxygen, producing ethanol and CO₂ instead of water and CO₂</w:t>
            </w:r>
            <w:ins w:id="9661" w:author="Claude (AI) - proposed" w:date="2026-10-14T07:56:35Z">
              <w:r>
                <w:rPr>
                  <w:rFonts w:ascii="Arial" w:cs="Arial" w:eastAsia="Arial" w:hAnsi="Arial"/>
                  <w:b w:val="false"/>
                  <w:bCs w:val="false"/>
                  <w:i w:val="false"/>
                  <w:iCs w:val="false"/>
                  <w:color w:val="000000"/>
                  <w:sz w:val="18"/>
                  <w:szCs w:val="18"/>
                </w:rPr>
                <w:t xml:space="preserve">. They noted that leaf cells also respire and release CO₂, but that the leaf bubbles in Lesson 1 appeared far too quickly to be mostly respiration; what the bubbles contain stays open on the Driving Question Board</w:t>
              </w:r>
            </w:ins>
            <w:r>
              <w:rPr>
                <w:rFonts w:ascii="Arial" w:cs="Arial" w:eastAsia="Arial" w:hAnsi="Arial"/>
                <w:b w:val="false"/>
                <w:bCs w:val="false"/>
                <w:i w:val="false"/>
                <w:iCs w:val="false"/>
                <w:color w:val="000000"/>
                <w:sz w:val="18"/>
                <w:szCs w:val="18"/>
              </w:rPr>
              <w:t xml:space="preserve">.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oywpdvlurcerbkpy8cb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jrzi27g_mezfngpcdr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Project Execution: Carrying Out Investigations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carry out </w:t>
            </w:r>
            <w:del w:id="9662" w:author="Claude (AI) - proposed" w:date="2026-10-14T07:56:35Z">
              <w:r>
                <w:rPr>
                  <w:rFonts w:ascii="Arial" w:cs="Arial" w:eastAsia="Arial" w:hAnsi="Arial"/>
                  <w:b w:val="false"/>
                  <w:bCs w:val="false"/>
                  <w:i w:val="false"/>
                  <w:iCs w:val="false"/>
                  <w:color w:val="000000"/>
                  <w:sz w:val="18"/>
                  <w:szCs w:val="18"/>
                </w:rPr>
                <w:delText xml:space="preserve">their planned investigations on plant gaseous exchange and respiration</w:delText>
              </w:r>
            </w:del>
            <w:ins w:id="9663" w:author="Claude (AI) - proposed" w:date="2026-10-14T07:56:35Z">
              <w:r>
                <w:rPr>
                  <w:rFonts w:ascii="Arial" w:cs="Arial" w:eastAsia="Arial" w:hAnsi="Arial"/>
                  <w:b w:val="false"/>
                  <w:bCs w:val="false"/>
                  <w:i w:val="false"/>
                  <w:iCs w:val="false"/>
                  <w:color w:val="000000"/>
                  <w:sz w:val="18"/>
                  <w:szCs w:val="18"/>
                </w:rPr>
                <w:t xml:space="preserve">the fermentation investigations they planned in Lesson 9 (Track A yeast fermentation, Track B biogas simulation, Track C food fermentation)</w:t>
              </w:r>
            </w:ins>
            <w:r>
              <w:rPr>
                <w:rFonts w:ascii="Arial" w:cs="Arial" w:eastAsia="Arial" w:hAnsi="Arial"/>
                <w:b w:val="false"/>
                <w:bCs w:val="false"/>
                <w:i w:val="false"/>
                <w:iCs w:val="false"/>
                <w:color w:val="000000"/>
                <w:sz w:val="18"/>
                <w:szCs w:val="18"/>
              </w:rPr>
              <w:t xml:space="preserve">, collect and record data accurately, control variables, and begin constructing evidence-based explanations</w:t>
            </w:r>
            <w:del w:id="9664" w:author="Claude (AI) - proposed" w:date="2026-10-14T07:56:35Z">
              <w:r>
                <w:rPr>
                  <w:rFonts w:ascii="Arial" w:cs="Arial" w:eastAsia="Arial" w:hAnsi="Arial"/>
                  <w:b w:val="false"/>
                  <w:bCs w:val="false"/>
                  <w:i w:val="false"/>
                  <w:iCs w:val="false"/>
                  <w:color w:val="000000"/>
                  <w:sz w:val="18"/>
                  <w:szCs w:val="18"/>
                </w:rPr>
                <w:delText xml:space="preserve"> that connect their findings to the anchoring phenomenon</w:delText>
              </w:r>
            </w:del>
            <w:ins w:id="9665" w:author="Claude (AI) - proposed" w:date="2026-10-14T07:56:35Z">
              <w:r>
                <w:rPr>
                  <w:rFonts w:ascii="Arial" w:cs="Arial" w:eastAsia="Arial" w:hAnsi="Arial"/>
                  <w:b w:val="false"/>
                  <w:bCs w:val="false"/>
                  <w:i w:val="false"/>
                  <w:iCs w:val="false"/>
                  <w:color w:val="000000"/>
                  <w:sz w:val="18"/>
                  <w:szCs w:val="18"/>
                </w:rPr>
                <w:t xml:space="preserve">; and, as a whole class, to test where the gas in the Lesson 1 bubbles escapes from</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667" w:author="Claude (AI) - proposed" w:date="2026-10-14T07:56:35Z"/>
              </w:rPr>
            </w:pPr>
            <w:ins w:id="9666" w:author="Claude (AI) - proposed" w:date="2026-10-14T07:56:35Z">
              <w:r>
                <w:rPr>
                  <w:rFonts w:ascii="Arial" w:cs="Arial" w:eastAsia="Arial" w:hAnsi="Arial"/>
                  <w:b w:val="false"/>
                  <w:bCs w:val="false"/>
                  <w:i w:val="false"/>
                  <w:iCs w:val="false"/>
                  <w:color w:val="000000"/>
                  <w:sz w:val="18"/>
                  <w:szCs w:val="18"/>
                </w:rPr>
                <w:t xml:space="preserve">Learners demonstrate understanding that anaerobic respiration (fermentation) releases energy from glucose without oxygen and produces CO₂ (with ethanol in yeast); that warmth, sugar supply and oxygen affect how fast gas is produced; and that a fair test changes one variable and controls the rest.</w:t>
              </w:r>
            </w:ins>
          </w:p>
          <w:p>
            <w:pPr>
              <w:keepNext w:val="false"/>
              <w:spacing w:after="40" w:before="0"/>
              <w:jc w:val="left"/>
              <w:rPr>
                <w:del w:id="9669" w:author="Claude (AI) - proposed" w:date="2026-10-14T07:56:35Z"/>
              </w:rPr>
            </w:pPr>
            <w:del w:id="9668" w:author="Claude (AI) - proposed" w:date="2026-10-14T07:56:35Z">
              <w:r>
                <w:rPr>
                  <w:rFonts w:ascii="Arial" w:cs="Arial" w:eastAsia="Arial" w:hAnsi="Arial"/>
                  <w:b w:val="false"/>
                  <w:bCs w:val="false"/>
                  <w:i w:val="false"/>
                  <w:iCs w:val="false"/>
                  <w:color w:val="000000"/>
                  <w:sz w:val="18"/>
                  <w:szCs w:val="18"/>
                </w:rPr>
                <w:delText xml:space="preserve">Learners demonstrate understanding that plants exchange gases through stomata, lenticels, the cuticle, and pneumatophores; that stomata are regulated by guard cells; that temperature affects the rate of gas exchange and respiration; and that cellular respiration releases energy from organic compounds such as glucose.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fair-test investigations by controlling variables; collect, record, and organise quantitative and qualitative data; identify patterns and anomalies in results; and construct preliminary evidence-based explanations linking data to biological mechanisms.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rigour, intellectual honesty in recording data (including unexpected results), collaborative responsibility within their investigation groups, and curiosity in pursuing answers to the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and how do they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670" w:author="Claude (AI) - proposed" w:date="2026-10-14T07:56:35Z">
              <w:r>
                <w:rPr>
                  <w:rFonts w:ascii="Arial" w:cs="Arial" w:eastAsia="Arial" w:hAnsi="Arial"/>
                  <w:b w:val="false"/>
                  <w:bCs w:val="false"/>
                  <w:i w:val="false"/>
                  <w:iCs w:val="false"/>
                  <w:color w:val="000000"/>
                  <w:sz w:val="18"/>
                  <w:szCs w:val="18"/>
                </w:rPr>
                <w:delText xml:space="preserve">Lessons 8–</w:delText>
              </w:r>
            </w:del>
            <w:ins w:id="9671" w:author="Claude (AI) - proposed" w:date="2026-10-14T07:56:35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9, student groups designed and planned their investigations. In this lesson (Lesson 10 of 12), groups execute those plans — handling materials, collecting real data, and </w:t>
            </w:r>
            <w:del w:id="9672" w:author="Claude (AI) - proposed" w:date="2026-10-14T07:56:35Z">
              <w:r>
                <w:rPr>
                  <w:rFonts w:ascii="Arial" w:cs="Arial" w:eastAsia="Arial" w:hAnsi="Arial"/>
                  <w:b w:val="false"/>
                  <w:bCs w:val="false"/>
                  <w:i w:val="false"/>
                  <w:iCs w:val="false"/>
                  <w:color w:val="000000"/>
                  <w:sz w:val="18"/>
                  <w:szCs w:val="18"/>
                </w:rPr>
                <w:delText xml:space="preserve">encountering</w:delText>
              </w:r>
            </w:del>
            <w:ins w:id="9673" w:author="Claude (AI) - proposed" w:date="2026-10-14T07:56:35Z">
              <w:r>
                <w:rPr>
                  <w:rFonts w:ascii="Arial" w:cs="Arial" w:eastAsia="Arial" w:hAnsi="Arial"/>
                  <w:b w:val="false"/>
                  <w:bCs w:val="false"/>
                  <w:i w:val="false"/>
                  <w:iCs w:val="false"/>
                  <w:color w:val="000000"/>
                  <w:sz w:val="18"/>
                  <w:szCs w:val="18"/>
                </w:rPr>
                <w:t xml:space="preserve">meeting</w:t>
              </w:r>
            </w:ins>
            <w:r>
              <w:rPr>
                <w:rFonts w:ascii="Arial" w:cs="Arial" w:eastAsia="Arial" w:hAnsi="Arial"/>
                <w:b w:val="false"/>
                <w:bCs w:val="false"/>
                <w:i w:val="false"/>
                <w:iCs w:val="false"/>
                <w:color w:val="000000"/>
                <w:sz w:val="18"/>
                <w:szCs w:val="18"/>
              </w:rPr>
              <w:t xml:space="preserve"> the messiness of authentic science. Their findings become the evidence </w:t>
            </w:r>
            <w:del w:id="9674" w:author="Claude (AI) - proposed" w:date="2026-10-14T07:56:35Z">
              <w:r>
                <w:rPr>
                  <w:rFonts w:ascii="Arial" w:cs="Arial" w:eastAsia="Arial" w:hAnsi="Arial"/>
                  <w:b w:val="false"/>
                  <w:bCs w:val="false"/>
                  <w:i w:val="false"/>
                  <w:iCs w:val="false"/>
                  <w:color w:val="000000"/>
                  <w:sz w:val="18"/>
                  <w:szCs w:val="18"/>
                </w:rPr>
                <w:delText xml:space="preserve">base for the explanations and model revisions in Lessons 11–12. Every data point gathered here ties directly back to the sukuma wiki bubbling phenomenon: learners are now generating their own empirical answers to the questions that phenomenon raised.</w:delText>
              </w:r>
            </w:del>
            <w:ins w:id="9675" w:author="Claude (AI) - proposed" w:date="2026-10-14T07:56:35Z">
              <w:r>
                <w:rPr>
                  <w:rFonts w:ascii="Arial" w:cs="Arial" w:eastAsia="Arial" w:hAnsi="Arial"/>
                  <w:b w:val="false"/>
                  <w:bCs w:val="false"/>
                  <w:i w:val="false"/>
                  <w:iCs w:val="false"/>
                  <w:color w:val="000000"/>
                  <w:sz w:val="18"/>
                  <w:szCs w:val="18"/>
                </w:rPr>
                <w:t xml:space="preserve">for the presentations in Lesson 11 and the final explanation in Lesson 12. The class also runs one shared investigation that returns to the Lesson 1 bubbles: if stomata are the exits, what happens when they are blocked, and how much gas comes from the cut edge?</w:t>
              </w:r>
            </w:ins>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677" w:author="Claude (AI) - proposed" w:date="2026-10-14T07:56:35Z"/>
              </w:rPr>
            </w:pPr>
            <w:ins w:id="9676" w:author="Claude (AI) - proposed" w:date="2026-10-14T07:56:35Z">
              <w:r>
                <w:rPr>
                  <w:rFonts w:ascii="Arial" w:cs="Arial" w:eastAsia="Arial" w:hAnsi="Arial"/>
                  <w:b w:val="false"/>
                  <w:bCs w:val="false"/>
                  <w:i w:val="false"/>
                  <w:iCs w:val="false"/>
                  <w:color w:val="000000"/>
                  <w:sz w:val="18"/>
                  <w:szCs w:val="18"/>
                </w:rPr>
                <w:t xml:space="preserve">Hot water above about 45°C is prepared and poured by the teacher only; learners handle warm water (about 37°C) with a cloth or spoon and keep beakers on stable surfaces away from the bench edge. Fermentation bottles must always have an open outlet tube (never sealed completely) and are kept away from flames, because the gas can be flammable. Never taste any sample from the investigations. Wear gloves (or wash hands with soap afterwards) when handling kitchen scraps, dung slurry or fermented porridge. Dispose of fermentation waste in the compost pit or garden bin, not down the sink or onto the school grounds. Learners with yeast, mould or plant allergies tell the teacher beforehand. Petroleum jelly is applied with a finger or cotton bud; wash hands afterwards. All spills are reported and cleaned immediately.</w:t>
              </w:r>
            </w:ins>
          </w:p>
          <w:p>
            <w:pPr>
              <w:keepNext w:val="false"/>
              <w:spacing w:after="40" w:before="0"/>
              <w:jc w:val="left"/>
              <w:rPr>
                <w:del w:id="9679" w:author="Claude (AI) - proposed" w:date="2026-10-14T07:56:35Z"/>
              </w:rPr>
            </w:pPr>
            <w:del w:id="9678" w:author="Claude (AI) - proposed" w:date="2026-10-14T07:56:35Z">
              <w:r>
                <w:rPr>
                  <w:rFonts w:ascii="Arial" w:cs="Arial" w:eastAsia="Arial" w:hAnsi="Arial"/>
                  <w:b w:val="false"/>
                  <w:bCs w:val="false"/>
                  <w:i w:val="false"/>
                  <w:iCs w:val="false"/>
                  <w:color w:val="000000"/>
                  <w:sz w:val="18"/>
                  <w:szCs w:val="18"/>
                </w:rPr>
                <w:delText xml:space="preserve">Learners handling hot water must use heat-resistant gloves or cloths and place beakers on stable surfaces away from the edge of the bench. Iodine solution (if used for starch testing) must not be ingested; learners must wash hands after contact. Scalpel or razor blade use (for leaf cross-sections) must follow teacher demonstration; blades must be collected and stored by the teacher after use. Learners with plant allergies should wear gloves when handling sukuma wiki or other plant material. All spills must be reported and cleaned immediately.</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hands-on project execution lesson at the heart of the evidence-gathering sequence. Student groups (formed in Lesson 9) carry out </w:t>
            </w:r>
            <w:del w:id="9680" w:author="Claude (AI) - proposed" w:date="2026-10-14T07:56:35Z">
              <w:r>
                <w:rPr>
                  <w:rFonts w:ascii="Arial" w:cs="Arial" w:eastAsia="Arial" w:hAnsi="Arial"/>
                  <w:b w:val="false"/>
                  <w:bCs w:val="false"/>
                  <w:i w:val="false"/>
                  <w:iCs w:val="false"/>
                  <w:color w:val="000000"/>
                  <w:sz w:val="18"/>
                  <w:szCs w:val="18"/>
                </w:rPr>
                <w:delText xml:space="preserve">their independently designed investigations into one or more aspects of plant gaseous exchange and respiration — for example:</w:delText>
              </w:r>
            </w:del>
            <w:ins w:id="9681" w:author="Claude (AI) - proposed" w:date="2026-10-14T07:56:35Z">
              <w:r>
                <w:rPr>
                  <w:rFonts w:ascii="Arial" w:cs="Arial" w:eastAsia="Arial" w:hAnsi="Arial"/>
                  <w:b w:val="false"/>
                  <w:bCs w:val="false"/>
                  <w:i w:val="false"/>
                  <w:iCs w:val="false"/>
                  <w:color w:val="000000"/>
                  <w:sz w:val="18"/>
                  <w:szCs w:val="18"/>
                </w:rPr>
                <w:t xml:space="preserve">the investigations they planned in their chosen track: Track A, yeast fermentation (for example</w:t>
              </w:r>
            </w:ins>
            <w:r>
              <w:rPr>
                <w:rFonts w:ascii="Arial" w:cs="Arial" w:eastAsia="Arial" w:hAnsi="Arial"/>
                <w:b w:val="false"/>
                <w:bCs w:val="false"/>
                <w:i w:val="false"/>
                <w:iCs w:val="false"/>
                <w:color w:val="000000"/>
                <w:sz w:val="18"/>
                <w:szCs w:val="18"/>
              </w:rPr>
              <w:t xml:space="preserve"> the effect of temperature</w:t>
            </w:r>
            <w:del w:id="9682" w:author="Claude (AI) - proposed" w:date="2026-10-14T07:56:35Z">
              <w:r>
                <w:rPr>
                  <w:rFonts w:ascii="Arial" w:cs="Arial" w:eastAsia="Arial" w:hAnsi="Arial"/>
                  <w:b w:val="false"/>
                  <w:bCs w:val="false"/>
                  <w:i w:val="false"/>
                  <w:iCs w:val="false"/>
                  <w:color w:val="000000"/>
                  <w:sz w:val="18"/>
                  <w:szCs w:val="18"/>
                </w:rPr>
                <w:delText xml:space="preserve"> on bubble production from sukuma wiki leaves, the distribution and density of stomata on upper vs. lower leaf surfaces, the effect of leaf coating (petroleum jelly blocking stomata) on gas exchange, or the detection of CO₂ or heat produced during respiration</w:delText>
              </w:r>
            </w:del>
            <w:ins w:id="9683" w:author="Claude (AI) - proposed" w:date="2026-10-14T07:56:35Z">
              <w:r>
                <w:rPr>
                  <w:rFonts w:ascii="Arial" w:cs="Arial" w:eastAsia="Arial" w:hAnsi="Arial"/>
                  <w:b w:val="false"/>
                  <w:bCs w:val="false"/>
                  <w:i w:val="false"/>
                  <w:iCs w:val="false"/>
                  <w:color w:val="000000"/>
                  <w:sz w:val="18"/>
                  <w:szCs w:val="18"/>
                </w:rPr>
                <w:t xml:space="preserve">, sugar type or amount of yeast on gas produced, measured by balloon size, bubble counts or limewater); Track B, biogas simulation (organic kitchen waste in a bottle with an open outlet tube and a gas collection bottle); or Track C, food fermentation (uji or githeri, observed over time with pH paper, smell and bubbles)</w:t>
              </w:r>
            </w:ins>
            <w:r>
              <w:rPr>
                <w:rFonts w:ascii="Arial" w:cs="Arial" w:eastAsia="Arial" w:hAnsi="Arial"/>
                <w:b w:val="false"/>
                <w:bCs w:val="false"/>
                <w:i w:val="false"/>
                <w:iCs w:val="false"/>
                <w:color w:val="000000"/>
                <w:sz w:val="18"/>
                <w:szCs w:val="18"/>
              </w:rPr>
              <w:t xml:space="preserve">. The teacher circulates continuously with structured prompts, acting as a formative coach rather than an instructor. </w:t>
            </w:r>
            <w:del w:id="9684" w:author="Claude (AI) - proposed" w:date="2026-10-14T07:56:35Z">
              <w:r>
                <w:rPr>
                  <w:rFonts w:ascii="Arial" w:cs="Arial" w:eastAsia="Arial" w:hAnsi="Arial"/>
                  <w:b w:val="false"/>
                  <w:bCs w:val="false"/>
                  <w:i w:val="false"/>
                  <w:iCs w:val="false"/>
                  <w:color w:val="000000"/>
                  <w:sz w:val="18"/>
                  <w:szCs w:val="18"/>
                </w:rPr>
                <w:delText xml:space="preserve">Groups record data in pre-prepared tables, begin identifying patterns, and draft preliminary claims supported by evidence</w:delText>
              </w:r>
            </w:del>
            <w:ins w:id="9685" w:author="Claude (AI) - proposed" w:date="2026-10-14T07:56:35Z">
              <w:r>
                <w:rPr>
                  <w:rFonts w:ascii="Arial" w:cs="Arial" w:eastAsia="Arial" w:hAnsi="Arial"/>
                  <w:b w:val="false"/>
                  <w:bCs w:val="false"/>
                  <w:i w:val="false"/>
                  <w:iCs w:val="false"/>
                  <w:color w:val="000000"/>
                  <w:sz w:val="18"/>
                  <w:szCs w:val="18"/>
                </w:rPr>
                <w:t xml:space="preserve">Biogas and uji fermentation are slow, so groups also use samples the teacher started 5 to 7 days earlier and plan quick daily checks until Lesson 11. In addition, the class runs one shared 'back to the bubbles' investigation using pieces of sukuma wiki leaf in warm water, with petroleum jelly blocking the lower surface, the upper surface, the cut edges or nothing, and a no-leaf control, to test where the gas escapes</w:t>
              </w:r>
            </w:ins>
            <w:r>
              <w:rPr>
                <w:rFonts w:ascii="Arial" w:cs="Arial" w:eastAsia="Arial" w:hAnsi="Arial"/>
                <w:b w:val="false"/>
                <w:bCs w:val="false"/>
                <w:i w:val="false"/>
                <w:iCs w:val="false"/>
                <w:color w:val="000000"/>
                <w:sz w:val="18"/>
                <w:szCs w:val="18"/>
              </w:rPr>
              <w:t xml:space="preserve">. By the end of the lesson, every group has a </w:t>
            </w:r>
            <w:del w:id="9686" w:author="Claude (AI) - proposed" w:date="2026-10-14T07:56:35Z">
              <w:r>
                <w:rPr>
                  <w:rFonts w:ascii="Arial" w:cs="Arial" w:eastAsia="Arial" w:hAnsi="Arial"/>
                  <w:b w:val="false"/>
                  <w:bCs w:val="false"/>
                  <w:i w:val="false"/>
                  <w:iCs w:val="false"/>
                  <w:color w:val="000000"/>
                  <w:sz w:val="18"/>
                  <w:szCs w:val="18"/>
                </w:rPr>
                <w:delText xml:space="preserve">complete raw data set</w:delText>
              </w:r>
            </w:del>
            <w:ins w:id="9687" w:author="Claude (AI) - proposed" w:date="2026-10-14T07:56:35Z">
              <w:r>
                <w:rPr>
                  <w:rFonts w:ascii="Arial" w:cs="Arial" w:eastAsia="Arial" w:hAnsi="Arial"/>
                  <w:b w:val="false"/>
                  <w:bCs w:val="false"/>
                  <w:i w:val="false"/>
                  <w:iCs w:val="false"/>
                  <w:color w:val="000000"/>
                  <w:sz w:val="18"/>
                  <w:szCs w:val="18"/>
                </w:rPr>
                <w:t xml:space="preserve">first set of raw data (or its day-0 readings)</w:t>
              </w:r>
            </w:ins>
            <w:r>
              <w:rPr>
                <w:rFonts w:ascii="Arial" w:cs="Arial" w:eastAsia="Arial" w:hAnsi="Arial"/>
                <w:b w:val="false"/>
                <w:bCs w:val="false"/>
                <w:i w:val="false"/>
                <w:iCs w:val="false"/>
                <w:color w:val="000000"/>
                <w:sz w:val="18"/>
                <w:szCs w:val="18"/>
              </w:rPr>
              <w:t xml:space="preserve"> and at least one written evidence-based explanation ready for peer critique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rPr>
                <w:ins w:id="9689" w:author="Claude (AI) - proposed" w:date="2026-10-14T07:56:35Z"/>
              </w:rPr>
            </w:pPr>
            <w:hyperlink w:history="1" r:id="rIdbzp3eypxbw5otzyef6-cz">
              <w:ins w:id="9688" w:author="Claude (AI) - proposed" w:date="2026-10-14T07:56:35Z">
                <w:r>
                  <w:rPr>
                    <w:rFonts w:ascii="Arial" w:cs="Arial" w:eastAsia="Arial" w:hAnsi="Arial"/>
                    <w:color w:val="2E75B6"/>
                    <w:sz w:val="16"/>
                    <w:szCs w:val="16"/>
                    <w:u w:val="single" w:color="2E75B6"/>
                  </w:rPr>
                  <w:t xml:space="preserve">Cellular respiration</w:t>
                </w:r>
              </w:ins>
            </w:hyperlink>
          </w:p>
          <w:p>
            <w:pPr>
              <w:spacing w:after="20" w:before="0"/>
              <w:rPr>
                <w:ins w:id="9691" w:author="Claude (AI) - proposed" w:date="2026-10-14T07:56:35Z"/>
              </w:rPr>
            </w:pPr>
            <w:ins w:id="9690"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693" w:author="Claude (AI) - proposed" w:date="2026-10-14T07:56:35Z"/>
              </w:rPr>
            </w:pPr>
            <w:ins w:id="9692" w:author="Claude (AI) - proposed" w:date="2026-10-14T07:56:35Z">
              <w:r>
                <w:rPr>
                  <w:rFonts w:ascii="Arial" w:cs="Arial" w:eastAsia="Arial" w:hAnsi="Arial"/>
                  <w:color w:val="595959"/>
                  <w:sz w:val="14"/>
                  <w:szCs w:val="14"/>
                </w:rPr>
                <w:t xml:space="preserve">Source: Khan Academy (English - US curriculum)</w:t>
              </w:r>
            </w:ins>
          </w:p>
          <w:p>
            <w:pPr>
              <w:spacing w:after="20" w:before="0"/>
              <w:rPr>
                <w:del w:id="9695" w:author="Claude (AI) - proposed" w:date="2026-10-14T07:56:35Z"/>
              </w:rPr>
            </w:pPr>
            <w:hyperlink w:history="1" r:id="rIdyom55itj84mhoqlwhv1vr">
              <w:del w:id="9694" w:author="Claude (AI) - proposed" w:date="2026-10-14T07:56:35Z">
                <w:r>
                  <w:rPr>
                    <w:rFonts w:ascii="Arial" w:cs="Arial" w:eastAsia="Arial" w:hAnsi="Arial"/>
                    <w:color w:val="2E75B6"/>
                    <w:sz w:val="16"/>
                    <w:szCs w:val="16"/>
                    <w:u w:val="single" w:color="2E75B6"/>
                  </w:rPr>
                  <w:delText xml:space="preserve">13 Structure And Working Of Stomata</w:delText>
                </w:r>
              </w:del>
            </w:hyperlink>
          </w:p>
          <w:p>
            <w:pPr>
              <w:spacing w:after="10" w:before="0"/>
              <w:ind w:left="120"/>
              <w:rPr>
                <w:del w:id="9697" w:author="Claude (AI) - proposed" w:date="2026-10-14T07:56:35Z"/>
              </w:rPr>
            </w:pPr>
            <w:del w:id="9696" w:author="Claude (AI) - proposed" w:date="2026-10-14T07:56:35Z">
              <w:r>
                <w:rPr>
                  <w:rFonts w:ascii="Arial" w:cs="Arial" w:eastAsia="Arial" w:hAnsi="Arial"/>
                  <w:color w:val="595959"/>
                  <w:sz w:val="14"/>
                  <w:szCs w:val="14"/>
                </w:rPr>
                <w:delText xml:space="preserve">Source: Seavuria</w:delText>
              </w:r>
            </w:del>
          </w:p>
          <w:p>
            <w:pPr>
              <w:spacing w:after="10" w:before="0"/>
              <w:ind w:left="120"/>
            </w:pPr>
            <w:hyperlink w:history="1" r:id="rId85p8vtfqpybini4r3uzm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699" w:author="Claude (AI) - proposed" w:date="2026-10-14T07:56:35Z"/>
              </w:rPr>
            </w:pPr>
            <w:ins w:id="9698" w:author="Claude (AI) - proposed" w:date="2026-10-14T07:56:35Z">
              <w:r>
                <w:rPr>
                  <w:rFonts w:ascii="Arial" w:cs="Arial" w:eastAsia="Arial" w:hAnsi="Arial"/>
                  <w:b/>
                  <w:bCs/>
                  <w:color w:val="1F3864"/>
                  <w:sz w:val="16"/>
                  <w:szCs w:val="16"/>
                </w:rPr>
                <w:t xml:space="preserve">📖 EXERCISE:</w:t>
              </w:r>
            </w:ins>
          </w:p>
          <w:p>
            <w:pPr>
              <w:spacing w:after="20" w:before="0"/>
              <w:rPr>
                <w:ins w:id="9701" w:author="Claude (AI) - proposed" w:date="2026-10-14T07:56:35Z"/>
              </w:rPr>
            </w:pPr>
            <w:hyperlink w:history="1" r:id="rIdqyfgikku1fup3_jm2f_ha">
              <w:ins w:id="9700" w:author="Claude (AI) - proposed" w:date="2026-10-14T07:56:35Z">
                <w:r>
                  <w:rPr>
                    <w:rFonts w:ascii="Arial" w:cs="Arial" w:eastAsia="Arial" w:hAnsi="Arial"/>
                    <w:color w:val="2E75B6"/>
                    <w:sz w:val="16"/>
                    <w:szCs w:val="16"/>
                    <w:u w:val="single" w:color="2E75B6"/>
                  </w:rPr>
                  <w:t xml:space="preserve">Fermentation and anaerobic respiration</w:t>
                </w:r>
              </w:ins>
            </w:hyperlink>
          </w:p>
          <w:p>
            <w:pPr>
              <w:spacing w:after="20" w:before="0"/>
              <w:rPr>
                <w:ins w:id="9703" w:author="Claude (AI) - proposed" w:date="2026-10-14T07:56:35Z"/>
              </w:rPr>
            </w:pPr>
            <w:ins w:id="9702"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705" w:author="Claude (AI) - proposed" w:date="2026-10-14T07:56:35Z"/>
              </w:rPr>
            </w:pPr>
            <w:ins w:id="9704" w:author="Claude (AI) - proposed" w:date="2026-10-14T07:56:35Z">
              <w:r>
                <w:rPr>
                  <w:rFonts w:ascii="Arial" w:cs="Arial" w:eastAsia="Arial" w:hAnsi="Arial"/>
                  <w:color w:val="595959"/>
                  <w:sz w:val="14"/>
                  <w:szCs w:val="14"/>
                </w:rPr>
                <w:t xml:space="preserve">Source: Khan Academy (English - US curriculum)</w:t>
              </w:r>
            </w:ins>
          </w:p>
          <w:p>
            <w:pPr>
              <w:spacing w:after="10" w:before="0"/>
              <w:ind w:left="120"/>
              <w:rPr>
                <w:ins w:id="9707" w:author="Claude (AI) - proposed" w:date="2026-10-14T07:56:35Z"/>
              </w:rPr>
            </w:pPr>
            <w:hyperlink w:history="1" r:id="rId6ec54ued3idhpcvcqhjun">
              <w:ins w:id="9706" w:author="Claude (AI) - proposed" w:date="2026-10-14T07:56:3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09" w:author="Claude (AI) - proposed" w:date="2026-10-14T07:56:35Z"/>
              </w:rPr>
            </w:pPr>
            <w:ins w:id="9708" w:author="Claude (AI) - proposed" w:date="2026-10-14T07:56:35Z">
              <w:r>
                <w:rPr>
                  <w:rFonts w:ascii="Arial" w:cs="Arial" w:eastAsia="Arial" w:hAnsi="Arial"/>
                  <w:b w:val="false"/>
                  <w:bCs w:val="false"/>
                  <w:i w:val="false"/>
                  <w:iCs w:val="false"/>
                  <w:color w:val="000000"/>
                  <w:sz w:val="18"/>
                  <w:szCs w:val="18"/>
                </w:rPr>
                <w:t xml:space="preserve">Before touching any equipment, each group opens their investigation plan from Lesson 9 and reads aloud their written hypothesis. Groups then spend 3 minutes discussing: 'Given everything we have learned in Lessons 1–9 about stomata, guard cells, respiration and fermentation,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 The class then looks at the teacher's shared 'back to the bubbles' set-up (described in the Observe phase) and each learner writes one prediction in their notebook: which beaker will give the fewest bubbles, and why?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11" w:author="Claude (AI) - proposed" w:date="2026-10-14T07:56:35Z"/>
              </w:rPr>
            </w:pPr>
            <w:ins w:id="9710" w:author="Claude (AI) - proposed" w:date="2026-10-14T07:56:35Z">
              <w:r>
                <w:rPr>
                  <w:rFonts w:ascii="Arial" w:cs="Arial" w:eastAsia="Arial" w:hAnsi="Arial"/>
                  <w:b w:val="false"/>
                  <w:bCs w:val="false"/>
                  <w:i w:val="false"/>
                  <w:iCs w:val="false"/>
                  <w:color w:val="000000"/>
                  <w:sz w:val="18"/>
                  <w:szCs w:val="18"/>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 Then show the shared set-up on the front bench: five beakers of warm water (about 42°C), each with a piece of sukuma wiki leaf about 4 cm by 4 cm cut from the same leaf: (1) lower surface and cut edges coated with petroleum jelly; (2) upper surface and cut edges coated; (3) cut edges only coated; (4) nothing coated; (5) no leaf (the control). Ask each learner to write which beaker they expect to give the fewest bubbles and why. Do not reveal results.</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13" w:author="Claude (AI) - proposed" w:date="2026-10-14T07:56:35Z"/>
              </w:rPr>
            </w:pPr>
            <w:ins w:id="9712" w:author="Claude (AI) - proposed" w:date="2026-10-14T07:56:35Z">
              <w:r>
                <w:rPr>
                  <w:rFonts w:ascii="Arial" w:cs="Arial" w:eastAsia="Arial" w:hAnsi="Arial"/>
                  <w:b w:val="false"/>
                  <w:bCs w:val="false"/>
                  <w:i w:val="false"/>
                  <w:iCs w:val="false"/>
                  <w:color w:val="000000"/>
                  <w:sz w:val="18"/>
                  <w:szCs w:val="18"/>
                </w:rPr>
                <w: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15" w:author="Claude (AI) - proposed" w:date="2026-10-14T07:56:35Z"/>
              </w:rPr>
            </w:pPr>
            <w:ins w:id="9714" w:author="Claude (AI) - proposed" w:date="2026-10-14T07:56:35Z">
              <w:r>
                <w:rPr>
                  <w:rFonts w:ascii="Arial" w:cs="Arial" w:eastAsia="Arial" w:hAnsi="Arial"/>
                  <w:b w:val="false"/>
                  <w:bCs w:val="false"/>
                  <w:i w:val="false"/>
                  <w:iCs w:val="false"/>
                  <w:color w:val="000000"/>
                  <w:sz w:val="18"/>
                  <w:szCs w:val="18"/>
                </w:rPr>
                <w: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'more yeast will make more gas' with no reference to respiration, enzymes or oxygen) receives a targeted prompt: 'What process produces the gas, and how does your variable affect that process?'</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rPr>
                <w:ins w:id="9717" w:author="Claude (AI) - proposed" w:date="2026-10-14T07:56:35Z"/>
              </w:rPr>
            </w:pPr>
            <w:ins w:id="9716" w:author="Claude (AI) - proposed" w:date="2026-10-14T07:56:35Z">
              <w:r>
                <w:rPr>
                  <w:rFonts w:ascii="Arial" w:cs="Arial" w:eastAsia="Arial" w:hAnsi="Arial"/>
                  <w:b/>
                  <w:bCs/>
                  <w:i w:val="false"/>
                  <w:iCs w:val="false"/>
                  <w:color w:val="000000"/>
                  <w:sz w:val="18"/>
                  <w:szCs w:val="18"/>
                </w:rPr>
                <w:t xml:space="preserve">Observe Phase</w:t>
              </w:r>
            </w:ins>
          </w:p>
          <w:p>
            <w:pPr>
              <w:spacing w:after="20" w:before="0"/>
              <w:rPr>
                <w:ins w:id="9719" w:author="Claude (AI) - proposed" w:date="2026-10-14T07:56:35Z"/>
              </w:rPr>
            </w:pPr>
            <w:ins w:id="9718" w:author="Claude (AI) - proposed" w:date="2026-10-14T07:56:35Z">
              <w:r>
                <w:rPr>
                  <w:rFonts w:ascii="Arial" w:cs="Arial" w:eastAsia="Arial" w:hAnsi="Arial"/>
                  <w:b/>
                  <w:bCs/>
                  <w:color w:val="1F3864"/>
                  <w:sz w:val="16"/>
                  <w:szCs w:val="16"/>
                </w:rPr>
                <w:t xml:space="preserve">📹 VIDEO:</w:t>
              </w:r>
            </w:ins>
          </w:p>
          <w:p>
            <w:pPr>
              <w:spacing w:after="20" w:before="0"/>
              <w:rPr>
                <w:ins w:id="9721" w:author="Claude (AI) - proposed" w:date="2026-10-14T07:56:35Z"/>
              </w:rPr>
            </w:pPr>
            <w:hyperlink w:history="1" r:id="rIdwmvnbnuhy6lsfnmqv-uqi">
              <w:ins w:id="9720" w:author="Claude (AI) - proposed" w:date="2026-10-14T07:56:35Z">
                <w:r>
                  <w:rPr>
                    <w:rFonts w:ascii="Arial" w:cs="Arial" w:eastAsia="Arial" w:hAnsi="Arial"/>
                    <w:color w:val="2E75B6"/>
                    <w:sz w:val="16"/>
                    <w:szCs w:val="16"/>
                    <w:u w:val="single" w:color="2E75B6"/>
                  </w:rPr>
                  <w:t xml:space="preserve">Alcohol or ethanol fermentation</w:t>
                </w:r>
              </w:ins>
            </w:hyperlink>
          </w:p>
          <w:p>
            <w:pPr>
              <w:spacing w:after="20" w:before="0"/>
              <w:rPr>
                <w:ins w:id="9723" w:author="Claude (AI) - proposed" w:date="2026-10-14T07:56:35Z"/>
              </w:rPr>
            </w:pPr>
            <w:ins w:id="9722"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725" w:author="Claude (AI) - proposed" w:date="2026-10-14T07:56:35Z"/>
              </w:rPr>
            </w:pPr>
            <w:ins w:id="9724" w:author="Claude (AI) - proposed" w:date="2026-10-14T07:56:35Z">
              <w:r>
                <w:rPr>
                  <w:rFonts w:ascii="Arial" w:cs="Arial" w:eastAsia="Arial" w:hAnsi="Arial"/>
                  <w:color w:val="595959"/>
                  <w:sz w:val="14"/>
                  <w:szCs w:val="14"/>
                </w:rPr>
                <w:t xml:space="preserve">Source: Khan Academy (English - US curriculum)</w:t>
              </w:r>
            </w:ins>
          </w:p>
          <w:p>
            <w:pPr>
              <w:spacing w:after="10" w:before="0"/>
              <w:ind w:left="120"/>
              <w:rPr>
                <w:ins w:id="9727" w:author="Claude (AI) - proposed" w:date="2026-10-14T07:56:35Z"/>
              </w:rPr>
            </w:pPr>
            <w:hyperlink w:history="1" r:id="rIdtun6ars3nj12hpxegrgfv">
              <w:ins w:id="9726"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40" w:before="0"/>
              <w:rPr>
                <w:ins w:id="9729" w:author="Claude (AI) - proposed" w:date="2026-10-14T07:56:35Z"/>
              </w:rPr>
            </w:pPr>
            <w:ins w:id="9728" w:author="Claude (AI) - proposed" w:date="2026-10-14T07:56:35Z">
              <w:r>
                <w:rPr>
                  <w:sz w:val="14"/>
                  <w:szCs w:val="14"/>
                </w:rPr>
                <w:t xml:space="preserve"/>
              </w:r>
            </w:ins>
          </w:p>
          <w:p>
            <w:pPr>
              <w:spacing w:after="20" w:before="0"/>
              <w:rPr>
                <w:ins w:id="9731" w:author="Claude (AI) - proposed" w:date="2026-10-14T07:56:35Z"/>
              </w:rPr>
            </w:pPr>
            <w:ins w:id="9730" w:author="Claude (AI) - proposed" w:date="2026-10-14T07:56:35Z">
              <w:r>
                <w:rPr>
                  <w:rFonts w:ascii="Arial" w:cs="Arial" w:eastAsia="Arial" w:hAnsi="Arial"/>
                  <w:b/>
                  <w:bCs/>
                  <w:color w:val="1F3864"/>
                  <w:sz w:val="16"/>
                  <w:szCs w:val="16"/>
                </w:rPr>
                <w:t xml:space="preserve">📖 EXERCISE:</w:t>
              </w:r>
            </w:ins>
          </w:p>
          <w:p>
            <w:pPr>
              <w:spacing w:after="20" w:before="0"/>
              <w:rPr>
                <w:ins w:id="9733" w:author="Claude (AI) - proposed" w:date="2026-10-14T07:56:35Z"/>
              </w:rPr>
            </w:pPr>
            <w:hyperlink w:history="1" r:id="rId4uqvluqkmsxnkz6wjnrs8">
              <w:ins w:id="9732" w:author="Claude (AI) - proposed" w:date="2026-10-14T07:56:35Z">
                <w:r>
                  <w:rPr>
                    <w:rFonts w:ascii="Arial" w:cs="Arial" w:eastAsia="Arial" w:hAnsi="Arial"/>
                    <w:color w:val="2E75B6"/>
                    <w:sz w:val="16"/>
                    <w:szCs w:val="16"/>
                    <w:u w:val="single" w:color="2E75B6"/>
                  </w:rPr>
                  <w:t xml:space="preserve">Anaerobic Respiration Practice</w:t>
                </w:r>
              </w:ins>
            </w:hyperlink>
          </w:p>
          <w:p>
            <w:pPr>
              <w:spacing w:after="20" w:before="0"/>
              <w:rPr>
                <w:del w:id="9735" w:author="Claude (AI) - proposed" w:date="2026-10-14T07:56:35Z"/>
              </w:rPr>
            </w:pPr>
            <w:del w:id="9734" w:author="Claude (AI) - proposed" w:date="2026-10-14T07:56:35Z">
              <w:r>
                <w:rPr>
                  <w:rFonts w:ascii="Arial" w:cs="Arial" w:eastAsia="Arial" w:hAnsi="Arial"/>
                  <w:b/>
                  <w:bCs/>
                  <w:color w:val="1F3864"/>
                  <w:sz w:val="16"/>
                  <w:szCs w:val="16"/>
                </w:rPr>
                <w:delText xml:space="preserve">📖 HTML:</w:delText>
              </w:r>
            </w:del>
          </w:p>
          <w:p>
            <w:pPr>
              <w:spacing w:after="20" w:before="0"/>
              <w:rPr>
                <w:del w:id="9737" w:author="Claude (AI) - proposed" w:date="2026-10-14T07:56:35Z"/>
              </w:rPr>
            </w:pPr>
            <w:hyperlink w:history="1" r:id="rIdh58a2vxi_kkrddz-tt6ex">
              <w:del w:id="9736" w:author="Claude (AI) - proposed" w:date="2026-10-14T07:56:35Z">
                <w:r>
                  <w:rPr>
                    <w:rFonts w:ascii="Arial" w:cs="Arial" w:eastAsia="Arial" w:hAnsi="Arial"/>
                    <w:color w:val="2E75B6"/>
                    <w:sz w:val="16"/>
                    <w:szCs w:val="16"/>
                    <w:u w:val="single" w:color="2E75B6"/>
                  </w:rPr>
                  <w:delText xml:space="preserve">Connecting Cellular Respiration and Photosynthesis (Flexbook)</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kznq6opgrp1cnd_cy-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39" w:author="Claude (AI) - proposed" w:date="2026-10-14T07:56:35Z"/>
              </w:rPr>
            </w:pPr>
            <w:ins w:id="9738" w:author="Claude (AI) - proposed" w:date="2026-10-14T07:56:35Z">
              <w:r>
                <w:rPr>
                  <w:rFonts w:ascii="Arial" w:cs="Arial" w:eastAsia="Arial" w:hAnsi="Arial"/>
                  <w:b w:val="false"/>
                  <w:bCs w:val="false"/>
                  <w:i w:val="false"/>
                  <w:iCs w:val="false"/>
                  <w:color w:val="000000"/>
                  <w:sz w:val="18"/>
                  <w:szCs w:val="18"/>
                </w:rPr>
                <w:t xml:space="preserve">Groups carry out their planned investigations simultaneously, in the track they chose in Lesson 9. TRACK A — Yeast fermentation: for example, balloon-and-bottle set-ups (200 mL warm water, sugar, yeast, a balloon on the neck) in which one variable is changed (water temperature 25°C, 37°C and 50°C; or the amount of sugar; or sugar-cane juice against sugar solution), with the balloon circumference measured with a string and ruler every 5 minutes; or limewater tubes as in Lesson 4. TRACK B — Biogas simulation: a bottle of chopped kitchen scraps or cow dung slurry in water with an open delivery tube leading to an inverted water-filled bottle in a basin, so that gas pushes water out; the variable could be the type of waste or the amount of water. Groups record day-0 readings and then read the volume of water displaced each day. TRACK C — Food fermentation: two or three jars of uji or githeri water (plain; with a spoonful of starter from a previously soured batch; kept warm or cool), observed for smell, bubbles and pH using pH paper (or universal indicator, or red cabbage indicator) over time. Each learner records raw data in a pre-drawn table in their notebook, including units, time stamps, and any anomalous readings. Groups conduct at least two trials or repeats where time permits. The designated 'quality controller' in each group checks that the same person reads the instrument each time, that the stopwatch is reset between readings, and that readings are recorded immediately. SHARED INVESTIGATION — 'Back to the bubbles' (set up by the teacher, read by all groups during the Data Pause): five beakers of warm water (about 42°C), each with a piece of sukuma wiki leaf about 4 cm by 4 cm from the same leaf, with a thin layer of petroleum jelly applied before the piece goes into the water on: (1) the lower surface and the cut edges; (2) the upper surface and the cut edges; (3) the cut edges only; (4) nothing; and (5) no leaf at all. Learners count the bubbles from each beaker for one minute each.</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del w:id="9741" w:author="Claude (AI) - proposed" w:date="2026-10-14T07:56:35Z"/>
              </w:rPr>
            </w:pPr>
            <w:del w:id="9740" w:author="Claude (AI) - proposed" w:date="2026-10-14T07:56:35Z">
              <w:r>
                <w:rPr>
                  <w:rFonts w:ascii="Arial" w:cs="Arial" w:eastAsia="Arial" w:hAnsi="Arial"/>
                  <w:b w:val="false"/>
                  <w:bCs w:val="false"/>
                  <w:i w:val="false"/>
                  <w:iCs w:val="false"/>
                  <w:color w:val="000000"/>
                  <w:sz w:val="18"/>
                  <w:szCs w:val="18"/>
                </w:rPr>
                <w:delText xml:space="preserve">Before touching any equipment, each group opens their investigation plan from Lesson 9 and reads aloud their written hypothesis. Groups then spend 3 minutes discussing: 'Given everything we have learned in Lessons 1–9 about stomata, guard cells, lenticels, and cellular respiration,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w:delText>
              </w:r>
            </w:del>
          </w:p>
          <w:p>
            <w:pPr>
              <w:keepNext w:val="false"/>
              <w:spacing w:after="40" w:before="0"/>
              <w:jc w:val="left"/>
              <w:rPr>
                <w:del w:id="9743" w:author="Claude (AI) - proposed" w:date="2026-10-14T07:56:35Z"/>
              </w:rPr>
            </w:pPr>
            <w:del w:id="9742" w:author="Claude (AI) - proposed" w:date="2026-10-14T07:56:35Z">
              <w:r>
                <w:rPr>
                  <w:rFonts w:ascii="Arial" w:cs="Arial" w:eastAsia="Arial" w:hAnsi="Arial"/>
                  <w:b w:val="false"/>
                  <w:bCs w:val="false"/>
                  <w:i w:val="false"/>
                  <w:iCs w:val="false"/>
                  <w:color w:val="000000"/>
                  <w:sz w:val="18"/>
                  <w:szCs w:val="18"/>
                </w:rPr>
                <w:delTex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w:delText>
              </w:r>
            </w:del>
          </w:p>
          <w:p>
            <w:pPr>
              <w:keepNext w:val="false"/>
              <w:spacing w:after="40" w:before="0"/>
              <w:jc w:val="left"/>
              <w:rPr>
                <w:del w:id="9745" w:author="Claude (AI) - proposed" w:date="2026-10-14T07:56:35Z"/>
              </w:rPr>
            </w:pPr>
            <w:del w:id="9744" w:author="Claude (AI) - proposed" w:date="2026-10-14T07:56:35Z">
              <w:r>
                <w:rPr>
                  <w:rFonts w:ascii="Arial" w:cs="Arial" w:eastAsia="Arial" w:hAnsi="Arial"/>
                  <w:b w:val="false"/>
                  <w:bCs w:val="false"/>
                  <w:i w:val="false"/>
                  <w:iCs w:val="false"/>
                  <w:color w:val="000000"/>
                  <w:sz w:val="18"/>
                  <w:szCs w:val="18"/>
                </w:rPr>
                <w:delTex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delText>
              </w:r>
            </w:del>
          </w:p>
          <w:p>
            <w:pPr>
              <w:keepNext w:val="false"/>
              <w:spacing w:after="40" w:before="0"/>
              <w:jc w:val="left"/>
              <w:rPr>
                <w:del w:id="9747" w:author="Claude (AI) - proposed" w:date="2026-10-14T07:56:35Z"/>
              </w:rPr>
            </w:pPr>
            <w:del w:id="9746" w:author="Claude (AI) - proposed" w:date="2026-10-14T07:56:35Z">
              <w:r>
                <w:rPr>
                  <w:rFonts w:ascii="Arial" w:cs="Arial" w:eastAsia="Arial" w:hAnsi="Arial"/>
                  <w:b w:val="false"/>
                  <w:bCs w:val="false"/>
                  <w:i w:val="false"/>
                  <w:iCs w:val="false"/>
                  <w:color w:val="000000"/>
                  <w:sz w:val="18"/>
                  <w:szCs w:val="18"/>
                </w:rPr>
                <w:delTex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'warm water will make more bubbles' with no reference to stomata, enzymes, respiration rate, or gas solubility) receives a targeted prompt: 'What biological process produces those bubbles, and how does your variable affect that process?'</w:delText>
              </w:r>
            </w:del>
          </w:p>
          <w:p>
            <w:pPr>
              <w:keepNext w:val="false"/>
              <w:spacing w:after="40" w:before="0"/>
              <w:jc w:val="left"/>
              <w:rPr>
                <w:del w:id="9749" w:author="Claude (AI) - proposed" w:date="2026-10-14T07:56:35Z"/>
              </w:rPr>
            </w:pPr>
            <w:del w:id="9748" w:author="Claude (AI) - proposed" w:date="2026-10-14T07:56:35Z">
              <w:r>
                <w:rPr>
                  <w:rFonts w:ascii="Arial" w:cs="Arial" w:eastAsia="Arial" w:hAnsi="Arial"/>
                  <w:b/>
                  <w:bCs/>
                  <w:i w:val="false"/>
                  <w:iCs w:val="false"/>
                  <w:color w:val="000000"/>
                  <w:sz w:val="18"/>
                  <w:szCs w:val="18"/>
                </w:rPr>
                <w:delText xml:space="preserve">Observe Phase</w:delText>
              </w:r>
            </w:del>
          </w:p>
          <w:p>
            <w:pPr>
              <w:spacing w:after="20" w:before="0"/>
              <w:rPr>
                <w:del w:id="9751" w:author="Claude (AI) - proposed" w:date="2026-10-14T07:56:35Z"/>
              </w:rPr>
            </w:pPr>
            <w:del w:id="9750" w:author="Claude (AI) - proposed" w:date="2026-10-14T07:56:35Z">
              <w:r>
                <w:rPr>
                  <w:rFonts w:ascii="Arial" w:cs="Arial" w:eastAsia="Arial" w:hAnsi="Arial"/>
                  <w:b/>
                  <w:bCs/>
                  <w:color w:val="1F3864"/>
                  <w:sz w:val="16"/>
                  <w:szCs w:val="16"/>
                </w:rPr>
                <w:delText xml:space="preserve">📹 VIDEO:</w:delText>
              </w:r>
            </w:del>
          </w:p>
          <w:p>
            <w:pPr>
              <w:spacing w:after="20" w:before="0"/>
              <w:rPr>
                <w:del w:id="9753" w:author="Claude (AI) - proposed" w:date="2026-10-14T07:56:35Z"/>
              </w:rPr>
            </w:pPr>
            <w:hyperlink w:history="1" r:id="rId2airur_bl-_5lpfv_kysd">
              <w:del w:id="9752" w:author="Claude (AI) - proposed" w:date="2026-10-14T07:56:35Z">
                <w:r>
                  <w:rPr>
                    <w:rFonts w:ascii="Arial" w:cs="Arial" w:eastAsia="Arial" w:hAnsi="Arial"/>
                    <w:color w:val="2E75B6"/>
                    <w:sz w:val="16"/>
                    <w:szCs w:val="16"/>
                    <w:u w:val="single" w:color="2E75B6"/>
                  </w:rPr>
                  <w:delText xml:space="preserve">13 Structure And Working Of Stomata</w:delText>
                </w:r>
              </w:del>
            </w:hyperlink>
          </w:p>
          <w:p>
            <w:pPr>
              <w:spacing w:after="10" w:before="0"/>
              <w:ind w:left="120"/>
              <w:rPr>
                <w:del w:id="9755" w:author="Claude (AI) - proposed" w:date="2026-10-14T07:56:35Z"/>
              </w:rPr>
            </w:pPr>
            <w:del w:id="9754" w:author="Claude (AI) - proposed" w:date="2026-10-14T07:56:35Z">
              <w:r>
                <w:rPr>
                  <w:rFonts w:ascii="Arial" w:cs="Arial" w:eastAsia="Arial" w:hAnsi="Arial"/>
                  <w:color w:val="595959"/>
                  <w:sz w:val="14"/>
                  <w:szCs w:val="14"/>
                </w:rPr>
                <w:delText xml:space="preserve">Source: Seavuria</w:delText>
              </w:r>
            </w:del>
          </w:p>
          <w:p>
            <w:pPr>
              <w:spacing w:after="10" w:before="0"/>
              <w:ind w:left="120"/>
              <w:rPr>
                <w:del w:id="9757" w:author="Claude (AI) - proposed" w:date="2026-10-14T07:56:35Z"/>
              </w:rPr>
            </w:pPr>
            <w:hyperlink w:history="1" r:id="rIdt2j6w1lqwdfapdtwocygl">
              <w:del w:id="9756" w:author="Claude (AI) - proposed" w:date="2026-10-14T07:56:35Z">
                <w:r>
                  <w:rPr>
                    <w:rFonts w:ascii="Arial" w:cs="Arial" w:eastAsia="Arial" w:hAnsi="Arial"/>
                    <w:color w:val="595959"/>
                    <w:sz w:val="14"/>
                    <w:szCs w:val="14"/>
                    <w:u w:val="single" w:color="595959"/>
                  </w:rPr>
                  <w:delText xml:space="preserve">🔍 Search ARES for similar videos</w:delText>
                </w:r>
              </w:del>
            </w:hyperlink>
          </w:p>
          <w:p>
            <w:pPr>
              <w:spacing w:after="40" w:before="0"/>
              <w:rPr>
                <w:del w:id="9759" w:author="Claude (AI) - proposed" w:date="2026-10-14T07:56:35Z"/>
              </w:rPr>
            </w:pPr>
            <w:del w:id="9758" w:author="Claude (AI) - proposed" w:date="2026-10-14T07:56:35Z">
              <w:r>
                <w:rPr>
                  <w:sz w:val="14"/>
                  <w:szCs w:val="14"/>
                </w:rPr>
                <w:delText xml:space="preserve"/>
              </w:r>
            </w:del>
          </w:p>
          <w:p>
            <w:pPr>
              <w:spacing w:after="20" w:before="0"/>
              <w:rPr>
                <w:del w:id="9761" w:author="Claude (AI) - proposed" w:date="2026-10-14T07:56:35Z"/>
              </w:rPr>
            </w:pPr>
            <w:del w:id="9760" w:author="Claude (AI) - proposed" w:date="2026-10-14T07:56:35Z">
              <w:r>
                <w:rPr>
                  <w:rFonts w:ascii="Arial" w:cs="Arial" w:eastAsia="Arial" w:hAnsi="Arial"/>
                  <w:b/>
                  <w:bCs/>
                  <w:color w:val="1F3864"/>
                  <w:sz w:val="16"/>
                  <w:szCs w:val="16"/>
                </w:rPr>
                <w:delText xml:space="preserve">📖 EXERCISE:</w:delText>
              </w:r>
            </w:del>
          </w:p>
          <w:p>
            <w:pPr>
              <w:spacing w:after="20" w:before="0"/>
              <w:rPr>
                <w:del w:id="9763" w:author="Claude (AI) - proposed" w:date="2026-10-14T07:56:35Z"/>
              </w:rPr>
            </w:pPr>
            <w:hyperlink w:history="1" r:id="rId3wr_2gd3ky8dldriojulo">
              <w:del w:id="9762" w:author="Claude (AI) - proposed" w:date="2026-10-14T07:56:35Z">
                <w:r>
                  <w:rPr>
                    <w:rFonts w:ascii="Arial" w:cs="Arial" w:eastAsia="Arial" w:hAnsi="Arial"/>
                    <w:color w:val="2E75B6"/>
                    <w:sz w:val="16"/>
                    <w:szCs w:val="16"/>
                    <w:u w:val="single" w:color="2E75B6"/>
                  </w:rPr>
                  <w:delText xml:space="preserve">Connecting Cellular Respiration and Photosynthesis Practice</w:delText>
                </w:r>
              </w:del>
            </w:hyperlink>
          </w:p>
          <w:p>
            <w:pPr>
              <w:spacing w:after="20" w:before="0"/>
              <w:rPr>
                <w:del w:id="9765" w:author="Claude (AI) - proposed" w:date="2026-10-14T07:56:35Z"/>
              </w:rPr>
            </w:pPr>
            <w:del w:id="9764" w:author="Claude (AI) - proposed" w:date="2026-10-14T07:56:35Z">
              <w:r>
                <w:rPr>
                  <w:rFonts w:ascii="Arial" w:cs="Arial" w:eastAsia="Arial" w:hAnsi="Arial"/>
                  <w:i/>
                  <w:iCs/>
                  <w:color w:val="595959"/>
                  <w:sz w:val="16"/>
                  <w:szCs w:val="16"/>
                </w:rPr>
                <w:delText xml:space="preserve">Related topic: not an exact match for this lesson.</w:delText>
              </w:r>
            </w:del>
          </w:p>
          <w:p>
            <w:pPr>
              <w:spacing w:after="10" w:before="0"/>
              <w:ind w:left="120"/>
              <w:rPr>
                <w:del w:id="9767" w:author="Claude (AI) - proposed" w:date="2026-10-14T07:56:35Z"/>
              </w:rPr>
            </w:pPr>
            <w:del w:id="9766" w:author="Claude (AI) - proposed" w:date="2026-10-14T07:56:35Z">
              <w:r>
                <w:rPr>
                  <w:rFonts w:ascii="Arial" w:cs="Arial" w:eastAsia="Arial" w:hAnsi="Arial"/>
                  <w:color w:val="595959"/>
                  <w:sz w:val="14"/>
                  <w:szCs w:val="14"/>
                </w:rPr>
                <w:delText xml:space="preserve">Source: CK-12</w:delText>
              </w:r>
            </w:del>
          </w:p>
          <w:p>
            <w:pPr>
              <w:spacing w:after="10" w:before="0"/>
              <w:ind w:left="120"/>
              <w:rPr>
                <w:del w:id="9769" w:author="Claude (AI) - proposed" w:date="2026-10-14T07:56:35Z"/>
              </w:rPr>
            </w:pPr>
            <w:hyperlink w:history="1" r:id="rId2ckaoeczq496pop24_frw">
              <w:del w:id="9768" w:author="Claude (AI) - proposed" w:date="2026-10-14T07:56:3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771" w:author="Claude (AI) - proposed" w:date="2026-10-14T07:56:35Z"/>
              </w:rPr>
            </w:pPr>
            <w:del w:id="9770" w:author="Claude (AI) - proposed" w:date="2026-10-14T07:56:35Z">
              <w:r>
                <w:rPr>
                  <w:rFonts w:ascii="Arial" w:cs="Arial" w:eastAsia="Arial" w:hAnsi="Arial"/>
                  <w:b w:val="false"/>
                  <w:bCs w:val="false"/>
                  <w:i w:val="false"/>
                  <w:iCs w:val="false"/>
                  <w:color w:val="000000"/>
                  <w:sz w:val="18"/>
                  <w:szCs w:val="18"/>
                </w:rPr>
                <w:delText xml:space="preserve">Groups carry out their planned investigations simultaneously. Possible investigation types include: (A) Effect of temperature on bubble rate — sukuma wiki leaf discs submerged in water at 10°C, 25°C, and 40°C; bubbles counted per minute at each temperature using a stopwatch; (B) Stomatal distribution — nail varnish peel method on upper and lower surfaces of sukuma wiki, bean, or maize leaves; stomata counted under a hand lens or microscope in a defined field of view; (C) Effect of blocking stomata — petroleum jelly applied to upper surface only, lower surface only, both surfaces, or neither; leaf discs submerged; bubble rate compared; (D) Detection of CO₂ in respiration — germinating beans (githeri seeds soaked overnight) placed in a sealed flask; hydrogencarbonate indicator or lime water used to detect CO₂ after 15 minutes; (E) Heat production in respiration — temperature probe or thermometer placed in a flask of germinating githeri seeds vs. boiled (dead) seeds.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delText>
              </w:r>
            </w:del>
          </w:p>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investigations: 'You have 40 minutes. Your job is to collect honest data — that includes results that do not match your prediction. Anomalies are valuable evidence, not mistakes. Begin.' Circulate continuously using a structured rotation: spend approximately 4–5 minutes at each group, then move on. Use the following specific prompts during circulation — (1) Variable control check: 'Show me what you are keeping constant. How are you making sure the </w:t>
            </w:r>
            <w:del w:id="9772" w:author="Claude (AI) - proposed" w:date="2026-10-14T07:56:35Z">
              <w:r>
                <w:rPr>
                  <w:rFonts w:ascii="Arial" w:cs="Arial" w:eastAsia="Arial" w:hAnsi="Arial"/>
                  <w:b w:val="false"/>
                  <w:bCs w:val="false"/>
                  <w:i w:val="false"/>
                  <w:iCs w:val="false"/>
                  <w:color w:val="000000"/>
                  <w:sz w:val="18"/>
                  <w:szCs w:val="18"/>
                </w:rPr>
                <w:delText xml:space="preserve">temperature/light/leaf size is</w:delText>
              </w:r>
            </w:del>
            <w:ins w:id="9773" w:author="Claude (AI) - proposed" w:date="2026-10-14T07:56:35Z">
              <w:r>
                <w:rPr>
                  <w:rFonts w:ascii="Arial" w:cs="Arial" w:eastAsia="Arial" w:hAnsi="Arial"/>
                  <w:b w:val="false"/>
                  <w:bCs w:val="false"/>
                  <w:i w:val="false"/>
                  <w:iCs w:val="false"/>
                  <w:color w:val="000000"/>
                  <w:sz w:val="18"/>
                  <w:szCs w:val="18"/>
                </w:rPr>
                <w:t xml:space="preserve">amount of yeast, the water temperature and the bottle size are</w:t>
              </w:r>
            </w:ins>
            <w:r>
              <w:rPr>
                <w:rFonts w:ascii="Arial" w:cs="Arial" w:eastAsia="Arial" w:hAnsi="Arial"/>
                <w:b w:val="false"/>
                <w:bCs w:val="false"/>
                <w:i w:val="false"/>
                <w:iCs w:val="false"/>
                <w:color w:val="000000"/>
                <w:sz w:val="18"/>
                <w:szCs w:val="18"/>
              </w:rPr>
              <w:t xml:space="preserve">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w:t>
            </w:r>
            <w:del w:id="9774" w:author="Claude (AI) - proposed" w:date="2026-10-14T07:56:35Z">
              <w:r>
                <w:rPr>
                  <w:rFonts w:ascii="Arial" w:cs="Arial" w:eastAsia="Arial" w:hAnsi="Arial"/>
                  <w:b w:val="false"/>
                  <w:bCs w:val="false"/>
                  <w:i w:val="false"/>
                  <w:iCs w:val="false"/>
                  <w:color w:val="000000"/>
                  <w:sz w:val="18"/>
                  <w:szCs w:val="18"/>
                </w:rPr>
                <w:delText xml:space="preserve">structure or </w:delText>
              </w:r>
            </w:del>
            <w:r>
              <w:rPr>
                <w:rFonts w:ascii="Arial" w:cs="Arial" w:eastAsia="Arial" w:hAnsi="Arial"/>
                <w:b w:val="false"/>
                <w:bCs w:val="false"/>
                <w:i w:val="false"/>
                <w:iCs w:val="false"/>
                <w:color w:val="000000"/>
                <w:sz w:val="18"/>
                <w:szCs w:val="18"/>
              </w:rPr>
              <w:t xml:space="preserve">process from our lessons explains why that might be happening?' Cold-call a non-recording group member to answer (aim to cold-call at least 3 different students per group visit across the lesson)</w:t>
            </w:r>
            <w:ins w:id="9775" w:author="Claude (AI) - proposed" w:date="2026-10-14T07:56:35Z">
              <w:r>
                <w:rPr>
                  <w:rFonts w:ascii="Arial" w:cs="Arial" w:eastAsia="Arial" w:hAnsi="Arial"/>
                  <w:b w:val="false"/>
                  <w:bCs w:val="false"/>
                  <w:i w:val="false"/>
                  <w:iCs w:val="false"/>
                  <w:color w:val="000000"/>
                  <w:sz w:val="18"/>
                  <w:szCs w:val="18"/>
                </w:rPr>
                <w:t xml:space="preserve">. Troubleshooting for the teacher: if a yeast mixture gives no gas, check that the water was not hot (above about 50°C kills yeast) and that the yeast is in date; if a balloon does not inflate, check the neck for leaks; plain maize flour gives few bubbles because yeast cannot use starch directly (this is why busaa brewers sprout the grain first) — treat it as a result to explain. For Tracks B and C, make sure each group has day-0 readings, labels the set-up with the group name and date, and writes who will do the 2-minute daily check; store the set-ups away from flames and out of the sun, with outlet tubes open</w:t>
              </w:r>
            </w:ins>
            <w:r>
              <w:rPr>
                <w:rFonts w:ascii="Arial" w:cs="Arial" w:eastAsia="Arial" w:hAnsi="Arial"/>
                <w:b w:val="false"/>
                <w:bCs w:val="false"/>
                <w:i w:val="false"/>
                <w:iCs w:val="false"/>
                <w:color w:val="000000"/>
                <w:sz w:val="18"/>
                <w:szCs w:val="18"/>
              </w:rPr>
              <w:t xml:space="preserve">. At the 20-minute mark, call a 2-minute 'Data Pause': all groups stop, look at their data so far, and write one sentence in their notebook: 'The pattern I am seeing so far is…' </w:t>
            </w:r>
            <w:del w:id="9776" w:author="Claude (AI) - proposed" w:date="2026-10-14T07:56:35Z">
              <w:r>
                <w:rPr>
                  <w:rFonts w:ascii="Arial" w:cs="Arial" w:eastAsia="Arial" w:hAnsi="Arial"/>
                  <w:b w:val="false"/>
                  <w:bCs w:val="false"/>
                  <w:i w:val="false"/>
                  <w:iCs w:val="false"/>
                  <w:color w:val="000000"/>
                  <w:sz w:val="18"/>
                  <w:szCs w:val="18"/>
                </w:rPr>
                <w:delText xml:space="preserve">This mid-point sensemaking prevents groups from reaching the end with raw numbers and no thinking.</w:delText>
              </w:r>
            </w:del>
            <w:ins w:id="9777" w:author="Claude (AI) - proposed" w:date="2026-10-14T07:56:35Z">
              <w:r>
                <w:rPr>
                  <w:rFonts w:ascii="Arial" w:cs="Arial" w:eastAsia="Arial" w:hAnsi="Arial"/>
                  <w:b w:val="false"/>
                  <w:bCs w:val="false"/>
                  <w:i w:val="false"/>
                  <w:iCs w:val="false"/>
                  <w:color w:val="000000"/>
                  <w:sz w:val="18"/>
                  <w:szCs w:val="18"/>
                </w:rPr>
                <w:t xml:space="preserve">During the pause, send one learner from each group to count the bubbles in one of the five shared beakers for 1 minute and write the class counts on the board. Expected result (not guaranteed; accept what the leaves show): the no-leaf beaker gives few bubbles; the beaker with only the cut edges coated gives fewer bubbles than the untreated leaf; coating the lower surface cuts the count more than coating the upper surface. If the counts are messy (they often are), say so: 'This is real data. What might have affected it — leaf age, size of the piece, water temperature?'</w:t>
              </w:r>
            </w:ins>
            <w:r>
              <w:rPr>
                <w:rFonts w:ascii="Arial" w:cs="Arial" w:eastAsia="Arial" w:hAnsi="Arial"/>
                <w:b w:val="false"/>
                <w:bCs w:val="false"/>
                <w:i w:val="false"/>
                <w:iCs w:val="false"/>
                <w:color w:val="000000"/>
                <w:sz w:val="18"/>
                <w:szCs w:val="18"/>
              </w:rPr>
              <w:t xml:space="preserve"> At the 35-minute mark, prompt groups to </w:t>
            </w:r>
            <w:del w:id="9778" w:author="Claude (AI) - proposed" w:date="2026-10-14T07:56:35Z">
              <w:r>
                <w:rPr>
                  <w:rFonts w:ascii="Arial" w:cs="Arial" w:eastAsia="Arial" w:hAnsi="Arial"/>
                  <w:b w:val="false"/>
                  <w:bCs w:val="false"/>
                  <w:i w:val="false"/>
                  <w:iCs w:val="false"/>
                  <w:color w:val="000000"/>
                  <w:sz w:val="18"/>
                  <w:szCs w:val="18"/>
                </w:rPr>
                <w:delText xml:space="preserve">begin their second trial or begin calculating</w:delText>
              </w:r>
            </w:del>
            <w:ins w:id="9779" w:author="Claude (AI) - proposed" w:date="2026-10-14T07:56:35Z">
              <w:r>
                <w:rPr>
                  <w:rFonts w:ascii="Arial" w:cs="Arial" w:eastAsia="Arial" w:hAnsi="Arial"/>
                  <w:b w:val="false"/>
                  <w:bCs w:val="false"/>
                  <w:i w:val="false"/>
                  <w:iCs w:val="false"/>
                  <w:color w:val="000000"/>
                  <w:sz w:val="18"/>
                  <w:szCs w:val="18"/>
                </w:rPr>
                <w:t xml:space="preserve">repeat a measurement or to calculate</w:t>
              </w:r>
            </w:ins>
            <w:r>
              <w:rPr>
                <w:rFonts w:ascii="Arial" w:cs="Arial" w:eastAsia="Arial" w:hAnsi="Arial"/>
                <w:b w:val="false"/>
                <w:bCs w:val="false"/>
                <w:i w:val="false"/>
                <w:iCs w:val="false"/>
                <w:color w:val="000000"/>
                <w:sz w:val="18"/>
                <w:szCs w:val="18"/>
              </w:rPr>
              <w:t xml:space="preserve"> means if two trials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Pause (NGSS SEP 4: Analysing and Interpreting Data) — The mid-investigation pause forces learners to interpret data in real time rather than treating data collection as a mechanical task. Writing one pattern sentence activates analytical thinking while evidence is still being gathered, improving the quality of explanations constructed afterward. This also mirrors authentic scientific practice, where researchers analyse data iteratively, not only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data tables contain column headers with units (e.g., 'Number of bubbles per minute', 'Temperature / °C', '</w:t>
            </w:r>
            <w:del w:id="9780" w:author="Claude (AI) - proposed" w:date="2026-10-14T07:56:35Z">
              <w:r>
                <w:rPr>
                  <w:rFonts w:ascii="Arial" w:cs="Arial" w:eastAsia="Arial" w:hAnsi="Arial"/>
                  <w:b w:val="false"/>
                  <w:bCs w:val="false"/>
                  <w:i w:val="false"/>
                  <w:iCs w:val="false"/>
                  <w:color w:val="000000"/>
                  <w:sz w:val="18"/>
                  <w:szCs w:val="18"/>
                </w:rPr>
                <w:delText xml:space="preserve">Number of stomata per field of view</w:delText>
              </w:r>
            </w:del>
            <w:ins w:id="9781" w:author="Claude (AI) - proposed" w:date="2026-10-14T07:56:35Z">
              <w:r>
                <w:rPr>
                  <w:rFonts w:ascii="Arial" w:cs="Arial" w:eastAsia="Arial" w:hAnsi="Arial"/>
                  <w:b w:val="false"/>
                  <w:bCs w:val="false"/>
                  <w:i w:val="false"/>
                  <w:iCs w:val="false"/>
                  <w:color w:val="000000"/>
                  <w:sz w:val="18"/>
                  <w:szCs w:val="18"/>
                </w:rPr>
                <w:t xml:space="preserve">Balloon circumference / cm</w:t>
              </w:r>
            </w:ins>
            <w:r>
              <w:rPr>
                <w:rFonts w:ascii="Arial" w:cs="Arial" w:eastAsia="Arial" w:hAnsi="Arial"/>
                <w:b w:val="false"/>
                <w:bCs w:val="false"/>
                <w:i w:val="false"/>
                <w:iCs w:val="false"/>
                <w:color w:val="000000"/>
                <w:sz w:val="18"/>
                <w:szCs w:val="18"/>
              </w:rPr>
              <w:t xml:space="preserve">'). (2) At least two trials are recorded, or one trial with a written reason if time did not permit a second. (3) The 'pattern sentence' written at the Data Pause is specific (e.g., 'Bubble rate increases as temperature increases') rather than vague (e.g., 'something changed'). Teacher flags: any group with identical results across all trials (possible error in variable manipulation); any group counting bubbles inconsistently (different group members alternating); any group where the control condition is absent.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bnk2slt3dhy8go4uhqf">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pl-cgxeghqgsltwe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783" w:author="Claude (AI) - proposed" w:date="2026-10-14T07:56:35Z"/>
              </w:rPr>
            </w:pPr>
            <w:ins w:id="9782" w:author="Claude (AI) - proposed" w:date="2026-10-14T07:56:35Z">
              <w:r>
                <w:rPr>
                  <w:rFonts w:ascii="Arial" w:cs="Arial" w:eastAsia="Arial" w:hAnsi="Arial"/>
                  <w:b/>
                  <w:bCs/>
                  <w:color w:val="1F3864"/>
                  <w:sz w:val="16"/>
                  <w:szCs w:val="16"/>
                </w:rPr>
                <w:t xml:space="preserve">📖 HTML:</w:t>
              </w:r>
            </w:ins>
          </w:p>
          <w:p>
            <w:pPr>
              <w:spacing w:after="20" w:before="0"/>
              <w:rPr>
                <w:ins w:id="9785" w:author="Claude (AI) - proposed" w:date="2026-10-14T07:56:35Z"/>
              </w:rPr>
            </w:pPr>
            <w:hyperlink w:history="1" r:id="rIdo7mmwpsng3mfea3xyjgkn">
              <w:ins w:id="9784" w:author="Claude (AI) - proposed" w:date="2026-10-14T07:56:35Z">
                <w:r>
                  <w:rPr>
                    <w:rFonts w:ascii="Arial" w:cs="Arial" w:eastAsia="Arial" w:hAnsi="Arial"/>
                    <w:color w:val="2E75B6"/>
                    <w:sz w:val="16"/>
                    <w:szCs w:val="16"/>
                    <w:u w:val="single" w:color="2E75B6"/>
                  </w:rPr>
                  <w:t xml:space="preserve">Anaerobic Respiration - Advanced (Flexbook)</w:t>
                </w:r>
              </w:ins>
            </w:hyperlink>
          </w:p>
          <w:p>
            <w:pPr>
              <w:spacing w:after="20" w:before="0"/>
              <w:rPr>
                <w:ins w:id="9787" w:author="Claude (AI) - proposed" w:date="2026-10-14T07:56:35Z"/>
              </w:rPr>
            </w:pPr>
            <w:ins w:id="9786"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789" w:author="Claude (AI) - proposed" w:date="2026-10-14T07:56:35Z"/>
              </w:rPr>
            </w:pPr>
            <w:ins w:id="9788" w:author="Claude (AI) - proposed" w:date="2026-10-14T07:56:35Z">
              <w:r>
                <w:rPr>
                  <w:rFonts w:ascii="Arial" w:cs="Arial" w:eastAsia="Arial" w:hAnsi="Arial"/>
                  <w:color w:val="595959"/>
                  <w:sz w:val="14"/>
                  <w:szCs w:val="14"/>
                </w:rPr>
                <w:t xml:space="preserve">Source: CK-12</w:t>
              </w:r>
            </w:ins>
          </w:p>
          <w:p>
            <w:pPr>
              <w:spacing w:after="10" w:before="0"/>
              <w:ind w:left="120"/>
              <w:rPr>
                <w:ins w:id="9791" w:author="Claude (AI) - proposed" w:date="2026-10-14T07:56:35Z"/>
              </w:rPr>
            </w:pPr>
            <w:hyperlink w:history="1" r:id="rIdc10h_p9psitadaryo78bi">
              <w:ins w:id="9790" w:author="Claude (AI) - proposed" w:date="2026-10-14T07:56:3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93" w:author="Claude (AI) - proposed" w:date="2026-10-14T07:56:35Z"/>
              </w:rPr>
            </w:pPr>
            <w:ins w:id="9792" w:author="Claude (AI) - proposed" w:date="2026-10-14T07:56:35Z">
              <w:r>
                <w:rPr>
                  <w:rFonts w:ascii="Arial" w:cs="Arial" w:eastAsia="Arial" w:hAnsi="Arial"/>
                  <w:b w:val="false"/>
                  <w:bCs w:val="false"/>
                  <w:i w:val="false"/>
                  <w:iCs w:val="false"/>
                  <w:color w:val="000000"/>
                  <w:sz w:val="18"/>
                  <w:szCs w:val="18"/>
                </w:rPr>
                <w: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37°C increased the balloon circumference reached by the yeast mixture in 20 minutes.'); EVIDENCE — two or three specific data points from their table (include numbers and units); REASONING — two or three sentences explaining the biological mechanism that connects the evidence to the claim, referencing fermentation (anaerobic respiration), enzyme activity, or the oxygen supply as appropriate. Groups on Track B or C with only day-0 readings write the Claim as a prediction (what they expect to see by Lesson 11), mark the Evidence as 'still to be collected', and complete it in Lesson 11.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95" w:author="Claude (AI) - proposed" w:date="2026-10-14T07:56:35Z"/>
              </w:rPr>
            </w:pPr>
            <w:ins w:id="9794" w:author="Claude (AI) - proposed" w:date="2026-10-14T07:56:35Z">
              <w:r>
                <w:rPr>
                  <w:rFonts w:ascii="Arial" w:cs="Arial" w:eastAsia="Arial" w:hAnsi="Arial"/>
                  <w:b w:val="false"/>
                  <w:bCs w:val="false"/>
                  <w:i w:val="false"/>
                  <w:iCs w:val="false"/>
                  <w:color w:val="000000"/>
                  <w:sz w:val="18"/>
                  <w:szCs w:val="18"/>
                </w:rPr>
                <w: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stomata / respiration / guard cells.'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797" w:author="Claude (AI) - proposed" w:date="2026-10-14T07:56:35Z"/>
              </w:rPr>
            </w:pPr>
            <w:ins w:id="9796" w:author="Claude (AI) - proposed" w:date="2026-10-14T07:56:35Z">
              <w:r>
                <w:rPr>
                  <w:rFonts w:ascii="Arial" w:cs="Arial" w:eastAsia="Arial" w:hAnsi="Arial"/>
                  <w:b w:val="false"/>
                  <w:bCs w:val="false"/>
                  <w:i w:val="false"/>
                  <w:iCs w:val="false"/>
                  <w:color w:val="000000"/>
                  <w:sz w:val="18"/>
                  <w:szCs w:val="18"/>
                </w:rPr>
                <w: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799" w:author="Claude (AI) - proposed" w:date="2026-10-14T07:56:35Z"/>
              </w:rPr>
            </w:pPr>
            <w:ins w:id="9798" w:author="Claude (AI) - proposed" w:date="2026-10-14T07:56:35Z">
              <w:r>
                <w:rPr>
                  <w:rFonts w:ascii="Arial" w:cs="Arial" w:eastAsia="Arial" w:hAnsi="Arial"/>
                  <w:b w:val="false"/>
                  <w:bCs w:val="false"/>
                  <w:i w:val="false"/>
                  <w:iCs w:val="false"/>
                  <w:color w:val="000000"/>
                  <w:sz w:val="18"/>
                  <w:szCs w:val="18"/>
                </w:rPr>
                <w: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(mitochondria, enzymes, yeast cells) or process (anaerobic respiration, enzyme activity, diffusion of gas). Teacher flags: CER where the reasoning is a restatement of the claim ('the temperature made more bubbles because higher temperature increased the number of bubbles') — redirect with: 'What is happening inside the leaf or cell that explains this?'</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801" w:author="Claude (AI) - proposed" w:date="2026-10-14T07:56:35Z"/>
              </w:rPr>
            </w:pPr>
            <w:ins w:id="9800" w:author="Claude (AI) - proposed" w:date="2026-10-14T07:56:35Z">
              <w:r>
                <w:rPr>
                  <w:rFonts w:ascii="Arial" w:cs="Arial" w:eastAsia="Arial" w:hAnsi="Arial"/>
                  <w:b/>
                  <w:bCs/>
                  <w:i w:val="false"/>
                  <w:iCs w:val="false"/>
                  <w:color w:val="000000"/>
                  <w:sz w:val="18"/>
                  <w:szCs w:val="18"/>
                </w:rPr>
                <w:t xml:space="preserve">Driving Question Board (DQB) Creation</w:t>
              </w:r>
            </w:ins>
          </w:p>
          <w:p>
            <w:pPr>
              <w:spacing w:after="20" w:before="0"/>
              <w:rPr>
                <w:ins w:id="9803" w:author="Claude (AI) - proposed" w:date="2026-10-14T07:56:35Z"/>
              </w:rPr>
            </w:pPr>
            <w:ins w:id="9802" w:author="Claude (AI) - proposed" w:date="2026-10-14T07:56:35Z">
              <w:r>
                <w:rPr>
                  <w:rFonts w:ascii="Arial" w:cs="Arial" w:eastAsia="Arial" w:hAnsi="Arial"/>
                  <w:b/>
                  <w:bCs/>
                  <w:color w:val="1F3864"/>
                  <w:sz w:val="16"/>
                  <w:szCs w:val="16"/>
                </w:rPr>
                <w:t xml:space="preserve">📹 VIDEO:</w:t>
              </w:r>
            </w:ins>
          </w:p>
          <w:p>
            <w:pPr>
              <w:spacing w:after="20" w:before="0"/>
              <w:rPr>
                <w:ins w:id="9805" w:author="Claude (AI) - proposed" w:date="2026-10-14T07:56:35Z"/>
              </w:rPr>
            </w:pPr>
            <w:hyperlink w:history="1" r:id="rIdl2nrmy6imy6ashrywbccn">
              <w:ins w:id="9804" w:author="Claude (AI) - proposed" w:date="2026-10-14T07:56:35Z">
                <w:r>
                  <w:rPr>
                    <w:rFonts w:ascii="Arial" w:cs="Arial" w:eastAsia="Arial" w:hAnsi="Arial"/>
                    <w:color w:val="2E75B6"/>
                    <w:sz w:val="16"/>
                    <w:szCs w:val="16"/>
                    <w:u w:val="single" w:color="2E75B6"/>
                  </w:rPr>
                  <w:t xml:space="preserve">Alcohol or ethanol fermentation</w:t>
                </w:r>
              </w:ins>
            </w:hyperlink>
          </w:p>
          <w:p>
            <w:pPr>
              <w:spacing w:after="20" w:before="0"/>
              <w:rPr>
                <w:ins w:id="9807" w:author="Claude (AI) - proposed" w:date="2026-10-14T07:56:35Z"/>
              </w:rPr>
            </w:pPr>
            <w:ins w:id="9806"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809" w:author="Claude (AI) - proposed" w:date="2026-10-14T07:56:35Z"/>
              </w:rPr>
            </w:pPr>
            <w:ins w:id="9808" w:author="Claude (AI) - proposed" w:date="2026-10-14T07:56:35Z">
              <w:r>
                <w:rPr>
                  <w:rFonts w:ascii="Arial" w:cs="Arial" w:eastAsia="Arial" w:hAnsi="Arial"/>
                  <w:color w:val="595959"/>
                  <w:sz w:val="14"/>
                  <w:szCs w:val="14"/>
                </w:rPr>
                <w:t xml:space="preserve">Source: Khan Academy (English - US curriculum)</w:t>
              </w:r>
            </w:ins>
          </w:p>
          <w:p>
            <w:pPr>
              <w:spacing w:after="10" w:before="0"/>
              <w:ind w:left="120"/>
              <w:rPr>
                <w:ins w:id="9811" w:author="Claude (AI) - proposed" w:date="2026-10-14T07:56:35Z"/>
              </w:rPr>
            </w:pPr>
            <w:hyperlink w:history="1" r:id="rIdkdl3uafrytzv_vcdvrtuh">
              <w:ins w:id="9810"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40" w:before="0"/>
              <w:rPr>
                <w:ins w:id="9813" w:author="Claude (AI) - proposed" w:date="2026-10-14T07:56:35Z"/>
              </w:rPr>
            </w:pPr>
            <w:ins w:id="9812" w:author="Claude (AI) - proposed" w:date="2026-10-14T07:56:35Z">
              <w:r>
                <w:rPr>
                  <w:sz w:val="14"/>
                  <w:szCs w:val="14"/>
                </w:rPr>
                <w:t xml:space="preserve"/>
              </w:r>
            </w:ins>
          </w:p>
          <w:p>
            <w:pPr>
              <w:spacing w:after="20" w:before="0"/>
            </w:pPr>
            <w:r>
              <w:rPr>
                <w:rFonts w:ascii="Arial" w:cs="Arial" w:eastAsia="Arial" w:hAnsi="Arial"/>
                <w:b/>
                <w:bCs/>
                <w:color w:val="1F3864"/>
                <w:sz w:val="16"/>
                <w:szCs w:val="16"/>
              </w:rPr>
              <w:t xml:space="preserve">📖 EXERCISE:</w:t>
            </w:r>
          </w:p>
          <w:p>
            <w:pPr>
              <w:spacing w:after="20" w:before="0"/>
              <w:rPr>
                <w:ins w:id="9815" w:author="Claude (AI) - proposed" w:date="2026-10-14T07:56:35Z"/>
              </w:rPr>
            </w:pPr>
            <w:hyperlink w:history="1" r:id="rIdackgfwmqoumraftos51cz">
              <w:ins w:id="9814" w:author="Claude (AI) - proposed" w:date="2026-10-14T07:56:35Z">
                <w:r>
                  <w:rPr>
                    <w:rFonts w:ascii="Arial" w:cs="Arial" w:eastAsia="Arial" w:hAnsi="Arial"/>
                    <w:color w:val="2E75B6"/>
                    <w:sz w:val="16"/>
                    <w:szCs w:val="16"/>
                    <w:u w:val="single" w:color="2E75B6"/>
                  </w:rPr>
                  <w:t xml:space="preserve">Fermentation and anaerobic respiration</w:t>
                </w:r>
              </w:ins>
            </w:hyperlink>
          </w:p>
          <w:p>
            <w:pPr>
              <w:spacing w:after="20" w:before="0"/>
              <w:rPr>
                <w:del w:id="9817" w:author="Claude (AI) - proposed" w:date="2026-10-14T07:56:35Z"/>
              </w:rPr>
            </w:pPr>
            <w:hyperlink w:history="1" r:id="rIdstbih-wskfte4-mzvwbsd">
              <w:del w:id="9816" w:author="Claude (AI) - proposed" w:date="2026-10-14T07:56:35Z">
                <w:r>
                  <w:rPr>
                    <w:rFonts w:ascii="Arial" w:cs="Arial" w:eastAsia="Arial" w:hAnsi="Arial"/>
                    <w:color w:val="2E75B6"/>
                    <w:sz w:val="16"/>
                    <w:szCs w:val="16"/>
                    <w:u w:val="single" w:color="2E75B6"/>
                  </w:rPr>
                  <w:delText xml:space="preserve">Cellular respiration</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8utyeex4_tjyue0m_5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del w:id="9819" w:author="Claude (AI) - proposed" w:date="2026-10-14T07:56:35Z"/>
              </w:rPr>
            </w:pPr>
            <w:del w:id="9818" w:author="Claude (AI) - proposed" w:date="2026-10-14T07:56:35Z">
              <w:r>
                <w:rPr>
                  <w:rFonts w:ascii="Arial" w:cs="Arial" w:eastAsia="Arial" w:hAnsi="Arial"/>
                  <w:b w:val="false"/>
                  <w:bCs w:val="false"/>
                  <w:i w:val="false"/>
                  <w:iCs w:val="false"/>
                  <w:color w:val="000000"/>
                  <w:sz w:val="18"/>
                  <w:szCs w:val="18"/>
                </w:rPr>
                <w:delTex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40°C increased the rate of bubble production from sukuma wiki leaf discs.'); EVIDENCE — two or three specific data points from their table (include numbers and units); REASONING — two or three sentences explaining the biological mechanism that connects the evidence to the claim, referencing stomata, guard cells, gas exchange structures, cellular respiration, enzyme activity, or gas solubility as appropriate.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delText>
              </w:r>
            </w:del>
          </w:p>
          <w:p>
            <w:pPr>
              <w:keepNext w:val="false"/>
              <w:spacing w:after="40" w:before="0"/>
              <w:jc w:val="left"/>
              <w:rPr>
                <w:del w:id="9821" w:author="Claude (AI) - proposed" w:date="2026-10-14T07:56:35Z"/>
              </w:rPr>
            </w:pPr>
            <w:del w:id="9820" w:author="Claude (AI) - proposed" w:date="2026-10-14T07:56:35Z">
              <w:r>
                <w:rPr>
                  <w:rFonts w:ascii="Arial" w:cs="Arial" w:eastAsia="Arial" w:hAnsi="Arial"/>
                  <w:b w:val="false"/>
                  <w:bCs w:val="false"/>
                  <w:i w:val="false"/>
                  <w:iCs w:val="false"/>
                  <w:color w:val="000000"/>
                  <w:sz w:val="18"/>
                  <w:szCs w:val="18"/>
                </w:rPr>
                <w:delTex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stomata / respiration / guard cells.'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delText>
              </w:r>
            </w:del>
          </w:p>
          <w:p>
            <w:pPr>
              <w:keepNext w:val="false"/>
              <w:spacing w:after="40" w:before="0"/>
              <w:jc w:val="left"/>
              <w:rPr>
                <w:del w:id="9823" w:author="Claude (AI) - proposed" w:date="2026-10-14T07:56:35Z"/>
              </w:rPr>
            </w:pPr>
            <w:del w:id="9822" w:author="Claude (AI) - proposed" w:date="2026-10-14T07:56:35Z">
              <w:r>
                <w:rPr>
                  <w:rFonts w:ascii="Arial" w:cs="Arial" w:eastAsia="Arial" w:hAnsi="Arial"/>
                  <w:b w:val="false"/>
                  <w:bCs w:val="false"/>
                  <w:i w:val="false"/>
                  <w:iCs w:val="false"/>
                  <w:color w:val="000000"/>
                  <w:sz w:val="18"/>
                  <w:szCs w:val="18"/>
                </w:rPr>
                <w:delTex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delText>
              </w:r>
            </w:del>
          </w:p>
          <w:p>
            <w:pPr>
              <w:keepNext w:val="false"/>
              <w:spacing w:after="40" w:before="0"/>
              <w:jc w:val="left"/>
              <w:rPr>
                <w:del w:id="9825" w:author="Claude (AI) - proposed" w:date="2026-10-14T07:56:35Z"/>
              </w:rPr>
            </w:pPr>
            <w:del w:id="9824" w:author="Claude (AI) - proposed" w:date="2026-10-14T07:56:35Z">
              <w:r>
                <w:rPr>
                  <w:rFonts w:ascii="Arial" w:cs="Arial" w:eastAsia="Arial" w:hAnsi="Arial"/>
                  <w:b w:val="false"/>
                  <w:bCs w:val="false"/>
                  <w:i w:val="false"/>
                  <w:iCs w:val="false"/>
                  <w:color w:val="000000"/>
                  <w:sz w:val="18"/>
                  <w:szCs w:val="18"/>
                </w:rPr>
                <w:delTex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(stomata, guard cells, lenticels, mitochondria, enzymes) or process (cellular respiration, gas diffusion, opening/closing of stomata). Teacher flags: CER where the reasoning is a restatement of the claim ('the temperature made more bubbles because higher temperature increased the number of bubbles') — redirect with: 'What is happening inside the leaf or cell that explains this?'</w:delText>
              </w:r>
            </w:del>
          </w:p>
          <w:p>
            <w:pPr>
              <w:keepNext w:val="false"/>
              <w:spacing w:after="40" w:before="0"/>
              <w:jc w:val="left"/>
              <w:rPr>
                <w:del w:id="9827" w:author="Claude (AI) - proposed" w:date="2026-10-14T07:56:35Z"/>
              </w:rPr>
            </w:pPr>
            <w:del w:id="9826" w:author="Claude (AI) - proposed" w:date="2026-10-14T07:56:35Z">
              <w:r>
                <w:rPr>
                  <w:rFonts w:ascii="Arial" w:cs="Arial" w:eastAsia="Arial" w:hAnsi="Arial"/>
                  <w:b/>
                  <w:bCs/>
                  <w:i w:val="false"/>
                  <w:iCs w:val="false"/>
                  <w:color w:val="000000"/>
                  <w:sz w:val="18"/>
                  <w:szCs w:val="18"/>
                </w:rPr>
                <w:delText xml:space="preserve">Driving Question Board (DQB) Creation</w:delText>
              </w:r>
            </w:del>
          </w:p>
          <w:p>
            <w:pPr>
              <w:spacing w:after="20" w:before="0"/>
              <w:rPr>
                <w:del w:id="9829" w:author="Claude (AI) - proposed" w:date="2026-10-14T07:56:35Z"/>
              </w:rPr>
            </w:pPr>
            <w:del w:id="9828" w:author="Claude (AI) - proposed" w:date="2026-10-14T07:56:35Z">
              <w:r>
                <w:rPr>
                  <w:rFonts w:ascii="Arial" w:cs="Arial" w:eastAsia="Arial" w:hAnsi="Arial"/>
                  <w:b/>
                  <w:bCs/>
                  <w:color w:val="1F3864"/>
                  <w:sz w:val="16"/>
                  <w:szCs w:val="16"/>
                </w:rPr>
                <w:delText xml:space="preserve">📹 VIDEO:</w:delText>
              </w:r>
            </w:del>
          </w:p>
          <w:p>
            <w:pPr>
              <w:spacing w:after="20" w:before="0"/>
              <w:rPr>
                <w:del w:id="9831" w:author="Claude (AI) - proposed" w:date="2026-10-14T07:56:35Z"/>
              </w:rPr>
            </w:pPr>
            <w:hyperlink w:history="1" r:id="rIddnbbzudnbrebqw3ynyvxj">
              <w:del w:id="9830" w:author="Claude (AI) - proposed" w:date="2026-10-14T07:56:35Z">
                <w:r>
                  <w:rPr>
                    <w:rFonts w:ascii="Arial" w:cs="Arial" w:eastAsia="Arial" w:hAnsi="Arial"/>
                    <w:color w:val="2E75B6"/>
                    <w:sz w:val="16"/>
                    <w:szCs w:val="16"/>
                    <w:u w:val="single" w:color="2E75B6"/>
                  </w:rPr>
                  <w:delText xml:space="preserve">Cellular respiration introduction -dubbed(KY)</w:delText>
                </w:r>
              </w:del>
            </w:hyperlink>
          </w:p>
          <w:p>
            <w:pPr>
              <w:spacing w:after="20" w:before="0"/>
              <w:rPr>
                <w:del w:id="9833" w:author="Claude (AI) - proposed" w:date="2026-10-14T07:56:35Z"/>
              </w:rPr>
            </w:pPr>
            <w:del w:id="9832" w:author="Claude (AI) - proposed" w:date="2026-10-14T07:56:35Z">
              <w:r>
                <w:rPr>
                  <w:rFonts w:ascii="Arial" w:cs="Arial" w:eastAsia="Arial" w:hAnsi="Arial"/>
                  <w:i/>
                  <w:iCs/>
                  <w:color w:val="595959"/>
                  <w:sz w:val="16"/>
                  <w:szCs w:val="16"/>
                </w:rPr>
                <w:delText xml:space="preserve">Related topic: not an exact match for this lesson.</w:delText>
              </w:r>
            </w:del>
          </w:p>
          <w:p>
            <w:pPr>
              <w:spacing w:after="10" w:before="0"/>
              <w:ind w:left="120"/>
              <w:rPr>
                <w:del w:id="9835" w:author="Claude (AI) - proposed" w:date="2026-10-14T07:56:35Z"/>
              </w:rPr>
            </w:pPr>
            <w:del w:id="9834" w:author="Claude (AI) - proposed" w:date="2026-10-14T07:56:35Z">
              <w:r>
                <w:rPr>
                  <w:rFonts w:ascii="Arial" w:cs="Arial" w:eastAsia="Arial" w:hAnsi="Arial"/>
                  <w:color w:val="595959"/>
                  <w:sz w:val="14"/>
                  <w:szCs w:val="14"/>
                </w:rPr>
                <w:delText xml:space="preserve">Source: Khan Academy (Kiswahili)</w:delText>
              </w:r>
            </w:del>
          </w:p>
          <w:p>
            <w:pPr>
              <w:spacing w:after="10" w:before="0"/>
              <w:ind w:left="120"/>
              <w:rPr>
                <w:del w:id="9837" w:author="Claude (AI) - proposed" w:date="2026-10-14T07:56:35Z"/>
              </w:rPr>
            </w:pPr>
            <w:hyperlink w:history="1" r:id="rIdggbsd_mbxsvah8xarfj-m">
              <w:del w:id="9836" w:author="Claude (AI) - proposed" w:date="2026-10-14T07:56:35Z">
                <w:r>
                  <w:rPr>
                    <w:rFonts w:ascii="Arial" w:cs="Arial" w:eastAsia="Arial" w:hAnsi="Arial"/>
                    <w:color w:val="595959"/>
                    <w:sz w:val="14"/>
                    <w:szCs w:val="14"/>
                    <w:u w:val="single" w:color="595959"/>
                  </w:rPr>
                  <w:delText xml:space="preserve">🔍 Search ARES for similar videos</w:delText>
                </w:r>
              </w:del>
            </w:hyperlink>
          </w:p>
          <w:p>
            <w:pPr>
              <w:spacing w:after="40" w:before="0"/>
              <w:rPr>
                <w:del w:id="9839" w:author="Claude (AI) - proposed" w:date="2026-10-14T07:56:35Z"/>
              </w:rPr>
            </w:pPr>
            <w:del w:id="9838" w:author="Claude (AI) - proposed" w:date="2026-10-14T07:56:35Z">
              <w:r>
                <w:rPr>
                  <w:sz w:val="14"/>
                  <w:szCs w:val="14"/>
                </w:rPr>
                <w:delText xml:space="preserve"/>
              </w:r>
            </w:del>
          </w:p>
          <w:p>
            <w:pPr>
              <w:spacing w:after="20" w:before="0"/>
              <w:rPr>
                <w:del w:id="9841" w:author="Claude (AI) - proposed" w:date="2026-10-14T07:56:35Z"/>
              </w:rPr>
            </w:pPr>
            <w:del w:id="9840" w:author="Claude (AI) - proposed" w:date="2026-10-14T07:56:35Z">
              <w:r>
                <w:rPr>
                  <w:rFonts w:ascii="Arial" w:cs="Arial" w:eastAsia="Arial" w:hAnsi="Arial"/>
                  <w:b/>
                  <w:bCs/>
                  <w:color w:val="1F3864"/>
                  <w:sz w:val="16"/>
                  <w:szCs w:val="16"/>
                </w:rPr>
                <w:delText xml:space="preserve">📖 EXERCISE:</w:delText>
              </w:r>
            </w:del>
          </w:p>
          <w:p>
            <w:pPr>
              <w:spacing w:after="20" w:before="0"/>
              <w:rPr>
                <w:del w:id="9843" w:author="Claude (AI) - proposed" w:date="2026-10-14T07:56:35Z"/>
              </w:rPr>
            </w:pPr>
            <w:hyperlink w:history="1" r:id="rIdwq-myul8zqdwqa9nd-zvw">
              <w:del w:id="9842" w:author="Claude (AI) - proposed" w:date="2026-10-14T07:56:35Z">
                <w:r>
                  <w:rPr>
                    <w:rFonts w:ascii="Arial" w:cs="Arial" w:eastAsia="Arial" w:hAnsi="Arial"/>
                    <w:color w:val="2E75B6"/>
                    <w:sz w:val="16"/>
                    <w:szCs w:val="16"/>
                    <w:u w:val="single" w:color="2E75B6"/>
                  </w:rPr>
                  <w:delText xml:space="preserve">Introduction to cellular respiration</w:delText>
                </w:r>
              </w:del>
            </w:hyperlink>
          </w:p>
          <w:p>
            <w:pPr>
              <w:spacing w:after="20" w:before="0"/>
              <w:rPr>
                <w:del w:id="9845" w:author="Claude (AI) - proposed" w:date="2026-10-14T07:56:35Z"/>
              </w:rPr>
            </w:pPr>
            <w:del w:id="9844" w:author="Claude (AI) - proposed" w:date="2026-10-14T07:56:35Z">
              <w:r>
                <w:rPr>
                  <w:rFonts w:ascii="Arial" w:cs="Arial" w:eastAsia="Arial" w:hAnsi="Arial"/>
                  <w:i/>
                  <w:iCs/>
                  <w:color w:val="595959"/>
                  <w:sz w:val="16"/>
                  <w:szCs w:val="16"/>
                </w:rPr>
                <w:delText xml:space="preserve">Related topic: not an exact match for this lesson.</w:delText>
              </w:r>
            </w:del>
          </w:p>
          <w:p>
            <w:pPr>
              <w:spacing w:after="10" w:before="0"/>
              <w:ind w:left="120"/>
              <w:rPr>
                <w:del w:id="9847" w:author="Claude (AI) - proposed" w:date="2026-10-14T07:56:35Z"/>
              </w:rPr>
            </w:pPr>
            <w:del w:id="9846" w:author="Claude (AI) - proposed" w:date="2026-10-14T07:56:35Z">
              <w:r>
                <w:rPr>
                  <w:rFonts w:ascii="Arial" w:cs="Arial" w:eastAsia="Arial" w:hAnsi="Arial"/>
                  <w:color w:val="595959"/>
                  <w:sz w:val="14"/>
                  <w:szCs w:val="14"/>
                </w:rPr>
                <w:delText xml:space="preserve">Source: Khan Academy (English - US curriculum)</w:delText>
              </w:r>
            </w:del>
          </w:p>
          <w:p>
            <w:pPr>
              <w:spacing w:after="10" w:before="0"/>
              <w:ind w:left="120"/>
              <w:rPr>
                <w:del w:id="9849" w:author="Claude (AI) - proposed" w:date="2026-10-14T07:56:35Z"/>
              </w:rPr>
            </w:pPr>
            <w:hyperlink w:history="1" r:id="rIdpfmcoxtildcxn-eipkghr">
              <w:del w:id="9848" w:author="Claude (AI) - proposed" w:date="2026-10-14T07:56:3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their one-sentence claim on a green sticky note and their one 'lingering question' on a yellow sticky note. Groups post both on the class Driving Question Board under the relevant driving question column ('How do plants exchange gases?' or 'How do plants obtain energy through respiration?' or both). The class briefly scans all posted claims. Each learner individually writes in their notebook: (1) one claim from another group that surprised them and why, and (2) one connection</w:t>
            </w:r>
            <w:ins w:id="9850" w:author="Claude (AI) - proposed" w:date="2026-10-14T07:56:35Z">
              <w:r>
                <w:rPr>
                  <w:rFonts w:ascii="Arial" w:cs="Arial" w:eastAsia="Arial" w:hAnsi="Arial"/>
                  <w:b w:val="false"/>
                  <w:bCs w:val="false"/>
                  <w:i w:val="false"/>
                  <w:iCs w:val="false"/>
                  <w:color w:val="000000"/>
                  <w:sz w:val="18"/>
                  <w:szCs w:val="18"/>
                </w:rPr>
                <w:t xml:space="preserve">, or one difference,</w:t>
              </w:r>
            </w:ins>
            <w:r>
              <w:rPr>
                <w:rFonts w:ascii="Arial" w:cs="Arial" w:eastAsia="Arial" w:hAnsi="Arial"/>
                <w:b w:val="false"/>
                <w:bCs w:val="false"/>
                <w:i w:val="false"/>
                <w:iCs w:val="false"/>
                <w:color w:val="000000"/>
                <w:sz w:val="18"/>
                <w:szCs w:val="18"/>
              </w:rPr>
              <w:t xml:space="preserve"> between their own group's finding and the bubbling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groups to the DQB: 'Your green sticky note carries your claim. Your yellow sticky note carries the question your data raised but did not answer. Post them now.' While groups post, circulate and read claims silently. After posting, stand at the DQB and narrate two or three connections between different groups' claims: e.g., 'Group </w:t>
            </w:r>
            <w:del w:id="9851" w:author="Claude (AI) - proposed" w:date="2026-10-14T07:56:35Z">
              <w:r>
                <w:rPr>
                  <w:rFonts w:ascii="Arial" w:cs="Arial" w:eastAsia="Arial" w:hAnsi="Arial"/>
                  <w:b w:val="false"/>
                  <w:bCs w:val="false"/>
                  <w:i w:val="false"/>
                  <w:iCs w:val="false"/>
                  <w:color w:val="000000"/>
                  <w:sz w:val="18"/>
                  <w:szCs w:val="18"/>
                </w:rPr>
                <w:delText xml:space="preserve">3 found that blocking lower-surface stomata almost stopped bubble production. Group 1 found that most stomata are on the lower surface. Together, what do those two findings</w:delText>
              </w:r>
            </w:del>
            <w:ins w:id="9852" w:author="Claude (AI) - proposed" w:date="2026-10-14T07:56:35Z">
              <w:r>
                <w:rPr>
                  <w:rFonts w:ascii="Arial" w:cs="Arial" w:eastAsia="Arial" w:hAnsi="Arial"/>
                  <w:b w:val="false"/>
                  <w:bCs w:val="false"/>
                  <w:i w:val="false"/>
                  <w:iCs w:val="false"/>
                  <w:color w:val="000000"/>
                  <w:sz w:val="18"/>
                  <w:szCs w:val="18"/>
                </w:rPr>
                <w:t xml:space="preserve">2 found that more yeast gave a bigger balloon in 20 minutes. Now look at the class counts from the shared beakers: which beaker gave the fewest bubbles, and what does that</w:t>
              </w:r>
            </w:ins>
            <w:r>
              <w:rPr>
                <w:rFonts w:ascii="Arial" w:cs="Arial" w:eastAsia="Arial" w:hAnsi="Arial"/>
                <w:b w:val="false"/>
                <w:bCs w:val="false"/>
                <w:i w:val="false"/>
                <w:iCs w:val="false"/>
                <w:color w:val="000000"/>
                <w:sz w:val="18"/>
                <w:szCs w:val="18"/>
              </w:rPr>
              <w:t xml:space="preserve"> tell us about where </w:t>
            </w:r>
            <w:del w:id="9853" w:author="Claude (AI) - proposed" w:date="2026-10-14T07:56:35Z">
              <w:r>
                <w:rPr>
                  <w:rFonts w:ascii="Arial" w:cs="Arial" w:eastAsia="Arial" w:hAnsi="Arial"/>
                  <w:b w:val="false"/>
                  <w:bCs w:val="false"/>
                  <w:i w:val="false"/>
                  <w:iCs w:val="false"/>
                  <w:color w:val="000000"/>
                  <w:sz w:val="18"/>
                  <w:szCs w:val="18"/>
                </w:rPr>
                <w:delText xml:space="preserve">gas exchange is happening</w:delText>
              </w:r>
            </w:del>
            <w:ins w:id="9854" w:author="Claude (AI) - proposed" w:date="2026-10-14T07:56:35Z">
              <w:r>
                <w:rPr>
                  <w:rFonts w:ascii="Arial" w:cs="Arial" w:eastAsia="Arial" w:hAnsi="Arial"/>
                  <w:b w:val="false"/>
                  <w:bCs w:val="false"/>
                  <w:i w:val="false"/>
                  <w:iCs w:val="false"/>
                  <w:color w:val="000000"/>
                  <w:sz w:val="18"/>
                  <w:szCs w:val="18"/>
                </w:rPr>
                <w:t xml:space="preserve">the leaf's gas escapes</w:t>
              </w:r>
            </w:ins>
            <w:r>
              <w:rPr>
                <w:rFonts w:ascii="Arial" w:cs="Arial" w:eastAsia="Arial" w:hAnsi="Arial"/>
                <w:b w:val="false"/>
                <w:bCs w:val="false"/>
                <w:i w:val="false"/>
                <w:iCs w:val="false"/>
                <w:color w:val="000000"/>
                <w:sz w:val="18"/>
                <w:szCs w:val="18"/>
              </w:rPr>
              <w:t xml:space="preserve">?' Allow 10 seconds of WAIT TIME. Cold-call two students from different groups to respond. Then say: 'In your notebook, write one connection </w:t>
            </w:r>
            <w:ins w:id="9855" w:author="Claude (AI) - proposed" w:date="2026-10-14T07:56:35Z">
              <w:r>
                <w:rPr>
                  <w:rFonts w:ascii="Arial" w:cs="Arial" w:eastAsia="Arial" w:hAnsi="Arial"/>
                  <w:b w:val="false"/>
                  <w:bCs w:val="false"/>
                  <w:i w:val="false"/>
                  <w:iCs w:val="false"/>
                  <w:color w:val="000000"/>
                  <w:sz w:val="18"/>
                  <w:szCs w:val="18"/>
                </w:rPr>
                <w:t xml:space="preserve">or one difference </w:t>
              </w:r>
            </w:ins>
            <w:r>
              <w:rPr>
                <w:rFonts w:ascii="Arial" w:cs="Arial" w:eastAsia="Arial" w:hAnsi="Arial"/>
                <w:b w:val="false"/>
                <w:bCs w:val="false"/>
                <w:i w:val="false"/>
                <w:iCs w:val="false"/>
                <w:color w:val="000000"/>
                <w:sz w:val="18"/>
                <w:szCs w:val="18"/>
              </w:rPr>
              <w:t xml:space="preserve">between your group's finding and the bubbling leaves we saw at the start of this unit. Specifically — </w:t>
            </w:r>
            <w:del w:id="9856" w:author="Claude (AI) - proposed" w:date="2026-10-14T07:56:35Z">
              <w:r>
                <w:rPr>
                  <w:rFonts w:ascii="Arial" w:cs="Arial" w:eastAsia="Arial" w:hAnsi="Arial"/>
                  <w:b w:val="false"/>
                  <w:bCs w:val="false"/>
                  <w:i w:val="false"/>
                  <w:iCs w:val="false"/>
                  <w:color w:val="000000"/>
                  <w:sz w:val="18"/>
                  <w:szCs w:val="18"/>
                </w:rPr>
                <w:delText xml:space="preserve">which structure or process does your data help explain</w:delText>
              </w:r>
            </w:del>
            <w:ins w:id="9857" w:author="Claude (AI) - proposed" w:date="2026-10-14T07:56:35Z">
              <w:r>
                <w:rPr>
                  <w:rFonts w:ascii="Arial" w:cs="Arial" w:eastAsia="Arial" w:hAnsi="Arial"/>
                  <w:b w:val="false"/>
                  <w:bCs w:val="false"/>
                  <w:i w:val="false"/>
                  <w:iCs w:val="false"/>
                  <w:color w:val="000000"/>
                  <w:sz w:val="18"/>
                  <w:szCs w:val="18"/>
                </w:rPr>
                <w:t xml:space="preserve">how is the gas your group measured similar to, or different from, the gas that bubbled out of the leaf</w:t>
              </w:r>
            </w:ins>
            <w:r>
              <w:rPr>
                <w:rFonts w:ascii="Arial" w:cs="Arial" w:eastAsia="Arial" w:hAnsi="Arial"/>
                <w:b w:val="false"/>
                <w:bCs w:val="false"/>
                <w:i w:val="false"/>
                <w:iCs w:val="false"/>
                <w:color w:val="000000"/>
                <w:sz w:val="18"/>
                <w:szCs w:val="18"/>
              </w:rPr>
              <w:t xml:space="preserve">?' Allow 3 minutes of silent writing. Collect three notebooks at random as a spot-check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(NGSS SEP 7: Engaging in Argument from Evidence) — The DQB makes the class's collective evidence visible in one space, allowing learners to see how different investigations address complementary aspects of the same driving question. Narrating cross-group connections by the teacher models the scientific practice of synthesising evidence from multiple sources. The individual notebook connection to the phenomenon ensures personal sensemaking, not just group-level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groups have posted a green (claim) and yellow (lingering question) sticky note. (2) Green sticky notes state a relationship or finding, not a procedure ('We found that…', not 'We tested…'). (3) Notebook entries link the group's finding to a specific feature of the sukuma wiki phenomenon (bubbles, bubble sites, temperature effect). Spot-check of three random notebooks for quality of phenomenon connection.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9859" w:author="Claude (AI) - proposed" w:date="2026-10-14T07:56:35Z"/>
              </w:rPr>
            </w:pPr>
            <w:hyperlink w:history="1" r:id="rIdb0_jpj5uywogryv3foymi">
              <w:ins w:id="9858" w:author="Claude (AI) - proposed" w:date="2026-10-14T07:56:35Z">
                <w:r>
                  <w:rPr>
                    <w:rFonts w:ascii="Arial" w:cs="Arial" w:eastAsia="Arial" w:hAnsi="Arial"/>
                    <w:color w:val="2E75B6"/>
                    <w:sz w:val="16"/>
                    <w:szCs w:val="16"/>
                    <w:u w:val="single" w:color="2E75B6"/>
                  </w:rPr>
                  <w:t xml:space="preserve">Cellular respiration</w:t>
                </w:r>
              </w:ins>
            </w:hyperlink>
          </w:p>
          <w:p>
            <w:pPr>
              <w:spacing w:after="20" w:before="0"/>
              <w:rPr>
                <w:del w:id="9861" w:author="Claude (AI) - proposed" w:date="2026-10-14T07:56:35Z"/>
              </w:rPr>
            </w:pPr>
            <w:hyperlink w:history="1" r:id="rId4aqomfev5s9vragn-nfy9">
              <w:del w:id="9860" w:author="Claude (AI) - proposed" w:date="2026-10-14T07:56:35Z">
                <w:r>
                  <w:rPr>
                    <w:rFonts w:ascii="Arial" w:cs="Arial" w:eastAsia="Arial" w:hAnsi="Arial"/>
                    <w:color w:val="2E75B6"/>
                    <w:sz w:val="16"/>
                    <w:szCs w:val="16"/>
                    <w:u w:val="single" w:color="2E75B6"/>
                  </w:rPr>
                  <w:delText xml:space="preserve">Cellular respiration introduction</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0qtk1d-yzbdlppz0cs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rPr>
                <w:ins w:id="9863" w:author="Claude (AI) - proposed" w:date="2026-10-14T07:56:35Z"/>
              </w:rPr>
            </w:pPr>
            <w:ins w:id="9862" w:author="Claude (AI) - proposed" w:date="2026-10-14T07:56:35Z">
              <w:r>
                <w:rPr>
                  <w:rFonts w:ascii="Arial" w:cs="Arial" w:eastAsia="Arial" w:hAnsi="Arial"/>
                  <w:b/>
                  <w:bCs/>
                  <w:color w:val="1F3864"/>
                  <w:sz w:val="16"/>
                  <w:szCs w:val="16"/>
                </w:rPr>
                <w:t xml:space="preserve">📖 EXERCISE:</w:t>
              </w:r>
            </w:ins>
          </w:p>
          <w:p>
            <w:pPr>
              <w:spacing w:after="20" w:before="0"/>
              <w:rPr>
                <w:del w:id="9865" w:author="Claude (AI) - proposed" w:date="2026-10-14T07:56:35Z"/>
              </w:rPr>
            </w:pPr>
            <w:del w:id="9864" w:author="Claude (AI) - proposed" w:date="2026-10-14T07:56:35Z">
              <w:r>
                <w:rPr>
                  <w:rFonts w:ascii="Arial" w:cs="Arial" w:eastAsia="Arial" w:hAnsi="Arial"/>
                  <w:b/>
                  <w:bCs/>
                  <w:color w:val="1F3864"/>
                  <w:sz w:val="16"/>
                  <w:szCs w:val="16"/>
                </w:rPr>
                <w:delText xml:space="preserve">📖 HTML:</w:delText>
              </w:r>
            </w:del>
          </w:p>
          <w:p>
            <w:pPr>
              <w:spacing w:after="20" w:before="0"/>
              <w:rPr>
                <w:ins w:id="9867" w:author="Claude (AI) - proposed" w:date="2026-10-14T07:56:35Z"/>
              </w:rPr>
            </w:pPr>
            <w:hyperlink w:history="1" r:id="rIdb8gzjous1v9eoe9y-e6ij">
              <w:ins w:id="9866" w:author="Claude (AI) - proposed" w:date="2026-10-14T07:56:35Z">
                <w:r>
                  <w:rPr>
                    <w:rFonts w:ascii="Arial" w:cs="Arial" w:eastAsia="Arial" w:hAnsi="Arial"/>
                    <w:color w:val="2E75B6"/>
                    <w:sz w:val="16"/>
                    <w:szCs w:val="16"/>
                    <w:u w:val="single" w:color="2E75B6"/>
                  </w:rPr>
                  <w:t xml:space="preserve">Anaerobic Respiration Practice</w:t>
                </w:r>
              </w:ins>
            </w:hyperlink>
          </w:p>
          <w:p>
            <w:pPr>
              <w:spacing w:after="20" w:before="0"/>
              <w:rPr>
                <w:del w:id="9869" w:author="Claude (AI) - proposed" w:date="2026-10-14T07:56:35Z"/>
              </w:rPr>
            </w:pPr>
            <w:hyperlink w:history="1" r:id="rIdd2jj-lsvsd4q0tl-kjpq-">
              <w:del w:id="9868" w:author="Claude (AI) - proposed" w:date="2026-10-14T07:56:35Z">
                <w:r>
                  <w:rPr>
                    <w:rFonts w:ascii="Arial" w:cs="Arial" w:eastAsia="Arial" w:hAnsi="Arial"/>
                    <w:color w:val="2E75B6"/>
                    <w:sz w:val="16"/>
                    <w:szCs w:val="16"/>
                    <w:u w:val="single" w:color="2E75B6"/>
                  </w:rPr>
                  <w:delText xml:space="preserve">Cellular Respiration (Flexbook)</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rvgzxypfafrrmnqjeq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running explanation model (begun in earlier lessons) — a labelled diagram of a leaf cross-section showing gas exchange structures and the pathway of gases. Using a different colour pen to mark today's additions, groups annotate their model with: (1) an arrow or label showing what their investigation measured or manipulated; (2) one sentence in a speech-bubble style box explaining what their data adds to the model; (3) a star (*) next to any part of the model that their data supports most strongly, and a question mark (?) next to any part that remains uncertain. Groups also update their model's title to include today's lesson number and date. Models are stored in group portfolios for use in Lesson 11 (peer critique and explanation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models and say: 'Add to your model in a new colour — this shows us how your understanding has grown. Annotate what your investigation found and where it fits on the model.' Circulate and prompt: 'Your data showed [X]. Where on the model does that happen? Add an arrow.' For groups </w:t>
            </w:r>
            <w:del w:id="9870" w:author="Claude (AI) - proposed" w:date="2026-10-14T07:56:35Z">
              <w:r>
                <w:rPr>
                  <w:rFonts w:ascii="Arial" w:cs="Arial" w:eastAsia="Arial" w:hAnsi="Arial"/>
                  <w:b w:val="false"/>
                  <w:bCs w:val="false"/>
                  <w:i w:val="false"/>
                  <w:iCs w:val="false"/>
                  <w:color w:val="000000"/>
                  <w:sz w:val="18"/>
                  <w:szCs w:val="18"/>
                </w:rPr>
                <w:delText xml:space="preserve">whose investigation focused on respiration (germinating githeri seeds)</w:delText>
              </w:r>
            </w:del>
            <w:ins w:id="9871" w:author="Claude (AI) - proposed" w:date="2026-10-14T07:56:35Z">
              <w:r>
                <w:rPr>
                  <w:rFonts w:ascii="Arial" w:cs="Arial" w:eastAsia="Arial" w:hAnsi="Arial"/>
                  <w:b w:val="false"/>
                  <w:bCs w:val="false"/>
                  <w:i w:val="false"/>
                  <w:iCs w:val="false"/>
                  <w:color w:val="000000"/>
                  <w:sz w:val="18"/>
                  <w:szCs w:val="18"/>
                </w:rPr>
                <w:t xml:space="preserve">on a fermentation track</w:t>
              </w:r>
            </w:ins>
            <w:r>
              <w:rPr>
                <w:rFonts w:ascii="Arial" w:cs="Arial" w:eastAsia="Arial" w:hAnsi="Arial"/>
                <w:b w:val="false"/>
                <w:bCs w:val="false"/>
                <w:i w:val="false"/>
                <w:iCs w:val="false"/>
                <w:color w:val="000000"/>
                <w:sz w:val="18"/>
                <w:szCs w:val="18"/>
              </w:rPr>
              <w:t xml:space="preserve">, prompt: '</w:t>
            </w:r>
            <w:del w:id="9872" w:author="Claude (AI) - proposed" w:date="2026-10-14T07:56:35Z">
              <w:r>
                <w:rPr>
                  <w:rFonts w:ascii="Arial" w:cs="Arial" w:eastAsia="Arial" w:hAnsi="Arial"/>
                  <w:b w:val="false"/>
                  <w:bCs w:val="false"/>
                  <w:i w:val="false"/>
                  <w:iCs w:val="false"/>
                  <w:color w:val="000000"/>
                  <w:sz w:val="18"/>
                  <w:szCs w:val="18"/>
                </w:rPr>
                <w:delText xml:space="preserve">Cellular respiration happens inside cells, not just at the leaf surface. Where would you add mitochondria and the respiration equation to your model</w:delText>
              </w:r>
            </w:del>
            <w:ins w:id="9873" w:author="Claude (AI) - proposed" w:date="2026-10-14T07:56:35Z">
              <w:r>
                <w:rPr>
                  <w:rFonts w:ascii="Arial" w:cs="Arial" w:eastAsia="Arial" w:hAnsi="Arial"/>
                  <w:b w:val="false"/>
                  <w:bCs w:val="false"/>
                  <w:i w:val="false"/>
                  <w:iCs w:val="false"/>
                  <w:color w:val="000000"/>
                  <w:sz w:val="18"/>
                  <w:szCs w:val="18"/>
                </w:rPr>
                <w:t xml:space="preserve">The gas is made inside yeast or bacteria cells. Where on your model would you show those cells, the glucose and the CO₂ leaving? How is this different from where the gas comes out of the sukuma wiki leaf</w:t>
              </w:r>
            </w:ins>
            <w:r>
              <w:rPr>
                <w:rFonts w:ascii="Arial" w:cs="Arial" w:eastAsia="Arial" w:hAnsi="Arial"/>
                <w:b w:val="false"/>
                <w:bCs w:val="false"/>
                <w:i w:val="false"/>
                <w:iCs w:val="false"/>
                <w:color w:val="000000"/>
                <w:sz w:val="18"/>
                <w:szCs w:val="18"/>
              </w:rPr>
              <w:t xml:space="preserve">?' Allow 10 seconds of WAIT TIME. Cold-call one student from two groups to describe one new annotation they added and what it means. Close the lesson: 'In Lesson 11, every group will share their CER with the class. Others will ask questions and challenge your reasoning. Tonight, review your data and make sure your reasoning is as strong as possible — because your peers will test it.' Signal clean-up: all equipment returned, beakers of water disposed of safely, blades collected by teacher.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(NGSS SEP 2: Developing and Using Models) — Using a new colour to annotate the model makes conceptual growth literally visible: learners and the teacher can see at a glance what was understood before this lesson versus what new evidence has been added today. Anchoring the annotation to a specific location on the leaf cross-section diagram reinforces spatial understanding of where gaseous exchange and respiration occur, directly connecting investigative data to structural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annotations are in a different colour from prior lessons. (2) At least one annotation references the specific gas exchange structure or cellular process relevant to the group's investigation. (3) At least one star (*) and one question mark (?) are present, showing honest assessment of the model's completeness. Teacher flag: models with no new annotations or identical colour throughout (group has not engaged with revision) — these groups are prioritised for targeted support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10,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DATA QUALITY: Did all groups collect sufficient data for a meaningful CER? Which groups have incomplete tables, missing units, or only one trial? These groups will need prioritised support at the start of Lesson 11 before peer sharing begins.</w:t>
            </w:r>
          </w:p>
          <w:p>
            <w:pPr>
              <w:keepNext w:val="false"/>
              <w:spacing w:after="40" w:before="0"/>
              <w:jc w:val="left"/>
            </w:pPr>
            <w:r>
              <w:rPr>
                <w:rFonts w:ascii="Arial" w:cs="Arial" w:eastAsia="Arial" w:hAnsi="Arial"/>
                <w:b w:val="false"/>
                <w:bCs w:val="false"/>
                <w:i w:val="false"/>
                <w:iCs w:val="false"/>
                <w:color w:val="000000"/>
                <w:sz w:val="18"/>
                <w:szCs w:val="18"/>
              </w:rPr>
              <w:t xml:space="preserve">2. VARIABLE CONTROL: During circulation, which groups struggled most to control variables? Was the most common error in the independent variable (e.g., not standardising leaf size) or the controlled variables (e.g., inconsistent timing)? Note these groups for targeted questioning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Review the three notebooks collected as spot-checks. Is the reasoning biological and mechanistic, or is it descriptive and circular? If more than half the class is writing descriptive reasoning, begin Lesson 11 with a whole-class worked example of strong vs. weak reasoning before peer critique begins.</w:t>
            </w:r>
          </w:p>
          <w:p>
            <w:pPr>
              <w:keepNext w:val="false"/>
              <w:spacing w:after="40" w:before="0"/>
              <w:jc w:val="left"/>
            </w:pPr>
            <w:r>
              <w:rPr>
                <w:rFonts w:ascii="Arial" w:cs="Arial" w:eastAsia="Arial" w:hAnsi="Arial"/>
                <w:b w:val="false"/>
                <w:bCs w:val="false"/>
                <w:i w:val="false"/>
                <w:iCs w:val="false"/>
                <w:color w:val="000000"/>
                <w:sz w:val="18"/>
                <w:szCs w:val="18"/>
              </w:rPr>
              <w:t xml:space="preserve">4. DQB PATTERNS: Look at the yellow sticky notes (lingering questions). What are the most common unanswered questions? These should guide your selection of which groups present first in Lesson 11 — start with the finding that addresses the most yellow questions from other groups.</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students independently connected their group's finding to the sukuma wiki bubbling phenomenon in their notebook entries? If fewer than 60% made an explicit connection, open Lesson 11 by returning to the phenomenon image and asking the class collectively: 'Which </w:t>
            </w:r>
            <w:del w:id="9874" w:author="Claude (AI) - proposed" w:date="2026-10-14T07:56:35Z">
              <w:r>
                <w:rPr>
                  <w:rFonts w:ascii="Arial" w:cs="Arial" w:eastAsia="Arial" w:hAnsi="Arial"/>
                  <w:b w:val="false"/>
                  <w:bCs w:val="false"/>
                  <w:i w:val="false"/>
                  <w:iCs w:val="false"/>
                  <w:color w:val="000000"/>
                  <w:sz w:val="18"/>
                  <w:szCs w:val="18"/>
                </w:rPr>
                <w:delText xml:space="preserve">investigation today most directly explains why bubbles appeared from specific spots on the leaf</w:delText>
              </w:r>
            </w:del>
            <w:ins w:id="9875" w:author="Claude (AI) - proposed" w:date="2026-10-14T07:56:35Z">
              <w:r>
                <w:rPr>
                  <w:rFonts w:ascii="Arial" w:cs="Arial" w:eastAsia="Arial" w:hAnsi="Arial"/>
                  <w:b w:val="false"/>
                  <w:bCs w:val="false"/>
                  <w:i w:val="false"/>
                  <w:iCs w:val="false"/>
                  <w:color w:val="000000"/>
                  <w:sz w:val="18"/>
                  <w:szCs w:val="18"/>
                </w:rPr>
                <w:t xml:space="preserve">result today — the class counts from the shared beakers or any group's fermentation data — tells us most about where the leaf's gas escapes, and which tells us about fermentation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6. ENGAGEMENT AND SAFETY: Were all learners actively participating, or were some group members passive observers? In Lesson 11, assign specific presentation roles to learners who were less active today. Were all safety protocols (</w:t>
            </w:r>
            <w:del w:id="9876" w:author="Claude (AI) - proposed" w:date="2026-10-14T07:56:35Z">
              <w:r>
                <w:rPr>
                  <w:rFonts w:ascii="Arial" w:cs="Arial" w:eastAsia="Arial" w:hAnsi="Arial"/>
                  <w:b w:val="false"/>
                  <w:bCs w:val="false"/>
                  <w:i w:val="false"/>
                  <w:iCs w:val="false"/>
                  <w:color w:val="000000"/>
                  <w:sz w:val="18"/>
                  <w:szCs w:val="18"/>
                </w:rPr>
                <w:delText xml:space="preserve">hot water, blades, iodine</w:delText>
              </w:r>
            </w:del>
            <w:ins w:id="9877" w:author="Claude (AI) - proposed" w:date="2026-10-14T07:56:35Z">
              <w:r>
                <w:rPr>
                  <w:rFonts w:ascii="Arial" w:cs="Arial" w:eastAsia="Arial" w:hAnsi="Arial"/>
                  <w:b w:val="false"/>
                  <w:bCs w:val="false"/>
                  <w:i w:val="false"/>
                  <w:iCs w:val="false"/>
                  <w:color w:val="000000"/>
                  <w:sz w:val="18"/>
                  <w:szCs w:val="18"/>
                </w:rPr>
                <w:t xml:space="preserve">warm water, open outlet tubes, gloves and hand-washing, waste disposal</w:t>
              </w:r>
            </w:ins>
            <w:r>
              <w:rPr>
                <w:rFonts w:ascii="Arial" w:cs="Arial" w:eastAsia="Arial" w:hAnsi="Arial"/>
                <w:b w:val="false"/>
                <w:bCs w:val="false"/>
                <w:i w:val="false"/>
                <w:iCs w:val="false"/>
                <w:color w:val="000000"/>
                <w:sz w:val="18"/>
                <w:szCs w:val="18"/>
              </w:rPr>
              <w:t xml:space="preserve">) followed? Note any incidents in the safety log.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w:t>
            </w:r>
            <w:ins w:id="9878" w:author="Claude (AI) - proposed" w:date="2026-10-14T07:56:35Z">
              <w:r>
                <w:rPr>
                  <w:rFonts w:ascii="Arial" w:cs="Arial" w:eastAsia="Arial" w:hAnsi="Arial"/>
                  <w:b w:val="false"/>
                  <w:bCs w:val="false"/>
                  <w:i w:val="false"/>
                  <w:iCs w:val="false"/>
                  <w:color w:val="000000"/>
                  <w:sz w:val="18"/>
                  <w:szCs w:val="18"/>
                </w:rPr>
                <w:t xml:space="preserve">fermentation </w:t>
              </w:r>
            </w:ins>
            <w:r>
              <w:rPr>
                <w:rFonts w:ascii="Arial" w:cs="Arial" w:eastAsia="Arial" w:hAnsi="Arial"/>
                <w:b w:val="false"/>
                <w:bCs w:val="false"/>
                <w:i w:val="false"/>
                <w:iCs w:val="false"/>
                <w:color w:val="000000"/>
                <w:sz w:val="18"/>
                <w:szCs w:val="18"/>
              </w:rPr>
              <w:t xml:space="preserve">investigations — for example: </w:t>
            </w:r>
            <w:del w:id="9879" w:author="Claude (AI) - proposed" w:date="2026-10-14T07:56:35Z">
              <w:r>
                <w:rPr>
                  <w:rFonts w:ascii="Arial" w:cs="Arial" w:eastAsia="Arial" w:hAnsi="Arial"/>
                  <w:b w:val="false"/>
                  <w:bCs w:val="false"/>
                  <w:i w:val="false"/>
                  <w:iCs w:val="false"/>
                  <w:color w:val="000000"/>
                  <w:sz w:val="18"/>
                  <w:szCs w:val="18"/>
                </w:rPr>
                <w:delText xml:space="preserve">bubble production rates from sukuma wiki leaf discs</w:delText>
              </w:r>
            </w:del>
            <w:ins w:id="9880" w:author="Claude (AI) - proposed" w:date="2026-10-14T07:56:35Z">
              <w:r>
                <w:rPr>
                  <w:rFonts w:ascii="Arial" w:cs="Arial" w:eastAsia="Arial" w:hAnsi="Arial"/>
                  <w:b w:val="false"/>
                  <w:bCs w:val="false"/>
                  <w:i w:val="false"/>
                  <w:iCs w:val="false"/>
                  <w:color w:val="000000"/>
                  <w:sz w:val="18"/>
                  <w:szCs w:val="18"/>
                </w:rPr>
                <w:t xml:space="preserve">balloon size or bubble counts from yeast</w:t>
              </w:r>
            </w:ins>
            <w:r>
              <w:rPr>
                <w:rFonts w:ascii="Arial" w:cs="Arial" w:eastAsia="Arial" w:hAnsi="Arial"/>
                <w:b w:val="false"/>
                <w:bCs w:val="false"/>
                <w:i w:val="false"/>
                <w:iCs w:val="false"/>
                <w:color w:val="000000"/>
                <w:sz w:val="18"/>
                <w:szCs w:val="18"/>
              </w:rPr>
              <w:t xml:space="preserve"> at different temperatures</w:t>
            </w:r>
            <w:del w:id="9881" w:author="Claude (AI) - proposed" w:date="2026-10-14T07:56:35Z">
              <w:r>
                <w:rPr>
                  <w:rFonts w:ascii="Arial" w:cs="Arial" w:eastAsia="Arial" w:hAnsi="Arial"/>
                  <w:b w:val="false"/>
                  <w:bCs w:val="false"/>
                  <w:i w:val="false"/>
                  <w:iCs w:val="false"/>
                  <w:color w:val="000000"/>
                  <w:sz w:val="18"/>
                  <w:szCs w:val="18"/>
                </w:rPr>
                <w:delText xml:space="preserve">; stomatal counts on upper vs. lower leaf surfaces using nail varnish peels; colour changes in hydrogencarbonate indicator or lime water when exposed to germinating githeri seeds; or temperature differences between germinating and boiled seeds</w:delText>
              </w:r>
            </w:del>
            <w:ins w:id="9882" w:author="Claude (AI) - proposed" w:date="2026-10-14T07:56:35Z">
              <w:r>
                <w:rPr>
                  <w:rFonts w:ascii="Arial" w:cs="Arial" w:eastAsia="Arial" w:hAnsi="Arial"/>
                  <w:b w:val="false"/>
                  <w:bCs w:val="false"/>
                  <w:i w:val="false"/>
                  <w:iCs w:val="false"/>
                  <w:color w:val="000000"/>
                  <w:sz w:val="18"/>
                  <w:szCs w:val="18"/>
                </w:rPr>
                <w:t xml:space="preserve"> or sugar amounts; gas collected over water from kitchen scraps or dung; changes in smell, bubbles and pH in uji or githeri over time — and the class's shared 'back to the bubbles' counts from leaf pieces with different surfaces or cut edges coated with petroleum jelly</w:t>
              </w:r>
            </w:ins>
            <w:r>
              <w:rPr>
                <w:rFonts w:ascii="Arial" w:cs="Arial" w:eastAsia="Arial" w:hAnsi="Arial"/>
                <w:b w:val="false"/>
                <w:bCs w:val="false"/>
                <w:i w:val="false"/>
                <w:iCs w:val="false"/>
                <w:color w:val="000000"/>
                <w:sz w:val="18"/>
                <w:szCs w:val="18"/>
              </w:rPr>
              <w:t xml:space="preserve">. They recorded raw data in tables</w:t>
            </w:r>
            <w:ins w:id="9883" w:author="Claude (AI) - proposed" w:date="2026-10-14T07:56:35Z">
              <w:r>
                <w:rPr>
                  <w:rFonts w:ascii="Arial" w:cs="Arial" w:eastAsia="Arial" w:hAnsi="Arial"/>
                  <w:b w:val="false"/>
                  <w:bCs w:val="false"/>
                  <w:i w:val="false"/>
                  <w:iCs w:val="false"/>
                  <w:color w:val="000000"/>
                  <w:sz w:val="18"/>
                  <w:szCs w:val="18"/>
                </w:rPr>
                <w:t xml:space="preserve"> with units</w:t>
              </w:r>
            </w:ins>
            <w:r>
              <w:rPr>
                <w:rFonts w:ascii="Arial" w:cs="Arial" w:eastAsia="Arial" w:hAnsi="Arial"/>
                <w:b w:val="false"/>
                <w:bCs w:val="false"/>
                <w:i w:val="false"/>
                <w:iCs w:val="false"/>
                <w:color w:val="000000"/>
                <w:sz w:val="18"/>
                <w:szCs w:val="18"/>
              </w:rPr>
              <w:t xml:space="preserve">, noted anomalous readings, and documented </w:t>
            </w:r>
            <w:del w:id="9884" w:author="Claude (AI) - proposed" w:date="2026-10-14T07:56:35Z">
              <w:r>
                <w:rPr>
                  <w:rFonts w:ascii="Arial" w:cs="Arial" w:eastAsia="Arial" w:hAnsi="Arial"/>
                  <w:b w:val="false"/>
                  <w:bCs w:val="false"/>
                  <w:i w:val="false"/>
                  <w:iCs w:val="false"/>
                  <w:color w:val="000000"/>
                  <w:sz w:val="18"/>
                  <w:szCs w:val="18"/>
                </w:rPr>
                <w:delText xml:space="preserve">the behaviour of leaf material, seeds, and indicator solutions</w:delText>
              </w:r>
            </w:del>
            <w:ins w:id="9885" w:author="Claude (AI) - proposed" w:date="2026-10-14T07:56:35Z">
              <w:r>
                <w:rPr>
                  <w:rFonts w:ascii="Arial" w:cs="Arial" w:eastAsia="Arial" w:hAnsi="Arial"/>
                  <w:b w:val="false"/>
                  <w:bCs w:val="false"/>
                  <w:i w:val="false"/>
                  <w:iCs w:val="false"/>
                  <w:color w:val="000000"/>
                  <w:sz w:val="18"/>
                  <w:szCs w:val="18"/>
                </w:rPr>
                <w:t xml:space="preserve">what happened</w:t>
              </w:r>
            </w:ins>
            <w:r>
              <w:rPr>
                <w:rFonts w:ascii="Arial" w:cs="Arial" w:eastAsia="Arial" w:hAnsi="Arial"/>
                <w:b w:val="false"/>
                <w:bCs w:val="false"/>
                <w:i w:val="false"/>
                <w:iCs w:val="false"/>
                <w:color w:val="000000"/>
                <w:sz w:val="18"/>
                <w:szCs w:val="18"/>
              </w:rPr>
              <w:t xml:space="preserve">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execute a fair-test investigation by actively controlling variables and recording data with appropriate units and precision. They applied unit knowledge — </w:t>
            </w:r>
            <w:del w:id="9886" w:author="Claude (AI) - proposed" w:date="2026-10-14T07:56:35Z">
              <w:r>
                <w:rPr>
                  <w:rFonts w:ascii="Arial" w:cs="Arial" w:eastAsia="Arial" w:hAnsi="Arial"/>
                  <w:b w:val="false"/>
                  <w:bCs w:val="false"/>
                  <w:i w:val="false"/>
                  <w:iCs w:val="false"/>
                  <w:color w:val="000000"/>
                  <w:sz w:val="18"/>
                  <w:szCs w:val="18"/>
                </w:rPr>
                <w:delText xml:space="preserve">stomata, guard cells, lenticels, cellular respiration</w:delText>
              </w:r>
            </w:del>
            <w:ins w:id="9887" w:author="Claude (AI) - proposed" w:date="2026-10-14T07:56:35Z">
              <w:r>
                <w:rPr>
                  <w:rFonts w:ascii="Arial" w:cs="Arial" w:eastAsia="Arial" w:hAnsi="Arial"/>
                  <w:b w:val="false"/>
                  <w:bCs w:val="false"/>
                  <w:i w:val="false"/>
                  <w:iCs w:val="false"/>
                  <w:color w:val="000000"/>
                  <w:sz w:val="18"/>
                  <w:szCs w:val="18"/>
                </w:rPr>
                <w:t xml:space="preserve">anaerobic respiration (fermentation)</w:t>
              </w:r>
            </w:ins>
            <w:r>
              <w:rPr>
                <w:rFonts w:ascii="Arial" w:cs="Arial" w:eastAsia="Arial" w:hAnsi="Arial"/>
                <w:b w:val="false"/>
                <w:bCs w:val="false"/>
                <w:i w:val="false"/>
                <w:iCs w:val="false"/>
                <w:color w:val="000000"/>
                <w:sz w:val="18"/>
                <w:szCs w:val="18"/>
              </w:rPr>
              <w:t xml:space="preserve">, enzyme activity, </w:t>
            </w:r>
            <w:del w:id="9888" w:author="Claude (AI) - proposed" w:date="2026-10-14T07:56:35Z">
              <w:r>
                <w:rPr>
                  <w:rFonts w:ascii="Arial" w:cs="Arial" w:eastAsia="Arial" w:hAnsi="Arial"/>
                  <w:b w:val="false"/>
                  <w:bCs w:val="false"/>
                  <w:i w:val="false"/>
                  <w:iCs w:val="false"/>
                  <w:color w:val="000000"/>
                  <w:sz w:val="18"/>
                  <w:szCs w:val="18"/>
                </w:rPr>
                <w:delText xml:space="preserve">gas diffusion</w:delText>
              </w:r>
            </w:del>
            <w:ins w:id="9889" w:author="Claude (AI) - proposed" w:date="2026-10-14T07:56:35Z">
              <w:r>
                <w:rPr>
                  <w:rFonts w:ascii="Arial" w:cs="Arial" w:eastAsia="Arial" w:hAnsi="Arial"/>
                  <w:b w:val="false"/>
                  <w:bCs w:val="false"/>
                  <w:i w:val="false"/>
                  <w:iCs w:val="false"/>
                  <w:color w:val="000000"/>
                  <w:sz w:val="18"/>
                  <w:szCs w:val="18"/>
                </w:rPr>
                <w:t xml:space="preserve">the effect of temperature on yeast</w:t>
              </w:r>
            </w:ins>
            <w:r>
              <w:rPr>
                <w:rFonts w:ascii="Arial" w:cs="Arial" w:eastAsia="Arial" w:hAnsi="Arial"/>
                <w:b w:val="false"/>
                <w:bCs w:val="false"/>
                <w:i w:val="false"/>
                <w:iCs w:val="false"/>
                <w:color w:val="000000"/>
                <w:sz w:val="18"/>
                <w:szCs w:val="18"/>
              </w:rPr>
              <w:t xml:space="preserve"> — to explain patterns in their own data. They learned that real scientific data is sometimes messy or unexpected, and that anomalies are evidence to be explained, not discarded. They also learned to structure their thinking using the CER framework, distinguishing a claim from evidence and from reasoning.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891" w:author="Claude (AI) - proposed" w:date="2026-10-14T07:56:35Z"/>
              </w:rPr>
            </w:pPr>
            <w:ins w:id="9890" w:author="Claude (AI) - proposed" w:date="2026-10-14T07:56:35Z">
              <w:r>
                <w:rPr>
                  <w:rFonts w:ascii="Arial" w:cs="Arial" w:eastAsia="Arial" w:hAnsi="Arial"/>
                  <w:b w:val="false"/>
                  <w:bCs w:val="false"/>
                  <w:i w:val="false"/>
                  <w:iCs w:val="false"/>
                  <w:color w:val="000000"/>
                  <w:sz w:val="18"/>
                  <w:szCs w:val="18"/>
                </w:rPr>
                <w:t xml:space="preserve">Students explained their fermentation results using what they had studied in Lessons 4 to 9: the gas is CO₂ made by cells (yeast or bacteria) respiring without oxygen, and conditions such as warmth, sugar supply and oxygen change how fast it is made. From the shared bubble investigation, they used the class counts to decide where the leaf's gas escapes (stomata on the lower surface, the cut edges, or both) and noted what the investigation did not show: it did not identify the gas.</w:t>
              </w:r>
            </w:ins>
          </w:p>
          <w:p>
            <w:pPr>
              <w:keepNext w:val="false"/>
              <w:spacing w:after="40" w:before="0"/>
              <w:jc w:val="left"/>
              <w:rPr>
                <w:del w:id="9893" w:author="Claude (AI) - proposed" w:date="2026-10-14T07:56:35Z"/>
              </w:rPr>
            </w:pPr>
            <w:del w:id="9892" w:author="Claude (AI) - proposed" w:date="2026-10-14T07:56:35Z">
              <w:r>
                <w:rPr>
                  <w:rFonts w:ascii="Arial" w:cs="Arial" w:eastAsia="Arial" w:hAnsi="Arial"/>
                  <w:b w:val="false"/>
                  <w:bCs w:val="false"/>
                  <w:i w:val="false"/>
                  <w:iCs w:val="false"/>
                  <w:color w:val="000000"/>
                  <w:sz w:val="18"/>
                  <w:szCs w:val="18"/>
                </w:rPr>
                <w:delTex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ejx497ntjvs6sifzity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xhvj4s9w_dgxxwx_loh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Project Presentations and Peer Review: Communicating Evidence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communicate their investigation findings using the CER framework, evaluate peer arguments using a shared rubric, and connect their evidence back to the anchoring phenomenon and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plant gaseous exchange sites, aerobic and anaerobic respiration pathways, factors affecting respiration rate, and the roles of stomata, guard cells, and lenticels in gas movement.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scientific argumentation, oral and visual communication of evidence, structured peer feedback, and critical evaluation of claims against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when reporting anomalous data, respectful critique of peers, and confidence in presenting scientific reasoning to an audience.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plants exchange gases with their environment, and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public evidence-sharing moment of the unit. After designing and executing their investigations in Lessons 9 and 10, groups now present findings to the whole class. The presentations pool evidence from multiple investigations — yeast fermentation, biogas simulation, food fermentation — so the class builds a richer collective answer to the driving question than any single group could achieve alone. The </w:t>
            </w:r>
            <w:ins w:id="9894" w:author="Claude (AI) - proposed" w:date="2026-10-14T07:56:35Z">
              <w:r>
                <w:rPr>
                  <w:rFonts w:ascii="Arial" w:cs="Arial" w:eastAsia="Arial" w:hAnsi="Arial"/>
                  <w:b w:val="false"/>
                  <w:bCs w:val="false"/>
                  <w:i w:val="false"/>
                  <w:iCs w:val="false"/>
                  <w:color w:val="000000"/>
                  <w:sz w:val="18"/>
                  <w:szCs w:val="18"/>
                </w:rPr>
                <w:t xml:space="preserve">class counts from the shared 'back to the bubbles' beakers (Lesson 10) are also used to revisit what the Lesson 1 bubbles are. The </w:t>
              </w:r>
            </w:ins>
            <w:r>
              <w:rPr>
                <w:rFonts w:ascii="Arial" w:cs="Arial" w:eastAsia="Arial" w:hAnsi="Arial"/>
                <w:b w:val="false"/>
                <w:bCs w:val="false"/>
                <w:i w:val="false"/>
                <w:iCs w:val="false"/>
                <w:color w:val="000000"/>
                <w:sz w:val="18"/>
                <w:szCs w:val="18"/>
              </w:rPr>
              <w:t xml:space="preserve">DQB is updated with confirmed answers and outstanding tensions to be resolved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If any fermentation or biogas apparatus is brought to the front for display, lids must be secured to prevent spills. Students should not taste any fermentation samples. Groups handling glassware during display should place items on non-slip mats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opens with a brief structured prediction task in which each group writes one key claim they expect to defend and one question a peer might challenge. Groups then present their investigation findings in a </w:t>
            </w:r>
            <w:del w:id="9895" w:author="Claude (AI) - proposed" w:date="2026-10-14T07:56:35Z">
              <w:r>
                <w:rPr>
                  <w:rFonts w:ascii="Arial" w:cs="Arial" w:eastAsia="Arial" w:hAnsi="Arial"/>
                  <w:b w:val="false"/>
                  <w:bCs w:val="false"/>
                  <w:i w:val="false"/>
                  <w:iCs w:val="false"/>
                  <w:color w:val="000000"/>
                  <w:sz w:val="18"/>
                  <w:szCs w:val="18"/>
                </w:rPr>
                <w:delText xml:space="preserve">timed carousel format (approximately 5 minutes per group</w:delText>
              </w:r>
            </w:del>
            <w:ins w:id="9896" w:author="Claude (AI) - proposed" w:date="2026-10-14T07:56:35Z">
              <w:r>
                <w:rPr>
                  <w:rFonts w:ascii="Arial" w:cs="Arial" w:eastAsia="Arial" w:hAnsi="Arial"/>
                  <w:b w:val="false"/>
                  <w:bCs w:val="false"/>
                  <w:i w:val="false"/>
                  <w:iCs w:val="false"/>
                  <w:color w:val="000000"/>
                  <w:sz w:val="18"/>
                  <w:szCs w:val="18"/>
                </w:rPr>
                <w:t xml:space="preserve">two-round 'stall' carousel (about 10 minutes in all</w:t>
              </w:r>
            </w:ins>
            <w:r>
              <w:rPr>
                <w:rFonts w:ascii="Arial" w:cs="Arial" w:eastAsia="Arial" w:hAnsi="Arial"/>
                <w:b w:val="false"/>
                <w:bCs w:val="false"/>
                <w:i w:val="false"/>
                <w:iCs w:val="false"/>
                <w:color w:val="000000"/>
                <w:sz w:val="18"/>
                <w:szCs w:val="18"/>
              </w:rPr>
              <w:t xml:space="preserve">), using posters, data tables, or simple displays prepared in Lesson 10. After each presentation, peers provide structured written feedback using the co-created rubric. The class then convenes for a whole-class argumentation discussion, debating how collective findings confirm or complicate the original Lesson 1 predictions on the DQB. Students revise their cumulative unit models to incorporate new evidence, and the teacher bridges to Lesson 12 by identifying questions still unresolved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rPr>
                <w:ins w:id="9898" w:author="Claude (AI) - proposed" w:date="2026-10-14T07:56:35Z"/>
              </w:rPr>
            </w:pPr>
            <w:hyperlink w:history="1" r:id="rIdnvnvgmrynbua7gyohrkr3">
              <w:ins w:id="9897" w:author="Claude (AI) - proposed" w:date="2026-10-14T07:56:35Z">
                <w:r>
                  <w:rPr>
                    <w:rFonts w:ascii="Arial" w:cs="Arial" w:eastAsia="Arial" w:hAnsi="Arial"/>
                    <w:color w:val="2E75B6"/>
                    <w:sz w:val="16"/>
                    <w:szCs w:val="16"/>
                    <w:u w:val="single" w:color="2E75B6"/>
                  </w:rPr>
                  <w:t xml:space="preserve">Fossils and rock layers</w:t>
                </w:r>
              </w:ins>
            </w:hyperlink>
          </w:p>
          <w:p>
            <w:pPr>
              <w:spacing w:after="20" w:before="0"/>
              <w:rPr>
                <w:ins w:id="9900" w:author="Claude (AI) - proposed" w:date="2026-10-14T07:56:35Z"/>
              </w:rPr>
            </w:pPr>
            <w:ins w:id="9899"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902" w:author="Claude (AI) - proposed" w:date="2026-10-14T07:56:35Z"/>
              </w:rPr>
            </w:pPr>
            <w:ins w:id="9901" w:author="Claude (AI) - proposed" w:date="2026-10-14T07:56:35Z">
              <w:r>
                <w:rPr>
                  <w:rFonts w:ascii="Arial" w:cs="Arial" w:eastAsia="Arial" w:hAnsi="Arial"/>
                  <w:color w:val="595959"/>
                  <w:sz w:val="14"/>
                  <w:szCs w:val="14"/>
                </w:rPr>
                <w:t xml:space="preserve">Source: Khan Academy (English - US curriculum)</w:t>
              </w:r>
            </w:ins>
          </w:p>
          <w:p>
            <w:pPr>
              <w:spacing w:after="20" w:before="0"/>
              <w:rPr>
                <w:del w:id="9904" w:author="Claude (AI) - proposed" w:date="2026-10-14T07:56:35Z"/>
              </w:rPr>
            </w:pPr>
            <w:del w:id="9903" w:author="Claude (AI) - proposed" w:date="2026-10-14T07:56:35Z">
              <w:r>
                <w:rPr>
                  <w:rFonts w:ascii="Arial" w:cs="Arial" w:eastAsia="Arial" w:hAnsi="Arial"/>
                  <w:i/>
                  <w:iCs/>
                  <w:color w:val="595959"/>
                  <w:sz w:val="16"/>
                  <w:szCs w:val="16"/>
                </w:rPr>
                <w:delText xml:space="preserve">No closely matching video in the ARES library for this activity.</w:delText>
              </w:r>
            </w:del>
          </w:p>
          <w:p>
            <w:pPr>
              <w:spacing w:after="10" w:before="0"/>
              <w:ind w:left="120"/>
              <w:rPr>
                <w:ins w:id="9906" w:author="Claude (AI) - proposed" w:date="2026-10-14T07:56:35Z"/>
              </w:rPr>
            </w:pPr>
            <w:hyperlink w:history="1" r:id="rIdtqt8ob_4zprqmzwdmwlk0">
              <w:ins w:id="9905"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10" w:before="0"/>
              <w:ind w:left="120"/>
              <w:rPr>
                <w:del w:id="9908" w:author="Claude (AI) - proposed" w:date="2026-10-14T07:56:35Z"/>
              </w:rPr>
            </w:pPr>
            <w:hyperlink w:history="1" r:id="rIdfjf8b9mgimpbln8cb1r_7">
              <w:del w:id="9907" w:author="Claude (AI) - proposed" w:date="2026-10-14T07:56:35Z">
                <w:r>
                  <w:rPr>
                    <w:rFonts w:ascii="Arial" w:cs="Arial" w:eastAsia="Arial" w:hAnsi="Arial"/>
                    <w:color w:val="595959"/>
                    <w:sz w:val="14"/>
                    <w:szCs w:val="14"/>
                    <w:u w:val="single" w:color="595959"/>
                  </w:rPr>
                  <w:delText xml:space="preserve">🔍 Search ARES for videos</w:delText>
                </w:r>
              </w:del>
            </w:hyperlink>
          </w:p>
          <w:p>
            <w:pPr>
              <w:spacing w:after="10" w:before="0"/>
              <w:ind w:left="120"/>
              <w:rPr>
                <w:del w:id="9910" w:author="Claude (AI) - proposed" w:date="2026-10-14T07:56:35Z"/>
              </w:rPr>
            </w:pPr>
            <w:del w:id="9909" w:author="Claude (AI) - proposed" w:date="2026-10-14T07:56:35Z">
              <w:r>
                <w:rPr>
                  <w:rFonts w:ascii="Arial" w:cs="Arial" w:eastAsia="Arial" w:hAnsi="Arial"/>
                  <w:color w:val="595959"/>
                  <w:sz w:val="14"/>
                  <w:szCs w:val="14"/>
                </w:rPr>
                <w:delText xml:space="preserve">Search terms: plant gaseous exchange respiration</w:delText>
              </w:r>
            </w:del>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hymztshupkxjgommyfqu">
              <w:r>
                <w:rPr>
                  <w:rFonts w:ascii="Arial" w:cs="Arial" w:eastAsia="Arial" w:hAnsi="Arial"/>
                  <w:color w:val="2E75B6"/>
                  <w:sz w:val="16"/>
                  <w:szCs w:val="16"/>
                  <w:u w:val="single" w:color="2E75B6"/>
                </w:rPr>
                <w:t xml:space="preserve">Fermentation and anaerobic respiration</w:t>
              </w:r>
            </w:hyperlink>
          </w:p>
          <w:p>
            <w:pPr>
              <w:spacing w:after="20" w:before="0"/>
              <w:rPr>
                <w:ins w:id="9912" w:author="Claude (AI) - proposed" w:date="2026-10-14T07:56:35Z"/>
              </w:rPr>
            </w:pPr>
            <w:ins w:id="9911"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lsll0gxxr0ieevsxc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each group receives a half-sheet prompt. They write: (1) The strongest claim they can defend from their own data, expressed as a full CER statement. (2) One question they predict an audience member might raise to challenge their claim. (3) Their prediction of what another group investigating a different phenomenon (for example, a biogas group predicting what a fermentation group found, or vice versa) will have discovered. Students work in groups for 3 minutes. This activates prior knowledge, prepares them to listen critically to peers, and surfaces predictions that the Explain phase will confirm or complicate. Individually, students also briefly revisit their Lesson 1 DQB entry and write one sentence: 'I originally thought the bubbles from the sukuma wiki were because... I now think the evidence from our investigation shows...' This reconnects the entire lesson arc to the anchoring phenomenon before a single presentation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half-sheet prompts and says: 'Before anyone presents, I want every group to commit to their strongest claim in writing. Science is not about hoping your results look good — it is about being honest about what your data actually shows. Take 3 minutes. Write your CER claim, write the toughest question a skeptic might ask you, and write one prediction about what a different group found.' The teacher circulates, scanning claims for vague language and prompting with: 'Your claim says the rate increased — can you be more precise? By how much, under what conditions?' After 3 minutes the teacher says: 'Hold your predictions. We will come back to them after all groups present. You will mark your own prediction as confirmed, partially confirmed, or not confirmed.' WAIT TIME: After issuing the prediction prompt, the teacher waits a full 60 seconds in silence before circulating, allowing groups to write without interruption.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writing activates prior knowledge and creates cognitive readiness to listen critically. Cross-group prediction builds the habit of seeing science as a community of inquirers rather than isolated experiments. Reconnecting to the Lesson 1 DQB entry maintains the phenomenon thread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written CER claims during circulation. Red flags: claims without quantitative evidence, reasoning that merely restates the claim, or groups that cannot identify a potential challenge to their argument. The teacher makes a mental note of which groups need a probing question during the presentation carousel.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914" w:author="Claude (AI) - proposed" w:date="2026-10-14T07:56:35Z"/>
              </w:rPr>
            </w:pPr>
            <w:hyperlink w:history="1" r:id="rIdh3ldl3qxwa49fvvlop9e1">
              <w:ins w:id="9913" w:author="Claude (AI) - proposed" w:date="2026-10-14T07:56:35Z">
                <w:r>
                  <w:rPr>
                    <w:rFonts w:ascii="Arial" w:cs="Arial" w:eastAsia="Arial" w:hAnsi="Arial"/>
                    <w:color w:val="2E75B6"/>
                    <w:sz w:val="16"/>
                    <w:szCs w:val="16"/>
                    <w:u w:val="single" w:color="2E75B6"/>
                  </w:rPr>
                  <w:t xml:space="preserve">Fossils and rock layers</w:t>
                </w:r>
              </w:ins>
            </w:hyperlink>
          </w:p>
          <w:p>
            <w:pPr>
              <w:spacing w:after="20" w:before="0"/>
              <w:rPr>
                <w:ins w:id="9916" w:author="Claude (AI) - proposed" w:date="2026-10-14T07:56:35Z"/>
              </w:rPr>
            </w:pPr>
            <w:ins w:id="9915" w:author="Claude (AI) - proposed" w:date="2026-10-14T07:56:35Z">
              <w:r>
                <w:rPr>
                  <w:rFonts w:ascii="Arial" w:cs="Arial" w:eastAsia="Arial" w:hAnsi="Arial"/>
                  <w:i/>
                  <w:iCs/>
                  <w:color w:val="595959"/>
                  <w:sz w:val="16"/>
                  <w:szCs w:val="16"/>
                </w:rPr>
                <w:t xml:space="preserve">Related topic: not an exact match for this lesson.</w:t>
              </w:r>
            </w:ins>
          </w:p>
          <w:p>
            <w:pPr>
              <w:spacing w:after="20" w:before="0"/>
              <w:rPr>
                <w:del w:id="9918" w:author="Claude (AI) - proposed" w:date="2026-10-14T07:56:35Z"/>
              </w:rPr>
            </w:pPr>
            <w:del w:id="9917" w:author="Claude (AI) - proposed" w:date="2026-10-14T07:56:35Z">
              <w:r>
                <w:rPr>
                  <w:rFonts w:ascii="Arial" w:cs="Arial" w:eastAsia="Arial" w:hAnsi="Arial"/>
                  <w:i/>
                  <w:iCs/>
                  <w:color w:val="595959"/>
                  <w:sz w:val="16"/>
                  <w:szCs w:val="16"/>
                </w:rPr>
                <w:delText xml:space="preserve">No closely matching video in the ARES library for this activity.</w:delText>
              </w:r>
            </w:del>
          </w:p>
          <w:p>
            <w:pPr>
              <w:spacing w:after="10" w:before="0"/>
              <w:ind w:left="120"/>
              <w:rPr>
                <w:del w:id="9920" w:author="Claude (AI) - proposed" w:date="2026-10-14T07:56:35Z"/>
              </w:rPr>
            </w:pPr>
            <w:hyperlink w:history="1" r:id="rIdcimmycsbwel4ihle6ma8d">
              <w:del w:id="9919" w:author="Claude (AI) - proposed" w:date="2026-10-14T07:56:35Z">
                <w:r>
                  <w:rPr>
                    <w:rFonts w:ascii="Arial" w:cs="Arial" w:eastAsia="Arial" w:hAnsi="Arial"/>
                    <w:color w:val="595959"/>
                    <w:sz w:val="14"/>
                    <w:szCs w:val="14"/>
                    <w:u w:val="single" w:color="595959"/>
                  </w:rPr>
                  <w:delText xml:space="preserve">🔍 Search ARES for videos</w:delText>
                </w:r>
              </w:del>
            </w:hyperlink>
          </w:p>
          <w:p>
            <w:pPr>
              <w:spacing w:after="10" w:before="0"/>
              <w:ind w:left="120"/>
              <w:rPr>
                <w:del w:id="9922" w:author="Claude (AI) - proposed" w:date="2026-10-14T07:56:35Z"/>
              </w:rPr>
            </w:pPr>
            <w:del w:id="9921" w:author="Claude (AI) - proposed" w:date="2026-10-14T07:56:35Z">
              <w:r>
                <w:rPr>
                  <w:rFonts w:ascii="Arial" w:cs="Arial" w:eastAsia="Arial" w:hAnsi="Arial"/>
                  <w:color w:val="595959"/>
                  <w:sz w:val="14"/>
                  <w:szCs w:val="14"/>
                </w:rPr>
                <w:delText xml:space="preserve">Search terms: plant gaseous exchange respiration</w:delText>
              </w:r>
            </w:del>
          </w:p>
          <w:p>
            <w:pPr>
              <w:spacing w:after="40" w:before="0"/>
              <w:rPr>
                <w:del w:id="9924" w:author="Claude (AI) - proposed" w:date="2026-10-14T07:56:35Z"/>
              </w:rPr>
            </w:pPr>
            <w:del w:id="9923" w:author="Claude (AI) - proposed" w:date="2026-10-14T07:56:35Z">
              <w:r>
                <w:rPr>
                  <w:sz w:val="14"/>
                  <w:szCs w:val="14"/>
                </w:rPr>
                <w:delText xml:space="preserve"/>
              </w:r>
            </w:del>
          </w:p>
          <w:p>
            <w:pPr>
              <w:spacing w:after="20" w:before="0"/>
              <w:rPr>
                <w:del w:id="9926" w:author="Claude (AI) - proposed" w:date="2026-10-14T07:56:35Z"/>
              </w:rPr>
            </w:pPr>
            <w:del w:id="9925" w:author="Claude (AI) - proposed" w:date="2026-10-14T07:56:35Z">
              <w:r>
                <w:rPr>
                  <w:rFonts w:ascii="Arial" w:cs="Arial" w:eastAsia="Arial" w:hAnsi="Arial"/>
                  <w:b/>
                  <w:bCs/>
                  <w:color w:val="1F3864"/>
                  <w:sz w:val="16"/>
                  <w:szCs w:val="16"/>
                </w:rPr>
                <w:delText xml:space="preserve">📖 EXERCISE:</w:delText>
              </w:r>
            </w:del>
          </w:p>
          <w:p>
            <w:pPr>
              <w:spacing w:after="20" w:before="0"/>
              <w:rPr>
                <w:del w:id="9928" w:author="Claude (AI) - proposed" w:date="2026-10-14T07:56:35Z"/>
              </w:rPr>
            </w:pPr>
            <w:hyperlink w:history="1" r:id="rIdbfausqklmyhgf6k0v8sbv">
              <w:del w:id="9927" w:author="Claude (AI) - proposed" w:date="2026-10-14T07:56:35Z">
                <w:r>
                  <w:rPr>
                    <w:rFonts w:ascii="Arial" w:cs="Arial" w:eastAsia="Arial" w:hAnsi="Arial"/>
                    <w:color w:val="2E75B6"/>
                    <w:sz w:val="16"/>
                    <w:szCs w:val="16"/>
                    <w:u w:val="single" w:color="2E75B6"/>
                  </w:rPr>
                  <w:delText xml:space="preserve">Fermentation and anaerobic respiration</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rPr>
                <w:del w:id="9930" w:author="Claude (AI) - proposed" w:date="2026-10-14T07:56:35Z"/>
              </w:rPr>
            </w:pPr>
            <w:hyperlink w:history="1" r:id="rIdgmpciwv9vt-9r2vtub8ul">
              <w:del w:id="9929" w:author="Claude (AI) - proposed" w:date="2026-10-14T07:56:35Z">
                <w:r>
                  <w:rPr>
                    <w:rFonts w:ascii="Arial" w:cs="Arial" w:eastAsia="Arial" w:hAnsi="Arial"/>
                    <w:color w:val="595959"/>
                    <w:sz w:val="14"/>
                    <w:szCs w:val="14"/>
                    <w:u w:val="single" w:color="595959"/>
                  </w:rPr>
                  <w:delText xml:space="preserve">🔍 Search ARES for similar readings</w:delText>
                </w:r>
              </w:del>
            </w:hyperlink>
          </w:p>
          <w:p>
            <w:pPr>
              <w:keepNext w:val="false"/>
              <w:spacing w:after="40" w:before="0"/>
              <w:jc w:val="left"/>
              <w:rPr>
                <w:del w:id="9932" w:author="Claude (AI) - proposed" w:date="2026-10-14T07:56:35Z"/>
              </w:rPr>
            </w:pPr>
            <w:del w:id="9931" w:author="Claude (AI) - proposed" w:date="2026-10-14T07:56:35Z">
              <w:r>
                <w:rPr>
                  <w:rFonts w:ascii="Arial" w:cs="Arial" w:eastAsia="Arial" w:hAnsi="Arial"/>
                  <w:b w:val="false"/>
                  <w:bCs w:val="false"/>
                  <w:i w:val="false"/>
                  <w:iCs w:val="false"/>
                  <w:color w:val="000000"/>
                  <w:sz w:val="18"/>
                  <w:szCs w:val="18"/>
                </w:rPr>
                <w:delText xml:space="preserve">Groups present their investigations in a timed carousel. Each group has 4 minutes to present and 1 minute for one clarifying question from the audience. The order is: (1) Yeast fermentation groups, (2) Biogas simulation groups, (3) Food fermentation groups (uji, mandazi, or similar).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delText>
              </w:r>
            </w:del>
          </w:p>
          <w:p>
            <w:pPr>
              <w:keepNext w:val="false"/>
              <w:spacing w:after="40" w:before="0"/>
              <w:jc w:val="left"/>
              <w:rPr>
                <w:del w:id="9934" w:author="Claude (AI) - proposed" w:date="2026-10-14T07:56:35Z"/>
              </w:rPr>
            </w:pPr>
            <w:del w:id="9933" w:author="Claude (AI) - proposed" w:date="2026-10-14T07:56:35Z">
              <w:r>
                <w:rPr>
                  <w:rFonts w:ascii="Arial" w:cs="Arial" w:eastAsia="Arial" w:hAnsi="Arial"/>
                  <w:b w:val="false"/>
                  <w:bCs w:val="false"/>
                  <w:i w:val="false"/>
                  <w:iCs w:val="false"/>
                  <w:color w:val="000000"/>
                  <w:sz w:val="18"/>
                  <w:szCs w:val="18"/>
                </w:rPr>
                <w:delTex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 After each presentation, the teacher selects one audience member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delText>
              </w:r>
            </w:del>
          </w:p>
          <w:p>
            <w:pPr>
              <w:keepNext w:val="false"/>
              <w:spacing w:after="40" w:before="0"/>
              <w:jc w:val="left"/>
              <w:rPr>
                <w:del w:id="9936" w:author="Claude (AI) - proposed" w:date="2026-10-14T07:56:35Z"/>
              </w:rPr>
            </w:pPr>
            <w:del w:id="9935" w:author="Claude (AI) - proposed" w:date="2026-10-14T07:56:35Z">
              <w:r>
                <w:rPr>
                  <w:rFonts w:ascii="Arial" w:cs="Arial" w:eastAsia="Arial" w:hAnsi="Arial"/>
                  <w:b w:val="false"/>
                  <w:bCs w:val="false"/>
                  <w:i w:val="false"/>
                  <w:iCs w:val="false"/>
                  <w:color w:val="000000"/>
                  <w:sz w:val="18"/>
                  <w:szCs w:val="18"/>
                </w:rPr>
                <w:delTex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delText>
              </w:r>
            </w:del>
          </w:p>
          <w:p>
            <w:pPr>
              <w:keepNext w:val="false"/>
              <w:spacing w:after="40" w:before="0"/>
              <w:jc w:val="left"/>
              <w:rPr>
                <w:del w:id="9938" w:author="Claude (AI) - proposed" w:date="2026-10-14T07:56:35Z"/>
              </w:rPr>
            </w:pPr>
            <w:del w:id="9937" w:author="Claude (AI) - proposed" w:date="2026-10-14T07:56:35Z">
              <w:r>
                <w:rPr>
                  <w:rFonts w:ascii="Arial" w:cs="Arial" w:eastAsia="Arial" w:hAnsi="Arial"/>
                  <w:b w:val="false"/>
                  <w:bCs w:val="false"/>
                  <w:i w:val="false"/>
                  <w:iCs w:val="false"/>
                  <w:color w:val="000000"/>
                  <w:sz w:val="18"/>
                  <w:szCs w:val="18"/>
                </w:rPr>
                <w:delTex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delText>
              </w:r>
            </w:del>
          </w:p>
          <w:p>
            <w:pPr>
              <w:keepNext w:val="false"/>
              <w:spacing w:after="40" w:before="0"/>
              <w:jc w:val="left"/>
              <w:rPr>
                <w:del w:id="9940" w:author="Claude (AI) - proposed" w:date="2026-10-14T07:56:35Z"/>
              </w:rPr>
            </w:pPr>
            <w:del w:id="9939" w:author="Claude (AI) - proposed" w:date="2026-10-14T07:56:35Z">
              <w:r>
                <w:rPr>
                  <w:rFonts w:ascii="Arial" w:cs="Arial" w:eastAsia="Arial" w:hAnsi="Arial"/>
                  <w:b/>
                  <w:bCs/>
                  <w:i w:val="false"/>
                  <w:iCs w:val="false"/>
                  <w:color w:val="000000"/>
                  <w:sz w:val="18"/>
                  <w:szCs w:val="18"/>
                </w:rPr>
                <w:delText xml:space="preserve">Explain Phase</w:delText>
              </w:r>
            </w:del>
          </w:p>
          <w:p>
            <w:pPr>
              <w:spacing w:after="20" w:before="0"/>
              <w:rPr>
                <w:del w:id="9942" w:author="Claude (AI) - proposed" w:date="2026-10-14T07:56:35Z"/>
              </w:rPr>
            </w:pPr>
            <w:del w:id="9941" w:author="Claude (AI) - proposed" w:date="2026-10-14T07:56:35Z">
              <w:r>
                <w:rPr>
                  <w:rFonts w:ascii="Arial" w:cs="Arial" w:eastAsia="Arial" w:hAnsi="Arial"/>
                  <w:b/>
                  <w:bCs/>
                  <w:color w:val="1F3864"/>
                  <w:sz w:val="16"/>
                  <w:szCs w:val="16"/>
                </w:rPr>
                <w:delText xml:space="preserve">📹 VIDEO:</w:delText>
              </w:r>
            </w:del>
          </w:p>
          <w:p>
            <w:pPr>
              <w:spacing w:after="20" w:before="0"/>
              <w:rPr>
                <w:del w:id="9944" w:author="Claude (AI) - proposed" w:date="2026-10-14T07:56:35Z"/>
              </w:rPr>
            </w:pPr>
            <w:del w:id="9943" w:author="Claude (AI) - proposed" w:date="2026-10-14T07:56:35Z">
              <w:r>
                <w:rPr>
                  <w:rFonts w:ascii="Arial" w:cs="Arial" w:eastAsia="Arial" w:hAnsi="Arial"/>
                  <w:i/>
                  <w:iCs/>
                  <w:color w:val="595959"/>
                  <w:sz w:val="16"/>
                  <w:szCs w:val="16"/>
                </w:rPr>
                <w:delText xml:space="preserve">No closely matching video in the ARES library for this activity.</w:delText>
              </w:r>
            </w:del>
          </w:p>
          <w:p>
            <w:pPr>
              <w:spacing w:after="10" w:before="0"/>
              <w:ind w:left="120"/>
              <w:rPr>
                <w:ins w:id="9946" w:author="Claude (AI) - proposed" w:date="2026-10-14T07:56:35Z"/>
              </w:rPr>
            </w:pPr>
            <w:hyperlink w:history="1" r:id="rIdvuh5nitawtr7iojf3jjrb">
              <w:ins w:id="9945"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10" w:before="0"/>
              <w:ind w:left="120"/>
              <w:rPr>
                <w:del w:id="9948" w:author="Claude (AI) - proposed" w:date="2026-10-14T07:56:35Z"/>
              </w:rPr>
            </w:pPr>
            <w:hyperlink w:history="1" r:id="rIdtglymfpwit8mlksjbvpal">
              <w:del w:id="9947" w:author="Claude (AI) - proposed" w:date="2026-10-14T07:56:35Z">
                <w:r>
                  <w:rPr>
                    <w:rFonts w:ascii="Arial" w:cs="Arial" w:eastAsia="Arial" w:hAnsi="Arial"/>
                    <w:color w:val="595959"/>
                    <w:sz w:val="14"/>
                    <w:szCs w:val="14"/>
                    <w:u w:val="single" w:color="595959"/>
                  </w:rPr>
                  <w:delText xml:space="preserve">🔍 Search ARES for videos</w:delText>
                </w:r>
              </w:del>
            </w:hyperlink>
          </w:p>
          <w:p>
            <w:pPr>
              <w:spacing w:after="10" w:before="0"/>
              <w:ind w:left="120"/>
              <w:rPr>
                <w:del w:id="9950" w:author="Claude (AI) - proposed" w:date="2026-10-14T07:56:35Z"/>
              </w:rPr>
            </w:pPr>
            <w:del w:id="9949" w:author="Claude (AI) - proposed" w:date="2026-10-14T07:56:35Z">
              <w:r>
                <w:rPr>
                  <w:rFonts w:ascii="Arial" w:cs="Arial" w:eastAsia="Arial" w:hAnsi="Arial"/>
                  <w:color w:val="595959"/>
                  <w:sz w:val="14"/>
                  <w:szCs w:val="14"/>
                </w:rPr>
                <w:delText xml:space="preserve">Search terms: plant gaseous exchange respiration</w:delText>
              </w:r>
            </w:del>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rmmdq7wwg4u2_xglot">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v-ngilk1qqj8cuvs9m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952" w:author="Claude (AI) - proposed" w:date="2026-10-14T07:56:35Z"/>
              </w:rPr>
            </w:pPr>
            <w:ins w:id="9951" w:author="Claude (AI) - proposed" w:date="2026-10-14T07:56:35Z">
              <w:r>
                <w:rPr>
                  <w:rFonts w:ascii="Arial" w:cs="Arial" w:eastAsia="Arial" w:hAnsi="Arial"/>
                  <w:b w:val="false"/>
                  <w:bCs w:val="false"/>
                  <w:i w:val="false"/>
                  <w:iCs w:val="false"/>
                  <w:color w:val="000000"/>
                  <w:sz w:val="18"/>
                  <w:szCs w:val="18"/>
                </w:rPr>
                <w:t xml:space="preserve">Groups present in two 'stall' rounds of 5 minutes each. In Round 1, half of the groups (a mix of Tracks A, B and C) stay at their displays — poster, data table on manila paper, or simple apparatus — while the other learners visit two stalls, 2 minutes at each: the presenters give their CER argument aloud in 90 seconds and take one question. In Round 2 the groups swap roles.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954" w:author="Claude (AI) - proposed" w:date="2026-10-14T07:56:35Z"/>
              </w:rPr>
            </w:pPr>
            <w:ins w:id="9953" w:author="Claude (AI) - proposed" w:date="2026-10-14T07:56:35Z">
              <w:r>
                <w:rPr>
                  <w:rFonts w:ascii="Arial" w:cs="Arial" w:eastAsia="Arial" w:hAnsi="Arial"/>
                  <w:b w:val="false"/>
                  <w:bCs w:val="false"/>
                  <w:i w:val="false"/>
                  <w:iCs w:val="false"/>
                  <w:color w:val="000000"/>
                  <w:sz w:val="18"/>
                  <w:szCs w:val="18"/>
                </w:rPr>
                <w: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 During each round, the teacher moves between stalls and, at each stall, selects one visitor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956" w:author="Claude (AI) - proposed" w:date="2026-10-14T07:56:35Z"/>
              </w:rPr>
            </w:pPr>
            <w:ins w:id="9955" w:author="Claude (AI) - proposed" w:date="2026-10-14T07:56:35Z">
              <w:r>
                <w:rPr>
                  <w:rFonts w:ascii="Arial" w:cs="Arial" w:eastAsia="Arial" w:hAnsi="Arial"/>
                  <w:b w:val="false"/>
                  <w:bCs w:val="false"/>
                  <w:i w:val="false"/>
                  <w:iCs w:val="false"/>
                  <w:color w:val="000000"/>
                  <w:sz w:val="18"/>
                  <w:szCs w:val="18"/>
                </w:rPr>
                <w: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958" w:author="Claude (AI) - proposed" w:date="2026-10-14T07:56:35Z"/>
              </w:rPr>
            </w:pPr>
            <w:ins w:id="9957" w:author="Claude (AI) - proposed" w:date="2026-10-14T07:56:35Z">
              <w:r>
                <w:rPr>
                  <w:rFonts w:ascii="Arial" w:cs="Arial" w:eastAsia="Arial" w:hAnsi="Arial"/>
                  <w:b w:val="false"/>
                  <w:bCs w:val="false"/>
                  <w:i w:val="false"/>
                  <w:iCs w:val="false"/>
                  <w:color w:val="000000"/>
                  <w:sz w:val="18"/>
                  <w:szCs w:val="18"/>
                </w:rPr>
                <w: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rPr>
                <w:ins w:id="9960" w:author="Claude (AI) - proposed" w:date="2026-10-14T07:56:35Z"/>
              </w:rPr>
            </w:pPr>
            <w:ins w:id="9959" w:author="Claude (AI) - proposed" w:date="2026-10-14T07:56:35Z">
              <w:r>
                <w:rPr>
                  <w:rFonts w:ascii="Arial" w:cs="Arial" w:eastAsia="Arial" w:hAnsi="Arial"/>
                  <w:b/>
                  <w:bCs/>
                  <w:i w:val="false"/>
                  <w:iCs w:val="false"/>
                  <w:color w:val="000000"/>
                  <w:sz w:val="18"/>
                  <w:szCs w:val="18"/>
                </w:rPr>
                <w:t xml:space="preserve">Explain Phase</w:t>
              </w:r>
            </w:ins>
          </w:p>
          <w:p>
            <w:pPr>
              <w:keepNext w:val="false"/>
              <w:spacing w:after="40" w:before="0"/>
              <w:jc w:val="left"/>
              <w:rPr>
                <w:del w:id="9962" w:author="Claude (AI) - proposed" w:date="2026-10-14T07:56:35Z"/>
              </w:rPr>
            </w:pPr>
            <w:del w:id="9961" w:author="Claude (AI) - proposed" w:date="2026-10-14T07:56:35Z">
              <w:r>
                <w:rPr>
                  <w:rFonts w:ascii="Arial" w:cs="Arial" w:eastAsia="Arial" w:hAnsi="Arial"/>
                  <w:b w:val="false"/>
                  <w:bCs w:val="false"/>
                  <w:i w:val="false"/>
                  <w:iCs w:val="false"/>
                  <w:color w:val="000000"/>
                  <w:sz w:val="18"/>
                  <w:szCs w:val="18"/>
                </w:rPr>
                <w:delText xml:space="preserve">After all presentations, the class convenes for a 10-minute whole-class argumentation discussion structured around three questions written on the board: (1) 'Across all our investigations, what is the strongest collective evidence that respiration produces gases?' (2) 'Where do our findings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delText>
              </w:r>
            </w:del>
          </w:p>
          <w:p>
            <w:pPr>
              <w:keepNext w:val="false"/>
              <w:spacing w:after="40" w:before="0"/>
              <w:jc w:val="left"/>
              <w:rPr>
                <w:del w:id="9964" w:author="Claude (AI) - proposed" w:date="2026-10-14T07:56:35Z"/>
              </w:rPr>
            </w:pPr>
            <w:del w:id="9963" w:author="Claude (AI) - proposed" w:date="2026-10-14T07:56:35Z">
              <w:r>
                <w:rPr>
                  <w:rFonts w:ascii="Arial" w:cs="Arial" w:eastAsia="Arial" w:hAnsi="Arial"/>
                  <w:b w:val="false"/>
                  <w:bCs w:val="false"/>
                  <w:i w:val="false"/>
                  <w:iCs w:val="false"/>
                  <w:color w:val="000000"/>
                  <w:sz w:val="18"/>
                  <w:szCs w:val="18"/>
                </w:rPr>
                <w:delTex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delText>
              </w:r>
            </w:del>
          </w:p>
          <w:p>
            <w:pPr>
              <w:keepNext w:val="false"/>
              <w:spacing w:after="40" w:before="0"/>
              <w:jc w:val="left"/>
              <w:rPr>
                <w:del w:id="9966" w:author="Claude (AI) - proposed" w:date="2026-10-14T07:56:35Z"/>
              </w:rPr>
            </w:pPr>
            <w:del w:id="9965" w:author="Claude (AI) - proposed" w:date="2026-10-14T07:56:35Z">
              <w:r>
                <w:rPr>
                  <w:rFonts w:ascii="Arial" w:cs="Arial" w:eastAsia="Arial" w:hAnsi="Arial"/>
                  <w:b w:val="false"/>
                  <w:bCs w:val="false"/>
                  <w:i w:val="false"/>
                  <w:iCs w:val="false"/>
                  <w:color w:val="000000"/>
                  <w:sz w:val="18"/>
                  <w:szCs w:val="18"/>
                </w:rPr>
                <w:delTex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delText>
              </w:r>
            </w:del>
          </w:p>
          <w:p>
            <w:pPr>
              <w:keepNext w:val="false"/>
              <w:spacing w:after="40" w:before="0"/>
              <w:jc w:val="left"/>
              <w:rPr>
                <w:del w:id="9968" w:author="Claude (AI) - proposed" w:date="2026-10-14T07:56:35Z"/>
              </w:rPr>
            </w:pPr>
            <w:del w:id="9967" w:author="Claude (AI) - proposed" w:date="2026-10-14T07:56:35Z">
              <w:r>
                <w:rPr>
                  <w:rFonts w:ascii="Arial" w:cs="Arial" w:eastAsia="Arial" w:hAnsi="Arial"/>
                  <w:b w:val="false"/>
                  <w:bCs w:val="false"/>
                  <w:i w:val="false"/>
                  <w:iCs w:val="false"/>
                  <w:color w:val="000000"/>
                  <w:sz w:val="18"/>
                  <w:szCs w:val="18"/>
                </w:rPr>
                <w:delTex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delText>
              </w:r>
            </w:del>
          </w:p>
          <w:p>
            <w:pPr>
              <w:keepNext w:val="false"/>
              <w:spacing w:after="40" w:before="0"/>
              <w:jc w:val="left"/>
              <w:rPr>
                <w:del w:id="9970" w:author="Claude (AI) - proposed" w:date="2026-10-14T07:56:35Z"/>
              </w:rPr>
            </w:pPr>
            <w:del w:id="9969" w:author="Claude (AI) - proposed" w:date="2026-10-14T07:56:35Z">
              <w:r>
                <w:rPr>
                  <w:rFonts w:ascii="Arial" w:cs="Arial" w:eastAsia="Arial" w:hAnsi="Arial"/>
                  <w:b/>
                  <w:bCs/>
                  <w:i w:val="false"/>
                  <w:iCs w:val="false"/>
                  <w:color w:val="000000"/>
                  <w:sz w:val="18"/>
                  <w:szCs w:val="18"/>
                </w:rPr>
                <w:delText xml:space="preserve">Driving Question Board (DQB) Creation</w:delText>
              </w:r>
            </w:del>
          </w:p>
          <w:p>
            <w:pPr>
              <w:spacing w:after="20" w:before="0"/>
            </w:pPr>
            <w:r>
              <w:rPr>
                <w:rFonts w:ascii="Arial" w:cs="Arial" w:eastAsia="Arial" w:hAnsi="Arial"/>
                <w:b/>
                <w:bCs/>
                <w:color w:val="1F3864"/>
                <w:sz w:val="16"/>
                <w:szCs w:val="16"/>
              </w:rPr>
              <w:t xml:space="preserve">📹 VIDEO:</w:t>
            </w:r>
          </w:p>
          <w:p>
            <w:pPr>
              <w:spacing w:after="20" w:before="0"/>
              <w:rPr>
                <w:ins w:id="9972" w:author="Claude (AI) - proposed" w:date="2026-10-14T07:56:35Z"/>
              </w:rPr>
            </w:pPr>
            <w:hyperlink w:history="1" r:id="rId6lb_hltp1s8ug1jsshzff">
              <w:ins w:id="9971" w:author="Claude (AI) - proposed" w:date="2026-10-14T07:56:35Z">
                <w:r>
                  <w:rPr>
                    <w:rFonts w:ascii="Arial" w:cs="Arial" w:eastAsia="Arial" w:hAnsi="Arial"/>
                    <w:color w:val="2E75B6"/>
                    <w:sz w:val="16"/>
                    <w:szCs w:val="16"/>
                    <w:u w:val="single" w:color="2E75B6"/>
                  </w:rPr>
                  <w:t xml:space="preserve">Fossils and rock layers</w:t>
                </w:r>
              </w:ins>
            </w:hyperlink>
          </w:p>
          <w:p>
            <w:pPr>
              <w:spacing w:after="20" w:before="0"/>
              <w:rPr>
                <w:ins w:id="9974" w:author="Claude (AI) - proposed" w:date="2026-10-14T07:56:35Z"/>
              </w:rPr>
            </w:pPr>
            <w:ins w:id="9973"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9976" w:author="Claude (AI) - proposed" w:date="2026-10-14T07:56:35Z"/>
              </w:rPr>
            </w:pPr>
            <w:ins w:id="9975" w:author="Claude (AI) - proposed" w:date="2026-10-14T07:56:35Z">
              <w:r>
                <w:rPr>
                  <w:rFonts w:ascii="Arial" w:cs="Arial" w:eastAsia="Arial" w:hAnsi="Arial"/>
                  <w:color w:val="595959"/>
                  <w:sz w:val="14"/>
                  <w:szCs w:val="14"/>
                </w:rPr>
                <w:t xml:space="preserve">Source: Khan Academy (English - US curriculum)</w:t>
              </w:r>
            </w:ins>
          </w:p>
          <w:p>
            <w:pPr>
              <w:spacing w:after="20" w:before="0"/>
              <w:rPr>
                <w:del w:id="9978" w:author="Claude (AI) - proposed" w:date="2026-10-14T07:56:35Z"/>
              </w:rPr>
            </w:pPr>
            <w:del w:id="9977" w:author="Claude (AI) - proposed" w:date="2026-10-14T07:56:35Z">
              <w:r>
                <w:rPr>
                  <w:rFonts w:ascii="Arial" w:cs="Arial" w:eastAsia="Arial" w:hAnsi="Arial"/>
                  <w:i/>
                  <w:iCs/>
                  <w:color w:val="595959"/>
                  <w:sz w:val="16"/>
                  <w:szCs w:val="16"/>
                </w:rPr>
                <w:delText xml:space="preserve">No closely matching video in the ARES library for this activity.</w:delText>
              </w:r>
            </w:del>
          </w:p>
          <w:p>
            <w:pPr>
              <w:spacing w:after="10" w:before="0"/>
              <w:ind w:left="120"/>
              <w:rPr>
                <w:ins w:id="9980" w:author="Claude (AI) - proposed" w:date="2026-10-14T07:56:35Z"/>
              </w:rPr>
            </w:pPr>
            <w:hyperlink w:history="1" r:id="rIdnjhsabtlk6na2psgpxnct">
              <w:ins w:id="9979"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10" w:before="0"/>
              <w:ind w:left="120"/>
              <w:rPr>
                <w:del w:id="9982" w:author="Claude (AI) - proposed" w:date="2026-10-14T07:56:35Z"/>
              </w:rPr>
            </w:pPr>
            <w:hyperlink w:history="1" r:id="rId8we3ukbkbow_cvtrpfwma">
              <w:del w:id="9981" w:author="Claude (AI) - proposed" w:date="2026-10-14T07:56:35Z">
                <w:r>
                  <w:rPr>
                    <w:rFonts w:ascii="Arial" w:cs="Arial" w:eastAsia="Arial" w:hAnsi="Arial"/>
                    <w:color w:val="595959"/>
                    <w:sz w:val="14"/>
                    <w:szCs w:val="14"/>
                    <w:u w:val="single" w:color="595959"/>
                  </w:rPr>
                  <w:delText xml:space="preserve">🔍 Search ARES for videos</w:delText>
                </w:r>
              </w:del>
            </w:hyperlink>
          </w:p>
          <w:p>
            <w:pPr>
              <w:spacing w:after="10" w:before="0"/>
              <w:ind w:left="120"/>
              <w:rPr>
                <w:del w:id="9984" w:author="Claude (AI) - proposed" w:date="2026-10-14T07:56:35Z"/>
              </w:rPr>
            </w:pPr>
            <w:del w:id="9983" w:author="Claude (AI) - proposed" w:date="2026-10-14T07:56:35Z">
              <w:r>
                <w:rPr>
                  <w:rFonts w:ascii="Arial" w:cs="Arial" w:eastAsia="Arial" w:hAnsi="Arial"/>
                  <w:color w:val="595959"/>
                  <w:sz w:val="14"/>
                  <w:szCs w:val="14"/>
                </w:rPr>
                <w:delText xml:space="preserve">Search terms: plant gaseous exchange respiration</w:delText>
              </w:r>
            </w:del>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2py9iv0zikihrxrcwpxd">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oucdza8wfguo1hpebe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986" w:author="Claude (AI) - proposed" w:date="2026-10-14T07:56:35Z"/>
              </w:rPr>
            </w:pPr>
            <w:ins w:id="9985" w:author="Claude (AI) - proposed" w:date="2026-10-14T07:56:35Z">
              <w:r>
                <w:rPr>
                  <w:rFonts w:ascii="Arial" w:cs="Arial" w:eastAsia="Arial" w:hAnsi="Arial"/>
                  <w:b w:val="false"/>
                  <w:bCs w:val="false"/>
                  <w:i w:val="false"/>
                  <w:iCs w:val="false"/>
                  <w:color w:val="000000"/>
                  <w:sz w:val="18"/>
                  <w:szCs w:val="18"/>
                </w:rPr>
                <w:t xml:space="preserve">After all presentations, the class convenes for a 9-minute whole-class argumentation discussion structured around three questions written on the board: (1) 'Across all our investigations, what is the strongest collective evidence that respiration produces gases?' (2) 'Where do our findings (including the class counts from the shared bubble beakers)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988" w:author="Claude (AI) - proposed" w:date="2026-10-14T07:56:35Z"/>
              </w:rPr>
            </w:pPr>
            <w:ins w:id="9987" w:author="Claude (AI) - proposed" w:date="2026-10-14T07:56:35Z">
              <w:r>
                <w:rPr>
                  <w:rFonts w:ascii="Arial" w:cs="Arial" w:eastAsia="Arial" w:hAnsi="Arial"/>
                  <w:b w:val="false"/>
                  <w:bCs w:val="false"/>
                  <w:i w:val="false"/>
                  <w:iCs w:val="false"/>
                  <w:color w:val="000000"/>
                  <w:sz w:val="18"/>
                  <w:szCs w:val="18"/>
                </w:rPr>
                <w: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What good sounds like for question 2: 'The beaker with ___ coated gave the fewest bubbles, so the gas leaves mostly through ___. The yeast made CO₂ but took minutes, while the leaf bubbled in seconds, so the Lesson 1 bubbles were probably mostly air that was already in the leaf. Respiration changes the gas in the leaf only slowly. We did not test the gas itself.'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990" w:author="Claude (AI) - proposed" w:date="2026-10-14T07:56:35Z"/>
              </w:rPr>
            </w:pPr>
            <w:ins w:id="9989" w:author="Claude (AI) - proposed" w:date="2026-10-14T07:56:35Z">
              <w:r>
                <w:rPr>
                  <w:rFonts w:ascii="Arial" w:cs="Arial" w:eastAsia="Arial" w:hAnsi="Arial"/>
                  <w:b w:val="false"/>
                  <w:bCs w:val="false"/>
                  <w:i w:val="false"/>
                  <w:iCs w:val="false"/>
                  <w:color w:val="000000"/>
                  <w:sz w:val="18"/>
                  <w:szCs w:val="18"/>
                </w:rPr>
                <w: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992" w:author="Claude (AI) - proposed" w:date="2026-10-14T07:56:35Z"/>
              </w:rPr>
            </w:pPr>
            <w:ins w:id="9991" w:author="Claude (AI) - proposed" w:date="2026-10-14T07:56:35Z">
              <w:r>
                <w:rPr>
                  <w:rFonts w:ascii="Arial" w:cs="Arial" w:eastAsia="Arial" w:hAnsi="Arial"/>
                  <w:b w:val="false"/>
                  <w:bCs w:val="false"/>
                  <w:i w:val="false"/>
                  <w:iCs w:val="false"/>
                  <w:color w:val="000000"/>
                  <w:sz w:val="18"/>
                  <w:szCs w:val="18"/>
                </w:rPr>
                <w: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rPr>
                <w:ins w:id="9994" w:author="Claude (AI) - proposed" w:date="2026-10-14T07:56:35Z"/>
              </w:rPr>
            </w:pPr>
            <w:ins w:id="9993" w:author="Claude (AI) - proposed" w:date="2026-10-14T07:56:35Z">
              <w:r>
                <w:rPr>
                  <w:rFonts w:ascii="Arial" w:cs="Arial" w:eastAsia="Arial" w:hAnsi="Arial"/>
                  <w:b/>
                  <w:bCs/>
                  <w:i w:val="false"/>
                  <w:iCs w:val="false"/>
                  <w:color w:val="000000"/>
                  <w:sz w:val="18"/>
                  <w:szCs w:val="18"/>
                </w:rPr>
                <w:t xml:space="preserve">Driving Question Board (DQB) Creation</w:t>
              </w:r>
            </w:ins>
          </w:p>
          <w:p>
            <w:pPr>
              <w:spacing w:after="20" w:before="0"/>
              <w:rPr>
                <w:ins w:id="9996" w:author="Claude (AI) - proposed" w:date="2026-10-14T07:56:35Z"/>
              </w:rPr>
            </w:pPr>
            <w:ins w:id="9995" w:author="Claude (AI) - proposed" w:date="2026-10-14T07:56:35Z">
              <w:r>
                <w:rPr>
                  <w:rFonts w:ascii="Arial" w:cs="Arial" w:eastAsia="Arial" w:hAnsi="Arial"/>
                  <w:b/>
                  <w:bCs/>
                  <w:color w:val="1F3864"/>
                  <w:sz w:val="16"/>
                  <w:szCs w:val="16"/>
                </w:rPr>
                <w:t xml:space="preserve">📹 VIDEO:</w:t>
              </w:r>
            </w:ins>
          </w:p>
          <w:p>
            <w:pPr>
              <w:spacing w:after="20" w:before="0"/>
              <w:rPr>
                <w:ins w:id="9998" w:author="Claude (AI) - proposed" w:date="2026-10-14T07:56:35Z"/>
              </w:rPr>
            </w:pPr>
            <w:hyperlink w:history="1" r:id="rId5cdba9iiszn5yb1wro7qw">
              <w:ins w:id="9997" w:author="Claude (AI) - proposed" w:date="2026-10-14T07:56:35Z">
                <w:r>
                  <w:rPr>
                    <w:rFonts w:ascii="Arial" w:cs="Arial" w:eastAsia="Arial" w:hAnsi="Arial"/>
                    <w:color w:val="2E75B6"/>
                    <w:sz w:val="16"/>
                    <w:szCs w:val="16"/>
                    <w:u w:val="single" w:color="2E75B6"/>
                  </w:rPr>
                  <w:t xml:space="preserve">Fossils and rock layers</w:t>
                </w:r>
              </w:ins>
            </w:hyperlink>
          </w:p>
          <w:p>
            <w:pPr>
              <w:spacing w:after="20" w:before="0"/>
              <w:rPr>
                <w:ins w:id="10000" w:author="Claude (AI) - proposed" w:date="2026-10-14T07:56:35Z"/>
              </w:rPr>
            </w:pPr>
            <w:ins w:id="9999"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10002" w:author="Claude (AI) - proposed" w:date="2026-10-14T07:56:35Z"/>
              </w:rPr>
            </w:pPr>
            <w:ins w:id="10001" w:author="Claude (AI) - proposed" w:date="2026-10-14T07:56:35Z">
              <w:r>
                <w:rPr>
                  <w:rFonts w:ascii="Arial" w:cs="Arial" w:eastAsia="Arial" w:hAnsi="Arial"/>
                  <w:color w:val="595959"/>
                  <w:sz w:val="14"/>
                  <w:szCs w:val="14"/>
                </w:rPr>
                <w:t xml:space="preserve">Source: Khan Academy (English - US curriculum)</w:t>
              </w:r>
            </w:ins>
          </w:p>
          <w:p>
            <w:pPr>
              <w:spacing w:after="10" w:before="0"/>
              <w:ind w:left="120"/>
              <w:rPr>
                <w:ins w:id="10004" w:author="Claude (AI) - proposed" w:date="2026-10-14T07:56:35Z"/>
              </w:rPr>
            </w:pPr>
            <w:hyperlink w:history="1" r:id="rIdx8kaubhcnyhhxx-qgrmjv">
              <w:ins w:id="10003"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40" w:before="0"/>
              <w:rPr>
                <w:ins w:id="10006" w:author="Claude (AI) - proposed" w:date="2026-10-14T07:56:35Z"/>
              </w:rPr>
            </w:pPr>
            <w:ins w:id="10005" w:author="Claude (AI) - proposed" w:date="2026-10-14T07:56:35Z">
              <w:r>
                <w:rPr>
                  <w:sz w:val="14"/>
                  <w:szCs w:val="14"/>
                </w:rPr>
                <w:t xml:space="preserve"/>
              </w:r>
            </w:ins>
          </w:p>
          <w:p>
            <w:pPr>
              <w:spacing w:after="20" w:before="0"/>
              <w:rPr>
                <w:ins w:id="10008" w:author="Claude (AI) - proposed" w:date="2026-10-14T07:56:35Z"/>
              </w:rPr>
            </w:pPr>
            <w:ins w:id="10007" w:author="Claude (AI) - proposed" w:date="2026-10-14T07:56:35Z">
              <w:r>
                <w:rPr>
                  <w:rFonts w:ascii="Arial" w:cs="Arial" w:eastAsia="Arial" w:hAnsi="Arial"/>
                  <w:b/>
                  <w:bCs/>
                  <w:color w:val="1F3864"/>
                  <w:sz w:val="16"/>
                  <w:szCs w:val="16"/>
                </w:rPr>
                <w:t xml:space="preserve">📖 EXERCISE:</w:t>
              </w:r>
            </w:ins>
          </w:p>
          <w:p>
            <w:pPr>
              <w:spacing w:after="20" w:before="0"/>
              <w:rPr>
                <w:ins w:id="10010" w:author="Claude (AI) - proposed" w:date="2026-10-14T07:56:35Z"/>
              </w:rPr>
            </w:pPr>
            <w:hyperlink w:history="1" r:id="rIdct3ba6nx3r7enk5rrtu2p">
              <w:ins w:id="10009" w:author="Claude (AI) - proposed" w:date="2026-10-14T07:56:35Z">
                <w:r>
                  <w:rPr>
                    <w:rFonts w:ascii="Arial" w:cs="Arial" w:eastAsia="Arial" w:hAnsi="Arial"/>
                    <w:color w:val="2E75B6"/>
                    <w:sz w:val="16"/>
                    <w:szCs w:val="16"/>
                    <w:u w:val="single" w:color="2E75B6"/>
                  </w:rPr>
                  <w:t xml:space="preserve">Fermentation and anaerobic respiration</w:t>
                </w:r>
              </w:ins>
            </w:hyperlink>
          </w:p>
          <w:p>
            <w:pPr>
              <w:spacing w:after="20" w:before="0"/>
              <w:rPr>
                <w:ins w:id="10012" w:author="Claude (AI) - proposed" w:date="2026-10-14T07:56:35Z"/>
              </w:rPr>
            </w:pPr>
            <w:ins w:id="10011"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10014" w:author="Claude (AI) - proposed" w:date="2026-10-14T07:56:35Z"/>
              </w:rPr>
            </w:pPr>
            <w:ins w:id="10013" w:author="Claude (AI) - proposed" w:date="2026-10-14T07:56:35Z">
              <w:r>
                <w:rPr>
                  <w:rFonts w:ascii="Arial" w:cs="Arial" w:eastAsia="Arial" w:hAnsi="Arial"/>
                  <w:color w:val="595959"/>
                  <w:sz w:val="14"/>
                  <w:szCs w:val="14"/>
                </w:rPr>
                <w:t xml:space="preserve">Source: Khan Academy (English - US curriculum)</w:t>
              </w:r>
            </w:ins>
          </w:p>
          <w:p>
            <w:pPr>
              <w:spacing w:after="10" w:before="0"/>
              <w:ind w:left="120"/>
              <w:rPr>
                <w:ins w:id="10016" w:author="Claude (AI) - proposed" w:date="2026-10-14T07:56:35Z"/>
              </w:rPr>
            </w:pPr>
            <w:hyperlink w:history="1" r:id="rIdb97bbleg2oj1w5stykamm">
              <w:ins w:id="10015" w:author="Claude (AI) - proposed" w:date="2026-10-14T07:56:35Z">
                <w:r>
                  <w:rPr>
                    <w:rFonts w:ascii="Arial" w:cs="Arial" w:eastAsia="Arial" w:hAnsi="Arial"/>
                    <w:color w:val="595959"/>
                    <w:sz w:val="14"/>
                    <w:szCs w:val="14"/>
                    <w:u w:val="single" w:color="595959"/>
                  </w:rPr>
                  <w:t xml:space="preserve">🔍 Search ARES for similar readings</w:t>
                </w:r>
              </w:ins>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 the living board that has been updated since Lesson 1. Each group takes two sticky notes of different colours. On the first colour, they write one question from the original DQB that their investigation has now answered, stating the answer in one sentence and citing their evidence. On the second colour, they write one question that their investigation raised or left unanswered. Groups post both notes on the DQB in the designated columns: 'Now answered by evidence' and 'Still investigating.' The teacher then reads aloud three questions from the original Lesson 1 DQB — specifically those about where the bubbles came from, what gas was in the bubbles, and why warm water increased bubble production — and asks the class to vote with thumbs: fully answered, partially answered, or still unclear. The class discusses each briefly, and the teacher annotates the DQB accordingly. Students individually revisit their own Lesson 1 'What we wonder' entries and write a brief sentence in their science notebooks</w:t>
            </w:r>
            <w:ins w:id="10017" w:author="Claude (AI) - proposed" w:date="2026-10-14T07:56:35Z">
              <w:r>
                <w:rPr>
                  <w:rFonts w:ascii="Arial" w:cs="Arial" w:eastAsia="Arial" w:hAnsi="Arial"/>
                  <w:b w:val="false"/>
                  <w:bCs w:val="false"/>
                  <w:i w:val="false"/>
                  <w:iCs w:val="false"/>
                  <w:color w:val="000000"/>
                  <w:sz w:val="18"/>
                  <w:szCs w:val="18"/>
                </w:rPr>
                <w:t xml:space="preserve"> (as an exit ticket if time is short)</w:t>
              </w:r>
            </w:ins>
            <w:r>
              <w:rPr>
                <w:rFonts w:ascii="Arial" w:cs="Arial" w:eastAsia="Arial" w:hAnsi="Arial"/>
                <w:b w:val="false"/>
                <w:bCs w:val="false"/>
                <w:i w:val="false"/>
                <w:iCs w:val="false"/>
                <w:color w:val="000000"/>
                <w:sz w:val="18"/>
                <w:szCs w:val="18"/>
              </w:rPr>
              <w:t xml:space="preserve">: 'My original question was... The evidence from this unit now suggests...' This closes the loop on the unit-long prediction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two sticky note colours and says: 'Every question on this board was real — it came from your own curiosity on Day 1. Your job now is to be honest: which of these can you answer with evidence from our investigations? And which ones do we still not fully understand? Both are valuable.' After groups post their notes, the teacher reads the three specific Lesson 1 questions aloud and says: 'Raise your hand if you think we have fully answered this question with evidence from our investigations — not from the textbook, from our own data.' </w:t>
            </w:r>
            <w:ins w:id="10018" w:author="Claude (AI) - proposed" w:date="2026-10-14T07:56:35Z">
              <w:r>
                <w:rPr>
                  <w:rFonts w:ascii="Arial" w:cs="Arial" w:eastAsia="Arial" w:hAnsi="Arial"/>
                  <w:b w:val="false"/>
                  <w:bCs w:val="false"/>
                  <w:i w:val="false"/>
                  <w:iCs w:val="false"/>
                  <w:color w:val="000000"/>
                  <w:sz w:val="18"/>
                  <w:szCs w:val="18"/>
                </w:rPr>
                <w:t xml:space="preserve">Expected consensus: 'where the bubbles came from' is mostly answered (stomata and cut edges, shown by the class counts); 'what gas was in the bubbles' is partly answered (mostly air from inside the leaf and the water; respiration and photosynthesis change the O₂ and CO₂ mix only slowly; we did not test the gas); 'why warm water gave more bubbles' is partly answered (warming expands the gas and releases dissolved gas quickly, and speeds enzymes more slowly). </w:t>
              </w:r>
            </w:ins>
            <w:r>
              <w:rPr>
                <w:rFonts w:ascii="Arial" w:cs="Arial" w:eastAsia="Arial" w:hAnsi="Arial"/>
                <w:b w:val="false"/>
                <w:bCs w:val="false"/>
                <w:i w:val="false"/>
                <w:iCs w:val="false"/>
                <w:color w:val="000000"/>
                <w:sz w:val="18"/>
                <w:szCs w:val="18"/>
              </w:rPr>
              <w:t xml:space="preserve">The teacher probes partial answers: 'You say partially answered — what exactly is still missing? What experiment would close that gap?' The teacher then bridges to Lesson 12: 'Tomorrow we finalise our models and resolve every remaining question on this board. I want you to come with your notebook and your best thinking.' WAIT TIME: After each of the three Lesson 1 questions is read aloud, the teacher waits </w:t>
            </w:r>
            <w:del w:id="10019" w:author="Claude (AI) - proposed" w:date="2026-10-14T07:56:35Z">
              <w:r>
                <w:rPr>
                  <w:rFonts w:ascii="Arial" w:cs="Arial" w:eastAsia="Arial" w:hAnsi="Arial"/>
                  <w:b w:val="false"/>
                  <w:bCs w:val="false"/>
                  <w:i w:val="false"/>
                  <w:iCs w:val="false"/>
                  <w:color w:val="000000"/>
                  <w:sz w:val="18"/>
                  <w:szCs w:val="18"/>
                </w:rPr>
                <w:delText xml:space="preserve">20</w:delText>
              </w:r>
            </w:del>
            <w:ins w:id="10020" w:author="Claude (AI) - proposed" w:date="2026-10-14T07:56:35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before asking for the thumbs vote, giving students time to genuinely reflect rather than follow the majority.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collective epistemic progress — students can literally see which questions they have answered with evidence and which remain open. This reinforces the nature of science: inquiry does not always close all questions; it often opens new ones. The individual notebook entry personalises the collective discussion and ensures every student, not just vocal participants, processes the change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sticky notes after class to assess whether students can correctly identify answered questions with appropriate evidence, and whether the remaining questions are genuine scientific uncertainties or misunderstandings that need to be addressed in Lesson 12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10022" w:author="Claude (AI) - proposed" w:date="2026-10-14T07:56:35Z"/>
              </w:rPr>
            </w:pPr>
            <w:hyperlink w:history="1" r:id="rIdvxyolshjkydrae7g51ev4">
              <w:ins w:id="10021" w:author="Claude (AI) - proposed" w:date="2026-10-14T07:56:35Z">
                <w:r>
                  <w:rPr>
                    <w:rFonts w:ascii="Arial" w:cs="Arial" w:eastAsia="Arial" w:hAnsi="Arial"/>
                    <w:color w:val="2E75B6"/>
                    <w:sz w:val="16"/>
                    <w:szCs w:val="16"/>
                    <w:u w:val="single" w:color="2E75B6"/>
                  </w:rPr>
                  <w:t xml:space="preserve">Fossils and rock layers</w:t>
                </w:r>
              </w:ins>
            </w:hyperlink>
          </w:p>
          <w:p>
            <w:pPr>
              <w:spacing w:after="20" w:before="0"/>
              <w:rPr>
                <w:ins w:id="10024" w:author="Claude (AI) - proposed" w:date="2026-10-14T07:56:35Z"/>
              </w:rPr>
            </w:pPr>
            <w:ins w:id="10023"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rPr>
                <w:ins w:id="10026" w:author="Claude (AI) - proposed" w:date="2026-10-14T07:56:35Z"/>
              </w:rPr>
            </w:pPr>
            <w:ins w:id="10025" w:author="Claude (AI) - proposed" w:date="2026-10-14T07:56:35Z">
              <w:r>
                <w:rPr>
                  <w:rFonts w:ascii="Arial" w:cs="Arial" w:eastAsia="Arial" w:hAnsi="Arial"/>
                  <w:color w:val="595959"/>
                  <w:sz w:val="14"/>
                  <w:szCs w:val="14"/>
                </w:rPr>
                <w:t xml:space="preserve">Source: Khan Academy (English - US curriculum)</w:t>
              </w:r>
            </w:ins>
          </w:p>
          <w:p>
            <w:pPr>
              <w:spacing w:after="20" w:before="0"/>
              <w:rPr>
                <w:del w:id="10028" w:author="Claude (AI) - proposed" w:date="2026-10-14T07:56:35Z"/>
              </w:rPr>
            </w:pPr>
            <w:del w:id="10027" w:author="Claude (AI) - proposed" w:date="2026-10-14T07:56:35Z">
              <w:r>
                <w:rPr>
                  <w:rFonts w:ascii="Arial" w:cs="Arial" w:eastAsia="Arial" w:hAnsi="Arial"/>
                  <w:i/>
                  <w:iCs/>
                  <w:color w:val="595959"/>
                  <w:sz w:val="16"/>
                  <w:szCs w:val="16"/>
                </w:rPr>
                <w:delText xml:space="preserve">No closely matching video in the ARES library for this activity.</w:delText>
              </w:r>
            </w:del>
          </w:p>
          <w:p>
            <w:pPr>
              <w:spacing w:after="10" w:before="0"/>
              <w:ind w:left="120"/>
              <w:rPr>
                <w:ins w:id="10030" w:author="Claude (AI) - proposed" w:date="2026-10-14T07:56:35Z"/>
              </w:rPr>
            </w:pPr>
            <w:hyperlink w:history="1" r:id="rId8uu3ibw8hij4sop2r8ay4">
              <w:ins w:id="10029" w:author="Claude (AI) - proposed" w:date="2026-10-14T07:56:35Z">
                <w:r>
                  <w:rPr>
                    <w:rFonts w:ascii="Arial" w:cs="Arial" w:eastAsia="Arial" w:hAnsi="Arial"/>
                    <w:color w:val="595959"/>
                    <w:sz w:val="14"/>
                    <w:szCs w:val="14"/>
                    <w:u w:val="single" w:color="595959"/>
                  </w:rPr>
                  <w:t xml:space="preserve">🔍 Search ARES for similar videos</w:t>
                </w:r>
              </w:ins>
            </w:hyperlink>
          </w:p>
          <w:p>
            <w:pPr>
              <w:spacing w:after="10" w:before="0"/>
              <w:ind w:left="120"/>
              <w:rPr>
                <w:del w:id="10032" w:author="Claude (AI) - proposed" w:date="2026-10-14T07:56:35Z"/>
              </w:rPr>
            </w:pPr>
            <w:hyperlink w:history="1" r:id="rIdqpex--1lysora3johmlij">
              <w:del w:id="10031" w:author="Claude (AI) - proposed" w:date="2026-10-14T07:56:35Z">
                <w:r>
                  <w:rPr>
                    <w:rFonts w:ascii="Arial" w:cs="Arial" w:eastAsia="Arial" w:hAnsi="Arial"/>
                    <w:color w:val="595959"/>
                    <w:sz w:val="14"/>
                    <w:szCs w:val="14"/>
                    <w:u w:val="single" w:color="595959"/>
                  </w:rPr>
                  <w:delText xml:space="preserve">🔍 Search ARES for videos</w:delText>
                </w:r>
              </w:del>
            </w:hyperlink>
          </w:p>
          <w:p>
            <w:pPr>
              <w:spacing w:after="10" w:before="0"/>
              <w:ind w:left="120"/>
              <w:rPr>
                <w:del w:id="10034" w:author="Claude (AI) - proposed" w:date="2026-10-14T07:56:35Z"/>
              </w:rPr>
            </w:pPr>
            <w:del w:id="10033" w:author="Claude (AI) - proposed" w:date="2026-10-14T07:56:35Z">
              <w:r>
                <w:rPr>
                  <w:rFonts w:ascii="Arial" w:cs="Arial" w:eastAsia="Arial" w:hAnsi="Arial"/>
                  <w:color w:val="595959"/>
                  <w:sz w:val="14"/>
                  <w:szCs w:val="14"/>
                </w:rPr>
                <w:delText xml:space="preserve">Search terms: plant gaseous exchange respiration</w:delText>
              </w:r>
            </w:del>
          </w:p>
          <w:p>
            <w:pPr>
              <w:spacing w:after="40" w:before="0"/>
            </w:pPr>
            <w:r>
              <w:rPr>
                <w:sz w:val="14"/>
                <w:szCs w:val="14"/>
              </w:rPr>
              <w:t xml:space="preserve"/>
            </w:r>
          </w:p>
          <w:p>
            <w:pPr>
              <w:spacing w:after="20" w:before="0"/>
              <w:rPr>
                <w:ins w:id="10036" w:author="Claude (AI) - proposed" w:date="2026-10-14T07:56:35Z"/>
              </w:rPr>
            </w:pPr>
            <w:ins w:id="10035" w:author="Claude (AI) - proposed" w:date="2026-10-14T07:56:35Z">
              <w:r>
                <w:rPr>
                  <w:rFonts w:ascii="Arial" w:cs="Arial" w:eastAsia="Arial" w:hAnsi="Arial"/>
                  <w:b/>
                  <w:bCs/>
                  <w:color w:val="1F3864"/>
                  <w:sz w:val="16"/>
                  <w:szCs w:val="16"/>
                </w:rPr>
                <w:t xml:space="preserve">📖 EXERCISE:</w:t>
              </w:r>
            </w:ins>
          </w:p>
          <w:p>
            <w:pPr>
              <w:spacing w:after="20" w:before="0"/>
              <w:rPr>
                <w:del w:id="10038" w:author="Claude (AI) - proposed" w:date="2026-10-14T07:56:35Z"/>
              </w:rPr>
            </w:pPr>
            <w:del w:id="10037" w:author="Claude (AI) - proposed" w:date="2026-10-14T07:56:35Z">
              <w:r>
                <w:rPr>
                  <w:rFonts w:ascii="Arial" w:cs="Arial" w:eastAsia="Arial" w:hAnsi="Arial"/>
                  <w:b/>
                  <w:bCs/>
                  <w:color w:val="1F3864"/>
                  <w:sz w:val="16"/>
                  <w:szCs w:val="16"/>
                </w:rPr>
                <w:delText xml:space="preserve">📖 HTML:</w:delText>
              </w:r>
            </w:del>
          </w:p>
          <w:p>
            <w:pPr>
              <w:spacing w:after="20" w:before="0"/>
              <w:rPr>
                <w:ins w:id="10040" w:author="Claude (AI) - proposed" w:date="2026-10-14T07:56:35Z"/>
              </w:rPr>
            </w:pPr>
            <w:hyperlink w:history="1" r:id="rIdgfwq-nambk54l22jhuwme">
              <w:ins w:id="10039" w:author="Claude (AI) - proposed" w:date="2026-10-14T07:56:35Z">
                <w:r>
                  <w:rPr>
                    <w:rFonts w:ascii="Arial" w:cs="Arial" w:eastAsia="Arial" w:hAnsi="Arial"/>
                    <w:color w:val="2E75B6"/>
                    <w:sz w:val="16"/>
                    <w:szCs w:val="16"/>
                    <w:u w:val="single" w:color="2E75B6"/>
                  </w:rPr>
                  <w:t xml:space="preserve">Anaerobic Respiration Practice</w:t>
                </w:r>
              </w:ins>
            </w:hyperlink>
          </w:p>
          <w:p>
            <w:pPr>
              <w:spacing w:after="20" w:before="0"/>
              <w:rPr>
                <w:del w:id="10042" w:author="Claude (AI) - proposed" w:date="2026-10-14T07:56:35Z"/>
              </w:rPr>
            </w:pPr>
            <w:hyperlink w:history="1" r:id="rId6nsefwcgnh7ygdloqd2h7">
              <w:del w:id="10041" w:author="Claude (AI) - proposed" w:date="2026-10-14T07:56:35Z">
                <w:r>
                  <w:rPr>
                    <w:rFonts w:ascii="Arial" w:cs="Arial" w:eastAsia="Arial" w:hAnsi="Arial"/>
                    <w:color w:val="2E75B6"/>
                    <w:sz w:val="16"/>
                    <w:szCs w:val="16"/>
                    <w:u w:val="single" w:color="2E75B6"/>
                  </w:rPr>
                  <w:delText xml:space="preserve">Anaerobic vs Aerobic Respiration (Flexbook)</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o6d4xvwepnap5in4yr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cumulative unit models — the annotated leaf cross-section diagrams and systems diagrams built progressively since Lesson 2. They add one new layer to their model based specifically on evidence from the investigation presentations they observed today. The addition must: (1) Label or annotate a site of gaseous exchange (stomata, lenticels, cuticle, or pneumatophores in hydrophytes if relevant to their group). (2) Show the pathway of at least one gas (CO2 or O2) through that site. (3) Include a note connecting their group's investigation result to the model — for example: 'Our fermentation experiment showed CO2 production in anaerobic conditions. In the leaf, CO2 produced by cellular respiration diffuses out through stomata when they are open.' (4) Add an arrow or annotation showing how today's class evidence updates or confirms any prediction made in Lesson 1. Students who investigated different phenomena will annotate different parts of the model, so the class collectively covers the full range of gaseous exchange and respiration concepts. The teacher circulates and asks individuals to narrate their model annotation aloud in one sentence, checking for accurate use of terminology.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'Your model is the story of everything we have learned in this unit. It started with a leaf in a beaker of warm water. It should now be able to explain </w:t>
            </w:r>
            <w:del w:id="10043" w:author="Claude (AI) - proposed" w:date="2026-10-14T07:56:35Z">
              <w:r>
                <w:rPr>
                  <w:rFonts w:ascii="Arial" w:cs="Arial" w:eastAsia="Arial" w:hAnsi="Arial"/>
                  <w:b w:val="false"/>
                  <w:bCs w:val="false"/>
                  <w:i w:val="false"/>
                  <w:iCs w:val="false"/>
                  <w:color w:val="000000"/>
                  <w:sz w:val="18"/>
                  <w:szCs w:val="18"/>
                </w:rPr>
                <w:delText xml:space="preserve">not just where the bubbles came from but</w:delText>
              </w:r>
            </w:del>
            <w:ins w:id="10044" w:author="Claude (AI) - proposed" w:date="2026-10-14T07:56:35Z">
              <w:r>
                <w:rPr>
                  <w:rFonts w:ascii="Arial" w:cs="Arial" w:eastAsia="Arial" w:hAnsi="Arial"/>
                  <w:b w:val="false"/>
                  <w:bCs w:val="false"/>
                  <w:i w:val="false"/>
                  <w:iCs w:val="false"/>
                  <w:color w:val="000000"/>
                  <w:sz w:val="18"/>
                  <w:szCs w:val="18"/>
                </w:rPr>
                <w:t xml:space="preserve">where the gas in the bubbles escaped from,</w:t>
              </w:r>
            </w:ins>
            <w:r>
              <w:rPr>
                <w:rFonts w:ascii="Arial" w:cs="Arial" w:eastAsia="Arial" w:hAnsi="Arial"/>
                <w:b w:val="false"/>
                <w:bCs w:val="false"/>
                <w:i w:val="false"/>
                <w:iCs w:val="false"/>
                <w:color w:val="000000"/>
                <w:sz w:val="18"/>
                <w:szCs w:val="18"/>
              </w:rPr>
              <w:t xml:space="preserve"> what gases are </w:t>
            </w:r>
            <w:del w:id="10045" w:author="Claude (AI) - proposed" w:date="2026-10-14T07:56:35Z">
              <w:r>
                <w:rPr>
                  <w:rFonts w:ascii="Arial" w:cs="Arial" w:eastAsia="Arial" w:hAnsi="Arial"/>
                  <w:b w:val="false"/>
                  <w:bCs w:val="false"/>
                  <w:i w:val="false"/>
                  <w:iCs w:val="false"/>
                  <w:color w:val="000000"/>
                  <w:sz w:val="18"/>
                  <w:szCs w:val="18"/>
                </w:rPr>
                <w:delText xml:space="preserve">involved, what cellular process produces</w:delText>
              </w:r>
            </w:del>
            <w:ins w:id="10046" w:author="Claude (AI) - proposed" w:date="2026-10-14T07:56:35Z">
              <w:r>
                <w:rPr>
                  <w:rFonts w:ascii="Arial" w:cs="Arial" w:eastAsia="Arial" w:hAnsi="Arial"/>
                  <w:b w:val="false"/>
                  <w:bCs w:val="false"/>
                  <w:i w:val="false"/>
                  <w:iCs w:val="false"/>
                  <w:color w:val="000000"/>
                  <w:sz w:val="18"/>
                  <w:szCs w:val="18"/>
                </w:rPr>
                <w:t xml:space="preserve">in a leaf's air, which cell processes change</w:t>
              </w:r>
            </w:ins>
            <w:r>
              <w:rPr>
                <w:rFonts w:ascii="Arial" w:cs="Arial" w:eastAsia="Arial" w:hAnsi="Arial"/>
                <w:b w:val="false"/>
                <w:bCs w:val="false"/>
                <w:i w:val="false"/>
                <w:iCs w:val="false"/>
                <w:color w:val="000000"/>
                <w:sz w:val="18"/>
                <w:szCs w:val="18"/>
              </w:rPr>
              <w:t xml:space="preserve"> them, what structures </w:t>
            </w:r>
            <w:del w:id="10047" w:author="Claude (AI) - proposed" w:date="2026-10-14T07:56:35Z">
              <w:r>
                <w:rPr>
                  <w:rFonts w:ascii="Arial" w:cs="Arial" w:eastAsia="Arial" w:hAnsi="Arial"/>
                  <w:b w:val="false"/>
                  <w:bCs w:val="false"/>
                  <w:i w:val="false"/>
                  <w:iCs w:val="false"/>
                  <w:color w:val="000000"/>
                  <w:sz w:val="18"/>
                  <w:szCs w:val="18"/>
                </w:rPr>
                <w:delText xml:space="preserve">they pass</w:delText>
              </w:r>
            </w:del>
            <w:ins w:id="10048" w:author="Claude (AI) - proposed" w:date="2026-10-14T07:56:35Z">
              <w:r>
                <w:rPr>
                  <w:rFonts w:ascii="Arial" w:cs="Arial" w:eastAsia="Arial" w:hAnsi="Arial"/>
                  <w:b w:val="false"/>
                  <w:bCs w:val="false"/>
                  <w:i w:val="false"/>
                  <w:iCs w:val="false"/>
                  <w:color w:val="000000"/>
                  <w:sz w:val="18"/>
                  <w:szCs w:val="18"/>
                </w:rPr>
                <w:t xml:space="preserve">the gas passes</w:t>
              </w:r>
            </w:ins>
            <w:r>
              <w:rPr>
                <w:rFonts w:ascii="Arial" w:cs="Arial" w:eastAsia="Arial" w:hAnsi="Arial"/>
                <w:b w:val="false"/>
                <w:bCs w:val="false"/>
                <w:i w:val="false"/>
                <w:iCs w:val="false"/>
                <w:color w:val="000000"/>
                <w:sz w:val="18"/>
                <w:szCs w:val="18"/>
              </w:rPr>
              <w:t xml:space="preserve"> through, and how </w:t>
            </w:r>
            <w:del w:id="10049" w:author="Claude (AI) - proposed" w:date="2026-10-14T07:56:35Z">
              <w:r>
                <w:rPr>
                  <w:rFonts w:ascii="Arial" w:cs="Arial" w:eastAsia="Arial" w:hAnsi="Arial"/>
                  <w:b w:val="false"/>
                  <w:bCs w:val="false"/>
                  <w:i w:val="false"/>
                  <w:iCs w:val="false"/>
                  <w:color w:val="000000"/>
                  <w:sz w:val="18"/>
                  <w:szCs w:val="18"/>
                </w:rPr>
                <w:delText xml:space="preserve">conditions like temperature change the rate</w:delText>
              </w:r>
            </w:del>
            <w:ins w:id="10050" w:author="Claude (AI) - proposed" w:date="2026-10-14T07:56:35Z">
              <w:r>
                <w:rPr>
                  <w:rFonts w:ascii="Arial" w:cs="Arial" w:eastAsia="Arial" w:hAnsi="Arial"/>
                  <w:b w:val="false"/>
                  <w:bCs w:val="false"/>
                  <w:i w:val="false"/>
                  <w:iCs w:val="false"/>
                  <w:color w:val="000000"/>
                  <w:sz w:val="18"/>
                  <w:szCs w:val="18"/>
                </w:rPr>
                <w:t xml:space="preserve">temperature affects both the gas itself and the rate of respiration</w:t>
              </w:r>
            </w:ins>
            <w:r>
              <w:rPr>
                <w:rFonts w:ascii="Arial" w:cs="Arial" w:eastAsia="Arial" w:hAnsi="Arial"/>
                <w:b w:val="false"/>
                <w:bCs w:val="false"/>
                <w:i w:val="false"/>
                <w:iCs w:val="false"/>
                <w:color w:val="000000"/>
                <w:sz w:val="18"/>
                <w:szCs w:val="18"/>
              </w:rPr>
              <w:t xml:space="preserve">. Add today's evidence to that story. You have 5 minutes.' The teacher circulates and uses targeted prompts: 'Where on your model does anaerobic respiration happen inside the plant cell? Show me the gas that is produced and the structure it exits through.' For students annotating accurately, the teacher asks an extension prompt: 'If the stomata were closed — say at midday during drought — what would happen to the CO2 produced by respiration inside the mesophyll cells?' </w:t>
            </w:r>
            <w:ins w:id="10051" w:author="Claude (AI) - proposed" w:date="2026-10-14T07:56:35Z">
              <w:r>
                <w:rPr>
                  <w:rFonts w:ascii="Arial" w:cs="Arial" w:eastAsia="Arial" w:hAnsi="Arial"/>
                  <w:b w:val="false"/>
                  <w:bCs w:val="false"/>
                  <w:i w:val="false"/>
                  <w:iCs w:val="false"/>
                  <w:color w:val="000000"/>
                  <w:sz w:val="18"/>
                  <w:szCs w:val="18"/>
                </w:rPr>
                <w:t xml:space="preserve">(Expected: it cannot leave quickly, so it builds up inside the leaf; in light, photosynthesis can use it again.) </w:t>
              </w:r>
            </w:ins>
            <w:r>
              <w:rPr>
                <w:rFonts w:ascii="Arial" w:cs="Arial" w:eastAsia="Arial" w:hAnsi="Arial"/>
                <w:b w:val="false"/>
                <w:bCs w:val="false"/>
                <w:i w:val="false"/>
                <w:iCs w:val="false"/>
                <w:color w:val="000000"/>
                <w:sz w:val="18"/>
                <w:szCs w:val="18"/>
              </w:rPr>
              <w:t xml:space="preserve">WAIT TIME: After issuing the model-building instruction, the teacher waits 45 seconds in silence before beginning circulation, allowing students to make their own first decision about where to annotate rather than waiting for teacher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throughout a unit is a core scientific practice. By requiring students to integrate today's presentation evidence into their personal model, the lesson ensures that the carousel presentations were not passive events but active learning inputs. The model serves as both a formative assessment tool and a consolidation artefact that will be finalised in Lesson 12. Narrating the model aloud activates verbal-linguistic processing alongside visual-spatial representation,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individual model narrations during circulation. Key indicators of understanding: correct directionality of gas movement (CO2 out, O2 in during respiration; O2 out, CO2 in during photosynthesis), accurate naming of exit structures, and the ability to connect their own investigation result to the model annotation. Misconceptions flagged here are noted for explicit address in Lesson 12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present evidence rather than just procedures? Were students citing specific data during the argumentation discussion, or were they making vague claims? Did the peer-review cards show genuine cross-phenomenon thinking, or did students struggle to connect presentations to the anchoring phenomenon? Which questions remain on the DQB, and are they conceptual gaps or language gaps? Are there students whose models are still incomplete or inaccurate in ways that will need targeted support in Lesson 12? Note which groups handled anomalous data honestly and which groups glossed over it — this informs feedback for the consolidation lesson. Also reflect on timing: if the carousel ran long, consider whether the argumentation discussion was truncated, and plan to open Lesson 12 with a brief revisit of the three DQB questions before moving to model finalisation.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 conditions such as temperature, glucose availability, and oxygen exclusion affected gas production rates in consistent 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w:t>
            </w:r>
            <w:del w:id="10052" w:author="Claude (AI) - proposed" w:date="2026-10-14T07:56:35Z">
              <w:r>
                <w:rPr>
                  <w:rFonts w:ascii="Arial" w:cs="Arial" w:eastAsia="Arial" w:hAnsi="Arial"/>
                  <w:b w:val="false"/>
                  <w:bCs w:val="false"/>
                  <w:i w:val="false"/>
                  <w:iCs w:val="false"/>
                  <w:color w:val="000000"/>
                  <w:sz w:val="18"/>
                  <w:szCs w:val="18"/>
                </w:rPr>
                <w:delText xml:space="preserve">sites from which bubbles emerged</w:delText>
              </w:r>
            </w:del>
            <w:ins w:id="10053" w:author="Claude (AI) - proposed" w:date="2026-10-14T07:56:35Z">
              <w:r>
                <w:rPr>
                  <w:rFonts w:ascii="Arial" w:cs="Arial" w:eastAsia="Arial" w:hAnsi="Arial"/>
                  <w:b w:val="false"/>
                  <w:bCs w:val="false"/>
                  <w:i w:val="false"/>
                  <w:iCs w:val="false"/>
                  <w:color w:val="000000"/>
                  <w:sz w:val="18"/>
                  <w:szCs w:val="18"/>
                </w:rPr>
                <w:t xml:space="preserve">kinds of exits through which gas escaped</w:t>
              </w:r>
            </w:ins>
            <w:r>
              <w:rPr>
                <w:rFonts w:ascii="Arial" w:cs="Arial" w:eastAsia="Arial" w:hAnsi="Arial"/>
                <w:b w:val="false"/>
                <w:bCs w:val="false"/>
                <w:i w:val="false"/>
                <w:iCs w:val="false"/>
                <w:color w:val="000000"/>
                <w:sz w:val="18"/>
                <w:szCs w:val="18"/>
              </w:rPr>
              <w:t xml:space="preserve"> from the sukuma wiki leaves in Lesson 1. Argumentation requires citing specific evidence, not just asserting claims.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10054" w:author="Claude (AI) - proposed" w:date="2026-10-14T07:56:35Z">
              <w:r>
                <w:rPr>
                  <w:rFonts w:ascii="Arial" w:cs="Arial" w:eastAsia="Arial" w:hAnsi="Arial"/>
                  <w:b w:val="false"/>
                  <w:bCs w:val="false"/>
                  <w:i w:val="false"/>
                  <w:iCs w:val="false"/>
                  <w:color w:val="000000"/>
                  <w:sz w:val="18"/>
                  <w:szCs w:val="18"/>
                </w:rPr>
                <w:delText xml:space="preserve">The bubbles observed streaming from specific points on the sukuma wiki leaves in warm water were CO2 produced by cellular respiration in mesophyll cells, exiting</w:delText>
              </w:r>
            </w:del>
            <w:ins w:id="10055" w:author="Claude (AI) - proposed" w:date="2026-10-14T07:56:35Z">
              <w:r>
                <w:rPr>
                  <w:rFonts w:ascii="Arial" w:cs="Arial" w:eastAsia="Arial" w:hAnsi="Arial"/>
                  <w:b w:val="false"/>
                  <w:bCs w:val="false"/>
                  <w:i w:val="false"/>
                  <w:iCs w:val="false"/>
                  <w:color w:val="000000"/>
                  <w:sz w:val="18"/>
                  <w:szCs w:val="18"/>
                </w:rPr>
                <w:t xml:space="preserve">Using the class's shared bubble counts and their own fermentation evidence, students explained that the gas in the Lesson 1 bubbles was mostly air that was already inside the leaf (and dissolved in the water), pushed out</w:t>
              </w:r>
            </w:ins>
            <w:r>
              <w:rPr>
                <w:rFonts w:ascii="Arial" w:cs="Arial" w:eastAsia="Arial" w:hAnsi="Arial"/>
                <w:b w:val="false"/>
                <w:bCs w:val="false"/>
                <w:i w:val="false"/>
                <w:iCs w:val="false"/>
                <w:color w:val="000000"/>
                <w:sz w:val="18"/>
                <w:szCs w:val="18"/>
              </w:rPr>
              <w:t xml:space="preserve"> through stomata and </w:t>
            </w:r>
            <w:del w:id="10056" w:author="Claude (AI) - proposed" w:date="2026-10-14T07:56:35Z">
              <w:r>
                <w:rPr>
                  <w:rFonts w:ascii="Arial" w:cs="Arial" w:eastAsia="Arial" w:hAnsi="Arial"/>
                  <w:b w:val="false"/>
                  <w:bCs w:val="false"/>
                  <w:i w:val="false"/>
                  <w:iCs w:val="false"/>
                  <w:color w:val="000000"/>
                  <w:sz w:val="18"/>
                  <w:szCs w:val="18"/>
                </w:rPr>
                <w:delText xml:space="preserve">lenticels. Warm water increased metabolic and diffusion rates, producing more bubbles</w:delText>
              </w:r>
            </w:del>
            <w:ins w:id="10057" w:author="Claude (AI) - proposed" w:date="2026-10-14T07:56:35Z">
              <w:r>
                <w:rPr>
                  <w:rFonts w:ascii="Arial" w:cs="Arial" w:eastAsia="Arial" w:hAnsi="Arial"/>
                  <w:b w:val="false"/>
                  <w:bCs w:val="false"/>
                  <w:i w:val="false"/>
                  <w:iCs w:val="false"/>
                  <w:color w:val="000000"/>
                  <w:sz w:val="18"/>
                  <w:szCs w:val="18"/>
                </w:rPr>
                <w:t xml:space="preserve">cut edges as warming expanded it. Respiration makes CO₂ continuously and photosynthesis makes O₂ in light, and both change the mix of gases in the leaf, but slowly. The gas in the bubbles was not tested directly</w:t>
              </w:r>
            </w:ins>
            <w:r>
              <w:rPr>
                <w:rFonts w:ascii="Arial" w:cs="Arial" w:eastAsia="Arial" w:hAnsi="Arial"/>
                <w:b w:val="false"/>
                <w:bCs w:val="false"/>
                <w:i w:val="false"/>
                <w:iCs w:val="false"/>
                <w:color w:val="000000"/>
                <w:sz w:val="18"/>
                <w:szCs w:val="18"/>
              </w:rPr>
              <w:t xml:space="preserve">.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4kkp7il1ky_38vplkyj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6ttap6qjecw8kum8sg0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Model Finalisation &amp; Unit Review: How Do Plants "Breathe" and Release Energy?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unit by finalising annotated models, resolving all Driving Question Board entries, and articulating a complete, evidence-based explanation of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how plants exchange gases with their environment through stomata, cuticle, lenticels, and pneumatophores; (b) describe how plants obtain energy from organic compounds through aerobic and anaerobic respiration; (c) connect the roles of photosynthesis and respiration in the overall carbon and energy cycle of a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and annotate a finalised, evidence-based cumulative model of plant gaseous exchange and respiration; (b) evaluate the accuracy of their Lesson 1 predictions against their final explanations; (c) communicate scientific explanations clearly using correct biological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science is an iterative process of questioning, gathering evidence, revising ideas, and constructing better explanations — and values how collaborative inquiry has deepened their understanding of the living world around them, including everyday observations such as the sukuma wiki bubbles from Mwalimu Njoroge's class.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plants exchange gases with their environment? 2. How do plants obtain energy from organic compounds through respiration?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eleven lessons gathering evidence — from </w:t>
            </w:r>
            <w:del w:id="10058" w:author="Claude (AI) - proposed" w:date="2026-10-14T07:56:35Z">
              <w:r>
                <w:rPr>
                  <w:rFonts w:ascii="Arial" w:cs="Arial" w:eastAsia="Arial" w:hAnsi="Arial"/>
                  <w:b w:val="false"/>
                  <w:bCs w:val="false"/>
                  <w:i w:val="false"/>
                  <w:iCs w:val="false"/>
                  <w:color w:val="000000"/>
                  <w:sz w:val="18"/>
                  <w:szCs w:val="18"/>
                </w:rPr>
                <w:delText xml:space="preserve">stomatal observations under microscopes, to lenticel dissections on woody stems, to fermentation experiments using yeast and maize flour, to data analysis of ATP production in aerobic vs. anaerobic respiration</w:delText>
              </w:r>
            </w:del>
            <w:ins w:id="10059" w:author="Claude (AI) - proposed" w:date="2026-10-14T07:56:35Z">
              <w:r>
                <w:rPr>
                  <w:rFonts w:ascii="Arial" w:cs="Arial" w:eastAsia="Arial" w:hAnsi="Arial"/>
                  <w:b w:val="false"/>
                  <w:bCs w:val="false"/>
                  <w:i w:val="false"/>
                  <w:iCs w:val="false"/>
                  <w:color w:val="000000"/>
                  <w:sz w:val="18"/>
                  <w:szCs w:val="18"/>
                </w:rPr>
                <w:t xml:space="preserve">labelled leaf diagrams and animations of stomata, to yeast and fermentation experiments, to their own project data</w:t>
              </w:r>
            </w:ins>
            <w:r>
              <w:rPr>
                <w:rFonts w:ascii="Arial" w:cs="Arial" w:eastAsia="Arial" w:hAnsi="Arial"/>
                <w:b w:val="false"/>
                <w:bCs w:val="false"/>
                <w:i w:val="false"/>
                <w:iCs w:val="false"/>
                <w:color w:val="000000"/>
                <w:sz w:val="18"/>
                <w:szCs w:val="18"/>
              </w:rPr>
              <w:t xml:space="preserve">. In this lesson, all threads converge. Students finalise their cumulative unit models, resolve </w:t>
            </w:r>
            <w:del w:id="10060" w:author="Claude (AI) - proposed" w:date="2026-10-14T07:56:35Z">
              <w:r>
                <w:rPr>
                  <w:rFonts w:ascii="Arial" w:cs="Arial" w:eastAsia="Arial" w:hAnsi="Arial"/>
                  <w:b w:val="false"/>
                  <w:bCs w:val="false"/>
                  <w:i w:val="false"/>
                  <w:iCs w:val="false"/>
                  <w:color w:val="000000"/>
                  <w:sz w:val="18"/>
                  <w:szCs w:val="18"/>
                </w:rPr>
                <w:delText xml:space="preserve">every question</w:delText>
              </w:r>
            </w:del>
            <w:ins w:id="10061" w:author="Claude (AI) - proposed" w:date="2026-10-14T07:56:35Z">
              <w:r>
                <w:rPr>
                  <w:rFonts w:ascii="Arial" w:cs="Arial" w:eastAsia="Arial" w:hAnsi="Arial"/>
                  <w:b w:val="false"/>
                  <w:bCs w:val="false"/>
                  <w:i w:val="false"/>
                  <w:iCs w:val="false"/>
                  <w:color w:val="000000"/>
                  <w:sz w:val="18"/>
                  <w:szCs w:val="18"/>
                </w:rPr>
                <w:t xml:space="preserve">the questions</w:t>
              </w:r>
            </w:ins>
            <w:r>
              <w:rPr>
                <w:rFonts w:ascii="Arial" w:cs="Arial" w:eastAsia="Arial" w:hAnsi="Arial"/>
                <w:b w:val="false"/>
                <w:bCs w:val="false"/>
                <w:i w:val="false"/>
                <w:iCs w:val="false"/>
                <w:color w:val="000000"/>
                <w:sz w:val="18"/>
                <w:szCs w:val="18"/>
              </w:rPr>
              <w:t xml:space="preserve"> posted on the Driving Question Board since Lesson 1</w:t>
            </w:r>
            <w:ins w:id="10062" w:author="Claude (AI) - proposed" w:date="2026-10-14T07:56:35Z">
              <w:r>
                <w:rPr>
                  <w:rFonts w:ascii="Arial" w:cs="Arial" w:eastAsia="Arial" w:hAnsi="Arial"/>
                  <w:b w:val="false"/>
                  <w:bCs w:val="false"/>
                  <w:i w:val="false"/>
                  <w:iCs w:val="false"/>
                  <w:color w:val="000000"/>
                  <w:sz w:val="18"/>
                  <w:szCs w:val="18"/>
                </w:rPr>
                <w:t xml:space="preserve"> (marking honestly which are fully answered, partly answered, or still open)</w:t>
              </w:r>
            </w:ins>
            <w:r>
              <w:rPr>
                <w:rFonts w:ascii="Arial" w:cs="Arial" w:eastAsia="Arial" w:hAnsi="Arial"/>
                <w:b w:val="false"/>
                <w:bCs w:val="false"/>
                <w:i w:val="false"/>
                <w:iCs w:val="false"/>
                <w:color w:val="000000"/>
                <w:sz w:val="18"/>
                <w:szCs w:val="18"/>
              </w:rPr>
              <w:t xml:space="preserve">, compare their</w:t>
            </w:r>
            <w:del w:id="10063" w:author="Claude (AI) - proposed" w:date="2026-10-14T07:56:35Z">
              <w:r>
                <w:rPr>
                  <w:rFonts w:ascii="Arial" w:cs="Arial" w:eastAsia="Arial" w:hAnsi="Arial"/>
                  <w:b w:val="false"/>
                  <w:bCs w:val="false"/>
                  <w:i w:val="false"/>
                  <w:iCs w:val="false"/>
                  <w:color w:val="000000"/>
                  <w:sz w:val="18"/>
                  <w:szCs w:val="18"/>
                </w:rPr>
                <w:delText xml:space="preserve"> naïve</w:delText>
              </w:r>
            </w:del>
            <w:r>
              <w:rPr>
                <w:rFonts w:ascii="Arial" w:cs="Arial" w:eastAsia="Arial" w:hAnsi="Arial"/>
                <w:b w:val="false"/>
                <w:bCs w:val="false"/>
                <w:i w:val="false"/>
                <w:iCs w:val="false"/>
                <w:color w:val="000000"/>
                <w:sz w:val="18"/>
                <w:szCs w:val="18"/>
              </w:rPr>
              <w:t xml:space="preserve"> Lesson 1 models with their final </w:t>
            </w:r>
            <w:del w:id="10064" w:author="Claude (AI) - proposed" w:date="2026-10-14T07:56:35Z">
              <w:r>
                <w:rPr>
                  <w:rFonts w:ascii="Arial" w:cs="Arial" w:eastAsia="Arial" w:hAnsi="Arial"/>
                  <w:b w:val="false"/>
                  <w:bCs w:val="false"/>
                  <w:i w:val="false"/>
                  <w:iCs w:val="false"/>
                  <w:color w:val="000000"/>
                  <w:sz w:val="18"/>
                  <w:szCs w:val="18"/>
                </w:rPr>
                <w:delText xml:space="preserve">scientific </w:delText>
              </w:r>
            </w:del>
            <w:r>
              <w:rPr>
                <w:rFonts w:ascii="Arial" w:cs="Arial" w:eastAsia="Arial" w:hAnsi="Arial"/>
                <w:b w:val="false"/>
                <w:bCs w:val="false"/>
                <w:i w:val="false"/>
                <w:iCs w:val="false"/>
                <w:color w:val="000000"/>
                <w:sz w:val="18"/>
                <w:szCs w:val="18"/>
              </w:rPr>
              <w:t xml:space="preserve">models, and </w:t>
            </w:r>
            <w:del w:id="10065" w:author="Claude (AI) - proposed" w:date="2026-10-14T07:56:35Z">
              <w:r>
                <w:rPr>
                  <w:rFonts w:ascii="Arial" w:cs="Arial" w:eastAsia="Arial" w:hAnsi="Arial"/>
                  <w:b w:val="false"/>
                  <w:bCs w:val="false"/>
                  <w:i w:val="false"/>
                  <w:iCs w:val="false"/>
                  <w:color w:val="000000"/>
                  <w:sz w:val="18"/>
                  <w:szCs w:val="18"/>
                </w:rPr>
                <w:delText xml:space="preserve">deliver a whole-class</w:delText>
              </w:r>
            </w:del>
            <w:ins w:id="10066" w:author="Claude (AI) - proposed" w:date="2026-10-14T07:56:35Z">
              <w:r>
                <w:rPr>
                  <w:rFonts w:ascii="Arial" w:cs="Arial" w:eastAsia="Arial" w:hAnsi="Arial"/>
                  <w:b w:val="false"/>
                  <w:bCs w:val="false"/>
                  <w:i w:val="false"/>
                  <w:iCs w:val="false"/>
                  <w:color w:val="000000"/>
                  <w:sz w:val="18"/>
                  <w:szCs w:val="18"/>
                </w:rPr>
                <w:t xml:space="preserve">write a</w:t>
              </w:r>
            </w:ins>
            <w:r>
              <w:rPr>
                <w:rFonts w:ascii="Arial" w:cs="Arial" w:eastAsia="Arial" w:hAnsi="Arial"/>
                <w:b w:val="false"/>
                <w:bCs w:val="false"/>
                <w:i w:val="false"/>
                <w:iCs w:val="false"/>
                <w:color w:val="000000"/>
                <w:sz w:val="18"/>
                <w:szCs w:val="18"/>
              </w:rPr>
              <w:t xml:space="preserve"> Final Explanation of the anchoring phenomenon. The sukuma wiki bubbles that puzzled the class in Lesson 1 </w:t>
            </w:r>
            <w:del w:id="10067" w:author="Claude (AI) - proposed" w:date="2026-10-14T07:56:35Z">
              <w:r>
                <w:rPr>
                  <w:rFonts w:ascii="Arial" w:cs="Arial" w:eastAsia="Arial" w:hAnsi="Arial"/>
                  <w:b w:val="false"/>
                  <w:bCs w:val="false"/>
                  <w:i w:val="false"/>
                  <w:iCs w:val="false"/>
                  <w:color w:val="000000"/>
                  <w:sz w:val="18"/>
                  <w:szCs w:val="18"/>
                </w:rPr>
                <w:delText xml:space="preserve">are now fully explained</w:delText>
              </w:r>
            </w:del>
            <w:ins w:id="10068" w:author="Claude (AI) - proposed" w:date="2026-10-14T07:56:35Z">
              <w:r>
                <w:rPr>
                  <w:rFonts w:ascii="Arial" w:cs="Arial" w:eastAsia="Arial" w:hAnsi="Arial"/>
                  <w:b w:val="false"/>
                  <w:bCs w:val="false"/>
                  <w:i w:val="false"/>
                  <w:iCs w:val="false"/>
                  <w:color w:val="000000"/>
                  <w:sz w:val="18"/>
                  <w:szCs w:val="18"/>
                </w:rPr>
                <w:t xml:space="preserve">now have a well-supported explanation, with one part (the exact mix of gases) still untested</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or physical models involve scissors, remind learners to handle them carefully. Ensure the classroom is well ventilated as students may be working in close groups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capstone lesson of Sub-Strand 2.3. Students work in home groups to finalise and fully annotate their cumulative unit models, incorporating every concept and piece of evidence gathered across all 12 lessons — including stomatal structure and guard cell mechanism, cuticle, lenticels, pneumatophores, aerobic respiration</w:t>
            </w:r>
            <w:del w:id="10069" w:author="Claude (AI) - proposed" w:date="2026-10-14T07:56:35Z">
              <w:r>
                <w:rPr>
                  <w:rFonts w:ascii="Arial" w:cs="Arial" w:eastAsia="Arial" w:hAnsi="Arial"/>
                  <w:b w:val="false"/>
                  <w:bCs w:val="false"/>
                  <w:i w:val="false"/>
                  <w:iCs w:val="false"/>
                  <w:color w:val="000000"/>
                  <w:sz w:val="18"/>
                  <w:szCs w:val="18"/>
                </w:rPr>
                <w:delText xml:space="preserve"> (glycolysis, Krebs cycle, oxidative phosphorylation)</w:delText>
              </w:r>
            </w:del>
            <w:r>
              <w:rPr>
                <w:rFonts w:ascii="Arial" w:cs="Arial" w:eastAsia="Arial" w:hAnsi="Arial"/>
                <w:b w:val="false"/>
                <w:bCs w:val="false"/>
                <w:i w:val="false"/>
                <w:iCs w:val="false"/>
                <w:color w:val="000000"/>
                <w:sz w:val="18"/>
                <w:szCs w:val="18"/>
              </w:rPr>
              <w:t xml:space="preserve">, anaerobic respiration, the relationship between photosynthesis and respiration, and environmental factors affecting both processes. The class then conducts a structured Driving Question Board (DQB) resolution ceremony, working through every posted question and confirming which have been fully answered, partially answered, or which have generated new questions for further study. A paired Lesson 1 vs. Lesson 12 model comparison surfaces the depth of conceptual change. The lesson culminates in a whole-class co-constructed Final Explanation of the anchoring phenomenon — the sukuma wiki bubbles in Mwalimu Njoroge's Nairobi classroom — delivered as a formal scientific narrative. The teacher closes with a Forward Connection linking plant respiration to the </w:t>
            </w:r>
            <w:del w:id="10070" w:author="Claude (AI) - proposed" w:date="2026-10-14T07:56:35Z">
              <w:r>
                <w:rPr>
                  <w:rFonts w:ascii="Arial" w:cs="Arial" w:eastAsia="Arial" w:hAnsi="Arial"/>
                  <w:b w:val="false"/>
                  <w:bCs w:val="false"/>
                  <w:i w:val="false"/>
                  <w:iCs w:val="false"/>
                  <w:color w:val="000000"/>
                  <w:sz w:val="18"/>
                  <w:szCs w:val="18"/>
                </w:rPr>
                <w:delText xml:space="preserve">next strand (</w:delText>
              </w:r>
            </w:del>
            <w:ins w:id="10071" w:author="Claude (AI) - proposed" w:date="2026-10-14T07:56:35Z">
              <w:r>
                <w:rPr>
                  <w:rFonts w:ascii="Arial" w:cs="Arial" w:eastAsia="Arial" w:hAnsi="Arial"/>
                  <w:b w:val="false"/>
                  <w:bCs w:val="false"/>
                  <w:i w:val="false"/>
                  <w:iCs w:val="false"/>
                  <w:color w:val="000000"/>
                  <w:sz w:val="18"/>
                  <w:szCs w:val="18"/>
                </w:rPr>
                <w:t xml:space="preserve">animal sub-strands later in Strand 3.0 (including Sub-Strand 3.3, </w:t>
              </w:r>
            </w:ins>
            <w:r>
              <w:rPr>
                <w:rFonts w:ascii="Arial" w:cs="Arial" w:eastAsia="Arial" w:hAnsi="Arial"/>
                <w:b w:val="false"/>
                <w:bCs w:val="false"/>
                <w:i w:val="false"/>
                <w:iCs w:val="false"/>
                <w:color w:val="000000"/>
                <w:sz w:val="18"/>
                <w:szCs w:val="18"/>
              </w:rPr>
              <w:t xml:space="preserve">Animal Gaseous Exchange and Respiration</w:t>
            </w:r>
            <w:del w:id="10072" w:author="Claude (AI) - proposed" w:date="2026-10-14T07:56:35Z">
              <w:r>
                <w:rPr>
                  <w:rFonts w:ascii="Arial" w:cs="Arial" w:eastAsia="Arial" w:hAnsi="Arial"/>
                  <w:b w:val="false"/>
                  <w:bCs w:val="false"/>
                  <w:i w:val="false"/>
                  <w:iCs w:val="false"/>
                  <w:color w:val="000000"/>
                  <w:sz w:val="18"/>
                  <w:szCs w:val="18"/>
                </w:rPr>
                <w:delText xml:space="preserve">, Strand 3.3</w:delText>
              </w:r>
            </w:del>
            <w:r>
              <w:rPr>
                <w:rFonts w:ascii="Arial" w:cs="Arial" w:eastAsia="Arial" w:hAnsi="Arial"/>
                <w:b w:val="false"/>
                <w:bCs w:val="false"/>
                <w:i w:val="false"/>
                <w:iCs w:val="false"/>
                <w:color w:val="000000"/>
                <w:sz w:val="18"/>
                <w:szCs w:val="18"/>
              </w:rPr>
              <w:t xml:space="preserve">), using nyama choma and githeri as bridging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rPr>
                <w:ins w:id="10074" w:author="Claude (AI) - proposed" w:date="2026-10-14T07:56:35Z"/>
              </w:rPr>
            </w:pPr>
            <w:hyperlink w:history="1" r:id="rIdstlarm2dbm9j-bmedw4v9">
              <w:ins w:id="10073" w:author="Claude (AI) - proposed" w:date="2026-10-14T07:56:35Z">
                <w:r>
                  <w:rPr>
                    <w:rFonts w:ascii="Arial" w:cs="Arial" w:eastAsia="Arial" w:hAnsi="Arial"/>
                    <w:color w:val="2E75B6"/>
                    <w:sz w:val="16"/>
                    <w:szCs w:val="16"/>
                    <w:u w:val="single" w:color="2E75B6"/>
                  </w:rPr>
                  <w:t xml:space="preserve">Cellular respiration</w:t>
                </w:r>
              </w:ins>
            </w:hyperlink>
          </w:p>
          <w:p>
            <w:pPr>
              <w:spacing w:after="20" w:before="0"/>
              <w:rPr>
                <w:del w:id="10076" w:author="Claude (AI) - proposed" w:date="2026-10-14T07:56:35Z"/>
              </w:rPr>
            </w:pPr>
            <w:hyperlink w:history="1" r:id="rIde9zh_xsznjww-gciywwq1">
              <w:del w:id="10075" w:author="Claude (AI) - proposed" w:date="2026-10-14T07:56:35Z">
                <w:r>
                  <w:rPr>
                    <w:rFonts w:ascii="Arial" w:cs="Arial" w:eastAsia="Arial" w:hAnsi="Arial"/>
                    <w:color w:val="2E75B6"/>
                    <w:sz w:val="16"/>
                    <w:szCs w:val="16"/>
                    <w:u w:val="single" w:color="2E75B6"/>
                  </w:rPr>
                  <w:delText xml:space="preserve">Overview of cellular respiration</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l_d1vvoemsysgdfwu4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_v4pmoqqmsxaarutoom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0cn788m4e261kjpxdy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copy (or view on-screen) of their own Lesson 1 initial model — the sketch they drew in the very first lesson showing where they thought the sukuma wiki bubbles came from and what process they thought was happening. They spend 4 minutes silently reviewing their old model and writing three 'I used to think… now I know…' statements in their science notebooks. They then share with a partner, identifying the biggest conceptual shift they personally experienced during this unit. Selected pairs share aloud with the whole class. This phase reactivates the full unit narrative and emotionally anchors students back to the original phenomenon before the final consolidation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Lesson 1 model snapshots before learners enter or at the start of class. Say: 'Before we do anything else today, I want you to travel back in time to Lesson 1. Look at the model you drew when you first saw those sukuma wiki bubbles. Don't judge it — just read it carefully.' Allow 4 minutes of silent individual reflection. Then say: 'In your notebook, complete three sentences beginning with: I used to think… but now I know…' Allow 3 minutes of writing. Then cold-call 4 students: 'Mwangi, what was one thing you used to think? Akinyi, what was your biggest surprise? Otieno, what concept changed the most for you? Wanjiku, what question do you still have?' After each response, affirm and bridge: 'That shift — from thinking bubbles came randomly to knowing </w:t>
            </w:r>
            <w:del w:id="10077" w:author="Claude (AI) - proposed" w:date="2026-10-14T07:56:35Z">
              <w:r>
                <w:rPr>
                  <w:rFonts w:ascii="Arial" w:cs="Arial" w:eastAsia="Arial" w:hAnsi="Arial"/>
                  <w:b w:val="false"/>
                  <w:bCs w:val="false"/>
                  <w:i w:val="false"/>
                  <w:iCs w:val="false"/>
                  <w:color w:val="000000"/>
                  <w:sz w:val="18"/>
                  <w:szCs w:val="18"/>
                </w:rPr>
                <w:delText xml:space="preserve">they emerge specifically from stomata controlled by guard cells</w:delText>
              </w:r>
            </w:del>
            <w:ins w:id="10078" w:author="Claude (AI) - proposed" w:date="2026-10-14T07:56:35Z">
              <w:r>
                <w:rPr>
                  <w:rFonts w:ascii="Arial" w:cs="Arial" w:eastAsia="Arial" w:hAnsi="Arial"/>
                  <w:b w:val="false"/>
                  <w:bCs w:val="false"/>
                  <w:i w:val="false"/>
                  <w:iCs w:val="false"/>
                  <w:color w:val="000000"/>
                  <w:sz w:val="18"/>
                  <w:szCs w:val="18"/>
                </w:rPr>
                <w:t xml:space="preserve">that the gas was already inside the leaf and escapes through particular openings such as stomata</w:t>
              </w:r>
            </w:ins>
            <w:r>
              <w:rPr>
                <w:rFonts w:ascii="Arial" w:cs="Arial" w:eastAsia="Arial" w:hAnsi="Arial"/>
                <w:b w:val="false"/>
                <w:bCs w:val="false"/>
                <w:i w:val="false"/>
                <w:iCs w:val="false"/>
                <w:color w:val="000000"/>
                <w:sz w:val="18"/>
                <w:szCs w:val="18"/>
              </w:rPr>
              <w:t xml:space="preserve"> — that is exactly what scientists experience when evidence changes their models. That is science.' WAIT TIME: 10–12 seconds after each cold-call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Used to Think / Now I Know — This metacognitive strategy makes conceptual change visible and concrete. By writing and verbalising their prior vs. current understanding, students consolidate the learning arc of the entire unit and develop awareness of themselves as learners whose ideas evolved through evidence. It also reminds the class of the shared anchoring phenomenon, creating narrative coherence before the final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writing phase and scans notebooks. Observable indicator: each student has written at least three complete 'I used to think… now I know…' statements that reference specific biological concepts (e.g., stomata, guard cells, ATP, aerobic respiration) rather than vague generalities. Red flag: students who write only surface-level statements ('I used to think plants don't breathe; now I know they do') without referencing mechanisms — these students need targeted scaffolding during Phase 2 model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10080" w:author="Claude (AI) - proposed" w:date="2026-10-14T07:56:35Z"/>
              </w:rPr>
            </w:pPr>
            <w:hyperlink w:history="1" r:id="rId0dc9verjpdecbsfx_wcwu">
              <w:ins w:id="10079" w:author="Claude (AI) - proposed" w:date="2026-10-14T07:56:35Z">
                <w:r>
                  <w:rPr>
                    <w:rFonts w:ascii="Arial" w:cs="Arial" w:eastAsia="Arial" w:hAnsi="Arial"/>
                    <w:color w:val="2E75B6"/>
                    <w:sz w:val="16"/>
                    <w:szCs w:val="16"/>
                    <w:u w:val="single" w:color="2E75B6"/>
                  </w:rPr>
                  <w:t xml:space="preserve">Cellular respiration</w:t>
                </w:r>
              </w:ins>
            </w:hyperlink>
          </w:p>
          <w:p>
            <w:pPr>
              <w:spacing w:after="20" w:before="0"/>
              <w:rPr>
                <w:del w:id="10082" w:author="Claude (AI) - proposed" w:date="2026-10-14T07:56:35Z"/>
              </w:rPr>
            </w:pPr>
            <w:hyperlink w:history="1" r:id="rIdfoegue8klobd6rif6rhve">
              <w:del w:id="10081" w:author="Claude (AI) - proposed" w:date="2026-10-14T07:56:35Z">
                <w:r>
                  <w:rPr>
                    <w:rFonts w:ascii="Arial" w:cs="Arial" w:eastAsia="Arial" w:hAnsi="Arial"/>
                    <w:color w:val="2E75B6"/>
                    <w:sz w:val="16"/>
                    <w:szCs w:val="16"/>
                    <w:u w:val="single" w:color="2E75B6"/>
                  </w:rPr>
                  <w:delText xml:space="preserve">Cellular respiration introduction</w:delText>
                </w:r>
              </w:del>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_hebagzdwlxv7vtbe0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cpgjefog0tznlatmj-mi">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7nit3rchpfphwwaqzlm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established home groups of 4–5. Each group retrieves their cumulative unit model — the large annotated diagram they have been building and revising since Lesson 1. Groups are given a structured Model Finalisation Checklist (displayed on the board or printed) listing every concept that must appear in the final model: (1) Leaf cross-section showing stomata, guard cells, mesophyll cells, cuticle; (2) Mechanism of stomatal opening/closing with CO₂, O₂, and H₂O labelled with arrows; (3) Lenticel on a woody stem with gas exchange arrows; (4) Pneumatophore in a waterlogged environment (e.g., Kenyan mangrove coast near Gazi Bay, Kwale County); (5) Aerobic respiration equation</w:t>
            </w:r>
            <w:del w:id="10083" w:author="Claude (AI) - proposed" w:date="2026-10-14T07:56:35Z">
              <w:r>
                <w:rPr>
                  <w:rFonts w:ascii="Arial" w:cs="Arial" w:eastAsia="Arial" w:hAnsi="Arial"/>
                  <w:b w:val="false"/>
                  <w:bCs w:val="false"/>
                  <w:i w:val="false"/>
                  <w:iCs w:val="false"/>
                  <w:color w:val="000000"/>
                  <w:sz w:val="18"/>
                  <w:szCs w:val="18"/>
                </w:rPr>
                <w:delText xml:space="preserve"> and summary of glycolysis → Krebs cycle → oxidative phosphorylation with ATP yield</w:delText>
              </w:r>
            </w:del>
            <w:ins w:id="10084" w:author="Claude (AI) - proposed" w:date="2026-10-14T07:56:35Z">
              <w:r>
                <w:rPr>
                  <w:rFonts w:ascii="Arial" w:cs="Arial" w:eastAsia="Arial" w:hAnsi="Arial"/>
                  <w:b w:val="false"/>
                  <w:bCs w:val="false"/>
                  <w:i w:val="false"/>
                  <w:iCs w:val="false"/>
                  <w:color w:val="000000"/>
                  <w:sz w:val="18"/>
                  <w:szCs w:val="18"/>
                </w:rPr>
                <w:t xml:space="preserve">, with the mitochondrion as its site, and the ATP yield compared with anaerobic respiration</w:t>
              </w:r>
            </w:ins>
            <w:r>
              <w:rPr>
                <w:rFonts w:ascii="Arial" w:cs="Arial" w:eastAsia="Arial" w:hAnsi="Arial"/>
                <w:b w:val="false"/>
                <w:bCs w:val="false"/>
                <w:i w:val="false"/>
                <w:iCs w:val="false"/>
                <w:color w:val="000000"/>
                <w:sz w:val="18"/>
                <w:szCs w:val="18"/>
              </w:rPr>
              <w:t xml:space="preserve">; (6) Anaerobic respiration pathway and products; (7) The relationship between photosynthesis and respiration (inputs/outputs cycling); (8) Effect of temperature</w:t>
            </w:r>
            <w:del w:id="10085" w:author="Claude (AI) - proposed" w:date="2026-10-14T07:56:35Z">
              <w:r>
                <w:rPr>
                  <w:rFonts w:ascii="Arial" w:cs="Arial" w:eastAsia="Arial" w:hAnsi="Arial"/>
                  <w:b w:val="false"/>
                  <w:bCs w:val="false"/>
                  <w:i w:val="false"/>
                  <w:iCs w:val="false"/>
                  <w:color w:val="000000"/>
                  <w:sz w:val="18"/>
                  <w:szCs w:val="18"/>
                </w:rPr>
                <w:delText xml:space="preserve"> on both stomatal aperture and respiration rate</w:delText>
              </w:r>
            </w:del>
            <w:ins w:id="10086" w:author="Claude (AI) - proposed" w:date="2026-10-14T07:56:35Z">
              <w:r>
                <w:rPr>
                  <w:rFonts w:ascii="Arial" w:cs="Arial" w:eastAsia="Arial" w:hAnsi="Arial"/>
                  <w:b w:val="false"/>
                  <w:bCs w:val="false"/>
                  <w:i w:val="false"/>
                  <w:iCs w:val="false"/>
                  <w:color w:val="000000"/>
                  <w:sz w:val="18"/>
                  <w:szCs w:val="18"/>
                </w:rPr>
                <w:t xml:space="preserve">: the quick effect on gas in the leaf (expansion, lower solubility) and the slower effect on enzyme-controlled respiration</w:t>
              </w:r>
            </w:ins>
            <w:r>
              <w:rPr>
                <w:rFonts w:ascii="Arial" w:cs="Arial" w:eastAsia="Arial" w:hAnsi="Arial"/>
                <w:b w:val="false"/>
                <w:bCs w:val="false"/>
                <w:i w:val="false"/>
                <w:iCs w:val="false"/>
                <w:color w:val="000000"/>
                <w:sz w:val="18"/>
                <w:szCs w:val="18"/>
              </w:rPr>
              <w:t xml:space="preserve"> (connecting back to the warm vs. cold water observation from Lesson 1); (9) At least one real-world application (e.g., post-harvest storage of sukuma wiki, waterlogged soils in Kano Plains, Kisumu). Groups spend 20 minutes completing any missing annotations, adding arrows, correcting errors identified in previous lessons, and writing a 2–3 sentence scientific caption below the model. Each student must personally annotate at least two components to ensure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Finalisation Checklist prominently. Say: 'Your model has been growing since Lesson 1. Today we complete it. Every item on this checklist must appear — correctly labelled, with arrows showing direction of gas movement and energy flow. You have 20 minutes. Each person in your group must personally add at least two annotations — sign your initials next to what you add so I can see individual contributions.' Circulate to all groups in the first 5 minutes, checking that groups have retrieved their models and are actively working. Pose probing questions to prompt deeper annotation: 'Why does your guard cell diagram show K⁺ ions moving in? What does that tell us about the energy cost of opening stomata?' / 'Your aerobic respiration pathway — where exactly in the cell does </w:t>
            </w:r>
            <w:del w:id="10087" w:author="Claude (AI) - proposed" w:date="2026-10-14T07:56:35Z">
              <w:r>
                <w:rPr>
                  <w:rFonts w:ascii="Arial" w:cs="Arial" w:eastAsia="Arial" w:hAnsi="Arial"/>
                  <w:b w:val="false"/>
                  <w:bCs w:val="false"/>
                  <w:i w:val="false"/>
                  <w:iCs w:val="false"/>
                  <w:color w:val="000000"/>
                  <w:sz w:val="18"/>
                  <w:szCs w:val="18"/>
                </w:rPr>
                <w:delText xml:space="preserve">glycolysis</w:delText>
              </w:r>
            </w:del>
            <w:ins w:id="10088" w:author="Claude (AI) - proposed" w:date="2026-10-14T07:56:35Z">
              <w:r>
                <w:rPr>
                  <w:rFonts w:ascii="Arial" w:cs="Arial" w:eastAsia="Arial" w:hAnsi="Arial"/>
                  <w:b w:val="false"/>
                  <w:bCs w:val="false"/>
                  <w:i w:val="false"/>
                  <w:iCs w:val="false"/>
                  <w:color w:val="000000"/>
                  <w:sz w:val="18"/>
                  <w:szCs w:val="18"/>
                </w:rPr>
                <w:t xml:space="preserve">aerobic respiration</w:t>
              </w:r>
            </w:ins>
            <w:r>
              <w:rPr>
                <w:rFonts w:ascii="Arial" w:cs="Arial" w:eastAsia="Arial" w:hAnsi="Arial"/>
                <w:b w:val="false"/>
                <w:bCs w:val="false"/>
                <w:i w:val="false"/>
                <w:iCs w:val="false"/>
                <w:color w:val="000000"/>
                <w:sz w:val="18"/>
                <w:szCs w:val="18"/>
              </w:rPr>
              <w:t xml:space="preserve"> happen? Where does </w:t>
            </w:r>
            <w:del w:id="10089" w:author="Claude (AI) - proposed" w:date="2026-10-14T07:56:35Z">
              <w:r>
                <w:rPr>
                  <w:rFonts w:ascii="Arial" w:cs="Arial" w:eastAsia="Arial" w:hAnsi="Arial"/>
                  <w:b w:val="false"/>
                  <w:bCs w:val="false"/>
                  <w:i w:val="false"/>
                  <w:iCs w:val="false"/>
                  <w:color w:val="000000"/>
                  <w:sz w:val="18"/>
                  <w:szCs w:val="18"/>
                </w:rPr>
                <w:delText xml:space="preserve">the Krebs cycle</w:delText>
              </w:r>
            </w:del>
            <w:ins w:id="10090" w:author="Claude (AI) - proposed" w:date="2026-10-14T07:56:35Z">
              <w:r>
                <w:rPr>
                  <w:rFonts w:ascii="Arial" w:cs="Arial" w:eastAsia="Arial" w:hAnsi="Arial"/>
                  <w:b w:val="false"/>
                  <w:bCs w:val="false"/>
                  <w:i w:val="false"/>
                  <w:iCs w:val="false"/>
                  <w:color w:val="000000"/>
                  <w:sz w:val="18"/>
                  <w:szCs w:val="18"/>
                </w:rPr>
                <w:t xml:space="preserve">anaerobic respiration</w:t>
              </w:r>
            </w:ins>
            <w:r>
              <w:rPr>
                <w:rFonts w:ascii="Arial" w:cs="Arial" w:eastAsia="Arial" w:hAnsi="Arial"/>
                <w:b w:val="false"/>
                <w:bCs w:val="false"/>
                <w:i w:val="false"/>
                <w:iCs w:val="false"/>
                <w:color w:val="000000"/>
                <w:sz w:val="18"/>
                <w:szCs w:val="18"/>
              </w:rPr>
              <w:t xml:space="preserve"> happen? Label the organelle</w:t>
            </w:r>
            <w:ins w:id="10091" w:author="Claude (AI) - proposed" w:date="2026-10-14T07:56:35Z">
              <w:r>
                <w:rPr>
                  <w:rFonts w:ascii="Arial" w:cs="Arial" w:eastAsia="Arial" w:hAnsi="Arial"/>
                  <w:b w:val="false"/>
                  <w:bCs w:val="false"/>
                  <w:i w:val="false"/>
                  <w:iCs w:val="false"/>
                  <w:color w:val="000000"/>
                  <w:sz w:val="18"/>
                  <w:szCs w:val="18"/>
                </w:rPr>
                <w:t xml:space="preserve"> and the cytoplasm</w:t>
              </w:r>
            </w:ins>
            <w:r>
              <w:rPr>
                <w:rFonts w:ascii="Arial" w:cs="Arial" w:eastAsia="Arial" w:hAnsi="Arial"/>
                <w:b w:val="false"/>
                <w:bCs w:val="false"/>
                <w:i w:val="false"/>
                <w:iCs w:val="false"/>
                <w:color w:val="000000"/>
                <w:sz w:val="18"/>
                <w:szCs w:val="18"/>
              </w:rPr>
              <w:t xml:space="preserve">.' / 'You've drawn a pneumatophore — can you add a label showing what environmental condition makes this structure necessary? Think of Gazi Bay.' / 'Your temperature arrow — which direction does it point for reaction rate in respiration? What molecule explains that?' WAIT TIME: after each probing question, wait 10 seconds before offering a hint. If a group is stuck on the photosynthesis-respiration relationship, ask: 'Think about the sukuma wiki on a bright, sunny day in Nairobi. Which process is faster? How does that change the net gas exchange through the stomata?' Cold-call check at minute 15: ask 3 groups to share one annotation they just added and explain the evidence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Model Annotation with a Checklist — The checklist transforms an open-ended task into a systematic evidence audit. By requiring students to locate and correctly place every concept from the unit onto a single coherent diagram, this strategy forces integration across all 11 previous lessons. The requirement for individual initials ensures every student engages with the model rather than delegating to dominant group members. Circulating teacher probes push annotation beyond labelling toward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checklist as a walk-through rubric during circulation. Observable indicators: (1) All 9 checklist items are present and correctly labelled; (2) Gas movement arrows are directionally accurate (e.g., CO₂ exits stomata during respiration in the dark, O₂ exits during net photosynthesis in bright light); (3) ATP yield numbers are correctly stated for aerobic vs. anaerobic respiration; (4) Each student's initials appear on at least two annotations. Red flag: groups whose models show photosynthesis and respiration as separate, unconnected processes — intervene immediately with the bridging question about net gas exchange.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rPr>
                <w:ins w:id="10093" w:author="Claude (AI) - proposed" w:date="2026-10-14T07:56:35Z"/>
              </w:rPr>
            </w:pPr>
            <w:hyperlink w:history="1" r:id="rIdjdf0wxsx7zhseq-tgao7e">
              <w:ins w:id="10092" w:author="Claude (AI) - proposed" w:date="2026-10-14T07:56:35Z">
                <w:r>
                  <w:rPr>
                    <w:rFonts w:ascii="Arial" w:cs="Arial" w:eastAsia="Arial" w:hAnsi="Arial"/>
                    <w:color w:val="2E75B6"/>
                    <w:sz w:val="16"/>
                    <w:szCs w:val="16"/>
                    <w:u w:val="single" w:color="2E75B6"/>
                  </w:rPr>
                  <w:t xml:space="preserve">Oxidation and reduction in cellular respiration</w:t>
                </w:r>
              </w:ins>
            </w:hyperlink>
          </w:p>
          <w:p>
            <w:pPr>
              <w:spacing w:after="20" w:before="0"/>
              <w:rPr>
                <w:del w:id="10095" w:author="Claude (AI) - proposed" w:date="2026-10-14T07:56:35Z"/>
              </w:rPr>
            </w:pPr>
            <w:hyperlink w:history="1" r:id="rIdsidg1ztyeiejzh4lzoonn">
              <w:del w:id="10094" w:author="Claude (AI) - proposed" w:date="2026-10-14T07:56:35Z">
                <w:r>
                  <w:rPr>
                    <w:rFonts w:ascii="Arial" w:cs="Arial" w:eastAsia="Arial" w:hAnsi="Arial"/>
                    <w:color w:val="2E75B6"/>
                    <w:sz w:val="16"/>
                    <w:szCs w:val="16"/>
                    <w:u w:val="single" w:color="2E75B6"/>
                  </w:rPr>
                  <w:delText xml:space="preserve">Overview of cellular respiration</w:delText>
                </w:r>
              </w:del>
            </w:hyperlink>
          </w:p>
          <w:p>
            <w:pPr>
              <w:spacing w:after="20" w:before="0"/>
              <w:rPr>
                <w:ins w:id="10097" w:author="Claude (AI) - proposed" w:date="2026-10-14T07:56:35Z"/>
              </w:rPr>
            </w:pPr>
            <w:ins w:id="10096" w:author="Claude (AI) - proposed" w:date="2026-10-14T07:56:35Z">
              <w:r>
                <w:rPr>
                  <w:rFonts w:ascii="Arial" w:cs="Arial" w:eastAsia="Arial" w:hAnsi="Arial"/>
                  <w:i/>
                  <w:iCs/>
                  <w:color w:val="595959"/>
                  <w:sz w:val="16"/>
                  <w:szCs w:val="16"/>
                </w:rPr>
                <w:t xml:space="preserve">Related topic: not an exact match for this lesson.</w:t>
              </w:r>
            </w:ins>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7lekanjogdikkspat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scvvjy1retpchb8a4hs">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zey9dwfynfbgmdqtku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 the large display that has collected every question students posted since Lesson 1. The teacher leads a whole-class 'resolution ceremony' in which each posted question is read aloud and the class collectively determines its status: (A) Fully Answered — we can explain this completely using evidence; (B) Partially Answered — we have some evidence but more investigation is needed; (C) New Question Generated — answering this question raised a deeper question for further study. For Fully Answered questions, a student volunteer stands and delivers a brief (30–60 second) evidence-based answer. For Partially Answered and New Questions, students suggest what further investigation could resolve them, connecting to real Kenyan research contexts (e.g., </w:t>
            </w:r>
            <w:ins w:id="10098" w:author="Claude (AI) - proposed" w:date="2026-10-14T07:56:35Z">
              <w:r>
                <w:rPr>
                  <w:rFonts w:ascii="Arial" w:cs="Arial" w:eastAsia="Arial" w:hAnsi="Arial"/>
                  <w:b w:val="false"/>
                  <w:bCs w:val="false"/>
                  <w:i w:val="false"/>
                  <w:iCs w:val="false"/>
                  <w:color w:val="000000"/>
                  <w:sz w:val="18"/>
                  <w:szCs w:val="18"/>
                </w:rPr>
                <w:t xml:space="preserve">research on Kenya's mangroves by </w:t>
              </w:r>
            </w:ins>
            <w:r>
              <w:rPr>
                <w:rFonts w:ascii="Arial" w:cs="Arial" w:eastAsia="Arial" w:hAnsi="Arial"/>
                <w:b w:val="false"/>
                <w:bCs w:val="false"/>
                <w:i w:val="false"/>
                <w:iCs w:val="false"/>
                <w:color w:val="000000"/>
                <w:sz w:val="18"/>
                <w:szCs w:val="18"/>
              </w:rPr>
              <w:t xml:space="preserve">KEFRI — Kenya Forestry Research Institute — </w:t>
            </w:r>
            <w:del w:id="10099" w:author="Claude (AI) - proposed" w:date="2026-10-14T07:56:35Z">
              <w:r>
                <w:rPr>
                  <w:rFonts w:ascii="Arial" w:cs="Arial" w:eastAsia="Arial" w:hAnsi="Arial"/>
                  <w:b w:val="false"/>
                  <w:bCs w:val="false"/>
                  <w:i w:val="false"/>
                  <w:iCs w:val="false"/>
                  <w:color w:val="000000"/>
                  <w:sz w:val="18"/>
                  <w:szCs w:val="18"/>
                </w:rPr>
                <w:delText xml:space="preserve">studies on mangrove respiration along the coast</w:delText>
              </w:r>
            </w:del>
            <w:ins w:id="10100" w:author="Claude (AI) - proposed" w:date="2026-10-14T07:56:35Z">
              <w:r>
                <w:rPr>
                  <w:rFonts w:ascii="Arial" w:cs="Arial" w:eastAsia="Arial" w:hAnsi="Arial"/>
                  <w:b w:val="false"/>
                  <w:bCs w:val="false"/>
                  <w:i w:val="false"/>
                  <w:iCs w:val="false"/>
                  <w:color w:val="000000"/>
                  <w:sz w:val="18"/>
                  <w:szCs w:val="18"/>
                </w:rPr>
                <w:t xml:space="preserve">and KMFRI — Kenya Marine and Fisheries Research Institute</w:t>
              </w:r>
            </w:ins>
            <w:r>
              <w:rPr>
                <w:rFonts w:ascii="Arial" w:cs="Arial" w:eastAsia="Arial" w:hAnsi="Arial"/>
                <w:b w:val="false"/>
                <w:bCs w:val="false"/>
                <w:i w:val="false"/>
                <w:iCs w:val="false"/>
                <w:color w:val="000000"/>
                <w:sz w:val="18"/>
                <w:szCs w:val="18"/>
              </w:rPr>
              <w:t xml:space="preserve">). The two KICD Key Inquiry Questions ('How do plants exchange gases with their environment?' and 'How do plants obtain energy from organic compounds through respiration?') are addressed last and answered in full by the class collectively. This ceremony takes approximately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held our questions since Lesson 1. Some of you were curious, some of you were confused, some of you were sceptical. Every question you posted here was valid. Now, let's see how far our evidence has taken us.' Read each question aloud. For each, say: 'Hands up if you think this is Fully Answered. Hands up for Partially Answered. Hands up for New Question Generated.' Use the majority response to categorise it, then cold-call a student to justify: 'Kamau, you voted Fully Answered for this one — give us the evidence in 30 seconds.' For the two Key Inquiry Questions, do not cold-call individuals — instead say: 'I want to hear this answered as a class. I'll start the sentence and I want you to complete it in chorus: Plants exchange gases through…' then pause. For questions that remain partially answered or generate new questions, write them on a 'Questions for Future Study' section of the board and say: '</w:t>
            </w:r>
            <w:del w:id="10101" w:author="Claude (AI) - proposed" w:date="2026-10-14T07:56:35Z">
              <w:r>
                <w:rPr>
                  <w:rFonts w:ascii="Arial" w:cs="Arial" w:eastAsia="Arial" w:hAnsi="Arial"/>
                  <w:b w:val="false"/>
                  <w:bCs w:val="false"/>
                  <w:i w:val="false"/>
                  <w:iCs w:val="false"/>
                  <w:color w:val="000000"/>
                  <w:sz w:val="18"/>
                  <w:szCs w:val="18"/>
                </w:rPr>
                <w:delText xml:space="preserve">These are exactly the questions that Kenyan scientists at KEFRI</w:delText>
              </w:r>
            </w:del>
            <w:ins w:id="10102" w:author="Claude (AI) - proposed" w:date="2026-10-14T07:56:35Z">
              <w:r>
                <w:rPr>
                  <w:rFonts w:ascii="Arial" w:cs="Arial" w:eastAsia="Arial" w:hAnsi="Arial"/>
                  <w:b w:val="false"/>
                  <w:bCs w:val="false"/>
                  <w:i w:val="false"/>
                  <w:iCs w:val="false"/>
                  <w:color w:val="000000"/>
                  <w:sz w:val="18"/>
                  <w:szCs w:val="18"/>
                </w:rPr>
                <w:t xml:space="preserve">Questions like these are the kind that scientists at institutions such as KEFRI, KMFRI</w:t>
              </w:r>
            </w:ins>
            <w:r>
              <w:rPr>
                <w:rFonts w:ascii="Arial" w:cs="Arial" w:eastAsia="Arial" w:hAnsi="Arial"/>
                <w:b w:val="false"/>
                <w:bCs w:val="false"/>
                <w:i w:val="false"/>
                <w:iCs w:val="false"/>
                <w:color w:val="000000"/>
                <w:sz w:val="18"/>
                <w:szCs w:val="18"/>
              </w:rPr>
              <w:t xml:space="preserve"> and the University of Nairobi </w:t>
            </w:r>
            <w:del w:id="10103" w:author="Claude (AI) - proposed" w:date="2026-10-14T07:56:35Z">
              <w:r>
                <w:rPr>
                  <w:rFonts w:ascii="Arial" w:cs="Arial" w:eastAsia="Arial" w:hAnsi="Arial"/>
                  <w:b w:val="false"/>
                  <w:bCs w:val="false"/>
                  <w:i w:val="false"/>
                  <w:iCs w:val="false"/>
                  <w:color w:val="000000"/>
                  <w:sz w:val="18"/>
                  <w:szCs w:val="18"/>
                </w:rPr>
                <w:delText xml:space="preserve">are still investigating</w:delText>
              </w:r>
            </w:del>
            <w:ins w:id="10104" w:author="Claude (AI) - proposed" w:date="2026-10-14T07:56:35Z">
              <w:r>
                <w:rPr>
                  <w:rFonts w:ascii="Arial" w:cs="Arial" w:eastAsia="Arial" w:hAnsi="Arial"/>
                  <w:b w:val="false"/>
                  <w:bCs w:val="false"/>
                  <w:i w:val="false"/>
                  <w:iCs w:val="false"/>
                  <w:color w:val="000000"/>
                  <w:sz w:val="18"/>
                  <w:szCs w:val="18"/>
                </w:rPr>
                <w:t xml:space="preserve">investigate</w:t>
              </w:r>
            </w:ins>
            <w:r>
              <w:rPr>
                <w:rFonts w:ascii="Arial" w:cs="Arial" w:eastAsia="Arial" w:hAnsi="Arial"/>
                <w:b w:val="false"/>
                <w:bCs w:val="false"/>
                <w:i w:val="false"/>
                <w:iCs w:val="false"/>
                <w:color w:val="000000"/>
                <w:sz w:val="18"/>
                <w:szCs w:val="18"/>
              </w:rPr>
              <w:t xml:space="preserve">. You are thinking like researchers.' WAIT TIME: 12 seconds after reading each DQB question before calling for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Ceremony — This public, structured review of all posted questions makes the entire unit's learning arc visible to every student simultaneously. Categorising questions as Fully/Partially/New communicates that science always generates new questions, normalising intellectual humility. Requiring student volunteers to deliver evidence-based answers provides authentic formative assessment of explanatory depth. Connecting unresolved questions to real Kenyan research institutions (KEFRI, University of Nairobi) validates students' curiosity as scientifically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Students correctly categorise at least 80% of DQB questions by consensus; (b) Student volunteers who deliver answers reference specific biological mechanisms (e.g., '</w:t>
            </w:r>
            <w:del w:id="10105" w:author="Claude (AI) - proposed" w:date="2026-10-14T07:56:35Z">
              <w:r>
                <w:rPr>
                  <w:rFonts w:ascii="Arial" w:cs="Arial" w:eastAsia="Arial" w:hAnsi="Arial"/>
                  <w:b w:val="false"/>
                  <w:bCs w:val="false"/>
                  <w:i w:val="false"/>
                  <w:iCs w:val="false"/>
                  <w:color w:val="000000"/>
                  <w:sz w:val="18"/>
                  <w:szCs w:val="18"/>
                </w:rPr>
                <w:delText xml:space="preserve">The bubbles come from stomata because guard cells respond to warm water by increasing membrane permeability and turgor, opening the pore and allowing dissolved respiratory CO₂ and O₂ to escape</w:delText>
              </w:r>
            </w:del>
            <w:ins w:id="10106" w:author="Claude (AI) - proposed" w:date="2026-10-14T07:56:35Z">
              <w:r>
                <w:rPr>
                  <w:rFonts w:ascii="Arial" w:cs="Arial" w:eastAsia="Arial" w:hAnsi="Arial"/>
                  <w:b w:val="false"/>
                  <w:bCs w:val="false"/>
                  <w:i w:val="false"/>
                  <w:iCs w:val="false"/>
                  <w:color w:val="000000"/>
                  <w:sz w:val="18"/>
                  <w:szCs w:val="18"/>
                </w:rPr>
                <w:t xml:space="preserve">Most of the gas in the bubbles was air already inside the leaf's air spaces. Warm water makes that air expand and dissolve less, so it is pushed out within seconds through the stomata and cut edges. Respiration and photosynthesis change the mix of gases more slowly. We did not test the gas itself.</w:t>
              </w:r>
            </w:ins>
            <w:r>
              <w:rPr>
                <w:rFonts w:ascii="Arial" w:cs="Arial" w:eastAsia="Arial" w:hAnsi="Arial"/>
                <w:b w:val="false"/>
                <w:bCs w:val="false"/>
                <w:i w:val="false"/>
                <w:iCs w:val="false"/>
                <w:color w:val="000000"/>
                <w:sz w:val="18"/>
                <w:szCs w:val="18"/>
              </w:rPr>
              <w:t xml:space="preserve">'); (c) Students generate at least one new, deeper question during the ceremony (e.g., 'If stomata close at night to conserve water, how do plants get enough CO₂ for night-time processes?'). Red flag: if students cannot answer the two Key Inquiry Questions fully, the teacher should pause and facilitate a targeted 5-minute recap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rPr>
                <w:ins w:id="10108" w:author="Claude (AI) - proposed" w:date="2026-10-14T07:56:35Z"/>
              </w:rPr>
            </w:pPr>
            <w:hyperlink w:history="1" r:id="rId34vyvvu94ptk1pqu2zw4a">
              <w:ins w:id="10107" w:author="Claude (AI) - proposed" w:date="2026-10-14T07:56:35Z">
                <w:r>
                  <w:rPr>
                    <w:rFonts w:ascii="Arial" w:cs="Arial" w:eastAsia="Arial" w:hAnsi="Arial"/>
                    <w:color w:val="2E75B6"/>
                    <w:sz w:val="16"/>
                    <w:szCs w:val="16"/>
                    <w:u w:val="single" w:color="2E75B6"/>
                  </w:rPr>
                  <w:t xml:space="preserve">Oxidation and reduction in cellular respiration -dubbed(KY)</w:t>
                </w:r>
              </w:ins>
            </w:hyperlink>
          </w:p>
          <w:p>
            <w:pPr>
              <w:spacing w:after="20" w:before="0"/>
              <w:rPr>
                <w:ins w:id="10110" w:author="Claude (AI) - proposed" w:date="2026-10-14T07:56:35Z"/>
              </w:rPr>
            </w:pPr>
            <w:ins w:id="10109" w:author="Claude (AI) - proposed" w:date="2026-10-14T07:56:35Z">
              <w:r>
                <w:rPr>
                  <w:rFonts w:ascii="Arial" w:cs="Arial" w:eastAsia="Arial" w:hAnsi="Arial"/>
                  <w:i/>
                  <w:iCs/>
                  <w:color w:val="595959"/>
                  <w:sz w:val="16"/>
                  <w:szCs w:val="16"/>
                </w:rPr>
                <w:t xml:space="preserve">Related topic: not an exact match for this lesson.</w:t>
              </w:r>
            </w:ins>
          </w:p>
          <w:p>
            <w:pPr>
              <w:spacing w:after="20" w:before="0"/>
              <w:rPr>
                <w:del w:id="10112" w:author="Claude (AI) - proposed" w:date="2026-10-14T07:56:35Z"/>
              </w:rPr>
            </w:pPr>
            <w:hyperlink w:history="1" r:id="rIdvzh_edayppay4x3ovjdob">
              <w:del w:id="10111" w:author="Claude (AI) - proposed" w:date="2026-10-14T07:56:35Z">
                <w:r>
                  <w:rPr>
                    <w:rFonts w:ascii="Arial" w:cs="Arial" w:eastAsia="Arial" w:hAnsi="Arial"/>
                    <w:color w:val="2E75B6"/>
                    <w:sz w:val="16"/>
                    <w:szCs w:val="16"/>
                    <w:u w:val="single" w:color="2E75B6"/>
                  </w:rPr>
                  <w:delText xml:space="preserve">Cellular respiration introduction</w:delText>
                </w:r>
              </w:del>
            </w:hyperlink>
          </w:p>
          <w:p>
            <w:pPr>
              <w:spacing w:after="10" w:before="0"/>
              <w:ind w:left="120"/>
            </w:pPr>
            <w:r>
              <w:rPr>
                <w:rFonts w:ascii="Arial" w:cs="Arial" w:eastAsia="Arial" w:hAnsi="Arial"/>
                <w:color w:val="595959"/>
                <w:sz w:val="14"/>
                <w:szCs w:val="14"/>
              </w:rPr>
              <w:t xml:space="preserve">Source: Khan Academy (</w:t>
            </w:r>
            <w:del w:id="10113" w:author="Claude (AI) - proposed" w:date="2026-10-14T07:56:35Z">
              <w:r>
                <w:rPr>
                  <w:rFonts w:ascii="Arial" w:cs="Arial" w:eastAsia="Arial" w:hAnsi="Arial"/>
                  <w:color w:val="595959"/>
                  <w:sz w:val="14"/>
                  <w:szCs w:val="14"/>
                </w:rPr>
                <w:delText xml:space="preserve">English - US curriculum</w:delText>
              </w:r>
            </w:del>
            <w:ins w:id="10114" w:author="Claude (AI) - proposed" w:date="2026-10-14T07:56:35Z">
              <w:r>
                <w:rPr>
                  <w:rFonts w:ascii="Arial" w:cs="Arial" w:eastAsia="Arial" w:hAnsi="Arial"/>
                  <w:color w:val="595959"/>
                  <w:sz w:val="14"/>
                  <w:szCs w:val="14"/>
                </w:rPr>
                <w:t xml:space="preserve">Kiswahili</w:t>
              </w:r>
            </w:ins>
            <w:r>
              <w:rPr>
                <w:rFonts w:ascii="Arial" w:cs="Arial" w:eastAsia="Arial" w:hAnsi="Arial"/>
                <w:color w:val="595959"/>
                <w:sz w:val="14"/>
                <w:szCs w:val="14"/>
              </w:rPr>
              <w:t xml:space="preserve">)</w:t>
            </w:r>
          </w:p>
          <w:p>
            <w:pPr>
              <w:spacing w:after="10" w:before="0"/>
              <w:ind w:left="120"/>
            </w:pPr>
            <w:hyperlink w:history="1" r:id="rIdbs5yy-dnsbogr04gyomh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nhio8rvk9efvcbroqrvf">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sls1buwzethvhsldee4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centrepiece of the entire unit. Each group collaborates for 8 minutes to write a Final Explanation paragraph — a complete, evidence-based scientific narrative that answers the original anchoring phenomenon question: 'Why did bubbles stream from specific spots on the sukuma wiki leaves when submerged in warm water, and what does this tell us about how plants breathe and release energy?' The paragraph must include: (1) </w:t>
            </w:r>
            <w:del w:id="10115" w:author="Claude (AI) - proposed" w:date="2026-10-14T07:56:35Z">
              <w:r>
                <w:rPr>
                  <w:rFonts w:ascii="Arial" w:cs="Arial" w:eastAsia="Arial" w:hAnsi="Arial"/>
                  <w:b w:val="false"/>
                  <w:bCs w:val="false"/>
                  <w:i w:val="false"/>
                  <w:iCs w:val="false"/>
                  <w:color w:val="000000"/>
                  <w:sz w:val="18"/>
                  <w:szCs w:val="18"/>
                </w:rPr>
                <w:delText xml:space="preserve">the specific structural identity of the bubble-emitting spots (stomata)</w:delText>
              </w:r>
            </w:del>
            <w:ins w:id="10116" w:author="Claude (AI) - proposed" w:date="2026-10-14T07:56:35Z">
              <w:r>
                <w:rPr>
                  <w:rFonts w:ascii="Arial" w:cs="Arial" w:eastAsia="Arial" w:hAnsi="Arial"/>
                  <w:b w:val="false"/>
                  <w:bCs w:val="false"/>
                  <w:i w:val="false"/>
                  <w:iCs w:val="false"/>
                  <w:color w:val="000000"/>
                  <w:sz w:val="18"/>
                  <w:szCs w:val="18"/>
                </w:rPr>
                <w:t xml:space="preserve">where the gas escapes from (stomata, mostly on the lower surface, and cut edges) and how guard cells control the pores</w:t>
              </w:r>
            </w:ins>
            <w:r>
              <w:rPr>
                <w:rFonts w:ascii="Arial" w:cs="Arial" w:eastAsia="Arial" w:hAnsi="Arial"/>
                <w:b w:val="false"/>
                <w:bCs w:val="false"/>
                <w:i w:val="false"/>
                <w:iCs w:val="false"/>
                <w:color w:val="000000"/>
                <w:sz w:val="18"/>
                <w:szCs w:val="18"/>
              </w:rPr>
              <w:t xml:space="preserve">; (2) </w:t>
            </w:r>
            <w:del w:id="10117" w:author="Claude (AI) - proposed" w:date="2026-10-14T07:56:35Z">
              <w:r>
                <w:rPr>
                  <w:rFonts w:ascii="Arial" w:cs="Arial" w:eastAsia="Arial" w:hAnsi="Arial"/>
                  <w:b w:val="false"/>
                  <w:bCs w:val="false"/>
                  <w:i w:val="false"/>
                  <w:iCs w:val="false"/>
                  <w:color w:val="000000"/>
                  <w:sz w:val="18"/>
                  <w:szCs w:val="18"/>
                </w:rPr>
                <w:delText xml:space="preserve">the guard cell mechanism</w:delText>
              </w:r>
            </w:del>
            <w:ins w:id="10118" w:author="Claude (AI) - proposed" w:date="2026-10-14T07:56:35Z">
              <w:r>
                <w:rPr>
                  <w:rFonts w:ascii="Arial" w:cs="Arial" w:eastAsia="Arial" w:hAnsi="Arial"/>
                  <w:b w:val="false"/>
                  <w:bCs w:val="false"/>
                  <w:i w:val="false"/>
                  <w:iCs w:val="false"/>
                  <w:color w:val="000000"/>
                  <w:sz w:val="18"/>
                  <w:szCs w:val="18"/>
                </w:rPr>
                <w:t xml:space="preserve">where the gas was before it came out and what it probably is (mostly air from the leaf's air spaces and the water, with the O₂ and CO₂ proportions changed slowly by photosynthesis and respiration), and what the class did and did not test</w:t>
              </w:r>
            </w:ins>
            <w:r>
              <w:rPr>
                <w:rFonts w:ascii="Arial" w:cs="Arial" w:eastAsia="Arial" w:hAnsi="Arial"/>
                <w:b w:val="false"/>
                <w:bCs w:val="false"/>
                <w:i w:val="false"/>
                <w:iCs w:val="false"/>
                <w:color w:val="000000"/>
                <w:sz w:val="18"/>
                <w:szCs w:val="18"/>
              </w:rPr>
              <w:t xml:space="preserve">; (3</w:t>
            </w:r>
            <w:del w:id="10119" w:author="Claude (AI) - proposed" w:date="2026-10-14T07:56:35Z">
              <w:r>
                <w:rPr>
                  <w:rFonts w:ascii="Arial" w:cs="Arial" w:eastAsia="Arial" w:hAnsi="Arial"/>
                  <w:b w:val="false"/>
                  <w:bCs w:val="false"/>
                  <w:i w:val="false"/>
                  <w:iCs w:val="false"/>
                  <w:color w:val="000000"/>
                  <w:sz w:val="18"/>
                  <w:szCs w:val="18"/>
                </w:rPr>
                <w:delText xml:space="preserve">) the identity of the gases in the bubbles (CO₂ from respiration, O₂ from photosynthesis); (4</w:delText>
              </w:r>
            </w:del>
            <w:r>
              <w:rPr>
                <w:rFonts w:ascii="Arial" w:cs="Arial" w:eastAsia="Arial" w:hAnsi="Arial"/>
                <w:b w:val="false"/>
                <w:bCs w:val="false"/>
                <w:i w:val="false"/>
                <w:iCs w:val="false"/>
                <w:color w:val="000000"/>
                <w:sz w:val="18"/>
                <w:szCs w:val="18"/>
              </w:rPr>
              <w:t xml:space="preserve">) why warm water </w:t>
            </w:r>
            <w:del w:id="10120" w:author="Claude (AI) - proposed" w:date="2026-10-14T07:56:35Z">
              <w:r>
                <w:rPr>
                  <w:rFonts w:ascii="Arial" w:cs="Arial" w:eastAsia="Arial" w:hAnsi="Arial"/>
                  <w:b w:val="false"/>
                  <w:bCs w:val="false"/>
                  <w:i w:val="false"/>
                  <w:iCs w:val="false"/>
                  <w:color w:val="000000"/>
                  <w:sz w:val="18"/>
                  <w:szCs w:val="18"/>
                </w:rPr>
                <w:delText xml:space="preserve">increases bubble production (temperature effect</w:delText>
              </w:r>
            </w:del>
            <w:ins w:id="10121" w:author="Claude (AI) - proposed" w:date="2026-10-14T07:56:35Z">
              <w:r>
                <w:rPr>
                  <w:rFonts w:ascii="Arial" w:cs="Arial" w:eastAsia="Arial" w:hAnsi="Arial"/>
                  <w:b w:val="false"/>
                  <w:bCs w:val="false"/>
                  <w:i w:val="false"/>
                  <w:iCs w:val="false"/>
                  <w:color w:val="000000"/>
                  <w:sz w:val="18"/>
                  <w:szCs w:val="18"/>
                </w:rPr>
                <w:t xml:space="preserve">gives more bubbles within seconds (the gas expands and dissolves less); (4) the separate, slower effect of temperature</w:t>
              </w:r>
            </w:ins>
            <w:r>
              <w:rPr>
                <w:rFonts w:ascii="Arial" w:cs="Arial" w:eastAsia="Arial" w:hAnsi="Arial"/>
                <w:b w:val="false"/>
                <w:bCs w:val="false"/>
                <w:i w:val="false"/>
                <w:iCs w:val="false"/>
                <w:color w:val="000000"/>
                <w:sz w:val="18"/>
                <w:szCs w:val="18"/>
              </w:rPr>
              <w:t xml:space="preserve"> on enzyme-</w:t>
            </w:r>
            <w:del w:id="10122" w:author="Claude (AI) - proposed" w:date="2026-10-14T07:56:35Z">
              <w:r>
                <w:rPr>
                  <w:rFonts w:ascii="Arial" w:cs="Arial" w:eastAsia="Arial" w:hAnsi="Arial"/>
                  <w:b w:val="false"/>
                  <w:bCs w:val="false"/>
                  <w:i w:val="false"/>
                  <w:iCs w:val="false"/>
                  <w:color w:val="000000"/>
                  <w:sz w:val="18"/>
                  <w:szCs w:val="18"/>
                </w:rPr>
                <w:delText xml:space="preserve">driven respiration rate — Q10 principle)</w:delText>
              </w:r>
            </w:del>
            <w:ins w:id="10123" w:author="Claude (AI) - proposed" w:date="2026-10-14T07:56:35Z">
              <w:r>
                <w:rPr>
                  <w:rFonts w:ascii="Arial" w:cs="Arial" w:eastAsia="Arial" w:hAnsi="Arial"/>
                  <w:b w:val="false"/>
                  <w:bCs w:val="false"/>
                  <w:i w:val="false"/>
                  <w:iCs w:val="false"/>
                  <w:color w:val="000000"/>
                  <w:sz w:val="18"/>
                  <w:szCs w:val="18"/>
                </w:rPr>
                <w:t xml:space="preserve">controlled respiration, using the yeast data</w:t>
              </w:r>
            </w:ins>
            <w:r>
              <w:rPr>
                <w:rFonts w:ascii="Arial" w:cs="Arial" w:eastAsia="Arial" w:hAnsi="Arial"/>
                <w:b w:val="false"/>
                <w:bCs w:val="false"/>
                <w:i w:val="false"/>
                <w:iCs w:val="false"/>
                <w:color w:val="000000"/>
                <w:sz w:val="18"/>
                <w:szCs w:val="18"/>
              </w:rPr>
              <w:t xml:space="preserve">; (5) why cold water </w:t>
            </w:r>
            <w:del w:id="10124" w:author="Claude (AI) - proposed" w:date="2026-10-14T07:56:35Z">
              <w:r>
                <w:rPr>
                  <w:rFonts w:ascii="Arial" w:cs="Arial" w:eastAsia="Arial" w:hAnsi="Arial"/>
                  <w:b w:val="false"/>
                  <w:bCs w:val="false"/>
                  <w:i w:val="false"/>
                  <w:iCs w:val="false"/>
                  <w:color w:val="000000"/>
                  <w:sz w:val="18"/>
                  <w:szCs w:val="18"/>
                </w:rPr>
                <w:delText xml:space="preserve">decreases bubble production</w:delText>
              </w:r>
            </w:del>
            <w:ins w:id="10125" w:author="Claude (AI) - proposed" w:date="2026-10-14T07:56:35Z">
              <w:r>
                <w:rPr>
                  <w:rFonts w:ascii="Arial" w:cs="Arial" w:eastAsia="Arial" w:hAnsi="Arial"/>
                  <w:b w:val="false"/>
                  <w:bCs w:val="false"/>
                  <w:i w:val="false"/>
                  <w:iCs w:val="false"/>
                  <w:color w:val="000000"/>
                  <w:sz w:val="18"/>
                  <w:szCs w:val="18"/>
                </w:rPr>
                <w:t xml:space="preserve">gives fewer bubbles</w:t>
              </w:r>
            </w:ins>
            <w:r>
              <w:rPr>
                <w:rFonts w:ascii="Arial" w:cs="Arial" w:eastAsia="Arial" w:hAnsi="Arial"/>
                <w:b w:val="false"/>
                <w:bCs w:val="false"/>
                <w:i w:val="false"/>
                <w:iCs w:val="false"/>
                <w:color w:val="000000"/>
                <w:sz w:val="18"/>
                <w:szCs w:val="18"/>
              </w:rPr>
              <w:t xml:space="preserve">; (6) the connection to cellular respiration and ATP </w:t>
            </w:r>
            <w:del w:id="10126" w:author="Claude (AI) - proposed" w:date="2026-10-14T07:56:35Z">
              <w:r>
                <w:rPr>
                  <w:rFonts w:ascii="Arial" w:cs="Arial" w:eastAsia="Arial" w:hAnsi="Arial"/>
                  <w:b w:val="false"/>
                  <w:bCs w:val="false"/>
                  <w:i w:val="false"/>
                  <w:iCs w:val="false"/>
                  <w:color w:val="000000"/>
                  <w:sz w:val="18"/>
                  <w:szCs w:val="18"/>
                </w:rPr>
                <w:delText xml:space="preserve">production in the mesophyll</w:delText>
              </w:r>
            </w:del>
            <w:ins w:id="10127" w:author="Claude (AI) - proposed" w:date="2026-10-14T07:56:35Z">
              <w:r>
                <w:rPr>
                  <w:rFonts w:ascii="Arial" w:cs="Arial" w:eastAsia="Arial" w:hAnsi="Arial"/>
                  <w:b w:val="false"/>
                  <w:bCs w:val="false"/>
                  <w:i w:val="false"/>
                  <w:iCs w:val="false"/>
                  <w:color w:val="000000"/>
                  <w:sz w:val="18"/>
                  <w:szCs w:val="18"/>
                </w:rPr>
                <w:t xml:space="preserve">in the</w:t>
              </w:r>
            </w:ins>
            <w:r>
              <w:rPr>
                <w:rFonts w:ascii="Arial" w:cs="Arial" w:eastAsia="Arial" w:hAnsi="Arial"/>
                <w:b w:val="false"/>
                <w:bCs w:val="false"/>
                <w:i w:val="false"/>
                <w:iCs w:val="false"/>
                <w:color w:val="000000"/>
                <w:sz w:val="18"/>
                <w:szCs w:val="18"/>
              </w:rPr>
              <w:t xml:space="preserve"> cells; (7) how this connects to the broader carbon </w:t>
            </w:r>
            <w:del w:id="10128" w:author="Claude (AI) - proposed" w:date="2026-10-14T07:56:35Z">
              <w:r>
                <w:rPr>
                  <w:rFonts w:ascii="Arial" w:cs="Arial" w:eastAsia="Arial" w:hAnsi="Arial"/>
                  <w:b w:val="false"/>
                  <w:bCs w:val="false"/>
                  <w:i w:val="false"/>
                  <w:iCs w:val="false"/>
                  <w:color w:val="000000"/>
                  <w:sz w:val="18"/>
                  <w:szCs w:val="18"/>
                </w:rPr>
                <w:delText xml:space="preserve">cycle</w:delText>
              </w:r>
            </w:del>
            <w:ins w:id="10129" w:author="Claude (AI) - proposed" w:date="2026-10-14T07:56:35Z">
              <w:r>
                <w:rPr>
                  <w:rFonts w:ascii="Arial" w:cs="Arial" w:eastAsia="Arial" w:hAnsi="Arial"/>
                  <w:b w:val="false"/>
                  <w:bCs w:val="false"/>
                  <w:i w:val="false"/>
                  <w:iCs w:val="false"/>
                  <w:color w:val="000000"/>
                  <w:sz w:val="18"/>
                  <w:szCs w:val="18"/>
                </w:rPr>
                <w:t xml:space="preserve">and energy cycle of the plant</w:t>
              </w:r>
            </w:ins>
            <w:r>
              <w:rPr>
                <w:rFonts w:ascii="Arial" w:cs="Arial" w:eastAsia="Arial" w:hAnsi="Arial"/>
                <w:b w:val="false"/>
                <w:bCs w:val="false"/>
                <w:i w:val="false"/>
                <w:iCs w:val="false"/>
                <w:color w:val="000000"/>
                <w:sz w:val="18"/>
                <w:szCs w:val="18"/>
              </w:rPr>
              <w:t xml:space="preserve">. Two groups are selected to read their Final Explanation aloud to the class. The class provides structured peer feedback using the prompt: 'I heard evidence about… / I noticed they explained the mechanism of… / One thing that could make this explanation even stronger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transition: 'We have been building toward this moment since Lesson 1. Now I want each group to write the definitive scientific explanation of what Mwalimu Njoroge's students saw in that Nairobi classroom. You have 8 minutes. Your explanation must be complete enough that a student who missed this entire unit could read it and understand exactly what is happening and why.' Display the 7 required components on the board as a writing scaffold. Circulate during writing and whisper targeted nudges: 'You've described the stomata — now explain the guard cell mechanism specifically. What ion moves? What happens to osmotic pressure?' / 'Good start on temperature — </w:t>
            </w:r>
            <w:del w:id="10130" w:author="Claude (AI) - proposed" w:date="2026-10-14T07:56:35Z">
              <w:r>
                <w:rPr>
                  <w:rFonts w:ascii="Arial" w:cs="Arial" w:eastAsia="Arial" w:hAnsi="Arial"/>
                  <w:b w:val="false"/>
                  <w:bCs w:val="false"/>
                  <w:i w:val="false"/>
                  <w:iCs w:val="false"/>
                  <w:color w:val="000000"/>
                  <w:sz w:val="18"/>
                  <w:szCs w:val="18"/>
                </w:rPr>
                <w:delText xml:space="preserve">now name the biological reason. What kind of molecules speed up when temperature rises</w:delText>
              </w:r>
            </w:del>
            <w:ins w:id="10131" w:author="Claude (AI) - proposed" w:date="2026-10-14T07:56:35Z">
              <w:r>
                <w:rPr>
                  <w:rFonts w:ascii="Arial" w:cs="Arial" w:eastAsia="Arial" w:hAnsi="Arial"/>
                  <w:b w:val="false"/>
                  <w:bCs w:val="false"/>
                  <w:i w:val="false"/>
                  <w:iCs w:val="false"/>
                  <w:color w:val="000000"/>
                  <w:sz w:val="18"/>
                  <w:szCs w:val="18"/>
                </w:rPr>
                <w:t xml:space="preserve">what does warming do to a gas? And what does it do to enzymes? Which effect is fast and which is slow</w:t>
              </w:r>
            </w:ins>
            <w:r>
              <w:rPr>
                <w:rFonts w:ascii="Arial" w:cs="Arial" w:eastAsia="Arial" w:hAnsi="Arial"/>
                <w:b w:val="false"/>
                <w:bCs w:val="false"/>
                <w:i w:val="false"/>
                <w:iCs w:val="false"/>
                <w:color w:val="000000"/>
                <w:sz w:val="18"/>
                <w:szCs w:val="18"/>
              </w:rPr>
              <w:t xml:space="preserve">?' After 8 minutes, say: 'Group 3 and Group 5 — please read your explanations to the class.' After each reading, facilitate peer feedback: 'Using our sentence starters on the board — what did you hear? What mechanism did they explain well? What would make it stronger?' After both readings, synthesise: 'What I'm hearing across both explanations is a complete scientific story. The bubbles were not random — they were </w:t>
            </w:r>
            <w:del w:id="10132" w:author="Claude (AI) - proposed" w:date="2026-10-14T07:56:35Z">
              <w:r>
                <w:rPr>
                  <w:rFonts w:ascii="Arial" w:cs="Arial" w:eastAsia="Arial" w:hAnsi="Arial"/>
                  <w:b w:val="false"/>
                  <w:bCs w:val="false"/>
                  <w:i w:val="false"/>
                  <w:iCs w:val="false"/>
                  <w:color w:val="000000"/>
                  <w:sz w:val="18"/>
                  <w:szCs w:val="18"/>
                </w:rPr>
                <w:delText xml:space="preserve">the visible signature of plant metabolism</w:delText>
              </w:r>
            </w:del>
            <w:ins w:id="10133" w:author="Claude (AI) - proposed" w:date="2026-10-14T07:56:35Z">
              <w:r>
                <w:rPr>
                  <w:rFonts w:ascii="Arial" w:cs="Arial" w:eastAsia="Arial" w:hAnsi="Arial"/>
                  <w:b w:val="false"/>
                  <w:bCs w:val="false"/>
                  <w:i w:val="false"/>
                  <w:iCs w:val="false"/>
                  <w:color w:val="000000"/>
                  <w:sz w:val="18"/>
                  <w:szCs w:val="18"/>
                </w:rPr>
                <w:t xml:space="preserve">gas from inside the leaf finding its way out</w:t>
              </w:r>
            </w:ins>
            <w:r>
              <w:rPr>
                <w:rFonts w:ascii="Arial" w:cs="Arial" w:eastAsia="Arial" w:hAnsi="Arial"/>
                <w:b w:val="false"/>
                <w:bCs w:val="false"/>
                <w:i w:val="false"/>
                <w:iCs w:val="false"/>
                <w:color w:val="000000"/>
                <w:sz w:val="18"/>
                <w:szCs w:val="18"/>
              </w:rPr>
              <w:t xml:space="preserve">. The stomata were the doors. The guard cells were the gatekeepers. </w:t>
            </w:r>
            <w:del w:id="10134" w:author="Claude (AI) - proposed" w:date="2026-10-14T07:56:35Z">
              <w:r>
                <w:rPr>
                  <w:rFonts w:ascii="Arial" w:cs="Arial" w:eastAsia="Arial" w:hAnsi="Arial"/>
                  <w:b w:val="false"/>
                  <w:bCs w:val="false"/>
                  <w:i w:val="false"/>
                  <w:iCs w:val="false"/>
                  <w:color w:val="000000"/>
                  <w:sz w:val="18"/>
                  <w:szCs w:val="18"/>
                </w:rPr>
                <w:delText xml:space="preserve">The enzymes were the engines. And the temperature of the water was the throttle</w:delText>
              </w:r>
            </w:del>
            <w:ins w:id="10135" w:author="Claude (AI) - proposed" w:date="2026-10-14T07:56:35Z">
              <w:r>
                <w:rPr>
                  <w:rFonts w:ascii="Arial" w:cs="Arial" w:eastAsia="Arial" w:hAnsi="Arial"/>
                  <w:b w:val="false"/>
                  <w:bCs w:val="false"/>
                  <w:i w:val="false"/>
                  <w:iCs w:val="false"/>
                  <w:color w:val="000000"/>
                  <w:sz w:val="18"/>
                  <w:szCs w:val="18"/>
                </w:rPr>
                <w:t xml:space="preserve">Warmth pushed the gas out within seconds, and warmth also speeds the enzymes inside the cells, which change the leaf's gas more slowly</w:t>
              </w:r>
            </w:ins>
            <w:r>
              <w:rPr>
                <w:rFonts w:ascii="Arial" w:cs="Arial" w:eastAsia="Arial" w:hAnsi="Arial"/>
                <w:b w:val="false"/>
                <w:bCs w:val="false"/>
                <w:i w:val="false"/>
                <w:iCs w:val="false"/>
                <w:color w:val="000000"/>
                <w:sz w:val="18"/>
                <w:szCs w:val="18"/>
              </w:rPr>
              <w:t xml:space="preserve">.' WAIT TIME: 10 seconds after posing each writing-nudge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Writing with Structured Peer Feedback — The Final Explanation task is the highest-order sense-making activity of the unit. Writing a complete causal narrative requires students to integrate structural knowledge (stomata, guard cells), process knowledge (respiration, photosynthesis), quantitative knowledge (temperature effects</w:t>
            </w:r>
            <w:del w:id="10136" w:author="Claude (AI) - proposed" w:date="2026-10-14T07:56:35Z">
              <w:r>
                <w:rPr>
                  <w:rFonts w:ascii="Arial" w:cs="Arial" w:eastAsia="Arial" w:hAnsi="Arial"/>
                  <w:b w:val="false"/>
                  <w:bCs w:val="false"/>
                  <w:i w:val="false"/>
                  <w:iCs w:val="false"/>
                  <w:color w:val="000000"/>
                  <w:sz w:val="18"/>
                  <w:szCs w:val="18"/>
                </w:rPr>
                <w:delText xml:space="preserve">, Q10</w:delText>
              </w:r>
            </w:del>
            <w:r>
              <w:rPr>
                <w:rFonts w:ascii="Arial" w:cs="Arial" w:eastAsia="Arial" w:hAnsi="Arial"/>
                <w:b w:val="false"/>
                <w:bCs w:val="false"/>
                <w:i w:val="false"/>
                <w:iCs w:val="false"/>
                <w:color w:val="000000"/>
                <w:sz w:val="18"/>
                <w:szCs w:val="18"/>
              </w:rPr>
              <w:t xml:space="preserve">), and contextual knowledge (the specific phenomenon) into a single coherent account. Structured peer feedback using sentence starters ensures feedback is evidence-specific rather than vague ('it was good'), and models the scientific practice of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written Final Explanations at the end of the lesson as a summative assessment artefact. Observable indicators for proficiency: (1) All 7 required components are present; (2) Causal language is used throughout ('because,' 'therefore,' 'as a result of,' 'this causes'); (3) Correct biological terminology is used consistently (stomata, guard cells, mesophyll, ATP, aerobic respiration, enzyme activity</w:t>
            </w:r>
            <w:del w:id="10137" w:author="Claude (AI) - proposed" w:date="2026-10-14T07:56:35Z">
              <w:r>
                <w:rPr>
                  <w:rFonts w:ascii="Arial" w:cs="Arial" w:eastAsia="Arial" w:hAnsi="Arial"/>
                  <w:b w:val="false"/>
                  <w:bCs w:val="false"/>
                  <w:i w:val="false"/>
                  <w:iCs w:val="false"/>
                  <w:color w:val="000000"/>
                  <w:sz w:val="18"/>
                  <w:szCs w:val="18"/>
                </w:rPr>
                <w:delText xml:space="preserve">, Q10</w:delText>
              </w:r>
            </w:del>
            <w:r>
              <w:rPr>
                <w:rFonts w:ascii="Arial" w:cs="Arial" w:eastAsia="Arial" w:hAnsi="Arial"/>
                <w:b w:val="false"/>
                <w:bCs w:val="false"/>
                <w:i w:val="false"/>
                <w:iCs w:val="false"/>
                <w:color w:val="000000"/>
                <w:sz w:val="18"/>
                <w:szCs w:val="18"/>
              </w:rPr>
              <w:t xml:space="preserve">); (4) The explanation is internally consistent — no contradictions between the photosynthesis and respiration sections. Indicator of exceeding expectations: student explains the net gas exchange scenario (in bright light</w:t>
            </w:r>
            <w:del w:id="10138" w:author="Claude (AI) - proposed" w:date="2026-10-14T07:56:35Z">
              <w:r>
                <w:rPr>
                  <w:rFonts w:ascii="Arial" w:cs="Arial" w:eastAsia="Arial" w:hAnsi="Arial"/>
                  <w:b w:val="false"/>
                  <w:bCs w:val="false"/>
                  <w:i w:val="false"/>
                  <w:iCs w:val="false"/>
                  <w:color w:val="000000"/>
                  <w:sz w:val="18"/>
                  <w:szCs w:val="18"/>
                </w:rPr>
                <w:delText xml:space="preserve">, O₂ output from photosynthesis exceeds CO₂ output from respiration, so O₂ bubbles dominate; in low light or dark, only respiratory CO₂ is released)</w:delText>
              </w:r>
            </w:del>
            <w:ins w:id="10139" w:author="Claude (AI) - proposed" w:date="2026-10-14T07:56:35Z">
              <w:r>
                <w:rPr>
                  <w:rFonts w:ascii="Arial" w:cs="Arial" w:eastAsia="Arial" w:hAnsi="Arial"/>
                  <w:b w:val="false"/>
                  <w:bCs w:val="false"/>
                  <w:i w:val="false"/>
                  <w:iCs w:val="false"/>
                  <w:color w:val="000000"/>
                  <w:sz w:val="18"/>
                  <w:szCs w:val="18"/>
                </w:rPr>
                <w:t xml:space="preserve"> a leaf takes in CO₂ and releases O₂ overall, because photosynthesis is faster than respiration; in the dark only respiration continues, so it takes in O₂ and releases CO₂) and links it to how the gas mix inside the leaf changes over minutes to hours</w:t>
              </w:r>
            </w:ins>
            <w:r>
              <w:rPr>
                <w:rFonts w:ascii="Arial" w:cs="Arial" w:eastAsia="Arial" w:hAnsi="Arial"/>
                <w:b w:val="false"/>
                <w:bCs w:val="false"/>
                <w:i w:val="false"/>
                <w:iCs w:val="false"/>
                <w:color w:val="000000"/>
                <w:sz w:val="18"/>
                <w:szCs w:val="18"/>
              </w:rPr>
              <w:t xml:space="preser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10141" w:author="Claude (AI) - proposed" w:date="2026-10-14T07:56:35Z"/>
              </w:rPr>
            </w:pPr>
            <w:hyperlink w:history="1" r:id="rIdl_nmpwv55cpiwymq9mmhm">
              <w:ins w:id="10140" w:author="Claude (AI) - proposed" w:date="2026-10-14T07:56:35Z">
                <w:r>
                  <w:rPr>
                    <w:rFonts w:ascii="Arial" w:cs="Arial" w:eastAsia="Arial" w:hAnsi="Arial"/>
                    <w:color w:val="2E75B6"/>
                    <w:sz w:val="16"/>
                    <w:szCs w:val="16"/>
                    <w:u w:val="single" w:color="2E75B6"/>
                  </w:rPr>
                  <w:t xml:space="preserve">ATP synthase</w:t>
                </w:r>
              </w:ins>
            </w:hyperlink>
          </w:p>
          <w:p>
            <w:pPr>
              <w:spacing w:after="20" w:before="0"/>
              <w:rPr>
                <w:del w:id="10143" w:author="Claude (AI) - proposed" w:date="2026-10-14T07:56:35Z"/>
              </w:rPr>
            </w:pPr>
            <w:hyperlink w:history="1" r:id="rIds6fqk9-ziqu4q8wazkls8">
              <w:del w:id="10142" w:author="Claude (AI) - proposed" w:date="2026-10-14T07:56:35Z">
                <w:r>
                  <w:rPr>
                    <w:rFonts w:ascii="Arial" w:cs="Arial" w:eastAsia="Arial" w:hAnsi="Arial"/>
                    <w:color w:val="2E75B6"/>
                    <w:sz w:val="16"/>
                    <w:szCs w:val="16"/>
                    <w:u w:val="single" w:color="2E75B6"/>
                  </w:rPr>
                  <w:delText xml:space="preserve">Cellular respiration introduction -dubbed(KY)</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w:t>
            </w:r>
            <w:del w:id="10144" w:author="Claude (AI) - proposed" w:date="2026-10-14T07:56:35Z">
              <w:r>
                <w:rPr>
                  <w:rFonts w:ascii="Arial" w:cs="Arial" w:eastAsia="Arial" w:hAnsi="Arial"/>
                  <w:color w:val="595959"/>
                  <w:sz w:val="14"/>
                  <w:szCs w:val="14"/>
                </w:rPr>
                <w:delText xml:space="preserve">Kiswahili</w:delText>
              </w:r>
            </w:del>
            <w:ins w:id="10145" w:author="Claude (AI) - proposed" w:date="2026-10-14T07:56:35Z">
              <w:r>
                <w:rPr>
                  <w:rFonts w:ascii="Arial" w:cs="Arial" w:eastAsia="Arial" w:hAnsi="Arial"/>
                  <w:color w:val="595959"/>
                  <w:sz w:val="14"/>
                  <w:szCs w:val="14"/>
                </w:rPr>
                <w:t xml:space="preserve">English - US curriculum</w:t>
              </w:r>
            </w:ins>
            <w:r>
              <w:rPr>
                <w:rFonts w:ascii="Arial" w:cs="Arial" w:eastAsia="Arial" w:hAnsi="Arial"/>
                <w:color w:val="595959"/>
                <w:sz w:val="14"/>
                <w:szCs w:val="14"/>
              </w:rPr>
              <w:t xml:space="preserve">)</w:t>
            </w:r>
          </w:p>
          <w:p>
            <w:pPr>
              <w:spacing w:after="10" w:before="0"/>
              <w:ind w:left="120"/>
            </w:pPr>
            <w:hyperlink w:history="1" r:id="rIdimyx7fhpfopkpkoa0of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wvaqnm3_mooffpctjqth">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8rmstbgnz4eoelssc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completed Lesson 12 final model side by side (physically or digitally). They spend 5 minutes completing a structured 'Model Evolution Analysis' in their notebooks, answering: (1) What was correct in my Lesson 1 model? (2) What was missing from my Lesson 1 model? (3) What was incorrect in my Lesson 1 model and why? (4) What is the most important piece of evidence that changed my model? (5) What question does my final model still not fully answer? They share responses with their partner, then the teacher facilitates a 3-minute whole-class reflection. The lesson closes with a Forward Connection: the teacher draws a large arrow on the board from the sukuma wiki leaf model toward a diagram of a cow (animal cell), asking: '</w:t>
            </w:r>
            <w:del w:id="10146" w:author="Claude (AI) - proposed" w:date="2026-10-14T07:56:35Z">
              <w:r>
                <w:rPr>
                  <w:rFonts w:ascii="Arial" w:cs="Arial" w:eastAsia="Arial" w:hAnsi="Arial"/>
                  <w:b w:val="false"/>
                  <w:bCs w:val="false"/>
                  <w:i w:val="false"/>
                  <w:iCs w:val="false"/>
                  <w:color w:val="000000"/>
                  <w:sz w:val="18"/>
                  <w:szCs w:val="18"/>
                </w:rPr>
                <w:delText xml:space="preserve">In our next unit, </w:delText>
              </w:r>
            </w:del>
            <w:ins w:id="10147" w:author="Claude (AI) - proposed" w:date="2026-10-14T07:56:35Z">
              <w:r>
                <w:rPr>
                  <w:rFonts w:ascii="Arial" w:cs="Arial" w:eastAsia="Arial" w:hAnsi="Arial"/>
                  <w:b w:val="false"/>
                  <w:bCs w:val="false"/>
                  <w:i w:val="false"/>
                  <w:iCs w:val="false"/>
                  <w:color w:val="000000"/>
                  <w:sz w:val="18"/>
                  <w:szCs w:val="18"/>
                </w:rPr>
                <w:t xml:space="preserve">Later, in Sub-</w:t>
              </w:r>
            </w:ins>
            <w:r>
              <w:rPr>
                <w:rFonts w:ascii="Arial" w:cs="Arial" w:eastAsia="Arial" w:hAnsi="Arial"/>
                <w:b w:val="false"/>
                <w:bCs w:val="false"/>
                <w:i w:val="false"/>
                <w:iCs w:val="false"/>
                <w:color w:val="000000"/>
                <w:sz w:val="18"/>
                <w:szCs w:val="18"/>
              </w:rPr>
              <w:t xml:space="preserve">Strand 3.3</w:t>
            </w:r>
            <w:ins w:id="10148" w:author="Claude (AI) - proposed" w:date="2026-10-14T07:56:35Z">
              <w:r>
                <w:rPr>
                  <w:rFonts w:ascii="Arial" w:cs="Arial" w:eastAsia="Arial" w:hAnsi="Arial"/>
                  <w:b w:val="false"/>
                  <w:bCs w:val="false"/>
                  <w:i w:val="false"/>
                  <w:iCs w:val="false"/>
                  <w:color w:val="000000"/>
                  <w:sz w:val="18"/>
                  <w:szCs w:val="18"/>
                </w:rPr>
                <w:t xml:space="preserve"> (Animal Gaseous Exchange and Respiration)</w:t>
              </w:r>
            </w:ins>
            <w:r>
              <w:rPr>
                <w:rFonts w:ascii="Arial" w:cs="Arial" w:eastAsia="Arial" w:hAnsi="Arial"/>
                <w:b w:val="false"/>
                <w:bCs w:val="false"/>
                <w:i w:val="false"/>
                <w:iCs w:val="false"/>
                <w:color w:val="000000"/>
                <w:sz w:val="18"/>
                <w:szCs w:val="18"/>
              </w:rPr>
              <w:t xml:space="preserve">, we will investigate how animals — including us — exchange gases and release energy from nyama choma and githeri. What do you predict will be similar to plants? What do you predict will be different?' Students write one prediction in their notebooks. This bridges the unit to the </w:t>
            </w:r>
            <w:del w:id="10149" w:author="Claude (AI) - proposed" w:date="2026-10-14T07:56:35Z">
              <w:r>
                <w:rPr>
                  <w:rFonts w:ascii="Arial" w:cs="Arial" w:eastAsia="Arial" w:hAnsi="Arial"/>
                  <w:b w:val="false"/>
                  <w:bCs w:val="false"/>
                  <w:i w:val="false"/>
                  <w:iCs w:val="false"/>
                  <w:color w:val="000000"/>
                  <w:sz w:val="18"/>
                  <w:szCs w:val="18"/>
                </w:rPr>
                <w:delText xml:space="preserve">next strand</w:delText>
              </w:r>
            </w:del>
            <w:ins w:id="10150" w:author="Claude (AI) - proposed" w:date="2026-10-14T07:56:35Z">
              <w:r>
                <w:rPr>
                  <w:rFonts w:ascii="Arial" w:cs="Arial" w:eastAsia="Arial" w:hAnsi="Arial"/>
                  <w:b w:val="false"/>
                  <w:bCs w:val="false"/>
                  <w:i w:val="false"/>
                  <w:iCs w:val="false"/>
                  <w:color w:val="000000"/>
                  <w:sz w:val="18"/>
                  <w:szCs w:val="18"/>
                </w:rPr>
                <w:t xml:space="preserve">animal sub-strands</w:t>
              </w:r>
            </w:ins>
            <w:r>
              <w:rPr>
                <w:rFonts w:ascii="Arial" w:cs="Arial" w:eastAsia="Arial" w:hAnsi="Arial"/>
                <w:b w:val="false"/>
                <w:bCs w:val="false"/>
                <w:i w:val="false"/>
                <w:iCs w:val="false"/>
                <w:color w:val="000000"/>
                <w:sz w:val="18"/>
                <w:szCs w:val="18"/>
              </w:rPr>
              <w:t xml:space="preserve"> and activates prior knowledge for </w:t>
            </w:r>
            <w:ins w:id="10151"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'Side by side — your Lesson 1 model and your Lesson 12 model. These are not the same person's understanding. Look at the distance you have travelled.' Allow 5 minutes for the Model Evolution Analysis writing. Circulate and read over shoulders. Then cold-call 3 students for specific questions: 'Fatuma, what was the most important piece of evidence that changed your model?' / 'Kipchoge, what is one thing your Lesson 1 model got right — give yourself credit for that.' / 'Zawadi, what question does even your final model not fully answer?' After responses, affirm the iterative nature of science: 'Every scientist in history </w:t>
            </w:r>
            <w:del w:id="10152" w:author="Claude (AI) - proposed" w:date="2026-10-14T07:56:35Z">
              <w:r>
                <w:rPr>
                  <w:rFonts w:ascii="Arial" w:cs="Arial" w:eastAsia="Arial" w:hAnsi="Arial"/>
                  <w:b w:val="false"/>
                  <w:bCs w:val="false"/>
                  <w:i w:val="false"/>
                  <w:iCs w:val="false"/>
                  <w:color w:val="000000"/>
                  <w:sz w:val="18"/>
                  <w:szCs w:val="18"/>
                </w:rPr>
                <w:delText xml:space="preserve">— including Kenyan botanist Professor Hamisi Miraji who studied mangrove respiration along our coast — </w:delText>
              </w:r>
            </w:del>
            <w:r>
              <w:rPr>
                <w:rFonts w:ascii="Arial" w:cs="Arial" w:eastAsia="Arial" w:hAnsi="Arial"/>
                <w:b w:val="false"/>
                <w:bCs w:val="false"/>
                <w:i w:val="false"/>
                <w:iCs w:val="false"/>
                <w:color w:val="000000"/>
                <w:sz w:val="18"/>
                <w:szCs w:val="18"/>
              </w:rPr>
              <w:t xml:space="preserve">started with incomplete models. The willingness to revise your model when evidence demands it is the single most important scientific habit you can develop.' Then draw the Forward Connection arrow and pose the bridging prediction question. Collect one written prediction per student as an exit ticket. WAIT TIME: 12 seconds after the bridging prediction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Evolution Analysis + Forward Connection Bridging — The side-by-side model comparison is a powerful metacognitive tool that makes intellectual growth tangible and visible. Students who can articulate what was wrong, what was missing, and what evidence drove the change have achieved deep conceptual understanding rather than surface memorisation. The Forward Connection activates analogical reasoning — students who understand plant gaseous exchange and respiration are primed to recognise both homologies and key differences in animal systems, reducing cognitive load in </w:t>
            </w:r>
            <w:ins w:id="10153"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one written prediction about similarities and differences between plant and animal gaseous exchange and energy release. Observable indicators of readiness for </w:t>
            </w:r>
            <w:ins w:id="10154"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 predictions that reference specific mechanisms (e.g., 'I predict animals will also use ATP from aerobic respiration, but will not have stomata — they will have a different gas exchange surface') rather than only surface features (e.g., 'animals have lungs and plants don't'). Teacher reviews exit tickets before the next lesson to identify misconceptions to address at the start of </w:t>
            </w:r>
            <w:ins w:id="10155"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 Final model collection: teacher collects or photographs all final group models as a unit portfolio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w:t>
            </w:r>
            <w:ins w:id="10156"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RESOLUTION: Did students' Final Explanations</w:t>
            </w:r>
            <w:del w:id="10157" w:author="Claude (AI) - proposed" w:date="2026-10-14T07:56:35Z">
              <w:r>
                <w:rPr>
                  <w:rFonts w:ascii="Arial" w:cs="Arial" w:eastAsia="Arial" w:hAnsi="Arial"/>
                  <w:b w:val="false"/>
                  <w:bCs w:val="false"/>
                  <w:i w:val="false"/>
                  <w:iCs w:val="false"/>
                  <w:color w:val="000000"/>
                  <w:sz w:val="18"/>
                  <w:szCs w:val="18"/>
                </w:rPr>
                <w:delText xml:space="preserve"> fully</w:delText>
              </w:r>
            </w:del>
            <w:r>
              <w:rPr>
                <w:rFonts w:ascii="Arial" w:cs="Arial" w:eastAsia="Arial" w:hAnsi="Arial"/>
                <w:b w:val="false"/>
                <w:bCs w:val="false"/>
                <w:i w:val="false"/>
                <w:iCs w:val="false"/>
                <w:color w:val="000000"/>
                <w:sz w:val="18"/>
                <w:szCs w:val="18"/>
              </w:rPr>
              <w:t xml:space="preserve"> account for all five original puzzles from Lesson 1 — </w:t>
            </w:r>
            <w:del w:id="10158" w:author="Claude (AI) - proposed" w:date="2026-10-14T07:56:35Z">
              <w:r>
                <w:rPr>
                  <w:rFonts w:ascii="Arial" w:cs="Arial" w:eastAsia="Arial" w:hAnsi="Arial"/>
                  <w:b w:val="false"/>
                  <w:bCs w:val="false"/>
                  <w:i w:val="false"/>
                  <w:iCs w:val="false"/>
                  <w:color w:val="000000"/>
                  <w:sz w:val="18"/>
                  <w:szCs w:val="18"/>
                </w:rPr>
                <w:delText xml:space="preserve">the specific location of bubbles (stomata), the identity of the gases (CO₂ / O₂</w:delText>
              </w:r>
            </w:del>
            <w:ins w:id="10159" w:author="Claude (AI) - proposed" w:date="2026-10-14T07:56:35Z">
              <w:r>
                <w:rPr>
                  <w:rFonts w:ascii="Arial" w:cs="Arial" w:eastAsia="Arial" w:hAnsi="Arial"/>
                  <w:b w:val="false"/>
                  <w:bCs w:val="false"/>
                  <w:i w:val="false"/>
                  <w:iCs w:val="false"/>
                  <w:color w:val="000000"/>
                  <w:sz w:val="18"/>
                  <w:szCs w:val="18"/>
                </w:rPr>
                <w:t xml:space="preserve">where the gas escapes from (stomata and cut edges), what the gas is (mostly leaf air; honestly stated as untested</w:t>
              </w:r>
            </w:ins>
            <w:r>
              <w:rPr>
                <w:rFonts w:ascii="Arial" w:cs="Arial" w:eastAsia="Arial" w:hAnsi="Arial"/>
                <w:b w:val="false"/>
                <w:bCs w:val="false"/>
                <w:i w:val="false"/>
                <w:iCs w:val="false"/>
                <w:color w:val="000000"/>
                <w:sz w:val="18"/>
                <w:szCs w:val="18"/>
              </w:rPr>
              <w:t xml:space="preserve">), the temperature effect (</w:t>
            </w:r>
            <w:del w:id="10160" w:author="Claude (AI) - proposed" w:date="2026-10-14T07:56:35Z">
              <w:r>
                <w:rPr>
                  <w:rFonts w:ascii="Arial" w:cs="Arial" w:eastAsia="Arial" w:hAnsi="Arial"/>
                  <w:b w:val="false"/>
                  <w:bCs w:val="false"/>
                  <w:i w:val="false"/>
                  <w:iCs w:val="false"/>
                  <w:color w:val="000000"/>
                  <w:sz w:val="18"/>
                  <w:szCs w:val="18"/>
                </w:rPr>
                <w:delText xml:space="preserve">enzyme kinetics / Q10), the specificity of bubble sites (stomatal density and distribution</w:delText>
              </w:r>
            </w:del>
            <w:ins w:id="10161" w:author="Claude (AI) - proposed" w:date="2026-10-14T07:56:35Z">
              <w:r>
                <w:rPr>
                  <w:rFonts w:ascii="Arial" w:cs="Arial" w:eastAsia="Arial" w:hAnsi="Arial"/>
                  <w:b w:val="false"/>
                  <w:bCs w:val="false"/>
                  <w:i w:val="false"/>
                  <w:iCs w:val="false"/>
                  <w:color w:val="000000"/>
                  <w:sz w:val="18"/>
                  <w:szCs w:val="18"/>
                </w:rPr>
                <w:t xml:space="preserve">a quick physical effect and a slower enzyme effect), why only certain spots bubble (the pores and cut edges</w:t>
              </w:r>
            </w:ins>
            <w:r>
              <w:rPr>
                <w:rFonts w:ascii="Arial" w:cs="Arial" w:eastAsia="Arial" w:hAnsi="Arial"/>
                <w:b w:val="false"/>
                <w:bCs w:val="false"/>
                <w:i w:val="false"/>
                <w:iCs w:val="false"/>
                <w:color w:val="000000"/>
                <w:sz w:val="18"/>
                <w:szCs w:val="18"/>
              </w:rPr>
              <w:t xml:space="preserve">), and the analogy to animal breathing (cellular respiration as the common thread)? If any of these five elements were consistently missing from Final Explanations, plan a 5-minute bridge at the start of the first </w:t>
            </w:r>
            <w:ins w:id="10162"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 lesson to resolve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Were final group models genuinely more sophisticated than Lesson 1 models, or did some groups simply add more labels without demonstrating causal understanding? Groups whose models lack directional arrows and causal connectors ('because,' 'causes,' 'results in') need explicit instruction in scientific modelling conventions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UNRESOLVED QUESTIONS: Which questions remained on the DQB as Partially Answered or New Questions? These are valuable diagnostic data. Questions about night-time gas exchange, CAM and C4 plants, or the effect of altitude (relevant to tea growing in Kericho) indicate high-achieving students who are ready for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all students contribute personally annotated components to the final model (evidenced by initials)? Were there students who consistently deferred during the DQB ceremony and Final Explanation writing? Identify these students by name for targeted engagement strategies in </w:t>
            </w:r>
            <w:ins w:id="10163"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FORWARD READINESS: Review the exit ticket predictions. Students who can already articulate 'animals will use aerobic respiration for ATP but will have specialised gas exchange surfaces instead of stomata' are ready for advanced </w:t>
            </w:r>
            <w:ins w:id="10164"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 content. Students who predict only surface anatomical differences (lungs vs. leaves) will need the conceptual bridge between cellular respiration in plants and animals made explicit in Lesson 1 of </w:t>
            </w:r>
            <w:ins w:id="10165" w:author="Claude (AI) - proposed" w:date="2026-10-14T07:56:35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3.3.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10166" w:author="Claude (AI) - proposed" w:date="2026-10-14T07:56:35Z">
              <w:r>
                <w:rPr>
                  <w:rFonts w:ascii="Arial" w:cs="Arial" w:eastAsia="Arial" w:hAnsi="Arial"/>
                  <w:b w:val="false"/>
                  <w:bCs w:val="false"/>
                  <w:i w:val="false"/>
                  <w:iCs w:val="false"/>
                  <w:color w:val="000000"/>
                  <w:sz w:val="18"/>
                  <w:szCs w:val="18"/>
                </w:rPr>
                <w:delText xml:space="preserve">The bubbles emerge specifically from stomata — microscopic pores on</w:delText>
              </w:r>
            </w:del>
            <w:ins w:id="10167" w:author="Claude (AI) - proposed" w:date="2026-10-14T07:56:35Z">
              <w:r>
                <w:rPr>
                  <w:rFonts w:ascii="Arial" w:cs="Arial" w:eastAsia="Arial" w:hAnsi="Arial"/>
                  <w:b w:val="false"/>
                  <w:bCs w:val="false"/>
                  <w:i w:val="false"/>
                  <w:iCs w:val="false"/>
                  <w:color w:val="000000"/>
                  <w:sz w:val="18"/>
                  <w:szCs w:val="18"/>
                </w:rPr>
                <w:t xml:space="preserve">Gas escaped from the sukuma wiki leaves at particular places: stomata (microscopic pores in</w:t>
              </w:r>
            </w:ins>
            <w:r>
              <w:rPr>
                <w:rFonts w:ascii="Arial" w:cs="Arial" w:eastAsia="Arial" w:hAnsi="Arial"/>
                <w:b w:val="false"/>
                <w:bCs w:val="false"/>
                <w:i w:val="false"/>
                <w:iCs w:val="false"/>
                <w:color w:val="000000"/>
                <w:sz w:val="18"/>
                <w:szCs w:val="18"/>
              </w:rPr>
              <w:t xml:space="preserve"> the leaf surface</w:t>
            </w:r>
            <w:ins w:id="10168" w:author="Claude (AI) - proposed" w:date="2026-10-14T07:56:3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controlled by guard cells</w:t>
            </w:r>
            <w:del w:id="10169" w:author="Claude (AI) - proposed" w:date="2026-10-14T07:56:35Z">
              <w:r>
                <w:rPr>
                  <w:rFonts w:ascii="Arial" w:cs="Arial" w:eastAsia="Arial" w:hAnsi="Arial"/>
                  <w:b w:val="false"/>
                  <w:bCs w:val="false"/>
                  <w:i w:val="false"/>
                  <w:iCs w:val="false"/>
                  <w:color w:val="000000"/>
                  <w:sz w:val="18"/>
                  <w:szCs w:val="18"/>
                </w:rPr>
                <w:delText xml:space="preserve">. The gases in the bubbles are CO₂ (produced by cellular respiration in mesophyll cells) and O₂ (produced by photosynthesis in chloroplasts)</w:delText>
              </w:r>
            </w:del>
            <w:ins w:id="10170" w:author="Claude (AI) - proposed" w:date="2026-10-14T07:56:35Z">
              <w:r>
                <w:rPr>
                  <w:rFonts w:ascii="Arial" w:cs="Arial" w:eastAsia="Arial" w:hAnsi="Arial"/>
                  <w:b w:val="false"/>
                  <w:bCs w:val="false"/>
                  <w:i w:val="false"/>
                  <w:iCs w:val="false"/>
                  <w:color w:val="000000"/>
                  <w:sz w:val="18"/>
                  <w:szCs w:val="18"/>
                </w:rPr>
                <w:t xml:space="preserve"> and found mostly on the lower surface) and cut edges. The gas was mostly air that was already inside the leaf's air spaces, together with air dissolved in the water; its exact make-up was not tested</w:t>
              </w:r>
            </w:ins>
            <w:r>
              <w:rPr>
                <w:rFonts w:ascii="Arial" w:cs="Arial" w:eastAsia="Arial" w:hAnsi="Arial"/>
                <w:b w:val="false"/>
                <w:bCs w:val="false"/>
                <w:i w:val="false"/>
                <w:iCs w:val="false"/>
                <w:color w:val="000000"/>
                <w:sz w:val="18"/>
                <w:szCs w:val="18"/>
              </w:rPr>
              <w:t xml:space="preserve">. Warm water </w:t>
            </w:r>
            <w:del w:id="10171" w:author="Claude (AI) - proposed" w:date="2026-10-14T07:56:35Z">
              <w:r>
                <w:rPr>
                  <w:rFonts w:ascii="Arial" w:cs="Arial" w:eastAsia="Arial" w:hAnsi="Arial"/>
                  <w:b w:val="false"/>
                  <w:bCs w:val="false"/>
                  <w:i w:val="false"/>
                  <w:iCs w:val="false"/>
                  <w:color w:val="000000"/>
                  <w:sz w:val="18"/>
                  <w:szCs w:val="18"/>
                </w:rPr>
                <w:delText xml:space="preserve">increases bubble production because higher temperature increases enzyme activity, accelerating both aerobic respiration (producing more CO₂) and, where light is available, photosynthesis (producing more O₂). Cold water slows enzyme-catalysed reactions, reducing gas production</w:delText>
              </w:r>
            </w:del>
            <w:ins w:id="10172" w:author="Claude (AI) - proposed" w:date="2026-10-14T07:56:35Z">
              <w:r>
                <w:rPr>
                  <w:rFonts w:ascii="Arial" w:cs="Arial" w:eastAsia="Arial" w:hAnsi="Arial"/>
                  <w:b w:val="false"/>
                  <w:bCs w:val="false"/>
                  <w:i w:val="false"/>
                  <w:iCs w:val="false"/>
                  <w:color w:val="000000"/>
                  <w:sz w:val="18"/>
                  <w:szCs w:val="18"/>
                </w:rPr>
                <w:t xml:space="preserve">gave more bubbles than cold water within seconds because warming makes the gas expand and dissolve less, so more of it is pushed out. Separately, warmth speeds up enzyme-controlled respiration (shown with yeast) and photosynthesis (when there is light), which change the leaf's gas mix more slowly</w:t>
              </w:r>
            </w:ins>
            <w:r>
              <w:rPr>
                <w:rFonts w:ascii="Arial" w:cs="Arial" w:eastAsia="Arial" w:hAnsi="Arial"/>
                <w:b w:val="false"/>
                <w:bCs w:val="false"/>
                <w:i w:val="false"/>
                <w:iCs w:val="false"/>
                <w:color w:val="000000"/>
                <w:sz w:val="18"/>
                <w:szCs w:val="18"/>
              </w:rPr>
              <w:t xml:space="preserve">. Plants exchange gases not only through stomata but also through the cuticle, lenticels on woody stems, and pneumatophores in waterlogged environments. Inside </w:t>
            </w:r>
            <w:del w:id="10173" w:author="Claude (AI) - proposed" w:date="2026-10-14T07:56:35Z">
              <w:r>
                <w:rPr>
                  <w:rFonts w:ascii="Arial" w:cs="Arial" w:eastAsia="Arial" w:hAnsi="Arial"/>
                  <w:b w:val="false"/>
                  <w:bCs w:val="false"/>
                  <w:i w:val="false"/>
                  <w:iCs w:val="false"/>
                  <w:color w:val="000000"/>
                  <w:sz w:val="18"/>
                  <w:szCs w:val="18"/>
                </w:rPr>
                <w:delText xml:space="preserve">mesophyll </w:delText>
              </w:r>
            </w:del>
            <w:r>
              <w:rPr>
                <w:rFonts w:ascii="Arial" w:cs="Arial" w:eastAsia="Arial" w:hAnsi="Arial"/>
                <w:b w:val="false"/>
                <w:bCs w:val="false"/>
                <w:i w:val="false"/>
                <w:iCs w:val="false"/>
                <w:color w:val="000000"/>
                <w:sz w:val="18"/>
                <w:szCs w:val="18"/>
              </w:rPr>
              <w:t xml:space="preserve">cells, aerobic respiration </w:t>
            </w:r>
            <w:del w:id="10174" w:author="Claude (AI) - proposed" w:date="2026-10-14T07:56:35Z">
              <w:r>
                <w:rPr>
                  <w:rFonts w:ascii="Arial" w:cs="Arial" w:eastAsia="Arial" w:hAnsi="Arial"/>
                  <w:b w:val="false"/>
                  <w:bCs w:val="false"/>
                  <w:i w:val="false"/>
                  <w:iCs w:val="false"/>
                  <w:color w:val="000000"/>
                  <w:sz w:val="18"/>
                  <w:szCs w:val="18"/>
                </w:rPr>
                <w:delText xml:space="preserve">proceeds through glycolysis (cytoplasm), the Krebs cycle (mitochondrial matrix), and oxidative phosphorylation (inner mitochondrial membrane), yielding approximately 36–38 ATP molecules per glucose. When oxygen is absent, anaerobic respiration produces</w:delText>
              </w:r>
            </w:del>
            <w:ins w:id="10175" w:author="Claude (AI) - proposed" w:date="2026-10-14T07:56:35Z">
              <w:r>
                <w:rPr>
                  <w:rFonts w:ascii="Arial" w:cs="Arial" w:eastAsia="Arial" w:hAnsi="Arial"/>
                  <w:b w:val="false"/>
                  <w:bCs w:val="false"/>
                  <w:i w:val="false"/>
                  <w:iCs w:val="false"/>
                  <w:color w:val="000000"/>
                  <w:sz w:val="18"/>
                  <w:szCs w:val="18"/>
                </w:rPr>
                <w:t xml:space="preserve">(in the mitochondria) releases much more energy per glucose than anaerobic respiration (in the cytoplasm): aerobic respiration gives CO₂ and water, and anaerobic respiration in yeast and plant cells gives</w:t>
              </w:r>
            </w:ins>
            <w:r>
              <w:rPr>
                <w:rFonts w:ascii="Arial" w:cs="Arial" w:eastAsia="Arial" w:hAnsi="Arial"/>
                <w:b w:val="false"/>
                <w:bCs w:val="false"/>
                <w:i w:val="false"/>
                <w:iCs w:val="false"/>
                <w:color w:val="000000"/>
                <w:sz w:val="18"/>
                <w:szCs w:val="18"/>
              </w:rPr>
              <w:t xml:space="preserve"> ethanol and CO₂</w:t>
            </w:r>
            <w:del w:id="10176" w:author="Claude (AI) - proposed" w:date="2026-10-14T07:56:35Z">
              <w:r>
                <w:rPr>
                  <w:rFonts w:ascii="Arial" w:cs="Arial" w:eastAsia="Arial" w:hAnsi="Arial"/>
                  <w:b w:val="false"/>
                  <w:bCs w:val="false"/>
                  <w:i w:val="false"/>
                  <w:iCs w:val="false"/>
                  <w:color w:val="000000"/>
                  <w:sz w:val="18"/>
                  <w:szCs w:val="18"/>
                </w:rPr>
                <w:delText xml:space="preserve"> (or lactate), yielding only 2 ATP per glucose</w:delText>
              </w:r>
            </w:del>
            <w:ins w:id="10177" w:author="Claude (AI) - proposed" w:date="2026-10-14T07:56:35Z">
              <w:r>
                <w:rPr>
                  <w:rFonts w:ascii="Arial" w:cs="Arial" w:eastAsia="Arial" w:hAnsi="Arial"/>
                  <w:b w:val="false"/>
                  <w:bCs w:val="false"/>
                  <w:i w:val="false"/>
                  <w:iCs w:val="false"/>
                  <w:color w:val="000000"/>
                  <w:sz w:val="18"/>
                  <w:szCs w:val="18"/>
                </w:rPr>
                <w:t xml:space="preserve">, or lactic acid in some bacteria and in animal muscle</w:t>
              </w:r>
            </w:ins>
            <w:r>
              <w:rPr>
                <w:rFonts w:ascii="Arial" w:cs="Arial" w:eastAsia="Arial" w:hAnsi="Arial"/>
                <w:b w:val="false"/>
                <w:bCs w:val="false"/>
                <w:i w:val="false"/>
                <w:iCs w:val="false"/>
                <w:color w:val="000000"/>
                <w:sz w:val="18"/>
                <w:szCs w:val="18"/>
              </w:rPr>
              <w:t xml:space="preserve">. Photosynthesis and respiration are complementary processes: the glucose and O₂ produced by photosynthesis serve as substrates for respiration, and the CO₂ and H₂O produced by respiration are raw materials for photosynthesis.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w:t>
            </w:r>
            <w:del w:id="10178" w:author="Claude (AI) - proposed" w:date="2026-10-14T07:56:35Z">
              <w:r>
                <w:rPr>
                  <w:rFonts w:ascii="Arial" w:cs="Arial" w:eastAsia="Arial" w:hAnsi="Arial"/>
                  <w:b w:val="false"/>
                  <w:bCs w:val="false"/>
                  <w:i w:val="false"/>
                  <w:iCs w:val="false"/>
                  <w:color w:val="000000"/>
                  <w:sz w:val="18"/>
                  <w:szCs w:val="18"/>
                </w:rPr>
                <w:delText xml:space="preserve">randomly — they were performing precisely regulated, enzyme-driven metabolic processes at the cellular level</w:delText>
              </w:r>
            </w:del>
            <w:ins w:id="10179" w:author="Claude (AI) - proposed" w:date="2026-10-14T07:56:35Z">
              <w:r>
                <w:rPr>
                  <w:rFonts w:ascii="Arial" w:cs="Arial" w:eastAsia="Arial" w:hAnsi="Arial"/>
                  <w:b w:val="false"/>
                  <w:bCs w:val="false"/>
                  <w:i w:val="false"/>
                  <w:iCs w:val="false"/>
                  <w:color w:val="000000"/>
                  <w:sz w:val="18"/>
                  <w:szCs w:val="18"/>
                </w:rPr>
                <w:t xml:space="preserve">at random</w:t>
              </w:r>
            </w:ins>
            <w:r>
              <w:rPr>
                <w:rFonts w:ascii="Arial" w:cs="Arial" w:eastAsia="Arial" w:hAnsi="Arial"/>
                <w:b w:val="false"/>
                <w:bCs w:val="false"/>
                <w:i w:val="false"/>
                <w:iCs w:val="false"/>
                <w:color w:val="000000"/>
                <w:sz w:val="18"/>
                <w:szCs w:val="18"/>
              </w:rPr>
              <w:t xml:space="preserve">. The specific spots from which bubbles emerged are </w:t>
            </w:r>
            <w:del w:id="10180" w:author="Claude (AI) - proposed" w:date="2026-10-14T07:56:35Z">
              <w:r>
                <w:rPr>
                  <w:rFonts w:ascii="Arial" w:cs="Arial" w:eastAsia="Arial" w:hAnsi="Arial"/>
                  <w:b w:val="false"/>
                  <w:bCs w:val="false"/>
                  <w:i w:val="false"/>
                  <w:iCs w:val="false"/>
                  <w:color w:val="000000"/>
                  <w:sz w:val="18"/>
                  <w:szCs w:val="18"/>
                </w:rPr>
                <w:delText xml:space="preserve">stomata: openings</w:delText>
              </w:r>
            </w:del>
            <w:ins w:id="10181" w:author="Claude (AI) - proposed" w:date="2026-10-14T07:56:35Z">
              <w:r>
                <w:rPr>
                  <w:rFonts w:ascii="Arial" w:cs="Arial" w:eastAsia="Arial" w:hAnsi="Arial"/>
                  <w:b w:val="false"/>
                  <w:bCs w:val="false"/>
                  <w:i w:val="false"/>
                  <w:iCs w:val="false"/>
                  <w:color w:val="000000"/>
                  <w:sz w:val="18"/>
                  <w:szCs w:val="18"/>
                </w:rPr>
                <w:t xml:space="preserve">openings of the leaf: stomata,</w:t>
              </w:r>
            </w:ins>
            <w:r>
              <w:rPr>
                <w:rFonts w:ascii="Arial" w:cs="Arial" w:eastAsia="Arial" w:hAnsi="Arial"/>
                <w:b w:val="false"/>
                <w:bCs w:val="false"/>
                <w:i w:val="false"/>
                <w:iCs w:val="false"/>
                <w:color w:val="000000"/>
                <w:sz w:val="18"/>
                <w:szCs w:val="18"/>
              </w:rPr>
              <w:t xml:space="preserve"> whose size is</w:t>
            </w:r>
            <w:del w:id="10182" w:author="Claude (AI) - proposed" w:date="2026-10-14T07:56:35Z">
              <w:r>
                <w:rPr>
                  <w:rFonts w:ascii="Arial" w:cs="Arial" w:eastAsia="Arial" w:hAnsi="Arial"/>
                  <w:b w:val="false"/>
                  <w:bCs w:val="false"/>
                  <w:i w:val="false"/>
                  <w:iCs w:val="false"/>
                  <w:color w:val="000000"/>
                  <w:sz w:val="18"/>
                  <w:szCs w:val="18"/>
                </w:rPr>
                <w:delText xml:space="preserve"> actively</w:delText>
              </w:r>
            </w:del>
            <w:r>
              <w:rPr>
                <w:rFonts w:ascii="Arial" w:cs="Arial" w:eastAsia="Arial" w:hAnsi="Arial"/>
                <w:b w:val="false"/>
                <w:bCs w:val="false"/>
                <w:i w:val="false"/>
                <w:iCs w:val="false"/>
                <w:color w:val="000000"/>
                <w:sz w:val="18"/>
                <w:szCs w:val="18"/>
              </w:rPr>
              <w:t xml:space="preserve"> regulated by guard cells through changes in turgor pressure driven by potassium ion (K⁺) </w:t>
            </w:r>
            <w:del w:id="10183" w:author="Claude (AI) - proposed" w:date="2026-10-14T07:56:35Z">
              <w:r>
                <w:rPr>
                  <w:rFonts w:ascii="Arial" w:cs="Arial" w:eastAsia="Arial" w:hAnsi="Arial"/>
                  <w:b w:val="false"/>
                  <w:bCs w:val="false"/>
                  <w:i w:val="false"/>
                  <w:iCs w:val="false"/>
                  <w:color w:val="000000"/>
                  <w:sz w:val="18"/>
                  <w:szCs w:val="18"/>
                </w:rPr>
                <w:delText xml:space="preserve">transport</w:delText>
              </w:r>
            </w:del>
            <w:ins w:id="10184" w:author="Claude (AI) - proposed" w:date="2026-10-14T07:56:35Z">
              <w:r>
                <w:rPr>
                  <w:rFonts w:ascii="Arial" w:cs="Arial" w:eastAsia="Arial" w:hAnsi="Arial"/>
                  <w:b w:val="false"/>
                  <w:bCs w:val="false"/>
                  <w:i w:val="false"/>
                  <w:iCs w:val="false"/>
                  <w:color w:val="000000"/>
                  <w:sz w:val="18"/>
                  <w:szCs w:val="18"/>
                </w:rPr>
                <w:t xml:space="preserve">movement and osmosis, and cut edges</w:t>
              </w:r>
            </w:ins>
            <w:r>
              <w:rPr>
                <w:rFonts w:ascii="Arial" w:cs="Arial" w:eastAsia="Arial" w:hAnsi="Arial"/>
                <w:b w:val="false"/>
                <w:bCs w:val="false"/>
                <w:i w:val="false"/>
                <w:iCs w:val="false"/>
                <w:color w:val="000000"/>
                <w:sz w:val="18"/>
                <w:szCs w:val="18"/>
              </w:rPr>
              <w:t xml:space="preserve">. The bubbles </w:t>
            </w:r>
            <w:del w:id="10185" w:author="Claude (AI) - proposed" w:date="2026-10-14T07:56:35Z">
              <w:r>
                <w:rPr>
                  <w:rFonts w:ascii="Arial" w:cs="Arial" w:eastAsia="Arial" w:hAnsi="Arial"/>
                  <w:b w:val="false"/>
                  <w:bCs w:val="false"/>
                  <w:i w:val="false"/>
                  <w:iCs w:val="false"/>
                  <w:color w:val="000000"/>
                  <w:sz w:val="18"/>
                  <w:szCs w:val="18"/>
                </w:rPr>
                <w:delText xml:space="preserve">themselves are the visible, macroscopic signature of microscopic chemistry: aerobic cellular</w:delText>
              </w:r>
            </w:del>
            <w:ins w:id="10186" w:author="Claude (AI) - proposed" w:date="2026-10-14T07:56:35Z">
              <w:r>
                <w:rPr>
                  <w:rFonts w:ascii="Arial" w:cs="Arial" w:eastAsia="Arial" w:hAnsi="Arial"/>
                  <w:b w:val="false"/>
                  <w:bCs w:val="false"/>
                  <w:i w:val="false"/>
                  <w:iCs w:val="false"/>
                  <w:color w:val="000000"/>
                  <w:sz w:val="18"/>
                  <w:szCs w:val="18"/>
                </w:rPr>
                <w:t xml:space="preserve">were mostly air already inside the leaf and dissolved in the water, pushed out quickly because warm water makes gas expand and dissolve less. The warm-water effect on enzymes is real but slower:</w:t>
              </w:r>
            </w:ins>
            <w:r>
              <w:rPr>
                <w:rFonts w:ascii="Arial" w:cs="Arial" w:eastAsia="Arial" w:hAnsi="Arial"/>
                <w:b w:val="false"/>
                <w:bCs w:val="false"/>
                <w:i w:val="false"/>
                <w:iCs w:val="false"/>
                <w:color w:val="000000"/>
                <w:sz w:val="18"/>
                <w:szCs w:val="18"/>
              </w:rPr>
              <w:t xml:space="preserve"> respiration in the mitochondria of </w:t>
            </w:r>
            <w:del w:id="10187" w:author="Claude (AI) - proposed" w:date="2026-10-14T07:56:35Z">
              <w:r>
                <w:rPr>
                  <w:rFonts w:ascii="Arial" w:cs="Arial" w:eastAsia="Arial" w:hAnsi="Arial"/>
                  <w:b w:val="false"/>
                  <w:bCs w:val="false"/>
                  <w:i w:val="false"/>
                  <w:iCs w:val="false"/>
                  <w:color w:val="000000"/>
                  <w:sz w:val="18"/>
                  <w:szCs w:val="18"/>
                </w:rPr>
                <w:delText xml:space="preserve">mesophyll cells releasing CO₂</w:delText>
              </w:r>
            </w:del>
            <w:ins w:id="10188" w:author="Claude (AI) - proposed" w:date="2026-10-14T07:56:35Z">
              <w:r>
                <w:rPr>
                  <w:rFonts w:ascii="Arial" w:cs="Arial" w:eastAsia="Arial" w:hAnsi="Arial"/>
                  <w:b w:val="false"/>
                  <w:bCs w:val="false"/>
                  <w:i w:val="false"/>
                  <w:iCs w:val="false"/>
                  <w:color w:val="000000"/>
                  <w:sz w:val="18"/>
                  <w:szCs w:val="18"/>
                </w:rPr>
                <w:t xml:space="preserve">the leaf's cells (and in yeast) speeds up with warmth</w:t>
              </w:r>
            </w:ins>
            <w:r>
              <w:rPr>
                <w:rFonts w:ascii="Arial" w:cs="Arial" w:eastAsia="Arial" w:hAnsi="Arial"/>
                <w:b w:val="false"/>
                <w:bCs w:val="false"/>
                <w:i w:val="false"/>
                <w:iCs w:val="false"/>
                <w:color w:val="000000"/>
                <w:sz w:val="18"/>
                <w:szCs w:val="18"/>
              </w:rPr>
              <w:t xml:space="preserve">, and photosynthesis in </w:t>
            </w:r>
            <w:del w:id="10189" w:author="Claude (AI) - proposed" w:date="2026-10-14T07:56:35Z">
              <w:r>
                <w:rPr>
                  <w:rFonts w:ascii="Arial" w:cs="Arial" w:eastAsia="Arial" w:hAnsi="Arial"/>
                  <w:b w:val="false"/>
                  <w:bCs w:val="false"/>
                  <w:i w:val="false"/>
                  <w:iCs w:val="false"/>
                  <w:color w:val="000000"/>
                  <w:sz w:val="18"/>
                  <w:szCs w:val="18"/>
                </w:rPr>
                <w:delText xml:space="preserve">chloroplasts releasing O₂. The temperature of the water acted as a throttle on enzyme activity — warm water accelerated the enzymes of both respiration (e.g., pyruvate dehydrogenase, enzymes of the Krebs cycle) and photosynthesis (e.g., RuBisCO), producing more gas and therefore more bubbles</w:delText>
              </w:r>
            </w:del>
            <w:ins w:id="10190" w:author="Claude (AI) - proposed" w:date="2026-10-14T07:56:35Z">
              <w:r>
                <w:rPr>
                  <w:rFonts w:ascii="Arial" w:cs="Arial" w:eastAsia="Arial" w:hAnsi="Arial"/>
                  <w:b w:val="false"/>
                  <w:bCs w:val="false"/>
                  <w:i w:val="false"/>
                  <w:iCs w:val="false"/>
                  <w:color w:val="000000"/>
                  <w:sz w:val="18"/>
                  <w:szCs w:val="18"/>
                </w:rPr>
                <w:t xml:space="preserve">the chloroplasts adds O₂ in light, so they change the mix of gases inside the leaf over minutes to hours</w:t>
              </w:r>
            </w:ins>
            <w:r>
              <w:rPr>
                <w:rFonts w:ascii="Arial" w:cs="Arial" w:eastAsia="Arial" w:hAnsi="Arial"/>
                <w:b w:val="false"/>
                <w:bCs w:val="false"/>
                <w:i w:val="false"/>
                <w:iCs w:val="false"/>
                <w:color w:val="000000"/>
                <w:sz w:val="18"/>
                <w:szCs w:val="18"/>
              </w:rPr>
              <w:t xml:space="preserve">. This observation — puzzling in Lesson 1, </w:t>
            </w:r>
            <w:del w:id="10191" w:author="Claude (AI) - proposed" w:date="2026-10-14T07:56:35Z">
              <w:r>
                <w:rPr>
                  <w:rFonts w:ascii="Arial" w:cs="Arial" w:eastAsia="Arial" w:hAnsi="Arial"/>
                  <w:b w:val="false"/>
                  <w:bCs w:val="false"/>
                  <w:i w:val="false"/>
                  <w:iCs w:val="false"/>
                  <w:color w:val="000000"/>
                  <w:sz w:val="18"/>
                  <w:szCs w:val="18"/>
                </w:rPr>
                <w:delText xml:space="preserve">fully</w:delText>
              </w:r>
            </w:del>
            <w:ins w:id="10192" w:author="Claude (AI) - proposed" w:date="2026-10-14T07:56:35Z">
              <w:r>
                <w:rPr>
                  <w:rFonts w:ascii="Arial" w:cs="Arial" w:eastAsia="Arial" w:hAnsi="Arial"/>
                  <w:b w:val="false"/>
                  <w:bCs w:val="false"/>
                  <w:i w:val="false"/>
                  <w:iCs w:val="false"/>
                  <w:color w:val="000000"/>
                  <w:sz w:val="18"/>
                  <w:szCs w:val="18"/>
                </w:rPr>
                <w:t xml:space="preserve">largely</w:t>
              </w:r>
            </w:ins>
            <w:r>
              <w:rPr>
                <w:rFonts w:ascii="Arial" w:cs="Arial" w:eastAsia="Arial" w:hAnsi="Arial"/>
                <w:b w:val="false"/>
                <w:bCs w:val="false"/>
                <w:i w:val="false"/>
                <w:iCs w:val="false"/>
                <w:color w:val="000000"/>
                <w:sz w:val="18"/>
                <w:szCs w:val="18"/>
              </w:rPr>
              <w:t xml:space="preserve"> explained by Lesson 12 — </w:t>
            </w:r>
            <w:del w:id="10193" w:author="Claude (AI) - proposed" w:date="2026-10-14T07:56:35Z">
              <w:r>
                <w:rPr>
                  <w:rFonts w:ascii="Arial" w:cs="Arial" w:eastAsia="Arial" w:hAnsi="Arial"/>
                  <w:b w:val="false"/>
                  <w:bCs w:val="false"/>
                  <w:i w:val="false"/>
                  <w:iCs w:val="false"/>
                  <w:color w:val="000000"/>
                  <w:sz w:val="18"/>
                  <w:szCs w:val="18"/>
                </w:rPr>
                <w:delText xml:space="preserve">demonstrates</w:delText>
              </w:r>
            </w:del>
            <w:ins w:id="10194" w:author="Claude (AI) - proposed" w:date="2026-10-14T07:56:35Z">
              <w:r>
                <w:rPr>
                  <w:rFonts w:ascii="Arial" w:cs="Arial" w:eastAsia="Arial" w:hAnsi="Arial"/>
                  <w:b w:val="false"/>
                  <w:bCs w:val="false"/>
                  <w:i w:val="false"/>
                  <w:iCs w:val="false"/>
                  <w:color w:val="000000"/>
                  <w:sz w:val="18"/>
                  <w:szCs w:val="18"/>
                </w:rPr>
                <w:t xml:space="preserve">shows</w:t>
              </w:r>
            </w:ins>
            <w:r>
              <w:rPr>
                <w:rFonts w:ascii="Arial" w:cs="Arial" w:eastAsia="Arial" w:hAnsi="Arial"/>
                <w:b w:val="false"/>
                <w:bCs w:val="false"/>
                <w:i w:val="false"/>
                <w:iCs w:val="false"/>
                <w:color w:val="000000"/>
                <w:sz w:val="18"/>
                <w:szCs w:val="18"/>
              </w:rPr>
              <w:t xml:space="preserve"> that plants do 'breathe' in </w:t>
            </w:r>
            <w:del w:id="10195" w:author="Claude (AI) - proposed" w:date="2026-10-14T07:56:35Z">
              <w:r>
                <w:rPr>
                  <w:rFonts w:ascii="Arial" w:cs="Arial" w:eastAsia="Arial" w:hAnsi="Arial"/>
                  <w:b w:val="false"/>
                  <w:bCs w:val="false"/>
                  <w:i w:val="false"/>
                  <w:iCs w:val="false"/>
                  <w:color w:val="000000"/>
                  <w:sz w:val="18"/>
                  <w:szCs w:val="18"/>
                </w:rPr>
                <w:delText xml:space="preserve">a deep biochemical sense:</w:delText>
              </w:r>
            </w:del>
            <w:ins w:id="10196" w:author="Claude (AI) - proposed" w:date="2026-10-14T07:56:35Z">
              <w:r>
                <w:rPr>
                  <w:rFonts w:ascii="Arial" w:cs="Arial" w:eastAsia="Arial" w:hAnsi="Arial"/>
                  <w:b w:val="false"/>
                  <w:bCs w:val="false"/>
                  <w:i w:val="false"/>
                  <w:iCs w:val="false"/>
                  <w:color w:val="000000"/>
                  <w:sz w:val="18"/>
                  <w:szCs w:val="18"/>
                </w:rPr>
                <w:t xml:space="preserve">the sense that</w:t>
              </w:r>
            </w:ins>
            <w:r>
              <w:rPr>
                <w:rFonts w:ascii="Arial" w:cs="Arial" w:eastAsia="Arial" w:hAnsi="Arial"/>
                <w:b w:val="false"/>
                <w:bCs w:val="false"/>
                <w:i w:val="false"/>
                <w:iCs w:val="false"/>
                <w:color w:val="000000"/>
                <w:sz w:val="18"/>
                <w:szCs w:val="18"/>
              </w:rPr>
              <w:t xml:space="preserve"> they continuously exchange gases with their environment</w:t>
            </w:r>
            <w:del w:id="10197" w:author="Claude (AI) - proposed" w:date="2026-10-14T07:56:35Z">
              <w:r>
                <w:rPr>
                  <w:rFonts w:ascii="Arial" w:cs="Arial" w:eastAsia="Arial" w:hAnsi="Arial"/>
                  <w:b w:val="false"/>
                  <w:bCs w:val="false"/>
                  <w:i w:val="false"/>
                  <w:iCs w:val="false"/>
                  <w:color w:val="000000"/>
                  <w:sz w:val="18"/>
                  <w:szCs w:val="18"/>
                </w:rPr>
                <w:delText xml:space="preserve"> and convert stored chemical energy into usable ATP</w:delText>
              </w:r>
            </w:del>
            <w:ins w:id="10198" w:author="Claude (AI) - proposed" w:date="2026-10-14T07:56:35Z">
              <w:r>
                <w:rPr>
                  <w:rFonts w:ascii="Arial" w:cs="Arial" w:eastAsia="Arial" w:hAnsi="Arial"/>
                  <w:b w:val="false"/>
                  <w:bCs w:val="false"/>
                  <w:i w:val="false"/>
                  <w:iCs w:val="false"/>
                  <w:color w:val="000000"/>
                  <w:sz w:val="18"/>
                  <w:szCs w:val="18"/>
                </w:rPr>
                <w:t xml:space="preserve">, and that inside their cells they release energy from glucose</w:t>
              </w:r>
            </w:ins>
            <w:r>
              <w:rPr>
                <w:rFonts w:ascii="Arial" w:cs="Arial" w:eastAsia="Arial" w:hAnsi="Arial"/>
                <w:b w:val="false"/>
                <w:bCs w:val="false"/>
                <w:i w:val="false"/>
                <w:iCs w:val="false"/>
                <w:color w:val="000000"/>
                <w:sz w:val="18"/>
                <w:szCs w:val="18"/>
              </w:rPr>
              <w:t xml:space="preserve"> through the same fundamental respiration chemistry that powers all living cells, from sukuma wiki leaves in a Nairobi school garden to the cells of a Rift Valley marathon runner.</w:t>
            </w:r>
            <w:ins w:id="10199" w:author="Claude (AI) - proposed" w:date="2026-10-14T07:56:35Z">
              <w:r>
                <w:rPr>
                  <w:rFonts w:ascii="Arial" w:cs="Arial" w:eastAsia="Arial" w:hAnsi="Arial"/>
                  <w:b w:val="false"/>
                  <w:bCs w:val="false"/>
                  <w:i w:val="false"/>
                  <w:iCs w:val="false"/>
                  <w:color w:val="000000"/>
                  <w:sz w:val="18"/>
                  <w:szCs w:val="18"/>
                </w:rPr>
                <w:t xml:space="preserve"> The exact make-up of the gas in the bubbles was not measured in this unit.</w:t>
              </w:r>
            </w:ins>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z-dofidejq5e8obysq7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tormiwnimzvqjqluwto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jfsseqd3f0o-sx7irtvw" Type="http://schemas.openxmlformats.org/officeDocument/2006/relationships/hyperlink" Target="https://creativecommons.org/licenses/by-nc/4.0/" TargetMode="External"/><Relationship Id="rIdjxzyof3sp8ifrr0ujisrj" Type="http://schemas.openxmlformats.org/officeDocument/2006/relationships/hyperlink" Target="https://creativecommons.org/licenses/by-nc/4.0/" TargetMode="External"/><Relationship Id="rId4oonu261qajzyygxfp1mj" Type="http://schemas.openxmlformats.org/officeDocument/2006/relationships/hyperlink" Target="https://creativecommons.org/licenses/by-nc/4.0/" TargetMode="External"/><Relationship Id="rIddlolpmlaxprc0r-rgtqec" Type="http://schemas.openxmlformats.org/officeDocument/2006/relationships/hyperlink" Target="http://ares.local:8069/en/learn/#/topics/c/428909b6f875548fac04e88e2516ab92" TargetMode="External"/><Relationship Id="rId0bgohvafu7wctapzti3z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wjpplm0rsiexpc2nmv"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rkhbr1st6nefnp-cz6n" Type="http://schemas.openxmlformats.org/officeDocument/2006/relationships/hyperlink" Target="http://ares.local:8069/en/learn/#/topics/c/428909b6f875548fac04e88e2516ab92" TargetMode="External"/><Relationship Id="rIdouclbesjuvb2w_tbb04o2"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sqas3yv3s1ivksiroi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qguqu15bjnshq-eyvdq" Type="http://schemas.openxmlformats.org/officeDocument/2006/relationships/hyperlink" Target="http://ares.local:8069/en/learn/#/topics/c/428909b6f875548fac04e88e2516ab92" TargetMode="External"/><Relationship Id="rIdilnoo2gdsphm9ibsslvk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vcjndbedcvhbxyje_f_"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ytevqj854p0qckoctgg" Type="http://schemas.openxmlformats.org/officeDocument/2006/relationships/hyperlink" Target="http://ares.local:8069/en/learn/#/topics/c/428909b6f875548fac04e88e2516ab92" TargetMode="External"/><Relationship Id="rIdofg4cr-jjx9_j7goc0b7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kmentu1nkz8c6hxsi9s"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sdcsovcoxid5fxlmvjh" Type="http://schemas.openxmlformats.org/officeDocument/2006/relationships/hyperlink" Target="http://ares.local:8069/en/learn/#/topics/c/428909b6f875548fac04e88e2516ab92" TargetMode="External"/><Relationship Id="rIdbxe2r9dczdtd2upzsac2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pcuqhnzvyjwdo8e22pl"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ujfqlj79cmtzzm8n9pl" Type="http://schemas.openxmlformats.org/officeDocument/2006/relationships/hyperlink" Target="https://creativecommons.org/licenses/by-nc/4.0/" TargetMode="External"/><Relationship Id="rIdp8inpyqim8bh_csakrnta" Type="http://schemas.openxmlformats.org/officeDocument/2006/relationships/hyperlink" Target="https://creativecommons.org/licenses/by-nc/4.0/" TargetMode="External"/><Relationship Id="rIdaoi-yknoax-qbwpuafpsx" Type="http://schemas.openxmlformats.org/officeDocument/2006/relationships/hyperlink" Target="http://ares.local/modules/Seavuria/Seavuria%20Science%20Videos/Biology/Biology%20Videos/07%20Plant%20Systems/13%20Structure%20And%20Working%20Of%20Stomata.mp4" TargetMode="External"/><Relationship Id="rIdfpnwkv6ztp9vp9ywxp02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wkmxlbzg8xgvccnpiea"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lc5sbrvx9nom2bvki19" Type="http://schemas.openxmlformats.org/officeDocument/2006/relationships/hyperlink" Target="http://ares.local/modules/Seavuria/Seavuria%20Science%20Videos/Biology/Biology%20Videos/07%20Plant%20Systems/13%20Structure%20And%20Working%20Of%20Stomata.mp4" TargetMode="External"/><Relationship Id="rIda046jsqfais-umkwzx7x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4-eeb7bztpuhwk35mrf"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sj7veqmekvywzwyiz3z" Type="http://schemas.openxmlformats.org/officeDocument/2006/relationships/hyperlink" Target="http://ares.local/modules/Seavuria/Seavuria%20Science%20Videos/Biology/Biology%20Videos/07%20Plant%20Systems/13%20Structure%20And%20Working%20Of%20Stomata.mp4" TargetMode="External"/><Relationship Id="rIdbshch7vwx5upmsta-lm4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d0wmw2vy2krkkkdr_fz"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32i93-1ekbb-nnl9wkb" Type="http://schemas.openxmlformats.org/officeDocument/2006/relationships/hyperlink" Target="http://ares.local/modules/Seavuria/Seavuria%20Science%20Videos/Biology/Biology%20Videos/07%20Plant%20Systems/13%20Structure%20And%20Working%20Of%20Stomata.mp4" TargetMode="External"/><Relationship Id="rIdyek5ez3vkv5ckbx60siml"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ewugb6akc1asdvz4gsu"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d1pherq3swjlyed7piu" Type="http://schemas.openxmlformats.org/officeDocument/2006/relationships/hyperlink" Target="http://ares.local/modules/Seavuria/Seavuria%20Science%20Videos/Biology/Biology%20Videos/07%20Plant%20Systems/13%20Structure%20And%20Working%20Of%20Stomata.mp4" TargetMode="External"/><Relationship Id="rIdnfg4obnlaazhqjjxqabr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sc6-5ub2dbpbu8bpcm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icnrzkubfobpxymkpnf" Type="http://schemas.openxmlformats.org/officeDocument/2006/relationships/hyperlink" Target="https://creativecommons.org/licenses/by-nc/4.0/" TargetMode="External"/><Relationship Id="rIdkzznno1eedksdto-zkmip" Type="http://schemas.openxmlformats.org/officeDocument/2006/relationships/hyperlink" Target="https://creativecommons.org/licenses/by-nc/4.0/" TargetMode="External"/><Relationship Id="rIdwhtsnxcrju47khztsevi4" Type="http://schemas.openxmlformats.org/officeDocument/2006/relationships/hyperlink" Target="http://ares.local:8069/en/learn/#/topics/c/4e94cceda5e852c6b636b48403927dcc" TargetMode="External"/><Relationship Id="rId9tzmu_pnw4plm-vlanhj2"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wqgrjpa-vtysflbobk"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cd_6n1heho8cno7ftgz" Type="http://schemas.openxmlformats.org/officeDocument/2006/relationships/hyperlink" Target="http://ares.local:8069/en/learn/#/topics/c/6a07f13a19205f1e90173907d9cd1e4f" TargetMode="External"/><Relationship Id="rIdi9e6ncmjqt9clvx08cvh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duxucauadc9n88s9smu"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jf_2ekcmuuyturxo0lp" Type="http://schemas.openxmlformats.org/officeDocument/2006/relationships/hyperlink" Target="http://ares.local:8069/en/learn/#/topics/c/5f04983a415a5e258c98d74fa16763ed" TargetMode="External"/><Relationship Id="rIdk19vwhobu_7y7mttkl0t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43uoy5l63qwxruwy5xw"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7z0d3bbr-xxmvkyrvkt" Type="http://schemas.openxmlformats.org/officeDocument/2006/relationships/hyperlink" Target="http://ares.local:8069/en/learn/#/topics/c/4e94cceda5e852c6b636b48403927dcc" TargetMode="External"/><Relationship Id="rIdt4o3y_vomtwffg82plln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8o8pwu7lduqicnato_"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ts_oufngiwwuzdkce13" Type="http://schemas.openxmlformats.org/officeDocument/2006/relationships/hyperlink" Target="http://ares.local:8069/en/learn/#/topics/c/6a07f13a19205f1e90173907d9cd1e4f" TargetMode="External"/><Relationship Id="rIdzojvrau6pjgs7anhhori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yrv8mt6f-6uisnwyxoj"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ihsylxyqv1-vbgony6x" Type="http://schemas.openxmlformats.org/officeDocument/2006/relationships/hyperlink" Target="https://creativecommons.org/licenses/by-nc/4.0/" TargetMode="External"/><Relationship Id="rId_voqun9h4rooenna4anyg" Type="http://schemas.openxmlformats.org/officeDocument/2006/relationships/hyperlink" Target="https://creativecommons.org/licenses/by-nc/4.0/" TargetMode="External"/><Relationship Id="rIdt5mk7iffthlcw3ibpmhtc" Type="http://schemas.openxmlformats.org/officeDocument/2006/relationships/hyperlink" Target="http://ares.local:8069/en/learn/#/topics/c/693f5054950b55539a2e9e3039822602" TargetMode="External"/><Relationship Id="rIdivjhu3vxbrbl9-x3wnlv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qmmfqlcvixsu2vsfeiz" Type="http://schemas.openxmlformats.org/officeDocument/2006/relationships/hyperlink" Target="http://ares.local:8069/en/learn/#/topics/c/6f1753a1c3685e1587e5cea8895fa664" TargetMode="External"/><Relationship Id="rId7tipq_eb4bmppbvtkt6s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1bghbl_hfnok2vhq02f" Type="http://schemas.openxmlformats.org/officeDocument/2006/relationships/hyperlink" Target="http://ares.local:8069/en/learn/#/topics/c/693f5054950b55539a2e9e3039822602" TargetMode="External"/><Relationship Id="rIdzer5xhyerix2usqo6r6e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hqpssxhdg7eoltiekc-" Type="http://schemas.openxmlformats.org/officeDocument/2006/relationships/hyperlink" Target="http://ares.local:8069/en/learn/#/topics/c/091747f861f65410b3c17a2999a5cfc7" TargetMode="External"/><Relationship Id="rIdw3w_i4torkrwyavkghf9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fpfiwhmrv0vpamrxnw" Type="http://schemas.openxmlformats.org/officeDocument/2006/relationships/hyperlink" Target="http://ares.local:8069/en/learn/#/topics/c/9f2d3e6f004d59c7a0106ab068d0cf53" TargetMode="External"/><Relationship Id="rIdxdc4_lymegpriealx83s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vgrz3raeljmd_jmpkks" Type="http://schemas.openxmlformats.org/officeDocument/2006/relationships/hyperlink" Target="http://ares.local:8069/en/learn/#/topics/c/3d8a1ab63d985e7a8a4b530b00540575" TargetMode="External"/><Relationship Id="rIdufw7_4tovmqjwq6hqkfs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brwh3q0hmzjhyptupb6" Type="http://schemas.openxmlformats.org/officeDocument/2006/relationships/hyperlink" Target="http://ares.local:8069/en/learn/#/topics/c/693f5054950b55539a2e9e3039822602" TargetMode="External"/><Relationship Id="rIdwwubg5iz6yhrr9wuyqnk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uey0wpdshp5ovfv1rpt" Type="http://schemas.openxmlformats.org/officeDocument/2006/relationships/hyperlink" Target="http://ares.local:8069/en/learn/#/topics/c/e51a145c8e595dccbba170c44adbfa57" TargetMode="External"/><Relationship Id="rIdqp52e5nd4zo38hgnsxko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5qie_mxe4cvkoekgupp" Type="http://schemas.openxmlformats.org/officeDocument/2006/relationships/hyperlink" Target="http://ares.local:8069/en/learn/#/topics/c/693f5054950b55539a2e9e3039822602" TargetMode="External"/><Relationship Id="rIde7waipr9j87pkocncra7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qigp65sem7vojjgida_" Type="http://schemas.openxmlformats.org/officeDocument/2006/relationships/hyperlink" Target="http://ares.local:8069/en/learn/#/topics/c/92f11be9dfb053228060c5fa306d97d4" TargetMode="External"/><Relationship Id="rIdttoolri6ru-hjnheoq-44"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xpcckdacmvrf5kgjy_s" Type="http://schemas.openxmlformats.org/officeDocument/2006/relationships/hyperlink" Target="https://creativecommons.org/licenses/by-nc/4.0/" TargetMode="External"/><Relationship Id="rIdwazur6vetgnqxp4035idr" Type="http://schemas.openxmlformats.org/officeDocument/2006/relationships/hyperlink" Target="https://creativecommons.org/licenses/by-nc/4.0/" TargetMode="External"/><Relationship Id="rIdvvunkj2npk3vzeduz-f93" Type="http://schemas.openxmlformats.org/officeDocument/2006/relationships/hyperlink" Target="http://ares.local:8069/en/learn/#/topics/c/693f5054950b55539a2e9e3039822602" TargetMode="External"/><Relationship Id="rIdbaqnqjyjn9lczmxh-pcy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yhfomivwqi6s2ttpsvt" Type="http://schemas.openxmlformats.org/officeDocument/2006/relationships/hyperlink" Target="http://ares.local:8069/en/learn/#/topics/c/6f1753a1c3685e1587e5cea8895fa664" TargetMode="External"/><Relationship Id="rIdudwduxzisuquovsigmus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ctpvsgf98lrilfg48sp" Type="http://schemas.openxmlformats.org/officeDocument/2006/relationships/hyperlink" Target="http://ares.local:8069/en/learn/#/topics/c/693f5054950b55539a2e9e3039822602" TargetMode="External"/><Relationship Id="rId_nm9fzf7vptirpceiel0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_xdkig99n65hyr2dpfm" Type="http://schemas.openxmlformats.org/officeDocument/2006/relationships/hyperlink" Target="http://ares.local:8069/en/learn/#/topics/c/091747f861f65410b3c17a2999a5cfc7" TargetMode="External"/><Relationship Id="rIdrvezykwjmzs4g1djl4jg8"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yocombxgcoqruf6git9" Type="http://schemas.openxmlformats.org/officeDocument/2006/relationships/hyperlink" Target="http://ares.local:8069/en/learn/#/topics/c/cdfdee60458759859afa00a89fb5fe4b" TargetMode="External"/><Relationship Id="rId5pkdfbnygkgmso7x7ynl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qptnsrmlhypc4y0wwte" Type="http://schemas.openxmlformats.org/officeDocument/2006/relationships/hyperlink" Target="http://ares.local:8069/en/learn/#/topics/c/3d8a1ab63d985e7a8a4b530b00540575" TargetMode="External"/><Relationship Id="rIdumngbo6ncjjmq2cegqi1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pwm07_twmgysh8i5ikf" Type="http://schemas.openxmlformats.org/officeDocument/2006/relationships/hyperlink" Target="http://ares.local:8069/en/learn/#/topics/c/f89f66ecc377529f911d750beb905ad2" TargetMode="External"/><Relationship Id="rId73og7d3rjxxn9eegiowi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887g44ni5h3bdr5xofy" Type="http://schemas.openxmlformats.org/officeDocument/2006/relationships/hyperlink" Target="http://ares.local:8069/en/learn/#/topics/c/e51a145c8e595dccbba170c44adbfa57" TargetMode="External"/><Relationship Id="rIdsf9jfffekn__scxylaj_0"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a7burl-vf8gvzqu6llo" Type="http://schemas.openxmlformats.org/officeDocument/2006/relationships/hyperlink" Target="http://ares.local:8069/en/learn/#/topics/c/6a3803b3054b59b3bf4ec5201ca25fc1" TargetMode="External"/><Relationship Id="rIdznjtwflxpskismpcvtvzk"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n1zcgpi0deztr3pcmcq" Type="http://schemas.openxmlformats.org/officeDocument/2006/relationships/hyperlink" Target="http://ares.local:8069/en/learn/#/topics/c/81ea1d41e53a51859f0388c7325f7fb4" TargetMode="External"/><Relationship Id="rIdomnwn01pu2n-gfq9alzgg"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8jxf-qvfyvb3rifgzqt" Type="http://schemas.openxmlformats.org/officeDocument/2006/relationships/hyperlink" Target="https://creativecommons.org/licenses/by-nc/4.0/" TargetMode="External"/><Relationship Id="rIdechxyobwgw9dfeqb2oqyl" Type="http://schemas.openxmlformats.org/officeDocument/2006/relationships/hyperlink" Target="https://creativecommons.org/licenses/by-nc/4.0/" TargetMode="External"/><Relationship Id="rIdkuyeim0tg2veaydlfd44z" Type="http://schemas.openxmlformats.org/officeDocument/2006/relationships/hyperlink" Target="http://ares.local:8069/en/learn/#/topics/c/cdfdee60458759859afa00a89fb5fe4b" TargetMode="External"/><Relationship Id="rId4dvacvsedqo5n8smorjp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d5rl2skuoqnh0ozxhig" Type="http://schemas.openxmlformats.org/officeDocument/2006/relationships/hyperlink" Target="http://ares.local:8069/en/learn/#/topics/c/6f1753a1c3685e1587e5cea8895fa664" TargetMode="External"/><Relationship Id="rIdbbogxpky-g56dj1h5ypr_"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qwudfk9ha47vjr2thxl" Type="http://schemas.openxmlformats.org/officeDocument/2006/relationships/hyperlink" Target="http://ares.local:8069/en/learn/#/topics/c/f900f1737a52557dafb36658a8ea3df0" TargetMode="External"/><Relationship Id="rId7uqfuz30blnoha0cunzn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9mpoanvrsa5ritdoofz" Type="http://schemas.openxmlformats.org/officeDocument/2006/relationships/hyperlink" Target="http://ares.local:8069/en/learn/#/topics/c/091747f861f65410b3c17a2999a5cfc7" TargetMode="External"/><Relationship Id="rIdggxzcujvid8qs2waaau2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2f8d8hwnoxeqb3chgu0" Type="http://schemas.openxmlformats.org/officeDocument/2006/relationships/hyperlink" Target="http://ares.local:8069/en/learn/#/topics/c/ba4ceb487faa53bfbfd38e35c58f9d27" TargetMode="External"/><Relationship Id="rIdibd3nv6tutet8nzkm9f1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kak127_bbifnqmrwoar" Type="http://schemas.openxmlformats.org/officeDocument/2006/relationships/hyperlink" Target="http://ares.local:8069/en/learn/#/topics/c/3d8a1ab63d985e7a8a4b530b00540575" TargetMode="External"/><Relationship Id="rIdxj2mpfvvhvw3lq4n-mcv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ehzzi2reun6gyl0zafw" Type="http://schemas.openxmlformats.org/officeDocument/2006/relationships/hyperlink" Target="http://ares.local:8069/en/learn/#/topics/c/f42489e349d9598bb49c5200bc64370e" TargetMode="External"/><Relationship Id="rIdflyi9wwwnvnzzxfgnzl-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f52ancywzoisoettms5" Type="http://schemas.openxmlformats.org/officeDocument/2006/relationships/hyperlink" Target="http://ares.local:8069/en/learn/#/topics/c/e51a145c8e595dccbba170c44adbfa57" TargetMode="External"/><Relationship Id="rIdh5bwiyw2-edynlqujjmo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icued2qgfepz-7cmemz" Type="http://schemas.openxmlformats.org/officeDocument/2006/relationships/hyperlink" Target="http://ares.local:8069/en/learn/#/topics/c/4e94cceda5e852c6b636b48403927dcc" TargetMode="External"/><Relationship Id="rId0rxlz5wiufij7_1t3ybm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vbjmv5zxw-rc7tzym56" Type="http://schemas.openxmlformats.org/officeDocument/2006/relationships/hyperlink" Target="http://ares.local:8069/en/learn/#/topics/c/740003327dd75162ad993af586481eb9" TargetMode="External"/><Relationship Id="rId8y-wa4uwohnaf5fkoj-6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k3phtp3bt2ahzm8namy" Type="http://schemas.openxmlformats.org/officeDocument/2006/relationships/hyperlink" Target="https://creativecommons.org/licenses/by-nc/4.0/" TargetMode="External"/><Relationship Id="rIdiwjjopw1aacv4i7kvfmht" Type="http://schemas.openxmlformats.org/officeDocument/2006/relationships/hyperlink" Target="https://creativecommons.org/licenses/by-nc/4.0/" TargetMode="External"/><Relationship Id="rIdnputegfb-dwbqnenks0z1"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ujj6ti91lmz_iz9zkgq" Type="http://schemas.openxmlformats.org/officeDocument/2006/relationships/hyperlink" Target="http://ares.local:8069/en/learn/#/topics/c/fb24a22d5b90529695ef711e4f6e32eb" TargetMode="External"/><Relationship Id="rIdkeijr9uyj1-wr40cwdc2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haxkjcxvi0mrq21vojx"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whsihd2rwhkj-onw96a" Type="http://schemas.openxmlformats.org/officeDocument/2006/relationships/hyperlink" Target="http://ares.local:8069/en/learn/#/topics/c/fb24a22d5b90529695ef711e4f6e32eb" TargetMode="External"/><Relationship Id="rIdvtwz7hhktshyzuqmgljr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s-b0iibsr54q4n2bgh4"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htzv9rgeui-by4vypno" Type="http://schemas.openxmlformats.org/officeDocument/2006/relationships/hyperlink" Target="http://ares.local:8069/en/learn/#/topics/c/fb24a22d5b90529695ef711e4f6e32eb" TargetMode="External"/><Relationship Id="rIdk0rxk6xf5yljja2mkhwc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9dy0u2gmrki3oikrk5d"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ne0btmvorhtxrm03u0l" Type="http://schemas.openxmlformats.org/officeDocument/2006/relationships/hyperlink" Target="http://ares.local:8069/en/learn/#/topics/c/fb24a22d5b90529695ef711e4f6e32eb" TargetMode="External"/><Relationship Id="rIdiettckahuicu-tzmyk3g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f2fgiyjmnivabha3he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arp_vtqdw_awb-2krlg" Type="http://schemas.openxmlformats.org/officeDocument/2006/relationships/hyperlink" Target="http://ares.local:8069/en/learn/#/topics/c/fb24a22d5b90529695ef711e4f6e32eb" TargetMode="External"/><Relationship Id="rIddvgrszajcq2mu9mbwhvy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zrqaatouo5fbym6iu5j" Type="http://schemas.openxmlformats.org/officeDocument/2006/relationships/hyperlink" Target="https://creativecommons.org/licenses/by-nc/4.0/" TargetMode="External"/><Relationship Id="rIdbwa7n42xvxliobabp9fmi" Type="http://schemas.openxmlformats.org/officeDocument/2006/relationships/hyperlink" Target="https://creativecommons.org/licenses/by-nc/4.0/" TargetMode="External"/><Relationship Id="rIdazhpu3c9s494ooxbn_wv4" Type="http://schemas.openxmlformats.org/officeDocument/2006/relationships/hyperlink" Target="http://ares.local:8069/en/learn/#/topics/c/f900f1737a52557dafb36658a8ea3df0" TargetMode="External"/><Relationship Id="rIdxwx8gdwextpnja60081u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gfdwwizkivlq5nlu5oq" Type="http://schemas.openxmlformats.org/officeDocument/2006/relationships/hyperlink" Target="http://ares.local:8069/en/learn/#/topics/c/ed446e9978125a89848f11332eaf0f77" TargetMode="External"/><Relationship Id="rIdl-s1u7cawawuzvb9fhyi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c_y9ivi8rkvy8wnojxi" Type="http://schemas.openxmlformats.org/officeDocument/2006/relationships/hyperlink" Target="http://ares.local:8069/en/learn/#/topics/c/f900f1737a52557dafb36658a8ea3df0" TargetMode="External"/><Relationship Id="rId1kmhazwnwagarm6re8qy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gwc3tbgqwuv81ywhltu" Type="http://schemas.openxmlformats.org/officeDocument/2006/relationships/hyperlink" Target="http://ares.local:8069/en/learn/#/topics/c/ccd59811eed45bcd8b17ae83dcd1740b" TargetMode="External"/><Relationship Id="rIdabks9t0gzcafveyuzubz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pislak4l4xrhj8z62j" Type="http://schemas.openxmlformats.org/officeDocument/2006/relationships/hyperlink" Target="http://ares.local:8069/en/learn/#/topics/c/cdfdee60458759859afa00a89fb5fe4b" TargetMode="External"/><Relationship Id="rId3nadkg6x18aamwxgoimw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skyd6s7tus0gzqku2bp" Type="http://schemas.openxmlformats.org/officeDocument/2006/relationships/hyperlink" Target="http://ares.local:8069/en/learn/#/topics/c/ed446e9978125a89848f11332eaf0f77" TargetMode="External"/><Relationship Id="rId5jz-cm1ufjrxcywewket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a9-nkjntw9tmgmlgss3" Type="http://schemas.openxmlformats.org/officeDocument/2006/relationships/hyperlink" Target="http://ares.local:8069/en/learn/#/topics/c/f5cc0538f9f95133a1c7e86e52e7c730" TargetMode="External"/><Relationship Id="rId_upisemjrrhwtlrzknrv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l11tf9bznuhoyel5t-j" Type="http://schemas.openxmlformats.org/officeDocument/2006/relationships/hyperlink" Target="http://ares.local:8069/en/learn/#/topics/c/ccd59811eed45bcd8b17ae83dcd1740b" TargetMode="External"/><Relationship Id="rIdv9st4hdhx4zepiajh_mes"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gscsgw2sbhocr81c7jm" Type="http://schemas.openxmlformats.org/officeDocument/2006/relationships/hyperlink" Target="http://ares.local:8069/en/learn/#/topics/c/f50d013d5cc257998e80bb5434e34493" TargetMode="External"/><Relationship Id="rIdwrbydujcfoaeorw880uf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u29hjtcswkc25vuicr_y" Type="http://schemas.openxmlformats.org/officeDocument/2006/relationships/hyperlink" Target="http://ares.local:8069/en/learn/#/topics/c/740003327dd75162ad993af586481eb9" TargetMode="External"/><Relationship Id="rIdrkykc28u0damkycfdl_y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uzljrnkp_hmcyavzkgw" Type="http://schemas.openxmlformats.org/officeDocument/2006/relationships/hyperlink" Target="https://creativecommons.org/licenses/by-nc/4.0/" TargetMode="External"/><Relationship Id="rIdthrx9xbzbjidihtjjtty0" Type="http://schemas.openxmlformats.org/officeDocument/2006/relationships/hyperlink" Target="https://creativecommons.org/licenses/by-nc/4.0/" TargetMode="External"/><Relationship Id="rIdkhzz7n8wuy74moehkwhwf" Type="http://schemas.openxmlformats.org/officeDocument/2006/relationships/hyperlink" Target="http://ares.local:8069/en/learn/#/topics/c/693f5054950b55539a2e9e3039822602" TargetMode="External"/><Relationship Id="rIdnisgoqfewdpotpoggwo2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2qm_e5ilslrkwn-hwhvm" Type="http://schemas.openxmlformats.org/officeDocument/2006/relationships/hyperlink" Target="http://ares.local:8069/en/learn/#/topics/c/e51a145c8e595dccbba170c44adbfa57" TargetMode="External"/><Relationship Id="rIdwknl1wal_w6gfp4omgin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x76lynanmtaedw2t7rb" Type="http://schemas.openxmlformats.org/officeDocument/2006/relationships/hyperlink" Target="http://ares.local:8069/en/learn/#/topics/c/693f5054950b55539a2e9e3039822602" TargetMode="External"/><Relationship Id="rIdi8nlw0eyiymgdhqebztf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n9chmrjsgvzg3pgigby" Type="http://schemas.openxmlformats.org/officeDocument/2006/relationships/hyperlink" Target="http://ares.local:8069/en/learn/#/topics/c/6f1753a1c3685e1587e5cea8895fa664" TargetMode="External"/><Relationship Id="rIdi_ol9zpil25rpeivbjbj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ppi4rxbptjrktitcw4m" Type="http://schemas.openxmlformats.org/officeDocument/2006/relationships/hyperlink" Target="http://ares.local:8069/en/learn/#/topics/c/cdfdee60458759859afa00a89fb5fe4b" TargetMode="External"/><Relationship Id="rIdphy5nu4fzc5lvu395lt1m"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y3xgnxtdvxk6llxd6af" Type="http://schemas.openxmlformats.org/officeDocument/2006/relationships/hyperlink" Target="http://ares.local:8069/en/learn/#/topics/c/e51a145c8e595dccbba170c44adbfa57" TargetMode="External"/><Relationship Id="rIdbniisbi1yt5ka_xhu9ro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9klxe1xw-ml10onxgz5" Type="http://schemas.openxmlformats.org/officeDocument/2006/relationships/hyperlink" Target="http://ares.local:8069/en/learn/#/topics/c/3409fb7419e352129bb5ec70120aa504" TargetMode="External"/><Relationship Id="rIdbvu4j6hm7yrfwkeii1b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69xjvchgv_uojbuuu4ma" Type="http://schemas.openxmlformats.org/officeDocument/2006/relationships/hyperlink" Target="http://ares.local:8069/en/learn/#/topics/c/6f1753a1c3685e1587e5cea8895fa664" TargetMode="External"/><Relationship Id="rIdybpg7wuh6ouqgplaefje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htrf82ulxz1pb1mxamk" Type="http://schemas.openxmlformats.org/officeDocument/2006/relationships/hyperlink" Target="http://ares.local:8069/en/learn/#/topics/c/693f5054950b55539a2e9e3039822602" TargetMode="External"/><Relationship Id="rIdekhpmfaniwn0qbovpnfb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eg0t63kxsj2__kxqe6r_" Type="http://schemas.openxmlformats.org/officeDocument/2006/relationships/hyperlink" Target="http://ares.local:8069/en/learn/#/topics/c/091747f861f65410b3c17a2999a5cfc7" TargetMode="External"/><Relationship Id="rIdlufwrs8s38pnaggnaxv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ywpdvlurcerbkpy8cbs" Type="http://schemas.openxmlformats.org/officeDocument/2006/relationships/hyperlink" Target="https://creativecommons.org/licenses/by-nc/4.0/" TargetMode="External"/><Relationship Id="rIdnjrzi27g_mezfngpcdrec" Type="http://schemas.openxmlformats.org/officeDocument/2006/relationships/hyperlink" Target="https://creativecommons.org/licenses/by-nc/4.0/" TargetMode="External"/><Relationship Id="rIdbzp3eypxbw5otzyef6-cz" Type="http://schemas.openxmlformats.org/officeDocument/2006/relationships/hyperlink" Target="http://ares.local:8069/en/learn/#/topics/c/cdfdee60458759859afa00a89fb5fe4b" TargetMode="External"/><Relationship Id="rId85p8vtfqpybini4r3uzm3"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fgikku1fup3_jm2f_ha" Type="http://schemas.openxmlformats.org/officeDocument/2006/relationships/hyperlink" Target="http://ares.local:8069/en/learn/#/topics/c/e51a145c8e595dccbba170c44adbfa57" TargetMode="External"/><Relationship Id="rId6ec54ued3idhpcvcqhju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vnbnuhy6lsfnmqv-uqi" Type="http://schemas.openxmlformats.org/officeDocument/2006/relationships/hyperlink" Target="http://ares.local:8069/en/learn/#/topics/c/693f5054950b55539a2e9e3039822602" TargetMode="External"/><Relationship Id="rIdtun6ars3nj12hpxegrgf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qvluqkmsxnkz6wjnrs8" Type="http://schemas.openxmlformats.org/officeDocument/2006/relationships/hyperlink" Target="http://ares.local:8069/en/learn/#/topics/c/81ea1d41e53a51859f0388c7325f7fb4" TargetMode="External"/><Relationship Id="rIdkkznq6opgrp1cnd_cy-m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bnk2slt3dhy8go4uhqf" Type="http://schemas.openxmlformats.org/officeDocument/2006/relationships/hyperlink" Target="http://ares.local:8069/en/learn/#/topics/c/cdfdee60458759859afa00a89fb5fe4b" TargetMode="External"/><Relationship Id="rId0mpl-cgxeghqgsltwe7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mmwpsng3mfea3xyjgkn" Type="http://schemas.openxmlformats.org/officeDocument/2006/relationships/hyperlink" Target="http://ares.local:8069/en/learn/#/topics/c/92f11be9dfb053228060c5fa306d97d4" TargetMode="External"/><Relationship Id="rIdc10h_p9psitadaryo78b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nrmy6imy6ashrywbccn" Type="http://schemas.openxmlformats.org/officeDocument/2006/relationships/hyperlink" Target="http://ares.local:8069/en/learn/#/topics/c/693f5054950b55539a2e9e3039822602" TargetMode="External"/><Relationship Id="rIdkdl3uafrytzv_vcdvrtu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kgfwmqoumraftos51cz" Type="http://schemas.openxmlformats.org/officeDocument/2006/relationships/hyperlink" Target="http://ares.local:8069/en/learn/#/topics/c/e51a145c8e595dccbba170c44adbfa57" TargetMode="External"/><Relationship Id="rIdw8utyeex4_tjyue0m_5v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_jpj5uywogryv3foymi" Type="http://schemas.openxmlformats.org/officeDocument/2006/relationships/hyperlink" Target="http://ares.local:8069/en/learn/#/topics/c/cdfdee60458759859afa00a89fb5fe4b" TargetMode="External"/><Relationship Id="rId_0qtk1d-yzbdlppz0csk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gzjous1v9eoe9y-e6ij" Type="http://schemas.openxmlformats.org/officeDocument/2006/relationships/hyperlink" Target="http://ares.local:8069/en/learn/#/topics/c/81ea1d41e53a51859f0388c7325f7fb4" TargetMode="External"/><Relationship Id="rIdmrvgzxypfafrrmnqjeql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jx497ntjvs6sifzityb" Type="http://schemas.openxmlformats.org/officeDocument/2006/relationships/hyperlink" Target="https://creativecommons.org/licenses/by-nc/4.0/" TargetMode="External"/><Relationship Id="rId2xhvj4s9w_dgxxwx_lohp" Type="http://schemas.openxmlformats.org/officeDocument/2006/relationships/hyperlink" Target="https://creativecommons.org/licenses/by-nc/4.0/" TargetMode="External"/><Relationship Id="rIdnvnvgmrynbua7gyohrkr3" Type="http://schemas.openxmlformats.org/officeDocument/2006/relationships/hyperlink" Target="http://ares.local:8069/en/learn/#/topics/c/efd1ef3d4f765ba7a79ac686d902658b" TargetMode="External"/><Relationship Id="rIdtqt8ob_4zprqmzwdmwlk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ymztshupkxjgommyfqu" Type="http://schemas.openxmlformats.org/officeDocument/2006/relationships/hyperlink" Target="http://ares.local:8069/en/learn/#/topics/c/e51a145c8e595dccbba170c44adbfa57" TargetMode="External"/><Relationship Id="rIdpvlsll0gxxr0ieevsxci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ldl3qxwa49fvvlop9e1" Type="http://schemas.openxmlformats.org/officeDocument/2006/relationships/hyperlink" Target="http://ares.local:8069/en/learn/#/topics/c/efd1ef3d4f765ba7a79ac686d902658b" TargetMode="External"/><Relationship Id="rIdvuh5nitawtr7iojf3jjr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rmmdq7wwg4u2_xglot" Type="http://schemas.openxmlformats.org/officeDocument/2006/relationships/hyperlink" Target="http://ares.local:8069/en/learn/#/topics/c/81ea1d41e53a51859f0388c7325f7fb4" TargetMode="External"/><Relationship Id="rIdtv-ngilk1qqj8cuvs9me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b_hltp1s8ug1jsshzff" Type="http://schemas.openxmlformats.org/officeDocument/2006/relationships/hyperlink" Target="http://ares.local:8069/en/learn/#/topics/c/efd1ef3d4f765ba7a79ac686d902658b" TargetMode="External"/><Relationship Id="rIdnjhsabtlk6na2psgpxnc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py9iv0zikihrxrcwpxd" Type="http://schemas.openxmlformats.org/officeDocument/2006/relationships/hyperlink" Target="http://ares.local:8069/en/learn/#/topics/c/92f11be9dfb053228060c5fa306d97d4" TargetMode="External"/><Relationship Id="rId9youcdza8wfguo1hpebe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dba9iiszn5yb1wro7qw" Type="http://schemas.openxmlformats.org/officeDocument/2006/relationships/hyperlink" Target="http://ares.local:8069/en/learn/#/topics/c/efd1ef3d4f765ba7a79ac686d902658b" TargetMode="External"/><Relationship Id="rIdx8kaubhcnyhhxx-qgrmj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3ba6nx3r7enk5rrtu2p" Type="http://schemas.openxmlformats.org/officeDocument/2006/relationships/hyperlink" Target="http://ares.local:8069/en/learn/#/topics/c/e51a145c8e595dccbba170c44adbfa57" TargetMode="External"/><Relationship Id="rIdb97bbleg2oj1w5stykam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yolshjkydrae7g51ev4" Type="http://schemas.openxmlformats.org/officeDocument/2006/relationships/hyperlink" Target="http://ares.local:8069/en/learn/#/topics/c/efd1ef3d4f765ba7a79ac686d902658b" TargetMode="External"/><Relationship Id="rId8uu3ibw8hij4sop2r8ay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wq-nambk54l22jhuwme" Type="http://schemas.openxmlformats.org/officeDocument/2006/relationships/hyperlink" Target="http://ares.local:8069/en/learn/#/topics/c/81ea1d41e53a51859f0388c7325f7fb4" TargetMode="External"/><Relationship Id="rIddao6d4xvwepnap5in4yr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4kkp7il1ky_38vplkyjq" Type="http://schemas.openxmlformats.org/officeDocument/2006/relationships/hyperlink" Target="https://creativecommons.org/licenses/by-nc/4.0/" TargetMode="External"/><Relationship Id="rId96ttap6qjecw8kum8sg00" Type="http://schemas.openxmlformats.org/officeDocument/2006/relationships/hyperlink" Target="https://creativecommons.org/licenses/by-nc/4.0/" TargetMode="External"/><Relationship Id="rIdstlarm2dbm9j-bmedw4v9" Type="http://schemas.openxmlformats.org/officeDocument/2006/relationships/hyperlink" Target="http://ares.local:8069/en/learn/#/topics/c/cdfdee60458759859afa00a89fb5fe4b" TargetMode="External"/><Relationship Id="rIdcnl_d1vvoemsysgdfwu4i"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v4pmoqqmsxaarutoomt" Type="http://schemas.openxmlformats.org/officeDocument/2006/relationships/hyperlink" Target="http://ares.local:8069/en/learn/#/topics/c/6f1753a1c3685e1587e5cea8895fa664" TargetMode="External"/><Relationship Id="rIdw0cn788m4e261kjpxdyab"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c9verjpdecbsfx_wcwu" Type="http://schemas.openxmlformats.org/officeDocument/2006/relationships/hyperlink" Target="http://ares.local:8069/en/learn/#/topics/c/cdfdee60458759859afa00a89fb5fe4b" TargetMode="External"/><Relationship Id="rIdke_hebagzdwlxv7vtbe0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pgjefog0tznlatmj-mi" Type="http://schemas.openxmlformats.org/officeDocument/2006/relationships/hyperlink" Target="http://ares.local:8069/en/learn/#/topics/c/091747f861f65410b3c17a2999a5cfc7" TargetMode="External"/><Relationship Id="rId17nit3rchpfphwwaqzlm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f0wxsx7zhseq-tgao7e" Type="http://schemas.openxmlformats.org/officeDocument/2006/relationships/hyperlink" Target="http://ares.local:8069/en/learn/#/topics/c/f6f8ba0e0ae95e6caa36fc19f24dbfa2" TargetMode="External"/><Relationship Id="rIdcc7lekanjogdikkspatc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scvvjy1retpchb8a4hs" Type="http://schemas.openxmlformats.org/officeDocument/2006/relationships/hyperlink" Target="http://ares.local:8069/en/learn/#/topics/c/3d8a1ab63d985e7a8a4b530b00540575" TargetMode="External"/><Relationship Id="rId8zey9dwfynfbgmdqtkuq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4vyvvu94ptk1pqu2zw4a" Type="http://schemas.openxmlformats.org/officeDocument/2006/relationships/hyperlink" Target="http://ares.local:8069/en/learn/#/topics/c/ba4ceb487faa53bfbfd38e35c58f9d27" TargetMode="External"/><Relationship Id="rIdbs5yy-dnsbogr04gyomh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hio8rvk9efvcbroqrvf" Type="http://schemas.openxmlformats.org/officeDocument/2006/relationships/hyperlink" Target="http://ares.local:8069/en/learn/#/topics/c/ed446e9978125a89848f11332eaf0f77" TargetMode="External"/><Relationship Id="rId4sls1buwzethvhsldee4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nmpwv55cpiwymq9mmhm" Type="http://schemas.openxmlformats.org/officeDocument/2006/relationships/hyperlink" Target="http://ares.local:8069/en/learn/#/topics/c/6a3803b3054b59b3bf4ec5201ca25fc1" TargetMode="External"/><Relationship Id="rIdimyx7fhpfopkpkoa0ofd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vaqnm3_mooffpctjqth" Type="http://schemas.openxmlformats.org/officeDocument/2006/relationships/hyperlink" Target="http://ares.local:8069/en/learn/#/topics/c/ccd59811eed45bcd8b17ae83dcd1740b" TargetMode="External"/><Relationship Id="rIdca8rmstbgnz4eoelssci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dofidejq5e8obysq7q" Type="http://schemas.openxmlformats.org/officeDocument/2006/relationships/hyperlink" Target="https://creativecommons.org/licenses/by-nc/4.0/" TargetMode="External"/><Relationship Id="rIdxtormiwnimzvqjqluwtoa" Type="http://schemas.openxmlformats.org/officeDocument/2006/relationships/hyperlink" Target="https://creativecommons.org/licenses/by-nc/4.0/" TargetMode="External"/><Relationship Id="rId2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2026-10-14T07:56:35.498Z</dcterms:created>
  <dcterms:modified xsi:type="dcterms:W3CDTF">2026-10-14T07:56:35.498Z</dcterms:modified>
</cp:coreProperties>
</file>

<file path=docProps/custom.xml><?xml version="1.0" encoding="utf-8"?>
<Properties xmlns="http://schemas.openxmlformats.org/officeDocument/2006/custom-properties" xmlns:vt="http://schemas.openxmlformats.org/officeDocument/2006/docPropsVTypes"/>
</file>