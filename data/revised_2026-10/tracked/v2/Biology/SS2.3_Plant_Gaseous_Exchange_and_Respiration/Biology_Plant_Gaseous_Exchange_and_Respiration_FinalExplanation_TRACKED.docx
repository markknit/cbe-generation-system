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w:t>
            </w:r>
            <w:ins w:id="9001" w:author="Claude (AI) - proposed" w:date="2026-10-14T07:56:39Z">
              <w:r>
                <w:rPr>
                  <w:rFonts w:ascii="Arial" w:cs="Arial" w:eastAsia="Arial" w:hAnsi="Arial"/>
                  <w:b w:val="false"/>
                  <w:bCs w:val="false"/>
                  <w:i w:val="false"/>
                  <w:iCs w:val="false"/>
                  <w:color w:val="000000"/>
                  <w:sz w:val="18"/>
                  <w:szCs w:val="18"/>
                </w:rPr>
                <w:t xml:space="preserve">, you may explain aloud to your teacher if writing is difficult, and you may write Kiswahili words next to the English science words</w:t>
              </w:r>
            </w:ins>
            <w:r>
              <w:rPr>
                <w:rFonts w:ascii="Arial" w:cs="Arial" w:eastAsia="Arial" w:hAnsi="Arial"/>
                <w:b w:val="false"/>
                <w:bCs w:val="false"/>
                <w:i w:val="false"/>
                <w:iCs w:val="false"/>
                <w:color w:val="000000"/>
                <w:sz w:val="18"/>
                <w:szCs w:val="18"/>
              </w:rPr>
              <w:t xml:space="preserve">.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w:t>
            </w:r>
            <w:del w:id="9002" w:author="Claude (AI) - proposed" w:date="2026-10-14T07:56:39Z">
              <w:r>
                <w:rPr>
                  <w:rFonts w:ascii="Arial" w:cs="Arial" w:eastAsia="Arial" w:hAnsi="Arial"/>
                  <w:b/>
                  <w:bCs/>
                  <w:i w:val="false"/>
                  <w:iCs w:val="false"/>
                  <w:color w:val="000000"/>
                  <w:sz w:val="18"/>
                  <w:szCs w:val="18"/>
                </w:rPr>
                <w:delText xml:space="preserve">these bubbles come from</w:delText>
              </w:r>
            </w:del>
            <w:ins w:id="9003" w:author="Claude (AI) - proposed" w:date="2026-10-14T07:56:39Z">
              <w:r>
                <w:rPr>
                  <w:rFonts w:ascii="Arial" w:cs="Arial" w:eastAsia="Arial" w:hAnsi="Arial"/>
                  <w:b/>
                  <w:bCs/>
                  <w:i w:val="false"/>
                  <w:iCs w:val="false"/>
                  <w:color w:val="000000"/>
                  <w:sz w:val="18"/>
                  <w:szCs w:val="18"/>
                </w:rPr>
                <w:t xml:space="preserve">most of the gas escaped through</w:t>
              </w:r>
            </w:ins>
            <w:r>
              <w:rPr>
                <w:rFonts w:ascii="Arial" w:cs="Arial" w:eastAsia="Arial" w:hAnsi="Arial"/>
                <w:b/>
                <w:bCs/>
                <w:i w:val="false"/>
                <w:iCs w:val="false"/>
                <w:color w:val="000000"/>
                <w:sz w:val="18"/>
                <w:szCs w:val="18"/>
              </w:rPr>
              <w:t xml:space="preserve">, and describe how they are built and where they are found on the leaf. </w:t>
            </w:r>
            <w:ins w:id="9004" w:author="Claude (AI) - proposed" w:date="2026-10-14T07:56:39Z">
              <w:r>
                <w:rPr>
                  <w:rFonts w:ascii="Arial" w:cs="Arial" w:eastAsia="Arial" w:hAnsi="Arial"/>
                  <w:b/>
                  <w:bCs/>
                  <w:i w:val="false"/>
                  <w:iCs w:val="false"/>
                  <w:color w:val="000000"/>
                  <w:sz w:val="18"/>
                  <w:szCs w:val="18"/>
                </w:rPr>
                <w:t xml:space="preserve">Name one other place the gas could escape from. </w:t>
              </w:r>
            </w:ins>
            <w:r>
              <w:rPr>
                <w:rFonts w:ascii="Arial" w:cs="Arial" w:eastAsia="Arial" w:hAnsi="Arial"/>
                <w:b/>
                <w:bCs/>
                <w:i w:val="false"/>
                <w:iCs w:val="false"/>
                <w:color w:val="000000"/>
                <w:sz w:val="18"/>
                <w:szCs w:val="18"/>
              </w:rPr>
              <w:t xml:space="preserve">(b) </w:t>
            </w:r>
            <w:del w:id="9005" w:author="Claude (AI) - proposed" w:date="2026-10-14T07:56:39Z">
              <w:r>
                <w:rPr>
                  <w:rFonts w:ascii="Arial" w:cs="Arial" w:eastAsia="Arial" w:hAnsi="Arial"/>
                  <w:b/>
                  <w:bCs/>
                  <w:i w:val="false"/>
                  <w:iCs w:val="false"/>
                  <w:color w:val="000000"/>
                  <w:sz w:val="18"/>
                  <w:szCs w:val="18"/>
                </w:rPr>
                <w:delText xml:space="preserve">Describe what makes each</w:delText>
              </w:r>
            </w:del>
            <w:ins w:id="9006" w:author="Claude (AI) - proposed" w:date="2026-10-14T07:56:39Z">
              <w:r>
                <w:rPr>
                  <w:rFonts w:ascii="Arial" w:cs="Arial" w:eastAsia="Arial" w:hAnsi="Arial"/>
                  <w:b/>
                  <w:bCs/>
                  <w:i w:val="false"/>
                  <w:iCs w:val="false"/>
                  <w:color w:val="000000"/>
                  <w:sz w:val="18"/>
                  <w:szCs w:val="18"/>
                </w:rPr>
                <w:t xml:space="preserve">Explain how the opening and closing</w:t>
              </w:r>
            </w:ins>
            <w:r>
              <w:rPr>
                <w:rFonts w:ascii="Arial" w:cs="Arial" w:eastAsia="Arial" w:hAnsi="Arial"/>
                <w:b/>
                <w:bCs/>
                <w:i w:val="false"/>
                <w:iCs w:val="false"/>
                <w:color w:val="000000"/>
                <w:sz w:val="18"/>
                <w:szCs w:val="18"/>
              </w:rPr>
              <w:t xml:space="preserve"> of these structures </w:t>
            </w:r>
            <w:del w:id="9007" w:author="Claude (AI) - proposed" w:date="2026-10-14T07:56:39Z">
              <w:r>
                <w:rPr>
                  <w:rFonts w:ascii="Arial" w:cs="Arial" w:eastAsia="Arial" w:hAnsi="Arial"/>
                  <w:b/>
                  <w:bCs/>
                  <w:i w:val="false"/>
                  <w:iCs w:val="false"/>
                  <w:color w:val="000000"/>
                  <w:sz w:val="18"/>
                  <w:szCs w:val="18"/>
                </w:rPr>
                <w:delText xml:space="preserve">change between letting gas through and not letting gas through</w:delText>
              </w:r>
            </w:del>
            <w:ins w:id="9008" w:author="Claude (AI) - proposed" w:date="2026-10-14T07:56:39Z">
              <w:r>
                <w:rPr>
                  <w:rFonts w:ascii="Arial" w:cs="Arial" w:eastAsia="Arial" w:hAnsi="Arial"/>
                  <w:b/>
                  <w:bCs/>
                  <w:i w:val="false"/>
                  <w:iCs w:val="false"/>
                  <w:color w:val="000000"/>
                  <w:sz w:val="18"/>
                  <w:szCs w:val="18"/>
                </w:rPr>
                <w:t xml:space="preserve">is controlled</w:t>
              </w:r>
            </w:ins>
            <w:r>
              <w:rPr>
                <w:rFonts w:ascii="Arial" w:cs="Arial" w:eastAsia="Arial" w:hAnsi="Arial"/>
                <w:b/>
                <w:bCs/>
                <w:i w:val="false"/>
                <w:iCs w:val="false"/>
                <w:color w:val="000000"/>
                <w:sz w:val="18"/>
                <w:szCs w:val="18"/>
              </w:rPr>
              <w:t xml:space="preserve">, using one of the </w:t>
            </w:r>
            <w:del w:id="9009" w:author="Claude (AI) - proposed" w:date="2026-10-14T07:56:39Z">
              <w:r>
                <w:rPr>
                  <w:rFonts w:ascii="Arial" w:cs="Arial" w:eastAsia="Arial" w:hAnsi="Arial"/>
                  <w:b/>
                  <w:bCs/>
                  <w:i w:val="false"/>
                  <w:iCs w:val="false"/>
                  <w:color w:val="000000"/>
                  <w:sz w:val="18"/>
                  <w:szCs w:val="18"/>
                </w:rPr>
                <w:delText xml:space="preserve">two </w:delText>
              </w:r>
            </w:del>
            <w:r>
              <w:rPr>
                <w:rFonts w:ascii="Arial" w:cs="Arial" w:eastAsia="Arial" w:hAnsi="Arial"/>
                <w:b/>
                <w:bCs/>
                <w:i w:val="false"/>
                <w:iCs w:val="false"/>
                <w:color w:val="000000"/>
                <w:sz w:val="18"/>
                <w:szCs w:val="18"/>
              </w:rPr>
              <w:t xml:space="preserve">theories you studied</w:t>
            </w:r>
            <w:del w:id="9010" w:author="Claude (AI) - proposed" w:date="2026-10-14T07:56:39Z">
              <w:r>
                <w:rPr>
                  <w:rFonts w:ascii="Arial" w:cs="Arial" w:eastAsia="Arial" w:hAnsi="Arial"/>
                  <w:b/>
                  <w:bCs/>
                  <w:i w:val="false"/>
                  <w:iCs w:val="false"/>
                  <w:color w:val="000000"/>
                  <w:sz w:val="18"/>
                  <w:szCs w:val="18"/>
                </w:rPr>
                <w:delText xml:space="preserve"> about how this happens</w:delText>
              </w:r>
            </w:del>
            <w:r>
              <w:rPr>
                <w:rFonts w:ascii="Arial" w:cs="Arial" w:eastAsia="Arial" w:hAnsi="Arial"/>
                <w:b/>
                <w:bCs/>
                <w:i w:val="false"/>
                <w:iCs w:val="false"/>
                <w:color w:val="000000"/>
                <w:sz w:val="18"/>
                <w:szCs w:val="18"/>
              </w:rPr>
              <w:t xml:space="preserve">.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w:t>
            </w:r>
            <w:del w:id="9011" w:author="Claude (AI) - proposed" w:date="2026-10-14T07:56:39Z">
              <w:r>
                <w:rPr>
                  <w:rFonts w:ascii="Arial" w:cs="Arial" w:eastAsia="Arial" w:hAnsi="Arial"/>
                  <w:b/>
                  <w:bCs/>
                  <w:i w:val="false"/>
                  <w:iCs w:val="false"/>
                  <w:color w:val="000000"/>
                  <w:sz w:val="18"/>
                  <w:szCs w:val="18"/>
                </w:rPr>
                <w:delText xml:space="preserve">Name the three stages of aerobic respiration and the part of the cell where each takes place</w:delText>
              </w:r>
            </w:del>
            <w:ins w:id="9012" w:author="Claude (AI) - proposed" w:date="2026-10-14T07:56:39Z">
              <w:r>
                <w:rPr>
                  <w:rFonts w:ascii="Arial" w:cs="Arial" w:eastAsia="Arial" w:hAnsi="Arial"/>
                  <w:b/>
                  <w:bCs/>
                  <w:i w:val="false"/>
                  <w:iCs w:val="false"/>
                  <w:color w:val="000000"/>
                  <w:sz w:val="18"/>
                  <w:szCs w:val="18"/>
                </w:rPr>
                <w:t xml:space="preserve">Say where in the cell aerobic respiration happens and where anaerobic respiration happens</w:t>
              </w:r>
            </w:ins>
            <w:r>
              <w:rPr>
                <w:rFonts w:ascii="Arial" w:cs="Arial" w:eastAsia="Arial" w:hAnsi="Arial"/>
                <w:b/>
                <w:bCs/>
                <w:i w:val="false"/>
                <w:iCs w:val="false"/>
                <w:color w:val="000000"/>
                <w:sz w:val="18"/>
                <w:szCs w:val="18"/>
              </w:rPr>
              <w:t xml:space="preserve">. (c) Compare aerobic and anaerobic respiration in yeast: oxygen needed, products, and ATP yield per glucose. (d) Describe one Kenyan example where anaerobic respiration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w:t>
            </w:r>
            <w:del w:id="9013" w:author="Claude (AI) - proposed" w:date="2026-10-14T07:56:39Z">
              <w:r>
                <w:rPr>
                  <w:rFonts w:ascii="Arial" w:cs="Arial" w:eastAsia="Arial" w:hAnsi="Arial"/>
                  <w:b/>
                  <w:bCs/>
                  <w:i w:val="false"/>
                  <w:iCs w:val="false"/>
                  <w:color w:val="000000"/>
                  <w:sz w:val="18"/>
                  <w:szCs w:val="18"/>
                </w:rPr>
                <w:delText xml:space="preserve">Explain, using enzymes, why temperature changed the number of bubbles</w:delText>
              </w:r>
            </w:del>
            <w:ins w:id="9014" w:author="Claude (AI) - proposed" w:date="2026-10-14T07:56:39Z">
              <w:r>
                <w:rPr>
                  <w:rFonts w:ascii="Arial" w:cs="Arial" w:eastAsia="Arial" w:hAnsi="Arial"/>
                  <w:b/>
                  <w:bCs/>
                  <w:i w:val="false"/>
                  <w:iCs w:val="false"/>
                  <w:color w:val="000000"/>
                  <w:sz w:val="18"/>
                  <w:szCs w:val="18"/>
                </w:rPr>
                <w:t xml:space="preserve">The bubbles streamed out within seconds of the leaf going into warm water. Explain what warmth does to the gas inside the leaf and to gas dissolved in the water, and why this gives more bubbles than in cold water</w:t>
              </w:r>
            </w:ins>
            <w:r>
              <w:rPr>
                <w:rFonts w:ascii="Arial" w:cs="Arial" w:eastAsia="Arial" w:hAnsi="Arial"/>
                <w:b/>
                <w:bCs/>
                <w:i w:val="false"/>
                <w:iCs w:val="false"/>
                <w:color w:val="000000"/>
                <w:sz w:val="18"/>
                <w:szCs w:val="18"/>
              </w:rPr>
              <w:t xml:space="preserve">. (b) </w:t>
            </w:r>
            <w:del w:id="9015" w:author="Claude (AI) - proposed" w:date="2026-10-14T07:56:39Z">
              <w:r>
                <w:rPr>
                  <w:rFonts w:ascii="Arial" w:cs="Arial" w:eastAsia="Arial" w:hAnsi="Arial"/>
                  <w:b/>
                  <w:bCs/>
                  <w:i w:val="false"/>
                  <w:iCs w:val="false"/>
                  <w:color w:val="000000"/>
                  <w:sz w:val="18"/>
                  <w:szCs w:val="18"/>
                </w:rPr>
                <w:delText xml:space="preserve">Name the two gases that a submerged leaf could release, the process that makes each,</w:delText>
              </w:r>
            </w:del>
            <w:ins w:id="9016" w:author="Claude (AI) - proposed" w:date="2026-10-14T07:56:39Z">
              <w:r>
                <w:rPr>
                  <w:rFonts w:ascii="Arial" w:cs="Arial" w:eastAsia="Arial" w:hAnsi="Arial"/>
                  <w:b/>
                  <w:bCs/>
                  <w:i w:val="false"/>
                  <w:iCs w:val="false"/>
                  <w:color w:val="000000"/>
                  <w:sz w:val="18"/>
                  <w:szCs w:val="18"/>
                </w:rPr>
                <w:t xml:space="preserve">Respiration and photosynthesis both make gases. Name the gas each one makes</w:t>
              </w:r>
            </w:ins>
            <w:r>
              <w:rPr>
                <w:rFonts w:ascii="Arial" w:cs="Arial" w:eastAsia="Arial" w:hAnsi="Arial"/>
                <w:b/>
                <w:bCs/>
                <w:i w:val="false"/>
                <w:iCs w:val="false"/>
                <w:color w:val="000000"/>
                <w:sz w:val="18"/>
                <w:szCs w:val="18"/>
              </w:rPr>
              <w:t xml:space="preserve"> and what each process needs</w:t>
            </w:r>
            <w:del w:id="9017" w:author="Claude (AI) - proposed" w:date="2026-10-14T07:56:39Z">
              <w:r>
                <w:rPr>
                  <w:rFonts w:ascii="Arial" w:cs="Arial" w:eastAsia="Arial" w:hAnsi="Arial"/>
                  <w:b/>
                  <w:bCs/>
                  <w:i w:val="false"/>
                  <w:iCs w:val="false"/>
                  <w:color w:val="000000"/>
                  <w:sz w:val="18"/>
                  <w:szCs w:val="18"/>
                </w:rPr>
                <w:delText xml:space="preserve">. Then explain</w:delText>
              </w:r>
            </w:del>
            <w:ins w:id="9018" w:author="Claude (AI) - proposed" w:date="2026-10-14T07:56:39Z">
              <w:r>
                <w:rPr>
                  <w:rFonts w:ascii="Arial" w:cs="Arial" w:eastAsia="Arial" w:hAnsi="Arial"/>
                  <w:b/>
                  <w:bCs/>
                  <w:i w:val="false"/>
                  <w:iCs w:val="false"/>
                  <w:color w:val="000000"/>
                  <w:sz w:val="18"/>
                  <w:szCs w:val="18"/>
                </w:rPr>
                <w:t xml:space="preserve">, and explain why they cannot be the main reason for a stream of bubbles that starts within seconds. Then say</w:t>
              </w:r>
            </w:ins>
            <w:r>
              <w:rPr>
                <w:rFonts w:ascii="Arial" w:cs="Arial" w:eastAsia="Arial" w:hAnsi="Arial"/>
                <w:b/>
                <w:bCs/>
                <w:i w:val="false"/>
                <w:iCs w:val="false"/>
                <w:color w:val="000000"/>
                <w:sz w:val="18"/>
                <w:szCs w:val="18"/>
              </w:rPr>
              <w:t xml:space="preserve"> what you can and cannot be sure of about the gas in the bubbles</w:t>
            </w:r>
            <w:del w:id="9019" w:author="Claude (AI) - proposed" w:date="2026-10-14T07:56:39Z">
              <w:r>
                <w:rPr>
                  <w:rFonts w:ascii="Arial" w:cs="Arial" w:eastAsia="Arial" w:hAnsi="Arial"/>
                  <w:b/>
                  <w:bCs/>
                  <w:i w:val="false"/>
                  <w:iCs w:val="false"/>
                  <w:color w:val="000000"/>
                  <w:sz w:val="18"/>
                  <w:szCs w:val="18"/>
                </w:rPr>
                <w:delText xml:space="preserve"> you saw</w:delText>
              </w:r>
            </w:del>
            <w:r>
              <w:rPr>
                <w:rFonts w:ascii="Arial" w:cs="Arial" w:eastAsia="Arial" w:hAnsi="Arial"/>
                <w:b/>
                <w:bCs/>
                <w:i w:val="false"/>
                <w:iCs w:val="false"/>
                <w:color w:val="000000"/>
                <w:sz w:val="18"/>
                <w:szCs w:val="18"/>
              </w:rPr>
              <w:t xml:space="preserve">, given the tests you did. (c) </w:t>
            </w:r>
            <w:del w:id="9020" w:author="Claude (AI) - proposed" w:date="2026-10-14T07:56:39Z">
              <w:r>
                <w:rPr>
                  <w:rFonts w:ascii="Arial" w:cs="Arial" w:eastAsia="Arial" w:hAnsi="Arial"/>
                  <w:b/>
                  <w:bCs/>
                  <w:i w:val="false"/>
                  <w:iCs w:val="false"/>
                  <w:color w:val="000000"/>
                  <w:sz w:val="18"/>
                  <w:szCs w:val="18"/>
                </w:rPr>
                <w:delText xml:space="preserve">Describe the</w:delText>
              </w:r>
            </w:del>
            <w:ins w:id="9021" w:author="Claude (AI) - proposed" w:date="2026-10-14T07:56:39Z">
              <w:r>
                <w:rPr>
                  <w:rFonts w:ascii="Arial" w:cs="Arial" w:eastAsia="Arial" w:hAnsi="Arial"/>
                  <w:b/>
                  <w:bCs/>
                  <w:i w:val="false"/>
                  <w:iCs w:val="false"/>
                  <w:color w:val="000000"/>
                  <w:sz w:val="18"/>
                  <w:szCs w:val="18"/>
                </w:rPr>
                <w:t xml:space="preserve">Use</w:t>
              </w:r>
            </w:ins>
            <w:r>
              <w:rPr>
                <w:rFonts w:ascii="Arial" w:cs="Arial" w:eastAsia="Arial" w:hAnsi="Arial"/>
                <w:b/>
                <w:bCs/>
                <w:i w:val="false"/>
                <w:iCs w:val="false"/>
                <w:color w:val="000000"/>
                <w:sz w:val="18"/>
                <w:szCs w:val="18"/>
              </w:rPr>
              <w:t xml:space="preserve"> evidence from your </w:t>
            </w:r>
            <w:del w:id="9022" w:author="Claude (AI) - proposed" w:date="2026-10-14T07:56:39Z">
              <w:r>
                <w:rPr>
                  <w:rFonts w:ascii="Arial" w:cs="Arial" w:eastAsia="Arial" w:hAnsi="Arial"/>
                  <w:b/>
                  <w:bCs/>
                  <w:i w:val="false"/>
                  <w:iCs w:val="false"/>
                  <w:color w:val="000000"/>
                  <w:sz w:val="18"/>
                  <w:szCs w:val="18"/>
                </w:rPr>
                <w:delText xml:space="preserve">yeast investigations that supports your temperature explanation, and</w:delText>
              </w:r>
            </w:del>
            <w:ins w:id="9023" w:author="Claude (AI) - proposed" w:date="2026-10-14T07:56:39Z">
              <w:r>
                <w:rPr>
                  <w:rFonts w:ascii="Arial" w:cs="Arial" w:eastAsia="Arial" w:hAnsi="Arial"/>
                  <w:b/>
                  <w:bCs/>
                  <w:i w:val="false"/>
                  <w:iCs w:val="false"/>
                  <w:color w:val="000000"/>
                  <w:sz w:val="18"/>
                  <w:szCs w:val="18"/>
                </w:rPr>
                <w:t xml:space="preserve">own investigations (the Lesson 4 limewater tubes, the Lesson 6 temperature results, and the Lesson 10 shared bubble counts) to</w:t>
              </w:r>
            </w:ins>
            <w:r>
              <w:rPr>
                <w:rFonts w:ascii="Arial" w:cs="Arial" w:eastAsia="Arial" w:hAnsi="Arial"/>
                <w:b/>
                <w:bCs/>
                <w:i w:val="false"/>
                <w:iCs w:val="false"/>
                <w:color w:val="000000"/>
                <w:sz w:val="18"/>
                <w:szCs w:val="18"/>
              </w:rPr>
              <w:t xml:space="preserve"> say which investigation tested temperature</w:t>
            </w:r>
            <w:del w:id="9024" w:author="Claude (AI) - proposed" w:date="2026-10-14T07:56:39Z">
              <w:r>
                <w:rPr>
                  <w:rFonts w:ascii="Arial" w:cs="Arial" w:eastAsia="Arial" w:hAnsi="Arial"/>
                  <w:b/>
                  <w:bCs/>
                  <w:i w:val="false"/>
                  <w:iCs w:val="false"/>
                  <w:color w:val="000000"/>
                  <w:sz w:val="18"/>
                  <w:szCs w:val="18"/>
                </w:rPr>
                <w:delText xml:space="preserve"> and which did not.</w:delText>
              </w:r>
            </w:del>
            <w:ins w:id="9025" w:author="Claude (AI) - proposed" w:date="2026-10-14T07:56:39Z">
              <w:r>
                <w:rPr>
                  <w:rFonts w:ascii="Arial" w:cs="Arial" w:eastAsia="Arial" w:hAnsi="Arial"/>
                  <w:b/>
                  <w:bCs/>
                  <w:i w:val="false"/>
                  <w:iCs w:val="false"/>
                  <w:color w:val="000000"/>
                  <w:sz w:val="18"/>
                  <w:szCs w:val="18"/>
                </w:rPr>
                <w:t xml:space="preserve">, which tested where the gas escapes, and which tested neither. Then explain, using enzymes, how temperature affects respiration in yeast.</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w:t>
            </w:r>
            <w:del w:id="9026" w:author="Claude (AI) - proposed" w:date="2026-10-14T07:56:39Z">
              <w:r>
                <w:rPr>
                  <w:rFonts w:ascii="Arial" w:cs="Arial" w:eastAsia="Arial" w:hAnsi="Arial"/>
                  <w:b/>
                  <w:bCs/>
                  <w:i w:val="false"/>
                  <w:iCs w:val="false"/>
                  <w:color w:val="000000"/>
                  <w:sz w:val="18"/>
                  <w:szCs w:val="18"/>
                </w:rPr>
                <w:delText xml:space="preserve">bubbles come</w:delText>
              </w:r>
            </w:del>
            <w:ins w:id="9027" w:author="Claude (AI) - proposed" w:date="2026-10-14T07:56:39Z">
              <w:r>
                <w:rPr>
                  <w:rFonts w:ascii="Arial" w:cs="Arial" w:eastAsia="Arial" w:hAnsi="Arial"/>
                  <w:b/>
                  <w:bCs/>
                  <w:i w:val="false"/>
                  <w:iCs w:val="false"/>
                  <w:color w:val="000000"/>
                  <w:sz w:val="18"/>
                  <w:szCs w:val="18"/>
                </w:rPr>
                <w:t xml:space="preserve">gas in the bubbles escapes</w:t>
              </w:r>
            </w:ins>
            <w:r>
              <w:rPr>
                <w:rFonts w:ascii="Arial" w:cs="Arial" w:eastAsia="Arial" w:hAnsi="Arial"/>
                <w:b/>
                <w:bCs/>
                <w:i w:val="false"/>
                <w:iCs w:val="false"/>
                <w:color w:val="000000"/>
                <w:sz w:val="18"/>
                <w:szCs w:val="18"/>
              </w:rPr>
              <w:t xml:space="preserve"> from and why only from specific spots, (b) what the </w:t>
            </w:r>
            <w:del w:id="9028" w:author="Claude (AI) - proposed" w:date="2026-10-14T07:56:39Z">
              <w:r>
                <w:rPr>
                  <w:rFonts w:ascii="Arial" w:cs="Arial" w:eastAsia="Arial" w:hAnsi="Arial"/>
                  <w:b/>
                  <w:bCs/>
                  <w:i w:val="false"/>
                  <w:iCs w:val="false"/>
                  <w:color w:val="000000"/>
                  <w:sz w:val="18"/>
                  <w:szCs w:val="18"/>
                </w:rPr>
                <w:delText xml:space="preserve">gases are and what makes them</w:delText>
              </w:r>
            </w:del>
            <w:ins w:id="9029" w:author="Claude (AI) - proposed" w:date="2026-10-14T07:56:39Z">
              <w:r>
                <w:rPr>
                  <w:rFonts w:ascii="Arial" w:cs="Arial" w:eastAsia="Arial" w:hAnsi="Arial"/>
                  <w:b/>
                  <w:bCs/>
                  <w:i w:val="false"/>
                  <w:iCs w:val="false"/>
                  <w:color w:val="000000"/>
                  <w:sz w:val="18"/>
                  <w:szCs w:val="18"/>
                </w:rPr>
                <w:t xml:space="preserve">gas probably is, where it was before it came out, and which processes change it</w:t>
              </w:r>
            </w:ins>
            <w:r>
              <w:rPr>
                <w:rFonts w:ascii="Arial" w:cs="Arial" w:eastAsia="Arial" w:hAnsi="Arial"/>
                <w:b/>
                <w:bCs/>
                <w:i w:val="false"/>
                <w:iCs w:val="false"/>
                <w:color w:val="000000"/>
                <w:sz w:val="18"/>
                <w:szCs w:val="18"/>
              </w:rPr>
              <w:t xml:space="preserve">,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4T07:56: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stomata, guard cells and the other sites correctly</w:t>
            </w:r>
            <w:ins w:id="9031" w:author="Claude (AI) - proposed" w:date="2026-10-14T07:56:39Z">
              <w:r>
                <w:rPr>
                  <w:rFonts w:ascii="Arial" w:cs="Arial" w:eastAsia="Arial" w:hAnsi="Arial"/>
                  <w:b w:val="false"/>
                  <w:bCs w:val="false"/>
                  <w:i w:val="false"/>
                  <w:iCs w:val="false"/>
                  <w:color w:val="000000"/>
                  <w:sz w:val="18"/>
                  <w:szCs w:val="18"/>
                </w:rPr>
                <w:t xml:space="preserve">, notes that cut edges can also release gas,</w:t>
              </w:r>
            </w:ins>
            <w:r>
              <w:rPr>
                <w:rFonts w:ascii="Arial" w:cs="Arial" w:eastAsia="Arial" w:hAnsi="Arial"/>
                <w:b w:val="false"/>
                <w:bCs w:val="false"/>
                <w:i w:val="false"/>
                <w:iCs w:val="false"/>
                <w:color w:val="000000"/>
                <w:sz w:val="18"/>
                <w:szCs w:val="18"/>
              </w:rPr>
              <w:t xml:space="preserve"> and explains opening and closing using osmosis, turgor and K+ </w:t>
            </w:r>
            <w:ins w:id="9032" w:author="Claude (AI) - proposed" w:date="2026-10-14T07:56:3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or starch-sugar</w:t>
            </w:r>
            <w:ins w:id="9033" w:author="Claude (AI) - proposed" w:date="2026-10-14T07:56:3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linked to </w:t>
            </w:r>
            <w:del w:id="9034" w:author="Claude (AI) - proposed" w:date="2026-10-14T07:56:39Z">
              <w:r>
                <w:rPr>
                  <w:rFonts w:ascii="Arial" w:cs="Arial" w:eastAsia="Arial" w:hAnsi="Arial"/>
                  <w:b w:val="false"/>
                  <w:bCs w:val="false"/>
                  <w:i w:val="false"/>
                  <w:iCs w:val="false"/>
                  <w:color w:val="000000"/>
                  <w:sz w:val="18"/>
                  <w:szCs w:val="18"/>
                </w:rPr>
                <w:delText xml:space="preserve">the bubble spots</w:delText>
              </w:r>
            </w:del>
            <w:ins w:id="9035" w:author="Claude (AI) - proposed" w:date="2026-10-14T07:56:39Z">
              <w:r>
                <w:rPr>
                  <w:rFonts w:ascii="Arial" w:cs="Arial" w:eastAsia="Arial" w:hAnsi="Arial"/>
                  <w:b w:val="false"/>
                  <w:bCs w:val="false"/>
                  <w:i w:val="false"/>
                  <w:iCs w:val="false"/>
                  <w:color w:val="000000"/>
                  <w:sz w:val="18"/>
                  <w:szCs w:val="18"/>
                </w:rPr>
                <w:t xml:space="preserve">where the bubbles appear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stomata and most sites and gives a</w:t>
            </w:r>
            <w:ins w:id="9037" w:author="Claude (AI) - proposed" w:date="2026-10-14T07:56:39Z">
              <w:r>
                <w:rPr>
                  <w:rFonts w:ascii="Arial" w:cs="Arial" w:eastAsia="Arial" w:hAnsi="Arial"/>
                  <w:b w:val="false"/>
                  <w:bCs w:val="false"/>
                  <w:i w:val="false"/>
                  <w:iCs w:val="false"/>
                  <w:color w:val="000000"/>
                  <w:sz w:val="18"/>
                  <w:szCs w:val="18"/>
                </w:rPr>
                <w:t xml:space="preserve"> correct</w:t>
              </w:r>
            </w:ins>
            <w:r>
              <w:rPr>
                <w:rFonts w:ascii="Arial" w:cs="Arial" w:eastAsia="Arial" w:hAnsi="Arial"/>
                <w:b w:val="false"/>
                <w:bCs w:val="false"/>
                <w:i w:val="false"/>
                <w:iCs w:val="false"/>
                <w:color w:val="000000"/>
                <w:sz w:val="18"/>
                <w:szCs w:val="18"/>
              </w:rPr>
              <w:t xml:space="preserve"> basic account of guard cell opening,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4T07:56:39Z">
              <w:r>
                <w:rPr>
                  <w:rFonts w:ascii="Arial" w:cs="Arial" w:eastAsia="Arial" w:hAnsi="Arial"/>
                  <w:b w:val="false"/>
                  <w:bCs w:val="false"/>
                  <w:i w:val="false"/>
                  <w:iCs w:val="false"/>
                  <w:color w:val="000000"/>
                  <w:sz w:val="18"/>
                  <w:szCs w:val="18"/>
                </w:rPr>
                <w:delText xml:space="preserve">Names</w:delText>
              </w:r>
            </w:del>
            <w:ins w:id="9039" w:author="Claude (AI) - proposed" w:date="2026-10-14T07:56:39Z">
              <w:r>
                <w:rPr>
                  <w:rFonts w:ascii="Arial" w:cs="Arial" w:eastAsia="Arial" w:hAnsi="Arial"/>
                  <w:b w:val="false"/>
                  <w:bCs w:val="false"/>
                  <w:i w:val="false"/>
                  <w:iCs w:val="false"/>
                  <w:color w:val="000000"/>
                  <w:sz w:val="18"/>
                  <w:szCs w:val="18"/>
                </w:rPr>
                <w:t xml:space="preserve">Approaches Expectations: Names a</w:t>
              </w:r>
            </w:ins>
            <w:r>
              <w:rPr>
                <w:rFonts w:ascii="Arial" w:cs="Arial" w:eastAsia="Arial" w:hAnsi="Arial"/>
                <w:b w:val="false"/>
                <w:bCs w:val="false"/>
                <w:i w:val="false"/>
                <w:iCs w:val="false"/>
                <w:color w:val="000000"/>
                <w:sz w:val="18"/>
                <w:szCs w:val="18"/>
              </w:rPr>
              <w:t xml:space="preserve"> few sites or </w:t>
            </w:r>
            <w:del w:id="9040" w:author="Claude (AI) - proposed" w:date="2026-10-14T07:56:39Z">
              <w:r>
                <w:rPr>
                  <w:rFonts w:ascii="Arial" w:cs="Arial" w:eastAsia="Arial" w:hAnsi="Arial"/>
                  <w:b w:val="false"/>
                  <w:bCs w:val="false"/>
                  <w:i w:val="false"/>
                  <w:iCs w:val="false"/>
                  <w:color w:val="000000"/>
                  <w:sz w:val="18"/>
                  <w:szCs w:val="18"/>
                </w:rPr>
                <w:delText xml:space="preserve">says</w:delText>
              </w:r>
            </w:del>
            <w:ins w:id="9041" w:author="Claude (AI) - proposed" w:date="2026-10-14T07:56:39Z">
              <w:r>
                <w:rPr>
                  <w:rFonts w:ascii="Arial" w:cs="Arial" w:eastAsia="Arial" w:hAnsi="Arial"/>
                  <w:b w:val="false"/>
                  <w:bCs w:val="false"/>
                  <w:i w:val="false"/>
                  <w:iCs w:val="false"/>
                  <w:color w:val="000000"/>
                  <w:sz w:val="18"/>
                  <w:szCs w:val="18"/>
                </w:rPr>
                <w:t xml:space="preserve">gives a partial account of how pores open, with prompts. Below Expectations: Says</w:t>
              </w:r>
            </w:ins>
            <w:r>
              <w:rPr>
                <w:rFonts w:ascii="Arial" w:cs="Arial" w:eastAsia="Arial" w:hAnsi="Arial"/>
                <w:b w:val="false"/>
                <w:bCs w:val="false"/>
                <w:i w:val="false"/>
                <w:iCs w:val="false"/>
                <w:color w:val="000000"/>
                <w:sz w:val="18"/>
                <w:szCs w:val="18"/>
              </w:rPr>
              <w:t xml:space="preserve"> bubbles come from the whole leaf</w:t>
            </w:r>
            <w:del w:id="9042" w:author="Claude (AI) - proposed" w:date="2026-10-14T07:56:39Z">
              <w:r>
                <w:rPr>
                  <w:rFonts w:ascii="Arial" w:cs="Arial" w:eastAsia="Arial" w:hAnsi="Arial"/>
                  <w:b w:val="false"/>
                  <w:bCs w:val="false"/>
                  <w:i w:val="false"/>
                  <w:iCs w:val="false"/>
                  <w:color w:val="000000"/>
                  <w:sz w:val="18"/>
                  <w:szCs w:val="18"/>
                </w:rPr>
                <w:delText xml:space="preserve">; no mechanism for</w:delText>
              </w:r>
            </w:del>
            <w:ins w:id="9043" w:author="Claude (AI) - proposed" w:date="2026-10-14T07:56:39Z">
              <w:r>
                <w:rPr>
                  <w:rFonts w:ascii="Arial" w:cs="Arial" w:eastAsia="Arial" w:hAnsi="Arial"/>
                  <w:b w:val="false"/>
                  <w:bCs w:val="false"/>
                  <w:i w:val="false"/>
                  <w:iCs w:val="false"/>
                  <w:color w:val="000000"/>
                  <w:sz w:val="18"/>
                  <w:szCs w:val="18"/>
                </w:rPr>
                <w:t xml:space="preserve">, or cannot describe</w:t>
              </w:r>
            </w:ins>
            <w:r>
              <w:rPr>
                <w:rFonts w:ascii="Arial" w:cs="Arial" w:eastAsia="Arial" w:hAnsi="Arial"/>
                <w:b w:val="false"/>
                <w:bCs w:val="false"/>
                <w:i w:val="false"/>
                <w:iCs w:val="false"/>
                <w:color w:val="000000"/>
                <w:sz w:val="18"/>
                <w:szCs w:val="18"/>
              </w:rPr>
              <w:t xml:space="preserve"> how pores open</w:t>
            </w:r>
            <w:ins w:id="9044" w:author="Claude (AI) - proposed" w:date="2026-10-14T07:56:39Z">
              <w:r>
                <w:rPr>
                  <w:rFonts w:ascii="Arial" w:cs="Arial" w:eastAsia="Arial" w:hAnsi="Arial"/>
                  <w:b w:val="false"/>
                  <w:bCs w:val="false"/>
                  <w:i w:val="false"/>
                  <w:iCs w:val="false"/>
                  <w:color w:val="000000"/>
                  <w:sz w:val="18"/>
                  <w:szCs w:val="18"/>
                </w:rPr>
                <w:t xml:space="preserve"> even with prompts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46" w:author="Claude (AI) - proposed" w:date="2026-10-14T07:56:39Z"/>
              </w:rPr>
            </w:pPr>
            <w:ins w:id="9045" w:author="Claude (AI) - proposed" w:date="2026-10-14T07:56:39Z">
              <w:r>
                <w:rPr>
                  <w:rFonts w:ascii="Arial" w:cs="Arial" w:eastAsia="Arial" w:hAnsi="Arial"/>
                  <w:b w:val="false"/>
                  <w:bCs w:val="false"/>
                  <w:i w:val="false"/>
                  <w:iCs w:val="false"/>
                  <w:color w:val="000000"/>
                  <w:sz w:val="18"/>
                  <w:szCs w:val="18"/>
                </w:rPr>
                <w:t xml:space="preserve">Exceeds Expectations: Gives correct equations, says where aerobic and anaerobic respiration happen (mitochondria, cytoplasm), compares products and energy yield accurately, and links to Kenyan uses such as fermentation.</w:t>
              </w:r>
            </w:ins>
          </w:p>
        </w:tc>
        <w:tc>
          <w:tcPr>
            <w:tcW w:type="dxa" w:w="3560"/>
            <w:shd w:fill="F2F2F2" w:color="auto" w:val="clear"/>
            <w:tcMar>
              <w:top w:type="dxa" w:w="60"/>
              <w:left w:type="dxa" w:w="120"/>
              <w:bottom w:type="dxa" w:w="60"/>
              <w:right w:type="dxa" w:w="120"/>
            </w:tcMar>
            <w:vAlign w:val="top"/>
          </w:tcPr>
          <w:p>
            <w:pPr>
              <w:keepNext w:val="false"/>
              <w:spacing w:after="40" w:before="0"/>
              <w:jc w:val="left"/>
              <w:rPr>
                <w:del w:id="9048" w:author="Claude (AI) - proposed" w:date="2026-10-14T07:56:39Z"/>
              </w:rPr>
            </w:pPr>
            <w:del w:id="9047" w:author="Claude (AI) - proposed" w:date="2026-10-14T07:56:39Z">
              <w:r>
                <w:rPr>
                  <w:rFonts w:ascii="Arial" w:cs="Arial" w:eastAsia="Arial" w:hAnsi="Arial"/>
                  <w:b w:val="false"/>
                  <w:bCs w:val="false"/>
                  <w:i w:val="false"/>
                  <w:iCs w:val="false"/>
                  <w:color w:val="000000"/>
                  <w:sz w:val="18"/>
                  <w:szCs w:val="18"/>
                </w:rPr>
                <w:delText xml:space="preserve">Gives correct equations, location of each stage, ATP yields (36 to 38 versus 2) and compares aerobic and anaerobic products accurately.</w:delText>
              </w:r>
            </w:del>
          </w:p>
          <w:p>
            <w:pPr>
              <w:keepNext w:val="false"/>
              <w:spacing w:after="40" w:before="0"/>
              <w:jc w:val="left"/>
            </w:pPr>
            <w:ins w:id="9049"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equations and </w:t>
            </w:r>
            <w:del w:id="9050" w:author="Claude (AI) - proposed" w:date="2026-10-14T07:56:39Z">
              <w:r>
                <w:rPr>
                  <w:rFonts w:ascii="Arial" w:cs="Arial" w:eastAsia="Arial" w:hAnsi="Arial"/>
                  <w:b w:val="false"/>
                  <w:bCs w:val="false"/>
                  <w:i w:val="false"/>
                  <w:iCs w:val="false"/>
                  <w:color w:val="000000"/>
                  <w:sz w:val="18"/>
                  <w:szCs w:val="18"/>
                </w:rPr>
                <w:delText xml:space="preserve">some locations or ATP figures</w:delText>
              </w:r>
            </w:del>
            <w:ins w:id="9051" w:author="Claude (AI) - proposed" w:date="2026-10-14T07:56:39Z">
              <w:r>
                <w:rPr>
                  <w:rFonts w:ascii="Arial" w:cs="Arial" w:eastAsia="Arial" w:hAnsi="Arial"/>
                  <w:b w:val="false"/>
                  <w:bCs w:val="false"/>
                  <w:i w:val="false"/>
                  <w:iCs w:val="false"/>
                  <w:color w:val="000000"/>
                  <w:sz w:val="18"/>
                  <w:szCs w:val="18"/>
                </w:rPr>
                <w:t xml:space="preserve">compares aerobic and anaerobic products</w:t>
              </w:r>
            </w:ins>
            <w:r>
              <w:rPr>
                <w:rFonts w:ascii="Arial" w:cs="Arial" w:eastAsia="Arial" w:hAnsi="Arial"/>
                <w:b w:val="false"/>
                <w:bCs w:val="false"/>
                <w:i w:val="false"/>
                <w:iCs w:val="false"/>
                <w:color w:val="000000"/>
                <w:sz w:val="18"/>
                <w:szCs w:val="18"/>
              </w:rPr>
              <w:t xml:space="preserve">, with minor errors</w:t>
            </w:r>
            <w:ins w:id="9052" w:author="Claude (AI) - proposed" w:date="2026-10-14T07:56:39Z">
              <w:r>
                <w:rPr>
                  <w:rFonts w:ascii="Arial" w:cs="Arial" w:eastAsia="Arial" w:hAnsi="Arial"/>
                  <w:b w:val="false"/>
                  <w:bCs w:val="false"/>
                  <w:i w:val="false"/>
                  <w:iCs w:val="false"/>
                  <w:color w:val="000000"/>
                  <w:sz w:val="18"/>
                  <w:szCs w:val="18"/>
                </w:rPr>
                <w:t xml:space="preserve"> in location or ATP figures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4T07:56:39Z">
              <w:r>
                <w:rPr>
                  <w:rFonts w:ascii="Arial" w:cs="Arial" w:eastAsia="Arial" w:hAnsi="Arial"/>
                  <w:b w:val="false"/>
                  <w:bCs w:val="false"/>
                  <w:i w:val="false"/>
                  <w:iCs w:val="false"/>
                  <w:color w:val="000000"/>
                  <w:sz w:val="18"/>
                  <w:szCs w:val="18"/>
                </w:rPr>
                <w:delText xml:space="preserve">Confuses the</w:delText>
              </w:r>
            </w:del>
            <w:ins w:id="9054" w:author="Claude (AI) - proposed" w:date="2026-10-14T07:56:39Z">
              <w:r>
                <w:rPr>
                  <w:rFonts w:ascii="Arial" w:cs="Arial" w:eastAsia="Arial" w:hAnsi="Arial"/>
                  <w:b w:val="false"/>
                  <w:bCs w:val="false"/>
                  <w:i w:val="false"/>
                  <w:iCs w:val="false"/>
                  <w:color w:val="000000"/>
                  <w:sz w:val="18"/>
                  <w:szCs w:val="18"/>
                </w:rPr>
                <w:t xml:space="preserve">Approaches Expectations: Gives one equation or confuses some</w:t>
              </w:r>
            </w:ins>
            <w:r>
              <w:rPr>
                <w:rFonts w:ascii="Arial" w:cs="Arial" w:eastAsia="Arial" w:hAnsi="Arial"/>
                <w:b w:val="false"/>
                <w:bCs w:val="false"/>
                <w:i w:val="false"/>
                <w:iCs w:val="false"/>
                <w:color w:val="000000"/>
                <w:sz w:val="18"/>
                <w:szCs w:val="18"/>
              </w:rPr>
              <w:t xml:space="preserve"> products or conditions</w:t>
            </w:r>
            <w:del w:id="9055" w:author="Claude (AI) - proposed" w:date="2026-10-14T07:56:39Z">
              <w:r>
                <w:rPr>
                  <w:rFonts w:ascii="Arial" w:cs="Arial" w:eastAsia="Arial" w:hAnsi="Arial"/>
                  <w:b w:val="false"/>
                  <w:bCs w:val="false"/>
                  <w:i w:val="false"/>
                  <w:iCs w:val="false"/>
                  <w:color w:val="000000"/>
                  <w:sz w:val="18"/>
                  <w:szCs w:val="18"/>
                </w:rPr>
                <w:delText xml:space="preserve"> of</w:delText>
              </w:r>
            </w:del>
            <w:ins w:id="9056" w:author="Claude (AI) - proposed" w:date="2026-10-14T07:56:39Z">
              <w:r>
                <w:rPr>
                  <w:rFonts w:ascii="Arial" w:cs="Arial" w:eastAsia="Arial" w:hAnsi="Arial"/>
                  <w:b w:val="false"/>
                  <w:bCs w:val="false"/>
                  <w:i w:val="false"/>
                  <w:iCs w:val="false"/>
                  <w:color w:val="000000"/>
                  <w:sz w:val="18"/>
                  <w:szCs w:val="18"/>
                </w:rPr>
                <w:t xml:space="preserve">, with prompts. Below Expectations: Confuses</w:t>
              </w:r>
            </w:ins>
            <w:r>
              <w:rPr>
                <w:rFonts w:ascii="Arial" w:cs="Arial" w:eastAsia="Arial" w:hAnsi="Arial"/>
                <w:b w:val="false"/>
                <w:bCs w:val="false"/>
                <w:i w:val="false"/>
                <w:iCs w:val="false"/>
                <w:color w:val="000000"/>
                <w:sz w:val="18"/>
                <w:szCs w:val="18"/>
              </w:rPr>
              <w:t xml:space="preserve"> aerobic and anaerobic respiration</w:t>
            </w:r>
            <w:del w:id="9057" w:author="Claude (AI) - proposed" w:date="2026-10-14T07:56:3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or omits equations</w:t>
            </w:r>
            <w:ins w:id="9058" w:author="Claude (AI) - proposed" w:date="2026-10-14T07:56:39Z">
              <w:r>
                <w:rPr>
                  <w:rFonts w:ascii="Arial" w:cs="Arial" w:eastAsia="Arial" w:hAnsi="Arial"/>
                  <w:b w:val="false"/>
                  <w:bCs w:val="false"/>
                  <w:i w:val="false"/>
                  <w:iCs w:val="false"/>
                  <w:color w:val="000000"/>
                  <w:sz w:val="18"/>
                  <w:szCs w:val="18"/>
                </w:rPr>
                <w:t xml:space="preserve"> even with prompts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w:t>
            </w:r>
            <w:del w:id="9059" w:author="Claude (AI) - proposed" w:date="2026-10-14T07:56:39Z">
              <w:r>
                <w:rPr>
                  <w:rFonts w:ascii="Arial" w:cs="Arial" w:eastAsia="Arial" w:hAnsi="Arial"/>
                  <w:b w:val="false"/>
                  <w:bCs w:val="false"/>
                  <w:i w:val="false"/>
                  <w:iCs w:val="false"/>
                  <w:color w:val="000000"/>
                  <w:sz w:val="18"/>
                  <w:szCs w:val="18"/>
                </w:rPr>
                <w:delText xml:space="preserve">enzyme </w:delText>
              </w:r>
            </w:del>
            <w:r>
              <w:rPr>
                <w:rFonts w:ascii="Arial" w:cs="Arial" w:eastAsia="Arial" w:hAnsi="Arial"/>
                <w:b w:val="false"/>
                <w:bCs w:val="false"/>
                <w:i w:val="false"/>
                <w:iCs w:val="false"/>
                <w:color w:val="000000"/>
                <w:sz w:val="18"/>
                <w:szCs w:val="18"/>
              </w:rPr>
              <w:t xml:space="preserve">reasoning for temperature</w:t>
            </w:r>
            <w:ins w:id="9060" w:author="Claude (AI) - proposed" w:date="2026-10-14T07:56:39Z">
              <w:r>
                <w:rPr>
                  <w:rFonts w:ascii="Arial" w:cs="Arial" w:eastAsia="Arial" w:hAnsi="Arial"/>
                  <w:b w:val="false"/>
                  <w:bCs w:val="false"/>
                  <w:i w:val="false"/>
                  <w:iCs w:val="false"/>
                  <w:color w:val="000000"/>
                  <w:sz w:val="18"/>
                  <w:szCs w:val="18"/>
                </w:rPr>
                <w:t xml:space="preserve"> and the bubbles</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4T07:56:39Z">
              <w:r>
                <w:rPr>
                  <w:rFonts w:ascii="Arial" w:cs="Arial" w:eastAsia="Arial" w:hAnsi="Arial"/>
                  <w:b w:val="false"/>
                  <w:bCs w:val="false"/>
                  <w:i w:val="false"/>
                  <w:iCs w:val="false"/>
                  <w:color w:val="000000"/>
                  <w:sz w:val="18"/>
                  <w:szCs w:val="18"/>
                </w:rPr>
                <w:delText xml:space="preserve">Uses data from the sukuma wiki and yeast investigations, matches</w:delText>
              </w:r>
            </w:del>
            <w:ins w:id="9062" w:author="Claude (AI) - proposed" w:date="2026-10-14T07:56:39Z">
              <w:r>
                <w:rPr>
                  <w:rFonts w:ascii="Arial" w:cs="Arial" w:eastAsia="Arial" w:hAnsi="Arial"/>
                  <w:b w:val="false"/>
                  <w:bCs w:val="false"/>
                  <w:i w:val="false"/>
                  <w:iCs w:val="false"/>
                  <w:color w:val="000000"/>
                  <w:sz w:val="18"/>
                  <w:szCs w:val="18"/>
                </w:rPr>
                <w:t xml:space="preserve">Exceeds Expectations: Matches</w:t>
              </w:r>
            </w:ins>
            <w:r>
              <w:rPr>
                <w:rFonts w:ascii="Arial" w:cs="Arial" w:eastAsia="Arial" w:hAnsi="Arial"/>
                <w:b w:val="false"/>
                <w:bCs w:val="false"/>
                <w:i w:val="false"/>
                <w:iCs w:val="false"/>
                <w:color w:val="000000"/>
                <w:sz w:val="18"/>
                <w:szCs w:val="18"/>
              </w:rPr>
              <w:t xml:space="preserve"> each investigation to what it actually tested, is honest about what was not tested</w:t>
            </w:r>
            <w:del w:id="9063" w:author="Claude (AI) - proposed" w:date="2026-10-14T07:56:39Z">
              <w:r>
                <w:rPr>
                  <w:rFonts w:ascii="Arial" w:cs="Arial" w:eastAsia="Arial" w:hAnsi="Arial"/>
                  <w:b w:val="false"/>
                  <w:bCs w:val="false"/>
                  <w:i w:val="false"/>
                  <w:iCs w:val="false"/>
                  <w:color w:val="000000"/>
                  <w:sz w:val="18"/>
                  <w:szCs w:val="18"/>
                </w:rPr>
                <w:delText xml:space="preserve">, and explains the temperature effect through enzyme kinetic energy and collisions</w:delText>
              </w:r>
            </w:del>
            <w:ins w:id="9064" w:author="Claude (AI) - proposed" w:date="2026-10-14T07:56:39Z">
              <w:r>
                <w:rPr>
                  <w:rFonts w:ascii="Arial" w:cs="Arial" w:eastAsia="Arial" w:hAnsi="Arial"/>
                  <w:b w:val="false"/>
                  <w:bCs w:val="false"/>
                  <w:i w:val="false"/>
                  <w:iCs w:val="false"/>
                  <w:color w:val="000000"/>
                  <w:sz w:val="18"/>
                  <w:szCs w:val="18"/>
                </w:rPr>
                <w:t xml:space="preserve"> (including the gas in the bubbles), and separates the quick effect of warmth on gas from the slower effect on enzymes, using data</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rPr>
                <w:ins w:id="9066" w:author="Claude (AI) - proposed" w:date="2026-10-14T07:56:39Z"/>
              </w:rPr>
            </w:pPr>
            <w:ins w:id="9065" w:author="Claude (AI) - proposed" w:date="2026-10-14T07:56:39Z">
              <w:r>
                <w:rPr>
                  <w:rFonts w:ascii="Arial" w:cs="Arial" w:eastAsia="Arial" w:hAnsi="Arial"/>
                  <w:b w:val="false"/>
                  <w:bCs w:val="false"/>
                  <w:i w:val="false"/>
                  <w:iCs w:val="false"/>
                  <w:color w:val="000000"/>
                  <w:sz w:val="18"/>
                  <w:szCs w:val="18"/>
                </w:rPr>
                <w:t xml:space="preserve">Meets Expectations: Uses some data from the investigations and explains the effect of warmth on gas or on enzyme-controlled reactions, with limited reasoning.</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68" w:author="Claude (AI) - proposed" w:date="2026-10-14T07:56:39Z"/>
              </w:rPr>
            </w:pPr>
            <w:ins w:id="9067" w:author="Claude (AI) - proposed" w:date="2026-10-14T07:56:39Z">
              <w:r>
                <w:rPr>
                  <w:rFonts w:ascii="Arial" w:cs="Arial" w:eastAsia="Arial" w:hAnsi="Arial"/>
                  <w:b w:val="false"/>
                  <w:bCs w:val="false"/>
                  <w:i w:val="false"/>
                  <w:iCs w:val="false"/>
                  <w:color w:val="000000"/>
                  <w:sz w:val="18"/>
                  <w:szCs w:val="18"/>
                </w:rPr>
                <w:t xml:space="preserve">Approaches Expectations: States that warmth makes more bubbles or speeds reactions, with little evidence or reasoning, with prompts. Below Expectations: States the temperature effect without evidence or reasoning even with prompts, or says the bubbles are certainly CO₂ or O₂ with no evidence.</w:t>
              </w:r>
            </w:ins>
          </w:p>
          <w:p>
            <w:pPr>
              <w:keepNext w:val="false"/>
              <w:spacing w:after="40" w:before="0"/>
              <w:jc w:val="left"/>
              <w:rPr>
                <w:del w:id="9070" w:author="Claude (AI) - proposed" w:date="2026-10-14T07:56:39Z"/>
              </w:rPr>
            </w:pPr>
            <w:del w:id="9069" w:author="Claude (AI) - proposed" w:date="2026-10-14T07:56:39Z">
              <w:r>
                <w:rPr>
                  <w:rFonts w:ascii="Arial" w:cs="Arial" w:eastAsia="Arial" w:hAnsi="Arial"/>
                  <w:b w:val="false"/>
                  <w:bCs w:val="false"/>
                  <w:i w:val="false"/>
                  <w:iCs w:val="false"/>
                  <w:color w:val="000000"/>
                  <w:sz w:val="18"/>
                  <w:szCs w:val="18"/>
                </w:rPr>
                <w:delText xml:space="preserve">States that warmth speeds up reactions and cites some evidence, with limited reasoning.</w:delText>
              </w:r>
            </w:del>
          </w:p>
          <w:p>
            <w:pPr>
              <w:keepNext w:val="false"/>
              <w:spacing w:after="40" w:before="0"/>
              <w:jc w:val="left"/>
              <w:rPr>
                <w:del w:id="9072" w:author="Claude (AI) - proposed" w:date="2026-10-14T07:56:39Z"/>
              </w:rPr>
            </w:pPr>
            <w:del w:id="9071" w:author="Claude (AI) - proposed" w:date="2026-10-14T07:56:39Z">
              <w:r>
                <w:rPr>
                  <w:rFonts w:ascii="Arial" w:cs="Arial" w:eastAsia="Arial" w:hAnsi="Arial"/>
                  <w:b w:val="false"/>
                  <w:bCs w:val="false"/>
                  <w:i w:val="false"/>
                  <w:iCs w:val="false"/>
                  <w:color w:val="000000"/>
                  <w:sz w:val="18"/>
                  <w:szCs w:val="18"/>
                </w:rPr>
                <w:delText xml:space="preserve">States the temperature effect without evidence or reasoning.</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3" w:author="Claude (AI) - proposed" w:date="2026-10-14T07:56: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the two-way flow of </w:t>
            </w:r>
            <w:del w:id="9074" w:author="Claude (AI) - proposed" w:date="2026-10-14T07:56:39Z">
              <w:r>
                <w:rPr>
                  <w:rFonts w:ascii="Arial" w:cs="Arial" w:eastAsia="Arial" w:hAnsi="Arial"/>
                  <w:b w:val="false"/>
                  <w:bCs w:val="false"/>
                  <w:i w:val="false"/>
                  <w:iCs w:val="false"/>
                  <w:color w:val="000000"/>
                  <w:sz w:val="18"/>
                  <w:szCs w:val="18"/>
                </w:rPr>
                <w:delText xml:space="preserve">CO2</w:delText>
              </w:r>
            </w:del>
            <w:ins w:id="9075" w:author="Claude (AI) - proposed" w:date="2026-10-14T07:56:39Z">
              <w:r>
                <w:rPr>
                  <w:rFonts w:ascii="Arial" w:cs="Arial" w:eastAsia="Arial" w:hAnsi="Arial"/>
                  <w:b w:val="false"/>
                  <w:bCs w:val="false"/>
                  <w:i w:val="false"/>
                  <w:iCs w:val="false"/>
                  <w:color w:val="000000"/>
                  <w:sz w:val="18"/>
                  <w:szCs w:val="18"/>
                </w:rPr>
                <w:t xml:space="preserve">CO₂</w:t>
              </w:r>
            </w:ins>
            <w:r>
              <w:rPr>
                <w:rFonts w:ascii="Arial" w:cs="Arial" w:eastAsia="Arial" w:hAnsi="Arial"/>
                <w:b w:val="false"/>
                <w:bCs w:val="false"/>
                <w:i w:val="false"/>
                <w:iCs w:val="false"/>
                <w:color w:val="000000"/>
                <w:sz w:val="18"/>
                <w:szCs w:val="18"/>
              </w:rPr>
              <w:t xml:space="preserve">, water, </w:t>
            </w:r>
            <w:del w:id="9076" w:author="Claude (AI) - proposed" w:date="2026-10-14T07:56:39Z">
              <w:r>
                <w:rPr>
                  <w:rFonts w:ascii="Arial" w:cs="Arial" w:eastAsia="Arial" w:hAnsi="Arial"/>
                  <w:b w:val="false"/>
                  <w:bCs w:val="false"/>
                  <w:i w:val="false"/>
                  <w:iCs w:val="false"/>
                  <w:color w:val="000000"/>
                  <w:sz w:val="18"/>
                  <w:szCs w:val="18"/>
                </w:rPr>
                <w:delText xml:space="preserve">O2</w:delText>
              </w:r>
            </w:del>
            <w:ins w:id="9077" w:author="Claude (AI) - proposed" w:date="2026-10-14T07:56:39Z">
              <w:r>
                <w:rPr>
                  <w:rFonts w:ascii="Arial" w:cs="Arial" w:eastAsia="Arial" w:hAnsi="Arial"/>
                  <w:b w:val="false"/>
                  <w:bCs w:val="false"/>
                  <w:i w:val="false"/>
                  <w:iCs w:val="false"/>
                  <w:color w:val="000000"/>
                  <w:sz w:val="18"/>
                  <w:szCs w:val="18"/>
                </w:rPr>
                <w:t xml:space="preserve">O₂</w:t>
              </w:r>
            </w:ins>
            <w:r>
              <w:rPr>
                <w:rFonts w:ascii="Arial" w:cs="Arial" w:eastAsia="Arial" w:hAnsi="Arial"/>
                <w:b w:val="false"/>
                <w:bCs w:val="false"/>
                <w:i w:val="false"/>
                <w:iCs w:val="false"/>
                <w:color w:val="000000"/>
                <w:sz w:val="18"/>
                <w:szCs w:val="18"/>
              </w:rPr>
              <w:t xml:space="preserve"> and glucose, corrects the misconception</w:t>
            </w:r>
            <w:ins w:id="9078" w:author="Claude (AI) - proposed" w:date="2026-10-14T07:56:39Z">
              <w:r>
                <w:rPr>
                  <w:rFonts w:ascii="Arial" w:cs="Arial" w:eastAsia="Arial" w:hAnsi="Arial"/>
                  <w:b w:val="false"/>
                  <w:bCs w:val="false"/>
                  <w:i w:val="false"/>
                  <w:iCs w:val="false"/>
                  <w:color w:val="000000"/>
                  <w:sz w:val="18"/>
                  <w:szCs w:val="18"/>
                </w:rPr>
                <w:t xml:space="preserve"> that plants do not respire</w:t>
              </w:r>
            </w:ins>
            <w:r>
              <w:rPr>
                <w:rFonts w:ascii="Arial" w:cs="Arial" w:eastAsia="Arial" w:hAnsi="Arial"/>
                <w:b w:val="false"/>
                <w:bCs w:val="false"/>
                <w:i w:val="false"/>
                <w:iCs w:val="false"/>
                <w:color w:val="000000"/>
                <w:sz w:val="18"/>
                <w:szCs w:val="18"/>
              </w:rPr>
              <w:t xml:space="preserve">, and links the cell level to the whole leaf.</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9"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link between the processes, with the cell-to-leaf connection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0" w:author="Claude (AI) - proposed" w:date="2026-10-14T07:56:39Z">
              <w:r>
                <w:rPr>
                  <w:rFonts w:ascii="Arial" w:cs="Arial" w:eastAsia="Arial" w:hAnsi="Arial"/>
                  <w:b w:val="false"/>
                  <w:bCs w:val="false"/>
                  <w:i w:val="false"/>
                  <w:iCs w:val="false"/>
                  <w:color w:val="000000"/>
                  <w:sz w:val="18"/>
                  <w:szCs w:val="18"/>
                </w:rPr>
                <w:delText xml:space="preserve">Treats processes as separate</w:delText>
              </w:r>
            </w:del>
            <w:ins w:id="9081" w:author="Claude (AI) - proposed" w:date="2026-10-14T07:56:39Z">
              <w:r>
                <w:rPr>
                  <w:rFonts w:ascii="Arial" w:cs="Arial" w:eastAsia="Arial" w:hAnsi="Arial"/>
                  <w:b w:val="false"/>
                  <w:bCs w:val="false"/>
                  <w:i w:val="false"/>
                  <w:iCs w:val="false"/>
                  <w:color w:val="000000"/>
                  <w:sz w:val="18"/>
                  <w:szCs w:val="18"/>
                </w:rPr>
                <w:t xml:space="preserve">Approaches Expectations: Describes the processes separately, with prompts. Below Expectations: Treats the processes as unconnected</w:t>
              </w:r>
            </w:ins>
            <w:r>
              <w:rPr>
                <w:rFonts w:ascii="Arial" w:cs="Arial" w:eastAsia="Arial" w:hAnsi="Arial"/>
                <w:b w:val="false"/>
                <w:bCs w:val="false"/>
                <w:i w:val="false"/>
                <w:iCs w:val="false"/>
                <w:color w:val="000000"/>
                <w:sz w:val="18"/>
                <w:szCs w:val="18"/>
              </w:rPr>
              <w:t xml:space="preserv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2" w:author="Claude (AI) - proposed" w:date="2026-10-14T07:56: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accurate narrative </w:t>
            </w:r>
            <w:del w:id="9083" w:author="Claude (AI) - proposed" w:date="2026-10-14T07:56:39Z">
              <w:r>
                <w:rPr>
                  <w:rFonts w:ascii="Arial" w:cs="Arial" w:eastAsia="Arial" w:hAnsi="Arial"/>
                  <w:b w:val="false"/>
                  <w:bCs w:val="false"/>
                  <w:i w:val="false"/>
                  <w:iCs w:val="false"/>
                  <w:color w:val="000000"/>
                  <w:sz w:val="18"/>
                  <w:szCs w:val="18"/>
                </w:rPr>
                <w:delText xml:space="preserve">using</w:delText>
              </w:r>
            </w:del>
            <w:ins w:id="9084" w:author="Claude (AI) - proposed" w:date="2026-10-14T07:56:39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correct terms and Kenyan examples</w:t>
            </w:r>
            <w:ins w:id="9085" w:author="Claude (AI) - proposed" w:date="2026-10-14T07:56:39Z">
              <w:r>
                <w:rPr>
                  <w:rFonts w:ascii="Arial" w:cs="Arial" w:eastAsia="Arial" w:hAnsi="Arial"/>
                  <w:b w:val="false"/>
                  <w:bCs w:val="false"/>
                  <w:i w:val="false"/>
                  <w:iCs w:val="false"/>
                  <w:color w:val="000000"/>
                  <w:sz w:val="18"/>
                  <w:szCs w:val="18"/>
                </w:rPr>
                <w:t xml:space="preserve">, and may use labelled diagrams or Kiswahili terms to strengthen it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86"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7" w:author="Claude (AI) - proposed" w:date="2026-10-14T07:56:39Z">
              <w:r>
                <w:rPr>
                  <w:rFonts w:ascii="Arial" w:cs="Arial" w:eastAsia="Arial" w:hAnsi="Arial"/>
                  <w:b w:val="false"/>
                  <w:bCs w:val="false"/>
                  <w:i w:val="false"/>
                  <w:iCs w:val="false"/>
                  <w:color w:val="000000"/>
                  <w:sz w:val="18"/>
                  <w:szCs w:val="18"/>
                </w:rPr>
                <w:delText xml:space="preserve">Writing is</w:delText>
              </w:r>
            </w:del>
            <w:ins w:id="9088" w:author="Claude (AI) - proposed" w:date="2026-10-14T07:56:39Z">
              <w:r>
                <w:rPr>
                  <w:rFonts w:ascii="Arial" w:cs="Arial" w:eastAsia="Arial" w:hAnsi="Arial"/>
                  <w:b w:val="false"/>
                  <w:bCs w:val="false"/>
                  <w:i w:val="false"/>
                  <w:iCs w:val="false"/>
                  <w:color w:val="000000"/>
                  <w:sz w:val="18"/>
                  <w:szCs w:val="18"/>
                </w:rPr>
                <w:t xml:space="preserve">Approaches Expectations: Writing is sometimes</w:t>
              </w:r>
            </w:ins>
            <w:r>
              <w:rPr>
                <w:rFonts w:ascii="Arial" w:cs="Arial" w:eastAsia="Arial" w:hAnsi="Arial"/>
                <w:b w:val="false"/>
                <w:bCs w:val="false"/>
                <w:i w:val="false"/>
                <w:iCs w:val="false"/>
                <w:color w:val="000000"/>
                <w:sz w:val="18"/>
                <w:szCs w:val="18"/>
              </w:rPr>
              <w:t xml:space="preserve"> unclear or disorganised, with </w:t>
            </w:r>
            <w:ins w:id="9089" w:author="Claude (AI) - proposed" w:date="2026-10-14T07:56:39Z">
              <w:r>
                <w:rPr>
                  <w:rFonts w:ascii="Arial" w:cs="Arial" w:eastAsia="Arial" w:hAnsi="Arial"/>
                  <w:b w:val="false"/>
                  <w:bCs w:val="false"/>
                  <w:i w:val="false"/>
                  <w:iCs w:val="false"/>
                  <w:color w:val="000000"/>
                  <w:sz w:val="18"/>
                  <w:szCs w:val="18"/>
                </w:rPr>
                <w:t xml:space="preserve">some incorrect terms. Below Expectations: Writing is unclear, with many </w:t>
              </w:r>
            </w:ins>
            <w:r>
              <w:rPr>
                <w:rFonts w:ascii="Arial" w:cs="Arial" w:eastAsia="Arial" w:hAnsi="Arial"/>
                <w:b w:val="false"/>
                <w:bCs w:val="false"/>
                <w:i w:val="false"/>
                <w:iCs w:val="false"/>
                <w:color w:val="000000"/>
                <w:sz w:val="18"/>
                <w:szCs w:val="18"/>
              </w:rPr>
              <w:t xml:space="preserve">incorrect terms and no examples</w:t>
            </w:r>
            <w:ins w:id="9090" w:author="Claude (AI) - proposed" w:date="2026-10-14T07:56:39Z">
              <w:r>
                <w:rPr>
                  <w:rFonts w:ascii="Arial" w:cs="Arial" w:eastAsia="Arial" w:hAnsi="Arial"/>
                  <w:b w:val="false"/>
                  <w:bCs w:val="false"/>
                  <w:i w:val="false"/>
                  <w:iCs w:val="false"/>
                  <w:color w:val="000000"/>
                  <w:sz w:val="18"/>
                  <w:szCs w:val="18"/>
                </w:rPr>
                <w:t xml:space="preserve">, even with prompts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ky5lbhebkechi4riih9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p3ftsp4ze70yiry-gpx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ptnss3jr2zxvwc6f-hv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ky5lbhebkechi4riih9d" Type="http://schemas.openxmlformats.org/officeDocument/2006/relationships/hyperlink" Target="https://creativecommons.org/licenses/by-nc/4.0/" TargetMode="External"/><Relationship Id="rIdap3ftsp4ze70yiry-gpxp" Type="http://schemas.openxmlformats.org/officeDocument/2006/relationships/hyperlink" Target="https://creativecommons.org/licenses/by-nc/4.0/" TargetMode="External"/><Relationship Id="rId0ptnss3jr2zxvwc6f-hv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2026-10-14T07:56:35.667Z</dcterms:created>
  <dcterms:modified xsi:type="dcterms:W3CDTF">2026-10-14T07:56:35.667Z</dcterms:modified>
</cp:coreProperties>
</file>

<file path=docProps/custom.xml><?xml version="1.0" encoding="utf-8"?>
<Properties xmlns="http://schemas.openxmlformats.org/officeDocument/2006/custom-properties" xmlns:vt="http://schemas.openxmlformats.org/officeDocument/2006/docPropsVTypes"/>
</file>