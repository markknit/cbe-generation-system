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SUB-STRAND 2.3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Use everything you learned in Lessons 1 to 12 to answer the driving question: How do plants "breathe," and what happens inside their cells when they release the energy stored in food? Anchor your answers in the sukuma wiki (kale) bubble phenomenon from Mwalimu Njoroge's class in Nairobi: freshly cut leaves in warm water (about 42°C) gave streams of bubbles from specific spots, while leaves in cold water (about 15°C) gave far fewer. Write in full sentences in the space under each prompt. Use scientific words correctly, give evidence from your own observations and investigations, and explain WHY, not only WHAT. You may draw and label diagrams where a prompt asks</w:t>
            </w:r>
            <w:ins w:id="9001" w:author="Claude (AI) - proposed" w:date="2026-10-14T07:56:39Z">
              <w:r>
                <w:rPr>
                  <w:rFonts w:ascii="Arial" w:cs="Arial" w:eastAsia="Arial" w:hAnsi="Arial"/>
                  <w:b w:val="false"/>
                  <w:bCs w:val="false"/>
                  <w:i w:val="false"/>
                  <w:iCs w:val="false"/>
                  <w:color w:val="000000"/>
                  <w:sz w:val="18"/>
                  <w:szCs w:val="18"/>
                </w:rPr>
                <w:t xml:space="preserve">, you may explain aloud to your teacher if writing is difficult, and you may write Kiswahili words next to the English science words</w:t>
              </w:r>
            </w:ins>
            <w:r>
              <w:rPr>
                <w:rFonts w:ascii="Arial" w:cs="Arial" w:eastAsia="Arial" w:hAnsi="Arial"/>
                <w:b w:val="false"/>
                <w:bCs w:val="false"/>
                <w:i w:val="false"/>
                <w:iCs w:val="false"/>
                <w:color w:val="000000"/>
                <w:sz w:val="18"/>
                <w:szCs w:val="18"/>
              </w:rPr>
              <w:t xml:space="preserve">. Do not leave out the link between the cell level and the whole-leaf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Where do the bubbles come from?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Mwalimu Njoroge's class, bubbles streamed from specific spots on the submerged sukuma wiki leaf, not from the whole surface. (a) Name the structures on the leaf that </w:t>
            </w:r>
            <w:del w:id="9002" w:author="Claude (AI) - proposed" w:date="2026-10-14T07:56:39Z">
              <w:r>
                <w:rPr>
                  <w:rFonts w:ascii="Arial" w:cs="Arial" w:eastAsia="Arial" w:hAnsi="Arial"/>
                  <w:b/>
                  <w:bCs/>
                  <w:i w:val="false"/>
                  <w:iCs w:val="false"/>
                  <w:color w:val="000000"/>
                  <w:sz w:val="18"/>
                  <w:szCs w:val="18"/>
                </w:rPr>
                <w:delText xml:space="preserve">these bubbles come from</w:delText>
              </w:r>
            </w:del>
            <w:ins w:id="9003" w:author="Claude (AI) - proposed" w:date="2026-10-14T07:56:39Z">
              <w:r>
                <w:rPr>
                  <w:rFonts w:ascii="Arial" w:cs="Arial" w:eastAsia="Arial" w:hAnsi="Arial"/>
                  <w:b/>
                  <w:bCs/>
                  <w:i w:val="false"/>
                  <w:iCs w:val="false"/>
                  <w:color w:val="000000"/>
                  <w:sz w:val="18"/>
                  <w:szCs w:val="18"/>
                </w:rPr>
                <w:t xml:space="preserve">most of the gas escaped through</w:t>
              </w:r>
            </w:ins>
            <w:r>
              <w:rPr>
                <w:rFonts w:ascii="Arial" w:cs="Arial" w:eastAsia="Arial" w:hAnsi="Arial"/>
                <w:b/>
                <w:bCs/>
                <w:i w:val="false"/>
                <w:iCs w:val="false"/>
                <w:color w:val="000000"/>
                <w:sz w:val="18"/>
                <w:szCs w:val="18"/>
              </w:rPr>
              <w:t xml:space="preserve">, and describe how they are built and where they are found on the leaf. </w:t>
            </w:r>
            <w:ins w:id="9004" w:author="Claude (AI) - proposed" w:date="2026-10-14T07:56:39Z">
              <w:r>
                <w:rPr>
                  <w:rFonts w:ascii="Arial" w:cs="Arial" w:eastAsia="Arial" w:hAnsi="Arial"/>
                  <w:b/>
                  <w:bCs/>
                  <w:i w:val="false"/>
                  <w:iCs w:val="false"/>
                  <w:color w:val="000000"/>
                  <w:sz w:val="18"/>
                  <w:szCs w:val="18"/>
                </w:rPr>
                <w:t xml:space="preserve">Name one other place the gas could escape from. </w:t>
              </w:r>
            </w:ins>
            <w:r>
              <w:rPr>
                <w:rFonts w:ascii="Arial" w:cs="Arial" w:eastAsia="Arial" w:hAnsi="Arial"/>
                <w:b/>
                <w:bCs/>
                <w:i w:val="false"/>
                <w:iCs w:val="false"/>
                <w:color w:val="000000"/>
                <w:sz w:val="18"/>
                <w:szCs w:val="18"/>
              </w:rPr>
              <w:t xml:space="preserve">(b) </w:t>
            </w:r>
            <w:del w:id="9005" w:author="Claude (AI) - proposed" w:date="2026-10-14T07:56:39Z">
              <w:r>
                <w:rPr>
                  <w:rFonts w:ascii="Arial" w:cs="Arial" w:eastAsia="Arial" w:hAnsi="Arial"/>
                  <w:b/>
                  <w:bCs/>
                  <w:i w:val="false"/>
                  <w:iCs w:val="false"/>
                  <w:color w:val="000000"/>
                  <w:sz w:val="18"/>
                  <w:szCs w:val="18"/>
                </w:rPr>
                <w:delText xml:space="preserve">Describe what makes each</w:delText>
              </w:r>
            </w:del>
            <w:ins w:id="9006" w:author="Claude (AI) - proposed" w:date="2026-10-14T07:56:39Z">
              <w:r>
                <w:rPr>
                  <w:rFonts w:ascii="Arial" w:cs="Arial" w:eastAsia="Arial" w:hAnsi="Arial"/>
                  <w:b/>
                  <w:bCs/>
                  <w:i w:val="false"/>
                  <w:iCs w:val="false"/>
                  <w:color w:val="000000"/>
                  <w:sz w:val="18"/>
                  <w:szCs w:val="18"/>
                </w:rPr>
                <w:t xml:space="preserve">Explain how the opening and closing</w:t>
              </w:r>
            </w:ins>
            <w:r>
              <w:rPr>
                <w:rFonts w:ascii="Arial" w:cs="Arial" w:eastAsia="Arial" w:hAnsi="Arial"/>
                <w:b/>
                <w:bCs/>
                <w:i w:val="false"/>
                <w:iCs w:val="false"/>
                <w:color w:val="000000"/>
                <w:sz w:val="18"/>
                <w:szCs w:val="18"/>
              </w:rPr>
              <w:t xml:space="preserve"> of these structures </w:t>
            </w:r>
            <w:del w:id="9007" w:author="Claude (AI) - proposed" w:date="2026-10-14T07:56:39Z">
              <w:r>
                <w:rPr>
                  <w:rFonts w:ascii="Arial" w:cs="Arial" w:eastAsia="Arial" w:hAnsi="Arial"/>
                  <w:b/>
                  <w:bCs/>
                  <w:i w:val="false"/>
                  <w:iCs w:val="false"/>
                  <w:color w:val="000000"/>
                  <w:sz w:val="18"/>
                  <w:szCs w:val="18"/>
                </w:rPr>
                <w:delText xml:space="preserve">change between letting gas through and not letting gas through</w:delText>
              </w:r>
            </w:del>
            <w:ins w:id="9008" w:author="Claude (AI) - proposed" w:date="2026-10-14T07:56:39Z">
              <w:r>
                <w:rPr>
                  <w:rFonts w:ascii="Arial" w:cs="Arial" w:eastAsia="Arial" w:hAnsi="Arial"/>
                  <w:b/>
                  <w:bCs/>
                  <w:i w:val="false"/>
                  <w:iCs w:val="false"/>
                  <w:color w:val="000000"/>
                  <w:sz w:val="18"/>
                  <w:szCs w:val="18"/>
                </w:rPr>
                <w:t xml:space="preserve">is controlled</w:t>
              </w:r>
            </w:ins>
            <w:r>
              <w:rPr>
                <w:rFonts w:ascii="Arial" w:cs="Arial" w:eastAsia="Arial" w:hAnsi="Arial"/>
                <w:b/>
                <w:bCs/>
                <w:i w:val="false"/>
                <w:iCs w:val="false"/>
                <w:color w:val="000000"/>
                <w:sz w:val="18"/>
                <w:szCs w:val="18"/>
              </w:rPr>
              <w:t xml:space="preserve">, using one of the </w:t>
            </w:r>
            <w:del w:id="9009" w:author="Claude (AI) - proposed" w:date="2026-10-14T07:56:39Z">
              <w:r>
                <w:rPr>
                  <w:rFonts w:ascii="Arial" w:cs="Arial" w:eastAsia="Arial" w:hAnsi="Arial"/>
                  <w:b/>
                  <w:bCs/>
                  <w:i w:val="false"/>
                  <w:iCs w:val="false"/>
                  <w:color w:val="000000"/>
                  <w:sz w:val="18"/>
                  <w:szCs w:val="18"/>
                </w:rPr>
                <w:delText xml:space="preserve">two </w:delText>
              </w:r>
            </w:del>
            <w:r>
              <w:rPr>
                <w:rFonts w:ascii="Arial" w:cs="Arial" w:eastAsia="Arial" w:hAnsi="Arial"/>
                <w:b/>
                <w:bCs/>
                <w:i w:val="false"/>
                <w:iCs w:val="false"/>
                <w:color w:val="000000"/>
                <w:sz w:val="18"/>
                <w:szCs w:val="18"/>
              </w:rPr>
              <w:t xml:space="preserve">theories you studied</w:t>
            </w:r>
            <w:del w:id="9010" w:author="Claude (AI) - proposed" w:date="2026-10-14T07:56:39Z">
              <w:r>
                <w:rPr>
                  <w:rFonts w:ascii="Arial" w:cs="Arial" w:eastAsia="Arial" w:hAnsi="Arial"/>
                  <w:b/>
                  <w:bCs/>
                  <w:i w:val="false"/>
                  <w:iCs w:val="false"/>
                  <w:color w:val="000000"/>
                  <w:sz w:val="18"/>
                  <w:szCs w:val="18"/>
                </w:rPr>
                <w:delText xml:space="preserve"> about how this happens</w:delText>
              </w:r>
            </w:del>
            <w:r>
              <w:rPr>
                <w:rFonts w:ascii="Arial" w:cs="Arial" w:eastAsia="Arial" w:hAnsi="Arial"/>
                <w:b/>
                <w:bCs/>
                <w:i w:val="false"/>
                <w:iCs w:val="false"/>
                <w:color w:val="000000"/>
                <w:sz w:val="18"/>
                <w:szCs w:val="18"/>
              </w:rPr>
              <w:t xml:space="preserve">. (c) Name the other gas-exchange sites in plants, and say where each is found.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t>
            </w:r>
            <w:del w:id="9011" w:author="Claude (AI) - proposed" w:date="2026-10-14T07:56:39Z">
              <w:r>
                <w:rPr>
                  <w:rFonts w:ascii="Arial" w:cs="Arial" w:eastAsia="Arial" w:hAnsi="Arial"/>
                  <w:b w:val="false"/>
                  <w:bCs w:val="false"/>
                  <w:i w:val="false"/>
                  <w:iCs w:val="false"/>
                  <w:color w:val="000000"/>
                  <w:sz w:val="18"/>
                  <w:szCs w:val="18"/>
                </w:rPr>
                <w:delText xml:space="preserve">The bubbles come from</w:delText>
              </w:r>
            </w:del>
            <w:ins w:id="9012" w:author="Claude (AI) - proposed" w:date="2026-10-14T07:56:39Z">
              <w:r>
                <w:rPr>
                  <w:rFonts w:ascii="Arial" w:cs="Arial" w:eastAsia="Arial" w:hAnsi="Arial"/>
                  <w:b w:val="false"/>
                  <w:bCs w:val="false"/>
                  <w:i w:val="false"/>
                  <w:iCs w:val="false"/>
                  <w:color w:val="000000"/>
                  <w:sz w:val="18"/>
                  <w:szCs w:val="18"/>
                </w:rPr>
                <w:t xml:space="preserve">Most of the gas escapes through</w:t>
              </w:r>
            </w:ins>
            <w:r>
              <w:rPr>
                <w:rFonts w:ascii="Arial" w:cs="Arial" w:eastAsia="Arial" w:hAnsi="Arial"/>
                <w:b w:val="false"/>
                <w:bCs w:val="false"/>
                <w:i w:val="false"/>
                <w:iCs w:val="false"/>
                <w:color w:val="000000"/>
                <w:sz w:val="18"/>
                <w:szCs w:val="18"/>
              </w:rPr>
              <w:t xml:space="preserve"> stomata. Stomata are microscopic pores in the leaf epidermis, found mostly on the lower surface. Each pore is surrounded by two guard cells. Gas escapes in </w:t>
            </w:r>
            <w:del w:id="9013" w:author="Claude (AI) - proposed" w:date="2026-10-14T07:56:39Z">
              <w:r>
                <w:rPr>
                  <w:rFonts w:ascii="Arial" w:cs="Arial" w:eastAsia="Arial" w:hAnsi="Arial"/>
                  <w:b w:val="false"/>
                  <w:bCs w:val="false"/>
                  <w:i w:val="false"/>
                  <w:iCs w:val="false"/>
                  <w:color w:val="000000"/>
                  <w:sz w:val="18"/>
                  <w:szCs w:val="18"/>
                </w:rPr>
                <w:delText xml:space="preserve">a stream</w:delText>
              </w:r>
            </w:del>
            <w:ins w:id="9014" w:author="Claude (AI) - proposed" w:date="2026-10-14T07:56:39Z">
              <w:r>
                <w:rPr>
                  <w:rFonts w:ascii="Arial" w:cs="Arial" w:eastAsia="Arial" w:hAnsi="Arial"/>
                  <w:b w:val="false"/>
                  <w:bCs w:val="false"/>
                  <w:i w:val="false"/>
                  <w:iCs w:val="false"/>
                  <w:color w:val="000000"/>
                  <w:sz w:val="18"/>
                  <w:szCs w:val="18"/>
                </w:rPr>
                <w:t xml:space="preserve">streams</w:t>
              </w:r>
            </w:ins>
            <w:r>
              <w:rPr>
                <w:rFonts w:ascii="Arial" w:cs="Arial" w:eastAsia="Arial" w:hAnsi="Arial"/>
                <w:b w:val="false"/>
                <w:bCs w:val="false"/>
                <w:i w:val="false"/>
                <w:iCs w:val="false"/>
                <w:color w:val="000000"/>
                <w:sz w:val="18"/>
                <w:szCs w:val="18"/>
              </w:rPr>
              <w:t xml:space="preserve"> at these spots because the stomata are the openings through which gases move in and out</w:t>
            </w:r>
            <w:ins w:id="9015" w:author="Claude (AI) - proposed" w:date="2026-10-14T07:56:39Z">
              <w:r>
                <w:rPr>
                  <w:rFonts w:ascii="Arial" w:cs="Arial" w:eastAsia="Arial" w:hAnsi="Arial"/>
                  <w:b w:val="false"/>
                  <w:bCs w:val="false"/>
                  <w:i w:val="false"/>
                  <w:iCs w:val="false"/>
                  <w:color w:val="000000"/>
                  <w:sz w:val="18"/>
                  <w:szCs w:val="18"/>
                </w:rPr>
                <w:t xml:space="preserve">. Gas can also escape from the cut edge of the leaf, where the inside of the leaf is open</w:t>
              </w:r>
            </w:ins>
            <w:r>
              <w:rPr>
                <w:rFonts w:ascii="Arial" w:cs="Arial" w:eastAsia="Arial" w:hAnsi="Arial"/>
                <w:b w:val="false"/>
                <w:bCs w:val="false"/>
                <w:i w:val="false"/>
                <w:iCs w:val="false"/>
                <w:color w:val="000000"/>
                <w:sz w:val="18"/>
                <w:szCs w:val="18"/>
              </w:rPr>
              <w:t xml:space="preserve">. (b) Potassium ion theory: K+ ions are actively pumped into the guard cells. This lowers the water potential inside them, so water enters by osmosis. The guard cells become turgid and change shape, which opens the pore. When K+ and water leave, the guard cells lose turgor and the pore closes. (The starch-sugar hypothesis also works: starch changes to soluble sugars in light, water enters by osmosis, and the guard cells swell.) Both theories rely on osmosis and turgor pressure. (c) Other sites: the waxy cuticle (limited exchange), lenticels on woody stems and branches, for example mango bark, and pneumatophores, the specialised roots of plants in waterlogged places such as the mangroves at Mida Creek.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cells?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word equation or symbol equation for aerobic respiration and say where in the cell it happens. (b) </w:t>
            </w:r>
            <w:del w:id="9016" w:author="Claude (AI) - proposed" w:date="2026-10-14T07:56:39Z">
              <w:r>
                <w:rPr>
                  <w:rFonts w:ascii="Arial" w:cs="Arial" w:eastAsia="Arial" w:hAnsi="Arial"/>
                  <w:b/>
                  <w:bCs/>
                  <w:i w:val="false"/>
                  <w:iCs w:val="false"/>
                  <w:color w:val="000000"/>
                  <w:sz w:val="18"/>
                  <w:szCs w:val="18"/>
                </w:rPr>
                <w:delText xml:space="preserve">Name the three stages of aerobic respiration and the part of the cell where each takes place</w:delText>
              </w:r>
            </w:del>
            <w:ins w:id="9017" w:author="Claude (AI) - proposed" w:date="2026-10-14T07:56:39Z">
              <w:r>
                <w:rPr>
                  <w:rFonts w:ascii="Arial" w:cs="Arial" w:eastAsia="Arial" w:hAnsi="Arial"/>
                  <w:b/>
                  <w:bCs/>
                  <w:i w:val="false"/>
                  <w:iCs w:val="false"/>
                  <w:color w:val="000000"/>
                  <w:sz w:val="18"/>
                  <w:szCs w:val="18"/>
                </w:rPr>
                <w:t xml:space="preserve">Say where in the cell aerobic respiration happens and where anaerobic respiration happens</w:t>
              </w:r>
            </w:ins>
            <w:r>
              <w:rPr>
                <w:rFonts w:ascii="Arial" w:cs="Arial" w:eastAsia="Arial" w:hAnsi="Arial"/>
                <w:b/>
                <w:bCs/>
                <w:i w:val="false"/>
                <w:iCs w:val="false"/>
                <w:color w:val="000000"/>
                <w:sz w:val="18"/>
                <w:szCs w:val="18"/>
              </w:rPr>
              <w:t xml:space="preserve">. (c) Compare aerobic and anaerobic respiration in yeast: oxygen needed, products, and ATP yield per glucose. (d) Describe one Kenyan example where anaerobic respiration is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Glucose + oxygen → carbon dioxide + water + energy. In symbols: C6H12O6 + 6O2 → 6CO2 + 6H2O + energy. It happens in the mitochondria</w:t>
            </w:r>
            <w:del w:id="9018" w:author="Claude (AI) - proposed" w:date="2026-10-14T07:56:39Z">
              <w:r>
                <w:rPr>
                  <w:rFonts w:ascii="Arial" w:cs="Arial" w:eastAsia="Arial" w:hAnsi="Arial"/>
                  <w:b w:val="false"/>
                  <w:bCs w:val="false"/>
                  <w:i w:val="false"/>
                  <w:iCs w:val="false"/>
                  <w:color w:val="000000"/>
                  <w:sz w:val="18"/>
                  <w:szCs w:val="18"/>
                </w:rPr>
                <w:delText xml:space="preserve">, after the first stage in the cytoplasm</w:delText>
              </w:r>
            </w:del>
            <w:r>
              <w:rPr>
                <w:rFonts w:ascii="Arial" w:cs="Arial" w:eastAsia="Arial" w:hAnsi="Arial"/>
                <w:b w:val="false"/>
                <w:bCs w:val="false"/>
                <w:i w:val="false"/>
                <w:iCs w:val="false"/>
                <w:color w:val="000000"/>
                <w:sz w:val="18"/>
                <w:szCs w:val="18"/>
              </w:rPr>
              <w:t xml:space="preserve">. (b) </w:t>
            </w:r>
            <w:del w:id="9019" w:author="Claude (AI) - proposed" w:date="2026-10-14T07:56:39Z">
              <w:r>
                <w:rPr>
                  <w:rFonts w:ascii="Arial" w:cs="Arial" w:eastAsia="Arial" w:hAnsi="Arial"/>
                  <w:b w:val="false"/>
                  <w:bCs w:val="false"/>
                  <w:i w:val="false"/>
                  <w:iCs w:val="false"/>
                  <w:color w:val="000000"/>
                  <w:sz w:val="18"/>
                  <w:szCs w:val="18"/>
                </w:rPr>
                <w:delText xml:space="preserve">Glycolysis</w:delText>
              </w:r>
            </w:del>
            <w:ins w:id="9020" w:author="Claude (AI) - proposed" w:date="2026-10-14T07:56:39Z">
              <w:r>
                <w:rPr>
                  <w:rFonts w:ascii="Arial" w:cs="Arial" w:eastAsia="Arial" w:hAnsi="Arial"/>
                  <w:b w:val="false"/>
                  <w:bCs w:val="false"/>
                  <w:i w:val="false"/>
                  <w:iCs w:val="false"/>
                  <w:color w:val="000000"/>
                  <w:sz w:val="18"/>
                  <w:szCs w:val="18"/>
                </w:rPr>
                <w:t xml:space="preserve">Aerobic respiration happens in the mitochondria and needs oxygen. Anaerobic respiration in yeast and plant cells</w:t>
              </w:r>
            </w:ins>
            <w:r>
              <w:rPr>
                <w:rFonts w:ascii="Arial" w:cs="Arial" w:eastAsia="Arial" w:hAnsi="Arial"/>
                <w:b w:val="false"/>
                <w:bCs w:val="false"/>
                <w:i w:val="false"/>
                <w:iCs w:val="false"/>
                <w:color w:val="000000"/>
                <w:sz w:val="18"/>
                <w:szCs w:val="18"/>
              </w:rPr>
              <w:t xml:space="preserve"> happens in the cytoplasm</w:t>
            </w:r>
            <w:del w:id="9021" w:author="Claude (AI) - proposed" w:date="2026-10-14T07:56:39Z">
              <w:r>
                <w:rPr>
                  <w:rFonts w:ascii="Arial" w:cs="Arial" w:eastAsia="Arial" w:hAnsi="Arial"/>
                  <w:b w:val="false"/>
                  <w:bCs w:val="false"/>
                  <w:i w:val="false"/>
                  <w:iCs w:val="false"/>
                  <w:color w:val="000000"/>
                  <w:sz w:val="18"/>
                  <w:szCs w:val="18"/>
                </w:rPr>
                <w:delText xml:space="preserve">. The Krebs cycle happens in the mitochondrial matrix. Oxidative phosphorylation happens on the inner mitochondrial membrane</w:delText>
              </w:r>
            </w:del>
            <w:ins w:id="9022" w:author="Claude (AI) - proposed" w:date="2026-10-14T07:56:39Z">
              <w:r>
                <w:rPr>
                  <w:rFonts w:ascii="Arial" w:cs="Arial" w:eastAsia="Arial" w:hAnsi="Arial"/>
                  <w:b w:val="false"/>
                  <w:bCs w:val="false"/>
                  <w:i w:val="false"/>
                  <w:iCs w:val="false"/>
                  <w:color w:val="000000"/>
                  <w:sz w:val="18"/>
                  <w:szCs w:val="18"/>
                </w:rPr>
                <w:t xml:space="preserve"> and needs no oxygen</w:t>
              </w:r>
            </w:ins>
            <w:r>
              <w:rPr>
                <w:rFonts w:ascii="Arial" w:cs="Arial" w:eastAsia="Arial" w:hAnsi="Arial"/>
                <w:b w:val="false"/>
                <w:bCs w:val="false"/>
                <w:i w:val="false"/>
                <w:iCs w:val="false"/>
                <w:color w:val="000000"/>
                <w:sz w:val="18"/>
                <w:szCs w:val="18"/>
              </w:rPr>
              <w:t xml:space="preserve">. (c) Aerobic respiration needs oxygen. It produces carbon dioxide and water and gives about 36 to 38 ATP per glucose. Anaerobic respiration in yeast happens without oxygen in the cytoplasm. It produces ethanol and carbon dioxide (C6H12O6 → 2C2H5OH + 2CO2 + energy) and gives only 2 ATP per glucose. (d) Mandazi dough rises because yeast ferments sugar without oxygen and the carbon dioxide forms gas pockets. Other examples are souring of uji, brewing busaa, biogas digesters in Kisumu, and ethanol production. In waterlogged soil, plant roots may also respire anaerobically.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did warm water make more bubbles?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Compare the warm water (about 42°C) and cold water (about 15°C) results. (a) </w:t>
            </w:r>
            <w:del w:id="9023" w:author="Claude (AI) - proposed" w:date="2026-10-14T07:56:39Z">
              <w:r>
                <w:rPr>
                  <w:rFonts w:ascii="Arial" w:cs="Arial" w:eastAsia="Arial" w:hAnsi="Arial"/>
                  <w:b/>
                  <w:bCs/>
                  <w:i w:val="false"/>
                  <w:iCs w:val="false"/>
                  <w:color w:val="000000"/>
                  <w:sz w:val="18"/>
                  <w:szCs w:val="18"/>
                </w:rPr>
                <w:delText xml:space="preserve">Explain, using enzymes, why temperature changed the number of bubbles</w:delText>
              </w:r>
            </w:del>
            <w:ins w:id="9024" w:author="Claude (AI) - proposed" w:date="2026-10-14T07:56:39Z">
              <w:r>
                <w:rPr>
                  <w:rFonts w:ascii="Arial" w:cs="Arial" w:eastAsia="Arial" w:hAnsi="Arial"/>
                  <w:b/>
                  <w:bCs/>
                  <w:i w:val="false"/>
                  <w:iCs w:val="false"/>
                  <w:color w:val="000000"/>
                  <w:sz w:val="18"/>
                  <w:szCs w:val="18"/>
                </w:rPr>
                <w:t xml:space="preserve">The bubbles streamed out within seconds of the leaf going into warm water. Explain what warmth does to the gas inside the leaf and to gas dissolved in the water, and why this gives more bubbles than in cold water</w:t>
              </w:r>
            </w:ins>
            <w:r>
              <w:rPr>
                <w:rFonts w:ascii="Arial" w:cs="Arial" w:eastAsia="Arial" w:hAnsi="Arial"/>
                <w:b/>
                <w:bCs/>
                <w:i w:val="false"/>
                <w:iCs w:val="false"/>
                <w:color w:val="000000"/>
                <w:sz w:val="18"/>
                <w:szCs w:val="18"/>
              </w:rPr>
              <w:t xml:space="preserve">. (b) </w:t>
            </w:r>
            <w:del w:id="9025" w:author="Claude (AI) - proposed" w:date="2026-10-14T07:56:39Z">
              <w:r>
                <w:rPr>
                  <w:rFonts w:ascii="Arial" w:cs="Arial" w:eastAsia="Arial" w:hAnsi="Arial"/>
                  <w:b/>
                  <w:bCs/>
                  <w:i w:val="false"/>
                  <w:iCs w:val="false"/>
                  <w:color w:val="000000"/>
                  <w:sz w:val="18"/>
                  <w:szCs w:val="18"/>
                </w:rPr>
                <w:delText xml:space="preserve">Name the two gases that a submerged leaf could release, the process that makes each,</w:delText>
              </w:r>
            </w:del>
            <w:ins w:id="9026" w:author="Claude (AI) - proposed" w:date="2026-10-14T07:56:39Z">
              <w:r>
                <w:rPr>
                  <w:rFonts w:ascii="Arial" w:cs="Arial" w:eastAsia="Arial" w:hAnsi="Arial"/>
                  <w:b/>
                  <w:bCs/>
                  <w:i w:val="false"/>
                  <w:iCs w:val="false"/>
                  <w:color w:val="000000"/>
                  <w:sz w:val="18"/>
                  <w:szCs w:val="18"/>
                </w:rPr>
                <w:t xml:space="preserve">Respiration and photosynthesis both make gases. Name the gas each one makes</w:t>
              </w:r>
            </w:ins>
            <w:r>
              <w:rPr>
                <w:rFonts w:ascii="Arial" w:cs="Arial" w:eastAsia="Arial" w:hAnsi="Arial"/>
                <w:b/>
                <w:bCs/>
                <w:i w:val="false"/>
                <w:iCs w:val="false"/>
                <w:color w:val="000000"/>
                <w:sz w:val="18"/>
                <w:szCs w:val="18"/>
              </w:rPr>
              <w:t xml:space="preserve"> and what each process needs</w:t>
            </w:r>
            <w:del w:id="9027" w:author="Claude (AI) - proposed" w:date="2026-10-14T07:56:39Z">
              <w:r>
                <w:rPr>
                  <w:rFonts w:ascii="Arial" w:cs="Arial" w:eastAsia="Arial" w:hAnsi="Arial"/>
                  <w:b/>
                  <w:bCs/>
                  <w:i w:val="false"/>
                  <w:iCs w:val="false"/>
                  <w:color w:val="000000"/>
                  <w:sz w:val="18"/>
                  <w:szCs w:val="18"/>
                </w:rPr>
                <w:delText xml:space="preserve">. Then explain</w:delText>
              </w:r>
            </w:del>
            <w:ins w:id="9028" w:author="Claude (AI) - proposed" w:date="2026-10-14T07:56:39Z">
              <w:r>
                <w:rPr>
                  <w:rFonts w:ascii="Arial" w:cs="Arial" w:eastAsia="Arial" w:hAnsi="Arial"/>
                  <w:b/>
                  <w:bCs/>
                  <w:i w:val="false"/>
                  <w:iCs w:val="false"/>
                  <w:color w:val="000000"/>
                  <w:sz w:val="18"/>
                  <w:szCs w:val="18"/>
                </w:rPr>
                <w:t xml:space="preserve">, and explain why they cannot be the main reason for a stream of bubbles that starts within seconds. Then say</w:t>
              </w:r>
            </w:ins>
            <w:r>
              <w:rPr>
                <w:rFonts w:ascii="Arial" w:cs="Arial" w:eastAsia="Arial" w:hAnsi="Arial"/>
                <w:b/>
                <w:bCs/>
                <w:i w:val="false"/>
                <w:iCs w:val="false"/>
                <w:color w:val="000000"/>
                <w:sz w:val="18"/>
                <w:szCs w:val="18"/>
              </w:rPr>
              <w:t xml:space="preserve"> what you can and cannot be sure of about the gas in the bubbles</w:t>
            </w:r>
            <w:del w:id="9029" w:author="Claude (AI) - proposed" w:date="2026-10-14T07:56:39Z">
              <w:r>
                <w:rPr>
                  <w:rFonts w:ascii="Arial" w:cs="Arial" w:eastAsia="Arial" w:hAnsi="Arial"/>
                  <w:b/>
                  <w:bCs/>
                  <w:i w:val="false"/>
                  <w:iCs w:val="false"/>
                  <w:color w:val="000000"/>
                  <w:sz w:val="18"/>
                  <w:szCs w:val="18"/>
                </w:rPr>
                <w:delText xml:space="preserve"> you saw</w:delText>
              </w:r>
            </w:del>
            <w:r>
              <w:rPr>
                <w:rFonts w:ascii="Arial" w:cs="Arial" w:eastAsia="Arial" w:hAnsi="Arial"/>
                <w:b/>
                <w:bCs/>
                <w:i w:val="false"/>
                <w:iCs w:val="false"/>
                <w:color w:val="000000"/>
                <w:sz w:val="18"/>
                <w:szCs w:val="18"/>
              </w:rPr>
              <w:t xml:space="preserve">, given the tests you did. (c) </w:t>
            </w:r>
            <w:del w:id="9030" w:author="Claude (AI) - proposed" w:date="2026-10-14T07:56:39Z">
              <w:r>
                <w:rPr>
                  <w:rFonts w:ascii="Arial" w:cs="Arial" w:eastAsia="Arial" w:hAnsi="Arial"/>
                  <w:b/>
                  <w:bCs/>
                  <w:i w:val="false"/>
                  <w:iCs w:val="false"/>
                  <w:color w:val="000000"/>
                  <w:sz w:val="18"/>
                  <w:szCs w:val="18"/>
                </w:rPr>
                <w:delText xml:space="preserve">Describe the</w:delText>
              </w:r>
            </w:del>
            <w:ins w:id="9031" w:author="Claude (AI) - proposed" w:date="2026-10-14T07:56:39Z">
              <w:r>
                <w:rPr>
                  <w:rFonts w:ascii="Arial" w:cs="Arial" w:eastAsia="Arial" w:hAnsi="Arial"/>
                  <w:b/>
                  <w:bCs/>
                  <w:i w:val="false"/>
                  <w:iCs w:val="false"/>
                  <w:color w:val="000000"/>
                  <w:sz w:val="18"/>
                  <w:szCs w:val="18"/>
                </w:rPr>
                <w:t xml:space="preserve">Use</w:t>
              </w:r>
            </w:ins>
            <w:r>
              <w:rPr>
                <w:rFonts w:ascii="Arial" w:cs="Arial" w:eastAsia="Arial" w:hAnsi="Arial"/>
                <w:b/>
                <w:bCs/>
                <w:i w:val="false"/>
                <w:iCs w:val="false"/>
                <w:color w:val="000000"/>
                <w:sz w:val="18"/>
                <w:szCs w:val="18"/>
              </w:rPr>
              <w:t xml:space="preserve"> evidence from your </w:t>
            </w:r>
            <w:del w:id="9032" w:author="Claude (AI) - proposed" w:date="2026-10-14T07:56:39Z">
              <w:r>
                <w:rPr>
                  <w:rFonts w:ascii="Arial" w:cs="Arial" w:eastAsia="Arial" w:hAnsi="Arial"/>
                  <w:b/>
                  <w:bCs/>
                  <w:i w:val="false"/>
                  <w:iCs w:val="false"/>
                  <w:color w:val="000000"/>
                  <w:sz w:val="18"/>
                  <w:szCs w:val="18"/>
                </w:rPr>
                <w:delText xml:space="preserve">yeast investigations that supports your temperature explanation, and</w:delText>
              </w:r>
            </w:del>
            <w:ins w:id="9033" w:author="Claude (AI) - proposed" w:date="2026-10-14T07:56:39Z">
              <w:r>
                <w:rPr>
                  <w:rFonts w:ascii="Arial" w:cs="Arial" w:eastAsia="Arial" w:hAnsi="Arial"/>
                  <w:b/>
                  <w:bCs/>
                  <w:i w:val="false"/>
                  <w:iCs w:val="false"/>
                  <w:color w:val="000000"/>
                  <w:sz w:val="18"/>
                  <w:szCs w:val="18"/>
                </w:rPr>
                <w:t xml:space="preserve">own investigations (the Lesson 4 limewater tubes, the Lesson 6 temperature results, and the Lesson 10 shared bubble counts) to</w:t>
              </w:r>
            </w:ins>
            <w:r>
              <w:rPr>
                <w:rFonts w:ascii="Arial" w:cs="Arial" w:eastAsia="Arial" w:hAnsi="Arial"/>
                <w:b/>
                <w:bCs/>
                <w:i w:val="false"/>
                <w:iCs w:val="false"/>
                <w:color w:val="000000"/>
                <w:sz w:val="18"/>
                <w:szCs w:val="18"/>
              </w:rPr>
              <w:t xml:space="preserve"> say which investigation tested temperature</w:t>
            </w:r>
            <w:del w:id="9034" w:author="Claude (AI) - proposed" w:date="2026-10-14T07:56:39Z">
              <w:r>
                <w:rPr>
                  <w:rFonts w:ascii="Arial" w:cs="Arial" w:eastAsia="Arial" w:hAnsi="Arial"/>
                  <w:b/>
                  <w:bCs/>
                  <w:i w:val="false"/>
                  <w:iCs w:val="false"/>
                  <w:color w:val="000000"/>
                  <w:sz w:val="18"/>
                  <w:szCs w:val="18"/>
                </w:rPr>
                <w:delText xml:space="preserve"> and which did not.</w:delText>
              </w:r>
            </w:del>
            <w:ins w:id="9035" w:author="Claude (AI) - proposed" w:date="2026-10-14T07:56:39Z">
              <w:r>
                <w:rPr>
                  <w:rFonts w:ascii="Arial" w:cs="Arial" w:eastAsia="Arial" w:hAnsi="Arial"/>
                  <w:b/>
                  <w:bCs/>
                  <w:i w:val="false"/>
                  <w:iCs w:val="false"/>
                  <w:color w:val="000000"/>
                  <w:sz w:val="18"/>
                  <w:szCs w:val="18"/>
                </w:rPr>
                <w:t xml:space="preserve">, which tested where the gas escapes, and which tested neither. Then explain, using enzymes, how temperature affects respiration in yeast.</w:t>
              </w:r>
            </w:ins>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37" w:author="Claude (AI) - proposed" w:date="2026-10-14T07:56:39Z"/>
              </w:rPr>
            </w:pPr>
            <w:ins w:id="9036" w:author="Claude (AI) - proposed" w:date="2026-10-14T07:56:39Z">
              <w:r>
                <w:rPr>
                  <w:rFonts w:ascii="Arial" w:cs="Arial" w:eastAsia="Arial" w:hAnsi="Arial"/>
                  <w:b w:val="false"/>
                  <w:bCs w:val="false"/>
                  <w:i w:val="false"/>
                  <w:iCs w:val="false"/>
                  <w:color w:val="000000"/>
                  <w:sz w:val="18"/>
                  <w:szCs w:val="18"/>
                </w:rPr>
                <w:t xml:space="preserve">(a) Warming makes gas expand: the air in the leaf's air spaces takes up more room, so some is pushed out through the stomata and cut edges. Warm water also holds less dissolved gas, so dissolved air comes out as bubbles. In cold water the air expands less and the water holds more gas, so fewer bubbles form. (b) Respiration makes carbon dioxide (it needs glucose and, in aerobic respiration, oxygen). Photosynthesis makes oxygen (it needs light, carbon dioxide and water). Both are controlled by enzymes and work over minutes: our yeast limewater took several minutes to turn cloudy, but the leaf bubbles started within seconds. So these processes cannot make most of the gas in the first bubbles; most of it was air already in the leaf and in the water. We did not test the gas from the leaf (for example with limewater), so we cannot be certain of its contents. 'Mostly air from the leaf's air spaces' is our best-supported explanation, and respiration and photosynthesis would change the proportions of oxygen and carbon dioxide only slowly. (c) The Lesson 6 investigation tested temperature: yeast in warm sugar-cane juice produced more CO₂ bubbles per minute than yeast in cold water, and the rate fell again at 55°C when the enzymes were damaged. Enzymes work faster when warmer because molecules move faster and collide more often, so respiration speeds up, but over minutes. The Lesson 4 limewater test compared air available with air kept out; it did not test temperature. The balloon bottles with different amounts of yeast showed that more yeast gave faster gas production but did not vary temperature. The Lesson 10 shared bubble counts (petroleum jelly on different surfaces and on the cut edges) tested where the gas escapes, not what the gas is.</w:t>
              </w:r>
            </w:ins>
          </w:p>
          <w:p>
            <w:pPr>
              <w:keepNext w:val="false"/>
              <w:spacing w:after="40" w:before="0"/>
              <w:jc w:val="left"/>
              <w:rPr>
                <w:del w:id="9039" w:author="Claude (AI) - proposed" w:date="2026-10-14T07:56:39Z"/>
              </w:rPr>
            </w:pPr>
            <w:del w:id="9038" w:author="Claude (AI) - proposed" w:date="2026-10-14T07:56:39Z">
              <w:r>
                <w:rPr>
                  <w:rFonts w:ascii="Arial" w:cs="Arial" w:eastAsia="Arial" w:hAnsi="Arial"/>
                  <w:b w:val="false"/>
                  <w:bCs w:val="false"/>
                  <w:i w:val="false"/>
                  <w:iCs w:val="false"/>
                  <w:color w:val="000000"/>
                  <w:sz w:val="18"/>
                  <w:szCs w:val="18"/>
                </w:rPr>
                <w:delText xml:space="preserve">(a) Respiration and photosynthesis are controlled by enzymes. In warm water the enzyme molecules and their substrate molecules have more kinetic energy and collide more often, so more reactions succeed each second. More gas is produced and more bubbles appear. In cold water the enzymes work slowly, so little gas is made and few bubbles appear. (b) Carbon dioxide is made by cellular respiration in the mitochondria of mesophyll cells. Oxygen is made by photosynthesis in the chloroplasts, but this needs light, so it only happens if the submerged leaf is lit. Some CO2 from respiration would also dissolve in the water, so fewer CO2 bubbles would be seen than the amount actually made. We did not test the bubbles from the leaf (for example with limewater), so we cannot be certain of their contents. Our best explanation, based on the yeast evidence and what we know about leaf cells, is that the bubbles are mostly gas released from leaf cells and air spaces through the stomata, with CO2 from respiration and, in light, O2 from photosynthesis possibly contributing. (c) The Lesson 6 investigation tested temperature: yeast in warm sugar-cane juice produced significantly more CO2 bubbles per minute than yeast in cold water, so respiration rate increased with warmth, matching the sukuma wiki pattern. The Lesson 4 limewater test compared aerobic and anaerobic conditions, not temperature, so it shows that respiration makes CO2 but does not itself show the temperature effect (though warming also made the limewater turn milky faster). The balloon bottles with different yeast concentrations also inflated because of CO2 from yeast, showing that more yeast gave faster gas production, but they did not vary temperature. So the Lesson 6 data support the idea that temperature controls respiration rate through enzyme activity.</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Plants as a linked system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Explain how photosynthesis, gaseous exchange and respiration are linked in a sukuma wiki plant. Say what each process supplies to the others. (b) Answer the misconception: 'Plants only photosynthesise; they do not respire.' (c) Choose one adaptation for gaseous exchange in a xerophyte or a hydrophyte from Kenya and explain how it helps the plant.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Photosynthesis in the chloroplasts uses CO2 and water to make glucose and oxygen. Respiration in the mitochondria uses that glucose and oxygen to release energy as ATP, and its products are CO2 and water. The CO2 and water made by respiration are raw materials that photosynthesis can use, and the glucose and oxygen made by photosynthesis are the substrates that respiration uses, so the gases cycle in both directions between the two processes. Gaseous exchange structures such as stomata and lenticels let the gases enter and leave the plant, and guard cells control the openings. (b) This is wrong. Plant cells respire all the time, day and night, to release energy from glucose. They photosynthesise only when light is available. Plants respire, and the CO2 this produces leaves through the gas-exchange sites. (c) Xerophyte: acacia and cactus plants of the Rift Valley and Turkana have sunken stomata and a thick cuticle, which reduce water loss while still allowing some gas exchange. Hydrophyte: water hyacinth from Lake Victoria has stomata on the upper, air-facing surface and aerenchyma, air-filled tissue that carries gases to submerged parts.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final explanation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scientific explanation of the anchoring phenomenon for a classmate who missed the unit. Your answer must explain (a) where the </w:t>
            </w:r>
            <w:del w:id="9040" w:author="Claude (AI) - proposed" w:date="2026-10-14T07:56:39Z">
              <w:r>
                <w:rPr>
                  <w:rFonts w:ascii="Arial" w:cs="Arial" w:eastAsia="Arial" w:hAnsi="Arial"/>
                  <w:b/>
                  <w:bCs/>
                  <w:i w:val="false"/>
                  <w:iCs w:val="false"/>
                  <w:color w:val="000000"/>
                  <w:sz w:val="18"/>
                  <w:szCs w:val="18"/>
                </w:rPr>
                <w:delText xml:space="preserve">bubbles come</w:delText>
              </w:r>
            </w:del>
            <w:ins w:id="9041" w:author="Claude (AI) - proposed" w:date="2026-10-14T07:56:39Z">
              <w:r>
                <w:rPr>
                  <w:rFonts w:ascii="Arial" w:cs="Arial" w:eastAsia="Arial" w:hAnsi="Arial"/>
                  <w:b/>
                  <w:bCs/>
                  <w:i w:val="false"/>
                  <w:iCs w:val="false"/>
                  <w:color w:val="000000"/>
                  <w:sz w:val="18"/>
                  <w:szCs w:val="18"/>
                </w:rPr>
                <w:t xml:space="preserve">gas in the bubbles escapes</w:t>
              </w:r>
            </w:ins>
            <w:r>
              <w:rPr>
                <w:rFonts w:ascii="Arial" w:cs="Arial" w:eastAsia="Arial" w:hAnsi="Arial"/>
                <w:b/>
                <w:bCs/>
                <w:i w:val="false"/>
                <w:iCs w:val="false"/>
                <w:color w:val="000000"/>
                <w:sz w:val="18"/>
                <w:szCs w:val="18"/>
              </w:rPr>
              <w:t xml:space="preserve"> from and why only from specific spots, (b) what the </w:t>
            </w:r>
            <w:del w:id="9042" w:author="Claude (AI) - proposed" w:date="2026-10-14T07:56:39Z">
              <w:r>
                <w:rPr>
                  <w:rFonts w:ascii="Arial" w:cs="Arial" w:eastAsia="Arial" w:hAnsi="Arial"/>
                  <w:b/>
                  <w:bCs/>
                  <w:i w:val="false"/>
                  <w:iCs w:val="false"/>
                  <w:color w:val="000000"/>
                  <w:sz w:val="18"/>
                  <w:szCs w:val="18"/>
                </w:rPr>
                <w:delText xml:space="preserve">gases are and what makes them</w:delText>
              </w:r>
            </w:del>
            <w:ins w:id="9043" w:author="Claude (AI) - proposed" w:date="2026-10-14T07:56:39Z">
              <w:r>
                <w:rPr>
                  <w:rFonts w:ascii="Arial" w:cs="Arial" w:eastAsia="Arial" w:hAnsi="Arial"/>
                  <w:b/>
                  <w:bCs/>
                  <w:i w:val="false"/>
                  <w:iCs w:val="false"/>
                  <w:color w:val="000000"/>
                  <w:sz w:val="18"/>
                  <w:szCs w:val="18"/>
                </w:rPr>
                <w:t xml:space="preserve">gas probably is, where it was before it came out, and which processes change it</w:t>
              </w:r>
            </w:ins>
            <w:r>
              <w:rPr>
                <w:rFonts w:ascii="Arial" w:cs="Arial" w:eastAsia="Arial" w:hAnsi="Arial"/>
                <w:b/>
                <w:bCs/>
                <w:i w:val="false"/>
                <w:iCs w:val="false"/>
                <w:color w:val="000000"/>
                <w:sz w:val="18"/>
                <w:szCs w:val="18"/>
              </w:rPr>
              <w:t xml:space="preserve">, (c) why warm water gave more bubbles than cold water, and (d) whether plants 'breathe' like animals and what this means at cell level. Finish by connecting the cell level to the whole-leaf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w:t>
            </w:r>
            <w:del w:id="9044" w:author="Claude (AI) - proposed" w:date="2026-10-14T07:56:39Z">
              <w:r>
                <w:rPr>
                  <w:rFonts w:ascii="Arial" w:cs="Arial" w:eastAsia="Arial" w:hAnsi="Arial"/>
                  <w:b w:val="false"/>
                  <w:bCs w:val="false"/>
                  <w:i w:val="false"/>
                  <w:iCs w:val="false"/>
                  <w:color w:val="000000"/>
                  <w:sz w:val="18"/>
                  <w:szCs w:val="18"/>
                </w:rPr>
                <w:delText xml:space="preserve"> bubbles come from</w:delText>
              </w:r>
            </w:del>
            <w:ins w:id="9045" w:author="Claude (AI) - proposed" w:date="2026-10-14T07:56:39Z">
              <w:r>
                <w:rPr>
                  <w:rFonts w:ascii="Arial" w:cs="Arial" w:eastAsia="Arial" w:hAnsi="Arial"/>
                  <w:b w:val="false"/>
                  <w:bCs w:val="false"/>
                  <w:i w:val="false"/>
                  <w:iCs w:val="false"/>
                  <w:color w:val="000000"/>
                  <w:sz w:val="18"/>
                  <w:szCs w:val="18"/>
                </w:rPr>
                <w:t xml:space="preserve"> gas in the bubbles escapes from the leaf through</w:t>
              </w:r>
            </w:ins>
            <w:r>
              <w:rPr>
                <w:rFonts w:ascii="Arial" w:cs="Arial" w:eastAsia="Arial" w:hAnsi="Arial"/>
                <w:b w:val="false"/>
                <w:bCs w:val="false"/>
                <w:i w:val="false"/>
                <w:iCs w:val="false"/>
                <w:color w:val="000000"/>
                <w:sz w:val="18"/>
                <w:szCs w:val="18"/>
              </w:rPr>
              <w:t xml:space="preserve"> stomata, microscopic pores in the leaf surface</w:t>
            </w:r>
            <w:del w:id="9046" w:author="Claude (AI) - proposed" w:date="2026-10-14T07:56:39Z">
              <w:r>
                <w:rPr>
                  <w:rFonts w:ascii="Arial" w:cs="Arial" w:eastAsia="Arial" w:hAnsi="Arial"/>
                  <w:b w:val="false"/>
                  <w:bCs w:val="false"/>
                  <w:i w:val="false"/>
                  <w:iCs w:val="false"/>
                  <w:color w:val="000000"/>
                  <w:sz w:val="18"/>
                  <w:szCs w:val="18"/>
                </w:rPr>
                <w:delText xml:space="preserve">,</w:delText>
              </w:r>
            </w:del>
            <w:ins w:id="9047" w:author="Claude (AI) - proposed" w:date="2026-10-14T07:56:39Z">
              <w:r>
                <w:rPr>
                  <w:rFonts w:ascii="Arial" w:cs="Arial" w:eastAsia="Arial" w:hAnsi="Arial"/>
                  <w:b w:val="false"/>
                  <w:bCs w:val="false"/>
                  <w:i w:val="false"/>
                  <w:iCs w:val="false"/>
                  <w:color w:val="000000"/>
                  <w:sz w:val="18"/>
                  <w:szCs w:val="18"/>
                </w:rPr>
                <w:t xml:space="preserve"> (mostly on the lower side) —</w:t>
              </w:r>
            </w:ins>
            <w:r>
              <w:rPr>
                <w:rFonts w:ascii="Arial" w:cs="Arial" w:eastAsia="Arial" w:hAnsi="Arial"/>
                <w:b w:val="false"/>
                <w:bCs w:val="false"/>
                <w:i w:val="false"/>
                <w:iCs w:val="false"/>
                <w:color w:val="000000"/>
                <w:sz w:val="18"/>
                <w:szCs w:val="18"/>
              </w:rPr>
              <w:t xml:space="preserve"> which is why </w:t>
            </w:r>
            <w:del w:id="9048" w:author="Claude (AI) - proposed" w:date="2026-10-14T07:56:39Z">
              <w:r>
                <w:rPr>
                  <w:rFonts w:ascii="Arial" w:cs="Arial" w:eastAsia="Arial" w:hAnsi="Arial"/>
                  <w:b w:val="false"/>
                  <w:bCs w:val="false"/>
                  <w:i w:val="false"/>
                  <w:iCs w:val="false"/>
                  <w:color w:val="000000"/>
                  <w:sz w:val="18"/>
                  <w:szCs w:val="18"/>
                </w:rPr>
                <w:delText xml:space="preserve">they</w:delText>
              </w:r>
            </w:del>
            <w:ins w:id="9049" w:author="Claude (AI) - proposed" w:date="2026-10-14T07:56:39Z">
              <w:r>
                <w:rPr>
                  <w:rFonts w:ascii="Arial" w:cs="Arial" w:eastAsia="Arial" w:hAnsi="Arial"/>
                  <w:b w:val="false"/>
                  <w:bCs w:val="false"/>
                  <w:i w:val="false"/>
                  <w:iCs w:val="false"/>
                  <w:color w:val="000000"/>
                  <w:sz w:val="18"/>
                  <w:szCs w:val="18"/>
                </w:rPr>
                <w:t xml:space="preserve">bubbles</w:t>
              </w:r>
            </w:ins>
            <w:r>
              <w:rPr>
                <w:rFonts w:ascii="Arial" w:cs="Arial" w:eastAsia="Arial" w:hAnsi="Arial"/>
                <w:b w:val="false"/>
                <w:bCs w:val="false"/>
                <w:i w:val="false"/>
                <w:iCs w:val="false"/>
                <w:color w:val="000000"/>
                <w:sz w:val="18"/>
                <w:szCs w:val="18"/>
              </w:rPr>
              <w:t xml:space="preserve"> appear at specific spots and not over the whole leaf</w:t>
            </w:r>
            <w:ins w:id="9050" w:author="Claude (AI) - proposed" w:date="2026-10-14T07:56:39Z">
              <w:r>
                <w:rPr>
                  <w:rFonts w:ascii="Arial" w:cs="Arial" w:eastAsia="Arial" w:hAnsi="Arial"/>
                  <w:b w:val="false"/>
                  <w:bCs w:val="false"/>
                  <w:i w:val="false"/>
                  <w:iCs w:val="false"/>
                  <w:color w:val="000000"/>
                  <w:sz w:val="18"/>
                  <w:szCs w:val="18"/>
                </w:rPr>
                <w:t xml:space="preserve"> — and also from the cut edge</w:t>
              </w:r>
            </w:ins>
            <w:r>
              <w:rPr>
                <w:rFonts w:ascii="Arial" w:cs="Arial" w:eastAsia="Arial" w:hAnsi="Arial"/>
                <w:b w:val="false"/>
                <w:bCs w:val="false"/>
                <w:i w:val="false"/>
                <w:iCs w:val="false"/>
                <w:color w:val="000000"/>
                <w:sz w:val="18"/>
                <w:szCs w:val="18"/>
              </w:rPr>
              <w:t xml:space="preserve">. Guard cells open each pore when K+ ions enter and water follows by osmosis, making them turgid. </w:t>
            </w:r>
            <w:del w:id="9051" w:author="Claude (AI) - proposed" w:date="2026-10-14T07:56:39Z">
              <w:r>
                <w:rPr>
                  <w:rFonts w:ascii="Arial" w:cs="Arial" w:eastAsia="Arial" w:hAnsi="Arial"/>
                  <w:b w:val="false"/>
                  <w:bCs w:val="false"/>
                  <w:i w:val="false"/>
                  <w:iCs w:val="false"/>
                  <w:color w:val="000000"/>
                  <w:sz w:val="18"/>
                  <w:szCs w:val="18"/>
                </w:rPr>
                <w:delText xml:space="preserve">The gas in the bubbles comes from</w:delText>
              </w:r>
            </w:del>
            <w:ins w:id="9052" w:author="Claude (AI) - proposed" w:date="2026-10-14T07:56:39Z">
              <w:r>
                <w:rPr>
                  <w:rFonts w:ascii="Arial" w:cs="Arial" w:eastAsia="Arial" w:hAnsi="Arial"/>
                  <w:b w:val="false"/>
                  <w:bCs w:val="false"/>
                  <w:i w:val="false"/>
                  <w:iCs w:val="false"/>
                  <w:color w:val="000000"/>
                  <w:sz w:val="18"/>
                  <w:szCs w:val="18"/>
                </w:rPr>
                <w:t xml:space="preserve">Most of the gas was air that was already inside</w:t>
              </w:r>
            </w:ins>
            <w:r>
              <w:rPr>
                <w:rFonts w:ascii="Arial" w:cs="Arial" w:eastAsia="Arial" w:hAnsi="Arial"/>
                <w:b w:val="false"/>
                <w:bCs w:val="false"/>
                <w:i w:val="false"/>
                <w:iCs w:val="false"/>
                <w:color w:val="000000"/>
                <w:sz w:val="18"/>
                <w:szCs w:val="18"/>
              </w:rPr>
              <w:t xml:space="preserve"> the leaf's </w:t>
            </w:r>
            <w:del w:id="9053" w:author="Claude (AI) - proposed" w:date="2026-10-14T07:56:39Z">
              <w:r>
                <w:rPr>
                  <w:rFonts w:ascii="Arial" w:cs="Arial" w:eastAsia="Arial" w:hAnsi="Arial"/>
                  <w:b w:val="false"/>
                  <w:bCs w:val="false"/>
                  <w:i w:val="false"/>
                  <w:iCs w:val="false"/>
                  <w:color w:val="000000"/>
                  <w:sz w:val="18"/>
                  <w:szCs w:val="18"/>
                </w:rPr>
                <w:delText xml:space="preserve">cells and air spaces and leaves through the open stomata. Two gases are made in the leaf</w:delText>
              </w:r>
            </w:del>
            <w:ins w:id="9054" w:author="Claude (AI) - proposed" w:date="2026-10-14T07:56:39Z">
              <w:r>
                <w:rPr>
                  <w:rFonts w:ascii="Arial" w:cs="Arial" w:eastAsia="Arial" w:hAnsi="Arial"/>
                  <w:b w:val="false"/>
                  <w:bCs w:val="false"/>
                  <w:i w:val="false"/>
                  <w:iCs w:val="false"/>
                  <w:color w:val="000000"/>
                  <w:sz w:val="18"/>
                  <w:szCs w:val="18"/>
                </w:rPr>
                <w:t xml:space="preserve">air spaces, plus some air dissolved in the water. Leaf cells also make gases</w:t>
              </w:r>
            </w:ins>
            <w:r>
              <w:rPr>
                <w:rFonts w:ascii="Arial" w:cs="Arial" w:eastAsia="Arial" w:hAnsi="Arial"/>
                <w:b w:val="false"/>
                <w:bCs w:val="false"/>
                <w:i w:val="false"/>
                <w:iCs w:val="false"/>
                <w:color w:val="000000"/>
                <w:sz w:val="18"/>
                <w:szCs w:val="18"/>
              </w:rPr>
              <w:t xml:space="preserve">: carbon dioxide</w:t>
            </w:r>
            <w:del w:id="9055" w:author="Claude (AI) - proposed" w:date="2026-10-14T07:56:39Z">
              <w:r>
                <w:rPr>
                  <w:rFonts w:ascii="Arial" w:cs="Arial" w:eastAsia="Arial" w:hAnsi="Arial"/>
                  <w:b w:val="false"/>
                  <w:bCs w:val="false"/>
                  <w:i w:val="false"/>
                  <w:iCs w:val="false"/>
                  <w:color w:val="000000"/>
                  <w:sz w:val="18"/>
                  <w:szCs w:val="18"/>
                </w:rPr>
                <w:delText xml:space="preserve">, made by aerobic</w:delText>
              </w:r>
            </w:del>
            <w:ins w:id="9056" w:author="Claude (AI) - proposed" w:date="2026-10-14T07:56:39Z">
              <w:r>
                <w:rPr>
                  <w:rFonts w:ascii="Arial" w:cs="Arial" w:eastAsia="Arial" w:hAnsi="Arial"/>
                  <w:b w:val="false"/>
                  <w:bCs w:val="false"/>
                  <w:i w:val="false"/>
                  <w:iCs w:val="false"/>
                  <w:color w:val="000000"/>
                  <w:sz w:val="18"/>
                  <w:szCs w:val="18"/>
                </w:rPr>
                <w:t xml:space="preserve"> from</w:t>
              </w:r>
            </w:ins>
            <w:r>
              <w:rPr>
                <w:rFonts w:ascii="Arial" w:cs="Arial" w:eastAsia="Arial" w:hAnsi="Arial"/>
                <w:b w:val="false"/>
                <w:bCs w:val="false"/>
                <w:i w:val="false"/>
                <w:iCs w:val="false"/>
                <w:color w:val="000000"/>
                <w:sz w:val="18"/>
                <w:szCs w:val="18"/>
              </w:rPr>
              <w:t xml:space="preserve"> respiration in the mitochondria </w:t>
            </w:r>
            <w:del w:id="9057" w:author="Claude (AI) - proposed" w:date="2026-10-14T07:56:39Z">
              <w:r>
                <w:rPr>
                  <w:rFonts w:ascii="Arial" w:cs="Arial" w:eastAsia="Arial" w:hAnsi="Arial"/>
                  <w:b w:val="false"/>
                  <w:bCs w:val="false"/>
                  <w:i w:val="false"/>
                  <w:iCs w:val="false"/>
                  <w:color w:val="000000"/>
                  <w:sz w:val="18"/>
                  <w:szCs w:val="18"/>
                </w:rPr>
                <w:delText xml:space="preserve">of mesophyll cells (glycolysis, Krebs cycle and oxidative phosphorylation, giving</w:delText>
              </w:r>
            </w:del>
            <w:ins w:id="9058" w:author="Claude (AI) - proposed" w:date="2026-10-14T07:56:39Z">
              <w:r>
                <w:rPr>
                  <w:rFonts w:ascii="Arial" w:cs="Arial" w:eastAsia="Arial" w:hAnsi="Arial"/>
                  <w:b w:val="false"/>
                  <w:bCs w:val="false"/>
                  <w:i w:val="false"/>
                  <w:iCs w:val="false"/>
                  <w:color w:val="000000"/>
                  <w:sz w:val="18"/>
                  <w:szCs w:val="18"/>
                </w:rPr>
                <w:t xml:space="preserve">(aerobic respiration gives</w:t>
              </w:r>
            </w:ins>
            <w:r>
              <w:rPr>
                <w:rFonts w:ascii="Arial" w:cs="Arial" w:eastAsia="Arial" w:hAnsi="Arial"/>
                <w:b w:val="false"/>
                <w:bCs w:val="false"/>
                <w:i w:val="false"/>
                <w:iCs w:val="false"/>
                <w:color w:val="000000"/>
                <w:sz w:val="18"/>
                <w:szCs w:val="18"/>
              </w:rPr>
              <w:t xml:space="preserve"> about 36 to 38 ATP per glucose)</w:t>
            </w:r>
            <w:del w:id="9059" w:author="Claude (AI) - proposed" w:date="2026-10-14T07:56:39Z">
              <w:r>
                <w:rPr>
                  <w:rFonts w:ascii="Arial" w:cs="Arial" w:eastAsia="Arial" w:hAnsi="Arial"/>
                  <w:b w:val="false"/>
                  <w:bCs w:val="false"/>
                  <w:i w:val="false"/>
                  <w:iCs w:val="false"/>
                  <w:color w:val="000000"/>
                  <w:sz w:val="18"/>
                  <w:szCs w:val="18"/>
                </w:rPr>
                <w:delText xml:space="preserve">, and oxygen, made by</w:delText>
              </w:r>
            </w:del>
            <w:ins w:id="9060" w:author="Claude (AI) - proposed" w:date="2026-10-14T07:56:39Z">
              <w:r>
                <w:rPr>
                  <w:rFonts w:ascii="Arial" w:cs="Arial" w:eastAsia="Arial" w:hAnsi="Arial"/>
                  <w:b w:val="false"/>
                  <w:bCs w:val="false"/>
                  <w:i w:val="false"/>
                  <w:iCs w:val="false"/>
                  <w:color w:val="000000"/>
                  <w:sz w:val="18"/>
                  <w:szCs w:val="18"/>
                </w:rPr>
                <w:t xml:space="preserve"> and, if the leaf is lit, oxygen from</w:t>
              </w:r>
            </w:ins>
            <w:r>
              <w:rPr>
                <w:rFonts w:ascii="Arial" w:cs="Arial" w:eastAsia="Arial" w:hAnsi="Arial"/>
                <w:b w:val="false"/>
                <w:bCs w:val="false"/>
                <w:i w:val="false"/>
                <w:iCs w:val="false"/>
                <w:color w:val="000000"/>
                <w:sz w:val="18"/>
                <w:szCs w:val="18"/>
              </w:rPr>
              <w:t xml:space="preserve"> photosynthesis in the chloroplasts</w:t>
            </w:r>
            <w:del w:id="9061" w:author="Claude (AI) - proposed" w:date="2026-10-14T07:56:39Z">
              <w:r>
                <w:rPr>
                  <w:rFonts w:ascii="Arial" w:cs="Arial" w:eastAsia="Arial" w:hAnsi="Arial"/>
                  <w:b w:val="false"/>
                  <w:bCs w:val="false"/>
                  <w:i w:val="false"/>
                  <w:iCs w:val="false"/>
                  <w:color w:val="000000"/>
                  <w:sz w:val="18"/>
                  <w:szCs w:val="18"/>
                </w:rPr>
                <w:delText xml:space="preserve">, but only if the submerged leaf receives light. Because some CO2 dissolves in the water, the bubbles may contain relatively less CO2 than the leaf produces</w:delText>
              </w:r>
            </w:del>
            <w:ins w:id="9062" w:author="Claude (AI) - proposed" w:date="2026-10-14T07:56:39Z">
              <w:r>
                <w:rPr>
                  <w:rFonts w:ascii="Arial" w:cs="Arial" w:eastAsia="Arial" w:hAnsi="Arial"/>
                  <w:b w:val="false"/>
                  <w:bCs w:val="false"/>
                  <w:i w:val="false"/>
                  <w:iCs w:val="false"/>
                  <w:color w:val="000000"/>
                  <w:sz w:val="18"/>
                  <w:szCs w:val="18"/>
                </w:rPr>
                <w:t xml:space="preserve">. But these processes work over minutes, so they change the mix of gases in the leaf only slowly</w:t>
              </w:r>
            </w:ins>
            <w:r>
              <w:rPr>
                <w:rFonts w:ascii="Arial" w:cs="Arial" w:eastAsia="Arial" w:hAnsi="Arial"/>
                <w:b w:val="false"/>
                <w:bCs w:val="false"/>
                <w:i w:val="false"/>
                <w:iCs w:val="false"/>
                <w:color w:val="000000"/>
                <w:sz w:val="18"/>
                <w:szCs w:val="18"/>
              </w:rPr>
              <w:t xml:space="preserve">. We did not test the </w:t>
            </w:r>
            <w:del w:id="9063" w:author="Claude (AI) - proposed" w:date="2026-10-14T07:56:39Z">
              <w:r>
                <w:rPr>
                  <w:rFonts w:ascii="Arial" w:cs="Arial" w:eastAsia="Arial" w:hAnsi="Arial"/>
                  <w:b w:val="false"/>
                  <w:bCs w:val="false"/>
                  <w:i w:val="false"/>
                  <w:iCs w:val="false"/>
                  <w:color w:val="000000"/>
                  <w:sz w:val="18"/>
                  <w:szCs w:val="18"/>
                </w:rPr>
                <w:delText xml:space="preserve">leaf bubbles</w:delText>
              </w:r>
            </w:del>
            <w:ins w:id="9064" w:author="Claude (AI) - proposed" w:date="2026-10-14T07:56:39Z">
              <w:r>
                <w:rPr>
                  <w:rFonts w:ascii="Arial" w:cs="Arial" w:eastAsia="Arial" w:hAnsi="Arial"/>
                  <w:b w:val="false"/>
                  <w:bCs w:val="false"/>
                  <w:i w:val="false"/>
                  <w:iCs w:val="false"/>
                  <w:color w:val="000000"/>
                  <w:sz w:val="18"/>
                  <w:szCs w:val="18"/>
                </w:rPr>
                <w:t xml:space="preserve">gas from the leaf</w:t>
              </w:r>
            </w:ins>
            <w:r>
              <w:rPr>
                <w:rFonts w:ascii="Arial" w:cs="Arial" w:eastAsia="Arial" w:hAnsi="Arial"/>
                <w:b w:val="false"/>
                <w:bCs w:val="false"/>
                <w:i w:val="false"/>
                <w:iCs w:val="false"/>
                <w:color w:val="000000"/>
                <w:sz w:val="18"/>
                <w:szCs w:val="18"/>
              </w:rPr>
              <w:t xml:space="preserve"> directly, so </w:t>
            </w:r>
            <w:del w:id="9065" w:author="Claude (AI) - proposed" w:date="2026-10-14T07:56:39Z">
              <w:r>
                <w:rPr>
                  <w:rFonts w:ascii="Arial" w:cs="Arial" w:eastAsia="Arial" w:hAnsi="Arial"/>
                  <w:b w:val="false"/>
                  <w:bCs w:val="false"/>
                  <w:i w:val="false"/>
                  <w:iCs w:val="false"/>
                  <w:color w:val="000000"/>
                  <w:sz w:val="18"/>
                  <w:szCs w:val="18"/>
                </w:rPr>
                <w:delText xml:space="preserve">this</w:delText>
              </w:r>
            </w:del>
            <w:ins w:id="9066" w:author="Claude (AI) - proposed" w:date="2026-10-14T07:56:39Z">
              <w:r>
                <w:rPr>
                  <w:rFonts w:ascii="Arial" w:cs="Arial" w:eastAsia="Arial" w:hAnsi="Arial"/>
                  <w:b w:val="false"/>
                  <w:bCs w:val="false"/>
                  <w:i w:val="false"/>
                  <w:iCs w:val="false"/>
                  <w:color w:val="000000"/>
                  <w:sz w:val="18"/>
                  <w:szCs w:val="18"/>
                </w:rPr>
                <w:t xml:space="preserve">'mostly air'</w:t>
              </w:r>
            </w:ins>
            <w:r>
              <w:rPr>
                <w:rFonts w:ascii="Arial" w:cs="Arial" w:eastAsia="Arial" w:hAnsi="Arial"/>
                <w:b w:val="false"/>
                <w:bCs w:val="false"/>
                <w:i w:val="false"/>
                <w:iCs w:val="false"/>
                <w:color w:val="000000"/>
                <w:sz w:val="18"/>
                <w:szCs w:val="18"/>
              </w:rPr>
              <w:t xml:space="preserve"> is our best explanation from the evidence of the unit</w:t>
            </w:r>
            <w:del w:id="9067" w:author="Claude (AI) - proposed" w:date="2026-10-14T07:56:39Z">
              <w:r>
                <w:rPr>
                  <w:rFonts w:ascii="Arial" w:cs="Arial" w:eastAsia="Arial" w:hAnsi="Arial"/>
                  <w:b w:val="false"/>
                  <w:bCs w:val="false"/>
                  <w:i w:val="false"/>
                  <w:iCs w:val="false"/>
                  <w:color w:val="000000"/>
                  <w:sz w:val="18"/>
                  <w:szCs w:val="18"/>
                </w:rPr>
                <w:delText xml:space="preserve"> rather than</w:delText>
              </w:r>
            </w:del>
            <w:ins w:id="9068" w:author="Claude (AI) - proposed" w:date="2026-10-14T07:56:39Z">
              <w:r>
                <w:rPr>
                  <w:rFonts w:ascii="Arial" w:cs="Arial" w:eastAsia="Arial" w:hAnsi="Arial"/>
                  <w:b w:val="false"/>
                  <w:bCs w:val="false"/>
                  <w:i w:val="false"/>
                  <w:iCs w:val="false"/>
                  <w:color w:val="000000"/>
                  <w:sz w:val="18"/>
                  <w:szCs w:val="18"/>
                </w:rPr>
                <w:t xml:space="preserve">, not</w:t>
              </w:r>
            </w:ins>
            <w:r>
              <w:rPr>
                <w:rFonts w:ascii="Arial" w:cs="Arial" w:eastAsia="Arial" w:hAnsi="Arial"/>
                <w:b w:val="false"/>
                <w:bCs w:val="false"/>
                <w:i w:val="false"/>
                <w:iCs w:val="false"/>
                <w:color w:val="000000"/>
                <w:sz w:val="18"/>
                <w:szCs w:val="18"/>
              </w:rPr>
              <w:t xml:space="preserve"> a proven fact. Warm water (about 42°C) gave more bubbles than cold water (about 15°C) </w:t>
            </w:r>
            <w:del w:id="9069" w:author="Claude (AI) - proposed" w:date="2026-10-14T07:56:39Z">
              <w:r>
                <w:rPr>
                  <w:rFonts w:ascii="Arial" w:cs="Arial" w:eastAsia="Arial" w:hAnsi="Arial"/>
                  <w:b w:val="false"/>
                  <w:bCs w:val="false"/>
                  <w:i w:val="false"/>
                  <w:iCs w:val="false"/>
                  <w:color w:val="000000"/>
                  <w:sz w:val="18"/>
                  <w:szCs w:val="18"/>
                </w:rPr>
                <w:delText xml:space="preserve">because higher temperature increases the kinetic energy of enzymes and substrates, so enzyme-controlled reactions such as respiration run faster and make more gas</w:delText>
              </w:r>
            </w:del>
            <w:ins w:id="9070" w:author="Claude (AI) - proposed" w:date="2026-10-14T07:56:39Z">
              <w:r>
                <w:rPr>
                  <w:rFonts w:ascii="Arial" w:cs="Arial" w:eastAsia="Arial" w:hAnsi="Arial"/>
                  <w:b w:val="false"/>
                  <w:bCs w:val="false"/>
                  <w:i w:val="false"/>
                  <w:iCs w:val="false"/>
                  <w:color w:val="000000"/>
                  <w:sz w:val="18"/>
                  <w:szCs w:val="18"/>
                </w:rPr>
                <w:t xml:space="preserve">within seconds because warming makes the air in the leaf expand and makes the water hold less dissolved gas, so more gas is pushed out; cold water does this much less. Warmth also speeds up enzymes, so respiration in yeast and in leaf cells runs faster</w:t>
              </w:r>
            </w:ins>
            <w:r>
              <w:rPr>
                <w:rFonts w:ascii="Arial" w:cs="Arial" w:eastAsia="Arial" w:hAnsi="Arial"/>
                <w:b w:val="false"/>
                <w:bCs w:val="false"/>
                <w:i w:val="false"/>
                <w:iCs w:val="false"/>
                <w:color w:val="000000"/>
                <w:sz w:val="18"/>
                <w:szCs w:val="18"/>
              </w:rPr>
              <w:t xml:space="preserve">, as the warm and cold yeast results showed</w:t>
            </w:r>
            <w:del w:id="9071" w:author="Claude (AI) - proposed" w:date="2026-10-14T07:56:39Z">
              <w:r>
                <w:rPr>
                  <w:rFonts w:ascii="Arial" w:cs="Arial" w:eastAsia="Arial" w:hAnsi="Arial"/>
                  <w:b w:val="false"/>
                  <w:bCs w:val="false"/>
                  <w:i w:val="false"/>
                  <w:iCs w:val="false"/>
                  <w:color w:val="000000"/>
                  <w:sz w:val="18"/>
                  <w:szCs w:val="18"/>
                </w:rPr>
                <w:delText xml:space="preserve">. Cold water slows the enzymes and reduces bubbles</w:delText>
              </w:r>
            </w:del>
            <w:ins w:id="9072" w:author="Claude (AI) - proposed" w:date="2026-10-14T07:56:39Z">
              <w:r>
                <w:rPr>
                  <w:rFonts w:ascii="Arial" w:cs="Arial" w:eastAsia="Arial" w:hAnsi="Arial"/>
                  <w:b w:val="false"/>
                  <w:bCs w:val="false"/>
                  <w:i w:val="false"/>
                  <w:iCs w:val="false"/>
                  <w:color w:val="000000"/>
                  <w:sz w:val="18"/>
                  <w:szCs w:val="18"/>
                </w:rPr>
                <w:t xml:space="preserve">, but that effect builds up more slowly</w:t>
              </w:r>
            </w:ins>
            <w:r>
              <w:rPr>
                <w:rFonts w:ascii="Arial" w:cs="Arial" w:eastAsia="Arial" w:hAnsi="Arial"/>
                <w:b w:val="false"/>
                <w:bCs w:val="false"/>
                <w:i w:val="false"/>
                <w:iCs w:val="false"/>
                <w:color w:val="000000"/>
                <w:sz w:val="18"/>
                <w:szCs w:val="18"/>
              </w:rPr>
              <w:t xml:space="preserve">. Plants do 'breathe' in the sense that they continuously exchange gases with their environment through stomata, lenticels, the cuticle and pneumatophores, but they have no lungs. The real work is chemistry inside cells: respiration releases energy stored in glucose as ATP, the same chemistry as in all living cells, including those of a Rift Valley runner. If oxygen is missing, cells can release a smaller amount of energy (2 ATP per glucose) by anaerobic respiration. So a </w:t>
            </w:r>
            <w:del w:id="9073" w:author="Claude (AI) - proposed" w:date="2026-10-14T07:56:39Z">
              <w:r>
                <w:rPr>
                  <w:rFonts w:ascii="Arial" w:cs="Arial" w:eastAsia="Arial" w:hAnsi="Arial"/>
                  <w:b w:val="false"/>
                  <w:bCs w:val="false"/>
                  <w:i w:val="false"/>
                  <w:iCs w:val="false"/>
                  <w:color w:val="000000"/>
                  <w:sz w:val="18"/>
                  <w:szCs w:val="18"/>
                </w:rPr>
                <w:delText xml:space="preserve">visible </w:delText>
              </w:r>
            </w:del>
            <w:r>
              <w:rPr>
                <w:rFonts w:ascii="Arial" w:cs="Arial" w:eastAsia="Arial" w:hAnsi="Arial"/>
                <w:b w:val="false"/>
                <w:bCs w:val="false"/>
                <w:i w:val="false"/>
                <w:iCs w:val="false"/>
                <w:color w:val="000000"/>
                <w:sz w:val="18"/>
                <w:szCs w:val="18"/>
              </w:rPr>
              <w:t xml:space="preserve">stream of bubbles from a sukuma wiki leaf </w:t>
            </w:r>
            <w:del w:id="9074" w:author="Claude (AI) - proposed" w:date="2026-10-14T07:56:39Z">
              <w:r>
                <w:rPr>
                  <w:rFonts w:ascii="Arial" w:cs="Arial" w:eastAsia="Arial" w:hAnsi="Arial"/>
                  <w:b w:val="false"/>
                  <w:bCs w:val="false"/>
                  <w:i w:val="false"/>
                  <w:iCs w:val="false"/>
                  <w:color w:val="000000"/>
                  <w:sz w:val="18"/>
                  <w:szCs w:val="18"/>
                </w:rPr>
                <w:delText xml:space="preserve">is the large-scale sign of</w:delText>
              </w:r>
            </w:del>
            <w:ins w:id="9075" w:author="Claude (AI) - proposed" w:date="2026-10-14T07:56:39Z">
              <w:r>
                <w:rPr>
                  <w:rFonts w:ascii="Arial" w:cs="Arial" w:eastAsia="Arial" w:hAnsi="Arial"/>
                  <w:b w:val="false"/>
                  <w:bCs w:val="false"/>
                  <w:i w:val="false"/>
                  <w:iCs w:val="false"/>
                  <w:color w:val="000000"/>
                  <w:sz w:val="18"/>
                  <w:szCs w:val="18"/>
                </w:rPr>
                <w:t xml:space="preserve">shows that the leaf is full of gas that can move out through its pores, while the</w:t>
              </w:r>
            </w:ins>
            <w:r>
              <w:rPr>
                <w:rFonts w:ascii="Arial" w:cs="Arial" w:eastAsia="Arial" w:hAnsi="Arial"/>
                <w:b w:val="false"/>
                <w:bCs w:val="false"/>
                <w:i w:val="false"/>
                <w:iCs w:val="false"/>
                <w:color w:val="000000"/>
                <w:sz w:val="18"/>
                <w:szCs w:val="18"/>
              </w:rPr>
              <w:t xml:space="preserve"> microscopic reactions in </w:t>
            </w:r>
            <w:ins w:id="9076" w:author="Claude (AI) - proposed" w:date="2026-10-14T07:56:39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mitochondria and chloroplasts</w:t>
            </w:r>
            <w:ins w:id="9077" w:author="Claude (AI) - proposed" w:date="2026-10-14T07:56:39Z">
              <w:r>
                <w:rPr>
                  <w:rFonts w:ascii="Arial" w:cs="Arial" w:eastAsia="Arial" w:hAnsi="Arial"/>
                  <w:b w:val="false"/>
                  <w:bCs w:val="false"/>
                  <w:i w:val="false"/>
                  <w:iCs w:val="false"/>
                  <w:color w:val="000000"/>
                  <w:sz w:val="18"/>
                  <w:szCs w:val="18"/>
                </w:rPr>
                <w:t xml:space="preserve"> keep changing that gas</w:t>
              </w:r>
            </w:ins>
            <w:r>
              <w:rPr>
                <w:rFonts w:ascii="Arial" w:cs="Arial" w:eastAsia="Arial" w:hAnsi="Arial"/>
                <w:b w:val="false"/>
                <w:bCs w:val="false"/>
                <w:i w:val="false"/>
                <w:iCs w:val="false"/>
                <w:color w:val="000000"/>
                <w:sz w:val="18"/>
                <w:szCs w:val="18"/>
              </w:rPr>
              <w:t xml:space="preserve">, with the stomata linking the cell level to the whole leaf.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Structures and mechanism of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8" w:author="Claude (AI) - proposed" w:date="2026-10-14T07:56: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Names stomata, guard cells and the other sites correctly</w:t>
            </w:r>
            <w:ins w:id="9079" w:author="Claude (AI) - proposed" w:date="2026-10-14T07:56:39Z">
              <w:r>
                <w:rPr>
                  <w:rFonts w:ascii="Arial" w:cs="Arial" w:eastAsia="Arial" w:hAnsi="Arial"/>
                  <w:b w:val="false"/>
                  <w:bCs w:val="false"/>
                  <w:i w:val="false"/>
                  <w:iCs w:val="false"/>
                  <w:color w:val="000000"/>
                  <w:sz w:val="18"/>
                  <w:szCs w:val="18"/>
                </w:rPr>
                <w:t xml:space="preserve">, notes that cut edges can also release gas,</w:t>
              </w:r>
            </w:ins>
            <w:r>
              <w:rPr>
                <w:rFonts w:ascii="Arial" w:cs="Arial" w:eastAsia="Arial" w:hAnsi="Arial"/>
                <w:b w:val="false"/>
                <w:bCs w:val="false"/>
                <w:i w:val="false"/>
                <w:iCs w:val="false"/>
                <w:color w:val="000000"/>
                <w:sz w:val="18"/>
                <w:szCs w:val="18"/>
              </w:rPr>
              <w:t xml:space="preserve"> and explains opening and closing using osmosis, turgor and K+ </w:t>
            </w:r>
            <w:ins w:id="9080" w:author="Claude (AI) - proposed" w:date="2026-10-14T07:56:39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or starch-sugar</w:t>
            </w:r>
            <w:ins w:id="9081" w:author="Claude (AI) - proposed" w:date="2026-10-14T07:56:39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linked to </w:t>
            </w:r>
            <w:del w:id="9082" w:author="Claude (AI) - proposed" w:date="2026-10-14T07:56:39Z">
              <w:r>
                <w:rPr>
                  <w:rFonts w:ascii="Arial" w:cs="Arial" w:eastAsia="Arial" w:hAnsi="Arial"/>
                  <w:b w:val="false"/>
                  <w:bCs w:val="false"/>
                  <w:i w:val="false"/>
                  <w:iCs w:val="false"/>
                  <w:color w:val="000000"/>
                  <w:sz w:val="18"/>
                  <w:szCs w:val="18"/>
                </w:rPr>
                <w:delText xml:space="preserve">the bubble spots</w:delText>
              </w:r>
            </w:del>
            <w:ins w:id="9083" w:author="Claude (AI) - proposed" w:date="2026-10-14T07:56:39Z">
              <w:r>
                <w:rPr>
                  <w:rFonts w:ascii="Arial" w:cs="Arial" w:eastAsia="Arial" w:hAnsi="Arial"/>
                  <w:b w:val="false"/>
                  <w:bCs w:val="false"/>
                  <w:i w:val="false"/>
                  <w:iCs w:val="false"/>
                  <w:color w:val="000000"/>
                  <w:sz w:val="18"/>
                  <w:szCs w:val="18"/>
                </w:rPr>
                <w:t xml:space="preserve">where the bubbles appear</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84" w:author="Claude (AI) - proposed" w:date="2026-10-14T07:56: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stomata and most sites and gives a</w:t>
            </w:r>
            <w:ins w:id="9085" w:author="Claude (AI) - proposed" w:date="2026-10-14T07:56:39Z">
              <w:r>
                <w:rPr>
                  <w:rFonts w:ascii="Arial" w:cs="Arial" w:eastAsia="Arial" w:hAnsi="Arial"/>
                  <w:b w:val="false"/>
                  <w:bCs w:val="false"/>
                  <w:i w:val="false"/>
                  <w:iCs w:val="false"/>
                  <w:color w:val="000000"/>
                  <w:sz w:val="18"/>
                  <w:szCs w:val="18"/>
                </w:rPr>
                <w:t xml:space="preserve"> correct</w:t>
              </w:r>
            </w:ins>
            <w:r>
              <w:rPr>
                <w:rFonts w:ascii="Arial" w:cs="Arial" w:eastAsia="Arial" w:hAnsi="Arial"/>
                <w:b w:val="false"/>
                <w:bCs w:val="false"/>
                <w:i w:val="false"/>
                <w:iCs w:val="false"/>
                <w:color w:val="000000"/>
                <w:sz w:val="18"/>
                <w:szCs w:val="18"/>
              </w:rPr>
              <w:t xml:space="preserve"> basic account of guard cell opening, with small gaps in the mechanism.</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86" w:author="Claude (AI) - proposed" w:date="2026-10-14T07:56:39Z">
              <w:r>
                <w:rPr>
                  <w:rFonts w:ascii="Arial" w:cs="Arial" w:eastAsia="Arial" w:hAnsi="Arial"/>
                  <w:b w:val="false"/>
                  <w:bCs w:val="false"/>
                  <w:i w:val="false"/>
                  <w:iCs w:val="false"/>
                  <w:color w:val="000000"/>
                  <w:sz w:val="18"/>
                  <w:szCs w:val="18"/>
                </w:rPr>
                <w:delText xml:space="preserve">Names</w:delText>
              </w:r>
            </w:del>
            <w:ins w:id="9087" w:author="Claude (AI) - proposed" w:date="2026-10-14T07:56:39Z">
              <w:r>
                <w:rPr>
                  <w:rFonts w:ascii="Arial" w:cs="Arial" w:eastAsia="Arial" w:hAnsi="Arial"/>
                  <w:b w:val="false"/>
                  <w:bCs w:val="false"/>
                  <w:i w:val="false"/>
                  <w:iCs w:val="false"/>
                  <w:color w:val="000000"/>
                  <w:sz w:val="18"/>
                  <w:szCs w:val="18"/>
                </w:rPr>
                <w:t xml:space="preserve">Approaches Expectations: Names a</w:t>
              </w:r>
            </w:ins>
            <w:r>
              <w:rPr>
                <w:rFonts w:ascii="Arial" w:cs="Arial" w:eastAsia="Arial" w:hAnsi="Arial"/>
                <w:b w:val="false"/>
                <w:bCs w:val="false"/>
                <w:i w:val="false"/>
                <w:iCs w:val="false"/>
                <w:color w:val="000000"/>
                <w:sz w:val="18"/>
                <w:szCs w:val="18"/>
              </w:rPr>
              <w:t xml:space="preserve"> few sites or </w:t>
            </w:r>
            <w:del w:id="9088" w:author="Claude (AI) - proposed" w:date="2026-10-14T07:56:39Z">
              <w:r>
                <w:rPr>
                  <w:rFonts w:ascii="Arial" w:cs="Arial" w:eastAsia="Arial" w:hAnsi="Arial"/>
                  <w:b w:val="false"/>
                  <w:bCs w:val="false"/>
                  <w:i w:val="false"/>
                  <w:iCs w:val="false"/>
                  <w:color w:val="000000"/>
                  <w:sz w:val="18"/>
                  <w:szCs w:val="18"/>
                </w:rPr>
                <w:delText xml:space="preserve">says</w:delText>
              </w:r>
            </w:del>
            <w:ins w:id="9089" w:author="Claude (AI) - proposed" w:date="2026-10-14T07:56:39Z">
              <w:r>
                <w:rPr>
                  <w:rFonts w:ascii="Arial" w:cs="Arial" w:eastAsia="Arial" w:hAnsi="Arial"/>
                  <w:b w:val="false"/>
                  <w:bCs w:val="false"/>
                  <w:i w:val="false"/>
                  <w:iCs w:val="false"/>
                  <w:color w:val="000000"/>
                  <w:sz w:val="18"/>
                  <w:szCs w:val="18"/>
                </w:rPr>
                <w:t xml:space="preserve">gives a partial account of how pores open, with prompts. Below Expectations: Says</w:t>
              </w:r>
            </w:ins>
            <w:r>
              <w:rPr>
                <w:rFonts w:ascii="Arial" w:cs="Arial" w:eastAsia="Arial" w:hAnsi="Arial"/>
                <w:b w:val="false"/>
                <w:bCs w:val="false"/>
                <w:i w:val="false"/>
                <w:iCs w:val="false"/>
                <w:color w:val="000000"/>
                <w:sz w:val="18"/>
                <w:szCs w:val="18"/>
              </w:rPr>
              <w:t xml:space="preserve"> bubbles come from the whole leaf</w:t>
            </w:r>
            <w:del w:id="9090" w:author="Claude (AI) - proposed" w:date="2026-10-14T07:56:39Z">
              <w:r>
                <w:rPr>
                  <w:rFonts w:ascii="Arial" w:cs="Arial" w:eastAsia="Arial" w:hAnsi="Arial"/>
                  <w:b w:val="false"/>
                  <w:bCs w:val="false"/>
                  <w:i w:val="false"/>
                  <w:iCs w:val="false"/>
                  <w:color w:val="000000"/>
                  <w:sz w:val="18"/>
                  <w:szCs w:val="18"/>
                </w:rPr>
                <w:delText xml:space="preserve">; no mechanism for</w:delText>
              </w:r>
            </w:del>
            <w:ins w:id="9091" w:author="Claude (AI) - proposed" w:date="2026-10-14T07:56:39Z">
              <w:r>
                <w:rPr>
                  <w:rFonts w:ascii="Arial" w:cs="Arial" w:eastAsia="Arial" w:hAnsi="Arial"/>
                  <w:b w:val="false"/>
                  <w:bCs w:val="false"/>
                  <w:i w:val="false"/>
                  <w:iCs w:val="false"/>
                  <w:color w:val="000000"/>
                  <w:sz w:val="18"/>
                  <w:szCs w:val="18"/>
                </w:rPr>
                <w:t xml:space="preserve">, or cannot describe</w:t>
              </w:r>
            </w:ins>
            <w:r>
              <w:rPr>
                <w:rFonts w:ascii="Arial" w:cs="Arial" w:eastAsia="Arial" w:hAnsi="Arial"/>
                <w:b w:val="false"/>
                <w:bCs w:val="false"/>
                <w:i w:val="false"/>
                <w:iCs w:val="false"/>
                <w:color w:val="000000"/>
                <w:sz w:val="18"/>
                <w:szCs w:val="18"/>
              </w:rPr>
              <w:t xml:space="preserve"> how pores open</w:t>
            </w:r>
            <w:ins w:id="9092" w:author="Claude (AI) - proposed" w:date="2026-10-14T07:56:39Z">
              <w:r>
                <w:rPr>
                  <w:rFonts w:ascii="Arial" w:cs="Arial" w:eastAsia="Arial" w:hAnsi="Arial"/>
                  <w:b w:val="false"/>
                  <w:bCs w:val="false"/>
                  <w:i w:val="false"/>
                  <w:iCs w:val="false"/>
                  <w:color w:val="000000"/>
                  <w:sz w:val="18"/>
                  <w:szCs w:val="18"/>
                </w:rPr>
                <w:t xml:space="preserve"> even with prompts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Cellular respiration content</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94" w:author="Claude (AI) - proposed" w:date="2026-10-14T07:56:39Z"/>
              </w:rPr>
            </w:pPr>
            <w:ins w:id="9093" w:author="Claude (AI) - proposed" w:date="2026-10-14T07:56:39Z">
              <w:r>
                <w:rPr>
                  <w:rFonts w:ascii="Arial" w:cs="Arial" w:eastAsia="Arial" w:hAnsi="Arial"/>
                  <w:b w:val="false"/>
                  <w:bCs w:val="false"/>
                  <w:i w:val="false"/>
                  <w:iCs w:val="false"/>
                  <w:color w:val="000000"/>
                  <w:sz w:val="18"/>
                  <w:szCs w:val="18"/>
                </w:rPr>
                <w:t xml:space="preserve">Exceeds Expectations: Gives correct equations, says where aerobic and anaerobic respiration happen (mitochondria, cytoplasm), compares products and energy yield accurately, and links to Kenyan uses such as fermentation.</w:t>
              </w:r>
            </w:ins>
          </w:p>
        </w:tc>
        <w:tc>
          <w:tcPr>
            <w:tcW w:type="dxa" w:w="3560"/>
            <w:shd w:fill="F2F2F2" w:color="auto" w:val="clear"/>
            <w:tcMar>
              <w:top w:type="dxa" w:w="60"/>
              <w:left w:type="dxa" w:w="120"/>
              <w:bottom w:type="dxa" w:w="60"/>
              <w:right w:type="dxa" w:w="120"/>
            </w:tcMar>
            <w:vAlign w:val="top"/>
          </w:tcPr>
          <w:p>
            <w:pPr>
              <w:keepNext w:val="false"/>
              <w:spacing w:after="40" w:before="0"/>
              <w:jc w:val="left"/>
              <w:rPr>
                <w:del w:id="9096" w:author="Claude (AI) - proposed" w:date="2026-10-14T07:56:39Z"/>
              </w:rPr>
            </w:pPr>
            <w:del w:id="9095" w:author="Claude (AI) - proposed" w:date="2026-10-14T07:56:39Z">
              <w:r>
                <w:rPr>
                  <w:rFonts w:ascii="Arial" w:cs="Arial" w:eastAsia="Arial" w:hAnsi="Arial"/>
                  <w:b w:val="false"/>
                  <w:bCs w:val="false"/>
                  <w:i w:val="false"/>
                  <w:iCs w:val="false"/>
                  <w:color w:val="000000"/>
                  <w:sz w:val="18"/>
                  <w:szCs w:val="18"/>
                </w:rPr>
                <w:delText xml:space="preserve">Gives correct equations, location of each stage, ATP yields (36 to 38 versus 2) and compares aerobic and anaerobic products accurately.</w:delText>
              </w:r>
            </w:del>
          </w:p>
          <w:p>
            <w:pPr>
              <w:keepNext w:val="false"/>
              <w:spacing w:after="40" w:before="0"/>
              <w:jc w:val="left"/>
            </w:pPr>
            <w:ins w:id="9097" w:author="Claude (AI) - proposed" w:date="2026-10-14T07:56: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equations and </w:t>
            </w:r>
            <w:del w:id="9098" w:author="Claude (AI) - proposed" w:date="2026-10-14T07:56:39Z">
              <w:r>
                <w:rPr>
                  <w:rFonts w:ascii="Arial" w:cs="Arial" w:eastAsia="Arial" w:hAnsi="Arial"/>
                  <w:b w:val="false"/>
                  <w:bCs w:val="false"/>
                  <w:i w:val="false"/>
                  <w:iCs w:val="false"/>
                  <w:color w:val="000000"/>
                  <w:sz w:val="18"/>
                  <w:szCs w:val="18"/>
                </w:rPr>
                <w:delText xml:space="preserve">some locations or ATP figures</w:delText>
              </w:r>
            </w:del>
            <w:ins w:id="9099" w:author="Claude (AI) - proposed" w:date="2026-10-14T07:56:39Z">
              <w:r>
                <w:rPr>
                  <w:rFonts w:ascii="Arial" w:cs="Arial" w:eastAsia="Arial" w:hAnsi="Arial"/>
                  <w:b w:val="false"/>
                  <w:bCs w:val="false"/>
                  <w:i w:val="false"/>
                  <w:iCs w:val="false"/>
                  <w:color w:val="000000"/>
                  <w:sz w:val="18"/>
                  <w:szCs w:val="18"/>
                </w:rPr>
                <w:t xml:space="preserve">compares aerobic and anaerobic products</w:t>
              </w:r>
            </w:ins>
            <w:r>
              <w:rPr>
                <w:rFonts w:ascii="Arial" w:cs="Arial" w:eastAsia="Arial" w:hAnsi="Arial"/>
                <w:b w:val="false"/>
                <w:bCs w:val="false"/>
                <w:i w:val="false"/>
                <w:iCs w:val="false"/>
                <w:color w:val="000000"/>
                <w:sz w:val="18"/>
                <w:szCs w:val="18"/>
              </w:rPr>
              <w:t xml:space="preserve">, with minor errors</w:t>
            </w:r>
            <w:ins w:id="9100" w:author="Claude (AI) - proposed" w:date="2026-10-14T07:56:39Z">
              <w:r>
                <w:rPr>
                  <w:rFonts w:ascii="Arial" w:cs="Arial" w:eastAsia="Arial" w:hAnsi="Arial"/>
                  <w:b w:val="false"/>
                  <w:bCs w:val="false"/>
                  <w:i w:val="false"/>
                  <w:iCs w:val="false"/>
                  <w:color w:val="000000"/>
                  <w:sz w:val="18"/>
                  <w:szCs w:val="18"/>
                </w:rPr>
                <w:t xml:space="preserve"> in location or ATP figures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101" w:author="Claude (AI) - proposed" w:date="2026-10-14T07:56:39Z">
              <w:r>
                <w:rPr>
                  <w:rFonts w:ascii="Arial" w:cs="Arial" w:eastAsia="Arial" w:hAnsi="Arial"/>
                  <w:b w:val="false"/>
                  <w:bCs w:val="false"/>
                  <w:i w:val="false"/>
                  <w:iCs w:val="false"/>
                  <w:color w:val="000000"/>
                  <w:sz w:val="18"/>
                  <w:szCs w:val="18"/>
                </w:rPr>
                <w:delText xml:space="preserve">Confuses the</w:delText>
              </w:r>
            </w:del>
            <w:ins w:id="9102" w:author="Claude (AI) - proposed" w:date="2026-10-14T07:56:39Z">
              <w:r>
                <w:rPr>
                  <w:rFonts w:ascii="Arial" w:cs="Arial" w:eastAsia="Arial" w:hAnsi="Arial"/>
                  <w:b w:val="false"/>
                  <w:bCs w:val="false"/>
                  <w:i w:val="false"/>
                  <w:iCs w:val="false"/>
                  <w:color w:val="000000"/>
                  <w:sz w:val="18"/>
                  <w:szCs w:val="18"/>
                </w:rPr>
                <w:t xml:space="preserve">Approaches Expectations: Gives one equation or confuses some</w:t>
              </w:r>
            </w:ins>
            <w:r>
              <w:rPr>
                <w:rFonts w:ascii="Arial" w:cs="Arial" w:eastAsia="Arial" w:hAnsi="Arial"/>
                <w:b w:val="false"/>
                <w:bCs w:val="false"/>
                <w:i w:val="false"/>
                <w:iCs w:val="false"/>
                <w:color w:val="000000"/>
                <w:sz w:val="18"/>
                <w:szCs w:val="18"/>
              </w:rPr>
              <w:t xml:space="preserve"> products or conditions</w:t>
            </w:r>
            <w:del w:id="9103" w:author="Claude (AI) - proposed" w:date="2026-10-14T07:56:39Z">
              <w:r>
                <w:rPr>
                  <w:rFonts w:ascii="Arial" w:cs="Arial" w:eastAsia="Arial" w:hAnsi="Arial"/>
                  <w:b w:val="false"/>
                  <w:bCs w:val="false"/>
                  <w:i w:val="false"/>
                  <w:iCs w:val="false"/>
                  <w:color w:val="000000"/>
                  <w:sz w:val="18"/>
                  <w:szCs w:val="18"/>
                </w:rPr>
                <w:delText xml:space="preserve"> of</w:delText>
              </w:r>
            </w:del>
            <w:ins w:id="9104" w:author="Claude (AI) - proposed" w:date="2026-10-14T07:56:39Z">
              <w:r>
                <w:rPr>
                  <w:rFonts w:ascii="Arial" w:cs="Arial" w:eastAsia="Arial" w:hAnsi="Arial"/>
                  <w:b w:val="false"/>
                  <w:bCs w:val="false"/>
                  <w:i w:val="false"/>
                  <w:iCs w:val="false"/>
                  <w:color w:val="000000"/>
                  <w:sz w:val="18"/>
                  <w:szCs w:val="18"/>
                </w:rPr>
                <w:t xml:space="preserve">, with prompts. Below Expectations: Confuses</w:t>
              </w:r>
            </w:ins>
            <w:r>
              <w:rPr>
                <w:rFonts w:ascii="Arial" w:cs="Arial" w:eastAsia="Arial" w:hAnsi="Arial"/>
                <w:b w:val="false"/>
                <w:bCs w:val="false"/>
                <w:i w:val="false"/>
                <w:iCs w:val="false"/>
                <w:color w:val="000000"/>
                <w:sz w:val="18"/>
                <w:szCs w:val="18"/>
              </w:rPr>
              <w:t xml:space="preserve"> aerobic and anaerobic respiration</w:t>
            </w:r>
            <w:del w:id="9105" w:author="Claude (AI) - proposed" w:date="2026-10-14T07:56:39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or omits equations</w:t>
            </w:r>
            <w:ins w:id="9106" w:author="Claude (AI) - proposed" w:date="2026-10-14T07:56:39Z">
              <w:r>
                <w:rPr>
                  <w:rFonts w:ascii="Arial" w:cs="Arial" w:eastAsia="Arial" w:hAnsi="Arial"/>
                  <w:b w:val="false"/>
                  <w:bCs w:val="false"/>
                  <w:i w:val="false"/>
                  <w:iCs w:val="false"/>
                  <w:color w:val="000000"/>
                  <w:sz w:val="18"/>
                  <w:szCs w:val="18"/>
                </w:rPr>
                <w:t xml:space="preserve"> even with prompts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w:t>
            </w:r>
            <w:del w:id="9107" w:author="Claude (AI) - proposed" w:date="2026-10-14T07:56:39Z">
              <w:r>
                <w:rPr>
                  <w:rFonts w:ascii="Arial" w:cs="Arial" w:eastAsia="Arial" w:hAnsi="Arial"/>
                  <w:b w:val="false"/>
                  <w:bCs w:val="false"/>
                  <w:i w:val="false"/>
                  <w:iCs w:val="false"/>
                  <w:color w:val="000000"/>
                  <w:sz w:val="18"/>
                  <w:szCs w:val="18"/>
                </w:rPr>
                <w:delText xml:space="preserve">enzyme </w:delText>
              </w:r>
            </w:del>
            <w:r>
              <w:rPr>
                <w:rFonts w:ascii="Arial" w:cs="Arial" w:eastAsia="Arial" w:hAnsi="Arial"/>
                <w:b w:val="false"/>
                <w:bCs w:val="false"/>
                <w:i w:val="false"/>
                <w:iCs w:val="false"/>
                <w:color w:val="000000"/>
                <w:sz w:val="18"/>
                <w:szCs w:val="18"/>
              </w:rPr>
              <w:t xml:space="preserve">reasoning for temperature</w:t>
            </w:r>
            <w:ins w:id="9108" w:author="Claude (AI) - proposed" w:date="2026-10-14T07:56:39Z">
              <w:r>
                <w:rPr>
                  <w:rFonts w:ascii="Arial" w:cs="Arial" w:eastAsia="Arial" w:hAnsi="Arial"/>
                  <w:b w:val="false"/>
                  <w:bCs w:val="false"/>
                  <w:i w:val="false"/>
                  <w:iCs w:val="false"/>
                  <w:color w:val="000000"/>
                  <w:sz w:val="18"/>
                  <w:szCs w:val="18"/>
                </w:rPr>
                <w:t xml:space="preserve"> and the bubbles</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del w:id="9109" w:author="Claude (AI) - proposed" w:date="2026-10-14T07:56:39Z">
              <w:r>
                <w:rPr>
                  <w:rFonts w:ascii="Arial" w:cs="Arial" w:eastAsia="Arial" w:hAnsi="Arial"/>
                  <w:b w:val="false"/>
                  <w:bCs w:val="false"/>
                  <w:i w:val="false"/>
                  <w:iCs w:val="false"/>
                  <w:color w:val="000000"/>
                  <w:sz w:val="18"/>
                  <w:szCs w:val="18"/>
                </w:rPr>
                <w:delText xml:space="preserve">Uses data from the sukuma wiki and yeast investigations, matches</w:delText>
              </w:r>
            </w:del>
            <w:ins w:id="9110" w:author="Claude (AI) - proposed" w:date="2026-10-14T07:56:39Z">
              <w:r>
                <w:rPr>
                  <w:rFonts w:ascii="Arial" w:cs="Arial" w:eastAsia="Arial" w:hAnsi="Arial"/>
                  <w:b w:val="false"/>
                  <w:bCs w:val="false"/>
                  <w:i w:val="false"/>
                  <w:iCs w:val="false"/>
                  <w:color w:val="000000"/>
                  <w:sz w:val="18"/>
                  <w:szCs w:val="18"/>
                </w:rPr>
                <w:t xml:space="preserve">Exceeds Expectations: Matches</w:t>
              </w:r>
            </w:ins>
            <w:r>
              <w:rPr>
                <w:rFonts w:ascii="Arial" w:cs="Arial" w:eastAsia="Arial" w:hAnsi="Arial"/>
                <w:b w:val="false"/>
                <w:bCs w:val="false"/>
                <w:i w:val="false"/>
                <w:iCs w:val="false"/>
                <w:color w:val="000000"/>
                <w:sz w:val="18"/>
                <w:szCs w:val="18"/>
              </w:rPr>
              <w:t xml:space="preserve"> each investigation to what it actually tested, is honest about what was not tested</w:t>
            </w:r>
            <w:del w:id="9111" w:author="Claude (AI) - proposed" w:date="2026-10-14T07:56:39Z">
              <w:r>
                <w:rPr>
                  <w:rFonts w:ascii="Arial" w:cs="Arial" w:eastAsia="Arial" w:hAnsi="Arial"/>
                  <w:b w:val="false"/>
                  <w:bCs w:val="false"/>
                  <w:i w:val="false"/>
                  <w:iCs w:val="false"/>
                  <w:color w:val="000000"/>
                  <w:sz w:val="18"/>
                  <w:szCs w:val="18"/>
                </w:rPr>
                <w:delText xml:space="preserve">, and explains the temperature effect through enzyme kinetic energy and collisions</w:delText>
              </w:r>
            </w:del>
            <w:ins w:id="9112" w:author="Claude (AI) - proposed" w:date="2026-10-14T07:56:39Z">
              <w:r>
                <w:rPr>
                  <w:rFonts w:ascii="Arial" w:cs="Arial" w:eastAsia="Arial" w:hAnsi="Arial"/>
                  <w:b w:val="false"/>
                  <w:bCs w:val="false"/>
                  <w:i w:val="false"/>
                  <w:iCs w:val="false"/>
                  <w:color w:val="000000"/>
                  <w:sz w:val="18"/>
                  <w:szCs w:val="18"/>
                </w:rPr>
                <w:t xml:space="preserve"> (including the gas in the bubbles), and separates the quick effect of warmth on gas from the slower effect on enzymes, using data</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rPr>
                <w:ins w:id="9114" w:author="Claude (AI) - proposed" w:date="2026-10-14T07:56:39Z"/>
              </w:rPr>
            </w:pPr>
            <w:ins w:id="9113" w:author="Claude (AI) - proposed" w:date="2026-10-14T07:56:39Z">
              <w:r>
                <w:rPr>
                  <w:rFonts w:ascii="Arial" w:cs="Arial" w:eastAsia="Arial" w:hAnsi="Arial"/>
                  <w:b w:val="false"/>
                  <w:bCs w:val="false"/>
                  <w:i w:val="false"/>
                  <w:iCs w:val="false"/>
                  <w:color w:val="000000"/>
                  <w:sz w:val="18"/>
                  <w:szCs w:val="18"/>
                </w:rPr>
                <w:t xml:space="preserve">Meets Expectations: Uses some data from the investigations and explains the effect of warmth on gas or on enzyme-controlled reactions, with limited reasoning.</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ins w:id="9116" w:author="Claude (AI) - proposed" w:date="2026-10-14T07:56:39Z"/>
              </w:rPr>
            </w:pPr>
            <w:ins w:id="9115" w:author="Claude (AI) - proposed" w:date="2026-10-14T07:56:39Z">
              <w:r>
                <w:rPr>
                  <w:rFonts w:ascii="Arial" w:cs="Arial" w:eastAsia="Arial" w:hAnsi="Arial"/>
                  <w:b w:val="false"/>
                  <w:bCs w:val="false"/>
                  <w:i w:val="false"/>
                  <w:iCs w:val="false"/>
                  <w:color w:val="000000"/>
                  <w:sz w:val="18"/>
                  <w:szCs w:val="18"/>
                </w:rPr>
                <w:t xml:space="preserve">Approaches Expectations: States that warmth makes more bubbles or speeds reactions, with little evidence or reasoning, with prompts. Below Expectations: States the temperature effect without evidence or reasoning even with prompts, or says the bubbles are certainly CO₂ or O₂ with no evidence.</w:t>
              </w:r>
            </w:ins>
          </w:p>
          <w:p>
            <w:pPr>
              <w:keepNext w:val="false"/>
              <w:spacing w:after="40" w:before="0"/>
              <w:jc w:val="left"/>
              <w:rPr>
                <w:del w:id="9118" w:author="Claude (AI) - proposed" w:date="2026-10-14T07:56:39Z"/>
              </w:rPr>
            </w:pPr>
            <w:del w:id="9117" w:author="Claude (AI) - proposed" w:date="2026-10-14T07:56:39Z">
              <w:r>
                <w:rPr>
                  <w:rFonts w:ascii="Arial" w:cs="Arial" w:eastAsia="Arial" w:hAnsi="Arial"/>
                  <w:b w:val="false"/>
                  <w:bCs w:val="false"/>
                  <w:i w:val="false"/>
                  <w:iCs w:val="false"/>
                  <w:color w:val="000000"/>
                  <w:sz w:val="18"/>
                  <w:szCs w:val="18"/>
                </w:rPr>
                <w:delText xml:space="preserve">States that warmth speeds up reactions and cites some evidence, with limited reasoning.</w:delText>
              </w:r>
            </w:del>
          </w:p>
          <w:p>
            <w:pPr>
              <w:keepNext w:val="false"/>
              <w:spacing w:after="40" w:before="0"/>
              <w:jc w:val="left"/>
              <w:rPr>
                <w:del w:id="9120" w:author="Claude (AI) - proposed" w:date="2026-10-14T07:56:39Z"/>
              </w:rPr>
            </w:pPr>
            <w:del w:id="9119" w:author="Claude (AI) - proposed" w:date="2026-10-14T07:56:39Z">
              <w:r>
                <w:rPr>
                  <w:rFonts w:ascii="Arial" w:cs="Arial" w:eastAsia="Arial" w:hAnsi="Arial"/>
                  <w:b w:val="false"/>
                  <w:bCs w:val="false"/>
                  <w:i w:val="false"/>
                  <w:iCs w:val="false"/>
                  <w:color w:val="000000"/>
                  <w:sz w:val="18"/>
                  <w:szCs w:val="18"/>
                </w:rPr>
                <w:delText xml:space="preserve">States the temperature effect without evidence or reasoning.</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photosynthesis, respiration and gas exchange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121" w:author="Claude (AI) - proposed" w:date="2026-10-14T07:56: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shows the two-way flow of </w:t>
            </w:r>
            <w:del w:id="9122" w:author="Claude (AI) - proposed" w:date="2026-10-14T07:56:39Z">
              <w:r>
                <w:rPr>
                  <w:rFonts w:ascii="Arial" w:cs="Arial" w:eastAsia="Arial" w:hAnsi="Arial"/>
                  <w:b w:val="false"/>
                  <w:bCs w:val="false"/>
                  <w:i w:val="false"/>
                  <w:iCs w:val="false"/>
                  <w:color w:val="000000"/>
                  <w:sz w:val="18"/>
                  <w:szCs w:val="18"/>
                </w:rPr>
                <w:delText xml:space="preserve">CO2</w:delText>
              </w:r>
            </w:del>
            <w:ins w:id="9123" w:author="Claude (AI) - proposed" w:date="2026-10-14T07:56:39Z">
              <w:r>
                <w:rPr>
                  <w:rFonts w:ascii="Arial" w:cs="Arial" w:eastAsia="Arial" w:hAnsi="Arial"/>
                  <w:b w:val="false"/>
                  <w:bCs w:val="false"/>
                  <w:i w:val="false"/>
                  <w:iCs w:val="false"/>
                  <w:color w:val="000000"/>
                  <w:sz w:val="18"/>
                  <w:szCs w:val="18"/>
                </w:rPr>
                <w:t xml:space="preserve">CO₂</w:t>
              </w:r>
            </w:ins>
            <w:r>
              <w:rPr>
                <w:rFonts w:ascii="Arial" w:cs="Arial" w:eastAsia="Arial" w:hAnsi="Arial"/>
                <w:b w:val="false"/>
                <w:bCs w:val="false"/>
                <w:i w:val="false"/>
                <w:iCs w:val="false"/>
                <w:color w:val="000000"/>
                <w:sz w:val="18"/>
                <w:szCs w:val="18"/>
              </w:rPr>
              <w:t xml:space="preserve">, water, </w:t>
            </w:r>
            <w:del w:id="9124" w:author="Claude (AI) - proposed" w:date="2026-10-14T07:56:39Z">
              <w:r>
                <w:rPr>
                  <w:rFonts w:ascii="Arial" w:cs="Arial" w:eastAsia="Arial" w:hAnsi="Arial"/>
                  <w:b w:val="false"/>
                  <w:bCs w:val="false"/>
                  <w:i w:val="false"/>
                  <w:iCs w:val="false"/>
                  <w:color w:val="000000"/>
                  <w:sz w:val="18"/>
                  <w:szCs w:val="18"/>
                </w:rPr>
                <w:delText xml:space="preserve">O2</w:delText>
              </w:r>
            </w:del>
            <w:ins w:id="9125" w:author="Claude (AI) - proposed" w:date="2026-10-14T07:56:39Z">
              <w:r>
                <w:rPr>
                  <w:rFonts w:ascii="Arial" w:cs="Arial" w:eastAsia="Arial" w:hAnsi="Arial"/>
                  <w:b w:val="false"/>
                  <w:bCs w:val="false"/>
                  <w:i w:val="false"/>
                  <w:iCs w:val="false"/>
                  <w:color w:val="000000"/>
                  <w:sz w:val="18"/>
                  <w:szCs w:val="18"/>
                </w:rPr>
                <w:t xml:space="preserve">O₂</w:t>
              </w:r>
            </w:ins>
            <w:r>
              <w:rPr>
                <w:rFonts w:ascii="Arial" w:cs="Arial" w:eastAsia="Arial" w:hAnsi="Arial"/>
                <w:b w:val="false"/>
                <w:bCs w:val="false"/>
                <w:i w:val="false"/>
                <w:iCs w:val="false"/>
                <w:color w:val="000000"/>
                <w:sz w:val="18"/>
                <w:szCs w:val="18"/>
              </w:rPr>
              <w:t xml:space="preserve"> and glucose, corrects the misconception</w:t>
            </w:r>
            <w:ins w:id="9126" w:author="Claude (AI) - proposed" w:date="2026-10-14T07:56:39Z">
              <w:r>
                <w:rPr>
                  <w:rFonts w:ascii="Arial" w:cs="Arial" w:eastAsia="Arial" w:hAnsi="Arial"/>
                  <w:b w:val="false"/>
                  <w:bCs w:val="false"/>
                  <w:i w:val="false"/>
                  <w:iCs w:val="false"/>
                  <w:color w:val="000000"/>
                  <w:sz w:val="18"/>
                  <w:szCs w:val="18"/>
                </w:rPr>
                <w:t xml:space="preserve"> that plants do not respire</w:t>
              </w:r>
            </w:ins>
            <w:r>
              <w:rPr>
                <w:rFonts w:ascii="Arial" w:cs="Arial" w:eastAsia="Arial" w:hAnsi="Arial"/>
                <w:b w:val="false"/>
                <w:bCs w:val="false"/>
                <w:i w:val="false"/>
                <w:iCs w:val="false"/>
                <w:color w:val="000000"/>
                <w:sz w:val="18"/>
                <w:szCs w:val="18"/>
              </w:rPr>
              <w:t xml:space="preserve">, and links the cell level to the whole leaf.</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127" w:author="Claude (AI) - proposed" w:date="2026-10-14T07:56: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the link between the processes, with the cell-to-leaf connection only partly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128" w:author="Claude (AI) - proposed" w:date="2026-10-14T07:56:39Z">
              <w:r>
                <w:rPr>
                  <w:rFonts w:ascii="Arial" w:cs="Arial" w:eastAsia="Arial" w:hAnsi="Arial"/>
                  <w:b w:val="false"/>
                  <w:bCs w:val="false"/>
                  <w:i w:val="false"/>
                  <w:iCs w:val="false"/>
                  <w:color w:val="000000"/>
                  <w:sz w:val="18"/>
                  <w:szCs w:val="18"/>
                </w:rPr>
                <w:delText xml:space="preserve">Treats processes as separate</w:delText>
              </w:r>
            </w:del>
            <w:ins w:id="9129" w:author="Claude (AI) - proposed" w:date="2026-10-14T07:56:39Z">
              <w:r>
                <w:rPr>
                  <w:rFonts w:ascii="Arial" w:cs="Arial" w:eastAsia="Arial" w:hAnsi="Arial"/>
                  <w:b w:val="false"/>
                  <w:bCs w:val="false"/>
                  <w:i w:val="false"/>
                  <w:iCs w:val="false"/>
                  <w:color w:val="000000"/>
                  <w:sz w:val="18"/>
                  <w:szCs w:val="18"/>
                </w:rPr>
                <w:t xml:space="preserve">Approaches Expectations: Describes the processes separately, with prompts. Below Expectations: Treats the processes as unconnected</w:t>
              </w:r>
            </w:ins>
            <w:r>
              <w:rPr>
                <w:rFonts w:ascii="Arial" w:cs="Arial" w:eastAsia="Arial" w:hAnsi="Arial"/>
                <w:b w:val="false"/>
                <w:bCs w:val="false"/>
                <w:i w:val="false"/>
                <w:iCs w:val="false"/>
                <w:color w:val="000000"/>
                <w:sz w:val="18"/>
                <w:szCs w:val="18"/>
              </w:rPr>
              <w:t xml:space="preserve"> or keeps the misconception that plants do not respire.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130" w:author="Claude (AI) - proposed" w:date="2026-10-14T07:56:39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well-organised, accurate narrative </w:t>
            </w:r>
            <w:del w:id="9131" w:author="Claude (AI) - proposed" w:date="2026-10-14T07:56:39Z">
              <w:r>
                <w:rPr>
                  <w:rFonts w:ascii="Arial" w:cs="Arial" w:eastAsia="Arial" w:hAnsi="Arial"/>
                  <w:b w:val="false"/>
                  <w:bCs w:val="false"/>
                  <w:i w:val="false"/>
                  <w:iCs w:val="false"/>
                  <w:color w:val="000000"/>
                  <w:sz w:val="18"/>
                  <w:szCs w:val="18"/>
                </w:rPr>
                <w:delText xml:space="preserve">using</w:delText>
              </w:r>
            </w:del>
            <w:ins w:id="9132" w:author="Claude (AI) - proposed" w:date="2026-10-14T07:56:39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correct terms and Kenyan examples</w:t>
            </w:r>
            <w:ins w:id="9133" w:author="Claude (AI) - proposed" w:date="2026-10-14T07:56:39Z">
              <w:r>
                <w:rPr>
                  <w:rFonts w:ascii="Arial" w:cs="Arial" w:eastAsia="Arial" w:hAnsi="Arial"/>
                  <w:b w:val="false"/>
                  <w:bCs w:val="false"/>
                  <w:i w:val="false"/>
                  <w:iCs w:val="false"/>
                  <w:color w:val="000000"/>
                  <w:sz w:val="18"/>
                  <w:szCs w:val="18"/>
                </w:rPr>
                <w:t xml:space="preserve">, and may use labelled diagrams or Kiswahili terms to strengthen it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134" w:author="Claude (AI) - proposed" w:date="2026-10-14T07:56:39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clearly with mostly correct terms and some local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135" w:author="Claude (AI) - proposed" w:date="2026-10-14T07:56:39Z">
              <w:r>
                <w:rPr>
                  <w:rFonts w:ascii="Arial" w:cs="Arial" w:eastAsia="Arial" w:hAnsi="Arial"/>
                  <w:b w:val="false"/>
                  <w:bCs w:val="false"/>
                  <w:i w:val="false"/>
                  <w:iCs w:val="false"/>
                  <w:color w:val="000000"/>
                  <w:sz w:val="18"/>
                  <w:szCs w:val="18"/>
                </w:rPr>
                <w:delText xml:space="preserve">Writing is</w:delText>
              </w:r>
            </w:del>
            <w:ins w:id="9136" w:author="Claude (AI) - proposed" w:date="2026-10-14T07:56:39Z">
              <w:r>
                <w:rPr>
                  <w:rFonts w:ascii="Arial" w:cs="Arial" w:eastAsia="Arial" w:hAnsi="Arial"/>
                  <w:b w:val="false"/>
                  <w:bCs w:val="false"/>
                  <w:i w:val="false"/>
                  <w:iCs w:val="false"/>
                  <w:color w:val="000000"/>
                  <w:sz w:val="18"/>
                  <w:szCs w:val="18"/>
                </w:rPr>
                <w:t xml:space="preserve">Approaches Expectations: Writing is sometimes</w:t>
              </w:r>
            </w:ins>
            <w:r>
              <w:rPr>
                <w:rFonts w:ascii="Arial" w:cs="Arial" w:eastAsia="Arial" w:hAnsi="Arial"/>
                <w:b w:val="false"/>
                <w:bCs w:val="false"/>
                <w:i w:val="false"/>
                <w:iCs w:val="false"/>
                <w:color w:val="000000"/>
                <w:sz w:val="18"/>
                <w:szCs w:val="18"/>
              </w:rPr>
              <w:t xml:space="preserve"> unclear or disorganised, with </w:t>
            </w:r>
            <w:ins w:id="9137" w:author="Claude (AI) - proposed" w:date="2026-10-14T07:56:39Z">
              <w:r>
                <w:rPr>
                  <w:rFonts w:ascii="Arial" w:cs="Arial" w:eastAsia="Arial" w:hAnsi="Arial"/>
                  <w:b w:val="false"/>
                  <w:bCs w:val="false"/>
                  <w:i w:val="false"/>
                  <w:iCs w:val="false"/>
                  <w:color w:val="000000"/>
                  <w:sz w:val="18"/>
                  <w:szCs w:val="18"/>
                </w:rPr>
                <w:t xml:space="preserve">some incorrect terms. Below Expectations: Writing is unclear, with many </w:t>
              </w:r>
            </w:ins>
            <w:r>
              <w:rPr>
                <w:rFonts w:ascii="Arial" w:cs="Arial" w:eastAsia="Arial" w:hAnsi="Arial"/>
                <w:b w:val="false"/>
                <w:bCs w:val="false"/>
                <w:i w:val="false"/>
                <w:iCs w:val="false"/>
                <w:color w:val="000000"/>
                <w:sz w:val="18"/>
                <w:szCs w:val="18"/>
              </w:rPr>
              <w:t xml:space="preserve">incorrect terms and no examples</w:t>
            </w:r>
            <w:ins w:id="9138" w:author="Claude (AI) - proposed" w:date="2026-10-14T07:56:39Z">
              <w:r>
                <w:rPr>
                  <w:rFonts w:ascii="Arial" w:cs="Arial" w:eastAsia="Arial" w:hAnsi="Arial"/>
                  <w:b w:val="false"/>
                  <w:bCs w:val="false"/>
                  <w:i w:val="false"/>
                  <w:iCs w:val="false"/>
                  <w:color w:val="000000"/>
                  <w:sz w:val="18"/>
                  <w:szCs w:val="18"/>
                </w:rPr>
                <w:t xml:space="preserve">, even with prompts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4psf4xhg2mar-gdeh_r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fwpudc1iskdwxexjc4y6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zqmmajqmigjsjlyqkdlm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4psf4xhg2mar-gdeh_ro" Type="http://schemas.openxmlformats.org/officeDocument/2006/relationships/hyperlink" Target="https://creativecommons.org/licenses/by-nc/4.0/" TargetMode="External"/><Relationship Id="rIdfwpudc1iskdwxexjc4y6g" Type="http://schemas.openxmlformats.org/officeDocument/2006/relationships/hyperlink" Target="https://creativecommons.org/licenses/by-nc/4.0/" TargetMode="External"/><Relationship Id="rIdzqmmajqmigjsjlyqkdlmm"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2026-10-14T07:56:35.678Z</dcterms:created>
  <dcterms:modified xsi:type="dcterms:W3CDTF">2026-10-14T07:56:35.678Z</dcterms:modified>
</cp:coreProperties>
</file>

<file path=docProps/custom.xml><?xml version="1.0" encoding="utf-8"?>
<Properties xmlns="http://schemas.openxmlformats.org/officeDocument/2006/custom-properties" xmlns:vt="http://schemas.openxmlformats.org/officeDocument/2006/docPropsVTypes"/>
</file>