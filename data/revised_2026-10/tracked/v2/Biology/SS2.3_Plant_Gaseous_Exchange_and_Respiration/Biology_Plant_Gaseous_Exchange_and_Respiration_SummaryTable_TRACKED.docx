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BIOLOGY GRADE 10</w:t>
      </w:r>
    </w:p>
    <w:p>
      <w:pPr>
        <w:keepNext w:val="false"/>
        <w:spacing w:after="60" w:before="0"/>
        <w:jc w:val="center"/>
      </w:pPr>
      <w:r>
        <w:rPr>
          <w:rFonts w:ascii="Arial" w:cs="Arial" w:eastAsia="Arial" w:hAnsi="Arial"/>
          <w:b w:val="false"/>
          <w:bCs w:val="false"/>
          <w:i/>
          <w:iCs/>
          <w:color w:val="1F6B75"/>
          <w:sz w:val="22"/>
          <w:szCs w:val="22"/>
        </w:rPr>
        <w:t xml:space="preserve">Sub-Strand 2.3: Plant Gaseous Exchange and Respiration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2.3: Plant Gaseous Exchange and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plants "breathe," and what happens inside their cells when they release the energy stored in food?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Predict Phase: Where Do the Bubbles Come From?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freshly cut sukuma wiki leaves submerged in warm (~42°C) and cold (~15°C) water, recording the location and rate of bubble emergence on annotated leaf diagrams. They noted that bubbles appeared to emerge from specific </w:t>
            </w:r>
            <w:del w:id="9001" w:author="Claude (AI) - proposed" w:date="2026-10-14T07:56:39Z">
              <w:r>
                <w:rPr>
                  <w:rFonts w:ascii="Arial" w:cs="Arial" w:eastAsia="Arial" w:hAnsi="Arial"/>
                  <w:b w:val="false"/>
                  <w:bCs w:val="false"/>
                  <w:i w:val="false"/>
                  <w:iCs w:val="false"/>
                  <w:color w:val="000000"/>
                  <w:sz w:val="18"/>
                  <w:szCs w:val="18"/>
                </w:rPr>
                <w:delText xml:space="preserve">point-sources on the leaf surface</w:delText>
              </w:r>
            </w:del>
            <w:ins w:id="9002" w:author="Claude (AI) - proposed" w:date="2026-10-14T07:56:39Z">
              <w:r>
                <w:rPr>
                  <w:rFonts w:ascii="Arial" w:cs="Arial" w:eastAsia="Arial" w:hAnsi="Arial"/>
                  <w:b w:val="false"/>
                  <w:bCs w:val="false"/>
                  <w:i w:val="false"/>
                  <w:iCs w:val="false"/>
                  <w:color w:val="000000"/>
                  <w:sz w:val="18"/>
                  <w:szCs w:val="18"/>
                </w:rPr>
                <w:t xml:space="preserve">points (such as the cut edge, the veins and the underside)</w:t>
              </w:r>
            </w:ins>
            <w:r>
              <w:rPr>
                <w:rFonts w:ascii="Arial" w:cs="Arial" w:eastAsia="Arial" w:hAnsi="Arial"/>
                <w:b w:val="false"/>
                <w:bCs w:val="false"/>
                <w:i w:val="false"/>
                <w:iCs w:val="false"/>
                <w:color w:val="000000"/>
                <w:sz w:val="18"/>
                <w:szCs w:val="18"/>
              </w:rPr>
              <w:t xml:space="preserve"> — more abundantly from warm water than cold — rather than uniformly across the entire leaf.</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gases are present inside plant leaves and can be released when the leaf is submerged in water; that the rate of gas release is affected by water temperature; and that bubble production is concentrated at specific sites on the leaf rather than the whole surface. Students also learned that scientists use models, annotated diagrams, and public prediction-tracking to organise their thinking.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constructed initial explanations (revised from their pre-observation predictions) proposing that the bubbles come from openings or spaces inside the leaf, and that warmth increases the rate at which gas escapes. Students could not yet fully explain what the gas is, why only specific spots produce bubbles, or how temperature mechanistically increases bubble production — these gaps are recorded on the DQB as productive open questions for the rest of the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Sites of Gaseous Exchange in Plants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Bubbles escaped from specific spots on the submerged sukuma wiki leaf surface, not uniformly from the whole leaf. The animation showed gas molecules moving in and out through distinct openings on the leaf and stem surfaces. Fewer bubbles appeared in cold water compared to warm water.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Plants exchange gases through four main sites: stomata (pores on the epidermis controlled by guard cells), the waxy cuticle (limited exchange), lenticels (on woody stems and branches, e.g., mango bark), and pneumatophores (specialised roots in waterlogged areas like Mida Creek mangroves). Stomata are the </w:t>
            </w:r>
            <w:del w:id="9003" w:author="Claude (AI) - proposed" w:date="2026-10-14T07:56:39Z">
              <w:r>
                <w:rPr>
                  <w:rFonts w:ascii="Arial" w:cs="Arial" w:eastAsia="Arial" w:hAnsi="Arial"/>
                  <w:b w:val="false"/>
                  <w:bCs w:val="false"/>
                  <w:i w:val="false"/>
                  <w:iCs w:val="false"/>
                  <w:color w:val="000000"/>
                  <w:sz w:val="18"/>
                  <w:szCs w:val="18"/>
                </w:rPr>
                <w:delText xml:space="preserve">primary site of gas exchange</w:delText>
              </w:r>
            </w:del>
            <w:ins w:id="9004" w:author="Claude (AI) - proposed" w:date="2026-10-14T07:56:39Z">
              <w:r>
                <w:rPr>
                  <w:rFonts w:ascii="Arial" w:cs="Arial" w:eastAsia="Arial" w:hAnsi="Arial"/>
                  <w:b w:val="false"/>
                  <w:bCs w:val="false"/>
                  <w:i w:val="false"/>
                  <w:iCs w:val="false"/>
                  <w:color w:val="000000"/>
                  <w:sz w:val="18"/>
                  <w:szCs w:val="18"/>
                </w:rPr>
                <w:t xml:space="preserve">main entry and exit points for gas</w:t>
              </w:r>
            </w:ins>
            <w:r>
              <w:rPr>
                <w:rFonts w:ascii="Arial" w:cs="Arial" w:eastAsia="Arial" w:hAnsi="Arial"/>
                <w:b w:val="false"/>
                <w:bCs w:val="false"/>
                <w:i w:val="false"/>
                <w:iCs w:val="false"/>
                <w:color w:val="000000"/>
                <w:sz w:val="18"/>
                <w:szCs w:val="18"/>
              </w:rPr>
              <w:t xml:space="preserve"> in leaves and </w:t>
            </w:r>
            <w:del w:id="9005" w:author="Claude (AI) - proposed" w:date="2026-10-14T07:56:39Z">
              <w:r>
                <w:rPr>
                  <w:rFonts w:ascii="Arial" w:cs="Arial" w:eastAsia="Arial" w:hAnsi="Arial"/>
                  <w:b w:val="false"/>
                  <w:bCs w:val="false"/>
                  <w:i w:val="false"/>
                  <w:iCs w:val="false"/>
                  <w:color w:val="000000"/>
                  <w:sz w:val="18"/>
                  <w:szCs w:val="18"/>
                </w:rPr>
                <w:delText xml:space="preserve">are responsible for the bubble locations observed</w:delText>
              </w:r>
            </w:del>
            <w:ins w:id="9006" w:author="Claude (AI) - proposed" w:date="2026-10-14T07:56:39Z">
              <w:r>
                <w:rPr>
                  <w:rFonts w:ascii="Arial" w:cs="Arial" w:eastAsia="Arial" w:hAnsi="Arial"/>
                  <w:b w:val="false"/>
                  <w:bCs w:val="false"/>
                  <w:i w:val="false"/>
                  <w:iCs w:val="false"/>
                  <w:color w:val="000000"/>
                  <w:sz w:val="18"/>
                  <w:szCs w:val="18"/>
                </w:rPr>
                <w:t xml:space="preserve">the most likely exits for the gas in the bubbles seen</w:t>
              </w:r>
            </w:ins>
            <w:r>
              <w:rPr>
                <w:rFonts w:ascii="Arial" w:cs="Arial" w:eastAsia="Arial" w:hAnsi="Arial"/>
                <w:b w:val="false"/>
                <w:bCs w:val="false"/>
                <w:i w:val="false"/>
                <w:iCs w:val="false"/>
                <w:color w:val="000000"/>
                <w:sz w:val="18"/>
                <w:szCs w:val="18"/>
              </w:rPr>
              <w:t xml:space="preserve"> in Lesson 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t>
            </w:r>
            <w:del w:id="9007" w:author="Claude (AI) - proposed" w:date="2026-10-14T07:56:39Z">
              <w:r>
                <w:rPr>
                  <w:rFonts w:ascii="Arial" w:cs="Arial" w:eastAsia="Arial" w:hAnsi="Arial"/>
                  <w:b w:val="false"/>
                  <w:bCs w:val="false"/>
                  <w:i w:val="false"/>
                  <w:iCs w:val="false"/>
                  <w:color w:val="000000"/>
                  <w:sz w:val="18"/>
                  <w:szCs w:val="18"/>
                </w:rPr>
                <w:delText xml:space="preserve">bubbles in Lesson 1 appeared at specific spots because those spots are</w:delText>
              </w:r>
            </w:del>
            <w:ins w:id="9008" w:author="Claude (AI) - proposed" w:date="2026-10-14T07:56:39Z">
              <w:r>
                <w:rPr>
                  <w:rFonts w:ascii="Arial" w:cs="Arial" w:eastAsia="Arial" w:hAnsi="Arial"/>
                  <w:b w:val="false"/>
                  <w:bCs w:val="false"/>
                  <w:i w:val="false"/>
                  <w:iCs w:val="false"/>
                  <w:color w:val="000000"/>
                  <w:sz w:val="18"/>
                  <w:szCs w:val="18"/>
                </w:rPr>
                <w:t xml:space="preserve">gas in the Lesson 1 bubbles most likely escaped through</w:t>
              </w:r>
            </w:ins>
            <w:r>
              <w:rPr>
                <w:rFonts w:ascii="Arial" w:cs="Arial" w:eastAsia="Arial" w:hAnsi="Arial"/>
                <w:b w:val="false"/>
                <w:bCs w:val="false"/>
                <w:i w:val="false"/>
                <w:iCs w:val="false"/>
                <w:color w:val="000000"/>
                <w:sz w:val="18"/>
                <w:szCs w:val="18"/>
              </w:rPr>
              <w:t xml:space="preserve"> stomata — microscopic pores surrounded by guard cells that can open and close</w:t>
            </w:r>
            <w:del w:id="9009" w:author="Claude (AI) - proposed" w:date="2026-10-14T07:56:39Z">
              <w:r>
                <w:rPr>
                  <w:rFonts w:ascii="Arial" w:cs="Arial" w:eastAsia="Arial" w:hAnsi="Arial"/>
                  <w:b w:val="false"/>
                  <w:bCs w:val="false"/>
                  <w:i w:val="false"/>
                  <w:iCs w:val="false"/>
                  <w:color w:val="000000"/>
                  <w:sz w:val="18"/>
                  <w:szCs w:val="18"/>
                </w:rPr>
                <w:delText xml:space="preserve">. Stomata are concentrated</w:delText>
              </w:r>
            </w:del>
            <w:ins w:id="9010" w:author="Claude (AI) - proposed" w:date="2026-10-14T07:56:39Z">
              <w:r>
                <w:rPr>
                  <w:rFonts w:ascii="Arial" w:cs="Arial" w:eastAsia="Arial" w:hAnsi="Arial"/>
                  <w:b w:val="false"/>
                  <w:bCs w:val="false"/>
                  <w:i w:val="false"/>
                  <w:iCs w:val="false"/>
                  <w:color w:val="000000"/>
                  <w:sz w:val="18"/>
                  <w:szCs w:val="18"/>
                </w:rPr>
                <w:t xml:space="preserve">, found mostly</w:t>
              </w:r>
            </w:ins>
            <w:r>
              <w:rPr>
                <w:rFonts w:ascii="Arial" w:cs="Arial" w:eastAsia="Arial" w:hAnsi="Arial"/>
                <w:b w:val="false"/>
                <w:bCs w:val="false"/>
                <w:i w:val="false"/>
                <w:iCs w:val="false"/>
                <w:color w:val="000000"/>
                <w:sz w:val="18"/>
                <w:szCs w:val="18"/>
              </w:rPr>
              <w:t xml:space="preserve"> on the lower epidermis of </w:t>
            </w:r>
            <w:del w:id="9011" w:author="Claude (AI) - proposed" w:date="2026-10-14T07:56:39Z">
              <w:r>
                <w:rPr>
                  <w:rFonts w:ascii="Arial" w:cs="Arial" w:eastAsia="Arial" w:hAnsi="Arial"/>
                  <w:b w:val="false"/>
                  <w:bCs w:val="false"/>
                  <w:i w:val="false"/>
                  <w:iCs w:val="false"/>
                  <w:color w:val="000000"/>
                  <w:sz w:val="18"/>
                  <w:szCs w:val="18"/>
                </w:rPr>
                <w:delText xml:space="preserve">most </w:delText>
              </w:r>
            </w:del>
            <w:r>
              <w:rPr>
                <w:rFonts w:ascii="Arial" w:cs="Arial" w:eastAsia="Arial" w:hAnsi="Arial"/>
                <w:b w:val="false"/>
                <w:bCs w:val="false"/>
                <w:i w:val="false"/>
                <w:iCs w:val="false"/>
                <w:color w:val="000000"/>
                <w:sz w:val="18"/>
                <w:szCs w:val="18"/>
              </w:rPr>
              <w:t xml:space="preserve">leaves. The </w:t>
            </w:r>
            <w:del w:id="9012" w:author="Claude (AI) - proposed" w:date="2026-10-14T07:56:39Z">
              <w:r>
                <w:rPr>
                  <w:rFonts w:ascii="Arial" w:cs="Arial" w:eastAsia="Arial" w:hAnsi="Arial"/>
                  <w:b w:val="false"/>
                  <w:bCs w:val="false"/>
                  <w:i w:val="false"/>
                  <w:iCs w:val="false"/>
                  <w:color w:val="000000"/>
                  <w:sz w:val="18"/>
                  <w:szCs w:val="18"/>
                </w:rPr>
                <w:delText xml:space="preserve">reduction in</w:delText>
              </w:r>
            </w:del>
            <w:ins w:id="9013" w:author="Claude (AI) - proposed" w:date="2026-10-14T07:56:39Z">
              <w:r>
                <w:rPr>
                  <w:rFonts w:ascii="Arial" w:cs="Arial" w:eastAsia="Arial" w:hAnsi="Arial"/>
                  <w:b w:val="false"/>
                  <w:bCs w:val="false"/>
                  <w:i w:val="false"/>
                  <w:iCs w:val="false"/>
                  <w:color w:val="000000"/>
                  <w:sz w:val="18"/>
                  <w:szCs w:val="18"/>
                </w:rPr>
                <w:t xml:space="preserve">cut edge of the leaf is another possible exit. Students could not yet explain why there were fewer</w:t>
              </w:r>
            </w:ins>
            <w:r>
              <w:rPr>
                <w:rFonts w:ascii="Arial" w:cs="Arial" w:eastAsia="Arial" w:hAnsi="Arial"/>
                <w:b w:val="false"/>
                <w:bCs w:val="false"/>
                <w:i w:val="false"/>
                <w:iCs w:val="false"/>
                <w:color w:val="000000"/>
                <w:sz w:val="18"/>
                <w:szCs w:val="18"/>
              </w:rPr>
              <w:t xml:space="preserve"> bubbles in cold water</w:t>
            </w:r>
            <w:del w:id="9014" w:author="Claude (AI) - proposed" w:date="2026-10-14T07:56:39Z">
              <w:r>
                <w:rPr>
                  <w:rFonts w:ascii="Arial" w:cs="Arial" w:eastAsia="Arial" w:hAnsi="Arial"/>
                  <w:b w:val="false"/>
                  <w:bCs w:val="false"/>
                  <w:i w:val="false"/>
                  <w:iCs w:val="false"/>
                  <w:color w:val="000000"/>
                  <w:sz w:val="18"/>
                  <w:szCs w:val="18"/>
                </w:rPr>
                <w:delText xml:space="preserve"> suggests that low temperature affects the opening of stomata or the rate of gas release, a question</w:delText>
              </w:r>
            </w:del>
            <w:ins w:id="9015" w:author="Claude (AI) - proposed" w:date="2026-10-14T07:56:39Z">
              <w:r>
                <w:rPr>
                  <w:rFonts w:ascii="Arial" w:cs="Arial" w:eastAsia="Arial" w:hAnsi="Arial"/>
                  <w:b w:val="false"/>
                  <w:bCs w:val="false"/>
                  <w:i w:val="false"/>
                  <w:iCs w:val="false"/>
                  <w:color w:val="000000"/>
                  <w:sz w:val="18"/>
                  <w:szCs w:val="18"/>
                </w:rPr>
                <w:t xml:space="preserve">: they suggested ideas, including effects on stomata, which</w:t>
              </w:r>
            </w:ins>
            <w:r>
              <w:rPr>
                <w:rFonts w:ascii="Arial" w:cs="Arial" w:eastAsia="Arial" w:hAnsi="Arial"/>
                <w:b w:val="false"/>
                <w:bCs w:val="false"/>
                <w:i w:val="false"/>
                <w:iCs w:val="false"/>
                <w:color w:val="000000"/>
                <w:sz w:val="18"/>
                <w:szCs w:val="18"/>
              </w:rPr>
              <w:t xml:space="preserve"> the class will </w:t>
            </w:r>
            <w:del w:id="9016" w:author="Claude (AI) - proposed" w:date="2026-10-14T07:56:39Z">
              <w:r>
                <w:rPr>
                  <w:rFonts w:ascii="Arial" w:cs="Arial" w:eastAsia="Arial" w:hAnsi="Arial"/>
                  <w:b w:val="false"/>
                  <w:bCs w:val="false"/>
                  <w:i w:val="false"/>
                  <w:iCs w:val="false"/>
                  <w:color w:val="000000"/>
                  <w:sz w:val="18"/>
                  <w:szCs w:val="18"/>
                </w:rPr>
                <w:delText xml:space="preserve">investigate further in upcoming</w:delText>
              </w:r>
            </w:del>
            <w:ins w:id="9017" w:author="Claude (AI) - proposed" w:date="2026-10-14T07:56:39Z">
              <w:r>
                <w:rPr>
                  <w:rFonts w:ascii="Arial" w:cs="Arial" w:eastAsia="Arial" w:hAnsi="Arial"/>
                  <w:b w:val="false"/>
                  <w:bCs w:val="false"/>
                  <w:i w:val="false"/>
                  <w:iCs w:val="false"/>
                  <w:color w:val="000000"/>
                  <w:sz w:val="18"/>
                  <w:szCs w:val="18"/>
                </w:rPr>
                <w:t xml:space="preserve">test in later</w:t>
              </w:r>
            </w:ins>
            <w:r>
              <w:rPr>
                <w:rFonts w:ascii="Arial" w:cs="Arial" w:eastAsia="Arial" w:hAnsi="Arial"/>
                <w:b w:val="false"/>
                <w:bCs w:val="false"/>
                <w:i w:val="false"/>
                <w:iCs w:val="false"/>
                <w:color w:val="000000"/>
                <w:sz w:val="18"/>
                <w:szCs w:val="18"/>
              </w:rPr>
              <w:t xml:space="preserve">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Stomatal Mechanisms: How Guard Cells Control Gas Exchange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animations, we observed that guard cells change shape when ions and water move in or out of them. In Lesson 1, we observed that warm water produced more bubbles from specific spots on sukuma wiki leaves.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two theories explain stomatal movement: the potassium ion theory (K+ is actively pumped into guard cells, lowering water potential, causing osmotic water entry and turgidity, opening the pore) and the starch-sugar hypothesis (starch converts to soluble sugars in light, similarly driving water entry by osmosis). Both theories agree that osmosis and turgor pressure drive guard cell shape changes.</w:t>
            </w:r>
          </w:p>
        </w:tc>
        <w:tc>
          <w:tcPr>
            <w:tcW w:type="dxa" w:w="3760"/>
            <w:shd w:fill="FFFFFF" w:color="auto" w:val="clear"/>
            <w:tcMar>
              <w:top w:type="dxa" w:w="60"/>
              <w:left w:type="dxa" w:w="120"/>
              <w:bottom w:type="dxa" w:w="60"/>
              <w:right w:type="dxa" w:w="120"/>
            </w:tcMar>
            <w:vAlign w:val="top"/>
          </w:tcPr>
          <w:p>
            <w:pPr>
              <w:keepNext w:val="false"/>
              <w:spacing w:after="40" w:before="0"/>
              <w:jc w:val="left"/>
              <w:rPr>
                <w:ins w:id="9019" w:author="Claude (AI) - proposed" w:date="2026-10-14T07:56:39Z"/>
              </w:rPr>
            </w:pPr>
            <w:ins w:id="9018" w:author="Claude (AI) - proposed" w:date="2026-10-14T07:56:39Z">
              <w:r>
                <w:rPr>
                  <w:rFonts w:ascii="Arial" w:cs="Arial" w:eastAsia="Arial" w:hAnsi="Arial"/>
                  <w:b w:val="false"/>
                  <w:bCs w:val="false"/>
                  <w:i w:val="false"/>
                  <w:iCs w:val="false"/>
                  <w:color w:val="000000"/>
                  <w:sz w:val="18"/>
                  <w:szCs w:val="18"/>
                </w:rPr>
                <w:t xml:space="preserve">We can now describe how stomata open and close: ion and water movement change the shape of the guard cells. In Lesson 1 gas escaped from specific spots, and stomata are the likely exits. Why warm water gave more bubbles is still open: one idea is that warmth opens more stomata, but stomata take minutes to respond, so this cannot be the whole story. The wilting maize near Kisumu closes its stomata at midday to conserve water by reversing these ion movements; it recovers by dusk because less water is lost when it is cooler, and its stomata open again the next morning in the light.</w:t>
              </w:r>
            </w:ins>
          </w:p>
          <w:p>
            <w:pPr>
              <w:keepNext w:val="false"/>
              <w:spacing w:after="40" w:before="0"/>
              <w:jc w:val="left"/>
              <w:rPr>
                <w:del w:id="9021" w:author="Claude (AI) - proposed" w:date="2026-10-14T07:56:39Z"/>
              </w:rPr>
            </w:pPr>
            <w:del w:id="9020" w:author="Claude (AI) - proposed" w:date="2026-10-14T07:56:39Z">
              <w:r>
                <w:rPr>
                  <w:rFonts w:ascii="Arial" w:cs="Arial" w:eastAsia="Arial" w:hAnsi="Arial"/>
                  <w:b w:val="false"/>
                  <w:bCs w:val="false"/>
                  <w:i w:val="false"/>
                  <w:iCs w:val="false"/>
                  <w:color w:val="000000"/>
                  <w:sz w:val="18"/>
                  <w:szCs w:val="18"/>
                </w:rPr>
                <w:delText xml:space="preserve">We can now explain why bubbles in Lesson 1 came from specific spots — those spots are stomata whose guard cells were opened by ion and water movement. We can also partially explain why warm water produced more bubbles: higher temperatures may increase the rate of ion pumping and osmotic movement, leading to more open stomata and greater gas release. The wilting maize near Kisumu closes stomata to conserve water by reversing these ion movements, then reopens at cooler dusk.</w:delText>
              </w:r>
            </w:del>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Aerobic &amp; Anaerobic Respiration — Research, Experiment &amp; Data Analysis</w:t>
            </w:r>
          </w:p>
        </w:tc>
        <w:tc>
          <w:tcPr>
            <w:tcW w:type="dxa" w:w="3760"/>
            <w:shd w:fill="FFFFFF" w:color="auto" w:val="clear"/>
            <w:tcMar>
              <w:top w:type="dxa" w:w="60"/>
              <w:left w:type="dxa" w:w="120"/>
              <w:bottom w:type="dxa" w:w="60"/>
              <w:right w:type="dxa" w:w="120"/>
            </w:tcMar>
            <w:vAlign w:val="top"/>
          </w:tcPr>
          <w:p>
            <w:pPr>
              <w:keepNext w:val="false"/>
              <w:spacing w:after="40" w:before="0"/>
              <w:jc w:val="left"/>
              <w:rPr>
                <w:ins w:id="9023" w:author="Claude (AI) - proposed" w:date="2026-10-14T07:56:39Z"/>
              </w:rPr>
            </w:pPr>
            <w:ins w:id="9022" w:author="Claude (AI) - proposed" w:date="2026-10-14T07:56:39Z">
              <w:r>
                <w:rPr>
                  <w:rFonts w:ascii="Arial" w:cs="Arial" w:eastAsia="Arial" w:hAnsi="Arial"/>
                  <w:b w:val="false"/>
                  <w:bCs w:val="false"/>
                  <w:i w:val="false"/>
                  <w:iCs w:val="false"/>
                  <w:color w:val="000000"/>
                  <w:sz w:val="18"/>
                  <w:szCs w:val="18"/>
                </w:rPr>
                <w:t xml:space="preserve">Students observed that the limewater connected to the yeast tube with air available (Tube A) turned milky, usually somewhat sooner, than the limewater connected to the tube with the air kept out (Tube B), and that both turned milky: yeast releases CO₂ with or without oxygen. They recorded the time at which each limewater first looked cloudy (several minutes), which was much slower than the seconds it took for bubbles to appear on the sukuma wiki leaves in Lesson 1.</w:t>
              </w:r>
            </w:ins>
          </w:p>
          <w:p>
            <w:pPr>
              <w:keepNext w:val="false"/>
              <w:spacing w:after="40" w:before="0"/>
              <w:jc w:val="left"/>
              <w:rPr>
                <w:del w:id="9025" w:author="Claude (AI) - proposed" w:date="2026-10-14T07:56:39Z"/>
              </w:rPr>
            </w:pPr>
            <w:del w:id="9024" w:author="Claude (AI) - proposed" w:date="2026-10-14T07:56:39Z">
              <w:r>
                <w:rPr>
                  <w:rFonts w:ascii="Arial" w:cs="Arial" w:eastAsia="Arial" w:hAnsi="Arial"/>
                  <w:b w:val="false"/>
                  <w:bCs w:val="false"/>
                  <w:i w:val="false"/>
                  <w:iCs w:val="false"/>
                  <w:color w:val="000000"/>
                  <w:sz w:val="18"/>
                  <w:szCs w:val="18"/>
                </w:rPr>
                <w:delText xml:space="preserve">Students observed that limewater connected to the aerobic yeast tube (Tube A, open to air) turned milky-white/turbid faster and more intensely than the limewater connected to the anaerobic yeast tube (Tube B, sealed). They also observed that warming increased the rate of turbidity change, mirroring the warm-water effect on sukuma wiki bubble production from the anchoring phenomenon.</w:delText>
              </w:r>
            </w:del>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all living cells — including plant cells and yeast — release energy from glucose through respiration. Aerobic respiration (C₆H₁₂O₆ + 6O₂ → 6CO₂ + 6H₂O + energy) occurs in the mitochondria and produces more energy and more CO₂ per glucose molecule. Anaerobic respiration (C₆H₁₂O₆ → 2C₂H₅OH + 2CO₂ + energy) occurs in the cytoplasm without oxygen and produces less energy. Both pathways produce CO₂, which must exit the plant through the gas-exchange structures (stomata, lenticels) studied in Lessons 1–3.</w:t>
            </w:r>
          </w:p>
        </w:tc>
        <w:tc>
          <w:tcPr>
            <w:tcW w:type="dxa" w:w="3760"/>
            <w:shd w:fill="FFFFFF" w:color="auto" w:val="clear"/>
            <w:tcMar>
              <w:top w:type="dxa" w:w="60"/>
              <w:left w:type="dxa" w:w="120"/>
              <w:bottom w:type="dxa" w:w="60"/>
              <w:right w:type="dxa" w:w="120"/>
            </w:tcMar>
            <w:vAlign w:val="top"/>
          </w:tcPr>
          <w:p>
            <w:pPr>
              <w:keepNext w:val="false"/>
              <w:spacing w:after="40" w:before="0"/>
              <w:jc w:val="left"/>
              <w:rPr>
                <w:ins w:id="9027" w:author="Claude (AI) - proposed" w:date="2026-10-14T07:56:39Z"/>
              </w:rPr>
            </w:pPr>
            <w:ins w:id="9026" w:author="Claude (AI) - proposed" w:date="2026-10-14T07:56:39Z">
              <w:r>
                <w:rPr>
                  <w:rFonts w:ascii="Arial" w:cs="Arial" w:eastAsia="Arial" w:hAnsi="Arial"/>
                  <w:b w:val="false"/>
                  <w:bCs w:val="false"/>
                  <w:i w:val="false"/>
                  <w:iCs w:val="false"/>
                  <w:color w:val="000000"/>
                  <w:sz w:val="18"/>
                  <w:szCs w:val="18"/>
                </w:rPr>
                <w:t xml:space="preserve">Students compared their yeast evidence with the sukuma wiki bubbles. Respiration makes CO₂ in living cells (yeast and plant cells), and warmth speeds up the enzymes involved, which explains why mandazi dough rises faster on a warm day. But the leaf bubbles appeared within seconds and the yeast limewater took minutes, so respiration in the leaf cells cannot have made most of the gas in the bubbles. The class's working idea is that much of it was air already inside the leaf and dissolved in the water; this idea is still untested and stays on the Driving Question Board.</w:t>
              </w:r>
            </w:ins>
          </w:p>
          <w:p>
            <w:pPr>
              <w:keepNext w:val="false"/>
              <w:spacing w:after="40" w:before="0"/>
              <w:jc w:val="left"/>
              <w:rPr>
                <w:del w:id="9029" w:author="Claude (AI) - proposed" w:date="2026-10-14T07:56:39Z"/>
              </w:rPr>
            </w:pPr>
            <w:del w:id="9028" w:author="Claude (AI) - proposed" w:date="2026-10-14T07:56:39Z">
              <w:r>
                <w:rPr>
                  <w:rFonts w:ascii="Arial" w:cs="Arial" w:eastAsia="Arial" w:hAnsi="Arial"/>
                  <w:b w:val="false"/>
                  <w:bCs w:val="false"/>
                  <w:i w:val="false"/>
                  <w:iCs w:val="false"/>
                  <w:color w:val="000000"/>
                  <w:sz w:val="18"/>
                  <w:szCs w:val="18"/>
                </w:rPr>
                <w:delText xml:space="preserve">The tiny bubbles streaming from the sukuma wiki leaves submerged in warm water were partly CO₂ produced by cellular respiration in the leaf cells (in addition to oxygen from photosynthesis). Warm water increases enzyme activity in the leaf cells, which speeds up the rate of respiration, producing CO₂ more quickly — hence more bubbles in warm water than in cold water. The CO₂ produced inside leaf cells diffuses out through the same stomata that regulate gaseous exchange, connecting the cellular (mitochondrion) level to the tissue (stomata) level of organisation.</w:delText>
              </w:r>
            </w:del>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Importance of Anaerobic Respiration: From Busaa to Biogas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six Kenyan case studies (uji, busaa, mandazi, biogas, ethanol, waterlogged roots) during the gallery walk, identifying substrate, agent, products, and oxygen conditions at each station; (2) balloon inflation on yeast-sugar-water bottles, providing real-time evidence of CO₂ gas production in the absence of oxygen; (3) comparison of balloon inflation rates across different yeast concentrations (Bottles A, B, C).</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(1) anaerobic respiration occurs in the absence of oxygen, producing ethanol and CO₂ in yeast and plant roots (alcoholic fermentation) or lactic acid in bacteria and animal muscle; (2) anaerobic respiration yields only 2 ATP per glucose molecule compared to 36–38 ATP in aerobic respiration; (3) fermentation by yeast underpins economically important Kenyan processes including uji souring, busaa brewing, mandazi leavening, biogas production, and industrial ethanol manufacture; (4) plants shift to anaerobic respiration in their roots when soil is waterlogged and oxygen is depleted — connecting plant cell biochemistry to agricultural and ecological contexts.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(1) the mandazi dough phenomenon — CO₂ produced by yeast during anaerobic fermentation of sugar creates gas pockets that cause the dough to rise, </w:t>
            </w:r>
            <w:del w:id="9030" w:author="Claude (AI) - proposed" w:date="2026-10-14T07:56:39Z">
              <w:r>
                <w:rPr>
                  <w:rFonts w:ascii="Arial" w:cs="Arial" w:eastAsia="Arial" w:hAnsi="Arial"/>
                  <w:b w:val="false"/>
                  <w:bCs w:val="false"/>
                  <w:i w:val="false"/>
                  <w:iCs w:val="false"/>
                  <w:color w:val="000000"/>
                  <w:sz w:val="18"/>
                  <w:szCs w:val="18"/>
                </w:rPr>
                <w:delText xml:space="preserve">exactly as CO₂ produced during aerobic respiration in sukuma wiki leaves caused the bubbles observed in the anchoring phenomenon</w:delText>
              </w:r>
            </w:del>
            <w:ins w:id="9031" w:author="Claude (AI) - proposed" w:date="2026-10-14T07:56:39Z">
              <w:r>
                <w:rPr>
                  <w:rFonts w:ascii="Arial" w:cs="Arial" w:eastAsia="Arial" w:hAnsi="Arial"/>
                  <w:b w:val="false"/>
                  <w:bCs w:val="false"/>
                  <w:i w:val="false"/>
                  <w:iCs w:val="false"/>
                  <w:color w:val="000000"/>
                  <w:sz w:val="18"/>
                  <w:szCs w:val="18"/>
                </w:rPr>
                <w:t xml:space="preserve">while leaf cells also make CO₂ by respiration; how much of the Lesson 1 bubble gas came from respiration was not yet known</w:t>
              </w:r>
            </w:ins>
            <w:r>
              <w:rPr>
                <w:rFonts w:ascii="Arial" w:cs="Arial" w:eastAsia="Arial" w:hAnsi="Arial"/>
                <w:b w:val="false"/>
                <w:bCs w:val="false"/>
                <w:i w:val="false"/>
                <w:iCs w:val="false"/>
                <w:color w:val="000000"/>
                <w:sz w:val="18"/>
                <w:szCs w:val="18"/>
              </w:rPr>
              <w:t xml:space="preserve">; (2) the word equation for anaerobic respiration in yeast: Glucose → Ethanol + Carbon dioxide (+ 2 ATP); (3) why the same glucose molecule can follow two different pathways depending on oxygen availability, and why the anaerobic pathway is less energetically efficient but essential under oxygen-limited conditions.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Factors Affecting Respiration Rate: Temperature, Glucose, and Oxygen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Yeast in warm sugar-cane juice produced significantly more CO2 bubbles per minute than yeast in cold water; increasing </w:t>
            </w:r>
            <w:del w:id="9032" w:author="Claude (AI) - proposed" w:date="2026-10-14T07:56:39Z">
              <w:r>
                <w:rPr>
                  <w:rFonts w:ascii="Arial" w:cs="Arial" w:eastAsia="Arial" w:hAnsi="Arial"/>
                  <w:b w:val="false"/>
                  <w:bCs w:val="false"/>
                  <w:i w:val="false"/>
                  <w:iCs w:val="false"/>
                  <w:color w:val="000000"/>
                  <w:sz w:val="18"/>
                  <w:szCs w:val="18"/>
                </w:rPr>
                <w:delText xml:space="preserve">glucose</w:delText>
              </w:r>
            </w:del>
            <w:ins w:id="9033" w:author="Claude (AI) - proposed" w:date="2026-10-14T07:56:39Z">
              <w:r>
                <w:rPr>
                  <w:rFonts w:ascii="Arial" w:cs="Arial" w:eastAsia="Arial" w:hAnsi="Arial"/>
                  <w:b w:val="false"/>
                  <w:bCs w:val="false"/>
                  <w:i w:val="false"/>
                  <w:iCs w:val="false"/>
                  <w:color w:val="000000"/>
                  <w:sz w:val="18"/>
                  <w:szCs w:val="18"/>
                </w:rPr>
                <w:t xml:space="preserve">sugar</w:t>
              </w:r>
            </w:ins>
            <w:r>
              <w:rPr>
                <w:rFonts w:ascii="Arial" w:cs="Arial" w:eastAsia="Arial" w:hAnsi="Arial"/>
                <w:b w:val="false"/>
                <w:bCs w:val="false"/>
                <w:i w:val="false"/>
                <w:iCs w:val="false"/>
                <w:color w:val="000000"/>
                <w:sz w:val="18"/>
                <w:szCs w:val="18"/>
              </w:rPr>
              <w:t xml:space="preserve"> concentration increased bubble rate up to a point; </w:t>
            </w:r>
            <w:del w:id="9034" w:author="Claude (AI) - proposed" w:date="2026-10-14T07:56:39Z">
              <w:r>
                <w:rPr>
                  <w:rFonts w:ascii="Arial" w:cs="Arial" w:eastAsia="Arial" w:hAnsi="Arial"/>
                  <w:b w:val="false"/>
                  <w:bCs w:val="false"/>
                  <w:i w:val="false"/>
                  <w:iCs w:val="false"/>
                  <w:color w:val="000000"/>
                  <w:sz w:val="18"/>
                  <w:szCs w:val="18"/>
                </w:rPr>
                <w:delText xml:space="preserve">sealed anaerobic bottles produced rapid early bubble bursts but the rate declined quickly compared to open aerobic setups</w:delText>
              </w:r>
            </w:del>
            <w:ins w:id="9035" w:author="Claude (AI) - proposed" w:date="2026-10-14T07:56:39Z">
              <w:r>
                <w:rPr>
                  <w:rFonts w:ascii="Arial" w:cs="Arial" w:eastAsia="Arial" w:hAnsi="Arial"/>
                  <w:b w:val="false"/>
                  <w:bCs w:val="false"/>
                  <w:i w:val="false"/>
                  <w:iCs w:val="false"/>
                  <w:color w:val="000000"/>
                  <w:sz w:val="18"/>
                  <w:szCs w:val="18"/>
                </w:rPr>
                <w:t xml:space="preserve">at 55°C the rate usually fell again because the heat damages the enzymes; and the oil-covered (low-oxygen) beaker produced bubbles at a similar rate to the open beaker over these few minutes, because yeast also ferments in air when sugar is plentiful</w:t>
              </w:r>
            </w:ins>
            <w:r>
              <w:rPr>
                <w:rFonts w:ascii="Arial" w:cs="Arial" w:eastAsia="Arial" w:hAnsi="Arial"/>
                <w:b w:val="false"/>
                <w:bCs w:val="false"/>
                <w:i w:val="false"/>
                <w:iCs w:val="false"/>
                <w:color w:val="000000"/>
                <w:sz w:val="18"/>
                <w:szCs w:val="18"/>
              </w:rPr>
              <w:t xml:space="preserv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Respiration rate in yeast — and by extension in plant cells — is controlled by temperature (through its effect on enzyme kinetic energy and collision frequency), glucose concentration (through substrate availability for respiratory enzymes), and oxygen availability (which determines whether the aerobic or anaerobic pathway is used and therefore how much ATP is produced).</w:t>
            </w:r>
          </w:p>
        </w:tc>
        <w:tc>
          <w:tcPr>
            <w:tcW w:type="dxa" w:w="3760"/>
            <w:shd w:fill="FFFFFF" w:color="auto" w:val="clear"/>
            <w:tcMar>
              <w:top w:type="dxa" w:w="60"/>
              <w:left w:type="dxa" w:w="120"/>
              <w:bottom w:type="dxa" w:w="60"/>
              <w:right w:type="dxa" w:w="120"/>
            </w:tcMar>
            <w:vAlign w:val="top"/>
          </w:tcPr>
          <w:p>
            <w:pPr>
              <w:keepNext w:val="false"/>
              <w:spacing w:after="40" w:before="0"/>
              <w:jc w:val="left"/>
              <w:rPr>
                <w:ins w:id="9037" w:author="Claude (AI) - proposed" w:date="2026-10-14T07:56:39Z"/>
              </w:rPr>
            </w:pPr>
            <w:ins w:id="9036" w:author="Claude (AI) - proposed" w:date="2026-10-14T07:56:39Z">
              <w:r>
                <w:rPr>
                  <w:rFonts w:ascii="Arial" w:cs="Arial" w:eastAsia="Arial" w:hAnsi="Arial"/>
                  <w:b w:val="false"/>
                  <w:bCs w:val="false"/>
                  <w:i w:val="false"/>
                  <w:iCs w:val="false"/>
                  <w:color w:val="000000"/>
                  <w:sz w:val="18"/>
                  <w:szCs w:val="18"/>
                </w:rPr>
                <w:t xml:space="preserve">Warmth speeds up respiration in yeast (and in plant cells) by speeding up enzyme-controlled reactions, until the temperature is high enough to damage the enzymes. This is a rate effect that builds over minutes. It does not by itself explain why bubbles stream from a sukuma wiki leaf within seconds of being put in warm water. That question goes to Lesson 8, where the class separates the quick physical effect of warmth on gas from the slower effect on respiration.</w:t>
              </w:r>
            </w:ins>
          </w:p>
          <w:p>
            <w:pPr>
              <w:keepNext w:val="false"/>
              <w:spacing w:after="40" w:before="0"/>
              <w:jc w:val="left"/>
              <w:rPr>
                <w:del w:id="9039" w:author="Claude (AI) - proposed" w:date="2026-10-14T07:56:39Z"/>
              </w:rPr>
            </w:pPr>
            <w:del w:id="9038" w:author="Claude (AI) - proposed" w:date="2026-10-14T07:56:39Z">
              <w:r>
                <w:rPr>
                  <w:rFonts w:ascii="Arial" w:cs="Arial" w:eastAsia="Arial" w:hAnsi="Arial"/>
                  <w:b w:val="false"/>
                  <w:bCs w:val="false"/>
                  <w:i w:val="false"/>
                  <w:iCs w:val="false"/>
                  <w:color w:val="000000"/>
                  <w:sz w:val="18"/>
                  <w:szCs w:val="18"/>
                </w:rPr>
                <w:delText xml:space="preserve">The anchoring phenomenon of more bubbles from sukuma wiki in warm water than in cold water can now be explained quantitatively: warmer temperatures increase the kinetic energy of respiratory enzyme molecules and their substrates, increasing the frequency of successful enzyme-substrate collisions in the glycolysis and Krebs cycle pathways, thereby increasing the rate of CO2 production and the number of bubbles observed — directly linking cellular enzyme kinetics to the visible macroscopic phenomenon first observed in Lesson 1.</w:delText>
              </w:r>
            </w:del>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Adaptations for Gaseous Exchange in Different Environments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prepared slides and hand specimens of three Kenyan plant types — an acacia/cactus xerophyte (Rift Valley/Turkana), water hyacinth hydrophyte (Lake Victoria, Kisumu), and sukuma wiki mesophyte (Nairobi school garden) — and recorded structural features including stomata position, cuticle thickness, aerenchyma presence, and specialised root structures in a three-column comparison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gaseous-exchange adaptations vary systematically with environment: xerophytes have sunken stomata and thick cuticles to minimise water loss in arid conditions; hydrophytes have stomata on the upper (air-facing) leaf surface and internal aerenchyma to channel gases to submerged tissues; mesophytes like sukuma wiki have a moderate arrangement suited to Kenya's temperate highland conditions — and that all three solutions address the same fundamental challenge of moving gases in and out efficiently while managing water loss.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Claim–Evidence–Reasoning framework to explain how each structural adaptation is functionally suited to its ecosystem, revised their cumulative plant gaseous-exchange model by adding three new ecosystem panels (Turkana xerophyte, Lake Victoria hydrophyte, Nairobi mesophyte), and updated the Driving Question Board with evidence-based claims and new questions — advancing their collective answer to 'How do plants exchange gases with their environment?' and setting up the </w:t>
            </w:r>
            <w:del w:id="9040" w:author="Claude (AI) - proposed" w:date="2026-10-14T07:56:39Z">
              <w:r>
                <w:rPr>
                  <w:rFonts w:ascii="Arial" w:cs="Arial" w:eastAsia="Arial" w:hAnsi="Arial"/>
                  <w:b w:val="false"/>
                  <w:bCs w:val="false"/>
                  <w:i w:val="false"/>
                  <w:iCs w:val="false"/>
                  <w:color w:val="000000"/>
                  <w:sz w:val="18"/>
                  <w:szCs w:val="18"/>
                </w:rPr>
                <w:delText xml:space="preserve">transition to cellular respiration in Lessons 8</w:delText>
              </w:r>
            </w:del>
            <w:ins w:id="9041" w:author="Claude (AI) - proposed" w:date="2026-10-14T07:56:39Z">
              <w:r>
                <w:rPr>
                  <w:rFonts w:ascii="Arial" w:cs="Arial" w:eastAsia="Arial" w:hAnsi="Arial"/>
                  <w:b w:val="false"/>
                  <w:bCs w:val="false"/>
                  <w:i w:val="false"/>
                  <w:iCs w:val="false"/>
                  <w:color w:val="000000"/>
                  <w:sz w:val="18"/>
                  <w:szCs w:val="18"/>
                </w:rPr>
                <w:t xml:space="preserve">synthesis in Lesson 8 and the project in Lessons 9</w:t>
              </w:r>
            </w:ins>
            <w:r>
              <w:rPr>
                <w:rFonts w:ascii="Arial" w:cs="Arial" w:eastAsia="Arial" w:hAnsi="Arial"/>
                <w:b w:val="false"/>
                <w:bCs w:val="false"/>
                <w:i w:val="false"/>
                <w:iCs w:val="false"/>
                <w:color w:val="000000"/>
                <w:sz w:val="18"/>
                <w:szCs w:val="18"/>
              </w:rPr>
              <w:t xml:space="preserve">–12.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Photosynthesis, Gaseous Exchange &amp; Respiration Linkages: Systems Synthesis and Model Building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Evidence Card Sets summarising data from Lessons 1–7, sorted cards into process categories and an overlap zone, and reviewed peer Systems Diagrams during the Gallery Walk — all anchored to the original sukuma wiki bubble phenomenon from Mwalimu Njoroge's class.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that photosynthesis, gaseous exchange, and cellular respiration are not isolated processes but an interdependent system: CO₂ and O₂ cycle between photosynthesis and respiration; gaseous exchange structures (stomata, lenticels, cuticle) regulate molecular entry and exit; glucose produced in photosynthesis fuels respiration; and </w:t>
            </w:r>
            <w:ins w:id="9042" w:author="Claude (AI) - proposed" w:date="2026-10-14T07:56:39Z">
              <w:r>
                <w:rPr>
                  <w:rFonts w:ascii="Arial" w:cs="Arial" w:eastAsia="Arial" w:hAnsi="Arial"/>
                  <w:b w:val="false"/>
                  <w:bCs w:val="false"/>
                  <w:i w:val="false"/>
                  <w:iCs w:val="false"/>
                  <w:color w:val="000000"/>
                  <w:sz w:val="18"/>
                  <w:szCs w:val="18"/>
                </w:rPr>
                <w:t xml:space="preserve">temperature affects the system in two ways: quickly, by expanding gas and lowering its solubility in water, and more slowly, by changing </w:t>
              </w:r>
            </w:ins>
            <w:r>
              <w:rPr>
                <w:rFonts w:ascii="Arial" w:cs="Arial" w:eastAsia="Arial" w:hAnsi="Arial"/>
                <w:b w:val="false"/>
                <w:bCs w:val="false"/>
                <w:i w:val="false"/>
                <w:iCs w:val="false"/>
                <w:color w:val="000000"/>
                <w:sz w:val="18"/>
                <w:szCs w:val="18"/>
              </w:rPr>
              <w:t xml:space="preserve">the rate of </w:t>
            </w:r>
            <w:del w:id="9043" w:author="Claude (AI) - proposed" w:date="2026-10-14T07:56:39Z">
              <w:r>
                <w:rPr>
                  <w:rFonts w:ascii="Arial" w:cs="Arial" w:eastAsia="Arial" w:hAnsi="Arial"/>
                  <w:b w:val="false"/>
                  <w:bCs w:val="false"/>
                  <w:i w:val="false"/>
                  <w:iCs w:val="false"/>
                  <w:color w:val="000000"/>
                  <w:sz w:val="18"/>
                  <w:szCs w:val="18"/>
                </w:rPr>
                <w:delText xml:space="preserve">the system — evidenced by bubble production in warm water — is influenced by temperature acting on enzyme-driven reactions</w:delText>
              </w:r>
            </w:del>
            <w:ins w:id="9044" w:author="Claude (AI) - proposed" w:date="2026-10-14T07:56:39Z">
              <w:r>
                <w:rPr>
                  <w:rFonts w:ascii="Arial" w:cs="Arial" w:eastAsia="Arial" w:hAnsi="Arial"/>
                  <w:b w:val="false"/>
                  <w:bCs w:val="false"/>
                  <w:i w:val="false"/>
                  <w:iCs w:val="false"/>
                  <w:color w:val="000000"/>
                  <w:sz w:val="18"/>
                  <w:szCs w:val="18"/>
                </w:rPr>
                <w:t xml:space="preserve">enzyme-controlled photosynthesis and respiration</w:t>
              </w:r>
            </w:ins>
            <w:r>
              <w:rPr>
                <w:rFonts w:ascii="Arial" w:cs="Arial" w:eastAsia="Arial" w:hAnsi="Arial"/>
                <w:b w:val="false"/>
                <w:bCs w:val="false"/>
                <w:i w:val="false"/>
                <w:iCs w:val="false"/>
                <w:color w:val="000000"/>
                <w:sz w:val="18"/>
                <w:szCs w:val="18"/>
              </w:rPr>
              <w:t xml:space="preserve">.</w:t>
            </w:r>
          </w:p>
        </w:tc>
        <w:tc>
          <w:tcPr>
            <w:tcW w:type="dxa" w:w="3760"/>
            <w:shd w:fill="FFFFFF" w:color="auto" w:val="clear"/>
            <w:tcMar>
              <w:top w:type="dxa" w:w="60"/>
              <w:left w:type="dxa" w:w="120"/>
              <w:bottom w:type="dxa" w:w="60"/>
              <w:right w:type="dxa" w:w="120"/>
            </w:tcMar>
            <w:vAlign w:val="top"/>
          </w:tcPr>
          <w:p>
            <w:pPr>
              <w:keepNext w:val="false"/>
              <w:spacing w:after="40" w:before="0"/>
              <w:jc w:val="left"/>
              <w:rPr>
                <w:ins w:id="9046" w:author="Claude (AI) - proposed" w:date="2026-10-14T07:56:39Z"/>
              </w:rPr>
            </w:pPr>
            <w:ins w:id="9045" w:author="Claude (AI) - proposed" w:date="2026-10-14T07:56:39Z">
              <w:r>
                <w:rPr>
                  <w:rFonts w:ascii="Arial" w:cs="Arial" w:eastAsia="Arial" w:hAnsi="Arial"/>
                  <w:b w:val="false"/>
                  <w:bCs w:val="false"/>
                  <w:i w:val="false"/>
                  <w:iCs w:val="false"/>
                  <w:color w:val="000000"/>
                  <w:sz w:val="18"/>
                  <w:szCs w:val="18"/>
                </w:rPr>
                <w:t xml:space="preserve">Learners explained the sukuma wiki anchoring phenomenon at a systems level: the gas in the bubbles was mostly air already inside the leaf's air spaces, plus some air dissolved in the water. Warm water expands that air and holds less dissolved gas, so it is pushed out within seconds through stomata and cut edges; cold water does this much less. Photosynthesis and respiration add or remove O₂ and CO₂ in the leaf's air, but too slowly to account for a stream of bubbles that starts in seconds; their effects appear over minutes to hours. The gas in the bubbles was not tested directly in this unit, so 'mostly air' is the best-supported explanation, not a measured fact.</w:t>
              </w:r>
            </w:ins>
          </w:p>
          <w:p>
            <w:pPr>
              <w:keepNext w:val="false"/>
              <w:spacing w:after="40" w:before="0"/>
              <w:jc w:val="left"/>
              <w:rPr>
                <w:del w:id="9048" w:author="Claude (AI) - proposed" w:date="2026-10-14T07:56:39Z"/>
              </w:rPr>
            </w:pPr>
            <w:del w:id="9047" w:author="Claude (AI) - proposed" w:date="2026-10-14T07:56:39Z">
              <w:r>
                <w:rPr>
                  <w:rFonts w:ascii="Arial" w:cs="Arial" w:eastAsia="Arial" w:hAnsi="Arial"/>
                  <w:b w:val="false"/>
                  <w:bCs w:val="false"/>
                  <w:i w:val="false"/>
                  <w:iCs w:val="false"/>
                  <w:color w:val="000000"/>
                  <w:sz w:val="18"/>
                  <w:szCs w:val="18"/>
                </w:rPr>
                <w:delText xml:space="preserve">Learners explained the sukuma wiki anchoring phenomenon at a systems level: bubbles stream from stomata because O₂ produced in photosynthesis exits through these structures; warm water increases reaction rates in enzyme-driven photosynthesis and respiration pathways, producing more O₂ and CO₂ and thus more bubbles; and the entire gas exchange apparatus of the leaf — guard cells, mesophyll air spaces, chloroplasts, and mitochondria — functions as a coordinated system to sustain the plant's energy and gas balance.</w:delText>
              </w:r>
            </w:del>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Project Launch &amp; Planning: Investigating Anaerobic Respiration with Local Kenyan Materials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three set-up stations representing anaerobic respiration in local Kenyan contexts: (A) a yeast and sugar solution with a balloon inflating over the bottle neck, (B) a biogas simulation bottle with vegetable scraps (sukuma wiki offcuts, ugali remnants) producing gas displacement, and (C) two jars of uji at different fermentation stages with pH strips and hand lenses. Students also observed the anchoring phenomenon image (sukuma wiki bubbles) placed alongside a mandazi dough image to prompt comparison.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anaerobic respiration is the process by which cells release energy from glucose in the absence of oxygen; that in yeast cells this produces ethanol and carbon dioxide (as seen in rising mandazi dough and balloon inflation), while in bacteria and some plant cells it may produce lactic acid; that anaerobic respiration produces less ATP than aerobic respiration; that locally available Kenyan materials (unga wa chachu, sukari, sukuma wiki, uji base) can be used to investigate fermentation; and that a valid scientific investigation requires a testable hypothesis, clearly identified variables, and a structured data collection plan.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w:t>
            </w:r>
            <w:del w:id="9049" w:author="Claude (AI) - proposed" w:date="2026-10-14T07:56:39Z">
              <w:r>
                <w:rPr>
                  <w:rFonts w:ascii="Arial" w:cs="Arial" w:eastAsia="Arial" w:hAnsi="Arial"/>
                  <w:b w:val="false"/>
                  <w:bCs w:val="false"/>
                  <w:i w:val="false"/>
                  <w:iCs w:val="false"/>
                  <w:color w:val="000000"/>
                  <w:sz w:val="18"/>
                  <w:szCs w:val="18"/>
                </w:rPr>
                <w:delText xml:space="preserve"> the gas bubbles seen in the sukuma wiki phenomenon (Lesson 1) are produced by aerobic respiration in plant cells — a process requiring oxygen. In contrast,</w:delText>
              </w:r>
            </w:del>
            <w:r>
              <w:rPr>
                <w:rFonts w:ascii="Arial" w:cs="Arial" w:eastAsia="Arial" w:hAnsi="Arial"/>
                <w:b w:val="false"/>
                <w:bCs w:val="false"/>
                <w:i w:val="false"/>
                <w:iCs w:val="false"/>
                <w:color w:val="000000"/>
                <w:sz w:val="18"/>
                <w:szCs w:val="18"/>
              </w:rPr>
              <w:t xml:space="preserve"> the gas produced in yeast fermentation (mandazi dough rising, balloon inflation) comes from anaerobic respiration — the same starting molecule (glucose) is broken down, but without oxygen, producing ethanol and CO₂ instead of water and CO₂</w:t>
            </w:r>
            <w:ins w:id="9050" w:author="Claude (AI) - proposed" w:date="2026-10-14T07:56:39Z">
              <w:r>
                <w:rPr>
                  <w:rFonts w:ascii="Arial" w:cs="Arial" w:eastAsia="Arial" w:hAnsi="Arial"/>
                  <w:b w:val="false"/>
                  <w:bCs w:val="false"/>
                  <w:i w:val="false"/>
                  <w:iCs w:val="false"/>
                  <w:color w:val="000000"/>
                  <w:sz w:val="18"/>
                  <w:szCs w:val="18"/>
                </w:rPr>
                <w:t xml:space="preserve">. They noted that leaf cells also respire and release CO₂, but that the leaf bubbles in Lesson 1 appeared far too quickly to be mostly respiration; what the bubbles contain stays open on the Driving Question Board</w:t>
              </w:r>
            </w:ins>
            <w:r>
              <w:rPr>
                <w:rFonts w:ascii="Arial" w:cs="Arial" w:eastAsia="Arial" w:hAnsi="Arial"/>
                <w:b w:val="false"/>
                <w:bCs w:val="false"/>
                <w:i w:val="false"/>
                <w:iCs w:val="false"/>
                <w:color w:val="000000"/>
                <w:sz w:val="18"/>
                <w:szCs w:val="18"/>
              </w:rPr>
              <w:t xml:space="preserve">. Students also explained the design of their group investigations by formulating hypotheses in 'If-Then-Because' format and identifying variables, connecting their experimental design to the broader unit question of how living cells extract energy from organic food molecules.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Project Execution: Carrying Out Investigations on Plant Gaseous Exchange and Respiration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 outcomes of their own </w:t>
            </w:r>
            <w:ins w:id="9051" w:author="Claude (AI) - proposed" w:date="2026-10-14T07:56:39Z">
              <w:r>
                <w:rPr>
                  <w:rFonts w:ascii="Arial" w:cs="Arial" w:eastAsia="Arial" w:hAnsi="Arial"/>
                  <w:b w:val="false"/>
                  <w:bCs w:val="false"/>
                  <w:i w:val="false"/>
                  <w:iCs w:val="false"/>
                  <w:color w:val="000000"/>
                  <w:sz w:val="18"/>
                  <w:szCs w:val="18"/>
                </w:rPr>
                <w:t xml:space="preserve">fermentation </w:t>
              </w:r>
            </w:ins>
            <w:r>
              <w:rPr>
                <w:rFonts w:ascii="Arial" w:cs="Arial" w:eastAsia="Arial" w:hAnsi="Arial"/>
                <w:b w:val="false"/>
                <w:bCs w:val="false"/>
                <w:i w:val="false"/>
                <w:iCs w:val="false"/>
                <w:color w:val="000000"/>
                <w:sz w:val="18"/>
                <w:szCs w:val="18"/>
              </w:rPr>
              <w:t xml:space="preserve">investigations — for example: </w:t>
            </w:r>
            <w:del w:id="9052" w:author="Claude (AI) - proposed" w:date="2026-10-14T07:56:39Z">
              <w:r>
                <w:rPr>
                  <w:rFonts w:ascii="Arial" w:cs="Arial" w:eastAsia="Arial" w:hAnsi="Arial"/>
                  <w:b w:val="false"/>
                  <w:bCs w:val="false"/>
                  <w:i w:val="false"/>
                  <w:iCs w:val="false"/>
                  <w:color w:val="000000"/>
                  <w:sz w:val="18"/>
                  <w:szCs w:val="18"/>
                </w:rPr>
                <w:delText xml:space="preserve">bubble production rates from sukuma wiki leaf discs</w:delText>
              </w:r>
            </w:del>
            <w:ins w:id="9053" w:author="Claude (AI) - proposed" w:date="2026-10-14T07:56:39Z">
              <w:r>
                <w:rPr>
                  <w:rFonts w:ascii="Arial" w:cs="Arial" w:eastAsia="Arial" w:hAnsi="Arial"/>
                  <w:b w:val="false"/>
                  <w:bCs w:val="false"/>
                  <w:i w:val="false"/>
                  <w:iCs w:val="false"/>
                  <w:color w:val="000000"/>
                  <w:sz w:val="18"/>
                  <w:szCs w:val="18"/>
                </w:rPr>
                <w:t xml:space="preserve">balloon size or bubble counts from yeast</w:t>
              </w:r>
            </w:ins>
            <w:r>
              <w:rPr>
                <w:rFonts w:ascii="Arial" w:cs="Arial" w:eastAsia="Arial" w:hAnsi="Arial"/>
                <w:b w:val="false"/>
                <w:bCs w:val="false"/>
                <w:i w:val="false"/>
                <w:iCs w:val="false"/>
                <w:color w:val="000000"/>
                <w:sz w:val="18"/>
                <w:szCs w:val="18"/>
              </w:rPr>
              <w:t xml:space="preserve"> at different temperatures</w:t>
            </w:r>
            <w:del w:id="9054" w:author="Claude (AI) - proposed" w:date="2026-10-14T07:56:39Z">
              <w:r>
                <w:rPr>
                  <w:rFonts w:ascii="Arial" w:cs="Arial" w:eastAsia="Arial" w:hAnsi="Arial"/>
                  <w:b w:val="false"/>
                  <w:bCs w:val="false"/>
                  <w:i w:val="false"/>
                  <w:iCs w:val="false"/>
                  <w:color w:val="000000"/>
                  <w:sz w:val="18"/>
                  <w:szCs w:val="18"/>
                </w:rPr>
                <w:delText xml:space="preserve">; stomatal counts on upper vs. lower leaf surfaces using nail varnish peels; colour changes in hydrogencarbonate indicator or lime water when exposed to germinating githeri seeds; or temperature differences between germinating and boiled seeds</w:delText>
              </w:r>
            </w:del>
            <w:ins w:id="9055" w:author="Claude (AI) - proposed" w:date="2026-10-14T07:56:39Z">
              <w:r>
                <w:rPr>
                  <w:rFonts w:ascii="Arial" w:cs="Arial" w:eastAsia="Arial" w:hAnsi="Arial"/>
                  <w:b w:val="false"/>
                  <w:bCs w:val="false"/>
                  <w:i w:val="false"/>
                  <w:iCs w:val="false"/>
                  <w:color w:val="000000"/>
                  <w:sz w:val="18"/>
                  <w:szCs w:val="18"/>
                </w:rPr>
                <w:t xml:space="preserve"> or sugar amounts; gas collected over water from kitchen scraps or dung; changes in smell, bubbles and pH in uji or githeri over time — and the class's shared 'back to the bubbles' counts from leaf pieces with different surfaces or cut edges coated with petroleum jelly</w:t>
              </w:r>
            </w:ins>
            <w:r>
              <w:rPr>
                <w:rFonts w:ascii="Arial" w:cs="Arial" w:eastAsia="Arial" w:hAnsi="Arial"/>
                <w:b w:val="false"/>
                <w:bCs w:val="false"/>
                <w:i w:val="false"/>
                <w:iCs w:val="false"/>
                <w:color w:val="000000"/>
                <w:sz w:val="18"/>
                <w:szCs w:val="18"/>
              </w:rPr>
              <w:t xml:space="preserve">. They recorded raw data in tables</w:t>
            </w:r>
            <w:ins w:id="9056" w:author="Claude (AI) - proposed" w:date="2026-10-14T07:56:39Z">
              <w:r>
                <w:rPr>
                  <w:rFonts w:ascii="Arial" w:cs="Arial" w:eastAsia="Arial" w:hAnsi="Arial"/>
                  <w:b w:val="false"/>
                  <w:bCs w:val="false"/>
                  <w:i w:val="false"/>
                  <w:iCs w:val="false"/>
                  <w:color w:val="000000"/>
                  <w:sz w:val="18"/>
                  <w:szCs w:val="18"/>
                </w:rPr>
                <w:t xml:space="preserve"> with units</w:t>
              </w:r>
            </w:ins>
            <w:r>
              <w:rPr>
                <w:rFonts w:ascii="Arial" w:cs="Arial" w:eastAsia="Arial" w:hAnsi="Arial"/>
                <w:b w:val="false"/>
                <w:bCs w:val="false"/>
                <w:i w:val="false"/>
                <w:iCs w:val="false"/>
                <w:color w:val="000000"/>
                <w:sz w:val="18"/>
                <w:szCs w:val="18"/>
              </w:rPr>
              <w:t xml:space="preserve">, noted anomalous readings, and documented </w:t>
            </w:r>
            <w:del w:id="9057" w:author="Claude (AI) - proposed" w:date="2026-10-14T07:56:39Z">
              <w:r>
                <w:rPr>
                  <w:rFonts w:ascii="Arial" w:cs="Arial" w:eastAsia="Arial" w:hAnsi="Arial"/>
                  <w:b w:val="false"/>
                  <w:bCs w:val="false"/>
                  <w:i w:val="false"/>
                  <w:iCs w:val="false"/>
                  <w:color w:val="000000"/>
                  <w:sz w:val="18"/>
                  <w:szCs w:val="18"/>
                </w:rPr>
                <w:delText xml:space="preserve">the behaviour of leaf material, seeds, and indicator solutions</w:delText>
              </w:r>
            </w:del>
            <w:ins w:id="9058" w:author="Claude (AI) - proposed" w:date="2026-10-14T07:56:39Z">
              <w:r>
                <w:rPr>
                  <w:rFonts w:ascii="Arial" w:cs="Arial" w:eastAsia="Arial" w:hAnsi="Arial"/>
                  <w:b w:val="false"/>
                  <w:bCs w:val="false"/>
                  <w:i w:val="false"/>
                  <w:iCs w:val="false"/>
                  <w:color w:val="000000"/>
                  <w:sz w:val="18"/>
                  <w:szCs w:val="18"/>
                </w:rPr>
                <w:t xml:space="preserve">what happened</w:t>
              </w:r>
            </w:ins>
            <w:r>
              <w:rPr>
                <w:rFonts w:ascii="Arial" w:cs="Arial" w:eastAsia="Arial" w:hAnsi="Arial"/>
                <w:b w:val="false"/>
                <w:bCs w:val="false"/>
                <w:i w:val="false"/>
                <w:iCs w:val="false"/>
                <w:color w:val="000000"/>
                <w:sz w:val="18"/>
                <w:szCs w:val="18"/>
              </w:rPr>
              <w:t xml:space="preserve"> over time.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how to execute a fair-test investigation by actively controlling variables and recording data with appropriate units and precision. They applied unit knowledge — </w:t>
            </w:r>
            <w:del w:id="9059" w:author="Claude (AI) - proposed" w:date="2026-10-14T07:56:39Z">
              <w:r>
                <w:rPr>
                  <w:rFonts w:ascii="Arial" w:cs="Arial" w:eastAsia="Arial" w:hAnsi="Arial"/>
                  <w:b w:val="false"/>
                  <w:bCs w:val="false"/>
                  <w:i w:val="false"/>
                  <w:iCs w:val="false"/>
                  <w:color w:val="000000"/>
                  <w:sz w:val="18"/>
                  <w:szCs w:val="18"/>
                </w:rPr>
                <w:delText xml:space="preserve">stomata, guard cells, lenticels, cellular respiration</w:delText>
              </w:r>
            </w:del>
            <w:ins w:id="9060" w:author="Claude (AI) - proposed" w:date="2026-10-14T07:56:39Z">
              <w:r>
                <w:rPr>
                  <w:rFonts w:ascii="Arial" w:cs="Arial" w:eastAsia="Arial" w:hAnsi="Arial"/>
                  <w:b w:val="false"/>
                  <w:bCs w:val="false"/>
                  <w:i w:val="false"/>
                  <w:iCs w:val="false"/>
                  <w:color w:val="000000"/>
                  <w:sz w:val="18"/>
                  <w:szCs w:val="18"/>
                </w:rPr>
                <w:t xml:space="preserve">anaerobic respiration (fermentation)</w:t>
              </w:r>
            </w:ins>
            <w:r>
              <w:rPr>
                <w:rFonts w:ascii="Arial" w:cs="Arial" w:eastAsia="Arial" w:hAnsi="Arial"/>
                <w:b w:val="false"/>
                <w:bCs w:val="false"/>
                <w:i w:val="false"/>
                <w:iCs w:val="false"/>
                <w:color w:val="000000"/>
                <w:sz w:val="18"/>
                <w:szCs w:val="18"/>
              </w:rPr>
              <w:t xml:space="preserve">, enzyme activity, </w:t>
            </w:r>
            <w:del w:id="9061" w:author="Claude (AI) - proposed" w:date="2026-10-14T07:56:39Z">
              <w:r>
                <w:rPr>
                  <w:rFonts w:ascii="Arial" w:cs="Arial" w:eastAsia="Arial" w:hAnsi="Arial"/>
                  <w:b w:val="false"/>
                  <w:bCs w:val="false"/>
                  <w:i w:val="false"/>
                  <w:iCs w:val="false"/>
                  <w:color w:val="000000"/>
                  <w:sz w:val="18"/>
                  <w:szCs w:val="18"/>
                </w:rPr>
                <w:delText xml:space="preserve">gas diffusion</w:delText>
              </w:r>
            </w:del>
            <w:ins w:id="9062" w:author="Claude (AI) - proposed" w:date="2026-10-14T07:56:39Z">
              <w:r>
                <w:rPr>
                  <w:rFonts w:ascii="Arial" w:cs="Arial" w:eastAsia="Arial" w:hAnsi="Arial"/>
                  <w:b w:val="false"/>
                  <w:bCs w:val="false"/>
                  <w:i w:val="false"/>
                  <w:iCs w:val="false"/>
                  <w:color w:val="000000"/>
                  <w:sz w:val="18"/>
                  <w:szCs w:val="18"/>
                </w:rPr>
                <w:t xml:space="preserve">the effect of temperature on yeast</w:t>
              </w:r>
            </w:ins>
            <w:r>
              <w:rPr>
                <w:rFonts w:ascii="Arial" w:cs="Arial" w:eastAsia="Arial" w:hAnsi="Arial"/>
                <w:b w:val="false"/>
                <w:bCs w:val="false"/>
                <w:i w:val="false"/>
                <w:iCs w:val="false"/>
                <w:color w:val="000000"/>
                <w:sz w:val="18"/>
                <w:szCs w:val="18"/>
              </w:rPr>
              <w:t xml:space="preserve"> — to explain patterns in their own data. They learned that real scientific data is sometimes messy or unexpected, and that anomalies are evidence to be explained, not discarded. They also learned to structure their thinking using the CER framework, distinguishing a claim from evidence and from reasoning.</w:t>
            </w:r>
          </w:p>
        </w:tc>
        <w:tc>
          <w:tcPr>
            <w:tcW w:type="dxa" w:w="3760"/>
            <w:shd w:fill="FFFFFF" w:color="auto" w:val="clear"/>
            <w:tcMar>
              <w:top w:type="dxa" w:w="60"/>
              <w:left w:type="dxa" w:w="120"/>
              <w:bottom w:type="dxa" w:w="60"/>
              <w:right w:type="dxa" w:w="120"/>
            </w:tcMar>
            <w:vAlign w:val="top"/>
          </w:tcPr>
          <w:p>
            <w:pPr>
              <w:keepNext w:val="false"/>
              <w:spacing w:after="40" w:before="0"/>
              <w:jc w:val="left"/>
              <w:rPr>
                <w:ins w:id="9064" w:author="Claude (AI) - proposed" w:date="2026-10-14T07:56:39Z"/>
              </w:rPr>
            </w:pPr>
            <w:ins w:id="9063" w:author="Claude (AI) - proposed" w:date="2026-10-14T07:56:39Z">
              <w:r>
                <w:rPr>
                  <w:rFonts w:ascii="Arial" w:cs="Arial" w:eastAsia="Arial" w:hAnsi="Arial"/>
                  <w:b w:val="false"/>
                  <w:bCs w:val="false"/>
                  <w:i w:val="false"/>
                  <w:iCs w:val="false"/>
                  <w:color w:val="000000"/>
                  <w:sz w:val="18"/>
                  <w:szCs w:val="18"/>
                </w:rPr>
                <w:t xml:space="preserve">Students explained their fermentation results using what they had studied in Lessons 4 to 9: the gas is CO₂ made by cells (yeast or bacteria) respiring without oxygen, and conditions such as warmth, sugar supply and oxygen change how fast it is made. From the shared bubble investigation, they used the class counts to decide where the leaf's gas escapes (stomata on the lower surface, the cut edges, or both) and noted what the investigation did not show: it did not identify the gas.</w:t>
              </w:r>
            </w:ins>
          </w:p>
          <w:p>
            <w:pPr>
              <w:keepNext w:val="false"/>
              <w:spacing w:after="40" w:before="0"/>
              <w:jc w:val="left"/>
              <w:rPr>
                <w:del w:id="9066" w:author="Claude (AI) - proposed" w:date="2026-10-14T07:56:39Z"/>
              </w:rPr>
            </w:pPr>
            <w:del w:id="9065" w:author="Claude (AI) - proposed" w:date="2026-10-14T07:56:39Z">
              <w:r>
                <w:rPr>
                  <w:rFonts w:ascii="Arial" w:cs="Arial" w:eastAsia="Arial" w:hAnsi="Arial"/>
                  <w:b w:val="false"/>
                  <w:bCs w:val="false"/>
                  <w:i w:val="false"/>
                  <w:iCs w:val="false"/>
                  <w:color w:val="000000"/>
                  <w:sz w:val="18"/>
                  <w:szCs w:val="18"/>
                </w:rPr>
                <w:delText xml:space="preserve">Students explained how the biological structures and processes they studied in Lessons 1–9 (stomatal regulation by guard cells, gas exchange through lenticels and stomata, cellular respiration releasing CO₂ and energy from glucose) directly account for the patterns in their data. They connected their group findings to the anchoring phenomenon — specifically explaining why the sukuma wiki leaves in Mwalimu Njoroge's class produced bubbles from specific points (stomata), why warm water increased bubble production (higher temperature increases respiration and enzyme activity rates), and why blocking the lower surface had a greater effect than blocking the upper surface (more stomata on the abaxial surface).</w:delText>
              </w:r>
            </w:del>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11</w:t>
            </w:r>
          </w:p>
          <w:p>
            <w:pPr>
              <w:keepNext w:val="false"/>
              <w:spacing w:after="40" w:before="0"/>
              <w:jc w:val="left"/>
            </w:pPr>
            <w:r>
              <w:rPr>
                <w:rFonts w:ascii="Arial" w:cs="Arial" w:eastAsia="Arial" w:hAnsi="Arial"/>
                <w:b/>
                <w:bCs/>
                <w:i w:val="false"/>
                <w:iCs w:val="false"/>
                <w:color w:val="000000"/>
                <w:sz w:val="18"/>
                <w:szCs w:val="18"/>
              </w:rPr>
              <w:t xml:space="preserve">Project Presentations and Peer Review: Communicating Evidence on Plant Gaseous Exchange and Respiration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presented their investigation findings on anaerobic respiration using yeast fermentation, biogas simulation, and food fermentation with locally available Kenyan materials. Peers observed that CO2 production was confirmed across multiple independent investigations, and that conditions such as temperature, glucose availability, and oxygen exclusion affected gas production rates in consistent ways.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confidence increases when multiple independent investigations converge on the same finding. Plants and yeast release CO2 during cellular respiration through both aerobic and anaerobic pathways. This CO2 exits plant cells through stomata, lenticels, and other gaseous exchange sites — the same </w:t>
            </w:r>
            <w:del w:id="9067" w:author="Claude (AI) - proposed" w:date="2026-10-14T07:56:39Z">
              <w:r>
                <w:rPr>
                  <w:rFonts w:ascii="Arial" w:cs="Arial" w:eastAsia="Arial" w:hAnsi="Arial"/>
                  <w:b w:val="false"/>
                  <w:bCs w:val="false"/>
                  <w:i w:val="false"/>
                  <w:iCs w:val="false"/>
                  <w:color w:val="000000"/>
                  <w:sz w:val="18"/>
                  <w:szCs w:val="18"/>
                </w:rPr>
                <w:delText xml:space="preserve">sites from which bubbles emerged</w:delText>
              </w:r>
            </w:del>
            <w:ins w:id="9068" w:author="Claude (AI) - proposed" w:date="2026-10-14T07:56:39Z">
              <w:r>
                <w:rPr>
                  <w:rFonts w:ascii="Arial" w:cs="Arial" w:eastAsia="Arial" w:hAnsi="Arial"/>
                  <w:b w:val="false"/>
                  <w:bCs w:val="false"/>
                  <w:i w:val="false"/>
                  <w:iCs w:val="false"/>
                  <w:color w:val="000000"/>
                  <w:sz w:val="18"/>
                  <w:szCs w:val="18"/>
                </w:rPr>
                <w:t xml:space="preserve">kinds of exits through which gas escaped</w:t>
              </w:r>
            </w:ins>
            <w:r>
              <w:rPr>
                <w:rFonts w:ascii="Arial" w:cs="Arial" w:eastAsia="Arial" w:hAnsi="Arial"/>
                <w:b w:val="false"/>
                <w:bCs w:val="false"/>
                <w:i w:val="false"/>
                <w:iCs w:val="false"/>
                <w:color w:val="000000"/>
                <w:sz w:val="18"/>
                <w:szCs w:val="18"/>
              </w:rPr>
              <w:t xml:space="preserve"> from the sukuma wiki leaves in Lesson 1. Argumentation requires citing specific evidence, not just asserting claims.</w:t>
            </w:r>
          </w:p>
        </w:tc>
        <w:tc>
          <w:tcPr>
            <w:tcW w:type="dxa" w:w="3760"/>
            <w:shd w:fill="FFFFFF" w:color="auto" w:val="clear"/>
            <w:tcMar>
              <w:top w:type="dxa" w:w="60"/>
              <w:left w:type="dxa" w:w="120"/>
              <w:bottom w:type="dxa" w:w="60"/>
              <w:right w:type="dxa" w:w="120"/>
            </w:tcMar>
            <w:vAlign w:val="top"/>
          </w:tcPr>
          <w:p>
            <w:pPr>
              <w:keepNext w:val="false"/>
              <w:spacing w:after="40" w:before="0"/>
              <w:jc w:val="left"/>
            </w:pPr>
            <w:del w:id="9069" w:author="Claude (AI) - proposed" w:date="2026-10-14T07:56:39Z">
              <w:r>
                <w:rPr>
                  <w:rFonts w:ascii="Arial" w:cs="Arial" w:eastAsia="Arial" w:hAnsi="Arial"/>
                  <w:b w:val="false"/>
                  <w:bCs w:val="false"/>
                  <w:i w:val="false"/>
                  <w:iCs w:val="false"/>
                  <w:color w:val="000000"/>
                  <w:sz w:val="18"/>
                  <w:szCs w:val="18"/>
                </w:rPr>
                <w:delText xml:space="preserve">The bubbles observed streaming from specific points on the sukuma wiki leaves in warm water were CO2 produced by cellular respiration in mesophyll cells, exiting</w:delText>
              </w:r>
            </w:del>
            <w:ins w:id="9070" w:author="Claude (AI) - proposed" w:date="2026-10-14T07:56:39Z">
              <w:r>
                <w:rPr>
                  <w:rFonts w:ascii="Arial" w:cs="Arial" w:eastAsia="Arial" w:hAnsi="Arial"/>
                  <w:b w:val="false"/>
                  <w:bCs w:val="false"/>
                  <w:i w:val="false"/>
                  <w:iCs w:val="false"/>
                  <w:color w:val="000000"/>
                  <w:sz w:val="18"/>
                  <w:szCs w:val="18"/>
                </w:rPr>
                <w:t xml:space="preserve">Using the class's shared bubble counts and their own fermentation evidence, students explained that the gas in the Lesson 1 bubbles was mostly air that was already inside the leaf (and dissolved in the water), pushed out</w:t>
              </w:r>
            </w:ins>
            <w:r>
              <w:rPr>
                <w:rFonts w:ascii="Arial" w:cs="Arial" w:eastAsia="Arial" w:hAnsi="Arial"/>
                <w:b w:val="false"/>
                <w:bCs w:val="false"/>
                <w:i w:val="false"/>
                <w:iCs w:val="false"/>
                <w:color w:val="000000"/>
                <w:sz w:val="18"/>
                <w:szCs w:val="18"/>
              </w:rPr>
              <w:t xml:space="preserve"> through stomata and </w:t>
            </w:r>
            <w:del w:id="9071" w:author="Claude (AI) - proposed" w:date="2026-10-14T07:56:39Z">
              <w:r>
                <w:rPr>
                  <w:rFonts w:ascii="Arial" w:cs="Arial" w:eastAsia="Arial" w:hAnsi="Arial"/>
                  <w:b w:val="false"/>
                  <w:bCs w:val="false"/>
                  <w:i w:val="false"/>
                  <w:iCs w:val="false"/>
                  <w:color w:val="000000"/>
                  <w:sz w:val="18"/>
                  <w:szCs w:val="18"/>
                </w:rPr>
                <w:delText xml:space="preserve">lenticels. Warm water increased metabolic and diffusion rates, producing more bubbles</w:delText>
              </w:r>
            </w:del>
            <w:ins w:id="9072" w:author="Claude (AI) - proposed" w:date="2026-10-14T07:56:39Z">
              <w:r>
                <w:rPr>
                  <w:rFonts w:ascii="Arial" w:cs="Arial" w:eastAsia="Arial" w:hAnsi="Arial"/>
                  <w:b w:val="false"/>
                  <w:bCs w:val="false"/>
                  <w:i w:val="false"/>
                  <w:iCs w:val="false"/>
                  <w:color w:val="000000"/>
                  <w:sz w:val="18"/>
                  <w:szCs w:val="18"/>
                </w:rPr>
                <w:t xml:space="preserve">cut edges as warming expanded it. Respiration makes CO₂ continuously and photosynthesis makes O₂ in light, and both change the mix of gases in the leaf, but slowly. The gas in the bubbles was not tested directly</w:t>
              </w:r>
            </w:ins>
            <w:r>
              <w:rPr>
                <w:rFonts w:ascii="Arial" w:cs="Arial" w:eastAsia="Arial" w:hAnsi="Arial"/>
                <w:b w:val="false"/>
                <w:bCs w:val="false"/>
                <w:i w:val="false"/>
                <w:iCs w:val="false"/>
                <w:color w:val="000000"/>
                <w:sz w:val="18"/>
                <w:szCs w:val="18"/>
              </w:rPr>
              <w:t xml:space="preserve">. Collective investigation evidence confirms that plants do exchange gases with their environment continuously — through respiration at all times, and through photosynthesis when light is available — making the answer to the driving question a synthesis of all unit learning.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12</w:t>
            </w:r>
          </w:p>
          <w:p>
            <w:pPr>
              <w:keepNext w:val="false"/>
              <w:spacing w:after="40" w:before="0"/>
              <w:jc w:val="left"/>
            </w:pPr>
            <w:r>
              <w:rPr>
                <w:rFonts w:ascii="Arial" w:cs="Arial" w:eastAsia="Arial" w:hAnsi="Arial"/>
                <w:b/>
                <w:bCs/>
                <w:i w:val="false"/>
                <w:iCs w:val="false"/>
                <w:color w:val="000000"/>
                <w:sz w:val="18"/>
                <w:szCs w:val="18"/>
              </w:rPr>
              <w:t xml:space="preserve">Consolidation, Model Finalisation &amp; Unit Review: How Do Plants "Breathe" and Release Energy?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Tiny bubbles streaming from specific spots on sukuma wiki leaves submerged in warm water — not from the entire leaf surface, and far fewer bubbles appearing when the water was cold.</w:t>
            </w:r>
          </w:p>
        </w:tc>
        <w:tc>
          <w:tcPr>
            <w:tcW w:type="dxa" w:w="3760"/>
            <w:shd w:fill="F2F2F2" w:color="auto" w:val="clear"/>
            <w:tcMar>
              <w:top w:type="dxa" w:w="60"/>
              <w:left w:type="dxa" w:w="120"/>
              <w:bottom w:type="dxa" w:w="60"/>
              <w:right w:type="dxa" w:w="120"/>
            </w:tcMar>
            <w:vAlign w:val="top"/>
          </w:tcPr>
          <w:p>
            <w:pPr>
              <w:keepNext w:val="false"/>
              <w:spacing w:after="40" w:before="0"/>
              <w:jc w:val="left"/>
            </w:pPr>
            <w:del w:id="9073" w:author="Claude (AI) - proposed" w:date="2026-10-14T07:56:39Z">
              <w:r>
                <w:rPr>
                  <w:rFonts w:ascii="Arial" w:cs="Arial" w:eastAsia="Arial" w:hAnsi="Arial"/>
                  <w:b w:val="false"/>
                  <w:bCs w:val="false"/>
                  <w:i w:val="false"/>
                  <w:iCs w:val="false"/>
                  <w:color w:val="000000"/>
                  <w:sz w:val="18"/>
                  <w:szCs w:val="18"/>
                </w:rPr>
                <w:delText xml:space="preserve">The bubbles emerge specifically from stomata — microscopic pores on</w:delText>
              </w:r>
            </w:del>
            <w:ins w:id="9074" w:author="Claude (AI) - proposed" w:date="2026-10-14T07:56:39Z">
              <w:r>
                <w:rPr>
                  <w:rFonts w:ascii="Arial" w:cs="Arial" w:eastAsia="Arial" w:hAnsi="Arial"/>
                  <w:b w:val="false"/>
                  <w:bCs w:val="false"/>
                  <w:i w:val="false"/>
                  <w:iCs w:val="false"/>
                  <w:color w:val="000000"/>
                  <w:sz w:val="18"/>
                  <w:szCs w:val="18"/>
                </w:rPr>
                <w:t xml:space="preserve">Gas escaped from the sukuma wiki leaves at particular places: stomata (microscopic pores in</w:t>
              </w:r>
            </w:ins>
            <w:r>
              <w:rPr>
                <w:rFonts w:ascii="Arial" w:cs="Arial" w:eastAsia="Arial" w:hAnsi="Arial"/>
                <w:b w:val="false"/>
                <w:bCs w:val="false"/>
                <w:i w:val="false"/>
                <w:iCs w:val="false"/>
                <w:color w:val="000000"/>
                <w:sz w:val="18"/>
                <w:szCs w:val="18"/>
              </w:rPr>
              <w:t xml:space="preserve"> the leaf surface</w:t>
            </w:r>
            <w:ins w:id="9075" w:author="Claude (AI) - proposed" w:date="2026-10-14T07:56:39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controlled by guard cells</w:t>
            </w:r>
            <w:del w:id="9076" w:author="Claude (AI) - proposed" w:date="2026-10-14T07:56:39Z">
              <w:r>
                <w:rPr>
                  <w:rFonts w:ascii="Arial" w:cs="Arial" w:eastAsia="Arial" w:hAnsi="Arial"/>
                  <w:b w:val="false"/>
                  <w:bCs w:val="false"/>
                  <w:i w:val="false"/>
                  <w:iCs w:val="false"/>
                  <w:color w:val="000000"/>
                  <w:sz w:val="18"/>
                  <w:szCs w:val="18"/>
                </w:rPr>
                <w:delText xml:space="preserve">. The gases in the bubbles are CO₂ (produced by cellular respiration in mesophyll cells) and O₂ (produced by photosynthesis in chloroplasts)</w:delText>
              </w:r>
            </w:del>
            <w:ins w:id="9077" w:author="Claude (AI) - proposed" w:date="2026-10-14T07:56:39Z">
              <w:r>
                <w:rPr>
                  <w:rFonts w:ascii="Arial" w:cs="Arial" w:eastAsia="Arial" w:hAnsi="Arial"/>
                  <w:b w:val="false"/>
                  <w:bCs w:val="false"/>
                  <w:i w:val="false"/>
                  <w:iCs w:val="false"/>
                  <w:color w:val="000000"/>
                  <w:sz w:val="18"/>
                  <w:szCs w:val="18"/>
                </w:rPr>
                <w:t xml:space="preserve"> and found mostly on the lower surface) and cut edges. The gas was mostly air that was already inside the leaf's air spaces, together with air dissolved in the water; its exact make-up was not tested</w:t>
              </w:r>
            </w:ins>
            <w:r>
              <w:rPr>
                <w:rFonts w:ascii="Arial" w:cs="Arial" w:eastAsia="Arial" w:hAnsi="Arial"/>
                <w:b w:val="false"/>
                <w:bCs w:val="false"/>
                <w:i w:val="false"/>
                <w:iCs w:val="false"/>
                <w:color w:val="000000"/>
                <w:sz w:val="18"/>
                <w:szCs w:val="18"/>
              </w:rPr>
              <w:t xml:space="preserve">. Warm water </w:t>
            </w:r>
            <w:del w:id="9078" w:author="Claude (AI) - proposed" w:date="2026-10-14T07:56:39Z">
              <w:r>
                <w:rPr>
                  <w:rFonts w:ascii="Arial" w:cs="Arial" w:eastAsia="Arial" w:hAnsi="Arial"/>
                  <w:b w:val="false"/>
                  <w:bCs w:val="false"/>
                  <w:i w:val="false"/>
                  <w:iCs w:val="false"/>
                  <w:color w:val="000000"/>
                  <w:sz w:val="18"/>
                  <w:szCs w:val="18"/>
                </w:rPr>
                <w:delText xml:space="preserve">increases bubble production because higher temperature increases enzyme activity, accelerating both aerobic respiration (producing more CO₂) and, where light is available, photosynthesis (producing more O₂). Cold water slows enzyme-catalysed reactions, reducing gas production</w:delText>
              </w:r>
            </w:del>
            <w:ins w:id="9079" w:author="Claude (AI) - proposed" w:date="2026-10-14T07:56:39Z">
              <w:r>
                <w:rPr>
                  <w:rFonts w:ascii="Arial" w:cs="Arial" w:eastAsia="Arial" w:hAnsi="Arial"/>
                  <w:b w:val="false"/>
                  <w:bCs w:val="false"/>
                  <w:i w:val="false"/>
                  <w:iCs w:val="false"/>
                  <w:color w:val="000000"/>
                  <w:sz w:val="18"/>
                  <w:szCs w:val="18"/>
                </w:rPr>
                <w:t xml:space="preserve">gave more bubbles than cold water within seconds because warming makes the gas expand and dissolve less, so more of it is pushed out. Separately, warmth speeds up enzyme-controlled respiration (shown with yeast) and photosynthesis (when there is light), which change the leaf's gas mix more slowly</w:t>
              </w:r>
            </w:ins>
            <w:r>
              <w:rPr>
                <w:rFonts w:ascii="Arial" w:cs="Arial" w:eastAsia="Arial" w:hAnsi="Arial"/>
                <w:b w:val="false"/>
                <w:bCs w:val="false"/>
                <w:i w:val="false"/>
                <w:iCs w:val="false"/>
                <w:color w:val="000000"/>
                <w:sz w:val="18"/>
                <w:szCs w:val="18"/>
              </w:rPr>
              <w:t xml:space="preserve">. Plants exchange gases not only through stomata but also through the cuticle, lenticels on woody stems, and pneumatophores in waterlogged environments. Inside </w:t>
            </w:r>
            <w:del w:id="9080" w:author="Claude (AI) - proposed" w:date="2026-10-14T07:56:39Z">
              <w:r>
                <w:rPr>
                  <w:rFonts w:ascii="Arial" w:cs="Arial" w:eastAsia="Arial" w:hAnsi="Arial"/>
                  <w:b w:val="false"/>
                  <w:bCs w:val="false"/>
                  <w:i w:val="false"/>
                  <w:iCs w:val="false"/>
                  <w:color w:val="000000"/>
                  <w:sz w:val="18"/>
                  <w:szCs w:val="18"/>
                </w:rPr>
                <w:delText xml:space="preserve">mesophyll </w:delText>
              </w:r>
            </w:del>
            <w:r>
              <w:rPr>
                <w:rFonts w:ascii="Arial" w:cs="Arial" w:eastAsia="Arial" w:hAnsi="Arial"/>
                <w:b w:val="false"/>
                <w:bCs w:val="false"/>
                <w:i w:val="false"/>
                <w:iCs w:val="false"/>
                <w:color w:val="000000"/>
                <w:sz w:val="18"/>
                <w:szCs w:val="18"/>
              </w:rPr>
              <w:t xml:space="preserve">cells, aerobic respiration </w:t>
            </w:r>
            <w:del w:id="9081" w:author="Claude (AI) - proposed" w:date="2026-10-14T07:56:39Z">
              <w:r>
                <w:rPr>
                  <w:rFonts w:ascii="Arial" w:cs="Arial" w:eastAsia="Arial" w:hAnsi="Arial"/>
                  <w:b w:val="false"/>
                  <w:bCs w:val="false"/>
                  <w:i w:val="false"/>
                  <w:iCs w:val="false"/>
                  <w:color w:val="000000"/>
                  <w:sz w:val="18"/>
                  <w:szCs w:val="18"/>
                </w:rPr>
                <w:delText xml:space="preserve">proceeds through glycolysis (cytoplasm), the Krebs cycle (mitochondrial matrix), and oxidative phosphorylation (inner mitochondrial membrane), yielding approximately 36–38 ATP molecules per glucose. When oxygen is absent, anaerobic respiration produces</w:delText>
              </w:r>
            </w:del>
            <w:ins w:id="9082" w:author="Claude (AI) - proposed" w:date="2026-10-14T07:56:39Z">
              <w:r>
                <w:rPr>
                  <w:rFonts w:ascii="Arial" w:cs="Arial" w:eastAsia="Arial" w:hAnsi="Arial"/>
                  <w:b w:val="false"/>
                  <w:bCs w:val="false"/>
                  <w:i w:val="false"/>
                  <w:iCs w:val="false"/>
                  <w:color w:val="000000"/>
                  <w:sz w:val="18"/>
                  <w:szCs w:val="18"/>
                </w:rPr>
                <w:t xml:space="preserve">(in the mitochondria) releases much more energy per glucose than anaerobic respiration (in the cytoplasm): aerobic respiration gives CO₂ and water, and anaerobic respiration in yeast and plant cells gives</w:t>
              </w:r>
            </w:ins>
            <w:r>
              <w:rPr>
                <w:rFonts w:ascii="Arial" w:cs="Arial" w:eastAsia="Arial" w:hAnsi="Arial"/>
                <w:b w:val="false"/>
                <w:bCs w:val="false"/>
                <w:i w:val="false"/>
                <w:iCs w:val="false"/>
                <w:color w:val="000000"/>
                <w:sz w:val="18"/>
                <w:szCs w:val="18"/>
              </w:rPr>
              <w:t xml:space="preserve"> ethanol and CO₂</w:t>
            </w:r>
            <w:del w:id="9083" w:author="Claude (AI) - proposed" w:date="2026-10-14T07:56:39Z">
              <w:r>
                <w:rPr>
                  <w:rFonts w:ascii="Arial" w:cs="Arial" w:eastAsia="Arial" w:hAnsi="Arial"/>
                  <w:b w:val="false"/>
                  <w:bCs w:val="false"/>
                  <w:i w:val="false"/>
                  <w:iCs w:val="false"/>
                  <w:color w:val="000000"/>
                  <w:sz w:val="18"/>
                  <w:szCs w:val="18"/>
                </w:rPr>
                <w:delText xml:space="preserve"> (or lactate), yielding only 2 ATP per glucose</w:delText>
              </w:r>
            </w:del>
            <w:ins w:id="9084" w:author="Claude (AI) - proposed" w:date="2026-10-14T07:56:39Z">
              <w:r>
                <w:rPr>
                  <w:rFonts w:ascii="Arial" w:cs="Arial" w:eastAsia="Arial" w:hAnsi="Arial"/>
                  <w:b w:val="false"/>
                  <w:bCs w:val="false"/>
                  <w:i w:val="false"/>
                  <w:iCs w:val="false"/>
                  <w:color w:val="000000"/>
                  <w:sz w:val="18"/>
                  <w:szCs w:val="18"/>
                </w:rPr>
                <w:t xml:space="preserve">, or lactic acid in some bacteria and in animal muscle</w:t>
              </w:r>
            </w:ins>
            <w:r>
              <w:rPr>
                <w:rFonts w:ascii="Arial" w:cs="Arial" w:eastAsia="Arial" w:hAnsi="Arial"/>
                <w:b w:val="false"/>
                <w:bCs w:val="false"/>
                <w:i w:val="false"/>
                <w:iCs w:val="false"/>
                <w:color w:val="000000"/>
                <w:sz w:val="18"/>
                <w:szCs w:val="18"/>
              </w:rPr>
              <w:t xml:space="preserve">. Photosynthesis and respiration are complementary processes: the glucose and O₂ produced by photosynthesis serve as substrates for respiration, and the CO₂ and H₂O produced by respiration are raw materials for photosynthesis.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sukuma wiki leaves were not 'breathing' </w:t>
            </w:r>
            <w:del w:id="9085" w:author="Claude (AI) - proposed" w:date="2026-10-14T07:56:39Z">
              <w:r>
                <w:rPr>
                  <w:rFonts w:ascii="Arial" w:cs="Arial" w:eastAsia="Arial" w:hAnsi="Arial"/>
                  <w:b w:val="false"/>
                  <w:bCs w:val="false"/>
                  <w:i w:val="false"/>
                  <w:iCs w:val="false"/>
                  <w:color w:val="000000"/>
                  <w:sz w:val="18"/>
                  <w:szCs w:val="18"/>
                </w:rPr>
                <w:delText xml:space="preserve">randomly — they were performing precisely regulated, enzyme-driven metabolic processes at the cellular level</w:delText>
              </w:r>
            </w:del>
            <w:ins w:id="9086" w:author="Claude (AI) - proposed" w:date="2026-10-14T07:56:39Z">
              <w:r>
                <w:rPr>
                  <w:rFonts w:ascii="Arial" w:cs="Arial" w:eastAsia="Arial" w:hAnsi="Arial"/>
                  <w:b w:val="false"/>
                  <w:bCs w:val="false"/>
                  <w:i w:val="false"/>
                  <w:iCs w:val="false"/>
                  <w:color w:val="000000"/>
                  <w:sz w:val="18"/>
                  <w:szCs w:val="18"/>
                </w:rPr>
                <w:t xml:space="preserve">at random</w:t>
              </w:r>
            </w:ins>
            <w:r>
              <w:rPr>
                <w:rFonts w:ascii="Arial" w:cs="Arial" w:eastAsia="Arial" w:hAnsi="Arial"/>
                <w:b w:val="false"/>
                <w:bCs w:val="false"/>
                <w:i w:val="false"/>
                <w:iCs w:val="false"/>
                <w:color w:val="000000"/>
                <w:sz w:val="18"/>
                <w:szCs w:val="18"/>
              </w:rPr>
              <w:t xml:space="preserve">. The specific spots from which bubbles emerged are </w:t>
            </w:r>
            <w:del w:id="9087" w:author="Claude (AI) - proposed" w:date="2026-10-14T07:56:39Z">
              <w:r>
                <w:rPr>
                  <w:rFonts w:ascii="Arial" w:cs="Arial" w:eastAsia="Arial" w:hAnsi="Arial"/>
                  <w:b w:val="false"/>
                  <w:bCs w:val="false"/>
                  <w:i w:val="false"/>
                  <w:iCs w:val="false"/>
                  <w:color w:val="000000"/>
                  <w:sz w:val="18"/>
                  <w:szCs w:val="18"/>
                </w:rPr>
                <w:delText xml:space="preserve">stomata: openings</w:delText>
              </w:r>
            </w:del>
            <w:ins w:id="9088" w:author="Claude (AI) - proposed" w:date="2026-10-14T07:56:39Z">
              <w:r>
                <w:rPr>
                  <w:rFonts w:ascii="Arial" w:cs="Arial" w:eastAsia="Arial" w:hAnsi="Arial"/>
                  <w:b w:val="false"/>
                  <w:bCs w:val="false"/>
                  <w:i w:val="false"/>
                  <w:iCs w:val="false"/>
                  <w:color w:val="000000"/>
                  <w:sz w:val="18"/>
                  <w:szCs w:val="18"/>
                </w:rPr>
                <w:t xml:space="preserve">openings of the leaf: stomata,</w:t>
              </w:r>
            </w:ins>
            <w:r>
              <w:rPr>
                <w:rFonts w:ascii="Arial" w:cs="Arial" w:eastAsia="Arial" w:hAnsi="Arial"/>
                <w:b w:val="false"/>
                <w:bCs w:val="false"/>
                <w:i w:val="false"/>
                <w:iCs w:val="false"/>
                <w:color w:val="000000"/>
                <w:sz w:val="18"/>
                <w:szCs w:val="18"/>
              </w:rPr>
              <w:t xml:space="preserve"> whose size is</w:t>
            </w:r>
            <w:del w:id="9089" w:author="Claude (AI) - proposed" w:date="2026-10-14T07:56:39Z">
              <w:r>
                <w:rPr>
                  <w:rFonts w:ascii="Arial" w:cs="Arial" w:eastAsia="Arial" w:hAnsi="Arial"/>
                  <w:b w:val="false"/>
                  <w:bCs w:val="false"/>
                  <w:i w:val="false"/>
                  <w:iCs w:val="false"/>
                  <w:color w:val="000000"/>
                  <w:sz w:val="18"/>
                  <w:szCs w:val="18"/>
                </w:rPr>
                <w:delText xml:space="preserve"> actively</w:delText>
              </w:r>
            </w:del>
            <w:r>
              <w:rPr>
                <w:rFonts w:ascii="Arial" w:cs="Arial" w:eastAsia="Arial" w:hAnsi="Arial"/>
                <w:b w:val="false"/>
                <w:bCs w:val="false"/>
                <w:i w:val="false"/>
                <w:iCs w:val="false"/>
                <w:color w:val="000000"/>
                <w:sz w:val="18"/>
                <w:szCs w:val="18"/>
              </w:rPr>
              <w:t xml:space="preserve"> regulated by guard cells through changes in turgor pressure driven by potassium ion (K⁺) </w:t>
            </w:r>
            <w:del w:id="9090" w:author="Claude (AI) - proposed" w:date="2026-10-14T07:56:39Z">
              <w:r>
                <w:rPr>
                  <w:rFonts w:ascii="Arial" w:cs="Arial" w:eastAsia="Arial" w:hAnsi="Arial"/>
                  <w:b w:val="false"/>
                  <w:bCs w:val="false"/>
                  <w:i w:val="false"/>
                  <w:iCs w:val="false"/>
                  <w:color w:val="000000"/>
                  <w:sz w:val="18"/>
                  <w:szCs w:val="18"/>
                </w:rPr>
                <w:delText xml:space="preserve">transport</w:delText>
              </w:r>
            </w:del>
            <w:ins w:id="9091" w:author="Claude (AI) - proposed" w:date="2026-10-14T07:56:39Z">
              <w:r>
                <w:rPr>
                  <w:rFonts w:ascii="Arial" w:cs="Arial" w:eastAsia="Arial" w:hAnsi="Arial"/>
                  <w:b w:val="false"/>
                  <w:bCs w:val="false"/>
                  <w:i w:val="false"/>
                  <w:iCs w:val="false"/>
                  <w:color w:val="000000"/>
                  <w:sz w:val="18"/>
                  <w:szCs w:val="18"/>
                </w:rPr>
                <w:t xml:space="preserve">movement and osmosis, and cut edges</w:t>
              </w:r>
            </w:ins>
            <w:r>
              <w:rPr>
                <w:rFonts w:ascii="Arial" w:cs="Arial" w:eastAsia="Arial" w:hAnsi="Arial"/>
                <w:b w:val="false"/>
                <w:bCs w:val="false"/>
                <w:i w:val="false"/>
                <w:iCs w:val="false"/>
                <w:color w:val="000000"/>
                <w:sz w:val="18"/>
                <w:szCs w:val="18"/>
              </w:rPr>
              <w:t xml:space="preserve">. The bubbles </w:t>
            </w:r>
            <w:del w:id="9092" w:author="Claude (AI) - proposed" w:date="2026-10-14T07:56:39Z">
              <w:r>
                <w:rPr>
                  <w:rFonts w:ascii="Arial" w:cs="Arial" w:eastAsia="Arial" w:hAnsi="Arial"/>
                  <w:b w:val="false"/>
                  <w:bCs w:val="false"/>
                  <w:i w:val="false"/>
                  <w:iCs w:val="false"/>
                  <w:color w:val="000000"/>
                  <w:sz w:val="18"/>
                  <w:szCs w:val="18"/>
                </w:rPr>
                <w:delText xml:space="preserve">themselves are the visible, macroscopic signature of microscopic chemistry: aerobic cellular</w:delText>
              </w:r>
            </w:del>
            <w:ins w:id="9093" w:author="Claude (AI) - proposed" w:date="2026-10-14T07:56:39Z">
              <w:r>
                <w:rPr>
                  <w:rFonts w:ascii="Arial" w:cs="Arial" w:eastAsia="Arial" w:hAnsi="Arial"/>
                  <w:b w:val="false"/>
                  <w:bCs w:val="false"/>
                  <w:i w:val="false"/>
                  <w:iCs w:val="false"/>
                  <w:color w:val="000000"/>
                  <w:sz w:val="18"/>
                  <w:szCs w:val="18"/>
                </w:rPr>
                <w:t xml:space="preserve">were mostly air already inside the leaf and dissolved in the water, pushed out quickly because warm water makes gas expand and dissolve less. The warm-water effect on enzymes is real but slower:</w:t>
              </w:r>
            </w:ins>
            <w:r>
              <w:rPr>
                <w:rFonts w:ascii="Arial" w:cs="Arial" w:eastAsia="Arial" w:hAnsi="Arial"/>
                <w:b w:val="false"/>
                <w:bCs w:val="false"/>
                <w:i w:val="false"/>
                <w:iCs w:val="false"/>
                <w:color w:val="000000"/>
                <w:sz w:val="18"/>
                <w:szCs w:val="18"/>
              </w:rPr>
              <w:t xml:space="preserve"> respiration in the mitochondria of </w:t>
            </w:r>
            <w:del w:id="9094" w:author="Claude (AI) - proposed" w:date="2026-10-14T07:56:39Z">
              <w:r>
                <w:rPr>
                  <w:rFonts w:ascii="Arial" w:cs="Arial" w:eastAsia="Arial" w:hAnsi="Arial"/>
                  <w:b w:val="false"/>
                  <w:bCs w:val="false"/>
                  <w:i w:val="false"/>
                  <w:iCs w:val="false"/>
                  <w:color w:val="000000"/>
                  <w:sz w:val="18"/>
                  <w:szCs w:val="18"/>
                </w:rPr>
                <w:delText xml:space="preserve">mesophyll cells releasing CO₂</w:delText>
              </w:r>
            </w:del>
            <w:ins w:id="9095" w:author="Claude (AI) - proposed" w:date="2026-10-14T07:56:39Z">
              <w:r>
                <w:rPr>
                  <w:rFonts w:ascii="Arial" w:cs="Arial" w:eastAsia="Arial" w:hAnsi="Arial"/>
                  <w:b w:val="false"/>
                  <w:bCs w:val="false"/>
                  <w:i w:val="false"/>
                  <w:iCs w:val="false"/>
                  <w:color w:val="000000"/>
                  <w:sz w:val="18"/>
                  <w:szCs w:val="18"/>
                </w:rPr>
                <w:t xml:space="preserve">the leaf's cells (and in yeast) speeds up with warmth</w:t>
              </w:r>
            </w:ins>
            <w:r>
              <w:rPr>
                <w:rFonts w:ascii="Arial" w:cs="Arial" w:eastAsia="Arial" w:hAnsi="Arial"/>
                <w:b w:val="false"/>
                <w:bCs w:val="false"/>
                <w:i w:val="false"/>
                <w:iCs w:val="false"/>
                <w:color w:val="000000"/>
                <w:sz w:val="18"/>
                <w:szCs w:val="18"/>
              </w:rPr>
              <w:t xml:space="preserve">, and photosynthesis in </w:t>
            </w:r>
            <w:del w:id="9096" w:author="Claude (AI) - proposed" w:date="2026-10-14T07:56:39Z">
              <w:r>
                <w:rPr>
                  <w:rFonts w:ascii="Arial" w:cs="Arial" w:eastAsia="Arial" w:hAnsi="Arial"/>
                  <w:b w:val="false"/>
                  <w:bCs w:val="false"/>
                  <w:i w:val="false"/>
                  <w:iCs w:val="false"/>
                  <w:color w:val="000000"/>
                  <w:sz w:val="18"/>
                  <w:szCs w:val="18"/>
                </w:rPr>
                <w:delText xml:space="preserve">chloroplasts releasing O₂. The temperature of the water acted as a throttle on enzyme activity — warm water accelerated the enzymes of both respiration (e.g., pyruvate dehydrogenase, enzymes of the Krebs cycle) and photosynthesis (e.g., RuBisCO), producing more gas and therefore more bubbles</w:delText>
              </w:r>
            </w:del>
            <w:ins w:id="9097" w:author="Claude (AI) - proposed" w:date="2026-10-14T07:56:39Z">
              <w:r>
                <w:rPr>
                  <w:rFonts w:ascii="Arial" w:cs="Arial" w:eastAsia="Arial" w:hAnsi="Arial"/>
                  <w:b w:val="false"/>
                  <w:bCs w:val="false"/>
                  <w:i w:val="false"/>
                  <w:iCs w:val="false"/>
                  <w:color w:val="000000"/>
                  <w:sz w:val="18"/>
                  <w:szCs w:val="18"/>
                </w:rPr>
                <w:t xml:space="preserve">the chloroplasts adds O₂ in light, so they change the mix of gases inside the leaf over minutes to hours</w:t>
              </w:r>
            </w:ins>
            <w:r>
              <w:rPr>
                <w:rFonts w:ascii="Arial" w:cs="Arial" w:eastAsia="Arial" w:hAnsi="Arial"/>
                <w:b w:val="false"/>
                <w:bCs w:val="false"/>
                <w:i w:val="false"/>
                <w:iCs w:val="false"/>
                <w:color w:val="000000"/>
                <w:sz w:val="18"/>
                <w:szCs w:val="18"/>
              </w:rPr>
              <w:t xml:space="preserve">. This observation — puzzling in Lesson 1, </w:t>
            </w:r>
            <w:del w:id="9098" w:author="Claude (AI) - proposed" w:date="2026-10-14T07:56:39Z">
              <w:r>
                <w:rPr>
                  <w:rFonts w:ascii="Arial" w:cs="Arial" w:eastAsia="Arial" w:hAnsi="Arial"/>
                  <w:b w:val="false"/>
                  <w:bCs w:val="false"/>
                  <w:i w:val="false"/>
                  <w:iCs w:val="false"/>
                  <w:color w:val="000000"/>
                  <w:sz w:val="18"/>
                  <w:szCs w:val="18"/>
                </w:rPr>
                <w:delText xml:space="preserve">fully</w:delText>
              </w:r>
            </w:del>
            <w:ins w:id="9099" w:author="Claude (AI) - proposed" w:date="2026-10-14T07:56:39Z">
              <w:r>
                <w:rPr>
                  <w:rFonts w:ascii="Arial" w:cs="Arial" w:eastAsia="Arial" w:hAnsi="Arial"/>
                  <w:b w:val="false"/>
                  <w:bCs w:val="false"/>
                  <w:i w:val="false"/>
                  <w:iCs w:val="false"/>
                  <w:color w:val="000000"/>
                  <w:sz w:val="18"/>
                  <w:szCs w:val="18"/>
                </w:rPr>
                <w:t xml:space="preserve">largely</w:t>
              </w:r>
            </w:ins>
            <w:r>
              <w:rPr>
                <w:rFonts w:ascii="Arial" w:cs="Arial" w:eastAsia="Arial" w:hAnsi="Arial"/>
                <w:b w:val="false"/>
                <w:bCs w:val="false"/>
                <w:i w:val="false"/>
                <w:iCs w:val="false"/>
                <w:color w:val="000000"/>
                <w:sz w:val="18"/>
                <w:szCs w:val="18"/>
              </w:rPr>
              <w:t xml:space="preserve"> explained by Lesson 12 — </w:t>
            </w:r>
            <w:del w:id="9100" w:author="Claude (AI) - proposed" w:date="2026-10-14T07:56:39Z">
              <w:r>
                <w:rPr>
                  <w:rFonts w:ascii="Arial" w:cs="Arial" w:eastAsia="Arial" w:hAnsi="Arial"/>
                  <w:b w:val="false"/>
                  <w:bCs w:val="false"/>
                  <w:i w:val="false"/>
                  <w:iCs w:val="false"/>
                  <w:color w:val="000000"/>
                  <w:sz w:val="18"/>
                  <w:szCs w:val="18"/>
                </w:rPr>
                <w:delText xml:space="preserve">demonstrates</w:delText>
              </w:r>
            </w:del>
            <w:ins w:id="9101" w:author="Claude (AI) - proposed" w:date="2026-10-14T07:56:39Z">
              <w:r>
                <w:rPr>
                  <w:rFonts w:ascii="Arial" w:cs="Arial" w:eastAsia="Arial" w:hAnsi="Arial"/>
                  <w:b w:val="false"/>
                  <w:bCs w:val="false"/>
                  <w:i w:val="false"/>
                  <w:iCs w:val="false"/>
                  <w:color w:val="000000"/>
                  <w:sz w:val="18"/>
                  <w:szCs w:val="18"/>
                </w:rPr>
                <w:t xml:space="preserve">shows</w:t>
              </w:r>
            </w:ins>
            <w:r>
              <w:rPr>
                <w:rFonts w:ascii="Arial" w:cs="Arial" w:eastAsia="Arial" w:hAnsi="Arial"/>
                <w:b w:val="false"/>
                <w:bCs w:val="false"/>
                <w:i w:val="false"/>
                <w:iCs w:val="false"/>
                <w:color w:val="000000"/>
                <w:sz w:val="18"/>
                <w:szCs w:val="18"/>
              </w:rPr>
              <w:t xml:space="preserve"> that plants do 'breathe' in </w:t>
            </w:r>
            <w:del w:id="9102" w:author="Claude (AI) - proposed" w:date="2026-10-14T07:56:39Z">
              <w:r>
                <w:rPr>
                  <w:rFonts w:ascii="Arial" w:cs="Arial" w:eastAsia="Arial" w:hAnsi="Arial"/>
                  <w:b w:val="false"/>
                  <w:bCs w:val="false"/>
                  <w:i w:val="false"/>
                  <w:iCs w:val="false"/>
                  <w:color w:val="000000"/>
                  <w:sz w:val="18"/>
                  <w:szCs w:val="18"/>
                </w:rPr>
                <w:delText xml:space="preserve">a deep biochemical sense:</w:delText>
              </w:r>
            </w:del>
            <w:ins w:id="9103" w:author="Claude (AI) - proposed" w:date="2026-10-14T07:56:39Z">
              <w:r>
                <w:rPr>
                  <w:rFonts w:ascii="Arial" w:cs="Arial" w:eastAsia="Arial" w:hAnsi="Arial"/>
                  <w:b w:val="false"/>
                  <w:bCs w:val="false"/>
                  <w:i w:val="false"/>
                  <w:iCs w:val="false"/>
                  <w:color w:val="000000"/>
                  <w:sz w:val="18"/>
                  <w:szCs w:val="18"/>
                </w:rPr>
                <w:t xml:space="preserve">the sense that</w:t>
              </w:r>
            </w:ins>
            <w:r>
              <w:rPr>
                <w:rFonts w:ascii="Arial" w:cs="Arial" w:eastAsia="Arial" w:hAnsi="Arial"/>
                <w:b w:val="false"/>
                <w:bCs w:val="false"/>
                <w:i w:val="false"/>
                <w:iCs w:val="false"/>
                <w:color w:val="000000"/>
                <w:sz w:val="18"/>
                <w:szCs w:val="18"/>
              </w:rPr>
              <w:t xml:space="preserve"> they continuously exchange gases with their environment</w:t>
            </w:r>
            <w:del w:id="9104" w:author="Claude (AI) - proposed" w:date="2026-10-14T07:56:39Z">
              <w:r>
                <w:rPr>
                  <w:rFonts w:ascii="Arial" w:cs="Arial" w:eastAsia="Arial" w:hAnsi="Arial"/>
                  <w:b w:val="false"/>
                  <w:bCs w:val="false"/>
                  <w:i w:val="false"/>
                  <w:iCs w:val="false"/>
                  <w:color w:val="000000"/>
                  <w:sz w:val="18"/>
                  <w:szCs w:val="18"/>
                </w:rPr>
                <w:delText xml:space="preserve"> and convert stored chemical energy into usable ATP</w:delText>
              </w:r>
            </w:del>
            <w:ins w:id="9105" w:author="Claude (AI) - proposed" w:date="2026-10-14T07:56:39Z">
              <w:r>
                <w:rPr>
                  <w:rFonts w:ascii="Arial" w:cs="Arial" w:eastAsia="Arial" w:hAnsi="Arial"/>
                  <w:b w:val="false"/>
                  <w:bCs w:val="false"/>
                  <w:i w:val="false"/>
                  <w:iCs w:val="false"/>
                  <w:color w:val="000000"/>
                  <w:sz w:val="18"/>
                  <w:szCs w:val="18"/>
                </w:rPr>
                <w:t xml:space="preserve">, and that inside their cells they release energy from glucose</w:t>
              </w:r>
            </w:ins>
            <w:r>
              <w:rPr>
                <w:rFonts w:ascii="Arial" w:cs="Arial" w:eastAsia="Arial" w:hAnsi="Arial"/>
                <w:b w:val="false"/>
                <w:bCs w:val="false"/>
                <w:i w:val="false"/>
                <w:iCs w:val="false"/>
                <w:color w:val="000000"/>
                <w:sz w:val="18"/>
                <w:szCs w:val="18"/>
              </w:rPr>
              <w:t xml:space="preserve"> through the same fundamental respiration chemistry that powers all living cells, from sukuma wiki leaves in a Nairobi school garden to the cells of a Rift Valley marathon runner.</w:t>
            </w:r>
            <w:ins w:id="9106" w:author="Claude (AI) - proposed" w:date="2026-10-14T07:56:39Z">
              <w:r>
                <w:rPr>
                  <w:rFonts w:ascii="Arial" w:cs="Arial" w:eastAsia="Arial" w:hAnsi="Arial"/>
                  <w:b w:val="false"/>
                  <w:bCs w:val="false"/>
                  <w:i w:val="false"/>
                  <w:iCs w:val="false"/>
                  <w:color w:val="000000"/>
                  <w:sz w:val="18"/>
                  <w:szCs w:val="18"/>
                </w:rPr>
                <w:t xml:space="preserve"> The exact make-up of the gas in the bubbles was not measured in this unit.</w:t>
              </w:r>
            </w:ins>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c1iuj-2lfatxz5ghux_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mig4ucnkzrxmlexcagi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7ekali9ebz9rl3ohppv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c1iuj-2lfatxz5ghux_v" Type="http://schemas.openxmlformats.org/officeDocument/2006/relationships/hyperlink" Target="https://creativecommons.org/licenses/by-nc/4.0/" TargetMode="External"/><Relationship Id="rIdymig4ucnkzrxmlexcagia" Type="http://schemas.openxmlformats.org/officeDocument/2006/relationships/hyperlink" Target="https://creativecommons.org/licenses/by-nc/4.0/" TargetMode="External"/><Relationship Id="rIdp7ekali9ebz9rl3ohppvr"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2026-10-14T07:56:35.687Z</dcterms:created>
  <dcterms:modified xsi:type="dcterms:W3CDTF">2026-10-14T07:56:35.687Z</dcterms:modified>
</cp:coreProperties>
</file>

<file path=docProps/custom.xml><?xml version="1.0" encoding="utf-8"?>
<Properties xmlns="http://schemas.openxmlformats.org/officeDocument/2006/custom-properties" xmlns:vt="http://schemas.openxmlformats.org/officeDocument/2006/docPropsVTypes"/>
</file>