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w:t>
            </w:r>
            <w:ins w:id="9001" w:author="Claude (AI) - proposed" w:date="2026-10-14T07:56:45Z">
              <w:r>
                <w:rPr>
                  <w:rFonts w:ascii="Arial" w:cs="Arial" w:eastAsia="Arial" w:hAnsi="Arial"/>
                  <w:b w:val="false"/>
                  <w:bCs w:val="false"/>
                  <w:i w:val="false"/>
                  <w:iCs w:val="false"/>
                  <w:color w:val="000000"/>
                  <w:sz w:val="18"/>
                  <w:szCs w:val="18"/>
                </w:rPr>
                <w:t xml:space="preserve"> If English is not your first language you may ask for any question to be read aloud, label your diagrams in Kiswahili (for example pembetatu = triangle, pembe = angle, urefu = height, umbali = distance), and explain any answer orally to your teacher instead of writing it.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t>
            </w:r>
            <w:del w:id="9002" w:author="Claude (AI) - proposed" w:date="2026-10-14T07:56:45Z">
              <w:r>
                <w:rPr>
                  <w:rFonts w:ascii="Arial" w:cs="Arial" w:eastAsia="Arial" w:hAnsi="Arial"/>
                  <w:b/>
                  <w:bCs/>
                  <w:i w:val="false"/>
                  <w:iCs w:val="false"/>
                  <w:color w:val="000000"/>
                  <w:sz w:val="18"/>
                  <w:szCs w:val="18"/>
                </w:rPr>
                <w:delText xml:space="preserve">wheelchair ramp</w:delText>
              </w:r>
            </w:del>
            <w:ins w:id="9003" w:author="Claude (AI) - proposed" w:date="2026-10-14T07:56:45Z">
              <w:r>
                <w:rPr>
                  <w:rFonts w:ascii="Arial" w:cs="Arial" w:eastAsia="Arial" w:hAnsi="Arial"/>
                  <w:b/>
                  <w:bCs/>
                  <w:i w:val="false"/>
                  <w:iCs w:val="false"/>
                  <w:color w:val="000000"/>
                  <w:sz w:val="18"/>
                  <w:szCs w:val="18"/>
                </w:rPr>
                <w:t xml:space="preserve">ramp for wheeling supply trolleys</w:t>
              </w:r>
            </w:ins>
            <w:r>
              <w:rPr>
                <w:rFonts w:ascii="Arial" w:cs="Arial" w:eastAsia="Arial" w:hAnsi="Arial"/>
                <w:b/>
                <w:bCs/>
                <w:i w:val="false"/>
                <w:iCs w:val="false"/>
                <w:color w:val="000000"/>
                <w:sz w:val="18"/>
                <w:szCs w:val="18"/>
              </w:rPr>
              <w:t xml:space="preserve">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4T07:56: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4T07:56: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07" w:author="Claude (AI) - proposed" w:date="2026-10-14T07:56:45Z"/>
              </w:rPr>
            </w:pPr>
            <w:ins w:id="9006" w:author="Claude (AI) - proposed" w:date="2026-10-14T07:56:45Z">
              <w:r>
                <w:rPr>
                  <w:rFonts w:ascii="Arial" w:cs="Arial" w:eastAsia="Arial" w:hAnsi="Arial"/>
                  <w:b w:val="false"/>
                  <w:bCs w:val="false"/>
                  <w:i w:val="false"/>
                  <w:iCs w:val="false"/>
                  <w:color w:val="000000"/>
                  <w:sz w:val="18"/>
                  <w:szCs w:val="18"/>
                </w:rPr>
                <w:t xml:space="preserve">Approaches Expectations: Labels most sides correctly but sometimes swaps opposite and adjacent, or chooses a ratio without giving a reason. Below Expectations: Labels sides incorrectly and gives no reason for the ratio chosen.</w:t>
              </w:r>
            </w:ins>
          </w:p>
          <w:p>
            <w:pPr>
              <w:keepNext w:val="false"/>
              <w:spacing w:after="40" w:before="0"/>
              <w:jc w:val="left"/>
              <w:rPr>
                <w:del w:id="9009" w:author="Claude (AI) - proposed" w:date="2026-10-14T07:56:45Z"/>
              </w:rPr>
            </w:pPr>
            <w:del w:id="9008" w:author="Claude (AI) - proposed" w:date="2026-10-14T07:56:45Z">
              <w:r>
                <w:rPr>
                  <w:rFonts w:ascii="Arial" w:cs="Arial" w:eastAsia="Arial" w:hAnsi="Arial"/>
                  <w:b w:val="false"/>
                  <w:bCs w:val="false"/>
                  <w:i w:val="false"/>
                  <w:iCs w:val="false"/>
                  <w:color w:val="000000"/>
                  <w:sz w:val="18"/>
                  <w:szCs w:val="18"/>
                </w:rPr>
                <w:delText xml:space="preserve">Labels sides incorrectly or does not give a reason for choosing the ratio.</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4T07:56: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4T07:56: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4T07:56:45Z">
              <w:r>
                <w:rPr>
                  <w:rFonts w:ascii="Arial" w:cs="Arial" w:eastAsia="Arial" w:hAnsi="Arial"/>
                  <w:b w:val="false"/>
                  <w:bCs w:val="false"/>
                  <w:i w:val="false"/>
                  <w:iCs w:val="false"/>
                  <w:color w:val="000000"/>
                  <w:sz w:val="18"/>
                  <w:szCs w:val="18"/>
                </w:rPr>
                <w:t xml:space="preserve">Approaches Expectations: Sets up most equations correctly but makes errors in rearranging or calculating that change the answer. Below Expectations: </w:t>
              </w:r>
            </w:ins>
            <w:r>
              <w:rPr>
                <w:rFonts w:ascii="Arial" w:cs="Arial" w:eastAsia="Arial" w:hAnsi="Arial"/>
                <w:b w:val="false"/>
                <w:bCs w:val="false"/>
                <w:i w:val="false"/>
                <w:iCs w:val="false"/>
                <w:color w:val="000000"/>
                <w:sz w:val="18"/>
                <w:szCs w:val="18"/>
              </w:rPr>
              <w:t xml:space="preserve">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4T07:56: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4T07:56: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4T07:56:45Z">
              <w:r>
                <w:rPr>
                  <w:rFonts w:ascii="Arial" w:cs="Arial" w:eastAsia="Arial" w:hAnsi="Arial"/>
                  <w:b w:val="false"/>
                  <w:bCs w:val="false"/>
                  <w:i w:val="false"/>
                  <w:iCs w:val="false"/>
                  <w:color w:val="000000"/>
                  <w:sz w:val="18"/>
                  <w:szCs w:val="18"/>
                </w:rPr>
                <w:t xml:space="preserve">Approaches Expectations: States one relationship correctly, or gives a partly correct explanation. Below Expectations: </w:t>
              </w:r>
            </w:ins>
            <w:r>
              <w:rPr>
                <w:rFonts w:ascii="Arial" w:cs="Arial" w:eastAsia="Arial" w:hAnsi="Arial"/>
                <w:b w:val="false"/>
                <w:bCs w:val="false"/>
                <w:i w:val="false"/>
                <w:iCs w:val="false"/>
                <w:color w:val="000000"/>
                <w:sz w:val="18"/>
                <w:szCs w:val="18"/>
              </w:rPr>
              <w:t xml:space="preserve">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4T07:56: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4T07:56: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19" w:author="Claude (AI) - proposed" w:date="2026-10-14T07:56:45Z"/>
              </w:rPr>
            </w:pPr>
            <w:ins w:id="9018" w:author="Claude (AI) - proposed" w:date="2026-10-14T07:56:45Z">
              <w:r>
                <w:rPr>
                  <w:rFonts w:ascii="Arial" w:cs="Arial" w:eastAsia="Arial" w:hAnsi="Arial"/>
                  <w:b w:val="false"/>
                  <w:bCs w:val="false"/>
                  <w:i w:val="false"/>
                  <w:iCs w:val="false"/>
                  <w:color w:val="000000"/>
                  <w:sz w:val="18"/>
                  <w:szCs w:val="18"/>
                </w:rPr>
                <w:t xml:space="preserve">Approaches Expectations: Defines elevation and depression but confuses them in a diagram or does not say why the angles are equal. Below Expectations: Confuses elevation and depression or does not connect the work to the mast.</w:t>
              </w:r>
            </w:ins>
          </w:p>
          <w:p>
            <w:pPr>
              <w:keepNext w:val="false"/>
              <w:spacing w:after="40" w:before="0"/>
              <w:jc w:val="left"/>
              <w:rPr>
                <w:del w:id="9021" w:author="Claude (AI) - proposed" w:date="2026-10-14T07:56:45Z"/>
              </w:rPr>
            </w:pPr>
            <w:del w:id="9020" w:author="Claude (AI) - proposed" w:date="2026-10-14T07:56:45Z">
              <w:r>
                <w:rPr>
                  <w:rFonts w:ascii="Arial" w:cs="Arial" w:eastAsia="Arial" w:hAnsi="Arial"/>
                  <w:b w:val="false"/>
                  <w:bCs w:val="false"/>
                  <w:i w:val="false"/>
                  <w:iCs w:val="false"/>
                  <w:color w:val="000000"/>
                  <w:sz w:val="18"/>
                  <w:szCs w:val="18"/>
                </w:rPr>
                <w:delText xml:space="preserve">Confuses elevation and depression or does not connect the work to the mast.</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4T07:56: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4T07:56: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4T07:56:45Z">
              <w:r>
                <w:rPr>
                  <w:rFonts w:ascii="Arial" w:cs="Arial" w:eastAsia="Arial" w:hAnsi="Arial"/>
                  <w:b w:val="false"/>
                  <w:bCs w:val="false"/>
                  <w:i w:val="false"/>
                  <w:iCs w:val="false"/>
                  <w:color w:val="000000"/>
                  <w:sz w:val="18"/>
                  <w:szCs w:val="18"/>
                </w:rPr>
                <w:t xml:space="preserve">Approaches Expectations: Gives a method or an example but the working is hard to follow. Below Expectations: </w:t>
              </w:r>
            </w:ins>
            <w:r>
              <w:rPr>
                <w:rFonts w:ascii="Arial" w:cs="Arial" w:eastAsia="Arial" w:hAnsi="Arial"/>
                <w:b w:val="false"/>
                <w:bCs w:val="false"/>
                <w:i w:val="false"/>
                <w:iCs w:val="false"/>
                <w:color w:val="000000"/>
                <w:sz w:val="18"/>
                <w:szCs w:val="18"/>
              </w:rPr>
              <w:t xml:space="preserve">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rethyda_trpje9tjhii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fklq0skfhikdtmffnwx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olxpkvefuer70ndcyaj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rethyda_trpje9tjhiiv" Type="http://schemas.openxmlformats.org/officeDocument/2006/relationships/hyperlink" Target="https://creativecommons.org/licenses/by-nc/4.0/" TargetMode="External"/><Relationship Id="rIdnfklq0skfhikdtmffnwx0" Type="http://schemas.openxmlformats.org/officeDocument/2006/relationships/hyperlink" Target="https://creativecommons.org/licenses/by-nc/4.0/" TargetMode="External"/><Relationship Id="rIdfolxpkvefuer70ndcyaj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2026-10-14T07:56:43.875Z</dcterms:created>
  <dcterms:modified xsi:type="dcterms:W3CDTF">2026-10-14T07:56:43.875Z</dcterms:modified>
</cp:coreProperties>
</file>

<file path=docProps/custom.xml><?xml version="1.0" encoding="utf-8"?>
<Properties xmlns="http://schemas.openxmlformats.org/officeDocument/2006/custom-properties" xmlns:vt="http://schemas.openxmlformats.org/officeDocument/2006/docPropsVTypes"/>
</file>