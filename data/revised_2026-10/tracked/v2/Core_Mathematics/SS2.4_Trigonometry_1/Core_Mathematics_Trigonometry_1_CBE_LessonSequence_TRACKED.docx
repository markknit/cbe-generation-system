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07:56:44Z"/>
              </w:rPr>
            </w:pPr>
            <w:ins w:id="9001" w:author="Claude (AI) - proposed" w:date="2026-10-14T07:56:44Z">
              <w:r>
                <w:rPr>
                  <w:rFonts w:ascii="Arial" w:cs="Arial" w:eastAsia="Arial" w:hAnsi="Arial"/>
                  <w:b w:val="false"/>
                  <w:bCs w:val="false"/>
                  <w:i w:val="false"/>
                  <w:iCs w:val="false"/>
                  <w:color w:val="000000"/>
                  <w:sz w:val="18"/>
                  <w:szCs w:val="18"/>
                </w:rPr>
                <w:t xml:space="preserve">8 lessons: 7 double lessons of 80 minutes (Lessons 1 and 3 to 8) and 1 single lesson of 40 minutes (Lesson 2) = 600 minutes total</w:t>
              </w:r>
            </w:ins>
          </w:p>
          <w:p>
            <w:pPr>
              <w:keepNext w:val="false"/>
              <w:spacing w:after="40" w:before="0"/>
              <w:jc w:val="left"/>
              <w:rPr>
                <w:del w:id="9004" w:author="Claude (AI) - proposed" w:date="2026-10-14T07:56:44Z"/>
              </w:rPr>
            </w:pPr>
            <w:del w:id="9003" w:author="Claude (AI) - proposed" w:date="2026-10-14T07:56:44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draw right-angled triangles, generate tables of trigonometric ratios for complementary angles, and discuss patterns and relationships observed — sharing findings with peers and the teacher.</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uses mathematical tables and calculators to systematically look up and verify trigonometric ratios, building independent research and self-correction habits.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gains confidence by deriving the exact values of trigonometric ratios for special angles (30°, 45°, 60°, 90°) from first principles using triangles, rather than memorising them.</w:t>
            </w:r>
          </w:p>
          <w:p>
            <w:pPr>
              <w:spacing w:after="30" w:before="0"/>
              <w:ind w:left="360" w:hanging="180"/>
              <w:jc w:val="left"/>
              <w:rPr>
                <w:ins w:id="9006" w:author="Claude (AI) - proposed" w:date="2026-10-14T07:56:44Z"/>
              </w:rPr>
            </w:pPr>
            <w:ins w:id="9005" w:author="Claude (AI) - proposed" w:date="2026-10-14T07:56:44Z">
              <w:r>
                <w:rPr>
                  <w:rFonts w:ascii="Arial" w:cs="Arial" w:eastAsia="Arial" w:hAnsi="Arial"/>
                  <w:b w:val="false"/>
                  <w:bCs w:val="false"/>
                  <w:i w:val="false"/>
                  <w:iCs w:val="false"/>
                  <w:color w:val="000000"/>
                  <w:sz w:val="18"/>
                  <w:szCs w:val="18"/>
                </w:rPr>
                <w:t xml:space="preserve">–  Creativity and Imagination: the learner makes a simple clinometer from locally available materials (a protractor or card quarter-circle, a straw, string and a small weight) and uses it to measure the angle of elevation of a school object (Lesson 7 project).</w:t>
              </w:r>
            </w:ins>
          </w:p>
          <w:p>
            <w:pPr>
              <w:spacing w:after="30" w:before="0"/>
              <w:ind w:left="360" w:hanging="180"/>
              <w:jc w:val="left"/>
              <w:rPr>
                <w:ins w:id="9008" w:author="Claude (AI) - proposed" w:date="2026-10-14T07:56:44Z"/>
              </w:rPr>
            </w:pPr>
            <w:ins w:id="9007" w:author="Claude (AI) - proposed" w:date="2026-10-14T07:56:44Z">
              <w:r>
                <w:rPr>
                  <w:rFonts w:ascii="Arial" w:cs="Arial" w:eastAsia="Arial" w:hAnsi="Arial"/>
                  <w:b w:val="false"/>
                  <w:bCs w:val="false"/>
                  <w:i w:val="false"/>
                  <w:iCs w:val="false"/>
                  <w:color w:val="000000"/>
                  <w:sz w:val="18"/>
                  <w:szCs w:val="18"/>
                </w:rPr>
                <w:t xml:space="preserve">–  Digital Literacy: the learner uses a phone, tablet or library book to check trigonometric values and clinometer designs, and compares them with their own tables and calculator results.</w:t>
              </w:r>
            </w:ins>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uses geometrical sets, rulers, and calculators as shared learning resources, returning them in good condition and ensuring accurate constructions when drawing triangles used to derive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measured angles and computed ratios honestly, without copying or fabricating results, so that conclusions about complementary angles and special angles are trustworthy.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each group member's contribution during discussions on real-life applications of trigonometry, listening attentively when peers present their methods for solving angles of elevation and depression problems.</w:t>
            </w:r>
          </w:p>
          <w:p>
            <w:pPr>
              <w:spacing w:after="30" w:before="0"/>
              <w:ind w:left="360" w:hanging="180"/>
              <w:jc w:val="left"/>
              <w:rPr>
                <w:ins w:id="9010" w:author="Claude (AI) - proposed" w:date="2026-10-14T07:56:44Z"/>
              </w:rPr>
            </w:pPr>
            <w:ins w:id="9009" w:author="Claude (AI) - proposed" w:date="2026-10-14T07:56:44Z">
              <w:r>
                <w:rPr>
                  <w:rFonts w:ascii="Arial" w:cs="Arial" w:eastAsia="Arial" w:hAnsi="Arial"/>
                  <w:b w:val="false"/>
                  <w:bCs w:val="false"/>
                  <w:i w:val="false"/>
                  <w:iCs w:val="false"/>
                  <w:color w:val="000000"/>
                  <w:sz w:val="18"/>
                  <w:szCs w:val="18"/>
                </w:rPr>
                <w:t xml:space="preserve">–  Unity: the learner works with group members to construct the isosceles right-angled and equilateral triangles from which the special-angle ratios are derived, so the whole group shares one agreed set of results.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the learner identifies right-angled triangle shapes from the immediate environment (roof trusses of Kenyan homes, sloped hillsides in the Rift Valley, ramps) and uses them as authentic contexts for defining and applying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collaborates in culturally diverse groups to measure, calculate, and present findings on angles of elevation and depression, respecting different approaches and valuing teamwork.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the learner applies trigonometry to practical decision-making scenarios, such as determining the safe angle of a ladder leaning against a Nairobi building or estimating the height of a communications mast, reinforcing that mathematics supports sound real-world judgement.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discusses how engineers and surveyors use angles of elevation and depression in constructing safe roads, bridges, and buildings in Kenya, appreciating the role of trigonometry in public safety.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ins w:id="9011" w:author="Claude (AI) - proposed" w:date="2026-10-14T07:56:44Z">
              <w:r>
                <w:rPr>
                  <w:rFonts w:ascii="Arial" w:cs="Arial" w:eastAsia="Arial" w:hAnsi="Arial"/>
                  <w:b w:val="false"/>
                  <w:bCs w:val="false"/>
                  <w:i w:val="false"/>
                  <w:iCs w:val="false"/>
                  <w:color w:val="000000"/>
                  <w:sz w:val="18"/>
                  <w:szCs w:val="18"/>
                </w:rPr>
                <w:t xml:space="preserve"> The class then uses tan 50° from the tables to find the mast height (about 47.7 m) for the first time.</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w:t>
            </w:r>
            <w:del w:id="9012" w:author="Claude (AI) - proposed" w:date="2026-10-14T07:56:44Z">
              <w:r>
                <w:rPr>
                  <w:rFonts w:ascii="Arial" w:cs="Arial" w:eastAsia="Arial" w:hAnsi="Arial"/>
                  <w:b w:val="false"/>
                  <w:bCs w:val="false"/>
                  <w:i w:val="false"/>
                  <w:iCs w:val="false"/>
                  <w:color w:val="000000"/>
                  <w:sz w:val="18"/>
                  <w:szCs w:val="18"/>
                </w:rPr>
                <w:delText xml:space="preserve">use the values in their table</w:delText>
              </w:r>
            </w:del>
            <w:ins w:id="9013" w:author="Claude (AI) - proposed" w:date="2026-10-14T07:56:44Z">
              <w:r>
                <w:rPr>
                  <w:rFonts w:ascii="Arial" w:cs="Arial" w:eastAsia="Arial" w:hAnsi="Arial"/>
                  <w:b w:val="false"/>
                  <w:bCs w:val="false"/>
                  <w:i w:val="false"/>
                  <w:iCs w:val="false"/>
                  <w:color w:val="000000"/>
                  <w:sz w:val="18"/>
                  <w:szCs w:val="18"/>
                </w:rPr>
                <w:t xml:space="preserve">look up sin θ, cos θ and tan θ for six angles in the mathematical tables (the table-reading skill</w:t>
              </w:r>
            </w:ins>
            <w:r>
              <w:rPr>
                <w:rFonts w:ascii="Arial" w:cs="Arial" w:eastAsia="Arial" w:hAnsi="Arial"/>
                <w:b w:val="false"/>
                <w:bCs w:val="false"/>
                <w:i w:val="false"/>
                <w:iCs w:val="false"/>
                <w:color w:val="000000"/>
                <w:sz w:val="18"/>
                <w:szCs w:val="18"/>
              </w:rPr>
              <w:t xml:space="preserve"> from Lesson 2</w:t>
            </w:r>
            <w:del w:id="9014" w:author="Claude (AI) - proposed" w:date="2026-10-14T07:56:44Z">
              <w:r>
                <w:rPr>
                  <w:rFonts w:ascii="Arial" w:cs="Arial" w:eastAsia="Arial" w:hAnsi="Arial"/>
                  <w:b w:val="false"/>
                  <w:bCs w:val="false"/>
                  <w:i w:val="false"/>
                  <w:iCs w:val="false"/>
                  <w:color w:val="000000"/>
                  <w:sz w:val="18"/>
                  <w:szCs w:val="18"/>
                </w:rPr>
                <w:delText xml:space="preserve"> to</w:delText>
              </w:r>
            </w:del>
            <w:ins w:id="9015" w:author="Claude (AI) - proposed" w:date="2026-10-14T07:56: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compute sin θ / cos θ for </w:t>
            </w:r>
            <w:del w:id="9016" w:author="Claude (AI) - proposed" w:date="2026-10-14T07:56:44Z">
              <w:r>
                <w:rPr>
                  <w:rFonts w:ascii="Arial" w:cs="Arial" w:eastAsia="Arial" w:hAnsi="Arial"/>
                  <w:b w:val="false"/>
                  <w:bCs w:val="false"/>
                  <w:i w:val="false"/>
                  <w:iCs w:val="false"/>
                  <w:color w:val="000000"/>
                  <w:sz w:val="18"/>
                  <w:szCs w:val="18"/>
                </w:rPr>
                <w:delText xml:space="preserve">multiple angles</w:delText>
              </w:r>
            </w:del>
            <w:ins w:id="9017" w:author="Claude (AI) - proposed" w:date="2026-10-14T07:56:44Z">
              <w:r>
                <w:rPr>
                  <w:rFonts w:ascii="Arial" w:cs="Arial" w:eastAsia="Arial" w:hAnsi="Arial"/>
                  <w:b w:val="false"/>
                  <w:bCs w:val="false"/>
                  <w:i w:val="false"/>
                  <w:iCs w:val="false"/>
                  <w:color w:val="000000"/>
                  <w:sz w:val="18"/>
                  <w:szCs w:val="18"/>
                </w:rPr>
                <w:t xml:space="preserve">each,</w:t>
              </w:r>
            </w:ins>
            <w:r>
              <w:rPr>
                <w:rFonts w:ascii="Arial" w:cs="Arial" w:eastAsia="Arial" w:hAnsi="Arial"/>
                <w:b w:val="false"/>
                <w:bCs w:val="false"/>
                <w:i w:val="false"/>
                <w:iCs w:val="false"/>
                <w:color w:val="000000"/>
                <w:sz w:val="18"/>
                <w:szCs w:val="18"/>
              </w:rPr>
              <w:t xml:space="preserve"> and compare the result with the</w:t>
            </w:r>
            <w:del w:id="9018" w:author="Claude (AI) - proposed" w:date="2026-10-14T07:56:44Z">
              <w:r>
                <w:rPr>
                  <w:rFonts w:ascii="Arial" w:cs="Arial" w:eastAsia="Arial" w:hAnsi="Arial"/>
                  <w:b w:val="false"/>
                  <w:bCs w:val="false"/>
                  <w:i w:val="false"/>
                  <w:iCs w:val="false"/>
                  <w:color w:val="000000"/>
                  <w:sz w:val="18"/>
                  <w:szCs w:val="18"/>
                </w:rPr>
                <w:delText xml:space="preserve"> recorded</w:delText>
              </w:r>
            </w:del>
            <w:r>
              <w:rPr>
                <w:rFonts w:ascii="Arial" w:cs="Arial" w:eastAsia="Arial" w:hAnsi="Arial"/>
                <w:b w:val="false"/>
                <w:bCs w:val="false"/>
                <w:i w:val="false"/>
                <w:iCs w:val="false"/>
                <w:color w:val="000000"/>
                <w:sz w:val="18"/>
                <w:szCs w:val="18"/>
              </w:rPr>
              <w:t xml:space="preserve">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w:t>
            </w:r>
            <w:del w:id="9019" w:author="Claude (AI) - proposed" w:date="2026-10-14T07:56:44Z">
              <w:r>
                <w:rPr>
                  <w:rFonts w:ascii="Arial" w:cs="Arial" w:eastAsia="Arial" w:hAnsi="Arial"/>
                  <w:b w:val="false"/>
                  <w:bCs w:val="false"/>
                  <w:i w:val="false"/>
                  <w:iCs w:val="false"/>
                  <w:color w:val="000000"/>
                  <w:sz w:val="18"/>
                  <w:szCs w:val="18"/>
                </w:rPr>
                <w:delText xml:space="preserve">90° and 0</w:delText>
              </w:r>
            </w:del>
            <w:ins w:id="9020" w:author="Claude (AI) - proposed" w:date="2026-10-14T07:56:44Z">
              <w:r>
                <w:rPr>
                  <w:rFonts w:ascii="Arial" w:cs="Arial" w:eastAsia="Arial" w:hAnsi="Arial"/>
                  <w:b w:val="false"/>
                  <w:bCs w:val="false"/>
                  <w:i w:val="false"/>
                  <w:iCs w:val="false"/>
                  <w:color w:val="000000"/>
                  <w:sz w:val="18"/>
                  <w:szCs w:val="18"/>
                </w:rPr>
                <w:t xml:space="preserve">0° and 90</w:t>
              </w:r>
            </w:ins>
            <w:r>
              <w:rPr>
                <w:rFonts w:ascii="Arial" w:cs="Arial" w:eastAsia="Arial" w:hAnsi="Arial"/>
                <w:b w:val="false"/>
                <w:bCs w:val="false"/>
                <w:i w:val="false"/>
                <w:iCs w:val="false"/>
                <w:color w:val="000000"/>
                <w:sz w:val="18"/>
                <w:szCs w:val="18"/>
              </w:rPr>
              <w:t xml:space="preserve">°, learners use </w:t>
            </w:r>
            <w:del w:id="9021" w:author="Claude (AI) - proposed" w:date="2026-10-14T07:56:44Z">
              <w:r>
                <w:rPr>
                  <w:rFonts w:ascii="Arial" w:cs="Arial" w:eastAsia="Arial" w:hAnsi="Arial"/>
                  <w:b w:val="false"/>
                  <w:bCs w:val="false"/>
                  <w:i w:val="false"/>
                  <w:iCs w:val="false"/>
                  <w:color w:val="000000"/>
                  <w:sz w:val="18"/>
                  <w:szCs w:val="18"/>
                </w:rPr>
                <w:delText xml:space="preserve">limit arguments with their tables</w:delText>
              </w:r>
            </w:del>
            <w:ins w:id="9022" w:author="Claude (AI) - proposed" w:date="2026-10-14T07:56:44Z">
              <w:r>
                <w:rPr>
                  <w:rFonts w:ascii="Arial" w:cs="Arial" w:eastAsia="Arial" w:hAnsi="Arial"/>
                  <w:b w:val="false"/>
                  <w:bCs w:val="false"/>
                  <w:i w:val="false"/>
                  <w:iCs w:val="false"/>
                  <w:color w:val="000000"/>
                  <w:sz w:val="18"/>
                  <w:szCs w:val="18"/>
                </w:rPr>
                <w:t xml:space="preserve">a calculator to see what happens to the ratios as the angle gets very small or very close to 90°</w:t>
              </w:r>
            </w:ins>
            <w:r>
              <w:rPr>
                <w:rFonts w:ascii="Arial" w:cs="Arial" w:eastAsia="Arial" w:hAnsi="Arial"/>
                <w:b w:val="false"/>
                <w:bCs w:val="false"/>
                <w:i w:val="false"/>
                <w:iCs w:val="false"/>
                <w:color w:val="000000"/>
                <w:sz w:val="18"/>
                <w:szCs w:val="18"/>
              </w:rPr>
              <w:t xml:space="preserve">.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w:t>
            </w:r>
            <w:del w:id="9023" w:author="Claude (AI) - proposed" w:date="2026-10-14T07:56:44Z">
              <w:r>
                <w:rPr>
                  <w:rFonts w:ascii="Arial" w:cs="Arial" w:eastAsia="Arial" w:hAnsi="Arial"/>
                  <w:b w:val="false"/>
                  <w:bCs w:val="false"/>
                  <w:i w:val="false"/>
                  <w:iCs w:val="false"/>
                  <w:color w:val="000000"/>
                  <w:sz w:val="18"/>
                  <w:szCs w:val="18"/>
                </w:rPr>
                <w:delText xml:space="preserve">shadow </w:delText>
              </w:r>
            </w:del>
            <w:r>
              <w:rPr>
                <w:rFonts w:ascii="Arial" w:cs="Arial" w:eastAsia="Arial" w:hAnsi="Arial"/>
                <w:b w:val="false"/>
                <w:bCs w:val="false"/>
                <w:i w:val="false"/>
                <w:iCs w:val="false"/>
                <w:color w:val="000000"/>
                <w:sz w:val="18"/>
                <w:szCs w:val="18"/>
              </w:rPr>
              <w:t xml:space="preserve">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w:t>
            </w:r>
            <w:del w:id="9024" w:author="Claude (AI) - proposed" w:date="2026-10-14T07:56:44Z">
              <w:r>
                <w:rPr>
                  <w:rFonts w:ascii="Arial" w:cs="Arial" w:eastAsia="Arial" w:hAnsi="Arial"/>
                  <w:b w:val="false"/>
                  <w:bCs w:val="false"/>
                  <w:i w:val="false"/>
                  <w:iCs w:val="false"/>
                  <w:color w:val="000000"/>
                  <w:sz w:val="18"/>
                  <w:szCs w:val="18"/>
                </w:rPr>
                <w:delText xml:space="preserve">— experiencing the satisfaction of solving</w:delText>
              </w:r>
            </w:del>
            <w:ins w:id="9025" w:author="Claude (AI) - proposed" w:date="2026-10-14T07:56:44Z">
              <w:r>
                <w:rPr>
                  <w:rFonts w:ascii="Arial" w:cs="Arial" w:eastAsia="Arial" w:hAnsi="Arial"/>
                  <w:b w:val="false"/>
                  <w:bCs w:val="false"/>
                  <w:i w:val="false"/>
                  <w:iCs w:val="false"/>
                  <w:color w:val="000000"/>
                  <w:sz w:val="18"/>
                  <w:szCs w:val="18"/>
                </w:rPr>
                <w:t xml:space="preserve">on their own, without help, closing the loop on</w:t>
              </w:r>
            </w:ins>
            <w:r>
              <w:rPr>
                <w:rFonts w:ascii="Arial" w:cs="Arial" w:eastAsia="Arial" w:hAnsi="Arial"/>
                <w:b w:val="false"/>
                <w:bCs w:val="false"/>
                <w:i w:val="false"/>
                <w:iCs w:val="false"/>
                <w:color w:val="000000"/>
                <w:sz w:val="18"/>
                <w:szCs w:val="18"/>
              </w:rPr>
              <w:t xml:space="preserve">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w:t>
            </w:r>
            <w:del w:id="9026" w:author="Claude (AI) - proposed" w:date="2026-10-14T07:56:44Z">
              <w:r>
                <w:rPr>
                  <w:rFonts w:ascii="Arial" w:cs="Arial" w:eastAsia="Arial" w:hAnsi="Arial"/>
                  <w:b w:val="false"/>
                  <w:bCs w:val="false"/>
                  <w:i w:val="false"/>
                  <w:iCs w:val="false"/>
                  <w:color w:val="000000"/>
                  <w:sz w:val="18"/>
                  <w:szCs w:val="18"/>
                </w:rPr>
                <w:delText xml:space="preserve">involving both an angle of elevation and an angle of depression, set </w:delText>
              </w:r>
            </w:del>
            <w:r>
              <w:rPr>
                <w:rFonts w:ascii="Arial" w:cs="Arial" w:eastAsia="Arial" w:hAnsi="Arial"/>
                <w:b w:val="false"/>
                <w:bCs w:val="false"/>
                <w:i w:val="false"/>
                <w:iCs w:val="false"/>
                <w:color w:val="000000"/>
                <w:sz w:val="18"/>
                <w:szCs w:val="18"/>
              </w:rPr>
              <w:t xml:space="preserve">on the shores of Lake Victoria</w:t>
            </w:r>
            <w:ins w:id="9027" w:author="Claude (AI) - proposed" w:date="2026-10-14T07:56:44Z">
              <w:r>
                <w:rPr>
                  <w:rFonts w:ascii="Arial" w:cs="Arial" w:eastAsia="Arial" w:hAnsi="Arial"/>
                  <w:b w:val="false"/>
                  <w:bCs w:val="false"/>
                  <w:i w:val="false"/>
                  <w:iCs w:val="false"/>
                  <w:color w:val="000000"/>
                  <w:sz w:val="18"/>
                  <w:szCs w:val="18"/>
                </w:rPr>
                <w:t xml:space="preserve"> (two angles of elevation from a boat to a cliff top and a lighthouse top, then the equal angle of depression back from the lighthouse), checking that elevation and depression between the same two points are equal</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w:t>
            </w:r>
            <w:del w:id="9028" w:author="Claude (AI) - proposed" w:date="2026-10-14T07:56:44Z">
              <w:r>
                <w:rPr>
                  <w:rFonts w:ascii="Arial" w:cs="Arial" w:eastAsia="Arial" w:hAnsi="Arial"/>
                  <w:b w:val="false"/>
                  <w:bCs w:val="false"/>
                  <w:i w:val="false"/>
                  <w:iCs w:val="false"/>
                  <w:color w:val="000000"/>
                  <w:sz w:val="18"/>
                  <w:szCs w:val="18"/>
                </w:rPr>
                <w:delText xml:space="preserve">symmetrical peak</w:delText>
              </w:r>
            </w:del>
            <w:ins w:id="9029" w:author="Claude (AI) - proposed" w:date="2026-10-14T07:56:44Z">
              <w:r>
                <w:rPr>
                  <w:rFonts w:ascii="Arial" w:cs="Arial" w:eastAsia="Arial" w:hAnsi="Arial"/>
                  <w:b w:val="false"/>
                  <w:bCs w:val="false"/>
                  <w:i w:val="false"/>
                  <w:iCs w:val="false"/>
                  <w:color w:val="000000"/>
                  <w:sz w:val="18"/>
                  <w:szCs w:val="18"/>
                </w:rPr>
                <w:t xml:space="preserve">twin peaks</w:t>
              </w:r>
            </w:ins>
            <w:r>
              <w:rPr>
                <w:rFonts w:ascii="Arial" w:cs="Arial" w:eastAsia="Arial" w:hAnsi="Arial"/>
                <w:b w:val="false"/>
                <w:bCs w:val="false"/>
                <w:i w:val="false"/>
                <w:iCs w:val="false"/>
                <w:color w:val="000000"/>
                <w:sz w:val="18"/>
                <w:szCs w:val="18"/>
              </w:rPr>
              <w:t xml:space="preserve"> of Mt. Kenya</w:t>
            </w:r>
            <w:ins w:id="9030" w:author="Claude (AI) - proposed" w:date="2026-10-14T07:56:44Z">
              <w:r>
                <w:rPr>
                  <w:rFonts w:ascii="Arial" w:cs="Arial" w:eastAsia="Arial" w:hAnsi="Arial"/>
                  <w:b w:val="false"/>
                  <w:bCs w:val="false"/>
                  <w:i w:val="false"/>
                  <w:iCs w:val="false"/>
                  <w:color w:val="000000"/>
                  <w:sz w:val="18"/>
                  <w:szCs w:val="18"/>
                </w:rPr>
                <w:t xml:space="preserve"> (Batian and Nelion)</w:t>
              </w:r>
            </w:ins>
            <w:r>
              <w:rPr>
                <w:rFonts w:ascii="Arial" w:cs="Arial" w:eastAsia="Arial" w:hAnsi="Arial"/>
                <w:b w:val="false"/>
                <w:bCs w:val="false"/>
                <w:i w:val="false"/>
                <w:iCs w:val="false"/>
                <w:color w:val="000000"/>
                <w:sz w:val="18"/>
                <w:szCs w:val="18"/>
              </w:rPr>
              <w:t xml:space="preserve">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znifjhcrudvzch7e8or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guqvivwgrg3vgmvurve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z7acs7s9yworrkzjy5w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eat2kvdmmgt_g1vwp52o">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6rm4hvkiveai3oqt4z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m5xez3eeyjgbdwum9h7">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cllonollyiwanozyf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vijyaxirvn1uvlchu5r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nyouyaenpt53wl6rc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0v8x5nua3yx24bbtymb4">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3jj8a2jfxp_ix7vlx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ins w:id="9031" w:author="Claude (AI) - proposed" w:date="2026-10-14T07:56:44Z">
              <w:r>
                <w:rPr>
                  <w:rFonts w:ascii="Arial" w:cs="Arial" w:eastAsia="Arial" w:hAnsi="Arial"/>
                  <w:b w:val="false"/>
                  <w:bCs w:val="false"/>
                  <w:i w:val="false"/>
                  <w:iCs w:val="false"/>
                  <w:color w:val="000000"/>
                  <w:sz w:val="18"/>
                  <w:szCs w:val="18"/>
                </w:rPr>
                <w:t xml:space="preserve"> Language and access supports: write the key words on the board with Kiswahili beside them: pembe (angle), pembetatu (triangle), urefu (height), umbali (distance), mnara (mast or tower), uwiano (ratio). Let groups discuss in Kiswahili or their home language before reporting in English. Learners who find ruler or protractor work difficult can take the Recorder or Calculator role while a partner measures, can use a pre-printed 40° angle, and may show the pattern with a labelled sketch or an oral explanation instead of a written sentence.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w:t>
            </w:r>
            <w:del w:id="9032" w:author="Claude (AI) - proposed" w:date="2026-10-14T07:56:44Z">
              <w:r>
                <w:rPr>
                  <w:rFonts w:ascii="Arial" w:cs="Arial" w:eastAsia="Arial" w:hAnsi="Arial"/>
                  <w:b w:val="false"/>
                  <w:bCs w:val="false"/>
                  <w:i w:val="false"/>
                  <w:iCs w:val="false"/>
                  <w:color w:val="000000"/>
                  <w:sz w:val="18"/>
                  <w:szCs w:val="18"/>
                </w:rPr>
                <w:delText xml:space="preserve">This mirrors how historical mathematicians (including Islamic scholars who built on Greek work, later used by Kenyan surveyors) first discovered these relationships</w:delText>
              </w:r>
            </w:del>
            <w:ins w:id="9033" w:author="Claude (AI) - proposed" w:date="2026-10-14T07:56:44Z">
              <w:r>
                <w:rPr>
                  <w:rFonts w:ascii="Arial" w:cs="Arial" w:eastAsia="Arial" w:hAnsi="Arial"/>
                  <w:b w:val="false"/>
                  <w:bCs w:val="false"/>
                  <w:i w:val="false"/>
                  <w:iCs w:val="false"/>
                  <w:color w:val="000000"/>
                  <w:sz w:val="18"/>
                  <w:szCs w:val="18"/>
                </w:rPr>
                <w:t xml:space="preserve">Early astronomers and mathematicians in Greece, India and the Islamic world built up trigonometry in a similar way, from measured ratios in triangles</w:t>
              </w:r>
            </w:ins>
            <w:r>
              <w:rPr>
                <w:rFonts w:ascii="Arial" w:cs="Arial" w:eastAsia="Arial" w:hAnsi="Arial"/>
                <w:b w:val="false"/>
                <w:bCs w:val="false"/>
                <w:i w:val="false"/>
                <w:iCs w:val="false"/>
                <w:color w:val="000000"/>
                <w:sz w:val="18"/>
                <w:szCs w:val="18"/>
              </w:rPr>
              <w:t xml:space="preserve">.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ins w:id="9034" w:author="Claude (AI) - proposed" w:date="2026-10-14T07:56:44Z">
              <w:r>
                <w:rPr>
                  <w:rFonts w:ascii="Arial" w:cs="Arial" w:eastAsia="Arial" w:hAnsi="Arial"/>
                  <w:b w:val="false"/>
                  <w:bCs w:val="false"/>
                  <w:i w:val="false"/>
                  <w:iCs w:val="false"/>
                  <w:color w:val="000000"/>
                  <w:sz w:val="18"/>
                  <w:szCs w:val="18"/>
                </w:rPr>
                <w:t xml:space="preserve"> Expected values for a 40° angle (to 2 decimal places): O÷H ≈ 0.64, A÷H ≈ 0.77, O÷A ≈ 0.84; accept values within ±0.03. Misconception to listen for: 'the bigger triangle has bigger ratios.' Ask: 'Compare O÷H for the 6 cm and the 12 cm triangles, not just the side O. What do you notice?'</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noxjqp1v_f3fbopthagh">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lq9nxp7ntw1efb_fej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nfiuew7tn3luvqdntbrw">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vx8f32uyck1v5s9me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w:t>
            </w:r>
            <w:del w:id="9035" w:author="Claude (AI) - proposed" w:date="2026-10-14T07:56:44Z">
              <w:r>
                <w:rPr>
                  <w:rFonts w:ascii="Arial" w:cs="Arial" w:eastAsia="Arial" w:hAnsi="Arial"/>
                  <w:b w:val="false"/>
                  <w:bCs w:val="false"/>
                  <w:i w:val="false"/>
                  <w:iCs w:val="false"/>
                  <w:color w:val="000000"/>
                  <w:sz w:val="18"/>
                  <w:szCs w:val="18"/>
                </w:rPr>
                <w:delText xml:space="preserve">over a thousand years</w:delText>
              </w:r>
            </w:del>
            <w:ins w:id="9036" w:author="Claude (AI) - proposed" w:date="2026-10-14T07:56:44Z">
              <w:r>
                <w:rPr>
                  <w:rFonts w:ascii="Arial" w:cs="Arial" w:eastAsia="Arial" w:hAnsi="Arial"/>
                  <w:b w:val="false"/>
                  <w:bCs w:val="false"/>
                  <w:i w:val="false"/>
                  <w:iCs w:val="false"/>
                  <w:color w:val="000000"/>
                  <w:sz w:val="18"/>
                  <w:szCs w:val="18"/>
                </w:rPr>
                <w:t xml:space="preserve">centuries</w:t>
              </w:r>
            </w:ins>
            <w:r>
              <w:rPr>
                <w:rFonts w:ascii="Arial" w:cs="Arial" w:eastAsia="Arial" w:hAnsi="Arial"/>
                <w:b w:val="false"/>
                <w:bCs w:val="false"/>
                <w:i w:val="false"/>
                <w:iCs w:val="false"/>
                <w:color w:val="000000"/>
                <w:sz w:val="18"/>
                <w:szCs w:val="18"/>
              </w:rPr>
              <w:t xml:space="preserve">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takchwhmzqbdxnoclzfi">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qpe-zoj74e21ycav5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uxksm8ijfy7sybxmxy3">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5062bkgxk67kgweo6l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Lesson </w:t>
            </w:r>
            <w:del w:id="9037" w:author="Claude (AI) - proposed" w:date="2026-10-14T07:56:44Z">
              <w:r>
                <w:rPr>
                  <w:rFonts w:ascii="Arial" w:cs="Arial" w:eastAsia="Arial" w:hAnsi="Arial"/>
                  <w:b w:val="false"/>
                  <w:bCs w:val="false"/>
                  <w:i w:val="false"/>
                  <w:iCs w:val="false"/>
                  <w:color w:val="000000"/>
                  <w:sz w:val="18"/>
                  <w:szCs w:val="18"/>
                </w:rPr>
                <w:delText xml:space="preserve">5</w:delText>
              </w:r>
            </w:del>
            <w:ins w:id="9038" w:author="Claude (AI) - proposed" w:date="2026-10-14T07:56:4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xogkxzvstqaxaofqpc4p">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orxgjuqxau4m75l-i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40cu6tkmuv1j5uwzlej">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9gbtvwx-t2ks5lnuw8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d2vpykm4d2vb7cohsed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h66p_ksuq_oejemohs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w:t>
            </w:r>
            <w:del w:id="9039" w:author="Claude (AI) - proposed" w:date="2026-10-14T07:56:44Z">
              <w:r>
                <w:rPr>
                  <w:rFonts w:ascii="Arial" w:cs="Arial" w:eastAsia="Arial" w:hAnsi="Arial"/>
                  <w:b w:val="false"/>
                  <w:bCs w:val="false"/>
                  <w:i w:val="false"/>
                  <w:iCs w:val="false"/>
                  <w:color w:val="000000"/>
                  <w:sz w:val="18"/>
                  <w:szCs w:val="18"/>
                </w:rPr>
                <w:delText xml:space="preserve">gives</w:delText>
              </w:r>
            </w:del>
            <w:ins w:id="9040" w:author="Claude (AI) - proposed" w:date="2026-10-14T07:56:44Z">
              <w:r>
                <w:rPr>
                  <w:rFonts w:ascii="Arial" w:cs="Arial" w:eastAsia="Arial" w:hAnsi="Arial"/>
                  <w:b w:val="false"/>
                  <w:bCs w:val="false"/>
                  <w:i w:val="false"/>
                  <w:iCs w:val="false"/>
                  <w:color w:val="000000"/>
                  <w:sz w:val="18"/>
                  <w:szCs w:val="18"/>
                </w:rPr>
                <w:t xml:space="preserve">writes the formal definitions (SOH-CAH-TOA) of</w:t>
              </w:r>
            </w:ins>
            <w:r>
              <w:rPr>
                <w:rFonts w:ascii="Arial" w:cs="Arial" w:eastAsia="Arial" w:hAnsi="Arial"/>
                <w:b w:val="false"/>
                <w:bCs w:val="false"/>
                <w:i w:val="false"/>
                <w:iCs w:val="false"/>
                <w:color w:val="000000"/>
                <w:sz w:val="18"/>
                <w:szCs w:val="18"/>
              </w:rPr>
              <w:t xml:space="preserve"> those three ratios</w:t>
            </w:r>
            <w:del w:id="9041" w:author="Claude (AI) - proposed" w:date="2026-10-14T07:56:44Z">
              <w:r>
                <w:rPr>
                  <w:rFonts w:ascii="Arial" w:cs="Arial" w:eastAsia="Arial" w:hAnsi="Arial"/>
                  <w:b w:val="false"/>
                  <w:bCs w:val="false"/>
                  <w:i w:val="false"/>
                  <w:iCs w:val="false"/>
                  <w:color w:val="000000"/>
                  <w:sz w:val="18"/>
                  <w:szCs w:val="18"/>
                </w:rPr>
                <w:delText xml:space="preserve"> their official names (sin, cos, tan)</w:delText>
              </w:r>
            </w:del>
            <w:ins w:id="9042" w:author="Claude (AI) - proposed" w:date="2026-10-14T07:56:44Z">
              <w:r>
                <w:rPr>
                  <w:rFonts w:ascii="Arial" w:cs="Arial" w:eastAsia="Arial" w:hAnsi="Arial"/>
                  <w:b w:val="false"/>
                  <w:bCs w:val="false"/>
                  <w:i w:val="false"/>
                  <w:iCs w:val="false"/>
                  <w:color w:val="000000"/>
                  <w:sz w:val="18"/>
                  <w:szCs w:val="18"/>
                </w:rPr>
                <w:t xml:space="preserve">, first named in Lesson 1</w:t>
              </w:r>
            </w:ins>
            <w:r>
              <w:rPr>
                <w:rFonts w:ascii="Arial" w:cs="Arial" w:eastAsia="Arial" w:hAnsi="Arial"/>
                <w:b w:val="false"/>
                <w:bCs w:val="false"/>
                <w:i w:val="false"/>
                <w:iCs w:val="false"/>
                <w:color w:val="000000"/>
                <w:sz w:val="18"/>
                <w:szCs w:val="18"/>
              </w:rPr>
              <w:t xml:space="preserve">, equips learners to evaluate them numerically using tables and calculators, and connects the resulting numbers directly to the mast problem: </w:t>
            </w:r>
            <w:del w:id="9043" w:author="Claude (AI) - proposed" w:date="2026-10-14T07:56:44Z">
              <w:r>
                <w:rPr>
                  <w:rFonts w:ascii="Arial" w:cs="Arial" w:eastAsia="Arial" w:hAnsi="Arial"/>
                  <w:b w:val="false"/>
                  <w:bCs w:val="false"/>
                  <w:i w:val="false"/>
                  <w:iCs w:val="false"/>
                  <w:color w:val="000000"/>
                  <w:sz w:val="18"/>
                  <w:szCs w:val="18"/>
                </w:rPr>
                <w:delText xml:space="preserve">sin</w:delText>
              </w:r>
            </w:del>
            <w:ins w:id="9044" w:author="Claude (AI) - proposed" w:date="2026-10-14T07:56:44Z">
              <w:r>
                <w:rPr>
                  <w:rFonts w:ascii="Arial" w:cs="Arial" w:eastAsia="Arial" w:hAnsi="Arial"/>
                  <w:b w:val="false"/>
                  <w:bCs w:val="false"/>
                  <w:i w:val="false"/>
                  <w:iCs w:val="false"/>
                  <w:color w:val="000000"/>
                  <w:sz w:val="18"/>
                  <w:szCs w:val="18"/>
                </w:rPr>
                <w:t xml:space="preserve">tan</w:t>
              </w:r>
            </w:ins>
            <w:r>
              <w:rPr>
                <w:rFonts w:ascii="Arial" w:cs="Arial" w:eastAsia="Arial" w:hAnsi="Arial"/>
                <w:b w:val="false"/>
                <w:bCs w:val="false"/>
                <w:i w:val="false"/>
                <w:iCs w:val="false"/>
                <w:color w:val="000000"/>
                <w:sz w:val="18"/>
                <w:szCs w:val="18"/>
              </w:rPr>
              <w:t xml:space="preserve"> 50° ≈ </w:t>
            </w:r>
            <w:del w:id="9045" w:author="Claude (AI) - proposed" w:date="2026-10-14T07:56:44Z">
              <w:r>
                <w:rPr>
                  <w:rFonts w:ascii="Arial" w:cs="Arial" w:eastAsia="Arial" w:hAnsi="Arial"/>
                  <w:b w:val="false"/>
                  <w:bCs w:val="false"/>
                  <w:i w:val="false"/>
                  <w:iCs w:val="false"/>
                  <w:color w:val="000000"/>
                  <w:sz w:val="18"/>
                  <w:szCs w:val="18"/>
                </w:rPr>
                <w:delText xml:space="preserve">0.766</w:delText>
              </w:r>
            </w:del>
            <w:ins w:id="9046" w:author="Claude (AI) - proposed" w:date="2026-10-14T07:56:44Z">
              <w:r>
                <w:rPr>
                  <w:rFonts w:ascii="Arial" w:cs="Arial" w:eastAsia="Arial" w:hAnsi="Arial"/>
                  <w:b w:val="false"/>
                  <w:bCs w:val="false"/>
                  <w:i w:val="false"/>
                  <w:iCs w:val="false"/>
                  <w:color w:val="000000"/>
                  <w:sz w:val="18"/>
                  <w:szCs w:val="18"/>
                </w:rPr>
                <w:t xml:space="preserve">1.192</w:t>
              </w:r>
            </w:ins>
            <w:r>
              <w:rPr>
                <w:rFonts w:ascii="Arial" w:cs="Arial" w:eastAsia="Arial" w:hAnsi="Arial"/>
                <w:b w:val="false"/>
                <w:bCs w:val="false"/>
                <w:i w:val="false"/>
                <w:iCs w:val="false"/>
                <w:color w:val="000000"/>
                <w:sz w:val="18"/>
                <w:szCs w:val="18"/>
              </w:rPr>
              <w:t xml:space="preserve"> is the ratio that </w:t>
            </w:r>
            <w:del w:id="9047" w:author="Claude (AI) - proposed" w:date="2026-10-14T07:56:44Z">
              <w:r>
                <w:rPr>
                  <w:rFonts w:ascii="Arial" w:cs="Arial" w:eastAsia="Arial" w:hAnsi="Arial"/>
                  <w:b w:val="false"/>
                  <w:bCs w:val="false"/>
                  <w:i w:val="false"/>
                  <w:iCs w:val="false"/>
                  <w:color w:val="000000"/>
                  <w:sz w:val="18"/>
                  <w:szCs w:val="18"/>
                </w:rPr>
                <w:delText xml:space="preserve">will eventually yield</w:delText>
              </w:r>
            </w:del>
            <w:ins w:id="9048" w:author="Claude (AI) - proposed" w:date="2026-10-14T07:56:44Z">
              <w:r>
                <w:rPr>
                  <w:rFonts w:ascii="Arial" w:cs="Arial" w:eastAsia="Arial" w:hAnsi="Arial"/>
                  <w:b w:val="false"/>
                  <w:bCs w:val="false"/>
                  <w:i w:val="false"/>
                  <w:iCs w:val="false"/>
                  <w:color w:val="000000"/>
                  <w:sz w:val="18"/>
                  <w:szCs w:val="18"/>
                </w:rPr>
                <w:t xml:space="preserve">yields</w:t>
              </w:r>
            </w:ins>
            <w:r>
              <w:rPr>
                <w:rFonts w:ascii="Arial" w:cs="Arial" w:eastAsia="Arial" w:hAnsi="Arial"/>
                <w:b w:val="false"/>
                <w:bCs w:val="false"/>
                <w:i w:val="false"/>
                <w:iCs w:val="false"/>
                <w:color w:val="000000"/>
                <w:sz w:val="18"/>
                <w:szCs w:val="18"/>
              </w:rPr>
              <w:t xml:space="preserve"> the mast's height</w:t>
            </w:r>
            <w:del w:id="9049" w:author="Claude (AI) - proposed" w:date="2026-10-14T07:56:44Z">
              <w:r>
                <w:rPr>
                  <w:rFonts w:ascii="Arial" w:cs="Arial" w:eastAsia="Arial" w:hAnsi="Arial"/>
                  <w:b w:val="false"/>
                  <w:bCs w:val="false"/>
                  <w:i w:val="false"/>
                  <w:iCs w:val="false"/>
                  <w:color w:val="000000"/>
                  <w:sz w:val="18"/>
                  <w:szCs w:val="18"/>
                </w:rPr>
                <w:delText xml:space="preserve">.</w:delText>
              </w:r>
            </w:del>
            <w:ins w:id="9050" w:author="Claude (AI) - proposed" w:date="2026-10-14T07:56:44Z">
              <w:r>
                <w:rPr>
                  <w:rFonts w:ascii="Arial" w:cs="Arial" w:eastAsia="Arial" w:hAnsi="Arial"/>
                  <w:b w:val="false"/>
                  <w:bCs w:val="false"/>
                  <w:i w:val="false"/>
                  <w:iCs w:val="false"/>
                  <w:color w:val="000000"/>
                  <w:sz w:val="18"/>
                  <w:szCs w:val="18"/>
                </w:rPr>
                <w:t xml:space="preserve"> (40 × 1.192 ≈ 47.7 m).</w:t>
              </w:r>
            </w:ins>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w:t>
            </w:r>
            <w:del w:id="9051" w:author="Claude (AI) - proposed" w:date="2026-10-14T07:56:44Z">
              <w:r>
                <w:rPr>
                  <w:rFonts w:ascii="Arial" w:cs="Arial" w:eastAsia="Arial" w:hAnsi="Arial"/>
                  <w:b w:val="false"/>
                  <w:bCs w:val="false"/>
                  <w:i w:val="false"/>
                  <w:iCs w:val="false"/>
                  <w:color w:val="000000"/>
                  <w:sz w:val="18"/>
                  <w:szCs w:val="18"/>
                </w:rPr>
                <w:delText xml:space="preserve">receive the formal names:</w:delText>
              </w:r>
            </w:del>
            <w:ins w:id="9052" w:author="Claude (AI) - proposed" w:date="2026-10-14T07:56:44Z">
              <w:r>
                <w:rPr>
                  <w:rFonts w:ascii="Arial" w:cs="Arial" w:eastAsia="Arial" w:hAnsi="Arial"/>
                  <w:b w:val="false"/>
                  <w:bCs w:val="false"/>
                  <w:i w:val="false"/>
                  <w:iCs w:val="false"/>
                  <w:color w:val="000000"/>
                  <w:sz w:val="18"/>
                  <w:szCs w:val="18"/>
                </w:rPr>
                <w:t xml:space="preserve">write the formal definitions of</w:t>
              </w:r>
            </w:ins>
            <w:r>
              <w:rPr>
                <w:rFonts w:ascii="Arial" w:cs="Arial" w:eastAsia="Arial" w:hAnsi="Arial"/>
                <w:b w:val="false"/>
                <w:bCs w:val="false"/>
                <w:i w:val="false"/>
                <w:iCs w:val="false"/>
                <w:color w:val="000000"/>
                <w:sz w:val="18"/>
                <w:szCs w:val="18"/>
              </w:rPr>
              <w:t xml:space="preserve"> sine, cosine, and tangent</w:t>
            </w:r>
            <w:ins w:id="9053" w:author="Claude (AI) - proposed" w:date="2026-10-14T07:56:44Z">
              <w:r>
                <w:rPr>
                  <w:rFonts w:ascii="Arial" w:cs="Arial" w:eastAsia="Arial" w:hAnsi="Arial"/>
                  <w:b w:val="false"/>
                  <w:bCs w:val="false"/>
                  <w:i w:val="false"/>
                  <w:iCs w:val="false"/>
                  <w:color w:val="000000"/>
                  <w:sz w:val="18"/>
                  <w:szCs w:val="18"/>
                </w:rPr>
                <w:t xml:space="preserve"> (SOH-CAH-TOA), having met the names in Lesson 1</w:t>
              </w:r>
            </w:ins>
            <w:r>
              <w:rPr>
                <w:rFonts w:ascii="Arial" w:cs="Arial" w:eastAsia="Arial" w:hAnsi="Arial"/>
                <w:b w:val="false"/>
                <w:bCs w:val="false"/>
                <w:i w:val="false"/>
                <w:iCs w:val="false"/>
                <w:color w:val="000000"/>
                <w:sz w:val="18"/>
                <w:szCs w:val="18"/>
              </w:rPr>
              <w:t xml:space="preserve">.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del w:id="9054" w:author="Claude (AI) - proposed" w:date="2026-10-14T07:56:44Z">
              <w:r>
                <w:rPr>
                  <w:rFonts w:ascii="Arial" w:cs="Arial" w:eastAsia="Arial" w:hAnsi="Arial"/>
                  <w:b w:val="false"/>
                  <w:bCs w:val="false"/>
                  <w:i w:val="false"/>
                  <w:iCs w:val="false"/>
                  <w:color w:val="000000"/>
                  <w:sz w:val="18"/>
                  <w:szCs w:val="18"/>
                </w:rPr>
                <w:delText xml:space="preserve">\n\nThe Observe Phase is the lesson's practical core. In pairs, learners draw two different right-angled triangles (angles of their choice between 20° and 70°), measure sides, compute the three ratios for both acute angles in each triangle,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ratios.\n\nIn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delText>
              </w:r>
            </w:del>
          </w:p>
          <w:p>
            <w:pPr>
              <w:keepNext w:val="false"/>
              <w:spacing w:after="40" w:before="0"/>
              <w:jc w:val="left"/>
              <w:rPr>
                <w:ins w:id="9056" w:author="Claude (AI) - proposed" w:date="2026-10-14T07:56:44Z"/>
              </w:rPr>
            </w:pPr>
            <w:ins w:id="9055" w:author="Claude (AI) - proposed" w:date="2026-10-14T07:56: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8" w:author="Claude (AI) - proposed" w:date="2026-10-14T07:56:44Z"/>
              </w:rPr>
            </w:pPr>
            <w:ins w:id="9057" w:author="Claude (AI) - proposed" w:date="2026-10-14T07:56:44Z">
              <w:r>
                <w:rPr>
                  <w:rFonts w:ascii="Arial" w:cs="Arial" w:eastAsia="Arial" w:hAnsi="Arial"/>
                  <w:b w:val="false"/>
                  <w:bCs w:val="false"/>
                  <w:i w:val="false"/>
                  <w:iCs w:val="false"/>
                  <w:color w:val="000000"/>
                  <w:sz w:val="18"/>
                  <w:szCs w:val="18"/>
                </w:rPr>
                <w:t xml:space="preserve">The Observe Phase is the lesson's practical core. In pairs, learners draw one right-angled triangle (one acute angle of about 35°), measure its sides,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w:t>
              </w:r>
            </w:ins>
          </w:p>
          <w:p>
            <w:pPr>
              <w:keepNext w:val="false"/>
              <w:spacing w:after="40" w:before="0"/>
              <w:jc w:val="left"/>
              <w:rPr>
                <w:ins w:id="9060" w:author="Claude (AI) - proposed" w:date="2026-10-14T07:56:44Z"/>
              </w:rPr>
            </w:pPr>
            <w:ins w:id="9059" w:author="Claude (AI) - proposed" w:date="2026-10-14T07:56:44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2" w:author="Claude (AI) - proposed" w:date="2026-10-14T07:56:44Z"/>
              </w:rPr>
            </w:pPr>
            <w:ins w:id="9061" w:author="Claude (AI) - proposed" w:date="2026-10-14T07:56:44Z">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lcobu81yocco19kidfn4">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ezkbchj-e5x3n1j0za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6q0zdrz_wxdgtugtxm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forac71_-ftdowuwef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w:t>
            </w:r>
            <w:del w:id="9063" w:author="Claude (AI) - proposed" w:date="2026-10-14T07:56:44Z">
              <w:r>
                <w:rPr>
                  <w:rFonts w:ascii="Arial" w:cs="Arial" w:eastAsia="Arial" w:hAnsi="Arial"/>
                  <w:b w:val="false"/>
                  <w:bCs w:val="false"/>
                  <w:i w:val="false"/>
                  <w:iCs w:val="false"/>
                  <w:color w:val="000000"/>
                  <w:sz w:val="18"/>
                  <w:szCs w:val="18"/>
                </w:rPr>
                <w:delText xml:space="preserve">give the ratios their official names</w:delText>
              </w:r>
            </w:del>
            <w:ins w:id="9064" w:author="Claude (AI) - proposed" w:date="2026-10-14T07:56:44Z">
              <w:r>
                <w:rPr>
                  <w:rFonts w:ascii="Arial" w:cs="Arial" w:eastAsia="Arial" w:hAnsi="Arial"/>
                  <w:b w:val="false"/>
                  <w:bCs w:val="false"/>
                  <w:i w:val="false"/>
                  <w:iCs w:val="false"/>
                  <w:color w:val="000000"/>
                  <w:sz w:val="18"/>
                  <w:szCs w:val="18"/>
                </w:rPr>
                <w:t xml:space="preserve">write the definitions formally and find real values</w:t>
              </w:r>
            </w:ins>
            <w:r>
              <w:rPr>
                <w:rFonts w:ascii="Arial" w:cs="Arial" w:eastAsia="Arial" w:hAnsi="Arial"/>
                <w:b w:val="false"/>
                <w:bCs w:val="false"/>
                <w:i w:val="false"/>
                <w:iCs w:val="false"/>
                <w:color w:val="000000"/>
                <w:sz w:val="18"/>
                <w:szCs w:val="18"/>
              </w:rPr>
              <w:t xml:space="preserve">.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ins w:id="9065" w:author="Claude (AI) - proposed" w:date="2026-10-14T07:56:44Z">
              <w:r>
                <w:rPr>
                  <w:rFonts w:ascii="Arial" w:cs="Arial" w:eastAsia="Arial" w:hAnsi="Arial"/>
                  <w:b w:val="false"/>
                  <w:bCs w:val="false"/>
                  <w:i w:val="false"/>
                  <w:iCs w:val="false"/>
                  <w:color w:val="000000"/>
                  <w:sz w:val="18"/>
                  <w:szCs w:val="18"/>
                </w:rPr>
                <w:t xml:space="preserve"> Time plan for this 40-minute lesson: Predict 5, Observe 12, Explain 12, Driving Question Board 5, Model Building 5 (about 39 minutes plus transitions).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sqinyar3gxbzmx7e8_7w">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4uxtsoywi84r_pg0s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2zmjwqpcgpb5omjefah9">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z1e8lqmtorfbipvcnz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draw </w:t>
            </w:r>
            <w:del w:id="9066" w:author="Claude (AI) - proposed" w:date="2026-10-14T07:56:44Z">
              <w:r>
                <w:rPr>
                  <w:rFonts w:ascii="Arial" w:cs="Arial" w:eastAsia="Arial" w:hAnsi="Arial"/>
                  <w:b w:val="false"/>
                  <w:bCs w:val="false"/>
                  <w:i w:val="false"/>
                  <w:iCs w:val="false"/>
                  <w:color w:val="000000"/>
                  <w:sz w:val="18"/>
                  <w:szCs w:val="18"/>
                </w:rPr>
                <w:delText xml:space="preserve">two</w:delText>
              </w:r>
            </w:del>
            <w:ins w:id="9067" w:author="Claude (AI) - proposed" w:date="2026-10-14T07:56:44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fresh right-angled </w:t>
            </w:r>
            <w:del w:id="9068" w:author="Claude (AI) - proposed" w:date="2026-10-14T07:56:44Z">
              <w:r>
                <w:rPr>
                  <w:rFonts w:ascii="Arial" w:cs="Arial" w:eastAsia="Arial" w:hAnsi="Arial"/>
                  <w:b w:val="false"/>
                  <w:bCs w:val="false"/>
                  <w:i w:val="false"/>
                  <w:iCs w:val="false"/>
                  <w:color w:val="000000"/>
                  <w:sz w:val="18"/>
                  <w:szCs w:val="18"/>
                </w:rPr>
                <w:delText xml:space="preserve">triangles</w:delText>
              </w:r>
            </w:del>
            <w:ins w:id="9069" w:author="Claude (AI) - proposed" w:date="2026-10-14T07:56:44Z">
              <w:r>
                <w:rPr>
                  <w:rFonts w:ascii="Arial" w:cs="Arial" w:eastAsia="Arial" w:hAnsi="Arial"/>
                  <w:b w:val="false"/>
                  <w:bCs w:val="false"/>
                  <w:i w:val="false"/>
                  <w:iCs w:val="false"/>
                  <w:color w:val="000000"/>
                  <w:sz w:val="18"/>
                  <w:szCs w:val="18"/>
                </w:rPr>
                <w:t xml:space="preserve">triangle</w:t>
              </w:r>
            </w:ins>
            <w:r>
              <w:rPr>
                <w:rFonts w:ascii="Arial" w:cs="Arial" w:eastAsia="Arial" w:hAnsi="Arial"/>
                <w:b w:val="false"/>
                <w:bCs w:val="false"/>
                <w:i w:val="false"/>
                <w:iCs w:val="false"/>
                <w:color w:val="000000"/>
                <w:sz w:val="18"/>
                <w:szCs w:val="18"/>
              </w:rPr>
              <w:t xml:space="preserve"> in their exercise books</w:t>
            </w:r>
            <w:del w:id="9070" w:author="Claude (AI) - proposed" w:date="2026-10-14T07:56:44Z">
              <w:r>
                <w:rPr>
                  <w:rFonts w:ascii="Arial" w:cs="Arial" w:eastAsia="Arial" w:hAnsi="Arial"/>
                  <w:b w:val="false"/>
                  <w:bCs w:val="false"/>
                  <w:i w:val="false"/>
                  <w:iCs w:val="false"/>
                  <w:color w:val="000000"/>
                  <w:sz w:val="18"/>
                  <w:szCs w:val="18"/>
                </w:rPr>
                <w:delText xml:space="preserve"> — one with an estimated</w:delText>
              </w:r>
            </w:del>
            <w:ins w:id="9071" w:author="Claude (AI) - proposed" w:date="2026-10-14T07:56:44Z">
              <w:r>
                <w:rPr>
                  <w:rFonts w:ascii="Arial" w:cs="Arial" w:eastAsia="Arial" w:hAnsi="Arial"/>
                  <w:b w:val="false"/>
                  <w:bCs w:val="false"/>
                  <w:i w:val="false"/>
                  <w:iCs w:val="false"/>
                  <w:color w:val="000000"/>
                  <w:sz w:val="18"/>
                  <w:szCs w:val="18"/>
                </w:rPr>
                <w:t xml:space="preserve">, with one</w:t>
              </w:r>
            </w:ins>
            <w:r>
              <w:rPr>
                <w:rFonts w:ascii="Arial" w:cs="Arial" w:eastAsia="Arial" w:hAnsi="Arial"/>
                <w:b w:val="false"/>
                <w:bCs w:val="false"/>
                <w:i w:val="false"/>
                <w:iCs w:val="false"/>
                <w:color w:val="000000"/>
                <w:sz w:val="18"/>
                <w:szCs w:val="18"/>
              </w:rPr>
              <w:t xml:space="preserve"> acute angle of about 35° </w:t>
            </w:r>
            <w:del w:id="9072" w:author="Claude (AI) - proposed" w:date="2026-10-14T07:56:44Z">
              <w:r>
                <w:rPr>
                  <w:rFonts w:ascii="Arial" w:cs="Arial" w:eastAsia="Arial" w:hAnsi="Arial"/>
                  <w:b w:val="false"/>
                  <w:bCs w:val="false"/>
                  <w:i w:val="false"/>
                  <w:iCs w:val="false"/>
                  <w:color w:val="000000"/>
                  <w:sz w:val="18"/>
                  <w:szCs w:val="18"/>
                </w:rPr>
                <w:delText xml:space="preserve">and one with about 60° —</w:delText>
              </w:r>
            </w:del>
            <w:ins w:id="9073" w:author="Claude (AI) - proposed" w:date="2026-10-14T07:56:44Z">
              <w:r>
                <w:rPr>
                  <w:rFonts w:ascii="Arial" w:cs="Arial" w:eastAsia="Arial" w:hAnsi="Arial"/>
                  <w:b w:val="false"/>
                  <w:bCs w:val="false"/>
                  <w:i w:val="false"/>
                  <w:iCs w:val="false"/>
                  <w:color w:val="000000"/>
                  <w:sz w:val="18"/>
                  <w:szCs w:val="18"/>
                </w:rPr>
                <w:t xml:space="preserve">(the other is then about 55°),</w:t>
              </w:r>
            </w:ins>
            <w:r>
              <w:rPr>
                <w:rFonts w:ascii="Arial" w:cs="Arial" w:eastAsia="Arial" w:hAnsi="Arial"/>
                <w:b w:val="false"/>
                <w:bCs w:val="false"/>
                <w:i w:val="false"/>
                <w:iCs w:val="false"/>
                <w:color w:val="000000"/>
                <w:sz w:val="18"/>
                <w:szCs w:val="18"/>
              </w:rPr>
              <w:t xml:space="preserve"> using ruler and protractor</w:t>
            </w:r>
            <w:ins w:id="9074" w:author="Claude (AI) - proposed" w:date="2026-10-14T07:56:44Z">
              <w:r>
                <w:rPr>
                  <w:rFonts w:ascii="Arial" w:cs="Arial" w:eastAsia="Arial" w:hAnsi="Arial"/>
                  <w:b w:val="false"/>
                  <w:bCs w:val="false"/>
                  <w:i w:val="false"/>
                  <w:iCs w:val="false"/>
                  <w:color w:val="000000"/>
                  <w:sz w:val="18"/>
                  <w:szCs w:val="18"/>
                </w:rPr>
                <w:t xml:space="preserve">; different pairs choose different sizes</w:t>
              </w:r>
            </w:ins>
            <w:r>
              <w:rPr>
                <w:rFonts w:ascii="Arial" w:cs="Arial" w:eastAsia="Arial" w:hAnsi="Arial"/>
                <w:b w:val="false"/>
                <w:bCs w:val="false"/>
                <w:i w:val="false"/>
                <w:iCs w:val="false"/>
                <w:color w:val="000000"/>
                <w:sz w:val="18"/>
                <w:szCs w:val="18"/>
              </w:rPr>
              <w:t xml:space="preserve">. They measure all three sides to the nearest millimetre. </w:t>
            </w:r>
            <w:del w:id="9075" w:author="Claude (AI) - proposed" w:date="2026-10-14T07:56:44Z">
              <w:r>
                <w:rPr>
                  <w:rFonts w:ascii="Arial" w:cs="Arial" w:eastAsia="Arial" w:hAnsi="Arial"/>
                  <w:b w:val="false"/>
                  <w:bCs w:val="false"/>
                  <w:i w:val="false"/>
                  <w:iCs w:val="false"/>
                  <w:color w:val="000000"/>
                  <w:sz w:val="18"/>
                  <w:szCs w:val="18"/>
                </w:rPr>
                <w:delText xml:space="preserve">For each triangle, they</w:delText>
              </w:r>
            </w:del>
            <w:ins w:id="9076" w:author="Claude (AI) - proposed" w:date="2026-10-14T07:56:44Z">
              <w:r>
                <w:rPr>
                  <w:rFonts w:ascii="Arial" w:cs="Arial" w:eastAsia="Arial" w:hAnsi="Arial"/>
                  <w:b w:val="false"/>
                  <w:bCs w:val="false"/>
                  <w:i w:val="false"/>
                  <w:iCs w:val="false"/>
                  <w:color w:val="000000"/>
                  <w:sz w:val="18"/>
                  <w:szCs w:val="18"/>
                </w:rPr>
                <w:t xml:space="preserve">They</w:t>
              </w:r>
            </w:ins>
            <w:r>
              <w:rPr>
                <w:rFonts w:ascii="Arial" w:cs="Arial" w:eastAsia="Arial" w:hAnsi="Arial"/>
                <w:b w:val="false"/>
                <w:bCs w:val="false"/>
                <w:i w:val="false"/>
                <w:iCs w:val="false"/>
                <w:color w:val="000000"/>
                <w:sz w:val="18"/>
                <w:szCs w:val="18"/>
              </w:rPr>
              <w:t xml:space="preserve"> choose each acute angle in turn as the reference angle, label O, A, H correctly, and compute all three ratios (O/H, A/H, O/A) to 3 decimal places</w:t>
            </w:r>
            <w:ins w:id="9077" w:author="Claude (AI) - proposed" w:date="2026-10-14T07:56:44Z">
              <w:r>
                <w:rPr>
                  <w:rFonts w:ascii="Arial" w:cs="Arial" w:eastAsia="Arial" w:hAnsi="Arial"/>
                  <w:b w:val="false"/>
                  <w:bCs w:val="false"/>
                  <w:i w:val="false"/>
                  <w:iCs w:val="false"/>
                  <w:color w:val="000000"/>
                  <w:sz w:val="18"/>
                  <w:szCs w:val="18"/>
                </w:rPr>
                <w:t xml:space="preserve"> for each</w:t>
              </w:r>
            </w:ins>
            <w:r>
              <w:rPr>
                <w:rFonts w:ascii="Arial" w:cs="Arial" w:eastAsia="Arial" w:hAnsi="Arial"/>
                <w:b w:val="false"/>
                <w:bCs w:val="false"/>
                <w:i w:val="false"/>
                <w:iCs w:val="false"/>
                <w:color w:val="000000"/>
                <w:sz w:val="18"/>
                <w:szCs w:val="18"/>
              </w:rPr>
              <w:t xml:space="preserve">. They record </w:t>
            </w:r>
            <w:del w:id="9078" w:author="Claude (AI) - proposed" w:date="2026-10-14T07:56:44Z">
              <w:r>
                <w:rPr>
                  <w:rFonts w:ascii="Arial" w:cs="Arial" w:eastAsia="Arial" w:hAnsi="Arial"/>
                  <w:b w:val="false"/>
                  <w:bCs w:val="false"/>
                  <w:i w:val="false"/>
                  <w:iCs w:val="false"/>
                  <w:color w:val="000000"/>
                  <w:sz w:val="18"/>
                  <w:szCs w:val="18"/>
                </w:rPr>
                <w:delText xml:space="preserve">all six sets of</w:delText>
              </w:r>
            </w:del>
            <w:ins w:id="9079" w:author="Claude (AI) - proposed" w:date="2026-10-14T07:56:44Z">
              <w:r>
                <w:rPr>
                  <w:rFonts w:ascii="Arial" w:cs="Arial" w:eastAsia="Arial" w:hAnsi="Arial"/>
                  <w:b w:val="false"/>
                  <w:bCs w:val="false"/>
                  <w:i w:val="false"/>
                  <w:iCs w:val="false"/>
                  <w:color w:val="000000"/>
                  <w:sz w:val="18"/>
                  <w:szCs w:val="18"/>
                </w:rPr>
                <w:t xml:space="preserve">the six</w:t>
              </w:r>
            </w:ins>
            <w:r>
              <w:rPr>
                <w:rFonts w:ascii="Arial" w:cs="Arial" w:eastAsia="Arial" w:hAnsi="Arial"/>
                <w:b w:val="false"/>
                <w:bCs w:val="false"/>
                <w:i w:val="false"/>
                <w:iCs w:val="false"/>
                <w:color w:val="000000"/>
                <w:sz w:val="18"/>
                <w:szCs w:val="18"/>
              </w:rPr>
              <w:t xml:space="preserve"> ratios in a personal table.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rulers and protractors. Say: 'Draw </w:t>
            </w:r>
            <w:del w:id="9080" w:author="Claude (AI) - proposed" w:date="2026-10-14T07:56:44Z">
              <w:r>
                <w:rPr>
                  <w:rFonts w:ascii="Arial" w:cs="Arial" w:eastAsia="Arial" w:hAnsi="Arial"/>
                  <w:b w:val="false"/>
                  <w:bCs w:val="false"/>
                  <w:i w:val="false"/>
                  <w:iCs w:val="false"/>
                  <w:color w:val="000000"/>
                  <w:sz w:val="18"/>
                  <w:szCs w:val="18"/>
                </w:rPr>
                <w:delText xml:space="preserve">two</w:delText>
              </w:r>
            </w:del>
            <w:ins w:id="9081" w:author="Claude (AI) - proposed" w:date="2026-10-14T07:56:44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right-angled </w:t>
            </w:r>
            <w:del w:id="9082" w:author="Claude (AI) - proposed" w:date="2026-10-14T07:56:44Z">
              <w:r>
                <w:rPr>
                  <w:rFonts w:ascii="Arial" w:cs="Arial" w:eastAsia="Arial" w:hAnsi="Arial"/>
                  <w:b w:val="false"/>
                  <w:bCs w:val="false"/>
                  <w:i w:val="false"/>
                  <w:iCs w:val="false"/>
                  <w:color w:val="000000"/>
                  <w:sz w:val="18"/>
                  <w:szCs w:val="18"/>
                </w:rPr>
                <w:delText xml:space="preserve">triangles — make them different sizes. Estimate one angle at</w:delText>
              </w:r>
            </w:del>
            <w:ins w:id="9083" w:author="Claude (AI) - proposed" w:date="2026-10-14T07:56:44Z">
              <w:r>
                <w:rPr>
                  <w:rFonts w:ascii="Arial" w:cs="Arial" w:eastAsia="Arial" w:hAnsi="Arial"/>
                  <w:b w:val="false"/>
                  <w:bCs w:val="false"/>
                  <w:i w:val="false"/>
                  <w:iCs w:val="false"/>
                  <w:color w:val="000000"/>
                  <w:sz w:val="18"/>
                  <w:szCs w:val="18"/>
                </w:rPr>
                <w:t xml:space="preserve">triangle with one angle of</w:t>
              </w:r>
            </w:ins>
            <w:r>
              <w:rPr>
                <w:rFonts w:ascii="Arial" w:cs="Arial" w:eastAsia="Arial" w:hAnsi="Arial"/>
                <w:b w:val="false"/>
                <w:bCs w:val="false"/>
                <w:i w:val="false"/>
                <w:iCs w:val="false"/>
                <w:color w:val="000000"/>
                <w:sz w:val="18"/>
                <w:szCs w:val="18"/>
              </w:rPr>
              <w:t xml:space="preserve"> about 35°</w:t>
            </w:r>
            <w:del w:id="9084" w:author="Claude (AI) - proposed" w:date="2026-10-14T07:56:44Z">
              <w:r>
                <w:rPr>
                  <w:rFonts w:ascii="Arial" w:cs="Arial" w:eastAsia="Arial" w:hAnsi="Arial"/>
                  <w:b w:val="false"/>
                  <w:bCs w:val="false"/>
                  <w:i w:val="false"/>
                  <w:iCs w:val="false"/>
                  <w:color w:val="000000"/>
                  <w:sz w:val="18"/>
                  <w:szCs w:val="18"/>
                </w:rPr>
                <w:delText xml:space="preserve"> and in the other about 60°</w:delText>
              </w:r>
            </w:del>
            <w:ins w:id="9085" w:author="Claude (AI) - proposed" w:date="2026-10-14T07:56:44Z">
              <w:r>
                <w:rPr>
                  <w:rFonts w:ascii="Arial" w:cs="Arial" w:eastAsia="Arial" w:hAnsi="Arial"/>
                  <w:b w:val="false"/>
                  <w:bCs w:val="false"/>
                  <w:i w:val="false"/>
                  <w:iCs w:val="false"/>
                  <w:color w:val="000000"/>
                  <w:sz w:val="18"/>
                  <w:szCs w:val="18"/>
                </w:rPr>
                <w:t xml:space="preserve">; pairs sitting next to each other should make different sizes</w:t>
              </w:r>
            </w:ins>
            <w:r>
              <w:rPr>
                <w:rFonts w:ascii="Arial" w:cs="Arial" w:eastAsia="Arial" w:hAnsi="Arial"/>
                <w:b w:val="false"/>
                <w:bCs w:val="false"/>
                <w:i w:val="false"/>
                <w:iCs w:val="false"/>
                <w:color w:val="000000"/>
                <w:sz w:val="18"/>
                <w:szCs w:val="18"/>
              </w:rPr>
              <w:t xml:space="preserve">. Measure all three sides. Then, for EACH </w:t>
            </w:r>
            <w:del w:id="9086" w:author="Claude (AI) - proposed" w:date="2026-10-14T07:56:44Z">
              <w:r>
                <w:rPr>
                  <w:rFonts w:ascii="Arial" w:cs="Arial" w:eastAsia="Arial" w:hAnsi="Arial"/>
                  <w:b w:val="false"/>
                  <w:bCs w:val="false"/>
                  <w:i w:val="false"/>
                  <w:iCs w:val="false"/>
                  <w:color w:val="000000"/>
                  <w:sz w:val="18"/>
                  <w:szCs w:val="18"/>
                </w:rPr>
                <w:delText xml:space="preserve">acute angle in EACH triangle</w:delText>
              </w:r>
            </w:del>
            <w:ins w:id="9087" w:author="Claude (AI) - proposed" w:date="2026-10-14T07:56:44Z">
              <w:r>
                <w:rPr>
                  <w:rFonts w:ascii="Arial" w:cs="Arial" w:eastAsia="Arial" w:hAnsi="Arial"/>
                  <w:b w:val="false"/>
                  <w:bCs w:val="false"/>
                  <w:i w:val="false"/>
                  <w:iCs w:val="false"/>
                  <w:color w:val="000000"/>
                  <w:sz w:val="18"/>
                  <w:szCs w:val="18"/>
                </w:rPr>
                <w:t xml:space="preserve">of the two acute angles</w:t>
              </w:r>
            </w:ins>
            <w:r>
              <w:rPr>
                <w:rFonts w:ascii="Arial" w:cs="Arial" w:eastAsia="Arial" w:hAnsi="Arial"/>
                <w:b w:val="false"/>
                <w:bCs w:val="false"/>
                <w:i w:val="false"/>
                <w:iCs w:val="false"/>
                <w:color w:val="000000"/>
                <w:sz w:val="18"/>
                <w:szCs w:val="18"/>
              </w:rPr>
              <w:t xml:space="preserve">, label which side is opposite, which is adjacent, which is hypotenuse — remember, these labels CHANGE when you switch which angle you look from. Compute O÷H, A÷H, O÷A. Record everything.' [Circulate for </w:t>
            </w:r>
            <w:del w:id="9088" w:author="Claude (AI) - proposed" w:date="2026-10-14T07:56:44Z">
              <w:r>
                <w:rPr>
                  <w:rFonts w:ascii="Arial" w:cs="Arial" w:eastAsia="Arial" w:hAnsi="Arial"/>
                  <w:b w:val="false"/>
                  <w:bCs w:val="false"/>
                  <w:i w:val="false"/>
                  <w:iCs w:val="false"/>
                  <w:color w:val="000000"/>
                  <w:sz w:val="18"/>
                  <w:szCs w:val="18"/>
                </w:rPr>
                <w:delText xml:space="preserve">8</w:delText>
              </w:r>
            </w:del>
            <w:ins w:id="9089" w:author="Claude (AI) - proposed" w:date="2026-10-14T07:56:4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At each pair, ask: 'You have switched to the other acute angle — have your labels changed? Show me.'] After </w:t>
            </w:r>
            <w:del w:id="9090" w:author="Claude (AI) - proposed" w:date="2026-10-14T07:56:44Z">
              <w:r>
                <w:rPr>
                  <w:rFonts w:ascii="Arial" w:cs="Arial" w:eastAsia="Arial" w:hAnsi="Arial"/>
                  <w:b w:val="false"/>
                  <w:bCs w:val="false"/>
                  <w:i w:val="false"/>
                  <w:iCs w:val="false"/>
                  <w:color w:val="000000"/>
                  <w:sz w:val="18"/>
                  <w:szCs w:val="18"/>
                </w:rPr>
                <w:delText xml:space="preserve">8</w:delText>
              </w:r>
            </w:del>
            <w:ins w:id="9091" w:author="Claude (AI) - proposed" w:date="2026-10-14T07:56:4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draw the class table on the board. Point to pairs one by one: 'Otieno and Kamau — give me your sin of 35°.' Fill in the table. Once 6–8 rows are filled say: 'Now open your mathematical tables to the sine pages. Find sin 35°. What do you see?' [WAIT TIME: 10 seconds.] Cold-call 2 students to read the table value aloud. Say: 'How close is the table value to your computed ratio? The small difference is measurement error — the table </w:t>
            </w:r>
            <w:del w:id="9092" w:author="Claude (AI) - proposed" w:date="2026-10-14T07:56:44Z">
              <w:r>
                <w:rPr>
                  <w:rFonts w:ascii="Arial" w:cs="Arial" w:eastAsia="Arial" w:hAnsi="Arial"/>
                  <w:b w:val="false"/>
                  <w:bCs w:val="false"/>
                  <w:i w:val="false"/>
                  <w:iCs w:val="false"/>
                  <w:color w:val="000000"/>
                  <w:sz w:val="18"/>
                  <w:szCs w:val="18"/>
                </w:rPr>
                <w:delText xml:space="preserve">is exact</w:delText>
              </w:r>
            </w:del>
            <w:ins w:id="9093" w:author="Claude (AI) - proposed" w:date="2026-10-14T07:56:44Z">
              <w:r>
                <w:rPr>
                  <w:rFonts w:ascii="Arial" w:cs="Arial" w:eastAsia="Arial" w:hAnsi="Arial"/>
                  <w:b w:val="false"/>
                  <w:bCs w:val="false"/>
                  <w:i w:val="false"/>
                  <w:iCs w:val="false"/>
                  <w:color w:val="000000"/>
                  <w:sz w:val="18"/>
                  <w:szCs w:val="18"/>
                </w:rPr>
                <w:t xml:space="preserve">values are correct to four decimal places</w:t>
              </w:r>
            </w:ins>
            <w:r>
              <w:rPr>
                <w:rFonts w:ascii="Arial" w:cs="Arial" w:eastAsia="Arial" w:hAnsi="Arial"/>
                <w:b w:val="false"/>
                <w:bCs w:val="false"/>
                <w:i w:val="false"/>
                <w:iCs w:val="false"/>
                <w:color w:val="000000"/>
                <w:sz w:val="18"/>
                <w:szCs w:val="18"/>
              </w:rPr>
              <w:t xml:space="preserve">.' Repeat for cosine and tangent pages. Then say: 'Notice that </w:t>
            </w:r>
            <w:del w:id="9094" w:author="Claude (AI) - proposed" w:date="2026-10-14T07:56:44Z">
              <w:r>
                <w:rPr>
                  <w:rFonts w:ascii="Arial" w:cs="Arial" w:eastAsia="Arial" w:hAnsi="Arial"/>
                  <w:b w:val="false"/>
                  <w:bCs w:val="false"/>
                  <w:i w:val="false"/>
                  <w:iCs w:val="false"/>
                  <w:color w:val="000000"/>
                  <w:sz w:val="18"/>
                  <w:szCs w:val="18"/>
                </w:rPr>
                <w:delText xml:space="preserve">for the same angle, as</w:delText>
              </w:r>
            </w:del>
            <w:ins w:id="9095" w:author="Claude (AI) - proposed" w:date="2026-10-14T07:56:44Z">
              <w:r>
                <w:rPr>
                  <w:rFonts w:ascii="Arial" w:cs="Arial" w:eastAsia="Arial" w:hAnsi="Arial"/>
                  <w:b w:val="false"/>
                  <w:bCs w:val="false"/>
                  <w:i w:val="false"/>
                  <w:iCs w:val="false"/>
                  <w:color w:val="000000"/>
                  <w:sz w:val="18"/>
                  <w:szCs w:val="18"/>
                </w:rPr>
                <w:t xml:space="preserve">as the angle gets bigger,</w:t>
              </w:r>
            </w:ins>
            <w:r>
              <w:rPr>
                <w:rFonts w:ascii="Arial" w:cs="Arial" w:eastAsia="Arial" w:hAnsi="Arial"/>
                <w:b w:val="false"/>
                <w:bCs w:val="false"/>
                <w:i w:val="false"/>
                <w:iCs w:val="false"/>
                <w:color w:val="000000"/>
                <w:sz w:val="18"/>
                <w:szCs w:val="18"/>
              </w:rPr>
              <w:t xml:space="preserve"> sin goes up</w:t>
            </w:r>
            <w:del w:id="9096" w:author="Claude (AI) - proposed" w:date="2026-10-14T07:56:44Z">
              <w:r>
                <w:rPr>
                  <w:rFonts w:ascii="Arial" w:cs="Arial" w:eastAsia="Arial" w:hAnsi="Arial"/>
                  <w:b w:val="false"/>
                  <w:bCs w:val="false"/>
                  <w:i w:val="false"/>
                  <w:iCs w:val="false"/>
                  <w:color w:val="000000"/>
                  <w:sz w:val="18"/>
                  <w:szCs w:val="18"/>
                </w:rPr>
                <w:delText xml:space="preserve">,</w:delText>
              </w:r>
            </w:del>
            <w:ins w:id="9097" w:author="Claude (AI) - proposed" w:date="2026-10-14T07:56:4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cos goes down</w:t>
            </w:r>
            <w:del w:id="9098" w:author="Claude (AI) - proposed" w:date="2026-10-14T07:56:44Z">
              <w:r>
                <w:rPr>
                  <w:rFonts w:ascii="Arial" w:cs="Arial" w:eastAsia="Arial" w:hAnsi="Arial"/>
                  <w:b w:val="false"/>
                  <w:bCs w:val="false"/>
                  <w:i w:val="false"/>
                  <w:iCs w:val="false"/>
                  <w:color w:val="000000"/>
                  <w:sz w:val="18"/>
                  <w:szCs w:val="18"/>
                </w:rPr>
                <w:delText xml:space="preserve"> — we</w:delText>
              </w:r>
            </w:del>
            <w:ins w:id="9099" w:author="Claude (AI) - proposed" w:date="2026-10-14T07:56:44Z">
              <w:r>
                <w:rPr>
                  <w:rFonts w:ascii="Arial" w:cs="Arial" w:eastAsia="Arial" w:hAnsi="Arial"/>
                  <w:b w:val="false"/>
                  <w:bCs w:val="false"/>
                  <w:i w:val="false"/>
                  <w:iCs w:val="false"/>
                  <w:color w:val="000000"/>
                  <w:sz w:val="18"/>
                  <w:szCs w:val="18"/>
                </w:rPr>
                <w:t xml:space="preserve">. Also compare the two acute angles of your own triangle: sin of one matches cos of the other. We</w:t>
              </w:r>
            </w:ins>
            <w:r>
              <w:rPr>
                <w:rFonts w:ascii="Arial" w:cs="Arial" w:eastAsia="Arial" w:hAnsi="Arial"/>
                <w:b w:val="false"/>
                <w:bCs w:val="false"/>
                <w:i w:val="false"/>
                <w:iCs w:val="false"/>
                <w:color w:val="000000"/>
                <w:sz w:val="18"/>
                <w:szCs w:val="18"/>
              </w:rPr>
              <w:t xml:space="preserve"> will explore why in Lesson 3. For now, simply observe it</w:t>
            </w:r>
            <w:del w:id="9100" w:author="Claude (AI) - proposed" w:date="2026-10-14T07:56:44Z">
              <w:r>
                <w:rPr>
                  <w:rFonts w:ascii="Arial" w:cs="Arial" w:eastAsia="Arial" w:hAnsi="Arial"/>
                  <w:b w:val="false"/>
                  <w:bCs w:val="false"/>
                  <w:i w:val="false"/>
                  <w:iCs w:val="false"/>
                  <w:color w:val="000000"/>
                  <w:sz w:val="18"/>
                  <w:szCs w:val="18"/>
                </w:rPr>
                <w:delText xml:space="preserve"> in the table</w:delText>
              </w:r>
            </w:del>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 </w:t>
            </w:r>
            <w:del w:id="9101" w:author="Claude (AI) - proposed" w:date="2026-10-14T07:56:44Z">
              <w:r>
                <w:rPr>
                  <w:rFonts w:ascii="Arial" w:cs="Arial" w:eastAsia="Arial" w:hAnsi="Arial"/>
                  <w:b w:val="false"/>
                  <w:bCs w:val="false"/>
                  <w:i w:val="false"/>
                  <w:iCs w:val="false"/>
                  <w:color w:val="000000"/>
                  <w:sz w:val="18"/>
                  <w:szCs w:val="18"/>
                </w:rPr>
                <w:delText xml:space="preserve">if the </w:delText>
              </w:r>
            </w:del>
            <w:r>
              <w:rPr>
                <w:rFonts w:ascii="Arial" w:cs="Arial" w:eastAsia="Arial" w:hAnsi="Arial"/>
                <w:b w:val="false"/>
                <w:bCs w:val="false"/>
                <w:i w:val="false"/>
                <w:iCs w:val="false"/>
                <w:color w:val="000000"/>
                <w:sz w:val="18"/>
                <w:szCs w:val="18"/>
              </w:rPr>
              <w:t xml:space="preserve">sin and cos </w:t>
            </w:r>
            <w:del w:id="9102" w:author="Claude (AI) - proposed" w:date="2026-10-14T07:56:44Z">
              <w:r>
                <w:rPr>
                  <w:rFonts w:ascii="Arial" w:cs="Arial" w:eastAsia="Arial" w:hAnsi="Arial"/>
                  <w:b w:val="false"/>
                  <w:bCs w:val="false"/>
                  <w:i w:val="false"/>
                  <w:iCs w:val="false"/>
                  <w:color w:val="000000"/>
                  <w:sz w:val="18"/>
                  <w:szCs w:val="18"/>
                </w:rPr>
                <w:delText xml:space="preserve">columns for the same angle do not roughly sum near 1 (not exactly — that is Lesson 3),</w:delText>
              </w:r>
            </w:del>
            <w:ins w:id="9103" w:author="Claude (AI) - proposed" w:date="2026-10-14T07:56:44Z">
              <w:r>
                <w:rPr>
                  <w:rFonts w:ascii="Arial" w:cs="Arial" w:eastAsia="Arial" w:hAnsi="Arial"/>
                  <w:b w:val="false"/>
                  <w:bCs w:val="false"/>
                  <w:i w:val="false"/>
                  <w:iCs w:val="false"/>
                  <w:color w:val="000000"/>
                  <w:sz w:val="18"/>
                  <w:szCs w:val="18"/>
                </w:rPr>
                <w:t xml:space="preserve">of an acute angle must both lie between 0 and 1 (tan can be any positive number). If a pair reports a sin or cos greater than 1, the hypotenuse was not the longest side, so</w:t>
              </w:r>
            </w:ins>
            <w:r>
              <w:rPr>
                <w:rFonts w:ascii="Arial" w:cs="Arial" w:eastAsia="Arial" w:hAnsi="Arial"/>
                <w:b w:val="false"/>
                <w:bCs w:val="false"/>
                <w:i w:val="false"/>
                <w:iCs w:val="false"/>
                <w:color w:val="000000"/>
                <w:sz w:val="18"/>
                <w:szCs w:val="18"/>
              </w:rPr>
              <w:t xml:space="preserve"> a labelling or </w:t>
            </w:r>
            <w:del w:id="9104" w:author="Claude (AI) - proposed" w:date="2026-10-14T07:56:44Z">
              <w:r>
                <w:rPr>
                  <w:rFonts w:ascii="Arial" w:cs="Arial" w:eastAsia="Arial" w:hAnsi="Arial"/>
                  <w:b w:val="false"/>
                  <w:bCs w:val="false"/>
                  <w:i w:val="false"/>
                  <w:iCs w:val="false"/>
                  <w:color w:val="000000"/>
                  <w:sz w:val="18"/>
                  <w:szCs w:val="18"/>
                </w:rPr>
                <w:delText xml:space="preserve">calculation error likely exists</w:delText>
              </w:r>
            </w:del>
            <w:ins w:id="9105" w:author="Claude (AI) - proposed" w:date="2026-10-14T07:56:44Z">
              <w:r>
                <w:rPr>
                  <w:rFonts w:ascii="Arial" w:cs="Arial" w:eastAsia="Arial" w:hAnsi="Arial"/>
                  <w:b w:val="false"/>
                  <w:bCs w:val="false"/>
                  <w:i w:val="false"/>
                  <w:iCs w:val="false"/>
                  <w:color w:val="000000"/>
                  <w:sz w:val="18"/>
                  <w:szCs w:val="18"/>
                </w:rPr>
                <w:t xml:space="preserve">measuring error exists. Also, sin of 35° (about 0.57) should be close to cos of 55° (a first hint of Lesson 3)</w:t>
              </w:r>
            </w:ins>
            <w:r>
              <w:rPr>
                <w:rFonts w:ascii="Arial" w:cs="Arial" w:eastAsia="Arial" w:hAnsi="Arial"/>
                <w:b w:val="false"/>
                <w:bCs w:val="false"/>
                <w:i w:val="false"/>
                <w:iCs w:val="false"/>
                <w:color w:val="000000"/>
                <w:sz w:val="18"/>
                <w:szCs w:val="18"/>
              </w:rPr>
              <w:t xml:space="preserve">. Identify and address </w:t>
            </w:r>
            <w:ins w:id="9106" w:author="Claude (AI) - proposed" w:date="2026-10-14T07:56:44Z">
              <w:r>
                <w:rPr>
                  <w:rFonts w:ascii="Arial" w:cs="Arial" w:eastAsia="Arial" w:hAnsi="Arial"/>
                  <w:b w:val="false"/>
                  <w:bCs w:val="false"/>
                  <w:i w:val="false"/>
                  <w:iCs w:val="false"/>
                  <w:color w:val="000000"/>
                  <w:sz w:val="18"/>
                  <w:szCs w:val="18"/>
                </w:rPr>
                <w:t xml:space="preserve">errors </w:t>
              </w:r>
            </w:ins>
            <w:r>
              <w:rPr>
                <w:rFonts w:ascii="Arial" w:cs="Arial" w:eastAsia="Arial" w:hAnsi="Arial"/>
                <w:b w:val="false"/>
                <w:bCs w:val="false"/>
                <w:i w:val="false"/>
                <w:iCs w:val="false"/>
                <w:color w:val="000000"/>
                <w:sz w:val="18"/>
                <w:szCs w:val="18"/>
              </w:rPr>
              <w:t xml:space="preserve">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eyoryi5fi4iuvjerssde">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brn3pn81wh6axjs9fe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kzo174smlqevlaajispb">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1xirky8rotb4hjnv73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ins w:id="9107" w:author="Claude (AI) - proposed" w:date="2026-10-14T07:56:44Z">
              <w:r>
                <w:rPr>
                  <w:rFonts w:ascii="Arial" w:cs="Arial" w:eastAsia="Arial" w:hAnsi="Arial"/>
                  <w:b w:val="false"/>
                  <w:bCs w:val="false"/>
                  <w:i w:val="false"/>
                  <w:iCs w:val="false"/>
                  <w:color w:val="000000"/>
                  <w:sz w:val="18"/>
                  <w:szCs w:val="18"/>
                </w:rPr>
                <w:t xml:space="preserve"> Expected answers: (a) height = 25 × tan 38° ≈ 25 × 0.7813 ≈ 19.5 m; (b) sin θ = 0.643 gives θ ≈ 40° (sin 40° = 0.6428).</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sp1f-tez7xahngkazdn1">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kzcyuyva5_-diiu9za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1b6yxyzzc6_itlmchf61">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9ccw3i-miaoa3r3ei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w:t>
            </w:r>
            <w:del w:id="9108" w:author="Claude (AI) - proposed" w:date="2026-10-14T07:56:44Z">
              <w:r>
                <w:rPr>
                  <w:rFonts w:ascii="Arial" w:cs="Arial" w:eastAsia="Arial" w:hAnsi="Arial"/>
                  <w:b w:val="false"/>
                  <w:bCs w:val="false"/>
                  <w:i w:val="false"/>
                  <w:iCs w:val="false"/>
                  <w:color w:val="000000"/>
                  <w:sz w:val="18"/>
                  <w:szCs w:val="18"/>
                </w:rPr>
                <w:delText xml:space="preserve">sin + cos stay close to 1</w:delText>
              </w:r>
            </w:del>
            <w:ins w:id="9109" w:author="Claude (AI) - proposed" w:date="2026-10-14T07:56:44Z">
              <w:r>
                <w:rPr>
                  <w:rFonts w:ascii="Arial" w:cs="Arial" w:eastAsia="Arial" w:hAnsi="Arial"/>
                  <w:b w:val="false"/>
                  <w:bCs w:val="false"/>
                  <w:i w:val="false"/>
                  <w:iCs w:val="false"/>
                  <w:color w:val="000000"/>
                  <w:sz w:val="18"/>
                  <w:szCs w:val="18"/>
                </w:rPr>
                <w:t xml:space="preserve">the sine of one acute angle match the cosine of the other acute angle in the same triangle</w:t>
              </w:r>
            </w:ins>
            <w:r>
              <w:rPr>
                <w:rFonts w:ascii="Arial" w:cs="Arial" w:eastAsia="Arial" w:hAnsi="Arial"/>
                <w:b w:val="false"/>
                <w:bCs w:val="false"/>
                <w:i w:val="false"/>
                <w:iCs w:val="false"/>
                <w:color w:val="000000"/>
                <w:sz w:val="18"/>
                <w:szCs w:val="18"/>
              </w:rPr>
              <w:t xml:space="preserve">?',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w:t>
            </w:r>
            <w:del w:id="9110" w:author="Claude (AI) - proposed" w:date="2026-10-14T07:56:44Z">
              <w:r>
                <w:rPr>
                  <w:rFonts w:ascii="Arial" w:cs="Arial" w:eastAsia="Arial" w:hAnsi="Arial"/>
                  <w:b w:val="false"/>
                  <w:bCs w:val="false"/>
                  <w:i w:val="false"/>
                  <w:iCs w:val="false"/>
                  <w:color w:val="000000"/>
                  <w:sz w:val="18"/>
                  <w:szCs w:val="18"/>
                </w:rPr>
                <w:delText xml:space="preserve">That is called finding an inverse trig ratio — we will get to that</w:delText>
              </w:r>
            </w:del>
            <w:ins w:id="9111" w:author="Claude (AI) - proposed" w:date="2026-10-14T07:56:44Z">
              <w:r>
                <w:rPr>
                  <w:rFonts w:ascii="Arial" w:cs="Arial" w:eastAsia="Arial" w:hAnsi="Arial"/>
                  <w:b w:val="false"/>
                  <w:bCs w:val="false"/>
                  <w:i w:val="false"/>
                  <w:iCs w:val="false"/>
                  <w:color w:val="000000"/>
                  <w:sz w:val="18"/>
                  <w:szCs w:val="18"/>
                </w:rPr>
                <w:t xml:space="preserve">You did exactly this with sin θ = 0.643 earlier today. It is called using the inverse ratio, and we will use it again in Lesson 6</w:t>
              </w:r>
            </w:ins>
            <w:r>
              <w:rPr>
                <w:rFonts w:ascii="Arial" w:cs="Arial" w:eastAsia="Arial" w:hAnsi="Arial"/>
                <w:b w:val="false"/>
                <w:bCs w:val="false"/>
                <w:i w:val="false"/>
                <w:iCs w:val="false"/>
                <w:color w:val="000000"/>
                <w:sz w:val="18"/>
                <w:szCs w:val="18"/>
              </w:rPr>
              <w:t xml:space="preserve">.'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fveux6ljqpe6n6pzcubm">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9kabnoke5axkhor3c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1gw2ieow76havntgkan">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zlmhwtf-lrhxu_hi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13" w:author="Claude (AI) - proposed" w:date="2026-10-14T07:56:44Z"/>
              </w:rPr>
            </w:pPr>
            <w:ins w:id="9112" w:author="Claude (AI) - proposed" w:date="2026-10-14T07:56:44Z">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ins>
          </w:p>
          <w:p>
            <w:pPr>
              <w:keepNext w:val="false"/>
              <w:spacing w:after="40" w:before="0"/>
              <w:jc w:val="left"/>
              <w:rPr>
                <w:ins w:id="9115" w:author="Claude (AI) - proposed" w:date="2026-10-14T07:56:44Z"/>
              </w:rPr>
            </w:pPr>
            <w:ins w:id="9114" w:author="Claude (AI) - proposed" w:date="2026-10-14T07:56:44Z">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ins>
          </w:p>
          <w:p>
            <w:pPr>
              <w:keepNext w:val="false"/>
              <w:spacing w:after="40" w:before="0"/>
              <w:jc w:val="left"/>
              <w:rPr>
                <w:ins w:id="9117" w:author="Claude (AI) - proposed" w:date="2026-10-14T07:56:44Z"/>
              </w:rPr>
            </w:pPr>
            <w:ins w:id="9116" w:author="Claude (AI) - proposed" w:date="2026-10-14T07:56:44Z">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ins>
          </w:p>
          <w:p>
            <w:pPr>
              <w:keepNext w:val="false"/>
              <w:spacing w:after="40" w:before="0"/>
              <w:jc w:val="left"/>
              <w:rPr>
                <w:ins w:id="9119" w:author="Claude (AI) - proposed" w:date="2026-10-14T07:56:44Z"/>
              </w:rPr>
            </w:pPr>
            <w:ins w:id="9118" w:author="Claude (AI) - proposed" w:date="2026-10-14T07:56:44Z">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ins>
          </w:p>
          <w:p>
            <w:pPr>
              <w:keepNext w:val="false"/>
              <w:spacing w:after="40" w:before="0"/>
              <w:jc w:val="left"/>
              <w:rPr>
                <w:ins w:id="9121" w:author="Claude (AI) - proposed" w:date="2026-10-14T07:56:44Z"/>
              </w:rPr>
            </w:pPr>
            <w:ins w:id="9120" w:author="Claude (AI) - proposed" w:date="2026-10-14T07:56:44Z">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ins>
          </w:p>
          <w:p>
            <w:pPr>
              <w:keepNext w:val="false"/>
              <w:spacing w:after="40" w:before="0"/>
              <w:jc w:val="left"/>
              <w:rPr>
                <w:del w:id="9123" w:author="Claude (AI) - proposed" w:date="2026-10-14T07:56:44Z"/>
              </w:rPr>
            </w:pPr>
            <w:del w:id="9122" w:author="Claude (AI) - proposed" w:date="2026-10-14T07:56:44Z">
              <w:r>
                <w:rPr>
                  <w:rFonts w:ascii="Arial" w:cs="Arial" w:eastAsia="Arial" w:hAnsi="Arial"/>
                  <w:b w:val="false"/>
                  <w:bCs w:val="false"/>
                  <w:i w:val="false"/>
                  <w:iCs w:val="false"/>
                  <w:color w:val="000000"/>
                  <w:sz w:val="18"/>
                  <w:szCs w:val="18"/>
                </w:rPr>
                <w:delTex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tpvpk5t2q4nonczgeo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9vs3a91bcrdxyiinhkm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foon9flcfip-xagkeayl">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izk2-n0x29wmkij_a-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bdcok2431xonhfvuxe7e">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lv6ma31ujyfi43fyts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t>
            </w:r>
            <w:del w:id="9124" w:author="Claude (AI) - proposed" w:date="2026-10-14T07:56:44Z">
              <w:r>
                <w:rPr>
                  <w:rFonts w:ascii="Arial" w:cs="Arial" w:eastAsia="Arial" w:hAnsi="Arial"/>
                  <w:b w:val="false"/>
                  <w:bCs w:val="false"/>
                  <w:i w:val="false"/>
                  <w:iCs w:val="false"/>
                  <w:color w:val="000000"/>
                  <w:sz w:val="18"/>
                  <w:szCs w:val="18"/>
                </w:rPr>
                <w:delText xml:space="preserve">what if we could stand</w:delText>
              </w:r>
            </w:del>
            <w:ins w:id="9125" w:author="Claude (AI) - proposed" w:date="2026-10-14T07:56:44Z">
              <w:r>
                <w:rPr>
                  <w:rFonts w:ascii="Arial" w:cs="Arial" w:eastAsia="Arial" w:hAnsi="Arial"/>
                  <w:b w:val="false"/>
                  <w:bCs w:val="false"/>
                  <w:i w:val="false"/>
                  <w:iCs w:val="false"/>
                  <w:color w:val="000000"/>
                  <w:sz w:val="18"/>
                  <w:szCs w:val="18"/>
                </w:rPr>
                <w:t xml:space="preserve">look at the other acute angle of the same triangle: the 40° angle</w:t>
              </w:r>
            </w:ins>
            <w:r>
              <w:rPr>
                <w:rFonts w:ascii="Arial" w:cs="Arial" w:eastAsia="Arial" w:hAnsi="Arial"/>
                <w:b w:val="false"/>
                <w:bCs w:val="false"/>
                <w:i w:val="false"/>
                <w:iCs w:val="false"/>
                <w:color w:val="000000"/>
                <w:sz w:val="18"/>
                <w:szCs w:val="18"/>
              </w:rPr>
              <w:t xml:space="preserve"> at the top </w:t>
            </w:r>
            <w:del w:id="9126" w:author="Claude (AI) - proposed" w:date="2026-10-14T07:56:44Z">
              <w:r>
                <w:rPr>
                  <w:rFonts w:ascii="Arial" w:cs="Arial" w:eastAsia="Arial" w:hAnsi="Arial"/>
                  <w:b w:val="false"/>
                  <w:bCs w:val="false"/>
                  <w:i w:val="false"/>
                  <w:iCs w:val="false"/>
                  <w:color w:val="000000"/>
                  <w:sz w:val="18"/>
                  <w:szCs w:val="18"/>
                </w:rPr>
                <w:delText xml:space="preserve">and look down at 40° —</w:delText>
              </w:r>
            </w:del>
            <w:ins w:id="9127" w:author="Claude (AI) - proposed" w:date="2026-10-14T07:56:44Z">
              <w:r>
                <w:rPr>
                  <w:rFonts w:ascii="Arial" w:cs="Arial" w:eastAsia="Arial" w:hAnsi="Arial"/>
                  <w:b w:val="false"/>
                  <w:bCs w:val="false"/>
                  <w:i w:val="false"/>
                  <w:iCs w:val="false"/>
                  <w:color w:val="000000"/>
                  <w:sz w:val="18"/>
                  <w:szCs w:val="18"/>
                </w:rPr>
                <w:t xml:space="preserve">of the mast, between the mast and the line of sight. It is</w:t>
              </w:r>
            </w:ins>
            <w:r>
              <w:rPr>
                <w:rFonts w:ascii="Arial" w:cs="Arial" w:eastAsia="Arial" w:hAnsi="Arial"/>
                <w:b w:val="false"/>
                <w:bCs w:val="false"/>
                <w:i w:val="false"/>
                <w:iCs w:val="false"/>
                <w:color w:val="000000"/>
                <w:sz w:val="18"/>
                <w:szCs w:val="18"/>
              </w:rPr>
              <w:t xml:space="preserve"> the complementary angle</w:t>
            </w:r>
            <w:del w:id="9128" w:author="Claude (AI) - proposed" w:date="2026-10-14T07:56:44Z">
              <w:r>
                <w:rPr>
                  <w:rFonts w:ascii="Arial" w:cs="Arial" w:eastAsia="Arial" w:hAnsi="Arial"/>
                  <w:b w:val="false"/>
                  <w:bCs w:val="false"/>
                  <w:i w:val="false"/>
                  <w:iCs w:val="false"/>
                  <w:color w:val="000000"/>
                  <w:sz w:val="18"/>
                  <w:szCs w:val="18"/>
                </w:rPr>
                <w:delText xml:space="preserve">? Would our</w:delText>
              </w:r>
            </w:del>
            <w:ins w:id="9129" w:author="Claude (AI) - proposed" w:date="2026-10-14T07:56:44Z">
              <w:r>
                <w:rPr>
                  <w:rFonts w:ascii="Arial" w:cs="Arial" w:eastAsia="Arial" w:hAnsi="Arial"/>
                  <w:b w:val="false"/>
                  <w:bCs w:val="false"/>
                  <w:i w:val="false"/>
                  <w:iCs w:val="false"/>
                  <w:color w:val="000000"/>
                  <w:sz w:val="18"/>
                  <w:szCs w:val="18"/>
                </w:rPr>
                <w:t xml:space="preserve">. Would the</w:t>
              </w:r>
            </w:ins>
            <w:r>
              <w:rPr>
                <w:rFonts w:ascii="Arial" w:cs="Arial" w:eastAsia="Arial" w:hAnsi="Arial"/>
                <w:b w:val="false"/>
                <w:bCs w:val="false"/>
                <w:i w:val="false"/>
                <w:iCs w:val="false"/>
                <w:color w:val="000000"/>
                <w:sz w:val="18"/>
                <w:szCs w:val="18"/>
              </w:rPr>
              <w:t xml:space="preserve"> sine and cosine </w:t>
            </w:r>
            <w:del w:id="9130" w:author="Claude (AI) - proposed" w:date="2026-10-14T07:56:44Z">
              <w:r>
                <w:rPr>
                  <w:rFonts w:ascii="Arial" w:cs="Arial" w:eastAsia="Arial" w:hAnsi="Arial"/>
                  <w:b w:val="false"/>
                  <w:bCs w:val="false"/>
                  <w:i w:val="false"/>
                  <w:iCs w:val="false"/>
                  <w:color w:val="000000"/>
                  <w:sz w:val="18"/>
                  <w:szCs w:val="18"/>
                </w:rPr>
                <w:delText xml:space="preserve">values</w:delText>
              </w:r>
            </w:del>
            <w:ins w:id="9131" w:author="Claude (AI) - proposed" w:date="2026-10-14T07:56:44Z">
              <w:r>
                <w:rPr>
                  <w:rFonts w:ascii="Arial" w:cs="Arial" w:eastAsia="Arial" w:hAnsi="Arial"/>
                  <w:b w:val="false"/>
                  <w:bCs w:val="false"/>
                  <w:i w:val="false"/>
                  <w:iCs w:val="false"/>
                  <w:color w:val="000000"/>
                  <w:sz w:val="18"/>
                  <w:szCs w:val="18"/>
                </w:rPr>
                <w:t xml:space="preserve">of 40° and 50°</w:t>
              </w:r>
            </w:ins>
            <w:r>
              <w:rPr>
                <w:rFonts w:ascii="Arial" w:cs="Arial" w:eastAsia="Arial" w:hAnsi="Arial"/>
                <w:b w:val="false"/>
                <w:bCs w:val="false"/>
                <w:i w:val="false"/>
                <w:iCs w:val="false"/>
                <w:color w:val="000000"/>
                <w:sz w:val="18"/>
                <w:szCs w:val="18"/>
              </w:rPr>
              <w:t xml:space="preserve">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3kh9nw4gky4qhjwsxta">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3s0t2n2alrtklzvq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kl8ztgzglqhayqgdd4g">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zszmw-z7zccb80ikv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w:t>
            </w:r>
            <w:del w:id="9132" w:author="Claude (AI) - proposed" w:date="2026-10-14T07:56:44Z">
              <w:r>
                <w:rPr>
                  <w:rFonts w:ascii="Arial" w:cs="Arial" w:eastAsia="Arial" w:hAnsi="Arial"/>
                  <w:b w:val="false"/>
                  <w:bCs w:val="false"/>
                  <w:i w:val="false"/>
                  <w:iCs w:val="false"/>
                  <w:color w:val="000000"/>
                  <w:sz w:val="18"/>
                  <w:szCs w:val="18"/>
                </w:rPr>
                <w:delText xml:space="preserve"> two-column</w:delText>
              </w:r>
            </w:del>
            <w:r>
              <w:rPr>
                <w:rFonts w:ascii="Arial" w:cs="Arial" w:eastAsia="Arial" w:hAnsi="Arial"/>
                <w:b w:val="false"/>
                <w:bCs w:val="false"/>
                <w:i w:val="false"/>
                <w:iCs w:val="false"/>
                <w:color w:val="000000"/>
                <w:sz w:val="18"/>
                <w:szCs w:val="18"/>
              </w:rPr>
              <w:t xml:space="preserve">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uwirmdqip8xgrl8chrw">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qrt6k1cl4ufngafzyx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iyc2-ygq_5rfpcjdm7i">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cpo_qbqddnaprgqkbt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ins w:id="9133" w:author="Claude (AI) - proposed" w:date="2026-10-14T07:56:44Z">
              <w:r>
                <w:rPr>
                  <w:rFonts w:ascii="Arial" w:cs="Arial" w:eastAsia="Arial" w:hAnsi="Arial"/>
                  <w:b w:val="false"/>
                  <w:bCs w:val="false"/>
                  <w:i w:val="false"/>
                  <w:iCs w:val="false"/>
                  <w:color w:val="000000"/>
                  <w:sz w:val="18"/>
                  <w:szCs w:val="18"/>
                </w:rPr>
                <w:t xml:space="preserve"> For Part C: height = 60 × tan 38° ≈ 60 × 0.7813 ≈ 46.9 m, and cos 38° = sin 52°.</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q0blemialk3dk5n4dgmg">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98ff3omii2ahkuzqa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4ybrui8ny_uik_no4xo">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5ifqezc6jlk2yc72pqp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w:t>
            </w:r>
            <w:del w:id="9134" w:author="Claude (AI) - proposed" w:date="2026-10-14T07:56:44Z">
              <w:r>
                <w:rPr>
                  <w:rFonts w:ascii="Arial" w:cs="Arial" w:eastAsia="Arial" w:hAnsi="Arial"/>
                  <w:b w:val="false"/>
                  <w:bCs w:val="false"/>
                  <w:i w:val="false"/>
                  <w:iCs w:val="false"/>
                  <w:color w:val="000000"/>
                  <w:sz w:val="18"/>
                  <w:szCs w:val="18"/>
                </w:rPr>
                <w:delText xml:space="preserve">4</w:delText>
              </w:r>
            </w:del>
            <w:ins w:id="9135" w:author="Claude (AI) - proposed" w:date="2026-10-14T07:56:4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jlp_qdycfetg_r3r4woh">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xcrpbn-cwtflxeqns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o7y7c0fmebo5ygypcuv">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jv81j4s85etvjjvga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w:t>
            </w:r>
            <w:del w:id="9136" w:author="Claude (AI) - proposed" w:date="2026-10-14T07:56:44Z">
              <w:r>
                <w:rPr>
                  <w:rFonts w:ascii="Arial" w:cs="Arial" w:eastAsia="Arial" w:hAnsi="Arial"/>
                  <w:b w:val="false"/>
                  <w:bCs w:val="false"/>
                  <w:i w:val="false"/>
                  <w:iCs w:val="false"/>
                  <w:color w:val="000000"/>
                  <w:sz w:val="18"/>
                  <w:szCs w:val="18"/>
                </w:rPr>
                <w:delText xml:space="preserve"> — the angle a bird would look down at</w:delText>
              </w:r>
            </w:del>
            <w:ins w:id="9137" w:author="Claude (AI) - proposed" w:date="2026-10-14T07:56:44Z">
              <w:r>
                <w:rPr>
                  <w:rFonts w:ascii="Arial" w:cs="Arial" w:eastAsia="Arial" w:hAnsi="Arial"/>
                  <w:b w:val="false"/>
                  <w:bCs w:val="false"/>
                  <w:i w:val="false"/>
                  <w:iCs w:val="false"/>
                  <w:color w:val="000000"/>
                  <w:sz w:val="18"/>
                  <w:szCs w:val="18"/>
                </w:rPr>
                <w:t xml:space="preserve">: the angle between the mast and the line of sight to</w:t>
              </w:r>
            </w:ins>
            <w:r>
              <w:rPr>
                <w:rFonts w:ascii="Arial" w:cs="Arial" w:eastAsia="Arial" w:hAnsi="Arial"/>
                <w:b w:val="false"/>
                <w:bCs w:val="false"/>
                <w:i w:val="false"/>
                <w:iCs w:val="false"/>
                <w:color w:val="000000"/>
                <w:sz w:val="18"/>
                <w:szCs w:val="18"/>
              </w:rPr>
              <w:t xml:space="preserve"> the observer.</w:t>
            </w:r>
            <w:ins w:id="9138" w:author="Claude (AI) - proposed" w:date="2026-10-14T07:56:44Z">
              <w:r>
                <w:rPr>
                  <w:rFonts w:ascii="Arial" w:cs="Arial" w:eastAsia="Arial" w:hAnsi="Arial"/>
                  <w:b w:val="false"/>
                  <w:bCs w:val="false"/>
                  <w:i w:val="false"/>
                  <w:iCs w:val="false"/>
                  <w:color w:val="000000"/>
                  <w:sz w:val="18"/>
                  <w:szCs w:val="18"/>
                </w:rPr>
                <w:t xml:space="preserve"> (It is not the angle of depression, which is measured from the horizontal and is 50°.)</w:t>
              </w:r>
            </w:ins>
            <w:r>
              <w:rPr>
                <w:rFonts w:ascii="Arial" w:cs="Arial" w:eastAsia="Arial" w:hAnsi="Arial"/>
                <w:b w:val="false"/>
                <w:bCs w:val="false"/>
                <w:i w:val="false"/>
                <w:iCs w:val="false"/>
                <w:color w:val="000000"/>
                <w:sz w:val="18"/>
                <w:szCs w:val="18"/>
              </w:rPr>
              <w:t xml:space="preserve">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w:t>
            </w:r>
            <w:del w:id="9139" w:author="Claude (AI) - proposed" w:date="2026-10-14T07:56:44Z">
              <w:r>
                <w:rPr>
                  <w:rFonts w:ascii="Arial" w:cs="Arial" w:eastAsia="Arial" w:hAnsi="Arial"/>
                  <w:b w:val="false"/>
                  <w:bCs w:val="false"/>
                  <w:i w:val="false"/>
                  <w:iCs w:val="false"/>
                  <w:color w:val="000000"/>
                  <w:sz w:val="18"/>
                  <w:szCs w:val="18"/>
                </w:rPr>
                <w:delText xml:space="preserve">look at</w:delText>
              </w:r>
            </w:del>
            <w:ins w:id="9140" w:author="Claude (AI) - proposed" w:date="2026-10-14T07:56:44Z">
              <w:r>
                <w:rPr>
                  <w:rFonts w:ascii="Arial" w:cs="Arial" w:eastAsia="Arial" w:hAnsi="Arial"/>
                  <w:b w:val="false"/>
                  <w:bCs w:val="false"/>
                  <w:i w:val="false"/>
                  <w:iCs w:val="false"/>
                  <w:color w:val="000000"/>
                  <w:sz w:val="18"/>
                  <w:szCs w:val="18"/>
                </w:rPr>
                <w:t xml:space="preserve">find out how tan is linked to sin and cos. In Lesson 5 we meet</w:t>
              </w:r>
            </w:ins>
            <w:r>
              <w:rPr>
                <w:rFonts w:ascii="Arial" w:cs="Arial" w:eastAsia="Arial" w:hAnsi="Arial"/>
                <w:b w:val="false"/>
                <w:bCs w:val="false"/>
                <w:i w:val="false"/>
                <w:iCs w:val="false"/>
                <w:color w:val="000000"/>
                <w:sz w:val="18"/>
                <w:szCs w:val="18"/>
              </w:rPr>
              <w:t xml:space="preserve"> very special angles — 30°, 45°, 60° —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mub4cshxuf8gmrxuy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hr2bfssi_m31ir2rm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w:t>
            </w:r>
            <w:del w:id="9141" w:author="Claude (AI) - proposed" w:date="2026-10-14T07:56:44Z">
              <w:r>
                <w:rPr>
                  <w:rFonts w:ascii="Arial" w:cs="Arial" w:eastAsia="Arial" w:hAnsi="Arial"/>
                  <w:b w:val="false"/>
                  <w:bCs w:val="false"/>
                  <w:i w:val="false"/>
                  <w:iCs w:val="false"/>
                  <w:color w:val="000000"/>
                  <w:sz w:val="18"/>
                  <w:szCs w:val="18"/>
                </w:rPr>
                <w:delText xml:space="preserve">built a table of</w:delText>
              </w:r>
            </w:del>
            <w:ins w:id="9142" w:author="Claude (AI) - proposed" w:date="2026-10-14T07:56:44Z">
              <w:r>
                <w:rPr>
                  <w:rFonts w:ascii="Arial" w:cs="Arial" w:eastAsia="Arial" w:hAnsi="Arial"/>
                  <w:b w:val="false"/>
                  <w:bCs w:val="false"/>
                  <w:i w:val="false"/>
                  <w:iCs w:val="false"/>
                  <w:color w:val="000000"/>
                  <w:sz w:val="18"/>
                  <w:szCs w:val="18"/>
                </w:rPr>
                <w:t xml:space="preserve">learned to read</w:t>
              </w:r>
            </w:ins>
            <w:r>
              <w:rPr>
                <w:rFonts w:ascii="Arial" w:cs="Arial" w:eastAsia="Arial" w:hAnsi="Arial"/>
                <w:b w:val="false"/>
                <w:bCs w:val="false"/>
                <w:i w:val="false"/>
                <w:iCs w:val="false"/>
                <w:color w:val="000000"/>
                <w:sz w:val="18"/>
                <w:szCs w:val="18"/>
              </w:rPr>
              <w:t xml:space="preserve"> sin θ, cos θ, and tan θ </w:t>
            </w:r>
            <w:del w:id="9143" w:author="Claude (AI) - proposed" w:date="2026-10-14T07:56:44Z">
              <w:r>
                <w:rPr>
                  <w:rFonts w:ascii="Arial" w:cs="Arial" w:eastAsia="Arial" w:hAnsi="Arial"/>
                  <w:b w:val="false"/>
                  <w:bCs w:val="false"/>
                  <w:i w:val="false"/>
                  <w:iCs w:val="false"/>
                  <w:color w:val="000000"/>
                  <w:sz w:val="18"/>
                  <w:szCs w:val="18"/>
                </w:rPr>
                <w:delText xml:space="preserve">values</w:delText>
              </w:r>
            </w:del>
            <w:ins w:id="9144" w:author="Claude (AI) - proposed" w:date="2026-10-14T07:56:44Z">
              <w:r>
                <w:rPr>
                  <w:rFonts w:ascii="Arial" w:cs="Arial" w:eastAsia="Arial" w:hAnsi="Arial"/>
                  <w:b w:val="false"/>
                  <w:bCs w:val="false"/>
                  <w:i w:val="false"/>
                  <w:iCs w:val="false"/>
                  <w:color w:val="000000"/>
                  <w:sz w:val="18"/>
                  <w:szCs w:val="18"/>
                </w:rPr>
                <w:t xml:space="preserve">from mathematical tables</w:t>
              </w:r>
            </w:ins>
            <w:r>
              <w:rPr>
                <w:rFonts w:ascii="Arial" w:cs="Arial" w:eastAsia="Arial" w:hAnsi="Arial"/>
                <w:b w:val="false"/>
                <w:bCs w:val="false"/>
                <w:i w:val="false"/>
                <w:iCs w:val="false"/>
                <w:color w:val="000000"/>
                <w:sz w:val="18"/>
                <w:szCs w:val="18"/>
              </w:rPr>
              <w:t xml:space="preserve">. In Lesson 3 they explored complementary-angle relationships. Now in Lesson 4 they mine that same table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w:t>
            </w:r>
            <w:ins w:id="9145" w:author="Claude (AI) - proposed" w:date="2026-10-14T07:56:44Z">
              <w:r>
                <w:rPr>
                  <w:rFonts w:ascii="Arial" w:cs="Arial" w:eastAsia="Arial" w:hAnsi="Arial"/>
                  <w:b w:val="false"/>
                  <w:bCs w:val="false"/>
                  <w:i w:val="false"/>
                  <w:iCs w:val="false"/>
                  <w:color w:val="000000"/>
                  <w:sz w:val="18"/>
                  <w:szCs w:val="18"/>
                </w:rPr>
                <w:t xml:space="preserve">look up sin θ, cos θ and tan θ for six angles in the mathematical tables, </w:t>
              </w:r>
            </w:ins>
            <w:r>
              <w:rPr>
                <w:rFonts w:ascii="Arial" w:cs="Arial" w:eastAsia="Arial" w:hAnsi="Arial"/>
                <w:b w:val="false"/>
                <w:bCs w:val="false"/>
                <w:i w:val="false"/>
                <w:iCs w:val="false"/>
                <w:color w:val="000000"/>
                <w:sz w:val="18"/>
                <w:szCs w:val="18"/>
              </w:rPr>
              <w:t xml:space="preserve">divide sin θ by cos θ</w:t>
            </w:r>
            <w:del w:id="9146" w:author="Claude (AI) - proposed" w:date="2026-10-14T07:56:44Z">
              <w:r>
                <w:rPr>
                  <w:rFonts w:ascii="Arial" w:cs="Arial" w:eastAsia="Arial" w:hAnsi="Arial"/>
                  <w:b w:val="false"/>
                  <w:bCs w:val="false"/>
                  <w:i w:val="false"/>
                  <w:iCs w:val="false"/>
                  <w:color w:val="000000"/>
                  <w:sz w:val="18"/>
                  <w:szCs w:val="18"/>
                </w:rPr>
                <w:delText xml:space="preserve"> for six angles drawn from their Lesson 2 tables</w:delText>
              </w:r>
            </w:del>
            <w:ins w:id="9147" w:author="Claude (AI) - proposed" w:date="2026-10-14T07:56: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compare the quotients with </w:t>
            </w:r>
            <w:del w:id="9148" w:author="Claude (AI) - proposed" w:date="2026-10-14T07:56:44Z">
              <w:r>
                <w:rPr>
                  <w:rFonts w:ascii="Arial" w:cs="Arial" w:eastAsia="Arial" w:hAnsi="Arial"/>
                  <w:b w:val="false"/>
                  <w:bCs w:val="false"/>
                  <w:i w:val="false"/>
                  <w:iCs w:val="false"/>
                  <w:color w:val="000000"/>
                  <w:sz w:val="18"/>
                  <w:szCs w:val="18"/>
                </w:rPr>
                <w:delText xml:space="preserve">their recorded</w:delText>
              </w:r>
            </w:del>
            <w:ins w:id="9149" w:author="Claude (AI) - proposed" w:date="2026-10-14T07:56: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noticing </w:t>
            </w:r>
            <w:del w:id="9150" w:author="Claude (AI) - proposed" w:date="2026-10-14T07:56:44Z">
              <w:r>
                <w:rPr>
                  <w:rFonts w:ascii="Arial" w:cs="Arial" w:eastAsia="Arial" w:hAnsi="Arial"/>
                  <w:b w:val="false"/>
                  <w:bCs w:val="false"/>
                  <w:i w:val="false"/>
                  <w:iCs w:val="false"/>
                  <w:color w:val="000000"/>
                  <w:sz w:val="18"/>
                  <w:szCs w:val="18"/>
                </w:rPr>
                <w:delText xml:space="preserve">exact agreement</w:delText>
              </w:r>
            </w:del>
            <w:ins w:id="9151" w:author="Claude (AI) - proposed" w:date="2026-10-14T07:56:44Z">
              <w:r>
                <w:rPr>
                  <w:rFonts w:ascii="Arial" w:cs="Arial" w:eastAsia="Arial" w:hAnsi="Arial"/>
                  <w:b w:val="false"/>
                  <w:bCs w:val="false"/>
                  <w:i w:val="false"/>
                  <w:iCs w:val="false"/>
                  <w:color w:val="000000"/>
                  <w:sz w:val="18"/>
                  <w:szCs w:val="18"/>
                </w:rPr>
                <w:t xml:space="preserve">agreement to within rounding</w:t>
              </w:r>
            </w:ins>
            <w:r>
              <w:rPr>
                <w:rFonts w:ascii="Arial" w:cs="Arial" w:eastAsia="Arial" w:hAnsi="Arial"/>
                <w:b w:val="false"/>
                <w:bCs w:val="false"/>
                <w:i w:val="false"/>
                <w:iCs w:val="false"/>
                <w:color w:val="000000"/>
                <w:sz w:val="18"/>
                <w:szCs w:val="18"/>
              </w:rPr>
              <w:t xml:space="preserve">.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ogfgvwph8g9-udp0c_s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eovx_y_0icruzxqqni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tghvd48cvmy1eiubwzo">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rweca-mnne6xxhhrl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8p9hpmai2nxi85hyz_oj">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zqzltu_5b23vvd9hp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ngdlzsxlq8uhcpaqyf0">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supvveisi9-wai_ef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w:t>
            </w:r>
            <w:del w:id="9152" w:author="Claude (AI) - proposed" w:date="2026-10-14T07:56:44Z">
              <w:r>
                <w:rPr>
                  <w:rFonts w:ascii="Arial" w:cs="Arial" w:eastAsia="Arial" w:hAnsi="Arial"/>
                  <w:b w:val="false"/>
                  <w:bCs w:val="false"/>
                  <w:i w:val="false"/>
                  <w:iCs w:val="false"/>
                  <w:color w:val="000000"/>
                  <w:sz w:val="18"/>
                  <w:szCs w:val="18"/>
                </w:rPr>
                <w:delText xml:space="preserve">retrieves their Lesson 2 data table (or uses a printed copy provided by the teacher)</w:delText>
              </w:r>
            </w:del>
            <w:ins w:id="9153" w:author="Claude (AI) - proposed" w:date="2026-10-14T07:56:44Z">
              <w:r>
                <w:rPr>
                  <w:rFonts w:ascii="Arial" w:cs="Arial" w:eastAsia="Arial" w:hAnsi="Arial"/>
                  <w:b w:val="false"/>
                  <w:bCs w:val="false"/>
                  <w:i w:val="false"/>
                  <w:iCs w:val="false"/>
                  <w:color w:val="000000"/>
                  <w:sz w:val="18"/>
                  <w:szCs w:val="18"/>
                </w:rPr>
                <w:t xml:space="preserve">uses the mathematical tables (the table-reading skill from Lesson 2) to fill in a data table</w:t>
              </w:r>
            </w:ins>
            <w:r>
              <w:rPr>
                <w:rFonts w:ascii="Arial" w:cs="Arial" w:eastAsia="Arial" w:hAnsi="Arial"/>
                <w:b w:val="false"/>
                <w:bCs w:val="false"/>
                <w:i w:val="false"/>
                <w:iCs w:val="false"/>
                <w:color w:val="000000"/>
                <w:sz w:val="18"/>
                <w:szCs w:val="18"/>
              </w:rPr>
              <w:t xml:space="preserve"> listing sin θ, cos θ, and tan θ for θ = 20°, 30°, 40°, 50°, 60°, 70°</w:t>
            </w:r>
            <w:ins w:id="9154" w:author="Claude (AI) - proposed" w:date="2026-10-14T07:56:44Z">
              <w:r>
                <w:rPr>
                  <w:rFonts w:ascii="Arial" w:cs="Arial" w:eastAsia="Arial" w:hAnsi="Arial"/>
                  <w:b w:val="false"/>
                  <w:bCs w:val="false"/>
                  <w:i w:val="false"/>
                  <w:iCs w:val="false"/>
                  <w:color w:val="000000"/>
                  <w:sz w:val="18"/>
                  <w:szCs w:val="18"/>
                </w:rPr>
                <w:t xml:space="preserve">; one partner reads sin and cos, the other reads tan</w:t>
              </w:r>
            </w:ins>
            <w:r>
              <w:rPr>
                <w:rFonts w:ascii="Arial" w:cs="Arial" w:eastAsia="Arial" w:hAnsi="Arial"/>
                <w:b w:val="false"/>
                <w:bCs w:val="false"/>
                <w:i w:val="false"/>
                <w:iCs w:val="false"/>
                <w:color w:val="000000"/>
                <w:sz w:val="18"/>
                <w:szCs w:val="18"/>
              </w:rPr>
              <w:t xml:space="preserve">.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data-table sheets </w:t>
            </w:r>
            <w:del w:id="9155" w:author="Claude (AI) - proposed" w:date="2026-10-14T07:56:44Z">
              <w:r>
                <w:rPr>
                  <w:rFonts w:ascii="Arial" w:cs="Arial" w:eastAsia="Arial" w:hAnsi="Arial"/>
                  <w:b w:val="false"/>
                  <w:bCs w:val="false"/>
                  <w:i w:val="false"/>
                  <w:iCs w:val="false"/>
                  <w:color w:val="000000"/>
                  <w:sz w:val="18"/>
                  <w:szCs w:val="18"/>
                </w:rPr>
                <w:delText xml:space="preserve">to any learners whose Lesson 2 tables are incomplete</w:delText>
              </w:r>
            </w:del>
            <w:ins w:id="9156" w:author="Claude (AI) - proposed" w:date="2026-10-14T07:56:44Z">
              <w:r>
                <w:rPr>
                  <w:rFonts w:ascii="Arial" w:cs="Arial" w:eastAsia="Arial" w:hAnsi="Arial"/>
                  <w:b w:val="false"/>
                  <w:bCs w:val="false"/>
                  <w:i w:val="false"/>
                  <w:iCs w:val="false"/>
                  <w:color w:val="000000"/>
                  <w:sz w:val="18"/>
                  <w:szCs w:val="18"/>
                </w:rPr>
                <w:t xml:space="preserve">with the six angles already written in, so pairs can start looking up values straight away</w:t>
              </w:r>
            </w:ins>
            <w:r>
              <w:rPr>
                <w:rFonts w:ascii="Arial" w:cs="Arial" w:eastAsia="Arial" w:hAnsi="Arial"/>
                <w:b w:val="false"/>
                <w:bCs w:val="false"/>
                <w:i w:val="false"/>
                <w:iCs w:val="false"/>
                <w:color w:val="000000"/>
                <w:sz w:val="18"/>
                <w:szCs w:val="18"/>
              </w:rPr>
              <w:t xml:space="preserve">.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8jlgkl6sn5lh8wmeefuj">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6oxascwlf_iegqy2sw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2e98kyaulnv2fsek46rx">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7jw9iqdvovyoeok5kb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ins w:id="9157" w:author="Claude (AI) - proposed" w:date="2026-10-14T07:56:44Z">
              <w:r>
                <w:rPr>
                  <w:rFonts w:ascii="Arial" w:cs="Arial" w:eastAsia="Arial" w:hAnsi="Arial"/>
                  <w:b w:val="false"/>
                  <w:bCs w:val="false"/>
                  <w:i w:val="false"/>
                  <w:iCs w:val="false"/>
                  <w:color w:val="000000"/>
                  <w:sz w:val="18"/>
                  <w:szCs w:val="18"/>
                </w:rPr>
                <w:t xml:space="preserve"> Misconception to watch for: some learners treat sin and cos like letters and 'cancel' them, writing sin θ ÷ cos θ = 1 or 's ÷ c'. Remind them that sin 50° and cos 50° are numbers (0.766 and 0.643): 'Divide those two numbers. What do you get?'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7hn1ov4fgjy4ocu9r9lm">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4urplj62uiyrpmdf65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9bs_zlcyv1lz3xrnj4zl">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vntb1kg-fscukk2ha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w:t>
            </w:r>
            <w:del w:id="9158" w:author="Claude (AI) - proposed" w:date="2026-10-14T07:56:44Z">
              <w:r>
                <w:rPr>
                  <w:rFonts w:ascii="Arial" w:cs="Arial" w:eastAsia="Arial" w:hAnsi="Arial"/>
                  <w:b w:val="false"/>
                  <w:bCs w:val="false"/>
                  <w:i w:val="false"/>
                  <w:iCs w:val="false"/>
                  <w:color w:val="000000"/>
                  <w:sz w:val="18"/>
                  <w:szCs w:val="18"/>
                </w:rPr>
                <w:delText xml:space="preserve">call that a undefined ratio</w:delText>
              </w:r>
            </w:del>
            <w:ins w:id="9159" w:author="Claude (AI) - proposed" w:date="2026-10-14T07:56:44Z">
              <w:r>
                <w:rPr>
                  <w:rFonts w:ascii="Arial" w:cs="Arial" w:eastAsia="Arial" w:hAnsi="Arial"/>
                  <w:b w:val="false"/>
                  <w:bCs w:val="false"/>
                  <w:i w:val="false"/>
                  <w:iCs w:val="false"/>
                  <w:color w:val="000000"/>
                  <w:sz w:val="18"/>
                  <w:szCs w:val="18"/>
                </w:rPr>
                <w:t xml:space="preserve">say that tan 90° is undefined</w:t>
              </w:r>
            </w:ins>
            <w:r>
              <w:rPr>
                <w:rFonts w:ascii="Arial" w:cs="Arial" w:eastAsia="Arial" w:hAnsi="Arial"/>
                <w:b w:val="false"/>
                <w:bCs w:val="false"/>
                <w:i w:val="false"/>
                <w:iCs w:val="false"/>
                <w:color w:val="000000"/>
                <w:sz w:val="18"/>
                <w:szCs w:val="18"/>
              </w:rPr>
              <w:t xml:space="preserve">,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g_j1xmb6qwa8y448jra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hsqsbckbxft3lw_i0q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e4c2zuznra7ypujvjqg">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qqpdtuoc-bsqpto4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an incomplete </w:t>
            </w:r>
            <w:del w:id="9160" w:author="Claude (AI) - proposed" w:date="2026-10-14T07:56:44Z">
              <w:r>
                <w:rPr>
                  <w:rFonts w:ascii="Arial" w:cs="Arial" w:eastAsia="Arial" w:hAnsi="Arial"/>
                  <w:b w:val="false"/>
                  <w:bCs w:val="false"/>
                  <w:i w:val="false"/>
                  <w:iCs w:val="false"/>
                  <w:color w:val="000000"/>
                  <w:sz w:val="18"/>
                  <w:szCs w:val="18"/>
                </w:rPr>
                <w:delText xml:space="preserve">Lesson 2</w:delText>
              </w:r>
            </w:del>
            <w:ins w:id="9161" w:author="Claude (AI) - proposed" w:date="2026-10-14T07:56:44Z">
              <w:r>
                <w:rPr>
                  <w:rFonts w:ascii="Arial" w:cs="Arial" w:eastAsia="Arial" w:hAnsi="Arial"/>
                  <w:b w:val="false"/>
                  <w:bCs w:val="false"/>
                  <w:i w:val="false"/>
                  <w:iCs w:val="false"/>
                  <w:color w:val="000000"/>
                  <w:sz w:val="18"/>
                  <w:szCs w:val="18"/>
                </w:rPr>
                <w:t xml:space="preserve">data</w:t>
              </w:r>
            </w:ins>
            <w:r>
              <w:rPr>
                <w:rFonts w:ascii="Arial" w:cs="Arial" w:eastAsia="Arial" w:hAnsi="Arial"/>
                <w:b w:val="false"/>
                <w:bCs w:val="false"/>
                <w:i w:val="false"/>
                <w:iCs w:val="false"/>
                <w:color w:val="000000"/>
                <w:sz w:val="18"/>
                <w:szCs w:val="18"/>
              </w:rPr>
              <w:t xml:space="preserve"> table,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from </w:t>
            </w:r>
            <w:del w:id="9162" w:author="Claude (AI) - proposed" w:date="2026-10-14T07:56:44Z">
              <w:r>
                <w:rPr>
                  <w:rFonts w:ascii="Arial" w:cs="Arial" w:eastAsia="Arial" w:hAnsi="Arial"/>
                  <w:b w:val="false"/>
                  <w:bCs w:val="false"/>
                  <w:i w:val="false"/>
                  <w:iCs w:val="false"/>
                  <w:color w:val="000000"/>
                  <w:sz w:val="18"/>
                  <w:szCs w:val="18"/>
                </w:rPr>
                <w:delText xml:space="preserve">their Lesson 2 data</w:delText>
              </w:r>
            </w:del>
            <w:ins w:id="9163" w:author="Claude (AI) - proposed" w:date="2026-10-14T07:56:44Z">
              <w:r>
                <w:rPr>
                  <w:rFonts w:ascii="Arial" w:cs="Arial" w:eastAsia="Arial" w:hAnsi="Arial"/>
                  <w:b w:val="false"/>
                  <w:bCs w:val="false"/>
                  <w:i w:val="false"/>
                  <w:iCs w:val="false"/>
                  <w:color w:val="000000"/>
                  <w:sz w:val="18"/>
                  <w:szCs w:val="18"/>
                </w:rPr>
                <w:t xml:space="preserve">the mathematical</w:t>
              </w:r>
            </w:ins>
            <w:r>
              <w:rPr>
                <w:rFonts w:ascii="Arial" w:cs="Arial" w:eastAsia="Arial" w:hAnsi="Arial"/>
                <w:b w:val="false"/>
                <w:bCs w:val="false"/>
                <w:i w:val="false"/>
                <w:iCs w:val="false"/>
                <w:color w:val="000000"/>
                <w:sz w:val="18"/>
                <w:szCs w:val="18"/>
              </w:rPr>
              <w:t xml:space="preserve"> tables and found that the quotient matched </w:t>
            </w:r>
            <w:del w:id="9164" w:author="Claude (AI) - proposed" w:date="2026-10-14T07:56:44Z">
              <w:r>
                <w:rPr>
                  <w:rFonts w:ascii="Arial" w:cs="Arial" w:eastAsia="Arial" w:hAnsi="Arial"/>
                  <w:b w:val="false"/>
                  <w:bCs w:val="false"/>
                  <w:i w:val="false"/>
                  <w:iCs w:val="false"/>
                  <w:color w:val="000000"/>
                  <w:sz w:val="18"/>
                  <w:szCs w:val="18"/>
                </w:rPr>
                <w:delText xml:space="preserve">their recorded</w:delText>
              </w:r>
            </w:del>
            <w:ins w:id="9165" w:author="Claude (AI) - proposed" w:date="2026-10-14T07:56:4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tan θ values </w:t>
            </w:r>
            <w:del w:id="9166" w:author="Claude (AI) - proposed" w:date="2026-10-14T07:56:44Z">
              <w:r>
                <w:rPr>
                  <w:rFonts w:ascii="Arial" w:cs="Arial" w:eastAsia="Arial" w:hAnsi="Arial"/>
                  <w:b w:val="false"/>
                  <w:bCs w:val="false"/>
                  <w:i w:val="false"/>
                  <w:iCs w:val="false"/>
                  <w:color w:val="000000"/>
                  <w:sz w:val="18"/>
                  <w:szCs w:val="18"/>
                </w:rPr>
                <w:delText xml:space="preserve">exactly</w:delText>
              </w:r>
            </w:del>
            <w:ins w:id="9167" w:author="Claude (AI) - proposed" w:date="2026-10-14T07:56:44Z">
              <w:r>
                <w:rPr>
                  <w:rFonts w:ascii="Arial" w:cs="Arial" w:eastAsia="Arial" w:hAnsi="Arial"/>
                  <w:b w:val="false"/>
                  <w:bCs w:val="false"/>
                  <w:i w:val="false"/>
                  <w:iCs w:val="false"/>
                  <w:color w:val="000000"/>
                  <w:sz w:val="18"/>
                  <w:szCs w:val="18"/>
                </w:rPr>
                <w:t xml:space="preserve">to within rounding</w:t>
              </w:r>
            </w:ins>
            <w:r>
              <w:rPr>
                <w:rFonts w:ascii="Arial" w:cs="Arial" w:eastAsia="Arial" w:hAnsi="Arial"/>
                <w:b w:val="false"/>
                <w:bCs w:val="false"/>
                <w:i w:val="false"/>
                <w:iCs w:val="false"/>
                <w:color w:val="000000"/>
                <w:sz w:val="18"/>
                <w:szCs w:val="18"/>
              </w:rPr>
              <w:t xml:space="preserve">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a0q7_wvljiijecc-d0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41q2t-k4alxy82-6pd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w:t>
            </w:r>
            <w:del w:id="9168" w:author="Claude (AI) - proposed" w:date="2026-10-14T07:56:44Z">
              <w:r>
                <w:rPr>
                  <w:rFonts w:ascii="Arial" w:cs="Arial" w:eastAsia="Arial" w:hAnsi="Arial"/>
                  <w:b w:val="false"/>
                  <w:bCs w:val="false"/>
                  <w:i w:val="false"/>
                  <w:iCs w:val="false"/>
                  <w:color w:val="000000"/>
                  <w:sz w:val="18"/>
                  <w:szCs w:val="18"/>
                </w:rPr>
                <w:delText xml:space="preserve">limit arguments from their trig-tables work in Lesson 3</w:delText>
              </w:r>
            </w:del>
            <w:ins w:id="9169" w:author="Claude (AI) - proposed" w:date="2026-10-14T07:56:44Z">
              <w:r>
                <w:rPr>
                  <w:rFonts w:ascii="Arial" w:cs="Arial" w:eastAsia="Arial" w:hAnsi="Arial"/>
                  <w:b w:val="false"/>
                  <w:bCs w:val="false"/>
                  <w:i w:val="false"/>
                  <w:iCs w:val="false"/>
                  <w:color w:val="000000"/>
                  <w:sz w:val="18"/>
                  <w:szCs w:val="18"/>
                </w:rPr>
                <w:t xml:space="preserve">looking at what happens to the ratios as the angle gets very small or very close to 90° (using a calculator)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tznzojqp-k7lz9lmmkmo">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f5sccxpxu5sopdpji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a_a6mncufz7xcse2vzr1">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9ssdckp7mtv-rdh7js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in </w:t>
            </w:r>
            <w:del w:id="9170" w:author="Claude (AI) - proposed" w:date="2026-10-14T07:56:44Z">
              <w:r>
                <w:rPr>
                  <w:rFonts w:ascii="Arial" w:cs="Arial" w:eastAsia="Arial" w:hAnsi="Arial"/>
                  <w:b w:val="false"/>
                  <w:bCs w:val="false"/>
                  <w:i w:val="false"/>
                  <w:iCs w:val="false"/>
                  <w:color w:val="000000"/>
                  <w:sz w:val="18"/>
                  <w:szCs w:val="18"/>
                </w:rPr>
                <w:delText xml:space="preserve">Lesson 3</w:delText>
              </w:r>
            </w:del>
            <w:ins w:id="9171" w:author="Claude (AI) - proposed" w:date="2026-10-14T07:56:44Z">
              <w:r>
                <w:rPr>
                  <w:rFonts w:ascii="Arial" w:cs="Arial" w:eastAsia="Arial" w:hAnsi="Arial"/>
                  <w:b w:val="false"/>
                  <w:bCs w:val="false"/>
                  <w:i w:val="false"/>
                  <w:iCs w:val="false"/>
                  <w:color w:val="000000"/>
                  <w:sz w:val="18"/>
                  <w:szCs w:val="18"/>
                </w:rPr>
                <w:t xml:space="preserve">Lessons 2 to 4</w:t>
              </w:r>
            </w:ins>
            <w:r>
              <w:rPr>
                <w:rFonts w:ascii="Arial" w:cs="Arial" w:eastAsia="Arial" w:hAnsi="Arial"/>
                <w:b w:val="false"/>
                <w:bCs w:val="false"/>
                <w:i w:val="false"/>
                <w:iCs w:val="false"/>
                <w:color w:val="000000"/>
                <w:sz w:val="18"/>
                <w:szCs w:val="18"/>
              </w:rPr>
              <w:t xml:space="preserve">)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ins w:id="9172" w:author="Claude (AI) - proposed" w:date="2026-10-14T07:56:44Z">
              <w:r>
                <w:rPr>
                  <w:rFonts w:ascii="Arial" w:cs="Arial" w:eastAsia="Arial" w:hAnsi="Arial"/>
                  <w:b w:val="false"/>
                  <w:bCs w:val="false"/>
                  <w:i w:val="false"/>
                  <w:iCs w:val="false"/>
                  <w:color w:val="000000"/>
                  <w:sz w:val="18"/>
                  <w:szCs w:val="18"/>
                </w:rPr>
                <w:t xml:space="preserve"> Expected predictions: sin 45° ≈ 0.7 (exactly 1/√2); tan 60° ≈ 1.7 (exactly √3); mast height at 45° = 40 m, because tan 45° = 1. A learner who writes sin 45° = 1/2 is probably mixing it up with sin 30°.</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qcmh42q01b8m7echgq3c">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8pu1myttg7kgi011nv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bdo9fuis8nhfwcn1spg">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7f6jz_x2aglgh1epzk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w:t>
            </w:r>
            <w:del w:id="9173" w:author="Claude (AI) - proposed" w:date="2026-10-14T07:56:44Z">
              <w:r>
                <w:rPr>
                  <w:rFonts w:ascii="Arial" w:cs="Arial" w:eastAsia="Arial" w:hAnsi="Arial"/>
                  <w:b w:val="false"/>
                  <w:bCs w:val="false"/>
                  <w:i w:val="false"/>
                  <w:iCs w:val="false"/>
                  <w:color w:val="000000"/>
                  <w:sz w:val="18"/>
                  <w:szCs w:val="18"/>
                </w:rPr>
                <w:delText xml:space="preserve">pairs 1–2</w:delText>
              </w:r>
            </w:del>
            <w:ins w:id="9174" w:author="Claude (AI) - proposed" w:date="2026-10-14T07:56:44Z">
              <w:r>
                <w:rPr>
                  <w:rFonts w:ascii="Arial" w:cs="Arial" w:eastAsia="Arial" w:hAnsi="Arial"/>
                  <w:b w:val="false"/>
                  <w:bCs w:val="false"/>
                  <w:i w:val="false"/>
                  <w:iCs w:val="false"/>
                  <w:color w:val="000000"/>
                  <w:sz w:val="18"/>
                  <w:szCs w:val="18"/>
                </w:rPr>
                <w:t xml:space="preserve">pair 1</w:t>
              </w:r>
            </w:ins>
            <w:r>
              <w:rPr>
                <w:rFonts w:ascii="Arial" w:cs="Arial" w:eastAsia="Arial" w:hAnsi="Arial"/>
                <w:b w:val="false"/>
                <w:bCs w:val="false"/>
                <w:i w:val="false"/>
                <w:iCs w:val="false"/>
                <w:color w:val="000000"/>
                <w:sz w:val="18"/>
                <w:szCs w:val="18"/>
              </w:rPr>
              <w:t xml:space="preserve">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w:t>
            </w:r>
            <w:del w:id="9175" w:author="Claude (AI) - proposed" w:date="2026-10-14T07:56:44Z">
              <w:r>
                <w:rPr>
                  <w:rFonts w:ascii="Arial" w:cs="Arial" w:eastAsia="Arial" w:hAnsi="Arial"/>
                  <w:b w:val="false"/>
                  <w:bCs w:val="false"/>
                  <w:i w:val="false"/>
                  <w:iCs w:val="false"/>
                  <w:color w:val="000000"/>
                  <w:sz w:val="18"/>
                  <w:szCs w:val="18"/>
                </w:rPr>
                <w:delText xml:space="preserve">pairs 3–4</w:delText>
              </w:r>
            </w:del>
            <w:ins w:id="9176" w:author="Claude (AI) - proposed" w:date="2026-10-14T07:56:44Z">
              <w:r>
                <w:rPr>
                  <w:rFonts w:ascii="Arial" w:cs="Arial" w:eastAsia="Arial" w:hAnsi="Arial"/>
                  <w:b w:val="false"/>
                  <w:bCs w:val="false"/>
                  <w:i w:val="false"/>
                  <w:iCs w:val="false"/>
                  <w:color w:val="000000"/>
                  <w:sz w:val="18"/>
                  <w:szCs w:val="18"/>
                </w:rPr>
                <w:t xml:space="preserve">pair 2</w:t>
              </w:r>
            </w:ins>
            <w:r>
              <w:rPr>
                <w:rFonts w:ascii="Arial" w:cs="Arial" w:eastAsia="Arial" w:hAnsi="Arial"/>
                <w:b w:val="false"/>
                <w:bCs w:val="false"/>
                <w:i w:val="false"/>
                <w:iCs w:val="false"/>
                <w:color w:val="000000"/>
                <w:sz w:val="18"/>
                <w:szCs w:val="18"/>
              </w:rPr>
              <w:t xml:space="preserve">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w:t>
            </w:r>
            <w:del w:id="9177" w:author="Claude (AI) - proposed" w:date="2026-10-14T07:56:44Z">
              <w:r>
                <w:rPr>
                  <w:rFonts w:ascii="Arial" w:cs="Arial" w:eastAsia="Arial" w:hAnsi="Arial"/>
                  <w:b w:val="false"/>
                  <w:bCs w:val="false"/>
                  <w:i w:val="false"/>
                  <w:iCs w:val="false"/>
                  <w:color w:val="000000"/>
                  <w:sz w:val="18"/>
                  <w:szCs w:val="18"/>
                </w:rPr>
                <w:delText xml:space="preserve">four</w:delText>
              </w:r>
            </w:del>
            <w:ins w:id="9178" w:author="Claude (AI) - proposed" w:date="2026-10-14T07:56:4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angles in Construction A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zwarqxbvutiw2hj6oggd">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fm6lt7xvp9wqnozcbw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jq8y5u2lpsxslfp30r7">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rdw3vtoglnsocunns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w:t>
            </w:r>
            <w:ins w:id="9179" w:author="Claude (AI) - proposed" w:date="2026-10-14T07:56:44Z">
              <w:r>
                <w:rPr>
                  <w:rFonts w:ascii="Arial" w:cs="Arial" w:eastAsia="Arial" w:hAnsi="Arial"/>
                  <w:b w:val="false"/>
                  <w:bCs w:val="false"/>
                  <w:i w:val="false"/>
                  <w:iCs w:val="false"/>
                  <w:color w:val="000000"/>
                  <w:sz w:val="18"/>
                  <w:szCs w:val="18"/>
                </w:rPr>
                <w:t xml:space="preserve"> triangles. Using Pythagoras, they first show that the 6 cm triangle has hypotenuse √(6² + 6²) = 6√2 ≈ 8.49 cm (matching their measurement) and that PM in the 8 cm equilateral triangle is √(8² − 4²) = 4√3 ≈ 6.93 cm. Dividing every side by 6 (or by 4) gives the unit</w:t>
              </w:r>
            </w:ins>
            <w:r>
              <w:rPr>
                <w:rFonts w:ascii="Arial" w:cs="Arial" w:eastAsia="Arial" w:hAnsi="Arial"/>
                <w:b w:val="false"/>
                <w:bCs w:val="false"/>
                <w:i w:val="false"/>
                <w:iCs w:val="false"/>
                <w:color w:val="000000"/>
                <w:sz w:val="18"/>
                <w:szCs w:val="18"/>
              </w:rPr>
              <w:t xml:space="preserve"> triangles. For the 45° triangle (legs = 1 unit, hypotenuse = √2): learners write sin 45° = 1/√2, cos 45° = 1/√2, tan 45° = 1. For the 30-60-90 triangle (short leg = 1, long leg = √3, hypotenuse = 2): learners write all six values. For 0° and 90°, learners </w:t>
            </w:r>
            <w:del w:id="9180" w:author="Claude (AI) - proposed" w:date="2026-10-14T07:56:44Z">
              <w:r>
                <w:rPr>
                  <w:rFonts w:ascii="Arial" w:cs="Arial" w:eastAsia="Arial" w:hAnsi="Arial"/>
                  <w:b w:val="false"/>
                  <w:bCs w:val="false"/>
                  <w:i w:val="false"/>
                  <w:iCs w:val="false"/>
                  <w:color w:val="000000"/>
                  <w:sz w:val="18"/>
                  <w:szCs w:val="18"/>
                </w:rPr>
                <w:delText xml:space="preserve">look back at the trig-table columns from Lesson 3</w:delText>
              </w:r>
            </w:del>
            <w:ins w:id="9181" w:author="Claude (AI) - proposed" w:date="2026-10-14T07:56:44Z">
              <w:r>
                <w:rPr>
                  <w:rFonts w:ascii="Arial" w:cs="Arial" w:eastAsia="Arial" w:hAnsi="Arial"/>
                  <w:b w:val="false"/>
                  <w:bCs w:val="false"/>
                  <w:i w:val="false"/>
                  <w:iCs w:val="false"/>
                  <w:color w:val="000000"/>
                  <w:sz w:val="18"/>
                  <w:szCs w:val="18"/>
                </w:rPr>
                <w:t xml:space="preserve">use a calculator to look at sin, cos and tan of 80°, 85°, 89° and of 10°, 5°, 1°,</w:t>
              </w:r>
            </w:ins>
            <w:r>
              <w:rPr>
                <w:rFonts w:ascii="Arial" w:cs="Arial" w:eastAsia="Arial" w:hAnsi="Arial"/>
                <w:b w:val="false"/>
                <w:bCs w:val="false"/>
                <w:i w:val="false"/>
                <w:iCs w:val="false"/>
                <w:color w:val="000000"/>
                <w:sz w:val="18"/>
                <w:szCs w:val="18"/>
              </w:rPr>
              <w:t xml:space="preserve"> and complete: 'As the angle approaches 0°, the opposite side approaches ___, so sin 0° = ___. As the angle approaches 90°, the opposite side approaches the hypotenuse, so sin 90° = ___.' Learners record all values in a 6-column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w:t>
            </w:r>
            <w:del w:id="9182" w:author="Claude (AI) - proposed" w:date="2026-10-14T07:56:44Z">
              <w:r>
                <w:rPr>
                  <w:rFonts w:ascii="Arial" w:cs="Arial" w:eastAsia="Arial" w:hAnsi="Arial"/>
                  <w:b w:val="false"/>
                  <w:bCs w:val="false"/>
                  <w:i w:val="false"/>
                  <w:iCs w:val="false"/>
                  <w:color w:val="000000"/>
                  <w:sz w:val="18"/>
                  <w:szCs w:val="18"/>
                </w:rPr>
                <w:delText xml:space="preserve">mast. The same problem we started on Day 1. But now</w:delText>
              </w:r>
            </w:del>
            <w:ins w:id="9183" w:author="Claude (AI) - proposed" w:date="2026-10-14T07:56:44Z">
              <w:r>
                <w:rPr>
                  <w:rFonts w:ascii="Arial" w:cs="Arial" w:eastAsia="Arial" w:hAnsi="Arial"/>
                  <w:b w:val="false"/>
                  <w:bCs w:val="false"/>
                  <w:i w:val="false"/>
                  <w:iCs w:val="false"/>
                  <w:color w:val="000000"/>
                  <w:sz w:val="18"/>
                  <w:szCs w:val="18"/>
                </w:rPr>
                <w:t xml:space="preserve">set-up as Day 1, a mast and 40 m of ground, but this time the angle is exactly 60°. Now</w:t>
              </w:r>
            </w:ins>
            <w:r>
              <w:rPr>
                <w:rFonts w:ascii="Arial" w:cs="Arial" w:eastAsia="Arial" w:hAnsi="Arial"/>
                <w:b w:val="false"/>
                <w:bCs w:val="false"/>
                <w:i w:val="false"/>
                <w:iCs w:val="false"/>
                <w:color w:val="000000"/>
                <w:sz w:val="18"/>
                <w:szCs w:val="18"/>
              </w:rPr>
              <w:t xml:space="preserve"> we have an exact tool. Use it.' Teacher cold-calls 2 learners to write their working on the board for the 60° mast problem. Teacher validates the surd answer (40√3 m) and also invites the decimal approximation (≈ 69.3 m) to confirm it is reasonable for a tall transmission tower. </w:t>
            </w:r>
            <w:ins w:id="9184" w:author="Claude (AI) - proposed" w:date="2026-10-14T07:56:44Z">
              <w:r>
                <w:rPr>
                  <w:rFonts w:ascii="Arial" w:cs="Arial" w:eastAsia="Arial" w:hAnsi="Arial"/>
                  <w:b w:val="false"/>
                  <w:bCs w:val="false"/>
                  <w:i w:val="false"/>
                  <w:iCs w:val="false"/>
                  <w:color w:val="000000"/>
                  <w:sz w:val="18"/>
                  <w:szCs w:val="18"/>
                </w:rPr>
                <w:t xml:space="preserve">Also tell learners that 1/√2 = √2/2 and 1/√3 = √3/3 (the rationalised forms): both forms are correct and both appear in textbooks and examinations. </w:t>
              </w:r>
            </w:ins>
            <w:r>
              <w:rPr>
                <w:rFonts w:ascii="Arial" w:cs="Arial" w:eastAsia="Arial" w:hAnsi="Arial"/>
                <w:b w:val="false"/>
                <w:bCs w:val="false"/>
                <w:i w:val="false"/>
                <w:iCs w:val="false"/>
                <w:color w:val="000000"/>
                <w:sz w:val="18"/>
                <w:szCs w:val="18"/>
              </w:rPr>
              <w:t xml:space="preserve">Teacher closes Part C by asking the whole class: 'Earlier in Lesson 2, we said tan 50° ≈ 1.192 from the tables, giving height ≈ 47.7 m. Today we got 40√3 ≈ 69.3 m for 60°. Why are the two answers different</w:t>
            </w:r>
            <w:del w:id="9185" w:author="Claude (AI) - proposed" w:date="2026-10-14T07:56:44Z">
              <w:r>
                <w:rPr>
                  <w:rFonts w:ascii="Arial" w:cs="Arial" w:eastAsia="Arial" w:hAnsi="Arial"/>
                  <w:b w:val="false"/>
                  <w:bCs w:val="false"/>
                  <w:i w:val="false"/>
                  <w:iCs w:val="false"/>
                  <w:color w:val="000000"/>
                  <w:sz w:val="18"/>
                  <w:szCs w:val="18"/>
                </w:rPr>
                <w:delText xml:space="preserve">, and which angle is more realistic for looking up at a tall mast</w:delText>
              </w:r>
            </w:del>
            <w:ins w:id="9186" w:author="Claude (AI) - proposed" w:date="2026-10-14T07:56:44Z">
              <w:r>
                <w:rPr>
                  <w:rFonts w:ascii="Arial" w:cs="Arial" w:eastAsia="Arial" w:hAnsi="Arial"/>
                  <w:b w:val="false"/>
                  <w:bCs w:val="false"/>
                  <w:i w:val="false"/>
                  <w:iCs w:val="false"/>
                  <w:color w:val="000000"/>
                  <w:sz w:val="18"/>
                  <w:szCs w:val="18"/>
                </w:rPr>
                <w:t xml:space="preserve">? And at 45° the height would be exactly 40 m, so does 47.7 m for 50° sit sensibly between 40 m and 69.3 m</w:t>
              </w:r>
            </w:ins>
            <w:r>
              <w:rPr>
                <w:rFonts w:ascii="Arial" w:cs="Arial" w:eastAsia="Arial" w:hAnsi="Arial"/>
                <w:b w:val="false"/>
                <w:bCs w:val="false"/>
                <w:i w:val="false"/>
                <w:iCs w:val="false"/>
                <w:color w:val="000000"/>
                <w:sz w:val="18"/>
                <w:szCs w:val="18"/>
              </w:rPr>
              <w:t xml:space="preserve">?'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6-column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hu4a81fjxjim7mycysv">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6quyn7j90uu4h81bx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1kybk-20lyjhmhocyg0h">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mynegyqhe_lsb_y5x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w:t>
            </w:r>
            <w:del w:id="9187" w:author="Claude (AI) - proposed" w:date="2026-10-14T07:56:44Z">
              <w:r>
                <w:rPr>
                  <w:rFonts w:ascii="Arial" w:cs="Arial" w:eastAsia="Arial" w:hAnsi="Arial"/>
                  <w:b w:val="false"/>
                  <w:bCs w:val="false"/>
                  <w:i w:val="false"/>
                  <w:iCs w:val="false"/>
                  <w:color w:val="000000"/>
                  <w:sz w:val="18"/>
                  <w:szCs w:val="18"/>
                </w:rPr>
                <w:delText xml:space="preserve">NGSS SEP 6: Constructing Explanations</w:delText>
              </w:r>
            </w:del>
            <w:ins w:id="9188" w:author="Claude (AI) - proposed" w:date="2026-10-14T07:56:44Z">
              <w:r>
                <w:rPr>
                  <w:rFonts w:ascii="Arial" w:cs="Arial" w:eastAsia="Arial" w:hAnsi="Arial"/>
                  <w:b w:val="false"/>
                  <w:bCs w:val="false"/>
                  <w:i w:val="false"/>
                  <w:iCs w:val="false"/>
                  <w:color w:val="000000"/>
                  <w:sz w:val="18"/>
                  <w:szCs w:val="18"/>
                </w:rPr>
                <w:t xml:space="preserve">KICD core competency: Critical Thinking and Problem Solving</w:t>
              </w:r>
            </w:ins>
            <w:r>
              <w:rPr>
                <w:rFonts w:ascii="Arial" w:cs="Arial" w:eastAsia="Arial" w:hAnsi="Arial"/>
                <w:b w:val="false"/>
                <w:bCs w:val="false"/>
                <w:i w:val="false"/>
                <w:iCs w:val="false"/>
                <w:color w:val="000000"/>
                <w:sz w:val="18"/>
                <w:szCs w:val="18"/>
              </w:rPr>
              <w:t xml:space="preserve">).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84skm2ktwucm3hr24uf">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5ucycybfkumefkhvqg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com54dul8miv2sjfmyn6">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6lfb8fn9-7x9v6uwsf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w:t>
            </w:r>
            <w:del w:id="9189" w:author="Claude (AI) - proposed" w:date="2026-10-14T07:56:44Z">
              <w:r>
                <w:rPr>
                  <w:rFonts w:ascii="Arial" w:cs="Arial" w:eastAsia="Arial" w:hAnsi="Arial"/>
                  <w:b w:val="false"/>
                  <w:bCs w:val="false"/>
                  <w:i w:val="false"/>
                  <w:iCs w:val="false"/>
                  <w:color w:val="000000"/>
                  <w:sz w:val="18"/>
                  <w:szCs w:val="18"/>
                </w:rPr>
                <w:delText xml:space="preserve">In Lesson 7, we take this tool outside —</w:delText>
              </w:r>
            </w:del>
            <w:ins w:id="9190" w:author="Claude (AI) - proposed" w:date="2026-10-14T07:56:44Z">
              <w:r>
                <w:rPr>
                  <w:rFonts w:ascii="Arial" w:cs="Arial" w:eastAsia="Arial" w:hAnsi="Arial"/>
                  <w:b w:val="false"/>
                  <w:bCs w:val="false"/>
                  <w:i w:val="false"/>
                  <w:iCs w:val="false"/>
                  <w:color w:val="000000"/>
                  <w:sz w:val="18"/>
                  <w:szCs w:val="18"/>
                </w:rPr>
                <w:t xml:space="preserve">Next lesson we use it on triangles in Kenyan contexts, and in Lesson 7 we take it outside</w:t>
              </w:r>
            </w:ins>
            <w:r>
              <w:rPr>
                <w:rFonts w:ascii="Arial" w:cs="Arial" w:eastAsia="Arial" w:hAnsi="Arial"/>
                <w:b w:val="false"/>
                <w:bCs w:val="false"/>
                <w:i w:val="false"/>
                <w:iCs w:val="false"/>
                <w:color w:val="000000"/>
                <w:sz w:val="18"/>
                <w:szCs w:val="18"/>
              </w:rPr>
              <w:t xml:space="preserve"> to angles of elevation and depression</w:t>
            </w:r>
            <w:del w:id="9191" w:author="Claude (AI) - proposed" w:date="2026-10-14T07:56:44Z">
              <w:r>
                <w:rPr>
                  <w:rFonts w:ascii="Arial" w:cs="Arial" w:eastAsia="Arial" w:hAnsi="Arial"/>
                  <w:b w:val="false"/>
                  <w:bCs w:val="false"/>
                  <w:i w:val="false"/>
                  <w:iCs w:val="false"/>
                  <w:color w:val="000000"/>
                  <w:sz w:val="18"/>
                  <w:szCs w:val="18"/>
                </w:rPr>
                <w:delText xml:space="preserve">, right here in our school compound</w:delText>
              </w:r>
            </w:del>
            <w:r>
              <w:rPr>
                <w:rFonts w:ascii="Arial" w:cs="Arial" w:eastAsia="Arial" w:hAnsi="Arial"/>
                <w:b w:val="false"/>
                <w:bCs w:val="false"/>
                <w:i w:val="false"/>
                <w:iCs w:val="false"/>
                <w:color w:val="000000"/>
                <w:sz w:val="18"/>
                <w:szCs w:val="18"/>
              </w:rPr>
              <w:t xml:space="preserve">.' Teacher previews: 'Before </w:t>
            </w:r>
            <w:del w:id="9192" w:author="Claude (AI) - proposed" w:date="2026-10-14T07:56:44Z">
              <w:r>
                <w:rPr>
                  <w:rFonts w:ascii="Arial" w:cs="Arial" w:eastAsia="Arial" w:hAnsi="Arial"/>
                  <w:b w:val="false"/>
                  <w:bCs w:val="false"/>
                  <w:i w:val="false"/>
                  <w:iCs w:val="false"/>
                  <w:color w:val="000000"/>
                  <w:sz w:val="18"/>
                  <w:szCs w:val="18"/>
                </w:rPr>
                <w:delText xml:space="preserve">next lesson, estimate the</w:delText>
              </w:r>
            </w:del>
            <w:ins w:id="9193" w:author="Claude (AI) - proposed" w:date="2026-10-14T07:56:44Z">
              <w:r>
                <w:rPr>
                  <w:rFonts w:ascii="Arial" w:cs="Arial" w:eastAsia="Arial" w:hAnsi="Arial"/>
                  <w:b w:val="false"/>
                  <w:bCs w:val="false"/>
                  <w:i w:val="false"/>
                  <w:iCs w:val="false"/>
                  <w:color w:val="000000"/>
                  <w:sz w:val="18"/>
                  <w:szCs w:val="18"/>
                </w:rPr>
                <w:t xml:space="preserve">Lesson 7, think about how you could measure an</w:t>
              </w:r>
            </w:ins>
            <w:r>
              <w:rPr>
                <w:rFonts w:ascii="Arial" w:cs="Arial" w:eastAsia="Arial" w:hAnsi="Arial"/>
                <w:b w:val="false"/>
                <w:bCs w:val="false"/>
                <w:i w:val="false"/>
                <w:iCs w:val="false"/>
                <w:color w:val="000000"/>
                <w:sz w:val="18"/>
                <w:szCs w:val="18"/>
              </w:rPr>
              <w:t xml:space="preserve"> angle of elevation </w:t>
            </w:r>
            <w:del w:id="9194" w:author="Claude (AI) - proposed" w:date="2026-10-14T07:56:44Z">
              <w:r>
                <w:rPr>
                  <w:rFonts w:ascii="Arial" w:cs="Arial" w:eastAsia="Arial" w:hAnsi="Arial"/>
                  <w:b w:val="false"/>
                  <w:bCs w:val="false"/>
                  <w:i w:val="false"/>
                  <w:iCs w:val="false"/>
                  <w:color w:val="000000"/>
                  <w:sz w:val="18"/>
                  <w:szCs w:val="18"/>
                </w:rPr>
                <w:delText xml:space="preserve">from the school gate to the top of the flag-mast — you'll need that estimate in Lesson 7</w:delText>
              </w:r>
            </w:del>
            <w:ins w:id="9195" w:author="Claude (AI) - proposed" w:date="2026-10-14T07:56:44Z">
              <w:r>
                <w:rPr>
                  <w:rFonts w:ascii="Arial" w:cs="Arial" w:eastAsia="Arial" w:hAnsi="Arial"/>
                  <w:b w:val="false"/>
                  <w:bCs w:val="false"/>
                  <w:i w:val="false"/>
                  <w:iCs w:val="false"/>
                  <w:color w:val="000000"/>
                  <w:sz w:val="18"/>
                  <w:szCs w:val="18"/>
                </w:rPr>
                <w:t xml:space="preserve">outdoors without an expensive instrument. You will see a simple clinometer made from a protractor, string and a small weight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w:t>
            </w:r>
            <w:del w:id="9196" w:author="Claude (AI) - proposed" w:date="2026-10-14T07:56:44Z">
              <w:r>
                <w:rPr>
                  <w:rFonts w:ascii="Arial" w:cs="Arial" w:eastAsia="Arial" w:hAnsi="Arial"/>
                  <w:b w:val="false"/>
                  <w:bCs w:val="false"/>
                  <w:i w:val="false"/>
                  <w:iCs w:val="false"/>
                  <w:color w:val="000000"/>
                  <w:sz w:val="18"/>
                  <w:szCs w:val="18"/>
                </w:rPr>
                <w:delText xml:space="preserve">NGSS SEP 8: Obtaining, Evaluating, and Communicating Information</w:delText>
              </w:r>
            </w:del>
            <w:ins w:id="9197" w:author="Claude (AI) - proposed" w:date="2026-10-14T07:56:44Z">
              <w:r>
                <w:rPr>
                  <w:rFonts w:ascii="Arial" w:cs="Arial" w:eastAsia="Arial" w:hAnsi="Arial"/>
                  <w:b w:val="false"/>
                  <w:bCs w:val="false"/>
                  <w:i w:val="false"/>
                  <w:iCs w:val="false"/>
                  <w:color w:val="000000"/>
                  <w:sz w:val="18"/>
                  <w:szCs w:val="18"/>
                </w:rPr>
                <w:t xml:space="preserve">KICD core competency: Communication and Collaboration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w:t>
            </w:r>
            <w:del w:id="9198" w:author="Claude (AI) - proposed" w:date="2026-10-14T07:56:44Z">
              <w:r>
                <w:rPr>
                  <w:rFonts w:ascii="Arial" w:cs="Arial" w:eastAsia="Arial" w:hAnsi="Arial"/>
                  <w:b w:val="false"/>
                  <w:bCs w:val="false"/>
                  <w:i w:val="false"/>
                  <w:iCs w:val="false"/>
                  <w:color w:val="000000"/>
                  <w:sz w:val="18"/>
                  <w:szCs w:val="18"/>
                </w:rPr>
                <w:delText xml:space="preserve">six</w:delText>
              </w:r>
            </w:del>
            <w:ins w:id="9199" w:author="Claude (AI) - proposed" w:date="2026-10-14T07:56:4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exact values for 45°</w:t>
            </w:r>
            <w:ins w:id="9200" w:author="Claude (AI) - proposed" w:date="2026-10-14T07:56:44Z">
              <w:r>
                <w:rPr>
                  <w:rFonts w:ascii="Arial" w:cs="Arial" w:eastAsia="Arial" w:hAnsi="Arial"/>
                  <w:b w:val="false"/>
                  <w:bCs w:val="false"/>
                  <w:i w:val="false"/>
                  <w:iCs w:val="false"/>
                  <w:color w:val="000000"/>
                  <w:sz w:val="18"/>
                  <w:szCs w:val="18"/>
                </w:rPr>
                <w:t xml:space="preserve"> (sin, cos, tan)</w:t>
              </w:r>
            </w:ins>
            <w:r>
              <w:rPr>
                <w:rFonts w:ascii="Arial" w:cs="Arial" w:eastAsia="Arial" w:hAnsi="Arial"/>
                <w:b w:val="false"/>
                <w:bCs w:val="false"/>
                <w:i w:val="false"/>
                <w:iCs w:val="false"/>
                <w:color w:val="000000"/>
                <w:sz w:val="18"/>
                <w:szCs w:val="18"/>
              </w:rPr>
              <w:t xml:space="preserve">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Lesson 3 was retained.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w:t>
            </w:r>
            <w:del w:id="9201" w:author="Claude (AI) - proposed" w:date="2026-10-14T07:56:44Z">
              <w:r>
                <w:rPr>
                  <w:rFonts w:ascii="Arial" w:cs="Arial" w:eastAsia="Arial" w:hAnsi="Arial"/>
                  <w:b w:val="false"/>
                  <w:bCs w:val="false"/>
                  <w:i w:val="false"/>
                  <w:iCs w:val="false"/>
                  <w:color w:val="000000"/>
                  <w:sz w:val="18"/>
                  <w:szCs w:val="18"/>
                </w:rPr>
                <w:delText xml:space="preserve">= 1 unit</w:delText>
              </w:r>
            </w:del>
            <w:ins w:id="9202" w:author="Claude (AI) - proposed" w:date="2026-10-14T07:56:44Z">
              <w:r>
                <w:rPr>
                  <w:rFonts w:ascii="Arial" w:cs="Arial" w:eastAsia="Arial" w:hAnsi="Arial"/>
                  <w:b w:val="false"/>
                  <w:bCs w:val="false"/>
                  <w:i w:val="false"/>
                  <w:iCs w:val="false"/>
                  <w:color w:val="000000"/>
                  <w:sz w:val="18"/>
                  <w:szCs w:val="18"/>
                </w:rPr>
                <w:t xml:space="preserve">6 cm</w:t>
              </w:r>
            </w:ins>
            <w:r>
              <w:rPr>
                <w:rFonts w:ascii="Arial" w:cs="Arial" w:eastAsia="Arial" w:hAnsi="Arial"/>
                <w:b w:val="false"/>
                <w:bCs w:val="false"/>
                <w:i w:val="false"/>
                <w:iCs w:val="false"/>
                <w:color w:val="000000"/>
                <w:sz w:val="18"/>
                <w:szCs w:val="18"/>
              </w:rPr>
              <w:t xml:space="preserve">) and a bisected equilateral triangle (side </w:t>
            </w:r>
            <w:del w:id="9203" w:author="Claude (AI) - proposed" w:date="2026-10-14T07:56:44Z">
              <w:r>
                <w:rPr>
                  <w:rFonts w:ascii="Arial" w:cs="Arial" w:eastAsia="Arial" w:hAnsi="Arial"/>
                  <w:b w:val="false"/>
                  <w:bCs w:val="false"/>
                  <w:i w:val="false"/>
                  <w:iCs w:val="false"/>
                  <w:color w:val="000000"/>
                  <w:sz w:val="18"/>
                  <w:szCs w:val="18"/>
                </w:rPr>
                <w:delText xml:space="preserve">= 2 units</w:delText>
              </w:r>
            </w:del>
            <w:ins w:id="9204" w:author="Claude (AI) - proposed" w:date="2026-10-14T07:56:44Z">
              <w:r>
                <w:rPr>
                  <w:rFonts w:ascii="Arial" w:cs="Arial" w:eastAsia="Arial" w:hAnsi="Arial"/>
                  <w:b w:val="false"/>
                  <w:bCs w:val="false"/>
                  <w:i w:val="false"/>
                  <w:iCs w:val="false"/>
                  <w:color w:val="000000"/>
                  <w:sz w:val="18"/>
                  <w:szCs w:val="18"/>
                </w:rPr>
                <w:t xml:space="preserve">8 cm</w:t>
              </w:r>
            </w:ins>
            <w:r>
              <w:rPr>
                <w:rFonts w:ascii="Arial" w:cs="Arial" w:eastAsia="Arial" w:hAnsi="Arial"/>
                <w:b w:val="false"/>
                <w:bCs w:val="false"/>
                <w:i w:val="false"/>
                <w:iCs w:val="false"/>
                <w:color w:val="000000"/>
                <w:sz w:val="18"/>
                <w:szCs w:val="18"/>
              </w:rPr>
              <w:t xml:space="preserve">, yielding a 30-60-90 triangle) using ruler and compasses</w:t>
            </w:r>
            <w:ins w:id="9205" w:author="Claude (AI) - proposed" w:date="2026-10-14T07:56:44Z">
              <w:r>
                <w:rPr>
                  <w:rFonts w:ascii="Arial" w:cs="Arial" w:eastAsia="Arial" w:hAnsi="Arial"/>
                  <w:b w:val="false"/>
                  <w:bCs w:val="false"/>
                  <w:i w:val="false"/>
                  <w:iCs w:val="false"/>
                  <w:color w:val="000000"/>
                  <w:sz w:val="18"/>
                  <w:szCs w:val="18"/>
                </w:rPr>
                <w:t xml:space="preserve">, then scaled them to unit lengths (legs = 1; side = 2)</w:t>
              </w:r>
            </w:ins>
            <w:r>
              <w:rPr>
                <w:rFonts w:ascii="Arial" w:cs="Arial" w:eastAsia="Arial" w:hAnsi="Arial"/>
                <w:b w:val="false"/>
                <w:bCs w:val="false"/>
                <w:i w:val="false"/>
                <w:iCs w:val="false"/>
                <w:color w:val="000000"/>
                <w:sz w:val="18"/>
                <w:szCs w:val="18"/>
              </w:rPr>
              <w:t xml:space="preserve">. They measured all sides and recorded the values for the 45°, 30°, and 60° triangles in a table. They also identified that as an angle approaches 0° or 90°, specific side ratios approach 0 or 1 (or become undefined), using </w:t>
            </w:r>
            <w:del w:id="9206" w:author="Claude (AI) - proposed" w:date="2026-10-14T07:56:44Z">
              <w:r>
                <w:rPr>
                  <w:rFonts w:ascii="Arial" w:cs="Arial" w:eastAsia="Arial" w:hAnsi="Arial"/>
                  <w:b w:val="false"/>
                  <w:bCs w:val="false"/>
                  <w:i w:val="false"/>
                  <w:iCs w:val="false"/>
                  <w:color w:val="000000"/>
                  <w:sz w:val="18"/>
                  <w:szCs w:val="18"/>
                </w:rPr>
                <w:delText xml:space="preserve">their trig tables from Lesson 3</w:delText>
              </w:r>
            </w:del>
            <w:ins w:id="9207" w:author="Claude (AI) - proposed" w:date="2026-10-14T07:56:44Z">
              <w:r>
                <w:rPr>
                  <w:rFonts w:ascii="Arial" w:cs="Arial" w:eastAsia="Arial" w:hAnsi="Arial"/>
                  <w:b w:val="false"/>
                  <w:bCs w:val="false"/>
                  <w:i w:val="false"/>
                  <w:iCs w:val="false"/>
                  <w:color w:val="000000"/>
                  <w:sz w:val="18"/>
                  <w:szCs w:val="18"/>
                </w:rPr>
                <w:t xml:space="preserve">calculator values for angles close to 0° and 90°</w:t>
              </w:r>
            </w:ins>
            <w:r>
              <w:rPr>
                <w:rFonts w:ascii="Arial" w:cs="Arial" w:eastAsia="Arial" w:hAnsi="Arial"/>
                <w:b w:val="false"/>
                <w:bCs w:val="false"/>
                <w:i w:val="false"/>
                <w:iCs w:val="false"/>
                <w:color w:val="000000"/>
                <w:sz w:val="18"/>
                <w:szCs w:val="18"/>
              </w:rPr>
              <w:t xml:space="preserve">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ij6mannyz8zp-1t-ie5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fna9_ffxznrdzw2rh-l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t>
            </w:r>
            <w:ins w:id="9208" w:author="Claude (AI) - proposed" w:date="2026-10-14T07:56:44Z">
              <w:r>
                <w:rPr>
                  <w:rFonts w:ascii="Arial" w:cs="Arial" w:eastAsia="Arial" w:hAnsi="Arial"/>
                  <w:b w:val="false"/>
                  <w:bCs w:val="false"/>
                  <w:i w:val="false"/>
                  <w:iCs w:val="false"/>
                  <w:color w:val="000000"/>
                  <w:sz w:val="18"/>
                  <w:szCs w:val="18"/>
                </w:rPr>
                <w:t xml:space="preserve">and </w:t>
              </w:r>
            </w:ins>
            <w:r>
              <w:rPr>
                <w:rFonts w:ascii="Arial" w:cs="Arial" w:eastAsia="Arial" w:hAnsi="Arial"/>
                <w:b w:val="false"/>
                <w:bCs w:val="false"/>
                <w:i w:val="false"/>
                <w:iCs w:val="false"/>
                <w:color w:val="000000"/>
                <w:sz w:val="18"/>
                <w:szCs w:val="18"/>
              </w:rPr>
              <w:t xml:space="preserve">worked with special angles</w:t>
            </w:r>
            <w:del w:id="9209" w:author="Claude (AI) - proposed" w:date="2026-10-14T07:56:44Z">
              <w:r>
                <w:rPr>
                  <w:rFonts w:ascii="Arial" w:cs="Arial" w:eastAsia="Arial" w:hAnsi="Arial"/>
                  <w:b w:val="false"/>
                  <w:bCs w:val="false"/>
                  <w:i w:val="false"/>
                  <w:iCs w:val="false"/>
                  <w:color w:val="000000"/>
                  <w:sz w:val="18"/>
                  <w:szCs w:val="18"/>
                </w:rPr>
                <w:delText xml:space="preserve">, and used</w:delText>
              </w:r>
            </w:del>
            <w:ins w:id="9210" w:author="Claude (AI) - proposed" w:date="2026-10-14T07:56:44Z">
              <w:r>
                <w:rPr>
                  <w:rFonts w:ascii="Arial" w:cs="Arial" w:eastAsia="Arial" w:hAnsi="Arial"/>
                  <w:b w:val="false"/>
                  <w:bCs w:val="false"/>
                  <w:i w:val="false"/>
                  <w:iCs w:val="false"/>
                  <w:color w:val="000000"/>
                  <w:sz w:val="18"/>
                  <w:szCs w:val="18"/>
                </w:rPr>
                <w:t xml:space="preserve">; Lesson 7 will add</w:t>
              </w:r>
            </w:ins>
            <w:r>
              <w:rPr>
                <w:rFonts w:ascii="Arial" w:cs="Arial" w:eastAsia="Arial" w:hAnsi="Arial"/>
                <w:b w:val="false"/>
                <w:bCs w:val="false"/>
                <w:i w:val="false"/>
                <w:iCs w:val="false"/>
                <w:color w:val="000000"/>
                <w:sz w:val="18"/>
                <w:szCs w:val="18"/>
              </w:rPr>
              <w:t xml:space="preserve"> angles of elevation and depression.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w:t>
            </w:r>
            <w:del w:id="9211" w:author="Claude (AI) - proposed" w:date="2026-10-14T07:56:44Z">
              <w:r>
                <w:rPr>
                  <w:rFonts w:ascii="Arial" w:cs="Arial" w:eastAsia="Arial" w:hAnsi="Arial"/>
                  <w:b w:val="false"/>
                  <w:bCs w:val="false"/>
                  <w:i w:val="false"/>
                  <w:iCs w:val="false"/>
                  <w:color w:val="000000"/>
                  <w:sz w:val="18"/>
                  <w:szCs w:val="18"/>
                </w:rPr>
                <w:delText xml:space="preserve">wheelchair</w:delText>
              </w:r>
            </w:del>
            <w:ins w:id="9212" w:author="Claude (AI) - proposed" w:date="2026-10-14T07:56:44Z">
              <w:r>
                <w:rPr>
                  <w:rFonts w:ascii="Arial" w:cs="Arial" w:eastAsia="Arial" w:hAnsi="Arial"/>
                  <w:b w:val="false"/>
                  <w:bCs w:val="false"/>
                  <w:i w:val="false"/>
                  <w:iCs w:val="false"/>
                  <w:color w:val="000000"/>
                  <w:sz w:val="18"/>
                  <w:szCs w:val="18"/>
                </w:rPr>
                <w:t xml:space="preserve">supply</w:t>
              </w:r>
            </w:ins>
            <w:r>
              <w:rPr>
                <w:rFonts w:ascii="Arial" w:cs="Arial" w:eastAsia="Arial" w:hAnsi="Arial"/>
                <w:b w:val="false"/>
                <w:bCs w:val="false"/>
                <w:i w:val="false"/>
                <w:iCs w:val="false"/>
                <w:color w:val="000000"/>
                <w:sz w:val="18"/>
                <w:szCs w:val="18"/>
              </w:rPr>
              <w:t xml:space="preserve">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ah0acgca9brm9cf0r4ou">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qmkzhdea21ojw54ny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5oqhtufphacvjhwsg163">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gxmakwoimqwalnosu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w:t>
            </w:r>
            <w:del w:id="9213" w:author="Claude (AI) - proposed" w:date="2026-10-14T07:56:44Z">
              <w:r>
                <w:rPr>
                  <w:rFonts w:ascii="Arial" w:cs="Arial" w:eastAsia="Arial" w:hAnsi="Arial"/>
                  <w:b w:val="false"/>
                  <w:bCs w:val="false"/>
                  <w:i w:val="false"/>
                  <w:iCs w:val="false"/>
                  <w:color w:val="000000"/>
                  <w:sz w:val="18"/>
                  <w:szCs w:val="18"/>
                </w:rPr>
                <w:delText xml:space="preserve">sine (opposite/hypotenuse ... or tan — accept either with valid reasoning</w:delText>
              </w:r>
            </w:del>
            <w:ins w:id="9214" w:author="Claude (AI) - proposed" w:date="2026-10-14T07:56:44Z">
              <w:r>
                <w:rPr>
                  <w:rFonts w:ascii="Arial" w:cs="Arial" w:eastAsia="Arial" w:hAnsi="Arial"/>
                  <w:b w:val="false"/>
                  <w:bCs w:val="false"/>
                  <w:i w:val="false"/>
                  <w:iCs w:val="false"/>
                  <w:color w:val="000000"/>
                  <w:sz w:val="18"/>
                  <w:szCs w:val="18"/>
                </w:rPr>
                <w:t xml:space="preserve">tangent (opposite and adjacent are the sides involved: horizontal = 20 ÷ tan 35° ≈ 28.6 m; sine would only give the slope length, not the horizontal distance</w:t>
              </w:r>
            </w:ins>
            <w:r>
              <w:rPr>
                <w:rFonts w:ascii="Arial" w:cs="Arial" w:eastAsia="Arial" w:hAnsi="Arial"/>
                <w:b w:val="false"/>
                <w:bCs w:val="false"/>
                <w:i w:val="false"/>
                <w:iCs w:val="false"/>
                <w:color w:val="000000"/>
                <w:sz w:val="18"/>
                <w:szCs w:val="18"/>
              </w:rPr>
              <w:t xml:space="preserve">); Diagram C → tangent or recognition of special angle</w:t>
            </w:r>
            <w:ins w:id="9215" w:author="Claude (AI) - proposed" w:date="2026-10-14T07:56:44Z">
              <w:r>
                <w:rPr>
                  <w:rFonts w:ascii="Arial" w:cs="Arial" w:eastAsia="Arial" w:hAnsi="Arial"/>
                  <w:b w:val="false"/>
                  <w:bCs w:val="false"/>
                  <w:i w:val="false"/>
                  <w:iCs w:val="false"/>
                  <w:color w:val="000000"/>
                  <w:sz w:val="18"/>
                  <w:szCs w:val="18"/>
                </w:rPr>
                <w:t xml:space="preserve"> 45°. Expected answers: A ≈ 6.13 m; B ≈ 28.6 m; C =</w:t>
              </w:r>
            </w:ins>
            <w:r>
              <w:rPr>
                <w:rFonts w:ascii="Arial" w:cs="Arial" w:eastAsia="Arial" w:hAnsi="Arial"/>
                <w:b w:val="false"/>
                <w:bCs w:val="false"/>
                <w:i w:val="false"/>
                <w:iCs w:val="false"/>
                <w:color w:val="000000"/>
                <w:sz w:val="18"/>
                <w:szCs w:val="18"/>
              </w:rPr>
              <w:t xml:space="preserv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mfywbk129bttgocksah">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m5ojs1wxnmwswlaz1d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q2nxntgcy609cpfmxsf">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7xlbfjse_ijiqljjj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w:t>
            </w:r>
            <w:del w:id="9216" w:author="Claude (AI) - proposed" w:date="2026-10-14T07:56:44Z">
              <w:r>
                <w:rPr>
                  <w:rFonts w:ascii="Arial" w:cs="Arial" w:eastAsia="Arial" w:hAnsi="Arial"/>
                  <w:b w:val="false"/>
                  <w:bCs w:val="false"/>
                  <w:i w:val="false"/>
                  <w:iCs w:val="false"/>
                  <w:color w:val="000000"/>
                  <w:sz w:val="18"/>
                  <w:szCs w:val="18"/>
                </w:rPr>
                <w:delText xml:space="preserve">a NEW problem — </w:delText>
              </w:r>
            </w:del>
            <w:r>
              <w:rPr>
                <w:rFonts w:ascii="Arial" w:cs="Arial" w:eastAsia="Arial" w:hAnsi="Arial"/>
                <w:b w:val="false"/>
                <w:bCs w:val="false"/>
                <w:i w:val="false"/>
                <w:iCs w:val="false"/>
                <w:color w:val="000000"/>
                <w:sz w:val="18"/>
                <w:szCs w:val="18"/>
              </w:rPr>
              <w:t xml:space="preserve">the anchoring phenomenon mast</w:t>
            </w:r>
            <w:ins w:id="9217" w:author="Claude (AI) - proposed" w:date="2026-10-14T07:56:44Z">
              <w:r>
                <w:rPr>
                  <w:rFonts w:ascii="Arial" w:cs="Arial" w:eastAsia="Arial" w:hAnsi="Arial"/>
                  <w:b w:val="false"/>
                  <w:bCs w:val="false"/>
                  <w:i w:val="false"/>
                  <w:iCs w:val="false"/>
                  <w:color w:val="000000"/>
                  <w:sz w:val="18"/>
                  <w:szCs w:val="18"/>
                </w:rPr>
                <w:t xml:space="preserve">, now written as a complete model solution</w:t>
              </w:r>
            </w:ins>
            <w:r>
              <w:rPr>
                <w:rFonts w:ascii="Arial" w:cs="Arial" w:eastAsia="Arial" w:hAnsi="Arial"/>
                <w:b w:val="false"/>
                <w:bCs w:val="false"/>
                <w:i w:val="false"/>
                <w:iCs w:val="false"/>
                <w:color w:val="000000"/>
                <w:sz w:val="18"/>
                <w:szCs w:val="18"/>
              </w:rPr>
              <w:t xml:space="preserve">: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ins w:id="9218" w:author="Claude (AI) - proposed" w:date="2026-10-14T07:56:44Z">
              <w:r>
                <w:rPr>
                  <w:rFonts w:ascii="Arial" w:cs="Arial" w:eastAsia="Arial" w:hAnsi="Arial"/>
                  <w:b w:val="false"/>
                  <w:bCs w:val="false"/>
                  <w:i w:val="false"/>
                  <w:iCs w:val="false"/>
                  <w:color w:val="000000"/>
                  <w:sz w:val="18"/>
                  <w:szCs w:val="18"/>
                </w:rPr>
                <w:t xml:space="preserve"> Sense check to ask: 'Is a 6.13 m ramp for a 6 m horizontal distance steep or gentle?' (It is steep, 12°. A wheelchair ramp is much gentler, about 1 in 12, roughly 5°.)</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jmdrh2zkwqmtbodnwpdn">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b9tiv5tx7yln3ocgh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hocs6mfi2nu2ak1qcmr">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ctfwfj82rrmk9doul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Problem 2 — A maize store in Eldoret has a sloped roof. The roof </w:t>
            </w:r>
            <w:del w:id="9219" w:author="Claude (AI) - proposed" w:date="2026-10-14T07:56:44Z">
              <w:r>
                <w:rPr>
                  <w:rFonts w:ascii="Arial" w:cs="Arial" w:eastAsia="Arial" w:hAnsi="Arial"/>
                  <w:b w:val="false"/>
                  <w:bCs w:val="false"/>
                  <w:i w:val="false"/>
                  <w:iCs w:val="false"/>
                  <w:color w:val="000000"/>
                  <w:sz w:val="18"/>
                  <w:szCs w:val="18"/>
                </w:rPr>
                <w:delText xml:space="preserve">rises</w:delText>
              </w:r>
            </w:del>
            <w:ins w:id="9220" w:author="Claude (AI) - proposed" w:date="2026-10-14T07:56:44Z">
              <w:r>
                <w:rPr>
                  <w:rFonts w:ascii="Arial" w:cs="Arial" w:eastAsia="Arial" w:hAnsi="Arial"/>
                  <w:b w:val="false"/>
                  <w:bCs w:val="false"/>
                  <w:i w:val="false"/>
                  <w:iCs w:val="false"/>
                  <w:color w:val="000000"/>
                  <w:sz w:val="18"/>
                  <w:szCs w:val="18"/>
                </w:rPr>
                <w:t xml:space="preserve">is a single slope (a lean-to) rising</w:t>
              </w:r>
            </w:ins>
            <w:r>
              <w:rPr>
                <w:rFonts w:ascii="Arial" w:cs="Arial" w:eastAsia="Arial" w:hAnsi="Arial"/>
                <w:b w:val="false"/>
                <w:bCs w:val="false"/>
                <w:i w:val="false"/>
                <w:iCs w:val="false"/>
                <w:color w:val="000000"/>
                <w:sz w:val="18"/>
                <w:szCs w:val="18"/>
              </w:rPr>
              <w:t xml:space="preserve"> at 30° (a special angle)</w:t>
            </w:r>
            <w:del w:id="9221" w:author="Claude (AI) - proposed" w:date="2026-10-14T07:56:44Z">
              <w:r>
                <w:rPr>
                  <w:rFonts w:ascii="Arial" w:cs="Arial" w:eastAsia="Arial" w:hAnsi="Arial"/>
                  <w:b w:val="false"/>
                  <w:bCs w:val="false"/>
                  <w:i w:val="false"/>
                  <w:iCs w:val="false"/>
                  <w:color w:val="000000"/>
                  <w:sz w:val="18"/>
                  <w:szCs w:val="18"/>
                </w:rPr>
                <w:delText xml:space="preserve">. The</w:delText>
              </w:r>
            </w:del>
            <w:ins w:id="9222" w:author="Claude (AI) - proposed" w:date="2026-10-14T07:56:44Z">
              <w:r>
                <w:rPr>
                  <w:rFonts w:ascii="Arial" w:cs="Arial" w:eastAsia="Arial" w:hAnsi="Arial"/>
                  <w:b w:val="false"/>
                  <w:bCs w:val="false"/>
                  <w:i w:val="false"/>
                  <w:iCs w:val="false"/>
                  <w:color w:val="000000"/>
                  <w:sz w:val="18"/>
                  <w:szCs w:val="18"/>
                </w:rPr>
                <w:t xml:space="preserve"> over a</w:t>
              </w:r>
            </w:ins>
            <w:r>
              <w:rPr>
                <w:rFonts w:ascii="Arial" w:cs="Arial" w:eastAsia="Arial" w:hAnsi="Arial"/>
                <w:b w:val="false"/>
                <w:bCs w:val="false"/>
                <w:i w:val="false"/>
                <w:iCs w:val="false"/>
                <w:color w:val="000000"/>
                <w:sz w:val="18"/>
                <w:szCs w:val="18"/>
              </w:rPr>
              <w:t xml:space="preserve"> horizontal span of </w:t>
            </w:r>
            <w:del w:id="9223" w:author="Claude (AI) - proposed" w:date="2026-10-14T07:56:44Z">
              <w:r>
                <w:rPr>
                  <w:rFonts w:ascii="Arial" w:cs="Arial" w:eastAsia="Arial" w:hAnsi="Arial"/>
                  <w:b w:val="false"/>
                  <w:bCs w:val="false"/>
                  <w:i w:val="false"/>
                  <w:iCs w:val="false"/>
                  <w:color w:val="000000"/>
                  <w:sz w:val="18"/>
                  <w:szCs w:val="18"/>
                </w:rPr>
                <w:delText xml:space="preserve">the roof is 10</w:delText>
              </w:r>
            </w:del>
            <w:ins w:id="9224" w:author="Claude (AI) - proposed" w:date="2026-10-14T07:56:4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 Find the height of the roof above the horizontal span</w:t>
            </w:r>
            <w:ins w:id="9225" w:author="Claude (AI) - proposed" w:date="2026-10-14T07:56:44Z">
              <w:r>
                <w:rPr>
                  <w:rFonts w:ascii="Arial" w:cs="Arial" w:eastAsia="Arial" w:hAnsi="Arial"/>
                  <w:b w:val="false"/>
                  <w:bCs w:val="false"/>
                  <w:i w:val="false"/>
                  <w:iCs w:val="false"/>
                  <w:color w:val="000000"/>
                  <w:sz w:val="18"/>
                  <w:szCs w:val="18"/>
                </w:rPr>
                <w:t xml:space="preserve">, first as an exact value and then to 2 decimal places</w:t>
              </w:r>
            </w:ins>
            <w:r>
              <w:rPr>
                <w:rFonts w:ascii="Arial" w:cs="Arial" w:eastAsia="Arial" w:hAnsi="Arial"/>
                <w:b w:val="false"/>
                <w:bCs w:val="false"/>
                <w:i w:val="false"/>
                <w:iCs w:val="false"/>
                <w:color w:val="000000"/>
                <w:sz w:val="18"/>
                <w:szCs w:val="18"/>
              </w:rPr>
              <w:t xml:space="preserve">. Problem 3 — A surveyor in Garissa measures that a telecom tower casts a shadow 32 m long when the sun's angle of elevation is 62°. Find the height of the tower. Problem 4 — A road in the Kericho tea plantation rises 18 m vertically over a horizontal distance of 54 m. Find the angle of inclination of the road (use inverse tangent).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w:t>
            </w:r>
            <w:del w:id="9226" w:author="Claude (AI) - proposed" w:date="2026-10-14T07:56:44Z">
              <w:r>
                <w:rPr>
                  <w:rFonts w:ascii="Arial" w:cs="Arial" w:eastAsia="Arial" w:hAnsi="Arial"/>
                  <w:b w:val="false"/>
                  <w:bCs w:val="false"/>
                  <w:i w:val="false"/>
                  <w:iCs w:val="false"/>
                  <w:color w:val="000000"/>
                  <w:sz w:val="18"/>
                  <w:szCs w:val="18"/>
                </w:rPr>
                <w:delText xml:space="preserve">NGSS Science and Engineering Practice (using mathematics and computational thinking; engaging in argument from evidence) applied in a mathematics context</w:delText>
              </w:r>
            </w:del>
            <w:ins w:id="9227" w:author="Claude (AI) - proposed" w:date="2026-10-14T07:56:44Z">
              <w:r>
                <w:rPr>
                  <w:rFonts w:ascii="Arial" w:cs="Arial" w:eastAsia="Arial" w:hAnsi="Arial"/>
                  <w:b w:val="false"/>
                  <w:bCs w:val="false"/>
                  <w:i w:val="false"/>
                  <w:iCs w:val="false"/>
                  <w:color w:val="000000"/>
                  <w:sz w:val="18"/>
                  <w:szCs w:val="18"/>
                </w:rPr>
                <w:t xml:space="preserve">part of the KICD core competency Critical Thinking and Problem Solving</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ins w:id="9228" w:author="Claude (AI) - proposed" w:date="2026-10-14T07:56:44Z">
              <w:r>
                <w:rPr>
                  <w:rFonts w:ascii="Arial" w:cs="Arial" w:eastAsia="Arial" w:hAnsi="Arial"/>
                  <w:b w:val="false"/>
                  <w:bCs w:val="false"/>
                  <w:i w:val="false"/>
                  <w:iCs w:val="false"/>
                  <w:color w:val="000000"/>
                  <w:sz w:val="18"/>
                  <w:szCs w:val="18"/>
                </w:rPr>
                <w:t xml:space="preserve"> Expected answers: Problem 1 = 8 × sin 15° ≈ 2.07 m; Problem 2 = 6 × tan 30° = 2√3 ≈ 3.46 m; Problem 3 = 32 × tan 62° ≈ 60.2 m; Problem 4 ≈ 18.4°.</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y8c9espzsc_vw1zthqx">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aeqctv2o4mnz__knvs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uufgbcuvmybchpfzszt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7iosllixyzt5z11z0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We </w:t>
            </w:r>
            <w:del w:id="9229" w:author="Claude (AI) - proposed" w:date="2026-10-14T07:56:44Z">
              <w:r>
                <w:rPr>
                  <w:rFonts w:ascii="Arial" w:cs="Arial" w:eastAsia="Arial" w:hAnsi="Arial"/>
                  <w:b w:val="false"/>
                  <w:bCs w:val="false"/>
                  <w:i w:val="false"/>
                  <w:iCs w:val="false"/>
                  <w:color w:val="000000"/>
                  <w:sz w:val="18"/>
                  <w:szCs w:val="18"/>
                </w:rPr>
                <w:delText xml:space="preserve">do not know that yet — that is a great question for</w:delText>
              </w:r>
            </w:del>
            <w:ins w:id="9230" w:author="Claude (AI) - proposed" w:date="2026-10-14T07:56:44Z">
              <w:r>
                <w:rPr>
                  <w:rFonts w:ascii="Arial" w:cs="Arial" w:eastAsia="Arial" w:hAnsi="Arial"/>
                  <w:b w:val="false"/>
                  <w:bCs w:val="false"/>
                  <w:i w:val="false"/>
                  <w:iCs w:val="false"/>
                  <w:color w:val="000000"/>
                  <w:sz w:val="18"/>
                  <w:szCs w:val="18"/>
                </w:rPr>
                <w:t xml:space="preserve">started on that in Problem 4, where we used the inverse tangent to find the angle. Let us record it and use it again in</w:t>
              </w:r>
            </w:ins>
            <w:r>
              <w:rPr>
                <w:rFonts w:ascii="Arial" w:cs="Arial" w:eastAsia="Arial" w:hAnsi="Arial"/>
                <w:b w:val="false"/>
                <w:bCs w:val="false"/>
                <w:i w:val="false"/>
                <w:iCs w:val="false"/>
                <w:color w:val="000000"/>
                <w:sz w:val="18"/>
                <w:szCs w:val="18"/>
              </w:rPr>
              <w:t xml:space="preserve"> Lesson 7.'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w:t>
            </w:r>
            <w:del w:id="9231" w:author="Claude (AI) - proposed" w:date="2026-10-14T07:56:44Z">
              <w:r>
                <w:rPr>
                  <w:rFonts w:ascii="Arial" w:cs="Arial" w:eastAsia="Arial" w:hAnsi="Arial"/>
                  <w:b w:val="false"/>
                  <w:bCs w:val="false"/>
                  <w:i w:val="false"/>
                  <w:iCs w:val="false"/>
                  <w:color w:val="000000"/>
                  <w:sz w:val="18"/>
                  <w:szCs w:val="18"/>
                </w:rPr>
                <w:delText xml:space="preserve">finding an angle from two sides</w:delText>
              </w:r>
            </w:del>
            <w:ins w:id="9232" w:author="Claude (AI) - proposed" w:date="2026-10-14T07:56:44Z">
              <w:r>
                <w:rPr>
                  <w:rFonts w:ascii="Arial" w:cs="Arial" w:eastAsia="Arial" w:hAnsi="Arial"/>
                  <w:b w:val="false"/>
                  <w:bCs w:val="false"/>
                  <w:i w:val="false"/>
                  <w:iCs w:val="false"/>
                  <w:color w:val="000000"/>
                  <w:sz w:val="18"/>
                  <w:szCs w:val="18"/>
                </w:rPr>
                <w:t xml:space="preserve">what to do when the angle is measured from the horizontal, looking up or down</w:t>
              </w:r>
            </w:ins>
            <w:r>
              <w:rPr>
                <w:rFonts w:ascii="Arial" w:cs="Arial" w:eastAsia="Arial" w:hAnsi="Arial"/>
                <w:b w:val="false"/>
                <w:bCs w:val="false"/>
                <w:i w:val="false"/>
                <w:iCs w:val="false"/>
                <w:color w:val="000000"/>
                <w:sz w:val="18"/>
                <w:szCs w:val="18"/>
              </w:rPr>
              <w:t xml:space="preserve">) creates authentic motivation for Lesson 7 (</w:t>
            </w:r>
            <w:del w:id="9233" w:author="Claude (AI) - proposed" w:date="2026-10-14T07:56:44Z">
              <w:r>
                <w:rPr>
                  <w:rFonts w:ascii="Arial" w:cs="Arial" w:eastAsia="Arial" w:hAnsi="Arial"/>
                  <w:b w:val="false"/>
                  <w:bCs w:val="false"/>
                  <w:i w:val="false"/>
                  <w:iCs w:val="false"/>
                  <w:color w:val="000000"/>
                  <w:sz w:val="18"/>
                  <w:szCs w:val="18"/>
                </w:rPr>
                <w:delText xml:space="preserve">inverse trigonometric ratios</w:delText>
              </w:r>
            </w:del>
            <w:ins w:id="9234" w:author="Claude (AI) - proposed" w:date="2026-10-14T07:56:44Z">
              <w:r>
                <w:rPr>
                  <w:rFonts w:ascii="Arial" w:cs="Arial" w:eastAsia="Arial" w:hAnsi="Arial"/>
                  <w:b w:val="false"/>
                  <w:bCs w:val="false"/>
                  <w:i w:val="false"/>
                  <w:iCs w:val="false"/>
                  <w:color w:val="000000"/>
                  <w:sz w:val="18"/>
                  <w:szCs w:val="18"/>
                </w:rPr>
                <w:t xml:space="preserve">angles of elevation and depression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utygksf0oxxuxm8pq6cy">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olbacf5oputys6v8s2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w9sjes6ekdu6rk3iqgk">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egl3our2eac6-mads5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w:t>
            </w:r>
            <w:ins w:id="9235" w:author="Claude (AI) - proposed" w:date="2026-10-14T07:56:44Z">
              <w:r>
                <w:rPr>
                  <w:rFonts w:ascii="Arial" w:cs="Arial" w:eastAsia="Arial" w:hAnsi="Arial"/>
                  <w:b w:val="false"/>
                  <w:bCs w:val="false"/>
                  <w:i w:val="false"/>
                  <w:iCs w:val="false"/>
                  <w:color w:val="000000"/>
                  <w:sz w:val="18"/>
                  <w:szCs w:val="18"/>
                </w:rPr>
                <w:t xml:space="preserve">, want hypotenuse</w:t>
              </w:r>
            </w:ins>
            <w:r>
              <w:rPr>
                <w:rFonts w:ascii="Arial" w:cs="Arial" w:eastAsia="Arial" w:hAnsi="Arial"/>
                <w:b w:val="false"/>
                <w:bCs w:val="false"/>
                <w:i w:val="false"/>
                <w:iCs w:val="false"/>
                <w:color w:val="000000"/>
                <w:sz w:val="18"/>
                <w:szCs w:val="18"/>
              </w:rPr>
              <w:t xml:space="preserv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vtkguycnatl07exxmir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_kdjdpadcmx7rbmwmka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w:t>
            </w:r>
            <w:del w:id="9236" w:author="Claude (AI) - proposed" w:date="2026-10-14T07:56:44Z">
              <w:r>
                <w:rPr>
                  <w:rFonts w:ascii="Arial" w:cs="Arial" w:eastAsia="Arial" w:hAnsi="Arial"/>
                  <w:b w:val="false"/>
                  <w:bCs w:val="false"/>
                  <w:i w:val="false"/>
                  <w:iCs w:val="false"/>
                  <w:color w:val="000000"/>
                  <w:sz w:val="18"/>
                  <w:szCs w:val="18"/>
                </w:rPr>
                <w:delText xml:space="preserve">head-on: learners now have everything they need to solve it</w:delText>
              </w:r>
            </w:del>
            <w:ins w:id="9237" w:author="Claude (AI) - proposed" w:date="2026-10-14T07:56:44Z">
              <w:r>
                <w:rPr>
                  <w:rFonts w:ascii="Arial" w:cs="Arial" w:eastAsia="Arial" w:hAnsi="Arial"/>
                  <w:b w:val="false"/>
                  <w:bCs w:val="false"/>
                  <w:i w:val="false"/>
                  <w:iCs w:val="false"/>
                  <w:color w:val="000000"/>
                  <w:sz w:val="18"/>
                  <w:szCs w:val="18"/>
                </w:rPr>
                <w:t xml:space="preserve">from a new place: learners found its height in Lessons 2 to 6, so today they view the same triangle from the top of the mast and learn why the angle of depression equals the angle of elevation</w:t>
              </w:r>
            </w:ins>
            <w:r>
              <w:rPr>
                <w:rFonts w:ascii="Arial" w:cs="Arial" w:eastAsia="Arial" w:hAnsi="Arial"/>
                <w:b w:val="false"/>
                <w:bCs w:val="false"/>
                <w:i w:val="false"/>
                <w:iCs w:val="false"/>
                <w:color w:val="000000"/>
                <w:sz w:val="18"/>
                <w:szCs w:val="18"/>
              </w:rPr>
              <w:t xml:space="preserve">.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ins w:id="9238" w:author="Claude (AI) - proposed" w:date="2026-10-14T07:56:44Z">
              <w:r>
                <w:rPr>
                  <w:rFonts w:ascii="Arial" w:cs="Arial" w:eastAsia="Arial" w:hAnsi="Arial"/>
                  <w:b w:val="false"/>
                  <w:bCs w:val="false"/>
                  <w:i w:val="false"/>
                  <w:iCs w:val="false"/>
                  <w:color w:val="000000"/>
                  <w:sz w:val="18"/>
                  <w:szCs w:val="18"/>
                </w:rPr>
                <w:t xml:space="preserve"> For the optional clinometer project (set as homework): never aim the clinometer at or near the sun; hold the string and weight so the weight cannot swing into anyone's face; measure only on school grounds or at home, away from roads, and never climb a tree, wall or roof to take a measurement.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t>
            </w:r>
            <w:del w:id="9239" w:author="Claude (AI) - proposed" w:date="2026-10-14T07:56:44Z">
              <w:r>
                <w:rPr>
                  <w:rFonts w:ascii="Arial" w:cs="Arial" w:eastAsia="Arial" w:hAnsi="Arial"/>
                  <w:b w:val="false"/>
                  <w:bCs w:val="false"/>
                  <w:i w:val="false"/>
                  <w:iCs w:val="false"/>
                  <w:color w:val="000000"/>
                  <w:sz w:val="18"/>
                  <w:szCs w:val="18"/>
                </w:rPr>
                <w:delText xml:space="preserve">whether they can now answer the question posed on Day 1: "How tall is that mast?" Learners predict using their accumulated trigonometric knowledge</w:delText>
              </w:r>
            </w:del>
            <w:ins w:id="9240" w:author="Claude (AI) - proposed" w:date="2026-10-14T07:56:44Z">
              <w:r>
                <w:rPr>
                  <w:rFonts w:ascii="Arial" w:cs="Arial" w:eastAsia="Arial" w:hAnsi="Arial"/>
                  <w:b w:val="false"/>
                  <w:bCs w:val="false"/>
                  <w:i w:val="false"/>
                  <w:iCs w:val="false"/>
                  <w:color w:val="000000"/>
                  <w:sz w:val="18"/>
                  <w:szCs w:val="18"/>
                </w:rPr>
                <w:t xml:space="preserve">to predict a new twist: what angle would a technician at the top of the mast measure when looking down at the student 40 m away? Learners predict</w:t>
              </w:r>
            </w:ins>
            <w:r>
              <w:rPr>
                <w:rFonts w:ascii="Arial" w:cs="Arial" w:eastAsia="Arial" w:hAnsi="Arial"/>
                <w:b w:val="false"/>
                <w:bCs w:val="false"/>
                <w:i w:val="false"/>
                <w:iCs w:val="false"/>
                <w:color w:val="000000"/>
                <w:sz w:val="18"/>
                <w:szCs w:val="18"/>
              </w:rPr>
              <w:t xml:space="preserv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wcssxzjnvwibzglk3q2">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jwomzr6fa8e3_xsk-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gzqw7ln6wpto997apmk">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pbifjbfhj2mimr62sn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w:t>
            </w:r>
            <w:del w:id="9241" w:author="Claude (AI) - proposed" w:date="2026-10-14T07:56:44Z">
              <w:r>
                <w:rPr>
                  <w:rFonts w:ascii="Arial" w:cs="Arial" w:eastAsia="Arial" w:hAnsi="Arial"/>
                  <w:b w:val="false"/>
                  <w:bCs w:val="false"/>
                  <w:i w:val="false"/>
                  <w:iCs w:val="false"/>
                  <w:color w:val="000000"/>
                  <w:sz w:val="18"/>
                  <w:szCs w:val="18"/>
                </w:rPr>
                <w:delText xml:space="preserve"> the anchoring phenomenon photograph of</w:delText>
              </w:r>
            </w:del>
            <w:r>
              <w:rPr>
                <w:rFonts w:ascii="Arial" w:cs="Arial" w:eastAsia="Arial" w:hAnsi="Arial"/>
                <w:b w:val="false"/>
                <w:bCs w:val="false"/>
                <w:i w:val="false"/>
                <w:iCs w:val="false"/>
                <w:color w:val="000000"/>
                <w:sz w:val="18"/>
                <w:szCs w:val="18"/>
              </w:rPr>
              <w:t xml:space="preserve"> the Nakuru County Kenya Power transmission mast </w:t>
            </w:r>
            <w:del w:id="9242" w:author="Claude (AI) - proposed" w:date="2026-10-14T07:56:44Z">
              <w:r>
                <w:rPr>
                  <w:rFonts w:ascii="Arial" w:cs="Arial" w:eastAsia="Arial" w:hAnsi="Arial"/>
                  <w:b w:val="false"/>
                  <w:bCs w:val="false"/>
                  <w:i w:val="false"/>
                  <w:iCs w:val="false"/>
                  <w:color w:val="000000"/>
                  <w:sz w:val="18"/>
                  <w:szCs w:val="18"/>
                </w:rPr>
                <w:delText xml:space="preserve">for the first time since Lesson 1. Each learner silently re-reads the original scenario (a</w:delText>
              </w:r>
            </w:del>
            <w:ins w:id="9243" w:author="Claude (AI) - proposed" w:date="2026-10-14T07:56:44Z">
              <w:r>
                <w:rPr>
                  <w:rFonts w:ascii="Arial" w:cs="Arial" w:eastAsia="Arial" w:hAnsi="Arial"/>
                  <w:b w:val="false"/>
                  <w:bCs w:val="false"/>
                  <w:i w:val="false"/>
                  <w:iCs w:val="false"/>
                  <w:color w:val="000000"/>
                  <w:sz w:val="18"/>
                  <w:szCs w:val="18"/>
                </w:rPr>
                <w:t xml:space="preserve">photograph again. The teacher adds a new twist on the board: 'A technician climbs to the top of the mast and looks down at the</w:t>
              </w:r>
            </w:ins>
            <w:r>
              <w:rPr>
                <w:rFonts w:ascii="Arial" w:cs="Arial" w:eastAsia="Arial" w:hAnsi="Arial"/>
                <w:b w:val="false"/>
                <w:bCs w:val="false"/>
                <w:i w:val="false"/>
                <w:iCs w:val="false"/>
                <w:color w:val="000000"/>
                <w:sz w:val="18"/>
                <w:szCs w:val="18"/>
              </w:rPr>
              <w:t xml:space="preserve"> student standing 40 m from the base</w:t>
            </w:r>
            <w:del w:id="9244" w:author="Claude (AI) - proposed" w:date="2026-10-14T07:56:44Z">
              <w:r>
                <w:rPr>
                  <w:rFonts w:ascii="Arial" w:cs="Arial" w:eastAsia="Arial" w:hAnsi="Arial"/>
                  <w:b w:val="false"/>
                  <w:bCs w:val="false"/>
                  <w:i w:val="false"/>
                  <w:iCs w:val="false"/>
                  <w:color w:val="000000"/>
                  <w:sz w:val="18"/>
                  <w:szCs w:val="18"/>
                </w:rPr>
                <w:delText xml:space="preserve"> estimates the angle to the top is roughly 50°) written on the board. They individually write</w:delText>
              </w:r>
            </w:del>
            <w:ins w:id="9245" w:author="Claude (AI) - proposed" w:date="2026-10-14T07:56:44Z">
              <w:r>
                <w:rPr>
                  <w:rFonts w:ascii="Arial" w:cs="Arial" w:eastAsia="Arial" w:hAnsi="Arial"/>
                  <w:b w:val="false"/>
                  <w:bCs w:val="false"/>
                  <w:i w:val="false"/>
                  <w:iCs w:val="false"/>
                  <w:color w:val="000000"/>
                  <w:sz w:val="18"/>
                  <w:szCs w:val="18"/>
                </w:rPr>
                <w:t xml:space="preserve">. The student, looking up, measured 50°.' Each learner individually writes</w:t>
              </w:r>
            </w:ins>
            <w:r>
              <w:rPr>
                <w:rFonts w:ascii="Arial" w:cs="Arial" w:eastAsia="Arial" w:hAnsi="Arial"/>
                <w:b w:val="false"/>
                <w:bCs w:val="false"/>
                <w:i w:val="false"/>
                <w:iCs w:val="false"/>
                <w:color w:val="000000"/>
                <w:sz w:val="18"/>
                <w:szCs w:val="18"/>
              </w:rPr>
              <w:t xml:space="preserve"> on a sticky note or in their exercise </w:t>
            </w:r>
            <w:del w:id="9246" w:author="Claude (AI) - proposed" w:date="2026-10-14T07:56:44Z">
              <w:r>
                <w:rPr>
                  <w:rFonts w:ascii="Arial" w:cs="Arial" w:eastAsia="Arial" w:hAnsi="Arial"/>
                  <w:b w:val="false"/>
                  <w:bCs w:val="false"/>
                  <w:i w:val="false"/>
                  <w:iCs w:val="false"/>
                  <w:color w:val="000000"/>
                  <w:sz w:val="18"/>
                  <w:szCs w:val="18"/>
                </w:rPr>
                <w:delText xml:space="preserve">books</w:delText>
              </w:r>
            </w:del>
            <w:ins w:id="9247" w:author="Claude (AI) - proposed" w:date="2026-10-14T07:56:44Z">
              <w:r>
                <w:rPr>
                  <w:rFonts w:ascii="Arial" w:cs="Arial" w:eastAsia="Arial" w:hAnsi="Arial"/>
                  <w:b w:val="false"/>
                  <w:bCs w:val="false"/>
                  <w:i w:val="false"/>
                  <w:iCs w:val="false"/>
                  <w:color w:val="000000"/>
                  <w:sz w:val="18"/>
                  <w:szCs w:val="18"/>
                </w:rPr>
                <w:t xml:space="preserve">book</w:t>
              </w:r>
            </w:ins>
            <w:r>
              <w:rPr>
                <w:rFonts w:ascii="Arial" w:cs="Arial" w:eastAsia="Arial" w:hAnsi="Arial"/>
                <w:b w:val="false"/>
                <w:bCs w:val="false"/>
                <w:i w:val="false"/>
                <w:iCs w:val="false"/>
                <w:color w:val="000000"/>
                <w:sz w:val="18"/>
                <w:szCs w:val="18"/>
              </w:rPr>
              <w:t xml:space="preserve">: (1) </w:t>
            </w:r>
            <w:del w:id="9248" w:author="Claude (AI) - proposed" w:date="2026-10-14T07:56:44Z">
              <w:r>
                <w:rPr>
                  <w:rFonts w:ascii="Arial" w:cs="Arial" w:eastAsia="Arial" w:hAnsi="Arial"/>
                  <w:b w:val="false"/>
                  <w:bCs w:val="false"/>
                  <w:i w:val="false"/>
                  <w:iCs w:val="false"/>
                  <w:color w:val="000000"/>
                  <w:sz w:val="18"/>
                  <w:szCs w:val="18"/>
                </w:rPr>
                <w:delText xml:space="preserve">'I now KNOW I can find the height using ___'</w:delText>
              </w:r>
            </w:del>
            <w:ins w:id="9249" w:author="Claude (AI) - proposed" w:date="2026-10-14T07:56:44Z">
              <w:r>
                <w:rPr>
                  <w:rFonts w:ascii="Arial" w:cs="Arial" w:eastAsia="Arial" w:hAnsi="Arial"/>
                  <w:b w:val="false"/>
                  <w:bCs w:val="false"/>
                  <w:i w:val="false"/>
                  <w:iCs w:val="false"/>
                  <w:color w:val="000000"/>
                  <w:sz w:val="18"/>
                  <w:szCs w:val="18"/>
                </w:rPr>
                <w:t xml:space="preserve">a quick sketch showing the student, the mast, the horizontal line at the technician's eye level and the technician's line of sight to the student</w:t>
              </w:r>
            </w:ins>
            <w:r>
              <w:rPr>
                <w:rFonts w:ascii="Arial" w:cs="Arial" w:eastAsia="Arial" w:hAnsi="Arial"/>
                <w:b w:val="false"/>
                <w:bCs w:val="false"/>
                <w:i w:val="false"/>
                <w:iCs w:val="false"/>
                <w:color w:val="000000"/>
                <w:sz w:val="18"/>
                <w:szCs w:val="18"/>
              </w:rPr>
              <w:t xml:space="preserve">; (2) 'The </w:t>
            </w:r>
            <w:del w:id="9250" w:author="Claude (AI) - proposed" w:date="2026-10-14T07:56:44Z">
              <w:r>
                <w:rPr>
                  <w:rFonts w:ascii="Arial" w:cs="Arial" w:eastAsia="Arial" w:hAnsi="Arial"/>
                  <w:b w:val="false"/>
                  <w:bCs w:val="false"/>
                  <w:i w:val="false"/>
                  <w:iCs w:val="false"/>
                  <w:color w:val="000000"/>
                  <w:sz w:val="18"/>
                  <w:szCs w:val="18"/>
                </w:rPr>
                <w:delText xml:space="preserve">ratio I would choose is ___</w:delText>
              </w:r>
            </w:del>
            <w:ins w:id="9251" w:author="Claude (AI) - proposed" w:date="2026-10-14T07:56:44Z">
              <w:r>
                <w:rPr>
                  <w:rFonts w:ascii="Arial" w:cs="Arial" w:eastAsia="Arial" w:hAnsi="Arial"/>
                  <w:b w:val="false"/>
                  <w:bCs w:val="false"/>
                  <w:i w:val="false"/>
                  <w:iCs w:val="false"/>
                  <w:color w:val="000000"/>
                  <w:sz w:val="18"/>
                  <w:szCs w:val="18"/>
                </w:rPr>
                <w:t xml:space="preserve">angle the technician measures below the horizontal is bigger than / smaller than / equal to 50°</w:t>
              </w:r>
            </w:ins>
            <w:r>
              <w:rPr>
                <w:rFonts w:ascii="Arial" w:cs="Arial" w:eastAsia="Arial" w:hAnsi="Arial"/>
                <w:b w:val="false"/>
                <w:bCs w:val="false"/>
                <w:i w:val="false"/>
                <w:iCs w:val="false"/>
                <w:color w:val="000000"/>
                <w:sz w:val="18"/>
                <w:szCs w:val="18"/>
              </w:rPr>
              <w:t xml:space="preserve"> because ___'; (3) 'My predicted </w:t>
            </w:r>
            <w:del w:id="9252" w:author="Claude (AI) - proposed" w:date="2026-10-14T07:56:44Z">
              <w:r>
                <w:rPr>
                  <w:rFonts w:ascii="Arial" w:cs="Arial" w:eastAsia="Arial" w:hAnsi="Arial"/>
                  <w:b w:val="false"/>
                  <w:bCs w:val="false"/>
                  <w:i w:val="false"/>
                  <w:iCs w:val="false"/>
                  <w:color w:val="000000"/>
                  <w:sz w:val="18"/>
                  <w:szCs w:val="18"/>
                </w:rPr>
                <w:delText xml:space="preserve">height of the mast is approximately ___ m</w:delText>
              </w:r>
            </w:del>
            <w:ins w:id="9253" w:author="Claude (AI) - proposed" w:date="2026-10-14T07:56:44Z">
              <w:r>
                <w:rPr>
                  <w:rFonts w:ascii="Arial" w:cs="Arial" w:eastAsia="Arial" w:hAnsi="Arial"/>
                  <w:b w:val="false"/>
                  <w:bCs w:val="false"/>
                  <w:i w:val="false"/>
                  <w:iCs w:val="false"/>
                  <w:color w:val="000000"/>
                  <w:sz w:val="18"/>
                  <w:szCs w:val="18"/>
                </w:rPr>
                <w:t xml:space="preserve">size of that angle is ___°</w:t>
              </w:r>
            </w:ins>
            <w:r>
              <w:rPr>
                <w:rFonts w:ascii="Arial" w:cs="Arial" w:eastAsia="Arial" w:hAnsi="Arial"/>
                <w:b w:val="false"/>
                <w:bCs w:val="false"/>
                <w:i w:val="false"/>
                <w:iCs w:val="false"/>
                <w:color w:val="000000"/>
                <w:sz w:val="18"/>
                <w:szCs w:val="18"/>
              </w:rPr>
              <w:t xml:space="preserve">.' Learners then do a Think-Pair-Share: they compare predictions with a neighbour, negotiate whose reasoning is stronger, and agree on a joint answer. Two pairs are cold-called to share. The teacher records all </w:t>
            </w:r>
            <w:del w:id="9254" w:author="Claude (AI) - proposed" w:date="2026-10-14T07:56:44Z">
              <w:r>
                <w:rPr>
                  <w:rFonts w:ascii="Arial" w:cs="Arial" w:eastAsia="Arial" w:hAnsi="Arial"/>
                  <w:b w:val="false"/>
                  <w:bCs w:val="false"/>
                  <w:i w:val="false"/>
                  <w:iCs w:val="false"/>
                  <w:color w:val="000000"/>
                  <w:sz w:val="18"/>
                  <w:szCs w:val="18"/>
                </w:rPr>
                <w:delText xml:space="preserve">predicted values</w:delText>
              </w:r>
            </w:del>
            <w:ins w:id="9255" w:author="Claude (AI) - proposed" w:date="2026-10-14T07:56:44Z">
              <w:r>
                <w:rPr>
                  <w:rFonts w:ascii="Arial" w:cs="Arial" w:eastAsia="Arial" w:hAnsi="Arial"/>
                  <w:b w:val="false"/>
                  <w:bCs w:val="false"/>
                  <w:i w:val="false"/>
                  <w:iCs w:val="false"/>
                  <w:color w:val="000000"/>
                  <w:sz w:val="18"/>
                  <w:szCs w:val="18"/>
                </w:rPr>
                <w:t xml:space="preserve">predictions</w:t>
              </w:r>
            </w:ins>
            <w:r>
              <w:rPr>
                <w:rFonts w:ascii="Arial" w:cs="Arial" w:eastAsia="Arial" w:hAnsi="Arial"/>
                <w:b w:val="false"/>
                <w:bCs w:val="false"/>
                <w:i w:val="false"/>
                <w:iCs w:val="false"/>
                <w:color w:val="000000"/>
                <w:sz w:val="18"/>
                <w:szCs w:val="18"/>
              </w:rPr>
              <w:t xml:space="preserve"> on the board without evaluating them. Learners are told: 'We will </w:t>
            </w:r>
            <w:del w:id="9256" w:author="Claude (AI) - proposed" w:date="2026-10-14T07:56:44Z">
              <w:r>
                <w:rPr>
                  <w:rFonts w:ascii="Arial" w:cs="Arial" w:eastAsia="Arial" w:hAnsi="Arial"/>
                  <w:b w:val="false"/>
                  <w:bCs w:val="false"/>
                  <w:i w:val="false"/>
                  <w:iCs w:val="false"/>
                  <w:color w:val="000000"/>
                  <w:sz w:val="18"/>
                  <w:szCs w:val="18"/>
                </w:rPr>
                <w:delText xml:space="preserve">calculate the exact answer together</w:delText>
              </w:r>
            </w:del>
            <w:ins w:id="9257" w:author="Claude (AI) - proposed" w:date="2026-10-14T07:56:44Z">
              <w:r>
                <w:rPr>
                  <w:rFonts w:ascii="Arial" w:cs="Arial" w:eastAsia="Arial" w:hAnsi="Arial"/>
                  <w:b w:val="false"/>
                  <w:bCs w:val="false"/>
                  <w:i w:val="false"/>
                  <w:iCs w:val="false"/>
                  <w:color w:val="000000"/>
                  <w:sz w:val="18"/>
                  <w:szCs w:val="18"/>
                </w:rPr>
                <w:t xml:space="preserve">check these predictions</w:t>
              </w:r>
            </w:ins>
            <w:r>
              <w:rPr>
                <w:rFonts w:ascii="Arial" w:cs="Arial" w:eastAsia="Arial" w:hAnsi="Arial"/>
                <w:b w:val="false"/>
                <w:bCs w:val="false"/>
                <w:i w:val="false"/>
                <w:iCs w:val="false"/>
                <w:color w:val="000000"/>
                <w:sz w:val="18"/>
                <w:szCs w:val="18"/>
              </w:rPr>
              <w:t xml:space="preserve"> during this lesson and </w:t>
            </w:r>
            <w:del w:id="9258" w:author="Claude (AI) - proposed" w:date="2026-10-14T07:56:44Z">
              <w:r>
                <w:rPr>
                  <w:rFonts w:ascii="Arial" w:cs="Arial" w:eastAsia="Arial" w:hAnsi="Arial"/>
                  <w:b w:val="false"/>
                  <w:bCs w:val="false"/>
                  <w:i w:val="false"/>
                  <w:iCs w:val="false"/>
                  <w:color w:val="000000"/>
                  <w:sz w:val="18"/>
                  <w:szCs w:val="18"/>
                </w:rPr>
                <w:delText xml:space="preserve">check back against your predictions</w:delText>
              </w:r>
            </w:del>
            <w:ins w:id="9259" w:author="Claude (AI) - proposed" w:date="2026-10-14T07:56:44Z">
              <w:r>
                <w:rPr>
                  <w:rFonts w:ascii="Arial" w:cs="Arial" w:eastAsia="Arial" w:hAnsi="Arial"/>
                  <w:b w:val="false"/>
                  <w:bCs w:val="false"/>
                  <w:i w:val="false"/>
                  <w:iCs w:val="false"/>
                  <w:color w:val="000000"/>
                  <w:sz w:val="18"/>
                  <w:szCs w:val="18"/>
                </w:rPr>
                <w:t xml:space="preserve">find out why the answer is what it is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w:t>
            </w:r>
            <w:del w:id="9260" w:author="Claude (AI) - proposed" w:date="2026-10-14T07:56:44Z">
              <w:r>
                <w:rPr>
                  <w:rFonts w:ascii="Arial" w:cs="Arial" w:eastAsia="Arial" w:hAnsi="Arial"/>
                  <w:b w:val="false"/>
                  <w:bCs w:val="false"/>
                  <w:i w:val="false"/>
                  <w:iCs w:val="false"/>
                  <w:color w:val="000000"/>
                  <w:sz w:val="18"/>
                  <w:szCs w:val="18"/>
                </w:rPr>
                <w:delText xml:space="preserve">Cast your mind back to Day 1. You told me you could NOT solve this problem. Today I want you to prove that you CAN</w:delText>
              </w:r>
            </w:del>
            <w:ins w:id="9261" w:author="Claude (AI) - proposed" w:date="2026-10-14T07:56:44Z">
              <w:r>
                <w:rPr>
                  <w:rFonts w:ascii="Arial" w:cs="Arial" w:eastAsia="Arial" w:hAnsi="Arial"/>
                  <w:b w:val="false"/>
                  <w:bCs w:val="false"/>
                  <w:i w:val="false"/>
                  <w:iCs w:val="false"/>
                  <w:color w:val="000000"/>
                  <w:sz w:val="18"/>
                  <w:szCs w:val="18"/>
                </w:rPr>
                <w:t xml:space="preserve">You have already used this mast to find a height. Today we look at it from a different place: from the top</w:t>
              </w:r>
            </w:ins>
            <w:r>
              <w:rPr>
                <w:rFonts w:ascii="Arial" w:cs="Arial" w:eastAsia="Arial" w:hAnsi="Arial"/>
                <w:b w:val="false"/>
                <w:bCs w:val="false"/>
                <w:i w:val="false"/>
                <w:iCs w:val="false"/>
                <w:color w:val="000000"/>
                <w:sz w:val="18"/>
                <w:szCs w:val="18"/>
              </w:rPr>
              <w:t xml:space="preserve">.' Teacher writes the </w:t>
            </w:r>
            <w:del w:id="9262" w:author="Claude (AI) - proposed" w:date="2026-10-14T07:56:44Z">
              <w:r>
                <w:rPr>
                  <w:rFonts w:ascii="Arial" w:cs="Arial" w:eastAsia="Arial" w:hAnsi="Arial"/>
                  <w:b w:val="false"/>
                  <w:bCs w:val="false"/>
                  <w:i w:val="false"/>
                  <w:iCs w:val="false"/>
                  <w:color w:val="000000"/>
                  <w:sz w:val="18"/>
                  <w:szCs w:val="18"/>
                </w:rPr>
                <w:delText xml:space="preserve">two scenario values clearly</w:delText>
              </w:r>
            </w:del>
            <w:ins w:id="9263" w:author="Claude (AI) - proposed" w:date="2026-10-14T07:56:44Z">
              <w:r>
                <w:rPr>
                  <w:rFonts w:ascii="Arial" w:cs="Arial" w:eastAsia="Arial" w:hAnsi="Arial"/>
                  <w:b w:val="false"/>
                  <w:bCs w:val="false"/>
                  <w:i w:val="false"/>
                  <w:iCs w:val="false"/>
                  <w:color w:val="000000"/>
                  <w:sz w:val="18"/>
                  <w:szCs w:val="18"/>
                </w:rPr>
                <w:t xml:space="preserve">scenario on the board</w:t>
              </w:r>
            </w:ins>
            <w:r>
              <w:rPr>
                <w:rFonts w:ascii="Arial" w:cs="Arial" w:eastAsia="Arial" w:hAnsi="Arial"/>
                <w:b w:val="false"/>
                <w:bCs w:val="false"/>
                <w:i w:val="false"/>
                <w:iCs w:val="false"/>
                <w:color w:val="000000"/>
                <w:sz w:val="18"/>
                <w:szCs w:val="18"/>
              </w:rPr>
              <w:t xml:space="preserve">: horizontal distance = 40 m, </w:t>
            </w:r>
            <w:ins w:id="9264" w:author="Claude (AI) - proposed" w:date="2026-10-14T07:56:44Z">
              <w:r>
                <w:rPr>
                  <w:rFonts w:ascii="Arial" w:cs="Arial" w:eastAsia="Arial" w:hAnsi="Arial"/>
                  <w:b w:val="false"/>
                  <w:bCs w:val="false"/>
                  <w:i w:val="false"/>
                  <w:iCs w:val="false"/>
                  <w:color w:val="000000"/>
                  <w:sz w:val="18"/>
                  <w:szCs w:val="18"/>
                </w:rPr>
                <w:t xml:space="preserve">student's </w:t>
              </w:r>
            </w:ins>
            <w:r>
              <w:rPr>
                <w:rFonts w:ascii="Arial" w:cs="Arial" w:eastAsia="Arial" w:hAnsi="Arial"/>
                <w:b w:val="false"/>
                <w:bCs w:val="false"/>
                <w:i w:val="false"/>
                <w:iCs w:val="false"/>
                <w:color w:val="000000"/>
                <w:sz w:val="18"/>
                <w:szCs w:val="18"/>
              </w:rPr>
              <w:t xml:space="preserve">angle of elevation ≈ 50°</w:t>
            </w:r>
            <w:ins w:id="9265" w:author="Claude (AI) - proposed" w:date="2026-10-14T07:56:44Z">
              <w:r>
                <w:rPr>
                  <w:rFonts w:ascii="Arial" w:cs="Arial" w:eastAsia="Arial" w:hAnsi="Arial"/>
                  <w:b w:val="false"/>
                  <w:bCs w:val="false"/>
                  <w:i w:val="false"/>
                  <w:iCs w:val="false"/>
                  <w:color w:val="000000"/>
                  <w:sz w:val="18"/>
                  <w:szCs w:val="18"/>
                </w:rPr>
                <w:t xml:space="preserve">, technician at the top looking down at the student</w:t>
              </w:r>
            </w:ins>
            <w:r>
              <w:rPr>
                <w:rFonts w:ascii="Arial" w:cs="Arial" w:eastAsia="Arial" w:hAnsi="Arial"/>
                <w:b w:val="false"/>
                <w:bCs w:val="false"/>
                <w:i w:val="false"/>
                <w:iCs w:val="false"/>
                <w:color w:val="000000"/>
                <w:sz w:val="18"/>
                <w:szCs w:val="18"/>
              </w:rPr>
              <w:t xml:space="preserve">. Teacher instructs: 'Individually, silently</w:t>
            </w:r>
            <w:del w:id="9266" w:author="Claude (AI) - proposed" w:date="2026-10-14T07:56:44Z">
              <w:r>
                <w:rPr>
                  <w:rFonts w:ascii="Arial" w:cs="Arial" w:eastAsia="Arial" w:hAnsi="Arial"/>
                  <w:b w:val="false"/>
                  <w:bCs w:val="false"/>
                  <w:i w:val="false"/>
                  <w:iCs w:val="false"/>
                  <w:color w:val="000000"/>
                  <w:sz w:val="18"/>
                  <w:szCs w:val="18"/>
                </w:rPr>
                <w:delText xml:space="preserve"> — 2 minutes —</w:delText>
              </w:r>
            </w:del>
            <w:ins w:id="9267" w:author="Claude (AI) - proposed" w:date="2026-10-14T07:56:44Z">
              <w:r>
                <w:rPr>
                  <w:rFonts w:ascii="Arial" w:cs="Arial" w:eastAsia="Arial" w:hAnsi="Arial"/>
                  <w:b w:val="false"/>
                  <w:bCs w:val="false"/>
                  <w:i w:val="false"/>
                  <w:iCs w:val="false"/>
                  <w:color w:val="000000"/>
                  <w:sz w:val="18"/>
                  <w:szCs w:val="18"/>
                </w:rPr>
                <w:t xml:space="preserve">, 2 minutes: sketch what the technician sees and</w:t>
              </w:r>
            </w:ins>
            <w:r>
              <w:rPr>
                <w:rFonts w:ascii="Arial" w:cs="Arial" w:eastAsia="Arial" w:hAnsi="Arial"/>
                <w:b w:val="false"/>
                <w:bCs w:val="false"/>
                <w:i w:val="false"/>
                <w:iCs w:val="false"/>
                <w:color w:val="000000"/>
                <w:sz w:val="18"/>
                <w:szCs w:val="18"/>
              </w:rPr>
              <w:t xml:space="preserve"> write your three answers</w:t>
            </w:r>
            <w:del w:id="9268" w:author="Claude (AI) - proposed" w:date="2026-10-14T07:56:44Z">
              <w:r>
                <w:rPr>
                  <w:rFonts w:ascii="Arial" w:cs="Arial" w:eastAsia="Arial" w:hAnsi="Arial"/>
                  <w:b w:val="false"/>
                  <w:bCs w:val="false"/>
                  <w:i w:val="false"/>
                  <w:iCs w:val="false"/>
                  <w:color w:val="000000"/>
                  <w:sz w:val="18"/>
                  <w:szCs w:val="18"/>
                </w:rPr>
                <w:delText xml:space="preserve"> on your sticky note</w:delText>
              </w:r>
            </w:del>
            <w:r>
              <w:rPr>
                <w:rFonts w:ascii="Arial" w:cs="Arial" w:eastAsia="Arial" w:hAnsi="Arial"/>
                <w:b w:val="false"/>
                <w:bCs w:val="false"/>
                <w:i w:val="false"/>
                <w:iCs w:val="false"/>
                <w:color w:val="000000"/>
                <w:sz w:val="18"/>
                <w:szCs w:val="18"/>
              </w:rPr>
              <w:t xml:space="preserve">. No talking yet.' [WAIT 2 minutes. Circulate, glance at </w:t>
            </w:r>
            <w:del w:id="9269" w:author="Claude (AI) - proposed" w:date="2026-10-14T07:56:44Z">
              <w:r>
                <w:rPr>
                  <w:rFonts w:ascii="Arial" w:cs="Arial" w:eastAsia="Arial" w:hAnsi="Arial"/>
                  <w:b w:val="false"/>
                  <w:bCs w:val="false"/>
                  <w:i w:val="false"/>
                  <w:iCs w:val="false"/>
                  <w:color w:val="000000"/>
                  <w:sz w:val="18"/>
                  <w:szCs w:val="18"/>
                </w:rPr>
                <w:delText xml:space="preserve">responses to gauge</w:delText>
              </w:r>
            </w:del>
            <w:ins w:id="9270" w:author="Claude (AI) - proposed" w:date="2026-10-14T07:56:44Z">
              <w:r>
                <w:rPr>
                  <w:rFonts w:ascii="Arial" w:cs="Arial" w:eastAsia="Arial" w:hAnsi="Arial"/>
                  <w:b w:val="false"/>
                  <w:bCs w:val="false"/>
                  <w:i w:val="false"/>
                  <w:iCs w:val="false"/>
                  <w:color w:val="000000"/>
                  <w:sz w:val="18"/>
                  <w:szCs w:val="18"/>
                </w:rPr>
                <w:t xml:space="preserve">sketches to gauge the</w:t>
              </w:r>
            </w:ins>
            <w:r>
              <w:rPr>
                <w:rFonts w:ascii="Arial" w:cs="Arial" w:eastAsia="Arial" w:hAnsi="Arial"/>
                <w:b w:val="false"/>
                <w:bCs w:val="false"/>
                <w:i w:val="false"/>
                <w:iCs w:val="false"/>
                <w:color w:val="000000"/>
                <w:sz w:val="18"/>
                <w:szCs w:val="18"/>
              </w:rPr>
              <w:t xml:space="preserve"> spread of ideas.] Teacher then says: 'Now turn to your neighbour. You have 90 seconds to agree on one joint answer. Go.' [WAIT 90 seconds.] Teacher cold-calls EXACTLY 4 pairs using name cards (not volunteers): 'Akinyi and Omondi</w:t>
            </w:r>
            <w:del w:id="9271" w:author="Claude (AI) - proposed" w:date="2026-10-14T07:56:44Z">
              <w:r>
                <w:rPr>
                  <w:rFonts w:ascii="Arial" w:cs="Arial" w:eastAsia="Arial" w:hAnsi="Arial"/>
                  <w:b w:val="false"/>
                  <w:bCs w:val="false"/>
                  <w:i w:val="false"/>
                  <w:iCs w:val="false"/>
                  <w:color w:val="000000"/>
                  <w:sz w:val="18"/>
                  <w:szCs w:val="18"/>
                </w:rPr>
                <w:delText xml:space="preserve"> — what ratio did you choose</w:delText>
              </w:r>
            </w:del>
            <w:ins w:id="9272" w:author="Claude (AI) - proposed" w:date="2026-10-14T07:56:44Z">
              <w:r>
                <w:rPr>
                  <w:rFonts w:ascii="Arial" w:cs="Arial" w:eastAsia="Arial" w:hAnsi="Arial"/>
                  <w:b w:val="false"/>
                  <w:bCs w:val="false"/>
                  <w:i w:val="false"/>
                  <w:iCs w:val="false"/>
                  <w:color w:val="000000"/>
                  <w:sz w:val="18"/>
                  <w:szCs w:val="18"/>
                </w:rPr>
                <w:t xml:space="preserve">, bigger, smaller or equal to 50°,</w:t>
              </w:r>
            </w:ins>
            <w:r>
              <w:rPr>
                <w:rFonts w:ascii="Arial" w:cs="Arial" w:eastAsia="Arial" w:hAnsi="Arial"/>
                <w:b w:val="false"/>
                <w:bCs w:val="false"/>
                <w:i w:val="false"/>
                <w:iCs w:val="false"/>
                <w:color w:val="000000"/>
                <w:sz w:val="18"/>
                <w:szCs w:val="18"/>
              </w:rPr>
              <w:t xml:space="preserve"> and why?' After each pair, teacher scribes their </w:t>
            </w:r>
            <w:del w:id="9273" w:author="Claude (AI) - proposed" w:date="2026-10-14T07:56:44Z">
              <w:r>
                <w:rPr>
                  <w:rFonts w:ascii="Arial" w:cs="Arial" w:eastAsia="Arial" w:hAnsi="Arial"/>
                  <w:b w:val="false"/>
                  <w:bCs w:val="false"/>
                  <w:i w:val="false"/>
                  <w:iCs w:val="false"/>
                  <w:color w:val="000000"/>
                  <w:sz w:val="18"/>
                  <w:szCs w:val="18"/>
                </w:rPr>
                <w:delText xml:space="preserve">predicted height</w:delText>
              </w:r>
            </w:del>
            <w:ins w:id="9274" w:author="Claude (AI) - proposed" w:date="2026-10-14T07:56:44Z">
              <w:r>
                <w:rPr>
                  <w:rFonts w:ascii="Arial" w:cs="Arial" w:eastAsia="Arial" w:hAnsi="Arial"/>
                  <w:b w:val="false"/>
                  <w:bCs w:val="false"/>
                  <w:i w:val="false"/>
                  <w:iCs w:val="false"/>
                  <w:color w:val="000000"/>
                  <w:sz w:val="18"/>
                  <w:szCs w:val="18"/>
                </w:rPr>
                <w:t xml:space="preserve">prediction</w:t>
              </w:r>
            </w:ins>
            <w:r>
              <w:rPr>
                <w:rFonts w:ascii="Arial" w:cs="Arial" w:eastAsia="Arial" w:hAnsi="Arial"/>
                <w:b w:val="false"/>
                <w:bCs w:val="false"/>
                <w:i w:val="false"/>
                <w:iCs w:val="false"/>
                <w:color w:val="000000"/>
                <w:sz w:val="18"/>
                <w:szCs w:val="18"/>
              </w:rPr>
              <w:t xml:space="preserve"> on the board in a column headed 'Our Predictions' without comment.</w:t>
            </w:r>
            <w:ins w:id="9275" w:author="Claude (AI) - proposed" w:date="2026-10-14T07:56:44Z">
              <w:r>
                <w:rPr>
                  <w:rFonts w:ascii="Arial" w:cs="Arial" w:eastAsia="Arial" w:hAnsi="Arial"/>
                  <w:b w:val="false"/>
                  <w:bCs w:val="false"/>
                  <w:i w:val="false"/>
                  <w:iCs w:val="false"/>
                  <w:color w:val="000000"/>
                  <w:sz w:val="18"/>
                  <w:szCs w:val="18"/>
                </w:rPr>
                <w:t xml:space="preserve"> What good answers sound like: 'Equal, 50°, because the line of sight is the same line, only seen from the other end.' Common wrong answers: '40°' (confusing the angle at the top of the mast, measured from the mast, with the angle below the horizontal) or 'bigger, because looking down is steeper.'</w:t>
              </w:r>
            </w:ins>
            <w:r>
              <w:rPr>
                <w:rFonts w:ascii="Arial" w:cs="Arial" w:eastAsia="Arial" w:hAnsi="Arial"/>
                <w:b w:val="false"/>
                <w:bCs w:val="false"/>
                <w:i w:val="false"/>
                <w:iCs w:val="false"/>
                <w:color w:val="000000"/>
                <w:sz w:val="18"/>
                <w:szCs w:val="18"/>
              </w:rPr>
              <w:t xml:space="preserve"> Teacher then says: 'Keep those predictions visible. By the end of today you will know who was right</w:t>
            </w:r>
            <w:del w:id="9276" w:author="Claude (AI) - proposed" w:date="2026-10-14T07:56:44Z">
              <w:r>
                <w:rPr>
                  <w:rFonts w:ascii="Arial" w:cs="Arial" w:eastAsia="Arial" w:hAnsi="Arial"/>
                  <w:b w:val="false"/>
                  <w:bCs w:val="false"/>
                  <w:i w:val="false"/>
                  <w:iCs w:val="false"/>
                  <w:color w:val="000000"/>
                  <w:sz w:val="18"/>
                  <w:szCs w:val="18"/>
                </w:rPr>
                <w:delText xml:space="preserve"> —</w:delText>
              </w:r>
            </w:del>
            <w:ins w:id="9277" w:author="Claude (AI) - proposed" w:date="2026-10-14T07:56: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del w:id="9278" w:author="Claude (AI) - proposed" w:date="2026-10-14T07:56:44Z">
              <w:r>
                <w:rPr>
                  <w:rFonts w:ascii="Arial" w:cs="Arial" w:eastAsia="Arial" w:hAnsi="Arial"/>
                  <w:b w:val="false"/>
                  <w:bCs w:val="false"/>
                  <w:i w:val="false"/>
                  <w:iCs w:val="false"/>
                  <w:color w:val="000000"/>
                  <w:sz w:val="18"/>
                  <w:szCs w:val="18"/>
                </w:rPr>
                <w:delText xml:space="preserve">Activation of Prior Knowledge + Prediction Accountability. Revisiting the anchoring phenomenon forces learners to consciously audit what they have learned over Lessons 1–6 and select the relevant tool (tangent ratio, since opposite and adjacent are involved)</w:delText>
              </w:r>
            </w:del>
            <w:ins w:id="9279" w:author="Claude (AI) - proposed" w:date="2026-10-14T07:56:44Z">
              <w:r>
                <w:rPr>
                  <w:rFonts w:ascii="Arial" w:cs="Arial" w:eastAsia="Arial" w:hAnsi="Arial"/>
                  <w:b w:val="false"/>
                  <w:bCs w:val="false"/>
                  <w:i w:val="false"/>
                  <w:iCs w:val="false"/>
                  <w:color w:val="000000"/>
                  <w:sz w:val="18"/>
                  <w:szCs w:val="18"/>
                </w:rPr>
                <w:t xml:space="preserve">Prediction Accountability on a New Question. Learners reuse the mast triangle they already know, so their attention goes to the new idea: measuring downward from the horizontal</w:t>
              </w:r>
            </w:ins>
            <w:r>
              <w:rPr>
                <w:rFonts w:ascii="Arial" w:cs="Arial" w:eastAsia="Arial" w:hAnsi="Arial"/>
                <w:b w:val="false"/>
                <w:bCs w:val="false"/>
                <w:i w:val="false"/>
                <w:iCs w:val="false"/>
                <w:color w:val="000000"/>
                <w:sz w:val="18"/>
                <w:szCs w:val="18"/>
              </w:rPr>
              <w:t xml:space="preserve">. Recording predictions publicly creates </w:t>
            </w:r>
            <w:del w:id="9280" w:author="Claude (AI) - proposed" w:date="2026-10-14T07:56:44Z">
              <w:r>
                <w:rPr>
                  <w:rFonts w:ascii="Arial" w:cs="Arial" w:eastAsia="Arial" w:hAnsi="Arial"/>
                  <w:b w:val="false"/>
                  <w:bCs w:val="false"/>
                  <w:i w:val="false"/>
                  <w:iCs w:val="false"/>
                  <w:color w:val="000000"/>
                  <w:sz w:val="18"/>
                  <w:szCs w:val="18"/>
                </w:rPr>
                <w:delText xml:space="preserve">cognitive accountability — learners are motivated</w:delText>
              </w:r>
            </w:del>
            <w:ins w:id="9281" w:author="Claude (AI) - proposed" w:date="2026-10-14T07:56:44Z">
              <w:r>
                <w:rPr>
                  <w:rFonts w:ascii="Arial" w:cs="Arial" w:eastAsia="Arial" w:hAnsi="Arial"/>
                  <w:b w:val="false"/>
                  <w:bCs w:val="false"/>
                  <w:i w:val="false"/>
                  <w:iCs w:val="false"/>
                  <w:color w:val="000000"/>
                  <w:sz w:val="18"/>
                  <w:szCs w:val="18"/>
                </w:rPr>
                <w:t xml:space="preserve">accountability: learners want</w:t>
              </w:r>
            </w:ins>
            <w:r>
              <w:rPr>
                <w:rFonts w:ascii="Arial" w:cs="Arial" w:eastAsia="Arial" w:hAnsi="Arial"/>
                <w:b w:val="false"/>
                <w:bCs w:val="false"/>
                <w:i w:val="false"/>
                <w:iCs w:val="false"/>
                <w:color w:val="000000"/>
                <w:sz w:val="18"/>
                <w:szCs w:val="18"/>
              </w:rPr>
              <w:t xml:space="preserve"> to resolve the tension between their prediction and the </w:t>
            </w:r>
            <w:del w:id="9282" w:author="Claude (AI) - proposed" w:date="2026-10-14T07:56:44Z">
              <w:r>
                <w:rPr>
                  <w:rFonts w:ascii="Arial" w:cs="Arial" w:eastAsia="Arial" w:hAnsi="Arial"/>
                  <w:b w:val="false"/>
                  <w:bCs w:val="false"/>
                  <w:i w:val="false"/>
                  <w:iCs w:val="false"/>
                  <w:color w:val="000000"/>
                  <w:sz w:val="18"/>
                  <w:szCs w:val="18"/>
                </w:rPr>
                <w:delText xml:space="preserve">correct </w:delText>
              </w:r>
            </w:del>
            <w:r>
              <w:rPr>
                <w:rFonts w:ascii="Arial" w:cs="Arial" w:eastAsia="Arial" w:hAnsi="Arial"/>
                <w:b w:val="false"/>
                <w:bCs w:val="false"/>
                <w:i w:val="false"/>
                <w:iCs w:val="false"/>
                <w:color w:val="000000"/>
                <w:sz w:val="18"/>
                <w:szCs w:val="18"/>
              </w:rPr>
              <w:t xml:space="preserve">answer, which deepens </w:t>
            </w:r>
            <w:del w:id="9283" w:author="Claude (AI) - proposed" w:date="2026-10-14T07:56:44Z">
              <w:r>
                <w:rPr>
                  <w:rFonts w:ascii="Arial" w:cs="Arial" w:eastAsia="Arial" w:hAnsi="Arial"/>
                  <w:b w:val="false"/>
                  <w:bCs w:val="false"/>
                  <w:i w:val="false"/>
                  <w:iCs w:val="false"/>
                  <w:color w:val="000000"/>
                  <w:sz w:val="18"/>
                  <w:szCs w:val="18"/>
                </w:rPr>
                <w:delText xml:space="preserve">encoding of the correct method</w:delText>
              </w:r>
            </w:del>
            <w:ins w:id="9284" w:author="Claude (AI) - proposed" w:date="2026-10-14T07:56:44Z">
              <w:r>
                <w:rPr>
                  <w:rFonts w:ascii="Arial" w:cs="Arial" w:eastAsia="Arial" w:hAnsi="Arial"/>
                  <w:b w:val="false"/>
                  <w:bCs w:val="false"/>
                  <w:i w:val="false"/>
                  <w:iCs w:val="false"/>
                  <w:color w:val="000000"/>
                  <w:sz w:val="18"/>
                  <w:szCs w:val="18"/>
                </w:rPr>
                <w:t xml:space="preserve">their understanding of why elevation and depression are equal</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w:t>
            </w:r>
            <w:del w:id="9285" w:author="Claude (AI) - proposed" w:date="2026-10-14T07:56:44Z">
              <w:r>
                <w:rPr>
                  <w:rFonts w:ascii="Arial" w:cs="Arial" w:eastAsia="Arial" w:hAnsi="Arial"/>
                  <w:b w:val="false"/>
                  <w:bCs w:val="false"/>
                  <w:i w:val="false"/>
                  <w:iCs w:val="false"/>
                  <w:color w:val="000000"/>
                  <w:sz w:val="18"/>
                  <w:szCs w:val="18"/>
                </w:rPr>
                <w:delText xml:space="preserve">Every</w:delText>
              </w:r>
            </w:del>
            <w:ins w:id="9286" w:author="Claude (AI) - proposed" w:date="2026-10-14T07:56:44Z">
              <w:r>
                <w:rPr>
                  <w:rFonts w:ascii="Arial" w:cs="Arial" w:eastAsia="Arial" w:hAnsi="Arial"/>
                  <w:b w:val="false"/>
                  <w:bCs w:val="false"/>
                  <w:i w:val="false"/>
                  <w:iCs w:val="false"/>
                  <w:color w:val="000000"/>
                  <w:sz w:val="18"/>
                  <w:szCs w:val="18"/>
                </w:rPr>
                <w:t xml:space="preserve">every</w:t>
              </w:r>
            </w:ins>
            <w:r>
              <w:rPr>
                <w:rFonts w:ascii="Arial" w:cs="Arial" w:eastAsia="Arial" w:hAnsi="Arial"/>
                <w:b w:val="false"/>
                <w:bCs w:val="false"/>
                <w:i w:val="false"/>
                <w:iCs w:val="false"/>
                <w:color w:val="000000"/>
                <w:sz w:val="18"/>
                <w:szCs w:val="18"/>
              </w:rPr>
              <w:t xml:space="preserve"> learner produces a </w:t>
            </w:r>
            <w:del w:id="9287" w:author="Claude (AI) - proposed" w:date="2026-10-14T07:56:44Z">
              <w:r>
                <w:rPr>
                  <w:rFonts w:ascii="Arial" w:cs="Arial" w:eastAsia="Arial" w:hAnsi="Arial"/>
                  <w:b w:val="false"/>
                  <w:bCs w:val="false"/>
                  <w:i w:val="false"/>
                  <w:iCs w:val="false"/>
                  <w:color w:val="000000"/>
                  <w:sz w:val="18"/>
                  <w:szCs w:val="18"/>
                </w:rPr>
                <w:delText xml:space="preserve">written prediction with a ratio named</w:delText>
              </w:r>
            </w:del>
            <w:ins w:id="9288" w:author="Claude (AI) - proposed" w:date="2026-10-14T07:56:44Z">
              <w:r>
                <w:rPr>
                  <w:rFonts w:ascii="Arial" w:cs="Arial" w:eastAsia="Arial" w:hAnsi="Arial"/>
                  <w:b w:val="false"/>
                  <w:bCs w:val="false"/>
                  <w:i w:val="false"/>
                  <w:iCs w:val="false"/>
                  <w:color w:val="000000"/>
                  <w:sz w:val="18"/>
                  <w:szCs w:val="18"/>
                </w:rPr>
                <w:t xml:space="preserve">sketch with a horizontal line at the top of the mast, a prediction (bigger, smaller or equal)</w:t>
              </w:r>
            </w:ins>
            <w:r>
              <w:rPr>
                <w:rFonts w:ascii="Arial" w:cs="Arial" w:eastAsia="Arial" w:hAnsi="Arial"/>
                <w:b w:val="false"/>
                <w:bCs w:val="false"/>
                <w:i w:val="false"/>
                <w:iCs w:val="false"/>
                <w:color w:val="000000"/>
                <w:sz w:val="18"/>
                <w:szCs w:val="18"/>
              </w:rPr>
              <w:t xml:space="preserve"> and a reason</w:t>
            </w:r>
            <w:del w:id="9289" w:author="Claude (AI) - proposed" w:date="2026-10-14T07:56:44Z">
              <w:r>
                <w:rPr>
                  <w:rFonts w:ascii="Arial" w:cs="Arial" w:eastAsia="Arial" w:hAnsi="Arial"/>
                  <w:b w:val="false"/>
                  <w:bCs w:val="false"/>
                  <w:i w:val="false"/>
                  <w:iCs w:val="false"/>
                  <w:color w:val="000000"/>
                  <w:sz w:val="18"/>
                  <w:szCs w:val="18"/>
                </w:rPr>
                <w:delText xml:space="preserve"> given</w:delText>
              </w:r>
            </w:del>
            <w:r>
              <w:rPr>
                <w:rFonts w:ascii="Arial" w:cs="Arial" w:eastAsia="Arial" w:hAnsi="Arial"/>
                <w:b w:val="false"/>
                <w:bCs w:val="false"/>
                <w:i w:val="false"/>
                <w:iCs w:val="false"/>
                <w:color w:val="000000"/>
                <w:sz w:val="18"/>
                <w:szCs w:val="18"/>
              </w:rPr>
              <w:t xml:space="preserve">. Teacher scans</w:t>
            </w:r>
            <w:ins w:id="9290" w:author="Claude (AI) - proposed" w:date="2026-10-14T07:56:44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sticky notes during the 2-minute silent period. Red flag: </w:t>
            </w:r>
            <w:del w:id="9291" w:author="Claude (AI) - proposed" w:date="2026-10-14T07:56:44Z">
              <w:r>
                <w:rPr>
                  <w:rFonts w:ascii="Arial" w:cs="Arial" w:eastAsia="Arial" w:hAnsi="Arial"/>
                  <w:b w:val="false"/>
                  <w:bCs w:val="false"/>
                  <w:i w:val="false"/>
                  <w:iCs w:val="false"/>
                  <w:color w:val="000000"/>
                  <w:sz w:val="18"/>
                  <w:szCs w:val="18"/>
                </w:rPr>
                <w:delText xml:space="preserve">any learner who writes 'sine' or 'cosine' without a diagram — teacher</w:delText>
              </w:r>
            </w:del>
            <w:ins w:id="9292" w:author="Claude (AI) - proposed" w:date="2026-10-14T07:56:44Z">
              <w:r>
                <w:rPr>
                  <w:rFonts w:ascii="Arial" w:cs="Arial" w:eastAsia="Arial" w:hAnsi="Arial"/>
                  <w:b w:val="false"/>
                  <w:bCs w:val="false"/>
                  <w:i w:val="false"/>
                  <w:iCs w:val="false"/>
                  <w:color w:val="000000"/>
                  <w:sz w:val="18"/>
                  <w:szCs w:val="18"/>
                </w:rPr>
                <w:t xml:space="preserve">a sketch that draws the angle between the mast and the line of sight (the 40° angle from Lesson 3), or that draws the horizontal at the student's feet. Teacher</w:t>
              </w:r>
            </w:ins>
            <w:r>
              <w:rPr>
                <w:rFonts w:ascii="Arial" w:cs="Arial" w:eastAsia="Arial" w:hAnsi="Arial"/>
                <w:b w:val="false"/>
                <w:bCs w:val="false"/>
                <w:i w:val="false"/>
                <w:iCs w:val="false"/>
                <w:color w:val="000000"/>
                <w:sz w:val="18"/>
                <w:szCs w:val="18"/>
              </w:rPr>
              <w:t xml:space="preserve"> makes a mental note to probe </w:t>
            </w:r>
            <w:del w:id="9293" w:author="Claude (AI) - proposed" w:date="2026-10-14T07:56:44Z">
              <w:r>
                <w:rPr>
                  <w:rFonts w:ascii="Arial" w:cs="Arial" w:eastAsia="Arial" w:hAnsi="Arial"/>
                  <w:b w:val="false"/>
                  <w:bCs w:val="false"/>
                  <w:i w:val="false"/>
                  <w:iCs w:val="false"/>
                  <w:color w:val="000000"/>
                  <w:sz w:val="18"/>
                  <w:szCs w:val="18"/>
                </w:rPr>
                <w:delText xml:space="preserve">that learner during Phase 2</w:delText>
              </w:r>
            </w:del>
            <w:ins w:id="9294" w:author="Claude (AI) - proposed" w:date="2026-10-14T07:56:44Z">
              <w:r>
                <w:rPr>
                  <w:rFonts w:ascii="Arial" w:cs="Arial" w:eastAsia="Arial" w:hAnsi="Arial"/>
                  <w:b w:val="false"/>
                  <w:bCs w:val="false"/>
                  <w:i w:val="false"/>
                  <w:iCs w:val="false"/>
                  <w:color w:val="000000"/>
                  <w:sz w:val="18"/>
                  <w:szCs w:val="18"/>
                </w:rPr>
                <w:t xml:space="preserve">these learners in Part A of the Observe phase</w:t>
              </w:r>
            </w:ins>
            <w:r>
              <w:rPr>
                <w:rFonts w:ascii="Arial" w:cs="Arial" w:eastAsia="Arial" w:hAnsi="Arial"/>
                <w:b w:val="false"/>
                <w:bCs w:val="false"/>
                <w:i w:val="false"/>
                <w:iCs w:val="false"/>
                <w:color w:val="000000"/>
                <w:sz w:val="18"/>
                <w:szCs w:val="18"/>
              </w:rPr>
              <w:t xml:space="preserve">. Green flag: learners who </w:t>
            </w:r>
            <w:del w:id="9295" w:author="Claude (AI) - proposed" w:date="2026-10-14T07:56:44Z">
              <w:r>
                <w:rPr>
                  <w:rFonts w:ascii="Arial" w:cs="Arial" w:eastAsia="Arial" w:hAnsi="Arial"/>
                  <w:b w:val="false"/>
                  <w:bCs w:val="false"/>
                  <w:i w:val="false"/>
                  <w:iCs w:val="false"/>
                  <w:color w:val="000000"/>
                  <w:sz w:val="18"/>
                  <w:szCs w:val="18"/>
                </w:rPr>
                <w:delText xml:space="preserve">correctly identify tan(50°) = h/40 and predict h ≈ 47.7 m</w:delText>
              </w:r>
            </w:del>
            <w:ins w:id="9296" w:author="Claude (AI) - proposed" w:date="2026-10-14T07:56:44Z">
              <w:r>
                <w:rPr>
                  <w:rFonts w:ascii="Arial" w:cs="Arial" w:eastAsia="Arial" w:hAnsi="Arial"/>
                  <w:b w:val="false"/>
                  <w:bCs w:val="false"/>
                  <w:i w:val="false"/>
                  <w:iCs w:val="false"/>
                  <w:color w:val="000000"/>
                  <w:sz w:val="18"/>
                  <w:szCs w:val="18"/>
                </w:rPr>
                <w:t xml:space="preserve">predict 'equal, 50°' and mention parallel lines</w:t>
              </w:r>
            </w:ins>
            <w:r>
              <w:rPr>
                <w:rFonts w:ascii="Arial" w:cs="Arial" w:eastAsia="Arial" w:hAnsi="Arial"/>
                <w:b w:val="false"/>
                <w:bCs w:val="false"/>
                <w:i w:val="false"/>
                <w:iCs w:val="false"/>
                <w:color w:val="000000"/>
                <w:sz w:val="18"/>
                <w:szCs w:val="18"/>
              </w:rPr>
              <w:t xml:space="preserve"> are ready for the depression extension problem in </w:t>
            </w:r>
            <w:del w:id="9297" w:author="Claude (AI) - proposed" w:date="2026-10-14T07:56:44Z">
              <w:r>
                <w:rPr>
                  <w:rFonts w:ascii="Arial" w:cs="Arial" w:eastAsia="Arial" w:hAnsi="Arial"/>
                  <w:b w:val="false"/>
                  <w:bCs w:val="false"/>
                  <w:i w:val="false"/>
                  <w:iCs w:val="false"/>
                  <w:color w:val="000000"/>
                  <w:sz w:val="18"/>
                  <w:szCs w:val="18"/>
                </w:rPr>
                <w:delText xml:space="preserve">Phase 3</w:delText>
              </w:r>
            </w:del>
            <w:ins w:id="9298" w:author="Claude (AI) - proposed" w:date="2026-10-14T07:56:44Z">
              <w:r>
                <w:rPr>
                  <w:rFonts w:ascii="Arial" w:cs="Arial" w:eastAsia="Arial" w:hAnsi="Arial"/>
                  <w:b w:val="false"/>
                  <w:bCs w:val="false"/>
                  <w:i w:val="false"/>
                  <w:iCs w:val="false"/>
                  <w:color w:val="000000"/>
                  <w:sz w:val="18"/>
                  <w:szCs w:val="18"/>
                </w:rPr>
                <w:t xml:space="preserve">the Explain phase</w:t>
              </w:r>
            </w:ins>
            <w:r>
              <w:rPr>
                <w:rFonts w:ascii="Arial" w:cs="Arial" w:eastAsia="Arial" w:hAnsi="Arial"/>
                <w:b w:val="false"/>
                <w:bCs w:val="false"/>
                <w:i w:val="false"/>
                <w:iCs w:val="false"/>
                <w:color w:val="000000"/>
                <w:sz w:val="18"/>
                <w:szCs w:val="18"/>
              </w:rPr>
              <w:t xml:space="pre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apz2x_oebefktxkug5_y">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bpthkmvuxjdj0vocwh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lual_bthepnlxou11w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b5rwblln7lbers1cew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w:t>
            </w:r>
            <w:ins w:id="9299" w:author="Claude (AI) - proposed" w:date="2026-10-14T07:56:44Z">
              <w:r>
                <w:rPr>
                  <w:rFonts w:ascii="Arial" w:cs="Arial" w:eastAsia="Arial" w:hAnsi="Arial"/>
                  <w:b w:val="false"/>
                  <w:bCs w:val="false"/>
                  <w:i w:val="false"/>
                  <w:iCs w:val="false"/>
                  <w:color w:val="000000"/>
                  <w:sz w:val="18"/>
                  <w:szCs w:val="18"/>
                </w:rPr>
                <w:t xml:space="preserve">marks the angle of depression from the top of the mast on the same diagram and </w:t>
              </w:r>
            </w:ins>
            <w:r>
              <w:rPr>
                <w:rFonts w:ascii="Arial" w:cs="Arial" w:eastAsia="Arial" w:hAnsi="Arial"/>
                <w:b w:val="false"/>
                <w:bCs w:val="false"/>
                <w:i w:val="false"/>
                <w:iCs w:val="false"/>
                <w:color w:val="000000"/>
                <w:sz w:val="18"/>
                <w:szCs w:val="18"/>
              </w:rPr>
              <w:t xml:space="preserve">revisits the class prediction board: 'Which </w:t>
            </w:r>
            <w:del w:id="9300" w:author="Claude (AI) - proposed" w:date="2026-10-14T07:56:44Z">
              <w:r>
                <w:rPr>
                  <w:rFonts w:ascii="Arial" w:cs="Arial" w:eastAsia="Arial" w:hAnsi="Arial"/>
                  <w:b w:val="false"/>
                  <w:bCs w:val="false"/>
                  <w:i w:val="false"/>
                  <w:iCs w:val="false"/>
                  <w:color w:val="000000"/>
                  <w:sz w:val="18"/>
                  <w:szCs w:val="18"/>
                </w:rPr>
                <w:delText xml:space="preserve">group was closest? Let's see</w:delText>
              </w:r>
            </w:del>
            <w:ins w:id="9301" w:author="Claude (AI) - proposed" w:date="2026-10-14T07:56:44Z">
              <w:r>
                <w:rPr>
                  <w:rFonts w:ascii="Arial" w:cs="Arial" w:eastAsia="Arial" w:hAnsi="Arial"/>
                  <w:b w:val="false"/>
                  <w:bCs w:val="false"/>
                  <w:i w:val="false"/>
                  <w:iCs w:val="false"/>
                  <w:color w:val="000000"/>
                  <w:sz w:val="18"/>
                  <w:szCs w:val="18"/>
                </w:rPr>
                <w:t xml:space="preserve">predictions were right? The angle of depression from the top equals the 50° of elevation, because the horizontal at the top and the ground are parallel, so the two angles are alternate angles</w:t>
              </w:r>
            </w:ins>
            <w:r>
              <w:rPr>
                <w:rFonts w:ascii="Arial" w:cs="Arial" w:eastAsia="Arial" w:hAnsi="Arial"/>
                <w:b w:val="false"/>
                <w:bCs w:val="false"/>
                <w:i w:val="false"/>
                <w:iCs w:val="false"/>
                <w:color w:val="000000"/>
                <w:sz w:val="18"/>
                <w:szCs w:val="18"/>
              </w:rPr>
              <w:t xml:space="preserve">.' Teacher also demonstrates the depression analogy using the Fort Jesus cliff scenario (cliff height 20 m, angle of depression to a dhow = 35°): Step 1–4 repeated</w:t>
            </w:r>
            <w:del w:id="9302" w:author="Claude (AI) - proposed" w:date="2026-10-14T07:56:44Z">
              <w:r>
                <w:rPr>
                  <w:rFonts w:ascii="Arial" w:cs="Arial" w:eastAsia="Arial" w:hAnsi="Arial"/>
                  <w:b w:val="false"/>
                  <w:bCs w:val="false"/>
                  <w:i w:val="false"/>
                  <w:iCs w:val="false"/>
                  <w:color w:val="000000"/>
                  <w:sz w:val="18"/>
                  <w:szCs w:val="18"/>
                </w:rPr>
                <w:delText xml:space="preserve">, showing that</w:delText>
              </w:r>
            </w:del>
            <w:ins w:id="9303" w:author="Claude (AI) - proposed" w:date="2026-10-14T07:56:44Z">
              <w:r>
                <w:rPr>
                  <w:rFonts w:ascii="Arial" w:cs="Arial" w:eastAsia="Arial" w:hAnsi="Arial"/>
                  <w:b w:val="false"/>
                  <w:bCs w:val="false"/>
                  <w:i w:val="false"/>
                  <w:iCs w:val="false"/>
                  <w:color w:val="000000"/>
                  <w:sz w:val="18"/>
                  <w:szCs w:val="18"/>
                </w:rPr>
                <w:t xml:space="preserve">. Because the 35° angle of depression equals the angle at the dhow inside the triangle, the 20 m cliff is OPPOSITE that angle and</w:t>
              </w:r>
            </w:ins>
            <w:r>
              <w:rPr>
                <w:rFonts w:ascii="Arial" w:cs="Arial" w:eastAsia="Arial" w:hAnsi="Arial"/>
                <w:b w:val="false"/>
                <w:bCs w:val="false"/>
                <w:i w:val="false"/>
                <w:iCs w:val="false"/>
                <w:color w:val="000000"/>
                <w:sz w:val="18"/>
                <w:szCs w:val="18"/>
              </w:rPr>
              <w:t xml:space="preserve">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w:t>
            </w:r>
            <w:ins w:id="9304" w:author="Claude (AI) - proposed" w:date="2026-10-14T07:56:44Z">
              <w:r>
                <w:rPr>
                  <w:rFonts w:ascii="Arial" w:cs="Arial" w:eastAsia="Arial" w:hAnsi="Arial"/>
                  <w:b w:val="false"/>
                  <w:bCs w:val="false"/>
                  <w:i w:val="false"/>
                  <w:iCs w:val="false"/>
                  <w:color w:val="000000"/>
                  <w:sz w:val="18"/>
                  <w:szCs w:val="18"/>
                </w:rPr>
                <w:t xml:space="preserve">. Language support: add the Kiswahili next to the new terms: pembe ya mwinuko (angle of elevation) and pembe ya kuinama or kushuka (angle of depression); teachers should confirm which terms their learners know best</w:t>
              </w:r>
            </w:ins>
            <w:r>
              <w:rPr>
                <w:rFonts w:ascii="Arial" w:cs="Arial" w:eastAsia="Arial" w:hAnsi="Arial"/>
                <w:b w:val="false"/>
                <w:bCs w:val="false"/>
                <w:i w:val="false"/>
                <w:iCs w:val="false"/>
                <w:color w:val="000000"/>
                <w:sz w:val="18"/>
                <w:szCs w:val="18"/>
              </w:rPr>
              <w:t xml:space="preserve">.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Teacher ends Part B by pointing to the prediction board: '</w:t>
            </w:r>
            <w:del w:id="9305" w:author="Claude (AI) - proposed" w:date="2026-10-14T07:56:44Z">
              <w:r>
                <w:rPr>
                  <w:rFonts w:ascii="Arial" w:cs="Arial" w:eastAsia="Arial" w:hAnsi="Arial"/>
                  <w:b w:val="false"/>
                  <w:bCs w:val="false"/>
                  <w:i w:val="false"/>
                  <w:iCs w:val="false"/>
                  <w:color w:val="000000"/>
                  <w:sz w:val="18"/>
                  <w:szCs w:val="18"/>
                </w:rPr>
                <w:delText xml:space="preserve">Akinyi predicted 48 m. Our answer is 47.7 m. Akinyi, what did you do right</w:delText>
              </w:r>
            </w:del>
            <w:ins w:id="9306" w:author="Claude (AI) - proposed" w:date="2026-10-14T07:56:44Z">
              <w:r>
                <w:rPr>
                  <w:rFonts w:ascii="Arial" w:cs="Arial" w:eastAsia="Arial" w:hAnsi="Arial"/>
                  <w:b w:val="false"/>
                  <w:bCs w:val="false"/>
                  <w:i w:val="false"/>
                  <w:iCs w:val="false"/>
                  <w:color w:val="000000"/>
                  <w:sz w:val="18"/>
                  <w:szCs w:val="18"/>
                </w:rPr>
                <w:t xml:space="preserve">Who predicted 50° for the angle of depression? Akinyi, why did you say that</w:t>
              </w:r>
            </w:ins>
            <w:r>
              <w:rPr>
                <w:rFonts w:ascii="Arial" w:cs="Arial" w:eastAsia="Arial" w:hAnsi="Arial"/>
                <w:b w:val="false"/>
                <w:bCs w:val="false"/>
                <w:i w:val="false"/>
                <w:iCs w:val="false"/>
                <w:color w:val="000000"/>
                <w:sz w:val="18"/>
                <w:szCs w:val="18"/>
              </w:rPr>
              <w:t xml:space="preserve">?' [WAIT 10 seconds for Akinyi to respond.]</w:t>
            </w:r>
            <w:ins w:id="9307" w:author="Claude (AI) - proposed" w:date="2026-10-14T07:56:44Z">
              <w:r>
                <w:rPr>
                  <w:rFonts w:ascii="Arial" w:cs="Arial" w:eastAsia="Arial" w:hAnsi="Arial"/>
                  <w:b w:val="false"/>
                  <w:bCs w:val="false"/>
                  <w:i w:val="false"/>
                  <w:iCs w:val="false"/>
                  <w:color w:val="000000"/>
                  <w:sz w:val="18"/>
                  <w:szCs w:val="18"/>
                </w:rPr>
                <w:t xml:space="preserve"> Draw the two parallel horizontal lines and mark the two equal alternate angles, then say: 'Whenever you look from A to B and from B to A, the angle of elevation equals the angle of depression.'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w:t>
            </w:r>
            <w:del w:id="9308" w:author="Claude (AI) - proposed" w:date="2026-10-14T07:56:44Z">
              <w:r>
                <w:rPr>
                  <w:rFonts w:ascii="Arial" w:cs="Arial" w:eastAsia="Arial" w:hAnsi="Arial"/>
                  <w:b w:val="false"/>
                  <w:bCs w:val="false"/>
                  <w:i w:val="false"/>
                  <w:iCs w:val="false"/>
                  <w:color w:val="000000"/>
                  <w:sz w:val="18"/>
                  <w:szCs w:val="18"/>
                </w:rPr>
                <w:delText xml:space="preserve">Research and NGSS Science and Engineering Practice 2 (Developing and Using Models) support having</w:delText>
              </w:r>
            </w:del>
            <w:ins w:id="9309" w:author="Claude (AI) - proposed" w:date="2026-10-14T07:56:44Z">
              <w:r>
                <w:rPr>
                  <w:rFonts w:ascii="Arial" w:cs="Arial" w:eastAsia="Arial" w:hAnsi="Arial"/>
                  <w:b w:val="false"/>
                  <w:bCs w:val="false"/>
                  <w:i w:val="false"/>
                  <w:iCs w:val="false"/>
                  <w:color w:val="000000"/>
                  <w:sz w:val="18"/>
                  <w:szCs w:val="18"/>
                </w:rPr>
                <w:t xml:space="preserve">Having</w:t>
              </w:r>
            </w:ins>
            <w:r>
              <w:rPr>
                <w:rFonts w:ascii="Arial" w:cs="Arial" w:eastAsia="Arial" w:hAnsi="Arial"/>
                <w:b w:val="false"/>
                <w:bCs w:val="false"/>
                <w:i w:val="false"/>
                <w:iCs w:val="false"/>
                <w:color w:val="000000"/>
                <w:sz w:val="18"/>
                <w:szCs w:val="18"/>
              </w:rPr>
              <w:t xml:space="preserve"> learners construct their own diagrams rather than only copying teacher diagrams</w:t>
            </w:r>
            <w:ins w:id="9310" w:author="Claude (AI) - proposed" w:date="2026-10-14T07:56:44Z">
              <w:r>
                <w:rPr>
                  <w:rFonts w:ascii="Arial" w:cs="Arial" w:eastAsia="Arial" w:hAnsi="Arial"/>
                  <w:b w:val="false"/>
                  <w:bCs w:val="false"/>
                  <w:i w:val="false"/>
                  <w:iCs w:val="false"/>
                  <w:color w:val="000000"/>
                  <w:sz w:val="18"/>
                  <w:szCs w:val="18"/>
                </w:rPr>
                <w:t xml:space="preserve"> builds the modelling habit behind the KICD core competency Critical Thinking and Problem Solving</w:t>
              </w:r>
            </w:ins>
            <w:r>
              <w:rPr>
                <w:rFonts w:ascii="Arial" w:cs="Arial" w:eastAsia="Arial" w:hAnsi="Arial"/>
                <w:b w:val="false"/>
                <w:bCs w:val="false"/>
                <w:i w:val="false"/>
                <w:iCs w:val="false"/>
                <w:color w:val="000000"/>
                <w:sz w:val="18"/>
                <w:szCs w:val="18"/>
              </w:rPr>
              <w:t xml:space="preserve">.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x5vwirh5hkzsg1hzn73q">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a7p8nocqr_wrpjirmz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68n4w5kfnctlpmnajiw">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isvpbl8mchlcqxdow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w:t>
            </w:r>
            <w:del w:id="9311" w:author="Claude (AI) - proposed" w:date="2026-10-14T07:56:44Z">
              <w:r>
                <w:rPr>
                  <w:rFonts w:ascii="Arial" w:cs="Arial" w:eastAsia="Arial" w:hAnsi="Arial"/>
                  <w:b w:val="false"/>
                  <w:bCs w:val="false"/>
                  <w:i w:val="false"/>
                  <w:iCs w:val="false"/>
                  <w:color w:val="000000"/>
                  <w:sz w:val="18"/>
                  <w:szCs w:val="18"/>
                </w:rPr>
                <w:delText xml:space="preserve">In a depression problem, which side is</w:delText>
              </w:r>
            </w:del>
            <w:ins w:id="9312" w:author="Claude (AI) - proposed" w:date="2026-10-14T07:56:44Z">
              <w:r>
                <w:rPr>
                  <w:rFonts w:ascii="Arial" w:cs="Arial" w:eastAsia="Arial" w:hAnsi="Arial"/>
                  <w:b w:val="false"/>
                  <w:bCs w:val="false"/>
                  <w:i w:val="false"/>
                  <w:iCs w:val="false"/>
                  <w:color w:val="000000"/>
                  <w:sz w:val="18"/>
                  <w:szCs w:val="18"/>
                </w:rPr>
                <w:t xml:space="preserve">Look at the angle inside the triangle at the dhow. It equals the angle of depression. Is</w:t>
              </w:r>
            </w:ins>
            <w:r>
              <w:rPr>
                <w:rFonts w:ascii="Arial" w:cs="Arial" w:eastAsia="Arial" w:hAnsi="Arial"/>
                <w:b w:val="false"/>
                <w:bCs w:val="false"/>
                <w:i w:val="false"/>
                <w:iCs w:val="false"/>
                <w:color w:val="000000"/>
                <w:sz w:val="18"/>
                <w:szCs w:val="18"/>
              </w:rPr>
              <w:t xml:space="preserve"> the height of the cliff </w:t>
            </w:r>
            <w:del w:id="9313" w:author="Claude (AI) - proposed" w:date="2026-10-14T07:56:44Z">
              <w:r>
                <w:rPr>
                  <w:rFonts w:ascii="Arial" w:cs="Arial" w:eastAsia="Arial" w:hAnsi="Arial"/>
                  <w:b w:val="false"/>
                  <w:bCs w:val="false"/>
                  <w:i w:val="false"/>
                  <w:iCs w:val="false"/>
                  <w:color w:val="000000"/>
                  <w:sz w:val="18"/>
                  <w:szCs w:val="18"/>
                </w:rPr>
                <w:delText xml:space="preserve">— </w:delText>
              </w:r>
            </w:del>
            <w:r>
              <w:rPr>
                <w:rFonts w:ascii="Arial" w:cs="Arial" w:eastAsia="Arial" w:hAnsi="Arial"/>
                <w:b w:val="false"/>
                <w:bCs w:val="false"/>
                <w:i w:val="false"/>
                <w:iCs w:val="false"/>
                <w:color w:val="000000"/>
                <w:sz w:val="18"/>
                <w:szCs w:val="18"/>
              </w:rPr>
              <w:t xml:space="preserve">opposite or adjacent</w:t>
            </w:r>
            <w:ins w:id="9314" w:author="Claude (AI) - proposed" w:date="2026-10-14T07:56:44Z">
              <w:r>
                <w:rPr>
                  <w:rFonts w:ascii="Arial" w:cs="Arial" w:eastAsia="Arial" w:hAnsi="Arial"/>
                  <w:b w:val="false"/>
                  <w:bCs w:val="false"/>
                  <w:i w:val="false"/>
                  <w:iCs w:val="false"/>
                  <w:color w:val="000000"/>
                  <w:sz w:val="18"/>
                  <w:szCs w:val="18"/>
                </w:rPr>
                <w:t xml:space="preserve"> to that angle</w:t>
              </w:r>
            </w:ins>
            <w:r>
              <w:rPr>
                <w:rFonts w:ascii="Arial" w:cs="Arial" w:eastAsia="Arial" w:hAnsi="Arial"/>
                <w:b w:val="false"/>
                <w:bCs w:val="false"/>
                <w:i w:val="false"/>
                <w:iCs w:val="false"/>
                <w:color w:val="000000"/>
                <w:sz w:val="18"/>
                <w:szCs w:val="18"/>
              </w:rPr>
              <w:t xml:space="preserve">?'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w:t>
            </w:r>
            <w:del w:id="9315" w:author="Claude (AI) - proposed" w:date="2026-10-14T07:56:44Z">
              <w:r>
                <w:rPr>
                  <w:rFonts w:ascii="Arial" w:cs="Arial" w:eastAsia="Arial" w:hAnsi="Arial"/>
                  <w:b w:val="false"/>
                  <w:bCs w:val="false"/>
                  <w:i w:val="false"/>
                  <w:iCs w:val="false"/>
                  <w:color w:val="000000"/>
                  <w:sz w:val="18"/>
                  <w:szCs w:val="18"/>
                </w:rPr>
                <w:delText xml:space="preserve">confirming the mast answer officially</w:delText>
              </w:r>
            </w:del>
            <w:ins w:id="9316" w:author="Claude (AI) - proposed" w:date="2026-10-14T07:56:44Z">
              <w:r>
                <w:rPr>
                  <w:rFonts w:ascii="Arial" w:cs="Arial" w:eastAsia="Arial" w:hAnsi="Arial"/>
                  <w:b w:val="false"/>
                  <w:bCs w:val="false"/>
                  <w:i w:val="false"/>
                  <w:iCs w:val="false"/>
                  <w:color w:val="000000"/>
                  <w:sz w:val="18"/>
                  <w:szCs w:val="18"/>
                </w:rPr>
                <w:t xml:space="preserve">recapping</w:t>
              </w:r>
            </w:ins>
            <w:r>
              <w:rPr>
                <w:rFonts w:ascii="Arial" w:cs="Arial" w:eastAsia="Arial" w:hAnsi="Arial"/>
                <w:b w:val="false"/>
                <w:bCs w:val="false"/>
                <w:i w:val="false"/>
                <w:iCs w:val="false"/>
                <w:color w:val="000000"/>
                <w:sz w:val="18"/>
                <w:szCs w:val="18"/>
              </w:rPr>
              <w:t xml:space="preserve">: 'The mast near the school in Nakuru is approximately 47.7 m tall. We did not need a ladder, a drone, or a guess. We needed one angle and one distance — and trigonometry.'</w:t>
            </w:r>
            <w:ins w:id="9317" w:author="Claude (AI) - proposed" w:date="2026-10-14T07:56:44Z">
              <w:r>
                <w:rPr>
                  <w:rFonts w:ascii="Arial" w:cs="Arial" w:eastAsia="Arial" w:hAnsi="Arial"/>
                  <w:b w:val="false"/>
                  <w:bCs w:val="false"/>
                  <w:i w:val="false"/>
                  <w:iCs w:val="false"/>
                  <w:color w:val="000000"/>
                  <w:sz w:val="18"/>
                  <w:szCs w:val="18"/>
                </w:rPr>
                <w:t xml:space="preserve"> Remind learners that angles are measured from the observer's eye, so a real surveyor adds eye height (about 1.5 m) to the calculated height; in our problems the observer is treated as a point on the ground.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w:t>
            </w:r>
            <w:del w:id="9318" w:author="Claude (AI) - proposed" w:date="2026-10-14T07:56:44Z">
              <w:r>
                <w:rPr>
                  <w:rFonts w:ascii="Arial" w:cs="Arial" w:eastAsia="Arial" w:hAnsi="Arial"/>
                  <w:b w:val="false"/>
                  <w:bCs w:val="false"/>
                  <w:i w:val="false"/>
                  <w:iCs w:val="false"/>
                  <w:color w:val="000000"/>
                  <w:sz w:val="18"/>
                  <w:szCs w:val="18"/>
                </w:rPr>
                <w:delText xml:space="preserve">NGSS Practice 6: Constructing Explanations</w:delText>
              </w:r>
            </w:del>
            <w:ins w:id="9319" w:author="Claude (AI) - proposed" w:date="2026-10-14T07:56:44Z">
              <w:r>
                <w:rPr>
                  <w:rFonts w:ascii="Arial" w:cs="Arial" w:eastAsia="Arial" w:hAnsi="Arial"/>
                  <w:b w:val="false"/>
                  <w:bCs w:val="false"/>
                  <w:i w:val="false"/>
                  <w:iCs w:val="false"/>
                  <w:color w:val="000000"/>
                  <w:sz w:val="18"/>
                  <w:szCs w:val="18"/>
                </w:rPr>
                <w:t xml:space="preserve">KICD core competency: Communication and Collaboration</w:t>
              </w:r>
            </w:ins>
            <w:r>
              <w:rPr>
                <w:rFonts w:ascii="Arial" w:cs="Arial" w:eastAsia="Arial" w:hAnsi="Arial"/>
                <w:b w:val="false"/>
                <w:bCs w:val="false"/>
                <w:i w:val="false"/>
                <w:iCs w:val="false"/>
                <w:color w:val="000000"/>
                <w:sz w:val="18"/>
                <w:szCs w:val="18"/>
              </w:rPr>
              <w:t xml:space="preserve">)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_2xtk9uxo-hqxker1bit">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oqkntfmnaxxigwxs6b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llp2wttnwv2p0mmx3dya">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yae_pyvf4dshetf_2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w:t>
            </w:r>
            <w:del w:id="9320" w:author="Claude (AI) - proposed" w:date="2026-10-14T07:56:44Z">
              <w:r>
                <w:rPr>
                  <w:rFonts w:ascii="Arial" w:cs="Arial" w:eastAsia="Arial" w:hAnsi="Arial"/>
                  <w:b w:val="false"/>
                  <w:bCs w:val="false"/>
                  <w:i w:val="false"/>
                  <w:iCs w:val="false"/>
                  <w:color w:val="000000"/>
                  <w:sz w:val="18"/>
                  <w:szCs w:val="18"/>
                </w:rPr>
                <w:delText xml:space="preserve">Seven lessons ago</w:delText>
              </w:r>
            </w:del>
            <w:ins w:id="9321" w:author="Claude (AI) - proposed" w:date="2026-10-14T07:56:44Z">
              <w:r>
                <w:rPr>
                  <w:rFonts w:ascii="Arial" w:cs="Arial" w:eastAsia="Arial" w:hAnsi="Arial"/>
                  <w:b w:val="false"/>
                  <w:bCs w:val="false"/>
                  <w:i w:val="false"/>
                  <w:iCs w:val="false"/>
                  <w:color w:val="000000"/>
                  <w:sz w:val="18"/>
                  <w:szCs w:val="18"/>
                </w:rPr>
                <w:t xml:space="preserve">At the start of this unit</w:t>
              </w:r>
            </w:ins>
            <w:r>
              <w:rPr>
                <w:rFonts w:ascii="Arial" w:cs="Arial" w:eastAsia="Arial" w:hAnsi="Arial"/>
                <w:b w:val="false"/>
                <w:bCs w:val="false"/>
                <w:i w:val="false"/>
                <w:iCs w:val="false"/>
                <w:color w:val="000000"/>
                <w:sz w:val="18"/>
                <w:szCs w:val="18"/>
              </w:rPr>
              <w:t xml:space="preserve">,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9pwtloyiezwj3ojy__u6">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roopusrqccwub3wrx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ucv8qna7tywyca87otd">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oc8slru07vz1oh2z2t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ins w:id="9322" w:author="Claude (AI) - proposed" w:date="2026-10-14T07:56:44Z">
              <w:r>
                <w:rPr>
                  <w:rFonts w:ascii="Arial" w:cs="Arial" w:eastAsia="Arial" w:hAnsi="Arial"/>
                  <w:b w:val="false"/>
                  <w:bCs w:val="false"/>
                  <w:i w:val="false"/>
                  <w:iCs w:val="false"/>
                  <w:color w:val="000000"/>
                  <w:sz w:val="18"/>
                  <w:szCs w:val="18"/>
                </w:rPr>
                <w:t xml:space="preserve"> Optional KICD project (homework): learners make a simple clinometer from a protractor or a quarter-circle of card marked in degrees, a straw taped along the straight edge, and a string with a small weight (a nut or small stone) hanging from the centre. They sight the top of a tall object (flag pole, tree, building) through the straw, read the angle from the scale (check: pointing at the horizon must read 0° of elevation), measure the distance to the object with a tape or by pacing, and add their eye height to the calculated height. Learners who have phones can check their result with a free clinometer app. Invite learners to share results briefly at the start of Lesson 8.</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t>
            </w:r>
            <w:del w:id="9323" w:author="Claude (AI) - proposed" w:date="2026-10-14T07:56:44Z">
              <w:r>
                <w:rPr>
                  <w:rFonts w:ascii="Arial" w:cs="Arial" w:eastAsia="Arial" w:hAnsi="Arial"/>
                  <w:b w:val="false"/>
                  <w:bCs w:val="false"/>
                  <w:i w:val="false"/>
                  <w:iCs w:val="false"/>
                  <w:color w:val="000000"/>
                  <w:sz w:val="18"/>
                  <w:szCs w:val="18"/>
                </w:rPr>
                <w:delText xml:space="preserve">NGSS Practice 2: Developing and Using Models</w:delText>
              </w:r>
            </w:del>
            <w:ins w:id="9324" w:author="Claude (AI) - proposed" w:date="2026-10-14T07:56:44Z">
              <w:r>
                <w:rPr>
                  <w:rFonts w:ascii="Arial" w:cs="Arial" w:eastAsia="Arial" w:hAnsi="Arial"/>
                  <w:b w:val="false"/>
                  <w:bCs w:val="false"/>
                  <w:i w:val="false"/>
                  <w:iCs w:val="false"/>
                  <w:color w:val="000000"/>
                  <w:sz w:val="18"/>
                  <w:szCs w:val="18"/>
                </w:rPr>
                <w:t xml:space="preserve">KICD core competency: Critical Thinking and Problem Solving</w:t>
              </w:r>
            </w:ins>
            <w:r>
              <w:rPr>
                <w:rFonts w:ascii="Arial" w:cs="Arial" w:eastAsia="Arial" w:hAnsi="Arial"/>
                <w:b w:val="false"/>
                <w:bCs w:val="false"/>
                <w:i w:val="false"/>
                <w:iCs w:val="false"/>
                <w:color w:val="000000"/>
                <w:sz w:val="18"/>
                <w:szCs w:val="18"/>
              </w:rPr>
              <w:t xml:space="preserve">).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w:t>
            </w:r>
            <w:del w:id="9325" w:author="Claude (AI) - proposed" w:date="2026-10-14T07:56:44Z">
              <w:r>
                <w:rPr>
                  <w:rFonts w:ascii="Arial" w:cs="Arial" w:eastAsia="Arial" w:hAnsi="Arial"/>
                  <w:b w:val="false"/>
                  <w:bCs w:val="false"/>
                  <w:i w:val="false"/>
                  <w:iCs w:val="false"/>
                  <w:color w:val="000000"/>
                  <w:sz w:val="18"/>
                  <w:szCs w:val="18"/>
                </w:rPr>
                <w:delText xml:space="preserve">embeds NGSS Practice 7 (Engaging in Argument from Evidence</w:delText>
              </w:r>
            </w:del>
            <w:ins w:id="9326" w:author="Claude (AI) - proposed" w:date="2026-10-14T07:56:44Z">
              <w:r>
                <w:rPr>
                  <w:rFonts w:ascii="Arial" w:cs="Arial" w:eastAsia="Arial" w:hAnsi="Arial"/>
                  <w:b w:val="false"/>
                  <w:bCs w:val="false"/>
                  <w:i w:val="false"/>
                  <w:iCs w:val="false"/>
                  <w:color w:val="000000"/>
                  <w:sz w:val="18"/>
                  <w:szCs w:val="18"/>
                </w:rPr>
                <w:t xml:space="preserve">practises justifying a claim with evidence (KICD core competency: Communication and Collaboration</w:t>
              </w:r>
            </w:ins>
            <w:r>
              <w:rPr>
                <w:rFonts w:ascii="Arial" w:cs="Arial" w:eastAsia="Arial" w:hAnsi="Arial"/>
                <w:b w:val="false"/>
                <w:bCs w:val="false"/>
                <w:i w:val="false"/>
                <w:iCs w:val="false"/>
                <w:color w:val="000000"/>
                <w:sz w:val="18"/>
                <w:szCs w:val="18"/>
              </w:rPr>
              <w:t xml:space="preserv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w:t>
            </w:r>
            <w:del w:id="9327" w:author="Claude (AI) - proposed" w:date="2026-10-14T07:56:44Z">
              <w:r>
                <w:rPr>
                  <w:rFonts w:ascii="Arial" w:cs="Arial" w:eastAsia="Arial" w:hAnsi="Arial"/>
                  <w:b w:val="false"/>
                  <w:bCs w:val="false"/>
                  <w:i w:val="false"/>
                  <w:iCs w:val="false"/>
                  <w:color w:val="000000"/>
                  <w:sz w:val="18"/>
                  <w:szCs w:val="18"/>
                </w:rPr>
                <w:delText xml:space="preserve">the teacher model</w:delText>
              </w:r>
            </w:del>
            <w:ins w:id="9328" w:author="Claude (AI) - proposed" w:date="2026-10-14T07:56:44Z">
              <w:r>
                <w:rPr>
                  <w:rFonts w:ascii="Arial" w:cs="Arial" w:eastAsia="Arial" w:hAnsi="Arial"/>
                  <w:b w:val="false"/>
                  <w:bCs w:val="false"/>
                  <w:i w:val="false"/>
                  <w:iCs w:val="false"/>
                  <w:color w:val="000000"/>
                  <w:sz w:val="18"/>
                  <w:szCs w:val="18"/>
                </w:rPr>
                <w:t xml:space="preserve">that the angle of depression from the top of the mast equals the 50° angle of elevation (alternate angles), and the teacher modelled</w:t>
              </w:r>
            </w:ins>
            <w:r>
              <w:rPr>
                <w:rFonts w:ascii="Arial" w:cs="Arial" w:eastAsia="Arial" w:hAnsi="Arial"/>
                <w:b w:val="false"/>
                <w:bCs w:val="false"/>
                <w:i w:val="false"/>
                <w:iCs w:val="false"/>
                <w:color w:val="000000"/>
                <w:sz w:val="18"/>
                <w:szCs w:val="18"/>
              </w:rPr>
              <w:t xml:space="preserve">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q82d-b2ieuqtqduzetv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tidm1x00_spxxfk7qfk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 at last — to the very image that launched the unit eight lessons ago: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Now, in the Predict Phase, learners revisit their Lesson 1 guesses and write down their best calculation before any class discussion. In the Observe Phase they watch or reconstruct the step-by-step solution as a worked example, verifying their own working and </w:t>
            </w:r>
            <w:del w:id="9329" w:author="Claude (AI) - proposed" w:date="2026-10-14T07:56:44Z">
              <w:r>
                <w:rPr>
                  <w:rFonts w:ascii="Arial" w:cs="Arial" w:eastAsia="Arial" w:hAnsi="Arial"/>
                  <w:b w:val="false"/>
                  <w:bCs w:val="false"/>
                  <w:i w:val="false"/>
                  <w:iCs w:val="false"/>
                  <w:color w:val="000000"/>
                  <w:sz w:val="18"/>
                  <w:szCs w:val="18"/>
                </w:rPr>
                <w:delText xml:space="preserve">encountering</w:delText>
              </w:r>
            </w:del>
            <w:ins w:id="9330" w:author="Claude (AI) - proposed" w:date="2026-10-14T07:56:44Z">
              <w:r>
                <w:rPr>
                  <w:rFonts w:ascii="Arial" w:cs="Arial" w:eastAsia="Arial" w:hAnsi="Arial"/>
                  <w:b w:val="false"/>
                  <w:bCs w:val="false"/>
                  <w:i w:val="false"/>
                  <w:iCs w:val="false"/>
                  <w:color w:val="000000"/>
                  <w:sz w:val="18"/>
                  <w:szCs w:val="18"/>
                </w:rPr>
                <w:t xml:space="preserve">re-deriving</w:t>
              </w:r>
            </w:ins>
            <w:r>
              <w:rPr>
                <w:rFonts w:ascii="Arial" w:cs="Arial" w:eastAsia="Arial" w:hAnsi="Arial"/>
                <w:b w:val="false"/>
                <w:bCs w:val="false"/>
                <w:i w:val="false"/>
                <w:iCs w:val="false"/>
                <w:color w:val="000000"/>
                <w:sz w:val="18"/>
                <w:szCs w:val="18"/>
              </w:rPr>
              <w:t xml:space="preserve"> the answer — approximately 47.7 m — </w:t>
            </w:r>
            <w:del w:id="9331" w:author="Claude (AI) - proposed" w:date="2026-10-14T07:56:44Z">
              <w:r>
                <w:rPr>
                  <w:rFonts w:ascii="Arial" w:cs="Arial" w:eastAsia="Arial" w:hAnsi="Arial"/>
                  <w:b w:val="false"/>
                  <w:bCs w:val="false"/>
                  <w:i w:val="false"/>
                  <w:iCs w:val="false"/>
                  <w:color w:val="000000"/>
                  <w:sz w:val="18"/>
                  <w:szCs w:val="18"/>
                </w:rPr>
                <w:delText xml:space="preserve">for the first time with full mathematical confidence</w:delText>
              </w:r>
            </w:del>
            <w:ins w:id="9332" w:author="Claude (AI) - proposed" w:date="2026-10-14T07:56:44Z">
              <w:r>
                <w:rPr>
                  <w:rFonts w:ascii="Arial" w:cs="Arial" w:eastAsia="Arial" w:hAnsi="Arial"/>
                  <w:b w:val="false"/>
                  <w:bCs w:val="false"/>
                  <w:i w:val="false"/>
                  <w:iCs w:val="false"/>
                  <w:color w:val="000000"/>
                  <w:sz w:val="18"/>
                  <w:szCs w:val="18"/>
                </w:rPr>
                <w:t xml:space="preserve">entirely on their own, as they first found it in Lesson 2</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w:t>
            </w:r>
            <w:del w:id="9333" w:author="Claude (AI) - proposed" w:date="2026-10-14T07:56:44Z">
              <w:r>
                <w:rPr>
                  <w:rFonts w:ascii="Arial" w:cs="Arial" w:eastAsia="Arial" w:hAnsi="Arial"/>
                  <w:b w:val="false"/>
                  <w:bCs w:val="false"/>
                  <w:i w:val="false"/>
                  <w:iCs w:val="false"/>
                  <w:color w:val="000000"/>
                  <w:sz w:val="18"/>
                  <w:szCs w:val="18"/>
                </w:rPr>
                <w:delText xml:space="preserve">on a cliff observes a boat at an angle of depression of 32°, and the same boat observes the cliff-top lighthouse</w:delText>
              </w:r>
            </w:del>
            <w:ins w:id="9334" w:author="Claude (AI) - proposed" w:date="2026-10-14T07:56:44Z">
              <w:r>
                <w:rPr>
                  <w:rFonts w:ascii="Arial" w:cs="Arial" w:eastAsia="Arial" w:hAnsi="Arial"/>
                  <w:b w:val="false"/>
                  <w:bCs w:val="false"/>
                  <w:i w:val="false"/>
                  <w:iCs w:val="false"/>
                  <w:color w:val="000000"/>
                  <w:sz w:val="18"/>
                  <w:szCs w:val="18"/>
                </w:rPr>
                <w:t xml:space="preserve">in a boat 120 m from the foot of a cliff sees the top of the cliff</w:t>
              </w:r>
            </w:ins>
            <w:r>
              <w:rPr>
                <w:rFonts w:ascii="Arial" w:cs="Arial" w:eastAsia="Arial" w:hAnsi="Arial"/>
                <w:b w:val="false"/>
                <w:bCs w:val="false"/>
                <w:i w:val="false"/>
                <w:iCs w:val="false"/>
                <w:color w:val="000000"/>
                <w:sz w:val="18"/>
                <w:szCs w:val="18"/>
              </w:rPr>
              <w:t xml:space="preserve"> at an angle of elevation of </w:t>
            </w:r>
            <w:del w:id="9335" w:author="Claude (AI) - proposed" w:date="2026-10-14T07:56:44Z">
              <w:r>
                <w:rPr>
                  <w:rFonts w:ascii="Arial" w:cs="Arial" w:eastAsia="Arial" w:hAnsi="Arial"/>
                  <w:b w:val="false"/>
                  <w:bCs w:val="false"/>
                  <w:i w:val="false"/>
                  <w:iCs w:val="false"/>
                  <w:color w:val="000000"/>
                  <w:sz w:val="18"/>
                  <w:szCs w:val="18"/>
                </w:rPr>
                <w:delText xml:space="preserve">25</w:delText>
              </w:r>
            </w:del>
            <w:ins w:id="9336" w:author="Claude (AI) - proposed" w:date="2026-10-14T07:56:44Z">
              <w:r>
                <w:rPr>
                  <w:rFonts w:ascii="Arial" w:cs="Arial" w:eastAsia="Arial" w:hAnsi="Arial"/>
                  <w:b w:val="false"/>
                  <w:bCs w:val="false"/>
                  <w:i w:val="false"/>
                  <w:iCs w:val="false"/>
                  <w:color w:val="000000"/>
                  <w:sz w:val="18"/>
                  <w:szCs w:val="18"/>
                </w:rPr>
                <w:t xml:space="preserve">22° and the top of the lighthouse standing on the cliff at 38</w:t>
              </w:r>
            </w:ins>
            <w:r>
              <w:rPr>
                <w:rFonts w:ascii="Arial" w:cs="Arial" w:eastAsia="Arial" w:hAnsi="Arial"/>
                <w:b w:val="false"/>
                <w:bCs w:val="false"/>
                <w:i w:val="false"/>
                <w:iCs w:val="false"/>
                <w:color w:val="000000"/>
                <w:sz w:val="18"/>
                <w:szCs w:val="18"/>
              </w:rPr>
              <w:t xml:space="preserve">°. Learners must draw</w:t>
            </w:r>
            <w:ins w:id="9337" w:author="Claude (AI) - proposed" w:date="2026-10-14T07:56:44Z">
              <w:r>
                <w:rPr>
                  <w:rFonts w:ascii="Arial" w:cs="Arial" w:eastAsia="Arial" w:hAnsi="Arial"/>
                  <w:b w:val="false"/>
                  <w:bCs w:val="false"/>
                  <w:i w:val="false"/>
                  <w:iCs w:val="false"/>
                  <w:color w:val="000000"/>
                  <w:sz w:val="18"/>
                  <w:szCs w:val="18"/>
                </w:rPr>
                <w:t xml:space="preserve"> one diagram with</w:t>
              </w:r>
            </w:ins>
            <w:r>
              <w:rPr>
                <w:rFonts w:ascii="Arial" w:cs="Arial" w:eastAsia="Arial" w:hAnsi="Arial"/>
                <w:b w:val="false"/>
                <w:bCs w:val="false"/>
                <w:i w:val="false"/>
                <w:iCs w:val="false"/>
                <w:color w:val="000000"/>
                <w:sz w:val="18"/>
                <w:szCs w:val="18"/>
              </w:rPr>
              <w:t xml:space="preserve"> two linked right-angled triangles, </w:t>
            </w:r>
            <w:del w:id="9338" w:author="Claude (AI) - proposed" w:date="2026-10-14T07:56:44Z">
              <w:r>
                <w:rPr>
                  <w:rFonts w:ascii="Arial" w:cs="Arial" w:eastAsia="Arial" w:hAnsi="Arial"/>
                  <w:b w:val="false"/>
                  <w:bCs w:val="false"/>
                  <w:i w:val="false"/>
                  <w:iCs w:val="false"/>
                  <w:color w:val="000000"/>
                  <w:sz w:val="18"/>
                  <w:szCs w:val="18"/>
                </w:rPr>
                <w:delText xml:space="preserve">set up two equations, and reconcile the two answers</w:delText>
              </w:r>
            </w:del>
            <w:ins w:id="9339" w:author="Claude (AI) - proposed" w:date="2026-10-14T07:56:44Z">
              <w:r>
                <w:rPr>
                  <w:rFonts w:ascii="Arial" w:cs="Arial" w:eastAsia="Arial" w:hAnsi="Arial"/>
                  <w:b w:val="false"/>
                  <w:bCs w:val="false"/>
                  <w:i w:val="false"/>
                  <w:iCs w:val="false"/>
                  <w:color w:val="000000"/>
                  <w:sz w:val="18"/>
                  <w:szCs w:val="18"/>
                </w:rPr>
                <w:t xml:space="preserve">find the cliff and lighthouse heights, then use the angle of depression from the lighthouse top to the boat (equal to 38°, by alternate angles) and to a second boat</w:t>
              </w:r>
            </w:ins>
            <w:r>
              <w:rPr>
                <w:rFonts w:ascii="Arial" w:cs="Arial" w:eastAsia="Arial" w:hAnsi="Arial"/>
                <w:b w:val="false"/>
                <w:bCs w:val="false"/>
                <w:i w:val="false"/>
                <w:iCs w:val="false"/>
                <w:color w:val="000000"/>
                <w:sz w:val="18"/>
                <w:szCs w:val="18"/>
              </w:rPr>
              <w:t xml:space="preserve">.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wi9crvgjrdlylyyznrm1">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6yj6bnuyoumouopo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sijv4-sg3dumy68kb6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psolh34gltmcfz8u6u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w:t>
            </w:r>
            <w:del w:id="9340" w:author="Claude (AI) - proposed" w:date="2026-10-14T07:56:44Z">
              <w:r>
                <w:rPr>
                  <w:rFonts w:ascii="Arial" w:cs="Arial" w:eastAsia="Arial" w:hAnsi="Arial"/>
                  <w:b w:val="false"/>
                  <w:bCs w:val="false"/>
                  <w:i w:val="false"/>
                  <w:iCs w:val="false"/>
                  <w:color w:val="000000"/>
                  <w:sz w:val="18"/>
                  <w:szCs w:val="18"/>
                </w:rPr>
                <w:delText xml:space="preserve">Eight lessons ago</w:delText>
              </w:r>
            </w:del>
            <w:ins w:id="9341" w:author="Claude (AI) - proposed" w:date="2026-10-14T07:56:44Z">
              <w:r>
                <w:rPr>
                  <w:rFonts w:ascii="Arial" w:cs="Arial" w:eastAsia="Arial" w:hAnsi="Arial"/>
                  <w:b w:val="false"/>
                  <w:bCs w:val="false"/>
                  <w:i w:val="false"/>
                  <w:iCs w:val="false"/>
                  <w:color w:val="000000"/>
                  <w:sz w:val="18"/>
                  <w:szCs w:val="18"/>
                </w:rPr>
                <w:t xml:space="preserve">At the start of this unit</w:t>
              </w:r>
            </w:ins>
            <w:r>
              <w:rPr>
                <w:rFonts w:ascii="Arial" w:cs="Arial" w:eastAsia="Arial" w:hAnsi="Arial"/>
                <w:b w:val="false"/>
                <w:bCs w:val="false"/>
                <w:i w:val="false"/>
                <w:iCs w:val="false"/>
                <w:color w:val="000000"/>
                <w:sz w:val="18"/>
                <w:szCs w:val="18"/>
              </w:rPr>
              <w:t xml:space="preserve">, this photograph gave us a question we could not yet answer.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yq6pa-bueeamb85chugi">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ulbfvzjjiwoa4q0ki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au8va0d_jvj_plf1nuv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fsjiwo1uk1tpgn9my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w:t>
            </w:r>
            <w:del w:id="9342" w:author="Claude (AI) - proposed" w:date="2026-10-14T07:56:44Z">
              <w:r>
                <w:rPr>
                  <w:rFonts w:ascii="Arial" w:cs="Arial" w:eastAsia="Arial" w:hAnsi="Arial"/>
                  <w:b w:val="false"/>
                  <w:bCs w:val="false"/>
                  <w:i w:val="false"/>
                  <w:iCs w:val="false"/>
                  <w:color w:val="000000"/>
                  <w:sz w:val="18"/>
                  <w:szCs w:val="18"/>
                </w:rPr>
                <w:delText xml:space="preserve">this land emotionally</w:delText>
              </w:r>
            </w:del>
            <w:ins w:id="9343" w:author="Claude (AI) - proposed" w:date="2026-10-14T07:56:44Z">
              <w:r>
                <w:rPr>
                  <w:rFonts w:ascii="Arial" w:cs="Arial" w:eastAsia="Arial" w:hAnsi="Arial"/>
                  <w:b w:val="false"/>
                  <w:bCs w:val="false"/>
                  <w:i w:val="false"/>
                  <w:iCs w:val="false"/>
                  <w:color w:val="000000"/>
                  <w:sz w:val="18"/>
                  <w:szCs w:val="18"/>
                </w:rPr>
                <w:t xml:space="preserve">the full circle land. Remind learners that angles are measured from the observer's eye, so a real surveyor adds eye height (about 1.5 m); the model treats the observer as a point on the ground</w:t>
              </w:r>
            </w:ins>
            <w:r>
              <w:rPr>
                <w:rFonts w:ascii="Arial" w:cs="Arial" w:eastAsia="Arial" w:hAnsi="Arial"/>
                <w:b w:val="false"/>
                <w:bCs w:val="false"/>
                <w:i w:val="false"/>
                <w:iCs w:val="false"/>
                <w:color w:val="000000"/>
                <w:sz w:val="18"/>
                <w:szCs w:val="18"/>
              </w:rPr>
              <w:t xml:space="preserve">.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f39zow58nly0mlxrxc95">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ygfnepsgqckb6jwje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meuqmpf4fnjcow5_oqcz">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8zbitgzrd2jdsxw8r8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w:t>
            </w:r>
            <w:del w:id="9344" w:author="Claude (AI) - proposed" w:date="2026-10-14T07:56:44Z">
              <w:r>
                <w:rPr>
                  <w:rFonts w:ascii="Arial" w:cs="Arial" w:eastAsia="Arial" w:hAnsi="Arial"/>
                  <w:b w:val="false"/>
                  <w:bCs w:val="false"/>
                  <w:i w:val="false"/>
                  <w:iCs w:val="false"/>
                  <w:color w:val="000000"/>
                  <w:sz w:val="18"/>
                  <w:szCs w:val="18"/>
                </w:rPr>
                <w:delText xml:space="preserve">on</w:delText>
              </w:r>
            </w:del>
            <w:ins w:id="9345" w:author="Claude (AI) - proposed" w:date="2026-10-14T07:56:44Z">
              <w:r>
                <w:rPr>
                  <w:rFonts w:ascii="Arial" w:cs="Arial" w:eastAsia="Arial" w:hAnsi="Arial"/>
                  <w:b w:val="false"/>
                  <w:bCs w:val="false"/>
                  <w:i w:val="false"/>
                  <w:iCs w:val="false"/>
                  <w:color w:val="000000"/>
                  <w:sz w:val="18"/>
                  <w:szCs w:val="18"/>
                </w:rPr>
                <w:t xml:space="preserve">at</w:t>
              </w:r>
            </w:ins>
            <w:r>
              <w:rPr>
                <w:rFonts w:ascii="Arial" w:cs="Arial" w:eastAsia="Arial" w:hAnsi="Arial"/>
                <w:b w:val="false"/>
                <w:bCs w:val="false"/>
                <w:i w:val="false"/>
                <w:iCs w:val="false"/>
                <w:color w:val="000000"/>
                <w:sz w:val="18"/>
                <w:szCs w:val="18"/>
              </w:rPr>
              <w:t xml:space="preserve"> the edge of a cliff on the shore of Lake Victoria. A fisherman in a boat </w:t>
            </w:r>
            <w:del w:id="9346" w:author="Claude (AI) - proposed" w:date="2026-10-14T07:56:44Z">
              <w:r>
                <w:rPr>
                  <w:rFonts w:ascii="Arial" w:cs="Arial" w:eastAsia="Arial" w:hAnsi="Arial"/>
                  <w:b w:val="false"/>
                  <w:bCs w:val="false"/>
                  <w:i w:val="false"/>
                  <w:iCs w:val="false"/>
                  <w:color w:val="000000"/>
                  <w:sz w:val="18"/>
                  <w:szCs w:val="18"/>
                </w:rPr>
                <w:delText xml:space="preserve">120 m from the base</w:delText>
              </w:r>
            </w:del>
            <w:ins w:id="9347" w:author="Claude (AI) - proposed" w:date="2026-10-14T07:56:44Z">
              <w:r>
                <w:rPr>
                  <w:rFonts w:ascii="Arial" w:cs="Arial" w:eastAsia="Arial" w:hAnsi="Arial"/>
                  <w:b w:val="false"/>
                  <w:bCs w:val="false"/>
                  <w:i w:val="false"/>
                  <w:iCs w:val="false"/>
                  <w:color w:val="000000"/>
                  <w:sz w:val="18"/>
                  <w:szCs w:val="18"/>
                </w:rPr>
                <w:t xml:space="preserve">is 120 m (horizontal distance) from the foot of the cliff. From the boat he sees the top</w:t>
              </w:r>
            </w:ins>
            <w:r>
              <w:rPr>
                <w:rFonts w:ascii="Arial" w:cs="Arial" w:eastAsia="Arial" w:hAnsi="Arial"/>
                <w:b w:val="false"/>
                <w:bCs w:val="false"/>
                <w:i w:val="false"/>
                <w:iCs w:val="false"/>
                <w:color w:val="000000"/>
                <w:sz w:val="18"/>
                <w:szCs w:val="18"/>
              </w:rPr>
              <w:t xml:space="preserve"> of the cliff </w:t>
            </w:r>
            <w:del w:id="9348" w:author="Claude (AI) - proposed" w:date="2026-10-14T07:56:44Z">
              <w:r>
                <w:rPr>
                  <w:rFonts w:ascii="Arial" w:cs="Arial" w:eastAsia="Arial" w:hAnsi="Arial"/>
                  <w:b w:val="false"/>
                  <w:bCs w:val="false"/>
                  <w:i w:val="false"/>
                  <w:iCs w:val="false"/>
                  <w:color w:val="000000"/>
                  <w:sz w:val="18"/>
                  <w:szCs w:val="18"/>
                </w:rPr>
                <w:delText xml:space="preserve">observes</w:delText>
              </w:r>
            </w:del>
            <w:ins w:id="9349" w:author="Claude (AI) - proposed" w:date="2026-10-14T07:56:44Z">
              <w:r>
                <w:rPr>
                  <w:rFonts w:ascii="Arial" w:cs="Arial" w:eastAsia="Arial" w:hAnsi="Arial"/>
                  <w:b w:val="false"/>
                  <w:bCs w:val="false"/>
                  <w:i w:val="false"/>
                  <w:iCs w:val="false"/>
                  <w:color w:val="000000"/>
                  <w:sz w:val="18"/>
                  <w:szCs w:val="18"/>
                </w:rPr>
                <w:t xml:space="preserve">at an angle of elevation of 22° and</w:t>
              </w:r>
            </w:ins>
            <w:r>
              <w:rPr>
                <w:rFonts w:ascii="Arial" w:cs="Arial" w:eastAsia="Arial" w:hAnsi="Arial"/>
                <w:b w:val="false"/>
                <w:bCs w:val="false"/>
                <w:i w:val="false"/>
                <w:iCs w:val="false"/>
                <w:color w:val="000000"/>
                <w:sz w:val="18"/>
                <w:szCs w:val="18"/>
              </w:rPr>
              <w:t xml:space="preserve"> the top of the lighthouse at an angle of elevation of 38°. </w:t>
            </w:r>
            <w:del w:id="9350" w:author="Claude (AI) - proposed" w:date="2026-10-14T07:56:44Z">
              <w:r>
                <w:rPr>
                  <w:rFonts w:ascii="Arial" w:cs="Arial" w:eastAsia="Arial" w:hAnsi="Arial"/>
                  <w:b w:val="false"/>
                  <w:bCs w:val="false"/>
                  <w:i w:val="false"/>
                  <w:iCs w:val="false"/>
                  <w:color w:val="000000"/>
                  <w:sz w:val="18"/>
                  <w:szCs w:val="18"/>
                </w:rPr>
                <w:delText xml:space="preserve">A coastguard at the top of the lighthouse observes the same boat at an angle of depression of 22°</w:delText>
              </w:r>
            </w:del>
            <w:ins w:id="9351" w:author="Claude (AI) - proposed" w:date="2026-10-14T07:56:44Z">
              <w:r>
                <w:rPr>
                  <w:rFonts w:ascii="Arial" w:cs="Arial" w:eastAsia="Arial" w:hAnsi="Arial"/>
                  <w:b w:val="false"/>
                  <w:bCs w:val="false"/>
                  <w:i w:val="false"/>
                  <w:iCs w:val="false"/>
                  <w:color w:val="000000"/>
                  <w:sz w:val="18"/>
                  <w:szCs w:val="18"/>
                </w:rPr>
                <w:t xml:space="preserve">Treat the fisherman's eye level as the water level</w:t>
              </w:r>
            </w:ins>
            <w:r>
              <w:rPr>
                <w:rFonts w:ascii="Arial" w:cs="Arial" w:eastAsia="Arial" w:hAnsi="Arial"/>
                <w:b w:val="false"/>
                <w:bCs w:val="false"/>
                <w:i w:val="false"/>
                <w:iCs w:val="false"/>
                <w:color w:val="000000"/>
                <w:sz w:val="18"/>
                <w:szCs w:val="18"/>
              </w:rPr>
              <w:t xml:space="preserve">. (a) </w:t>
            </w:r>
            <w:del w:id="9352" w:author="Claude (AI) - proposed" w:date="2026-10-14T07:56:44Z">
              <w:r>
                <w:rPr>
                  <w:rFonts w:ascii="Arial" w:cs="Arial" w:eastAsia="Arial" w:hAnsi="Arial"/>
                  <w:b w:val="false"/>
                  <w:bCs w:val="false"/>
                  <w:i w:val="false"/>
                  <w:iCs w:val="false"/>
                  <w:color w:val="000000"/>
                  <w:sz w:val="18"/>
                  <w:szCs w:val="18"/>
                </w:rPr>
                <w:delText xml:space="preserve">Calculate the height of the lighthouse above the water</w:delText>
              </w:r>
            </w:del>
            <w:ins w:id="9353" w:author="Claude (AI) - proposed" w:date="2026-10-14T07:56:44Z">
              <w:r>
                <w:rPr>
                  <w:rFonts w:ascii="Arial" w:cs="Arial" w:eastAsia="Arial" w:hAnsi="Arial"/>
                  <w:b w:val="false"/>
                  <w:bCs w:val="false"/>
                  <w:i w:val="false"/>
                  <w:iCs w:val="false"/>
                  <w:color w:val="000000"/>
                  <w:sz w:val="18"/>
                  <w:szCs w:val="18"/>
                </w:rPr>
                <w:t xml:space="preserve">Draw a labelled diagram</w:t>
              </w:r>
            </w:ins>
            <w:r>
              <w:rPr>
                <w:rFonts w:ascii="Arial" w:cs="Arial" w:eastAsia="Arial" w:hAnsi="Arial"/>
                <w:b w:val="false"/>
                <w:bCs w:val="false"/>
                <w:i w:val="false"/>
                <w:iCs w:val="false"/>
                <w:color w:val="000000"/>
                <w:sz w:val="18"/>
                <w:szCs w:val="18"/>
              </w:rPr>
              <w:t xml:space="preserve">. (b) Calculate the height of the cliff </w:t>
            </w:r>
            <w:del w:id="9354" w:author="Claude (AI) - proposed" w:date="2026-10-14T07:56:44Z">
              <w:r>
                <w:rPr>
                  <w:rFonts w:ascii="Arial" w:cs="Arial" w:eastAsia="Arial" w:hAnsi="Arial"/>
                  <w:b w:val="false"/>
                  <w:bCs w:val="false"/>
                  <w:i w:val="false"/>
                  <w:iCs w:val="false"/>
                  <w:color w:val="000000"/>
                  <w:sz w:val="18"/>
                  <w:szCs w:val="18"/>
                </w:rPr>
                <w:delText xml:space="preserve">(to the nearest metre)</w:delText>
              </w:r>
            </w:del>
            <w:ins w:id="9355" w:author="Claude (AI) - proposed" w:date="2026-10-14T07:56:44Z">
              <w:r>
                <w:rPr>
                  <w:rFonts w:ascii="Arial" w:cs="Arial" w:eastAsia="Arial" w:hAnsi="Arial"/>
                  <w:b w:val="false"/>
                  <w:bCs w:val="false"/>
                  <w:i w:val="false"/>
                  <w:iCs w:val="false"/>
                  <w:color w:val="000000"/>
                  <w:sz w:val="18"/>
                  <w:szCs w:val="18"/>
                </w:rPr>
                <w:t xml:space="preserve">above the water and the height of the top of the lighthouse above the water, each to 1 decimal place</w:t>
              </w:r>
            </w:ins>
            <w:r>
              <w:rPr>
                <w:rFonts w:ascii="Arial" w:cs="Arial" w:eastAsia="Arial" w:hAnsi="Arial"/>
                <w:b w:val="false"/>
                <w:bCs w:val="false"/>
                <w:i w:val="false"/>
                <w:iCs w:val="false"/>
                <w:color w:val="000000"/>
                <w:sz w:val="18"/>
                <w:szCs w:val="18"/>
              </w:rPr>
              <w:t xml:space="preserve">. (c) Hence find the </w:t>
            </w:r>
            <w:del w:id="9356" w:author="Claude (AI) - proposed" w:date="2026-10-14T07:56:44Z">
              <w:r>
                <w:rPr>
                  <w:rFonts w:ascii="Arial" w:cs="Arial" w:eastAsia="Arial" w:hAnsi="Arial"/>
                  <w:b w:val="false"/>
                  <w:bCs w:val="false"/>
                  <w:i w:val="false"/>
                  <w:iCs w:val="false"/>
                  <w:color w:val="000000"/>
                  <w:sz w:val="18"/>
                  <w:szCs w:val="18"/>
                </w:rPr>
                <w:delText xml:space="preserve">total </w:delText>
              </w:r>
            </w:del>
            <w:r>
              <w:rPr>
                <w:rFonts w:ascii="Arial" w:cs="Arial" w:eastAsia="Arial" w:hAnsi="Arial"/>
                <w:b w:val="false"/>
                <w:bCs w:val="false"/>
                <w:i w:val="false"/>
                <w:iCs w:val="false"/>
                <w:color w:val="000000"/>
                <w:sz w:val="18"/>
                <w:szCs w:val="18"/>
              </w:rPr>
              <w:t xml:space="preserve">height of the lighthouse </w:t>
            </w:r>
            <w:del w:id="9357" w:author="Claude (AI) - proposed" w:date="2026-10-14T07:56:44Z">
              <w:r>
                <w:rPr>
                  <w:rFonts w:ascii="Arial" w:cs="Arial" w:eastAsia="Arial" w:hAnsi="Arial"/>
                  <w:b w:val="false"/>
                  <w:bCs w:val="false"/>
                  <w:i w:val="false"/>
                  <w:iCs w:val="false"/>
                  <w:color w:val="000000"/>
                  <w:sz w:val="18"/>
                  <w:szCs w:val="18"/>
                </w:rPr>
                <w:delText xml:space="preserve">structure above the base</w:delText>
              </w:r>
            </w:del>
            <w:ins w:id="9358" w:author="Claude (AI) - proposed" w:date="2026-10-14T07:56:44Z">
              <w:r>
                <w:rPr>
                  <w:rFonts w:ascii="Arial" w:cs="Arial" w:eastAsia="Arial" w:hAnsi="Arial"/>
                  <w:b w:val="false"/>
                  <w:bCs w:val="false"/>
                  <w:i w:val="false"/>
                  <w:iCs w:val="false"/>
                  <w:color w:val="000000"/>
                  <w:sz w:val="18"/>
                  <w:szCs w:val="18"/>
                </w:rPr>
                <w:t xml:space="preserve">itself. (d) A coastguard at the top of the lighthouse looks down at the boat. What is the angle of depression? Give a reason without calculating. (e) Challenge: the coastguard sees a second boat, in line with the first and further from the cliff, at an angle of depression of 20°. How far is the second boat from the foot</w:t>
              </w:r>
            </w:ins>
            <w:r>
              <w:rPr>
                <w:rFonts w:ascii="Arial" w:cs="Arial" w:eastAsia="Arial" w:hAnsi="Arial"/>
                <w:b w:val="false"/>
                <w:bCs w:val="false"/>
                <w:i w:val="false"/>
                <w:iCs w:val="false"/>
                <w:color w:val="000000"/>
                <w:sz w:val="18"/>
                <w:szCs w:val="18"/>
              </w:rPr>
              <w:t xml:space="preserve"> of the cliff</w:t>
            </w:r>
            <w:del w:id="9359" w:author="Claude (AI) - proposed" w:date="2026-10-14T07:56:44Z">
              <w:r>
                <w:rPr>
                  <w:rFonts w:ascii="Arial" w:cs="Arial" w:eastAsia="Arial" w:hAnsi="Arial"/>
                  <w:b w:val="false"/>
                  <w:bCs w:val="false"/>
                  <w:i w:val="false"/>
                  <w:iCs w:val="false"/>
                  <w:color w:val="000000"/>
                  <w:sz w:val="18"/>
                  <w:szCs w:val="18"/>
                </w:rPr>
                <w:delText xml:space="preserve">.</w:delText>
              </w:r>
            </w:del>
            <w:ins w:id="9360" w:author="Claude (AI) - proposed" w:date="2026-10-14T07:56:44Z">
              <w:r>
                <w:rPr>
                  <w:rFonts w:ascii="Arial" w:cs="Arial" w:eastAsia="Arial" w:hAnsi="Arial"/>
                  <w:b w:val="false"/>
                  <w:bCs w:val="false"/>
                  <w:i w:val="false"/>
                  <w:iCs w:val="false"/>
                  <w:color w:val="000000"/>
                  <w:sz w:val="18"/>
                  <w:szCs w:val="18"/>
                </w:rPr>
                <w:t xml:space="preserve">, and how far from the first boat (to the nearest metre)?</w:t>
              </w:r>
            </w:ins>
            <w:r>
              <w:rPr>
                <w:rFonts w:ascii="Arial" w:cs="Arial" w:eastAsia="Arial" w:hAnsi="Arial"/>
                <w:b w:val="false"/>
                <w:bCs w:val="false"/>
                <w:i w:val="false"/>
                <w:iCs w:val="false"/>
                <w:color w:val="000000"/>
                <w:sz w:val="18"/>
                <w:szCs w:val="18"/>
              </w:rPr>
              <w:t xml:space="preserve">' Learners work independently in silence for 18 minutes</w:t>
            </w:r>
            <w:ins w:id="9361" w:author="Claude (AI) - proposed" w:date="2026-10-14T07:56:44Z">
              <w:r>
                <w:rPr>
                  <w:rFonts w:ascii="Arial" w:cs="Arial" w:eastAsia="Arial" w:hAnsi="Arial"/>
                  <w:b w:val="false"/>
                  <w:bCs w:val="false"/>
                  <w:i w:val="false"/>
                  <w:iCs w:val="false"/>
                  <w:color w:val="000000"/>
                  <w:sz w:val="18"/>
                  <w:szCs w:val="18"/>
                </w:rPr>
                <w:t xml:space="preserve"> (part (e) is a challenge for learners who finish early)</w:t>
              </w:r>
            </w:ins>
            <w:r>
              <w:rPr>
                <w:rFonts w:ascii="Arial" w:cs="Arial" w:eastAsia="Arial" w:hAnsi="Arial"/>
                <w:b w:val="false"/>
                <w:bCs w:val="false"/>
                <w:i w:val="false"/>
                <w:iCs w:val="false"/>
                <w:color w:val="000000"/>
                <w:sz w:val="18"/>
                <w:szCs w:val="18"/>
              </w:rPr>
              <w:t xml:space="preserve">. After submitting, they swap with a partner and peer-mark using a teacher-written mark scheme displayed on the board, then write one sentence in their notebooks reflecting on which of the two Kenyan professionals</w:t>
            </w:r>
            <w:del w:id="9362" w:author="Claude (AI) - proposed" w:date="2026-10-14T07:56:44Z">
              <w:r>
                <w:rPr>
                  <w:rFonts w:ascii="Arial" w:cs="Arial" w:eastAsia="Arial" w:hAnsi="Arial"/>
                  <w:b w:val="false"/>
                  <w:bCs w:val="false"/>
                  <w:i w:val="false"/>
                  <w:iCs w:val="false"/>
                  <w:color w:val="000000"/>
                  <w:sz w:val="18"/>
                  <w:szCs w:val="18"/>
                </w:rPr>
                <w:delText xml:space="preserve"> —</w:delText>
              </w:r>
            </w:del>
            <w:ins w:id="9363" w:author="Claude (AI) - proposed" w:date="2026-10-14T07:56: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fisherman navigating Lake Victoria</w:t>
            </w:r>
            <w:del w:id="9364" w:author="Claude (AI) - proposed" w:date="2026-10-14T07:56:4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or the coastguard</w:t>
            </w:r>
            <w:del w:id="9365" w:author="Claude (AI) - proposed" w:date="2026-10-14T07:56:44Z">
              <w:r>
                <w:rPr>
                  <w:rFonts w:ascii="Arial" w:cs="Arial" w:eastAsia="Arial" w:hAnsi="Arial"/>
                  <w:b w:val="false"/>
                  <w:bCs w:val="false"/>
                  <w:i w:val="false"/>
                  <w:iCs w:val="false"/>
                  <w:color w:val="000000"/>
                  <w:sz w:val="18"/>
                  <w:szCs w:val="18"/>
                </w:rPr>
                <w:delText xml:space="preserve"> —</w:delText>
              </w:r>
            </w:del>
            <w:ins w:id="9366" w:author="Claude (AI) - proposed" w:date="2026-10-14T07:56:4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367" w:author="Claude (AI) - proposed" w:date="2026-10-14T07:56:44Z">
              <w:r>
                <w:rPr>
                  <w:rFonts w:ascii="Arial" w:cs="Arial" w:eastAsia="Arial" w:hAnsi="Arial"/>
                  <w:b w:val="false"/>
                  <w:bCs w:val="false"/>
                  <w:i w:val="false"/>
                  <w:iCs w:val="false"/>
                  <w:color w:val="000000"/>
                  <w:sz w:val="18"/>
                  <w:szCs w:val="18"/>
                </w:rPr>
                <w:delTex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'(a) tan 38° = h₁ ÷ 120, so h₁ = 120 × tan 38° ≈ 120 × 0.7813 ≈ 93.8 m — that is the height of the lighthouse above the cliff top. (b) tan 22° = h₂ ÷ 120, so h₂ = 120 × tan 22° ≈ 120 × 0.4040 ≈ 48.5 m — that is the total height from water to lighthouse top; thus cliff height = 48.5 − 93.8 ... ' — pause and cold-call: 'Wait — does that make sense? Akinyi, what is wrong with that arithmetic?' [WAIT 15 seconds.] Guide class to recognise the two triangles share the 120 m base but measure different vertical heights. Correct interpretation: (b) the angle of depression of 22° from the lighthouse top to the boat gives the total height (cliff + lighthouse) = 120 × tan 22° ≈ 48.5 m; part (c) cliff height = total − lighthouse = 48.5 − 93.8 is negative, which is impossible — prompt class to re-examine which angle corresponds to which height. Lead class to correct setup: angle of elevation 38° gives height of the full structure above water = 120 × tan 38° ≈ 93.8 m; angle of depression 22° from lighthouse top gives total height above water = 120 × tan 22° ≈ 48.5 m. Since 48.5 &lt; 93.8, revisit the problem — the lighthouse top is higher, so the angle of depression should be larger for the closer structure. This productive contradiction is intentional: say 'This is mathematics working as it should — the numbers are telling us something. Let us re-read the problem together.' Re-examine and clarify that the angle of elevation to the lighthouse top (38°) gives total height = 93.8 m, and angle of depression from lighthouse top (22°) also gives the same total height (alternate interior angles) ≈ 48.5 m, which now reveals an inconsistency designed to promote critical thinking. Conclude: 'Real problems need careful diagram work. The diagram saves you every time.' Finish peer-marking and ask 2 cold-calls for reflection sentence: 'Kiptoo — fisherman or coastguard — who needs this more?' [WAIT 12 seconds.] 'Nafula — what did you write?' [WAIT 10 seconds.]</w:delText>
              </w:r>
            </w:del>
            <w:ins w:id="9368" w:author="Claude (AI) - proposed" w:date="2026-10-14T07:56:44Z">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Check your diagram.' At the 10-minute mark, give a time warning: 'Eight minutes remaining. If you have not yet started part (c), move to it now.' At 18 minutes, say 'Pens down. Swap books with your partner.' Display the mark scheme and read each step aloud. (b) Cliff: tan 22° = h₁ ÷ 120, so h₁ = 120 × tan 22° ≈ 120 × 0.4040 ≈ 48.5 m. Top of lighthouse: tan 38° = h₂ ÷ 120, so h₂ = 120 × tan 38° ≈ 120 × 0.7813 ≈ 93.8 m. (c) Lighthouse height = h₂ − h₁ ≈ 93.8 − 48.5 = 45.3 m. (d) The angle of depression is 38°. The coastguard's line of sight to the boat is the same line as the fisherman's line of sight to the lighthouse top, and the horizontal at the lighthouse top is parallel to the water, so the two angles are alternate angles and are equal. Check: tan⁻¹(93.8 ÷ 120) ≈ 38°. (e) tan 20° = 93.8 ÷ d, so d = 93.8 ÷ 0.3640 ≈ 258 m from the foot of the cliff, which is about 138 m beyond the first boat (258 − 120). Sense check to say aloud: 'A smaller angle of depression means a boat that is further away.' Common errors and what to say: (i) using 22° with the lighthouse top, or 38° with the cliff top: 'Which point is that line of sight pointing at?'; (ii) giving h₂ as the lighthouse height without subtracting the cliff: 'Is h₂ measured from the water or from the top of the cliff?'; (iii) answering (d) with 22° or 52°: 'Which two points does this line of sight join, and from which end are we measuring?'; (iv) inverting the ratio in (e): 'Is the 93.8 m opposite or adjacent to the 20° angle at the boat?' Finish peer-marking and ask 2 cold-calls for the reflection sentence: 'Kiptoo, fisherman or coastguard: who needs this more?' [WAIT 12 seconds.] 'Nafula, what did you write?' [WAIT 10 seconds.]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369" w:author="Claude (AI) - proposed" w:date="2026-10-14T07:56:44Z">
              <w:r>
                <w:rPr>
                  <w:rFonts w:ascii="Arial" w:cs="Arial" w:eastAsia="Arial" w:hAnsi="Arial"/>
                  <w:b w:val="false"/>
                  <w:bCs w:val="false"/>
                  <w:i w:val="false"/>
                  <w:iCs w:val="false"/>
                  <w:color w:val="000000"/>
                  <w:sz w:val="18"/>
                  <w:szCs w:val="18"/>
                </w:rPr>
                <w:delTex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identifies and reconciles the two-triangle relationship and interprets the result in context. Evidence of Below Expectations: learner draws no diagram or confuses opposite and adjacent sides. Use these scripts for written feedback to be returned in the next lesson.</w:delText>
              </w:r>
            </w:del>
            <w:ins w:id="9370" w:author="Claude (AI) - proposed" w:date="2026-10-14T07:56:44Z">
              <w:r>
                <w:rPr>
                  <w:rFonts w:ascii="Arial" w:cs="Arial" w:eastAsia="Arial" w:hAnsi="Arial"/>
                  <w:b w:val="false"/>
                  <w:bCs w:val="false"/>
                  <w:i w:val="false"/>
                  <w:iCs w:val="false"/>
                  <w:color w:val="000000"/>
                  <w:sz w:val="18"/>
                  <w:szCs w:val="18"/>
                </w:rPr>
                <w:t xml:space="preserve">Teacher collects peer-marked scripts at the end of the phase. Use the CBE levels. Exceeds Expectations: a correct diagram showing both lines of sight; (b) to (d) all correct with units; explains in (d) that depression equals elevation because they are alternate angles; completes or nearly completes (e). Meets Expectations: draws two correctly labelled right-angled triangles; chooses tan for both parts; rearranges correctly and evaluates with tables or a calculator to give the cliff ≈ 48.5 m, the lighthouse top ≈ 93.8 m and the lighthouse ≈ 45.3 m; gives 38° in (d) with some reason. Approaches Expectations: the diagram or ratio is mostly right but one stage is wrong, for example forgetting to subtract the cliff height in (c) or inverting the ratio; (d) answered without a reason. Below Expectations: no diagram, or opposite and adjacent are confused so that no stage is correct. Use these scripts for written feedback to be returned in the next lesson.</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hj9kb-14ng3pstry7abf">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skolu5eex49yra3_c6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xkgj4rwplczetc2dmxx">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p1qdprflrfew2jgxh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t>
            </w:r>
            <w:del w:id="9371" w:author="Claude (AI) - proposed" w:date="2026-10-14T07:56:44Z">
              <w:r>
                <w:rPr>
                  <w:rFonts w:ascii="Arial" w:cs="Arial" w:eastAsia="Arial" w:hAnsi="Arial"/>
                  <w:b w:val="false"/>
                  <w:bCs w:val="false"/>
                  <w:i w:val="false"/>
                  <w:iCs w:val="false"/>
                  <w:color w:val="000000"/>
                  <w:sz w:val="18"/>
                  <w:szCs w:val="18"/>
                </w:rPr>
                <w:delText xml:space="preserve">Eight lessons ago</w:delText>
              </w:r>
            </w:del>
            <w:ins w:id="9372" w:author="Claude (AI) - proposed" w:date="2026-10-14T07:56:44Z">
              <w:r>
                <w:rPr>
                  <w:rFonts w:ascii="Arial" w:cs="Arial" w:eastAsia="Arial" w:hAnsi="Arial"/>
                  <w:b w:val="false"/>
                  <w:bCs w:val="false"/>
                  <w:i w:val="false"/>
                  <w:iCs w:val="false"/>
                  <w:color w:val="000000"/>
                  <w:sz w:val="18"/>
                  <w:szCs w:val="18"/>
                </w:rPr>
                <w:t xml:space="preserve">At the start of this unit</w:t>
              </w:r>
            </w:ins>
            <w:r>
              <w:rPr>
                <w:rFonts w:ascii="Arial" w:cs="Arial" w:eastAsia="Arial" w:hAnsi="Arial"/>
                <w:b w:val="false"/>
                <w:bCs w:val="false"/>
                <w:i w:val="false"/>
                <w:iCs w:val="false"/>
                <w:color w:val="000000"/>
                <w:sz w:val="18"/>
                <w:szCs w:val="18"/>
              </w:rPr>
              <w:t xml:space="preserve">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srecr9rej7384xcfng1b">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raw7useq_c4jaa1ou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irfctf7y0qh6lgb-mat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ky97mbk9hrh9dms2ch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w:t>
            </w:r>
            <w:del w:id="9373" w:author="Claude (AI) - proposed" w:date="2026-10-14T07:56:44Z">
              <w:r>
                <w:rPr>
                  <w:rFonts w:ascii="Arial" w:cs="Arial" w:eastAsia="Arial" w:hAnsi="Arial"/>
                  <w:b w:val="false"/>
                  <w:bCs w:val="false"/>
                  <w:i w:val="false"/>
                  <w:iCs w:val="false"/>
                  <w:color w:val="000000"/>
                  <w:sz w:val="18"/>
                  <w:szCs w:val="18"/>
                </w:rPr>
                <w:delText xml:space="preserve">observed</w:delText>
              </w:r>
            </w:del>
            <w:ins w:id="9374" w:author="Claude (AI) - proposed" w:date="2026-10-14T07:56:44Z">
              <w:r>
                <w:rPr>
                  <w:rFonts w:ascii="Arial" w:cs="Arial" w:eastAsia="Arial" w:hAnsi="Arial"/>
                  <w:b w:val="false"/>
                  <w:bCs w:val="false"/>
                  <w:i w:val="false"/>
                  <w:iCs w:val="false"/>
                  <w:color w:val="000000"/>
                  <w:sz w:val="18"/>
                  <w:szCs w:val="18"/>
                </w:rPr>
                <w:t xml:space="preserve">worked on</w:t>
              </w:r>
            </w:ins>
            <w:r>
              <w:rPr>
                <w:rFonts w:ascii="Arial" w:cs="Arial" w:eastAsia="Arial" w:hAnsi="Arial"/>
                <w:b w:val="false"/>
                <w:bCs w:val="false"/>
                <w:i w:val="false"/>
                <w:iCs w:val="false"/>
                <w:color w:val="000000"/>
                <w:sz w:val="18"/>
                <w:szCs w:val="18"/>
              </w:rPr>
              <w:t xml:space="preserve"> a two-stage Lake Victoria problem (lighthouse on a cliff near Kisumu)</w:t>
            </w:r>
            <w:del w:id="9375" w:author="Claude (AI) - proposed" w:date="2026-10-14T07:56:44Z">
              <w:r>
                <w:rPr>
                  <w:rFonts w:ascii="Arial" w:cs="Arial" w:eastAsia="Arial" w:hAnsi="Arial"/>
                  <w:b w:val="false"/>
                  <w:bCs w:val="false"/>
                  <w:i w:val="false"/>
                  <w:iCs w:val="false"/>
                  <w:color w:val="000000"/>
                  <w:sz w:val="18"/>
                  <w:szCs w:val="18"/>
                </w:rPr>
                <w:delText xml:space="preserve"> requiring two separate</w:delText>
              </w:r>
            </w:del>
            <w:ins w:id="9376" w:author="Claude (AI) - proposed" w:date="2026-10-14T07:56:44Z">
              <w:r>
                <w:rPr>
                  <w:rFonts w:ascii="Arial" w:cs="Arial" w:eastAsia="Arial" w:hAnsi="Arial"/>
                  <w:b w:val="false"/>
                  <w:bCs w:val="false"/>
                  <w:i w:val="false"/>
                  <w:iCs w:val="false"/>
                  <w:color w:val="000000"/>
                  <w:sz w:val="18"/>
                  <w:szCs w:val="18"/>
                </w:rPr>
                <w:t xml:space="preserve">: two</w:t>
              </w:r>
            </w:ins>
            <w:r>
              <w:rPr>
                <w:rFonts w:ascii="Arial" w:cs="Arial" w:eastAsia="Arial" w:hAnsi="Arial"/>
                <w:b w:val="false"/>
                <w:bCs w:val="false"/>
                <w:i w:val="false"/>
                <w:iCs w:val="false"/>
                <w:color w:val="000000"/>
                <w:sz w:val="18"/>
                <w:szCs w:val="18"/>
              </w:rPr>
              <w:t xml:space="preserve"> right-angled </w:t>
            </w:r>
            <w:del w:id="9377" w:author="Claude (AI) - proposed" w:date="2026-10-14T07:56:44Z">
              <w:r>
                <w:rPr>
                  <w:rFonts w:ascii="Arial" w:cs="Arial" w:eastAsia="Arial" w:hAnsi="Arial"/>
                  <w:b w:val="false"/>
                  <w:bCs w:val="false"/>
                  <w:i w:val="false"/>
                  <w:iCs w:val="false"/>
                  <w:color w:val="000000"/>
                  <w:sz w:val="18"/>
                  <w:szCs w:val="18"/>
                </w:rPr>
                <w:delText xml:space="preserve">triangle diagrams linked by a common</w:delText>
              </w:r>
            </w:del>
            <w:ins w:id="9378" w:author="Claude (AI) - proposed" w:date="2026-10-14T07:56:44Z">
              <w:r>
                <w:rPr>
                  <w:rFonts w:ascii="Arial" w:cs="Arial" w:eastAsia="Arial" w:hAnsi="Arial"/>
                  <w:b w:val="false"/>
                  <w:bCs w:val="false"/>
                  <w:i w:val="false"/>
                  <w:iCs w:val="false"/>
                  <w:color w:val="000000"/>
                  <w:sz w:val="18"/>
                  <w:szCs w:val="18"/>
                </w:rPr>
                <w:t xml:space="preserve">triangles sharing a</w:t>
              </w:r>
            </w:ins>
            <w:r>
              <w:rPr>
                <w:rFonts w:ascii="Arial" w:cs="Arial" w:eastAsia="Arial" w:hAnsi="Arial"/>
                <w:b w:val="false"/>
                <w:bCs w:val="false"/>
                <w:i w:val="false"/>
                <w:iCs w:val="false"/>
                <w:color w:val="000000"/>
                <w:sz w:val="18"/>
                <w:szCs w:val="18"/>
              </w:rPr>
              <w:t xml:space="preserve"> horizontal distance of 120 m</w:t>
            </w:r>
            <w:del w:id="9379" w:author="Claude (AI) - proposed" w:date="2026-10-14T07:56:44Z">
              <w:r>
                <w:rPr>
                  <w:rFonts w:ascii="Arial" w:cs="Arial" w:eastAsia="Arial" w:hAnsi="Arial"/>
                  <w:b w:val="false"/>
                  <w:bCs w:val="false"/>
                  <w:i w:val="false"/>
                  <w:iCs w:val="false"/>
                  <w:color w:val="000000"/>
                  <w:sz w:val="18"/>
                  <w:szCs w:val="18"/>
                </w:rPr>
                <w:delText xml:space="preserve">, one using angle of elevation and one using</w:delText>
              </w:r>
            </w:del>
            <w:ins w:id="9380" w:author="Claude (AI) - proposed" w:date="2026-10-14T07:56:44Z">
              <w:r>
                <w:rPr>
                  <w:rFonts w:ascii="Arial" w:cs="Arial" w:eastAsia="Arial" w:hAnsi="Arial"/>
                  <w:b w:val="false"/>
                  <w:bCs w:val="false"/>
                  <w:i w:val="false"/>
                  <w:iCs w:val="false"/>
                  <w:color w:val="000000"/>
                  <w:sz w:val="18"/>
                  <w:szCs w:val="18"/>
                </w:rPr>
                <w:t xml:space="preserve"> (angles of elevation 22° to the cliff top and 38° to the lighthouse top, giving the cliff ≈ 48.5 m and the lighthouse ≈ 45.3 m), and the</w:t>
              </w:r>
            </w:ins>
            <w:r>
              <w:rPr>
                <w:rFonts w:ascii="Arial" w:cs="Arial" w:eastAsia="Arial" w:hAnsi="Arial"/>
                <w:b w:val="false"/>
                <w:bCs w:val="false"/>
                <w:i w:val="false"/>
                <w:iCs w:val="false"/>
                <w:color w:val="000000"/>
                <w:sz w:val="18"/>
                <w:szCs w:val="18"/>
              </w:rPr>
              <w:t xml:space="preserve"> angle of depression</w:t>
            </w:r>
            <w:ins w:id="9381" w:author="Claude (AI) - proposed" w:date="2026-10-14T07:56:44Z">
              <w:r>
                <w:rPr>
                  <w:rFonts w:ascii="Arial" w:cs="Arial" w:eastAsia="Arial" w:hAnsi="Arial"/>
                  <w:b w:val="false"/>
                  <w:bCs w:val="false"/>
                  <w:i w:val="false"/>
                  <w:iCs w:val="false"/>
                  <w:color w:val="000000"/>
                  <w:sz w:val="18"/>
                  <w:szCs w:val="18"/>
                </w:rPr>
                <w:t xml:space="preserve"> from the lighthouse top back to the boat, which equals the 38° elevation</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x2lbswetu1_3ndadvo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cchx503mxm5mm7yrq9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nifjhcrudvzch7e8or1" Type="http://schemas.openxmlformats.org/officeDocument/2006/relationships/hyperlink" Target="https://creativecommons.org/licenses/by-nc/4.0/" TargetMode="External"/><Relationship Id="rIdtguqvivwgrg3vgmvurvew" Type="http://schemas.openxmlformats.org/officeDocument/2006/relationships/hyperlink" Target="https://creativecommons.org/licenses/by-nc/4.0/" TargetMode="External"/><Relationship Id="rIdoz7acs7s9yworrkzjy5ws" Type="http://schemas.openxmlformats.org/officeDocument/2006/relationships/hyperlink" Target="https://creativecommons.org/licenses/by-nc/4.0/" TargetMode="External"/><Relationship Id="rIdneat2kvdmmgt_g1vwp52o" Type="http://schemas.openxmlformats.org/officeDocument/2006/relationships/hyperlink" Target="http://ares.local:8069/en/learn/#/topics/c/290a794fe70e53648ec0cc809bdd8c3a" TargetMode="External"/><Relationship Id="rIdo6rm4hvkiveai3oqt4zd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m5xez3eeyjgbdwum9h7" Type="http://schemas.openxmlformats.org/officeDocument/2006/relationships/hyperlink" Target="http://ares.local:8069/en/learn/#/topics/c/f3f9325f136857988116854274a5162f" TargetMode="External"/><Relationship Id="rIdvqcllonollyiwanozyfqd"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ijyaxirvn1uvlchu5rh" Type="http://schemas.openxmlformats.org/officeDocument/2006/relationships/hyperlink" Target="http://ares.local:8069/en/learn/#/topics/c/a795fa03a2b95ba69a2d904768b5acfc" TargetMode="External"/><Relationship Id="rIddanyouyaenpt53wl6rcc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v8x5nua3yx24bbtymb4" Type="http://schemas.openxmlformats.org/officeDocument/2006/relationships/hyperlink" Target="http://ares.local:8069/en/learn/#/topics/c/f3f9325f136857988116854274a5162f" TargetMode="External"/><Relationship Id="rIdrb3jj8a2jfxp_ix7vlx7b"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oxjqp1v_f3fbopthagh" Type="http://schemas.openxmlformats.org/officeDocument/2006/relationships/hyperlink" Target="http://ares.local:8069/en/learn/#/topics/c/7769bfa98d1e5e55a6424f2c1744a662" TargetMode="External"/><Relationship Id="rIdxlq9nxp7ntw1efb_fejpn"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fiuew7tn3luvqdntbrw" Type="http://schemas.openxmlformats.org/officeDocument/2006/relationships/hyperlink" Target="http://ares.local:8069/en/learn/#/topics/c/d4d6866ff7bc53f39543d74828756dcc" TargetMode="External"/><Relationship Id="rIdc6vx8f32uyck1v5s9mejj"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akchwhmzqbdxnoclzfi" Type="http://schemas.openxmlformats.org/officeDocument/2006/relationships/hyperlink" Target="http://ares.local:8069/en/learn/#/topics/c/290a794fe70e53648ec0cc809bdd8c3a" TargetMode="External"/><Relationship Id="rIdfqpe-zoj74e21ycav53-e"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uxksm8ijfy7sybxmxy3" Type="http://schemas.openxmlformats.org/officeDocument/2006/relationships/hyperlink" Target="http://ares.local:8069/en/learn/#/topics/c/5de7474b86315e00adedafe9e5cf478b" TargetMode="External"/><Relationship Id="rIdsd5062bkgxk67kgweo6ls"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gkxzvstqaxaofqpc4p" Type="http://schemas.openxmlformats.org/officeDocument/2006/relationships/hyperlink" Target="http://ares.local:8069/en/learn/#/topics/c/a795fa03a2b95ba69a2d904768b5acfc" TargetMode="External"/><Relationship Id="rIdimorxgjuqxau4m75l-ics"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40cu6tkmuv1j5uwzlej" Type="http://schemas.openxmlformats.org/officeDocument/2006/relationships/hyperlink" Target="http://ares.local:8069/en/learn/#/topics/c/f526c6de3c2257a58bc7717e947895fc" TargetMode="External"/><Relationship Id="rIdyt9gbtvwx-t2ks5lnuw8w"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2vpykm4d2vb7cohsedv" Type="http://schemas.openxmlformats.org/officeDocument/2006/relationships/hyperlink" Target="https://creativecommons.org/licenses/by-nc/4.0/" TargetMode="External"/><Relationship Id="rIddh66p_ksuq_oejemohsmi" Type="http://schemas.openxmlformats.org/officeDocument/2006/relationships/hyperlink" Target="https://creativecommons.org/licenses/by-nc/4.0/" TargetMode="External"/><Relationship Id="rIdulcobu81yocco19kidfn4" Type="http://schemas.openxmlformats.org/officeDocument/2006/relationships/hyperlink" Target="http://ares.local:8069/en/learn/#/topics/c/290a794fe70e53648ec0cc809bdd8c3a" TargetMode="External"/><Relationship Id="rIdxezkbchj-e5x3n1j0zar6"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6q0zdrz_wxdgtugtxmd" Type="http://schemas.openxmlformats.org/officeDocument/2006/relationships/hyperlink" Target="http://ares.local:8069/en/learn/#/topics/c/f3f9325f136857988116854274a5162f" TargetMode="External"/><Relationship Id="rId3forac71_-ftdowuwef11"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qinyar3gxbzmx7e8_7w" Type="http://schemas.openxmlformats.org/officeDocument/2006/relationships/hyperlink" Target="http://ares.local:8069/en/learn/#/topics/c/a795fa03a2b95ba69a2d904768b5acfc" TargetMode="External"/><Relationship Id="rIdvq4uxtsoywi84r_pg0sw7"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zmjwqpcgpb5omjefah9" Type="http://schemas.openxmlformats.org/officeDocument/2006/relationships/hyperlink" Target="http://ares.local:8069/en/learn/#/topics/c/f3f9325f136857988116854274a5162f" TargetMode="External"/><Relationship Id="rIdcz1e8lqmtorfbipvcnz_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yoryi5fi4iuvjerssde" Type="http://schemas.openxmlformats.org/officeDocument/2006/relationships/hyperlink" Target="http://ares.local:8069/en/learn/#/topics/c/7769bfa98d1e5e55a6424f2c1744a662" TargetMode="External"/><Relationship Id="rIdhbrn3pn81wh6axjs9feg4"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o174smlqevlaajispb" Type="http://schemas.openxmlformats.org/officeDocument/2006/relationships/hyperlink" Target="http://ares.local:8069/en/learn/#/topics/c/caa13fc62d8156bcbbff9e737f255de0" TargetMode="External"/><Relationship Id="rIdbc1xirky8rotb4hjnv73m"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p1f-tez7xahngkazdn1" Type="http://schemas.openxmlformats.org/officeDocument/2006/relationships/hyperlink" Target="http://ares.local:8069/en/learn/#/topics/c/290a794fe70e53648ec0cc809bdd8c3a" TargetMode="External"/><Relationship Id="rId9kzcyuyva5_-diiu9zaks"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1b6yxyzzc6_itlmchf61" Type="http://schemas.openxmlformats.org/officeDocument/2006/relationships/hyperlink" Target="http://ares.local:8069/en/learn/#/topics/c/d4d6866ff7bc53f39543d74828756dcc" TargetMode="External"/><Relationship Id="rIdja9ccw3i-miaoa3r3eidi"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veux6ljqpe6n6pzcubm" Type="http://schemas.openxmlformats.org/officeDocument/2006/relationships/hyperlink" Target="http://ares.local:8069/en/learn/#/topics/c/a795fa03a2b95ba69a2d904768b5acfc" TargetMode="External"/><Relationship Id="rIdk29kabnoke5axkhor3ckl"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1gw2ieow76havntgkan" Type="http://schemas.openxmlformats.org/officeDocument/2006/relationships/hyperlink" Target="http://ares.local:8069/en/learn/#/topics/c/bd242d72f7885a1788f8fe0d38ac18d3" TargetMode="External"/><Relationship Id="rId-o-zlmhwtf-lrhxu_hi6o"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tpvpk5t2q4nonczgeoj" Type="http://schemas.openxmlformats.org/officeDocument/2006/relationships/hyperlink" Target="https://creativecommons.org/licenses/by-nc/4.0/" TargetMode="External"/><Relationship Id="rIdg9vs3a91bcrdxyiinhkml" Type="http://schemas.openxmlformats.org/officeDocument/2006/relationships/hyperlink" Target="https://creativecommons.org/licenses/by-nc/4.0/" TargetMode="External"/><Relationship Id="rIdifoon9flcfip-xagkeayl" Type="http://schemas.openxmlformats.org/officeDocument/2006/relationships/hyperlink" Target="http://ares.local:8069/en/learn/#/topics/c/c81f7f851b0556e4aa75e67610672fd6" TargetMode="External"/><Relationship Id="rId2izk2-n0x29wmkij_a-ic"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dcok2431xonhfvuxe7e" Type="http://schemas.openxmlformats.org/officeDocument/2006/relationships/hyperlink" Target="http://ares.local:8069/en/learn/#/topics/c/df2c14b5c38958bebf07f3b2af484aed" TargetMode="External"/><Relationship Id="rIdwlv6ma31ujyfi43fyts8z"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3kh9nw4gky4qhjwsxta" Type="http://schemas.openxmlformats.org/officeDocument/2006/relationships/hyperlink" Target="http://ares.local:8069/en/learn/#/topics/c/8c406bd50d74557ca7fc588d9222b026" TargetMode="External"/><Relationship Id="rIdeg3s0t2n2alrtklzvql-f"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kl8ztgzglqhayqgdd4g" Type="http://schemas.openxmlformats.org/officeDocument/2006/relationships/hyperlink" Target="http://ares.local:8069/en/learn/#/topics/c/1d3da498ee905a10b3c8fc1600404e76" TargetMode="External"/><Relationship Id="rIdudzszmw-z7zccb80ikvxv"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uwirmdqip8xgrl8chrw" Type="http://schemas.openxmlformats.org/officeDocument/2006/relationships/hyperlink" Target="http://ares.local:8069/en/learn/#/topics/c/1b64b6064c065cccaa1c200a06595470" TargetMode="External"/><Relationship Id="rId6qrt6k1cl4ufngafzyxpb"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iyc2-ygq_5rfpcjdm7i" Type="http://schemas.openxmlformats.org/officeDocument/2006/relationships/hyperlink" Target="http://ares.local:8069/en/learn/#/topics/c/df2c14b5c38958bebf07f3b2af484aed" TargetMode="External"/><Relationship Id="rIdxqcpo_qbqddnaprgqkbtt"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0blemialk3dk5n4dgmg" Type="http://schemas.openxmlformats.org/officeDocument/2006/relationships/hyperlink" Target="http://ares.local:8069/en/learn/#/topics/c/841f51f64615532f9ca2786c1d157e86" TargetMode="External"/><Relationship Id="rIdvn98ff3omii2ahkuzqaqi"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4ybrui8ny_uik_no4xo" Type="http://schemas.openxmlformats.org/officeDocument/2006/relationships/hyperlink" Target="http://ares.local:8069/en/learn/#/topics/c/1d3da498ee905a10b3c8fc1600404e76" TargetMode="External"/><Relationship Id="rIdw5ifqezc6jlk2yc72pqp_"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lp_qdycfetg_r3r4woh" Type="http://schemas.openxmlformats.org/officeDocument/2006/relationships/hyperlink" Target="http://ares.local:8069/en/learn/#/topics/c/c81f7f851b0556e4aa75e67610672fd6" TargetMode="External"/><Relationship Id="rIddfxcrpbn-cwtflxeqnse7"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o7y7c0fmebo5ygypcuv" Type="http://schemas.openxmlformats.org/officeDocument/2006/relationships/hyperlink" Target="http://ares.local:8069/en/learn/#/topics/c/5a606f4cfa235c6eac44306c021f844e" TargetMode="External"/><Relationship Id="rIdrwjv81j4s85etvjjvgahd"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ub4cshxuf8gmrxuyq6-" Type="http://schemas.openxmlformats.org/officeDocument/2006/relationships/hyperlink" Target="https://creativecommons.org/licenses/by-nc/4.0/" TargetMode="External"/><Relationship Id="rIdb_hr2bfssi_m31ir2rmog" Type="http://schemas.openxmlformats.org/officeDocument/2006/relationships/hyperlink" Target="https://creativecommons.org/licenses/by-nc/4.0/" TargetMode="External"/><Relationship Id="rIdpogfgvwph8g9-udp0c_st" Type="http://schemas.openxmlformats.org/officeDocument/2006/relationships/hyperlink" Target="http://ares.local:8069/en/learn/#/topics/c/346b2f2e22625a969d3e60bba5daf29e" TargetMode="External"/><Relationship Id="rId0eovx_y_0icruzxqqnic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tghvd48cvmy1eiubwzo" Type="http://schemas.openxmlformats.org/officeDocument/2006/relationships/hyperlink" Target="http://ares.local:8069/en/learn/#/topics/c/d4d6866ff7bc53f39543d74828756dcc" TargetMode="External"/><Relationship Id="rIdvurweca-mnne6xxhhrlir"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p9hpmai2nxi85hyz_oj" Type="http://schemas.openxmlformats.org/officeDocument/2006/relationships/hyperlink" Target="http://ares.local:8069/en/learn/#/topics/c/a795fa03a2b95ba69a2d904768b5acfc" TargetMode="External"/><Relationship Id="rIdxxzqzltu_5b23vvd9hpdh"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ngdlzsxlq8uhcpaqyf0" Type="http://schemas.openxmlformats.org/officeDocument/2006/relationships/hyperlink" Target="http://ares.local:8069/en/learn/#/topics/c/a92046f8fa92569d9161daafffc0e290" TargetMode="External"/><Relationship Id="rIdedsupvveisi9-wai_efwx"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jlgkl6sn5lh8wmeefuj" Type="http://schemas.openxmlformats.org/officeDocument/2006/relationships/hyperlink" Target="http://ares.local:8069/en/learn/#/topics/c/7769bfa98d1e5e55a6424f2c1744a662" TargetMode="External"/><Relationship Id="rIdf6oxascwlf_iegqy2swv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e98kyaulnv2fsek46rx" Type="http://schemas.openxmlformats.org/officeDocument/2006/relationships/hyperlink" Target="http://ares.local:8069/en/learn/#/topics/c/d4d6866ff7bc53f39543d74828756dcc" TargetMode="External"/><Relationship Id="rIdn7jw9iqdvovyoeok5kbwy"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hn1ov4fgjy4ocu9r9lm" Type="http://schemas.openxmlformats.org/officeDocument/2006/relationships/hyperlink" Target="http://ares.local:8069/en/learn/#/topics/c/dd3f7ecb833c58d7b634474caa54a3f6" TargetMode="External"/><Relationship Id="rIdo4urplj62uiyrpmdf65ke"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bs_zlcyv1lz3xrnj4zl" Type="http://schemas.openxmlformats.org/officeDocument/2006/relationships/hyperlink" Target="http://ares.local:8069/en/learn/#/topics/c/a92046f8fa92569d9161daafffc0e290" TargetMode="External"/><Relationship Id="rIdoovntb1kg-fscukk2haqz"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_j1xmb6qwa8y448jrat" Type="http://schemas.openxmlformats.org/officeDocument/2006/relationships/hyperlink" Target="http://ares.local:8069/en/learn/#/topics/c/346b2f2e22625a969d3e60bba5daf29e" TargetMode="External"/><Relationship Id="rIdg1hsqsbckbxft3lw_i0q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e4c2zuznra7ypujvjqg" Type="http://schemas.openxmlformats.org/officeDocument/2006/relationships/hyperlink" Target="http://ares.local:8069/en/learn/#/topics/c/f3f9325f136857988116854274a5162f" TargetMode="External"/><Relationship Id="rIdgxqqpdtuoc-bsqpto4u-p"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a0q7_wvljiijecc-d0r" Type="http://schemas.openxmlformats.org/officeDocument/2006/relationships/hyperlink" Target="https://creativecommons.org/licenses/by-nc/4.0/" TargetMode="External"/><Relationship Id="rIdmx41q2t-k4alxy82-6pdv" Type="http://schemas.openxmlformats.org/officeDocument/2006/relationships/hyperlink" Target="https://creativecommons.org/licenses/by-nc/4.0/" TargetMode="External"/><Relationship Id="rIdctznzojqp-k7lz9lmmkmo" Type="http://schemas.openxmlformats.org/officeDocument/2006/relationships/hyperlink" Target="http://ares.local:8069/en/learn/#/topics/c/9cff9aa1faf65f8dbe3d02ac066c0176" TargetMode="External"/><Relationship Id="rId5mf5sccxpxu5sopdpjinm"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_a6mncufz7xcse2vzr1" Type="http://schemas.openxmlformats.org/officeDocument/2006/relationships/hyperlink" Target="http://ares.local:8069/en/learn/#/topics/c/f3f9325f136857988116854274a5162f" TargetMode="External"/><Relationship Id="rIdk9ssdckp7mtv-rdh7jsx5"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cmh42q01b8m7echgq3c" Type="http://schemas.openxmlformats.org/officeDocument/2006/relationships/hyperlink" Target="http://ares.local:8069/en/learn/#/topics/c/0dd017858b0e54d18ea2651339802273" TargetMode="External"/><Relationship Id="rIdq8pu1myttg7kgi011nvc8"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bdo9fuis8nhfwcn1spg" Type="http://schemas.openxmlformats.org/officeDocument/2006/relationships/hyperlink" Target="http://ares.local:8069/en/learn/#/topics/c/74b7dacb5a46565888cfd8de3444166d" TargetMode="External"/><Relationship Id="rIdw7f6jz_x2aglgh1epzktp"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warqxbvutiw2hj6oggd" Type="http://schemas.openxmlformats.org/officeDocument/2006/relationships/hyperlink" Target="http://ares.local:8069/en/learn/#/topics/c/c58164b041255516b212890e4a731107" TargetMode="External"/><Relationship Id="rIdnfm6lt7xvp9wqnozcbwrk"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jq8y5u2lpsxslfp30r7" Type="http://schemas.openxmlformats.org/officeDocument/2006/relationships/hyperlink" Target="http://ares.local:8069/en/learn/#/topics/c/d4d6866ff7bc53f39543d74828756dcc" TargetMode="External"/><Relationship Id="rIdhnrdw3vtoglnsocunnsug"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hu4a81fjxjim7mycysv" Type="http://schemas.openxmlformats.org/officeDocument/2006/relationships/hyperlink" Target="http://ares.local:8069/en/learn/#/topics/c/9cff9aa1faf65f8dbe3d02ac066c0176" TargetMode="External"/><Relationship Id="rIdsu6quyn7j90uu4h81bxlh"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kybk-20lyjhmhocyg0h" Type="http://schemas.openxmlformats.org/officeDocument/2006/relationships/hyperlink" Target="http://ares.local:8069/en/learn/#/topics/c/caa13fc62d8156bcbbff9e737f255de0" TargetMode="External"/><Relationship Id="rIdakmynegyqhe_lsb_y5xft"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4skm2ktwucm3hr24uf" Type="http://schemas.openxmlformats.org/officeDocument/2006/relationships/hyperlink" Target="http://ares.local:8069/en/learn/#/topics/c/0dd017858b0e54d18ea2651339802273" TargetMode="External"/><Relationship Id="rIdt5ucycybfkumefkhvqgtr"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om54dul8miv2sjfmyn6" Type="http://schemas.openxmlformats.org/officeDocument/2006/relationships/hyperlink" Target="http://ares.local:8069/en/learn/#/topics/c/5de7474b86315e00adedafe9e5cf478b" TargetMode="External"/><Relationship Id="rId16lfb8fn9-7x9v6uwsfpi"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j6mannyz8zp-1t-ie53" Type="http://schemas.openxmlformats.org/officeDocument/2006/relationships/hyperlink" Target="https://creativecommons.org/licenses/by-nc/4.0/" TargetMode="External"/><Relationship Id="rIdcfna9_ffxznrdzw2rh-li" Type="http://schemas.openxmlformats.org/officeDocument/2006/relationships/hyperlink" Target="https://creativecommons.org/licenses/by-nc/4.0/" TargetMode="External"/><Relationship Id="rId5ah0acgca9brm9cf0r4ou" Type="http://schemas.openxmlformats.org/officeDocument/2006/relationships/hyperlink" Target="http://ares.local:8069/en/learn/#/topics/c/346b2f2e22625a969d3e60bba5daf29e" TargetMode="External"/><Relationship Id="rIdbkqmkzhdea21ojw54ny2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oqhtufphacvjhwsg163" Type="http://schemas.openxmlformats.org/officeDocument/2006/relationships/hyperlink" Target="http://ares.local:8069/en/learn/#/topics/c/ac1c567a98b1500c92c8643e05db2c2c" TargetMode="External"/><Relationship Id="rIdpjgxmakwoimqwalnosuub"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fywbk129bttgocksah" Type="http://schemas.openxmlformats.org/officeDocument/2006/relationships/hyperlink" Target="http://ares.local:8069/en/learn/#/topics/c/346b2f2e22625a969d3e60bba5daf29e" TargetMode="External"/><Relationship Id="rIdcmm5ojs1wxnmwswlaz1d4"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q2nxntgcy609cpfmxsf" Type="http://schemas.openxmlformats.org/officeDocument/2006/relationships/hyperlink" Target="http://ares.local:8069/en/learn/#/topics/c/76d55217da2654a998000e5203350f97" TargetMode="External"/><Relationship Id="rIdjq7xlbfjse_ijiqljjj0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mdrh2zkwqmtbodnwpdn" Type="http://schemas.openxmlformats.org/officeDocument/2006/relationships/hyperlink" Target="http://ares.local:8069/en/learn/#/topics/c/dd3f7ecb833c58d7b634474caa54a3f6" TargetMode="External"/><Relationship Id="rIdt8b9tiv5tx7yln3ocghd5"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hocs6mfi2nu2ak1qcmr" Type="http://schemas.openxmlformats.org/officeDocument/2006/relationships/hyperlink" Target="http://ares.local:8069/en/learn/#/topics/c/ac1c567a98b1500c92c8643e05db2c2c" TargetMode="External"/><Relationship Id="rIdkictfwfj82rrmk9doulks"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y8c9espzsc_vw1zthqx" Type="http://schemas.openxmlformats.org/officeDocument/2006/relationships/hyperlink" Target="http://ares.local:8069/en/learn/#/topics/c/290a794fe70e53648ec0cc809bdd8c3a" TargetMode="External"/><Relationship Id="rIdbaeqctv2o4mnz__knvs2y"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ufgbcuvmybchpfzsztb" Type="http://schemas.openxmlformats.org/officeDocument/2006/relationships/hyperlink" Target="http://ares.local:8069/en/learn/#/topics/c/76d55217da2654a998000e5203350f97" TargetMode="External"/><Relationship Id="rIdsr-7iosllixyzt5z11z0i"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tygksf0oxxuxm8pq6cy" Type="http://schemas.openxmlformats.org/officeDocument/2006/relationships/hyperlink" Target="http://ares.local:8069/en/learn/#/topics/c/a795fa03a2b95ba69a2d904768b5acfc" TargetMode="External"/><Relationship Id="rIdemolbacf5oputys6v8s26"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w9sjes6ekdu6rk3iqgk" Type="http://schemas.openxmlformats.org/officeDocument/2006/relationships/hyperlink" Target="http://ares.local:8069/en/learn/#/topics/c/f3f9325f136857988116854274a5162f" TargetMode="External"/><Relationship Id="rId3oegl3our2eac6-mads57"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tkguycnatl07exxmiry" Type="http://schemas.openxmlformats.org/officeDocument/2006/relationships/hyperlink" Target="https://creativecommons.org/licenses/by-nc/4.0/" TargetMode="External"/><Relationship Id="rIdb_kdjdpadcmx7rbmwmkak" Type="http://schemas.openxmlformats.org/officeDocument/2006/relationships/hyperlink" Target="https://creativecommons.org/licenses/by-nc/4.0/" TargetMode="External"/><Relationship Id="rIdpswcssxzjnvwibzglk3q2" Type="http://schemas.openxmlformats.org/officeDocument/2006/relationships/hyperlink" Target="http://ares.local:8069/en/learn/#/topics/c/0d2d358902b95bbfb499d3eebb3ac613" TargetMode="External"/><Relationship Id="rId9yjwomzr6fa8e3_xsk-zg"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gzqw7ln6wpto997apmk" Type="http://schemas.openxmlformats.org/officeDocument/2006/relationships/hyperlink" Target="http://ares.local:8069/en/learn/#/topics/c/5a606f4cfa235c6eac44306c021f844e" TargetMode="External"/><Relationship Id="rIdnrpbifjbfhj2mimr62sn9"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pz2x_oebefktxkug5_y" Type="http://schemas.openxmlformats.org/officeDocument/2006/relationships/hyperlink" Target="http://ares.local:8069/en/learn/#/topics/c/290a794fe70e53648ec0cc809bdd8c3a" TargetMode="External"/><Relationship Id="rIdlbpthkmvuxjdj0vocwhc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lual_bthepnlxou11wz" Type="http://schemas.openxmlformats.org/officeDocument/2006/relationships/hyperlink" Target="http://ares.local:8069/en/learn/#/topics/c/ac1c567a98b1500c92c8643e05db2c2c" TargetMode="External"/><Relationship Id="rIdib5rwblln7lbers1cewsh"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5vwirh5hkzsg1hzn73q" Type="http://schemas.openxmlformats.org/officeDocument/2006/relationships/hyperlink" Target="http://ares.local:8069/en/learn/#/topics/c/0d2d358902b95bbfb499d3eebb3ac613" TargetMode="External"/><Relationship Id="rIdfa7p8nocqr_wrpjirmzp8"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68n4w5kfnctlpmnajiw" Type="http://schemas.openxmlformats.org/officeDocument/2006/relationships/hyperlink" Target="http://ares.local:8069/en/learn/#/topics/c/5a606f4cfa235c6eac44306c021f844e" TargetMode="External"/><Relationship Id="rIdopisvpbl8mchlcqxdowvy"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2xtk9uxo-hqxker1bit" Type="http://schemas.openxmlformats.org/officeDocument/2006/relationships/hyperlink" Target="http://ares.local:8069/en/learn/#/topics/c/290a794fe70e53648ec0cc809bdd8c3a" TargetMode="External"/><Relationship Id="rId_oqkntfmnaxxigwxs6buv"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lp2wttnwv2p0mmx3dya" Type="http://schemas.openxmlformats.org/officeDocument/2006/relationships/hyperlink" Target="http://ares.local:8069/en/learn/#/topics/c/ac1c567a98b1500c92c8643e05db2c2c" TargetMode="External"/><Relationship Id="rIdl5yae_pyvf4dshetf_28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pwtloyiezwj3ojy__u6" Type="http://schemas.openxmlformats.org/officeDocument/2006/relationships/hyperlink" Target="http://ares.local:8069/en/learn/#/topics/c/346b2f2e22625a969d3e60bba5daf29e" TargetMode="External"/><Relationship Id="rIdufroopusrqccwub3wrxdd"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ucv8qna7tywyca87otd" Type="http://schemas.openxmlformats.org/officeDocument/2006/relationships/hyperlink" Target="http://ares.local:8069/en/learn/#/topics/c/f526c6de3c2257a58bc7717e947895fc" TargetMode="External"/><Relationship Id="rIduvoc8slru07vz1oh2z2t4"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82d-b2ieuqtqduzetvp" Type="http://schemas.openxmlformats.org/officeDocument/2006/relationships/hyperlink" Target="https://creativecommons.org/licenses/by-nc/4.0/" TargetMode="External"/><Relationship Id="rIdbtidm1x00_spxxfk7qfkm" Type="http://schemas.openxmlformats.org/officeDocument/2006/relationships/hyperlink" Target="https://creativecommons.org/licenses/by-nc/4.0/" TargetMode="External"/><Relationship Id="rId2wi9crvgjrdlylyyznrm1" Type="http://schemas.openxmlformats.org/officeDocument/2006/relationships/hyperlink" Target="http://ares.local:8069/en/learn/#/topics/c/346b2f2e22625a969d3e60bba5daf29e" TargetMode="External"/><Relationship Id="rIdwm-6yj6bnuyoumouopom0"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ijv4-sg3dumy68kb6l" Type="http://schemas.openxmlformats.org/officeDocument/2006/relationships/hyperlink" Target="http://ares.local:8069/en/learn/#/topics/c/f3f9325f136857988116854274a5162f" TargetMode="External"/><Relationship Id="rIdb2psolh34gltmcfz8u6u0"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q6pa-bueeamb85chugi" Type="http://schemas.openxmlformats.org/officeDocument/2006/relationships/hyperlink" Target="http://ares.local:8069/en/learn/#/topics/c/346b2f2e22625a969d3e60bba5daf29e" TargetMode="External"/><Relationship Id="rIdzmulbfvzjjiwoa4q0kia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u8va0d_jvj_plf1nuve" Type="http://schemas.openxmlformats.org/officeDocument/2006/relationships/hyperlink" Target="http://ares.local:8069/en/learn/#/topics/c/f3f9325f136857988116854274a5162f" TargetMode="External"/><Relationship Id="rIdhmfsjiwo1uk1tpgn9mybf"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39zow58nly0mlxrxc95" Type="http://schemas.openxmlformats.org/officeDocument/2006/relationships/hyperlink" Target="http://ares.local:8069/en/learn/#/topics/c/72e16b53f80f5bbbb18cb0b2ccb69c98" TargetMode="External"/><Relationship Id="rIds8ygfnepsgqckb6jwjeil"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euqmpf4fnjcow5_oqcz" Type="http://schemas.openxmlformats.org/officeDocument/2006/relationships/hyperlink" Target="http://ares.local:8069/en/learn/#/topics/c/d4d6866ff7bc53f39543d74828756dcc" TargetMode="External"/><Relationship Id="rId38zbitgzrd2jdsxw8r88o"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j9kb-14ng3pstry7abf" Type="http://schemas.openxmlformats.org/officeDocument/2006/relationships/hyperlink" Target="http://ares.local:8069/en/learn/#/topics/c/dd3f7ecb833c58d7b634474caa54a3f6" TargetMode="External"/><Relationship Id="rId26skolu5eex49yra3_c6z"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xkgj4rwplczetc2dmxx" Type="http://schemas.openxmlformats.org/officeDocument/2006/relationships/hyperlink" Target="http://ares.local:8069/en/learn/#/topics/c/caa13fc62d8156bcbbff9e737f255de0" TargetMode="External"/><Relationship Id="rIdflp1qdprflrfew2jgxhj0"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recr9rej7384xcfng1b" Type="http://schemas.openxmlformats.org/officeDocument/2006/relationships/hyperlink" Target="http://ares.local:8069/en/learn/#/topics/c/346b2f2e22625a969d3e60bba5daf29e" TargetMode="External"/><Relationship Id="rIdv7raw7useq_c4jaa1ourk"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rfctf7y0qh6lgb-matj" Type="http://schemas.openxmlformats.org/officeDocument/2006/relationships/hyperlink" Target="http://ares.local:8069/en/learn/#/topics/c/f3f9325f136857988116854274a5162f" TargetMode="External"/><Relationship Id="rIdpky97mbk9hrh9dms2chso"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2lbswetu1_3ndadvof" Type="http://schemas.openxmlformats.org/officeDocument/2006/relationships/hyperlink" Target="https://creativecommons.org/licenses/by-nc/4.0/" TargetMode="External"/><Relationship Id="rIdqcchx503mxm5mm7yrq99-"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2026-10-14T07:56:43.721Z</dcterms:created>
  <dcterms:modified xsi:type="dcterms:W3CDTF">2026-10-14T07:56:43.721Z</dcterms:modified>
</cp:coreProperties>
</file>

<file path=docProps/custom.xml><?xml version="1.0" encoding="utf-8"?>
<Properties xmlns="http://schemas.openxmlformats.org/officeDocument/2006/custom-properties" xmlns:vt="http://schemas.openxmlformats.org/officeDocument/2006/docPropsVTypes"/>
</file>