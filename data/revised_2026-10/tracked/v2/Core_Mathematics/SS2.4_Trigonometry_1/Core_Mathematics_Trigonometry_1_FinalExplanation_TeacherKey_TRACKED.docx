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w:t>
            </w:r>
            <w:ins w:id="9001" w:author="Claude (AI) - proposed" w:date="2026-10-14T07:56:45Z">
              <w:r>
                <w:rPr>
                  <w:rFonts w:ascii="Arial" w:cs="Arial" w:eastAsia="Arial" w:hAnsi="Arial"/>
                  <w:b w:val="false"/>
                  <w:bCs w:val="false"/>
                  <w:i w:val="false"/>
                  <w:iCs w:val="false"/>
                  <w:color w:val="000000"/>
                  <w:sz w:val="18"/>
                  <w:szCs w:val="18"/>
                </w:rPr>
                <w:t xml:space="preserve"> If English is not your first language you may ask for any question to be read aloud, label your diagrams in Kiswahili (for example pembetatu = triangle, pembe = angle, urefu = height, umbali = distance), and explain any answer orally to your teacher instead of writing it.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horizontal ground line of 40 m from the base of the mast to the student, the vertical mast as the upright side, and the line of sight from the student to the top as the longest side. The 50° angle is at the student's position. Relative to the 50° angle: the mast height (h) is the opposite side, the 40 m ground distance is the adjacent side, and the line of sight is the hypotenuse. (b) Pythagoras' theorem connects the lengths of two sides to find a third side, but here only one side (40 m) is known, together with an angle. Pythagoras has no way to use an angle, so we need a different tool that links an angle to a ratio of sides. (c) In triangles of different sizes with the same acute angle, the ratio of any chosen pair of sides stayed nearly constant. This means the ratio depends only on the angle and not on the size of the triangle. So if the ratio for 50° is known from a table, it can be used for the huge mast triangle, even though we could only measure small triangles on paper. (d) Sine of an angle = opposite ÷ hypotenuse (sin θ = O/H, SOH). Cosine of an angle = adjacent ÷ hypotenuse (cos θ = A/H, CAH). Tangent of an angle = opposite ÷ adjacent (tan θ = O/A, TOA).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tangent ratio. The height h is the opposite side and the 40 m distance is the adjacent side, and tan θ = opposite ÷ adjacent uses exactly these two sides and the angle. (b) tan 50° = h ÷ 40. So h = 40 × tan 50° = 40 × 1.192 = 47.68 m ≈ 47.7 m. The mast is about 47.7 m tall. (c) By measuring only the horizontal distance (40 m) and the angle of elevation (50°) from the ground, the tangent ratio gives us the height directly, so no one needs to climb the mast. The tangent ratio is the mathematical bridge between the known side and the unknown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angles of a triangle add to 180° and the right angle is 90°, so the other acute angle is 90° − 50° = 40°. The side opposite the 40° angle </w:t>
            </w:r>
            <w:del w:id="9002" w:author="Claude (AI) - proposed" w:date="2026-10-14T07:56:45Z">
              <w:r>
                <w:rPr>
                  <w:rFonts w:ascii="Arial" w:cs="Arial" w:eastAsia="Arial" w:hAnsi="Arial"/>
                  <w:b w:val="false"/>
                  <w:bCs w:val="false"/>
                  <w:i w:val="false"/>
                  <w:iCs w:val="false"/>
                  <w:color w:val="000000"/>
                  <w:sz w:val="18"/>
                  <w:szCs w:val="18"/>
                </w:rPr>
                <w:delText xml:space="preserve">is the mast height h</w:delText>
              </w:r>
            </w:del>
            <w:ins w:id="9003" w:author="Claude (AI) - proposed" w:date="2026-10-14T07:56:45Z">
              <w:r>
                <w:rPr>
                  <w:rFonts w:ascii="Arial" w:cs="Arial" w:eastAsia="Arial" w:hAnsi="Arial"/>
                  <w:b w:val="false"/>
                  <w:bCs w:val="false"/>
                  <w:i w:val="false"/>
                  <w:iCs w:val="false"/>
                  <w:color w:val="000000"/>
                  <w:sz w:val="18"/>
                  <w:szCs w:val="18"/>
                </w:rPr>
                <w:t xml:space="preserve">(at the top of the mast) is the 40 m ground distance</w:t>
              </w:r>
            </w:ins>
            <w:r>
              <w:rPr>
                <w:rFonts w:ascii="Arial" w:cs="Arial" w:eastAsia="Arial" w:hAnsi="Arial"/>
                <w:b w:val="false"/>
                <w:bCs w:val="false"/>
                <w:i w:val="false"/>
                <w:iCs w:val="false"/>
                <w:color w:val="000000"/>
                <w:sz w:val="18"/>
                <w:szCs w:val="18"/>
              </w:rPr>
              <w:t xml:space="preserve">, and this same side is adjacent to the 50° angle. The hypotenuse is the same for both angles. So sin 40° = opposite ÷ hypotenuse = </w:t>
            </w:r>
            <w:del w:id="9004" w:author="Claude (AI) - proposed" w:date="2026-10-14T07:56:45Z">
              <w:r>
                <w:rPr>
                  <w:rFonts w:ascii="Arial" w:cs="Arial" w:eastAsia="Arial" w:hAnsi="Arial"/>
                  <w:b w:val="false"/>
                  <w:bCs w:val="false"/>
                  <w:i w:val="false"/>
                  <w:iCs w:val="false"/>
                  <w:color w:val="000000"/>
                  <w:sz w:val="18"/>
                  <w:szCs w:val="18"/>
                </w:rPr>
                <w:delText xml:space="preserve">h</w:delText>
              </w:r>
            </w:del>
            <w:ins w:id="9005" w:author="Claude (AI) - proposed" w:date="2026-10-14T07:56:45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 hypotenuse, and cos 50° = adjacent ÷ hypotenuse = </w:t>
            </w:r>
            <w:del w:id="9006" w:author="Claude (AI) - proposed" w:date="2026-10-14T07:56:45Z">
              <w:r>
                <w:rPr>
                  <w:rFonts w:ascii="Arial" w:cs="Arial" w:eastAsia="Arial" w:hAnsi="Arial"/>
                  <w:b w:val="false"/>
                  <w:bCs w:val="false"/>
                  <w:i w:val="false"/>
                  <w:iCs w:val="false"/>
                  <w:color w:val="000000"/>
                  <w:sz w:val="18"/>
                  <w:szCs w:val="18"/>
                </w:rPr>
                <w:delText xml:space="preserve">h</w:delText>
              </w:r>
            </w:del>
            <w:ins w:id="9007" w:author="Claude (AI) - proposed" w:date="2026-10-14T07:56:45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 hypotenuse. They are the same ratio, so sin 40° = cos 50° (both are 0.6428 from tables). In general, sin θ = cos(90° − θ) and cos θ = sin(90° − θ), because the side opposite one acute angle is adjacent to the other. (b) She can use tan θ = sin θ ÷ cos θ, so tan 50° = sin 50° ÷ cos 50°. Proof: sin θ ÷ cos θ = (O/H) ÷ (A/H) = (O/H) × (H/A) = O/A = tan θ. The hypotenuse cancels, leaving opposite ÷ adjacent, which is the tangent. (c) sin θ = 3/5 means opposite = 3 and hypotenuse = 5 (in proportion). The adjacent side = √(5² − 3²) = √16 = 4. So cos θ = 4/5 and tan θ = 3/4. Check: sin θ ÷ cos θ = (3/5) ÷ (4/5) = 3/4, which 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tan 45° = 1. This comes from the isosceles right-angled triangle with both legs 1 unit: opposite = adjacent = 1, so tan 45° = 1 ÷ 1 = 1. Then h = 40 × tan 45° = 40 × 1 = 40 m. (b) tan 60° = √3, from the 30-60-90 triangle formed by bisecting an equilateral triangle of side 2 (opposite = √3, adjacent = 1). So h = 40 × √3 = 40√3 ≈ 69.3 m. (c) The angle of depression is 50°. The worker's line of sight to the student is the hypotenuse, and the horizontal line from the worker is parallel to the ground. So the angle of depression from the worker to the student equals the angle of elevation from the student to the worker (alternate angles), which is 50°. Note that it is measured from the horizontal line, not from the vertical mast, so it is not the 40° angle at the top of the mast, which lies between the mast and the line of sight. The angle of elevation is measured upward from the horizontal to the line of sight, while the angle of depression is measured downward from the horizontal to the line of 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t>
            </w:r>
            <w:del w:id="9008" w:author="Claude (AI) - proposed" w:date="2026-10-14T07:56:45Z">
              <w:r>
                <w:rPr>
                  <w:rFonts w:ascii="Arial" w:cs="Arial" w:eastAsia="Arial" w:hAnsi="Arial"/>
                  <w:b/>
                  <w:bCs/>
                  <w:i w:val="false"/>
                  <w:iCs w:val="false"/>
                  <w:color w:val="000000"/>
                  <w:sz w:val="18"/>
                  <w:szCs w:val="18"/>
                </w:rPr>
                <w:delText xml:space="preserve">wheelchair ramp</w:delText>
              </w:r>
            </w:del>
            <w:ins w:id="9009" w:author="Claude (AI) - proposed" w:date="2026-10-14T07:56:45Z">
              <w:r>
                <w:rPr>
                  <w:rFonts w:ascii="Arial" w:cs="Arial" w:eastAsia="Arial" w:hAnsi="Arial"/>
                  <w:b/>
                  <w:bCs/>
                  <w:i w:val="false"/>
                  <w:iCs w:val="false"/>
                  <w:color w:val="000000"/>
                  <w:sz w:val="18"/>
                  <w:szCs w:val="18"/>
                </w:rPr>
                <w:t xml:space="preserve">ramp for wheeling supply trolleys</w:t>
              </w:r>
            </w:ins>
            <w:r>
              <w:rPr>
                <w:rFonts w:ascii="Arial" w:cs="Arial" w:eastAsia="Arial" w:hAnsi="Arial"/>
                <w:b/>
                <w:bCs/>
                <w:i w:val="false"/>
                <w:iCs w:val="false"/>
                <w:color w:val="000000"/>
                <w:sz w:val="18"/>
                <w:szCs w:val="18"/>
              </w:rPr>
              <w:t xml:space="preserve">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12° angle at the bottom of the ramp, the horizontal ground distance of 6 m as the adjacent side, the ramp surface as the hypotenuse (x), and the vertical rise as the opposite side. (b) Known: adjacent = 6 m, unknown: hypotenuse. A and H match CAH, so cos 12° = 6 ÷ x. Then x = 6 ÷ cos 12° = 6 ÷ 0.9781 ≈ 6.13 m. The ramp surface is about 6.13 m long. (c) Draw and label the triangle; identify which sides are opposite, adjacent and hypotenuse relative to the given angle; match the known and unknown sides to SOH, CAH or TOA; write and rearrange the equation to isolate the unknown; calculate using tables or a calculator; interpret the answer in context with units. (d) A Kenya Power engineer can find the height of a transmission mast, as in Nakuru, from the distance and the angle of elevation. A land surveyor in the Rift Valley can find the height of a hill or the width of a river from a measured distance and angle. Both need only one side and one angle of a right-angled triangle, and trigonometric ratios give the unknown height or distance without climbing or crossing, which is exactly how trigonometry helps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13" w:author="Claude (AI) - proposed" w:date="2026-10-14T07:56:45Z"/>
              </w:rPr>
            </w:pPr>
            <w:ins w:id="9012" w:author="Claude (AI) - proposed" w:date="2026-10-14T07:56:45Z">
              <w:r>
                <w:rPr>
                  <w:rFonts w:ascii="Arial" w:cs="Arial" w:eastAsia="Arial" w:hAnsi="Arial"/>
                  <w:b w:val="false"/>
                  <w:bCs w:val="false"/>
                  <w:i w:val="false"/>
                  <w:iCs w:val="false"/>
                  <w:color w:val="000000"/>
                  <w:sz w:val="18"/>
                  <w:szCs w:val="18"/>
                </w:rPr>
                <w:t xml:space="preserve">Approaches Expectations: Labels most sides correctly but sometimes swaps opposite and adjacent, or chooses a ratio without giving a reason. Below Expectations: Labels sides incorrectly and gives no reason for the ratio chosen.</w:t>
              </w:r>
            </w:ins>
          </w:p>
          <w:p>
            <w:pPr>
              <w:keepNext w:val="false"/>
              <w:spacing w:after="40" w:before="0"/>
              <w:jc w:val="left"/>
              <w:rPr>
                <w:del w:id="9015" w:author="Claude (AI) - proposed" w:date="2026-10-14T07:56:45Z"/>
              </w:rPr>
            </w:pPr>
            <w:del w:id="9014" w:author="Claude (AI) - proposed" w:date="2026-10-14T07:56:45Z">
              <w:r>
                <w:rPr>
                  <w:rFonts w:ascii="Arial" w:cs="Arial" w:eastAsia="Arial" w:hAnsi="Arial"/>
                  <w:b w:val="false"/>
                  <w:bCs w:val="false"/>
                  <w:i w:val="false"/>
                  <w:iCs w:val="false"/>
                  <w:color w:val="000000"/>
                  <w:sz w:val="18"/>
                  <w:szCs w:val="18"/>
                </w:rPr>
                <w:delText xml:space="preserve">Labels sides incorrectly or does not give a reason for choosing the ratio.</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4T07:56:45Z">
              <w:r>
                <w:rPr>
                  <w:rFonts w:ascii="Arial" w:cs="Arial" w:eastAsia="Arial" w:hAnsi="Arial"/>
                  <w:b w:val="false"/>
                  <w:bCs w:val="false"/>
                  <w:i w:val="false"/>
                  <w:iCs w:val="false"/>
                  <w:color w:val="000000"/>
                  <w:sz w:val="18"/>
                  <w:szCs w:val="18"/>
                </w:rPr>
                <w:t xml:space="preserve">Approaches Expectations: Sets up most equations correctly but makes errors in rearranging or calculating that change the answer. Below Expectations: </w:t>
              </w:r>
            </w:ins>
            <w:r>
              <w:rPr>
                <w:rFonts w:ascii="Arial" w:cs="Arial" w:eastAsia="Arial" w:hAnsi="Arial"/>
                <w:b w:val="false"/>
                <w:bCs w:val="false"/>
                <w:i w:val="false"/>
                <w:iCs w:val="false"/>
                <w:color w:val="000000"/>
                <w:sz w:val="18"/>
                <w:szCs w:val="18"/>
              </w:rPr>
              <w:t xml:space="preserve">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4T07:56:45Z">
              <w:r>
                <w:rPr>
                  <w:rFonts w:ascii="Arial" w:cs="Arial" w:eastAsia="Arial" w:hAnsi="Arial"/>
                  <w:b w:val="false"/>
                  <w:bCs w:val="false"/>
                  <w:i w:val="false"/>
                  <w:iCs w:val="false"/>
                  <w:color w:val="000000"/>
                  <w:sz w:val="18"/>
                  <w:szCs w:val="18"/>
                </w:rPr>
                <w:t xml:space="preserve">Approaches Expectations: States one relationship correctly, or gives a partly correct explanation. Below Expectations: </w:t>
              </w:r>
            </w:ins>
            <w:r>
              <w:rPr>
                <w:rFonts w:ascii="Arial" w:cs="Arial" w:eastAsia="Arial" w:hAnsi="Arial"/>
                <w:b w:val="false"/>
                <w:bCs w:val="false"/>
                <w:i w:val="false"/>
                <w:iCs w:val="false"/>
                <w:color w:val="000000"/>
                <w:sz w:val="18"/>
                <w:szCs w:val="18"/>
              </w:rPr>
              <w:t xml:space="preserve">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25" w:author="Claude (AI) - proposed" w:date="2026-10-14T07:56:45Z"/>
              </w:rPr>
            </w:pPr>
            <w:ins w:id="9024" w:author="Claude (AI) - proposed" w:date="2026-10-14T07:56:45Z">
              <w:r>
                <w:rPr>
                  <w:rFonts w:ascii="Arial" w:cs="Arial" w:eastAsia="Arial" w:hAnsi="Arial"/>
                  <w:b w:val="false"/>
                  <w:bCs w:val="false"/>
                  <w:i w:val="false"/>
                  <w:iCs w:val="false"/>
                  <w:color w:val="000000"/>
                  <w:sz w:val="18"/>
                  <w:szCs w:val="18"/>
                </w:rPr>
                <w:t xml:space="preserve">Approaches Expectations: Defines elevation and depression but confuses them in a diagram or does not say why the angles are equal. Below Expectations: Confuses elevation and depression or does not connect the work to the mast.</w:t>
              </w:r>
            </w:ins>
          </w:p>
          <w:p>
            <w:pPr>
              <w:keepNext w:val="false"/>
              <w:spacing w:after="40" w:before="0"/>
              <w:jc w:val="left"/>
              <w:rPr>
                <w:del w:id="9027" w:author="Claude (AI) - proposed" w:date="2026-10-14T07:56:45Z"/>
              </w:rPr>
            </w:pPr>
            <w:del w:id="9026" w:author="Claude (AI) - proposed" w:date="2026-10-14T07:56:45Z">
              <w:r>
                <w:rPr>
                  <w:rFonts w:ascii="Arial" w:cs="Arial" w:eastAsia="Arial" w:hAnsi="Arial"/>
                  <w:b w:val="false"/>
                  <w:bCs w:val="false"/>
                  <w:i w:val="false"/>
                  <w:iCs w:val="false"/>
                  <w:color w:val="000000"/>
                  <w:sz w:val="18"/>
                  <w:szCs w:val="18"/>
                </w:rPr>
                <w:delText xml:space="preserve">Confuses elevation and depression or does not connect the work to the mast.</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4T07:56: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4T07:56: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4T07:56:45Z">
              <w:r>
                <w:rPr>
                  <w:rFonts w:ascii="Arial" w:cs="Arial" w:eastAsia="Arial" w:hAnsi="Arial"/>
                  <w:b w:val="false"/>
                  <w:bCs w:val="false"/>
                  <w:i w:val="false"/>
                  <w:iCs w:val="false"/>
                  <w:color w:val="000000"/>
                  <w:sz w:val="18"/>
                  <w:szCs w:val="18"/>
                </w:rPr>
                <w:t xml:space="preserve">Approaches Expectations: Gives a method or an example but the working is hard to follow. Below Expectations: </w:t>
              </w:r>
            </w:ins>
            <w:r>
              <w:rPr>
                <w:rFonts w:ascii="Arial" w:cs="Arial" w:eastAsia="Arial" w:hAnsi="Arial"/>
                <w:b w:val="false"/>
                <w:bCs w:val="false"/>
                <w:i w:val="false"/>
                <w:iCs w:val="false"/>
                <w:color w:val="000000"/>
                <w:sz w:val="18"/>
                <w:szCs w:val="18"/>
              </w:rPr>
              <w:t xml:space="preserve">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vjq5kv6h7dxpu50ot-q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gbysphv3eiwscnzqime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8gdwtdd0mlkc-q-wgm6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vjq5kv6h7dxpu50ot-qx" Type="http://schemas.openxmlformats.org/officeDocument/2006/relationships/hyperlink" Target="https://creativecommons.org/licenses/by-nc/4.0/" TargetMode="External"/><Relationship Id="rIdogbysphv3eiwscnzqime1" Type="http://schemas.openxmlformats.org/officeDocument/2006/relationships/hyperlink" Target="https://creativecommons.org/licenses/by-nc/4.0/" TargetMode="External"/><Relationship Id="rIdp8gdwtdd0mlkc-q-wgm6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2026-10-14T07:56:43.884Z</dcterms:created>
  <dcterms:modified xsi:type="dcterms:W3CDTF">2026-10-14T07:56:43.884Z</dcterms:modified>
</cp:coreProperties>
</file>

<file path=docProps/custom.xml><?xml version="1.0" encoding="utf-8"?>
<Properties xmlns="http://schemas.openxmlformats.org/officeDocument/2006/custom-properties" xmlns:vt="http://schemas.openxmlformats.org/officeDocument/2006/docPropsVTypes"/>
</file>