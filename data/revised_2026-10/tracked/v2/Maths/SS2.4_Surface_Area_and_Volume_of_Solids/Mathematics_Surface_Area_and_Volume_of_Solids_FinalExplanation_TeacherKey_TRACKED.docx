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2.4: SURFACE AREA AND VOLUME OF SOLIDS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spent this sub-strand investigating the puzzle from the Kisumu water tank factory: two tanks that each hold </w:t>
            </w:r>
            <w:ins w:id="9001" w:author="Claude (AI) - proposed" w:date="2026-10-14T07:56:57Z">
              <w:r>
                <w:rPr>
                  <w:rFonts w:ascii="Arial" w:cs="Arial" w:eastAsia="Arial" w:hAnsi="Arial"/>
                  <w:b w:val="false"/>
                  <w:bCs w:val="false"/>
                  <w:i w:val="false"/>
                  <w:iCs w:val="false"/>
                  <w:color w:val="000000"/>
                  <w:sz w:val="18"/>
                  <w:szCs w:val="18"/>
                </w:rPr>
                <w:t xml:space="preserve">about </w:t>
              </w:r>
            </w:ins>
            <w:r>
              <w:rPr>
                <w:rFonts w:ascii="Arial" w:cs="Arial" w:eastAsia="Arial" w:hAnsi="Arial"/>
                <w:b w:val="false"/>
                <w:bCs w:val="false"/>
                <w:i w:val="false"/>
                <w:iCs w:val="false"/>
                <w:color w:val="000000"/>
                <w:sz w:val="18"/>
                <w:szCs w:val="18"/>
              </w:rPr>
              <w:t xml:space="preserve">5,000 litres of water, yet the frustum tank uses less metal sheet than the cylinder-hemisphere tank. Use</w:t>
            </w:r>
            <w:ins w:id="9002" w:author="Claude (AI) - proposed" w:date="2026-10-14T07:56:57Z">
              <w:r>
                <w:rPr>
                  <w:rFonts w:ascii="Arial" w:cs="Arial" w:eastAsia="Arial" w:hAnsi="Arial"/>
                  <w:b w:val="false"/>
                  <w:bCs w:val="false"/>
                  <w:i w:val="false"/>
                  <w:iCs w:val="false"/>
                  <w:color w:val="000000"/>
                  <w:sz w:val="18"/>
                  <w:szCs w:val="18"/>
                </w:rPr>
                <w:t xml:space="preserve"> your Summary Table,</w:t>
              </w:r>
            </w:ins>
            <w:r>
              <w:rPr>
                <w:rFonts w:ascii="Arial" w:cs="Arial" w:eastAsia="Arial" w:hAnsi="Arial"/>
                <w:b w:val="false"/>
                <w:bCs w:val="false"/>
                <w:i w:val="false"/>
                <w:iCs w:val="false"/>
                <w:color w:val="000000"/>
                <w:sz w:val="18"/>
                <w:szCs w:val="18"/>
              </w:rPr>
              <w:t xml:space="preserve"> your notes, your formulae, your Comparison Table and your cumulative model to answer each question below. Write in full sentences, show your working where calculations are needed, and use the correct mathematical words (surface area, volume, slant height, net, composite solid, frustum). Use the data in the table in Section 1 whenever a question refers to it. Metal sheet costs KSh 850 per square metre.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Reading the evidence from the Kisumu factory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table below shows the results you calculated for the two tanks made at the Kisumu factory for households in Siaya County.</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0"/>
              <w:gridCol w:w="660"/>
              <w:gridCol w:w="660"/>
              <w:gridCol w:w="660"/>
            </w:tblGrid>
            <w:tr>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Tank design</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Volume of water held</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surface area</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Metal sheet cost at KSh 850 per m²</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Cylinder with hemispherical lid</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5,000 litres</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w:t>
                  </w:r>
                  <w:del w:id="9003" w:author="Claude (AI) - proposed" w:date="2026-10-14T07:56:57Z">
                    <w:r>
                      <w:rPr>
                        <w:rFonts w:ascii="Arial" w:cs="Arial" w:eastAsia="Arial" w:hAnsi="Arial"/>
                        <w:b w:val="false"/>
                        <w:bCs w:val="false"/>
                        <w:i w:val="false"/>
                        <w:iCs w:val="false"/>
                        <w:color w:val="000000"/>
                        <w:sz w:val="18"/>
                        <w:szCs w:val="18"/>
                      </w:rPr>
                      <w:delText xml:space="preserve">09</w:delText>
                    </w:r>
                  </w:del>
                  <w:ins w:id="9004" w:author="Claude (AI) - proposed" w:date="2026-10-14T07:56:57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w:t>
                  </w:r>
                  <w:del w:id="9005" w:author="Claude (AI) - proposed" w:date="2026-10-14T07:56:57Z">
                    <w:r>
                      <w:rPr>
                        <w:rFonts w:ascii="Arial" w:cs="Arial" w:eastAsia="Arial" w:hAnsi="Arial"/>
                        <w:b w:val="false"/>
                        <w:bCs w:val="false"/>
                        <w:i w:val="false"/>
                        <w:iCs w:val="false"/>
                        <w:color w:val="000000"/>
                        <w:sz w:val="18"/>
                        <w:szCs w:val="18"/>
                      </w:rPr>
                      <w:delText xml:space="preserve">13,677</w:delText>
                    </w:r>
                  </w:del>
                  <w:ins w:id="9006" w:author="Claude (AI) - proposed" w:date="2026-10-14T07:56:57Z">
                    <w:r>
                      <w:rPr>
                        <w:rFonts w:ascii="Arial" w:cs="Arial" w:eastAsia="Arial" w:hAnsi="Arial"/>
                        <w:b w:val="false"/>
                        <w:bCs w:val="false"/>
                        <w:i w:val="false"/>
                        <w:iCs w:val="false"/>
                        <w:color w:val="000000"/>
                        <w:sz w:val="18"/>
                        <w:szCs w:val="18"/>
                      </w:rPr>
                      <w:t xml:space="preserve">14,390</w:t>
                    </w:r>
                  </w:ins>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Frustum</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5,000 litres</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w:t>
                  </w:r>
                  <w:del w:id="9007" w:author="Claude (AI) - proposed" w:date="2026-10-14T07:56:57Z">
                    <w:r>
                      <w:rPr>
                        <w:rFonts w:ascii="Arial" w:cs="Arial" w:eastAsia="Arial" w:hAnsi="Arial"/>
                        <w:b w:val="false"/>
                        <w:bCs w:val="false"/>
                        <w:i w:val="false"/>
                        <w:iCs w:val="false"/>
                        <w:color w:val="000000"/>
                        <w:sz w:val="18"/>
                        <w:szCs w:val="18"/>
                      </w:rPr>
                      <w:delText xml:space="preserve">7.03</w:delText>
                    </w:r>
                  </w:del>
                  <w:ins w:id="9008" w:author="Claude (AI) - proposed" w:date="2026-10-14T07:56:57Z">
                    <w:r>
                      <w:rPr>
                        <w:rFonts w:ascii="Arial" w:cs="Arial" w:eastAsia="Arial" w:hAnsi="Arial"/>
                        <w:b w:val="false"/>
                        <w:bCs w:val="false"/>
                        <w:i w:val="false"/>
                        <w:iCs w:val="false"/>
                        <w:color w:val="000000"/>
                        <w:sz w:val="18"/>
                        <w:szCs w:val="18"/>
                      </w:rPr>
                      <w:t xml:space="preserve">16.24</w:t>
                    </w:r>
                  </w:ins>
                  <w:r>
                    <w:rPr>
                      <w:rFonts w:ascii="Arial" w:cs="Arial" w:eastAsia="Arial" w:hAnsi="Arial"/>
                      <w:b w:val="false"/>
                      <w:bCs w:val="false"/>
                      <w:i w:val="false"/>
                      <w:iCs w:val="false"/>
                      <w:color w:val="000000"/>
                      <w:sz w:val="18"/>
                      <w:szCs w:val="18"/>
                    </w:rPr>
                    <w:t xml:space="preserve"> m²</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w:t>
                  </w:r>
                  <w:del w:id="9009" w:author="Claude (AI) - proposed" w:date="2026-10-14T07:56:57Z">
                    <w:r>
                      <w:rPr>
                        <w:rFonts w:ascii="Arial" w:cs="Arial" w:eastAsia="Arial" w:hAnsi="Arial"/>
                        <w:b w:val="false"/>
                        <w:bCs w:val="false"/>
                        <w:i w:val="false"/>
                        <w:iCs w:val="false"/>
                        <w:color w:val="000000"/>
                        <w:sz w:val="18"/>
                        <w:szCs w:val="18"/>
                      </w:rPr>
                      <w:delText xml:space="preserve">5,975</w:delText>
                    </w:r>
                  </w:del>
                  <w:ins w:id="9010" w:author="Claude (AI) - proposed" w:date="2026-10-14T07:56:57Z">
                    <w:r>
                      <w:rPr>
                        <w:rFonts w:ascii="Arial" w:cs="Arial" w:eastAsia="Arial" w:hAnsi="Arial"/>
                        <w:b w:val="false"/>
                        <w:bCs w:val="false"/>
                        <w:i w:val="false"/>
                        <w:iCs w:val="false"/>
                        <w:color w:val="000000"/>
                        <w:sz w:val="18"/>
                        <w:szCs w:val="18"/>
                      </w:rPr>
                      <w:t xml:space="preserve">13,800</w:t>
                    </w:r>
                  </w:ins>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12" w:author="Claude (AI) - proposed" w:date="2026-10-14T07:56:57Z"/>
              </w:rPr>
            </w:pPr>
            <w:ins w:id="9011" w:author="Claude (AI) - proposed" w:date="2026-10-14T07:56:57Z">
              <w:r>
                <w:rPr>
                  <w:rFonts w:ascii="Arial" w:cs="Arial" w:eastAsia="Arial" w:hAnsi="Arial"/>
                  <w:b/>
                  <w:bCs/>
                  <w:i w:val="false"/>
                  <w:iCs w:val="false"/>
                  <w:color w:val="000000"/>
                  <w:sz w:val="18"/>
                  <w:szCs w:val="18"/>
                </w:rPr>
                <w:t xml:space="preserve"/>
              </w:r>
            </w:ins>
          </w:p>
          <w:p>
            <w:pPr>
              <w:keepNext w:val="false"/>
              <w:spacing w:after="40" w:before="0"/>
              <w:jc w:val="left"/>
              <w:rPr>
                <w:ins w:id="9014" w:author="Claude (AI) - proposed" w:date="2026-10-14T07:56:57Z"/>
              </w:rPr>
            </w:pPr>
            <w:ins w:id="9013" w:author="Claude (AI) - proposed" w:date="2026-10-14T07:56:57Z">
              <w:r>
                <w:rPr>
                  <w:rFonts w:ascii="Arial" w:cs="Arial" w:eastAsia="Arial" w:hAnsi="Arial"/>
                  <w:b/>
                  <w:bCs/>
                  <w:i w:val="false"/>
                  <w:iCs w:val="false"/>
                  <w:color w:val="000000"/>
                  <w:sz w:val="18"/>
                  <w:szCs w:val="18"/>
                </w:rPr>
                <w:t xml:space="preserve">Both surface areas count every outside face of the closed tank (base, sides and top).</w:t>
              </w:r>
            </w:ins>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Which tank needs less metal sheet? By roughly how many square metres, and by roughly how much money, does it differ from the other tank?</w:t>
            </w:r>
          </w:p>
          <w:p>
            <w:pPr>
              <w:keepNext w:val="false"/>
              <w:spacing w:after="40" w:before="0"/>
              <w:jc w:val="left"/>
            </w:pPr>
            <w:r>
              <w:rPr>
                <w:rFonts w:ascii="Arial" w:cs="Arial" w:eastAsia="Arial" w:hAnsi="Arial"/>
                <w:b/>
                <w:bCs/>
                <w:i w:val="false"/>
                <w:iCs w:val="false"/>
                <w:color w:val="000000"/>
                <w:sz w:val="18"/>
                <w:szCs w:val="18"/>
              </w:rPr>
              <w:t xml:space="preserve">(b) Explain in your own words why the students at the factory were puzzled. Use the words volume and surface area in your answer.</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frustum tank needs less metal sheet. The difference in surface area is about 16.</w:t>
            </w:r>
            <w:del w:id="9015" w:author="Claude (AI) - proposed" w:date="2026-10-14T07:56:57Z">
              <w:r>
                <w:rPr>
                  <w:rFonts w:ascii="Arial" w:cs="Arial" w:eastAsia="Arial" w:hAnsi="Arial"/>
                  <w:b w:val="false"/>
                  <w:bCs w:val="false"/>
                  <w:i w:val="false"/>
                  <w:iCs w:val="false"/>
                  <w:color w:val="000000"/>
                  <w:sz w:val="18"/>
                  <w:szCs w:val="18"/>
                </w:rPr>
                <w:delText xml:space="preserve">09 − 7.03 = 9.06</w:delText>
              </w:r>
            </w:del>
            <w:ins w:id="9016" w:author="Claude (AI) - proposed" w:date="2026-10-14T07:56:57Z">
              <w:r>
                <w:rPr>
                  <w:rFonts w:ascii="Arial" w:cs="Arial" w:eastAsia="Arial" w:hAnsi="Arial"/>
                  <w:b w:val="false"/>
                  <w:bCs w:val="false"/>
                  <w:i w:val="false"/>
                  <w:iCs w:val="false"/>
                  <w:color w:val="000000"/>
                  <w:sz w:val="18"/>
                  <w:szCs w:val="18"/>
                </w:rPr>
                <w:t xml:space="preserve">93 − 16.24 = 0.69</w:t>
              </w:r>
            </w:ins>
            <w:r>
              <w:rPr>
                <w:rFonts w:ascii="Arial" w:cs="Arial" w:eastAsia="Arial" w:hAnsi="Arial"/>
                <w:b w:val="false"/>
                <w:bCs w:val="false"/>
                <w:i w:val="false"/>
                <w:iCs w:val="false"/>
                <w:color w:val="000000"/>
                <w:sz w:val="18"/>
                <w:szCs w:val="18"/>
              </w:rPr>
              <w:t xml:space="preserve"> m². In cost, the difference is about KSh </w:t>
            </w:r>
            <w:del w:id="9017" w:author="Claude (AI) - proposed" w:date="2026-10-14T07:56:57Z">
              <w:r>
                <w:rPr>
                  <w:rFonts w:ascii="Arial" w:cs="Arial" w:eastAsia="Arial" w:hAnsi="Arial"/>
                  <w:b w:val="false"/>
                  <w:bCs w:val="false"/>
                  <w:i w:val="false"/>
                  <w:iCs w:val="false"/>
                  <w:color w:val="000000"/>
                  <w:sz w:val="18"/>
                  <w:szCs w:val="18"/>
                </w:rPr>
                <w:delText xml:space="preserve">13,677 − KSh 5,975</w:delText>
              </w:r>
            </w:del>
            <w:ins w:id="9018" w:author="Claude (AI) - proposed" w:date="2026-10-14T07:56:57Z">
              <w:r>
                <w:rPr>
                  <w:rFonts w:ascii="Arial" w:cs="Arial" w:eastAsia="Arial" w:hAnsi="Arial"/>
                  <w:b w:val="false"/>
                  <w:bCs w:val="false"/>
                  <w:i w:val="false"/>
                  <w:iCs w:val="false"/>
                  <w:color w:val="000000"/>
                  <w:sz w:val="18"/>
                  <w:szCs w:val="18"/>
                </w:rPr>
                <w:t xml:space="preserve">14,390 − KSh 13,800</w:t>
              </w:r>
            </w:ins>
            <w:r>
              <w:rPr>
                <w:rFonts w:ascii="Arial" w:cs="Arial" w:eastAsia="Arial" w:hAnsi="Arial"/>
                <w:b w:val="false"/>
                <w:bCs w:val="false"/>
                <w:i w:val="false"/>
                <w:iCs w:val="false"/>
                <w:color w:val="000000"/>
                <w:sz w:val="18"/>
                <w:szCs w:val="18"/>
              </w:rPr>
              <w:t xml:space="preserve"> = about KSh </w:t>
            </w:r>
            <w:del w:id="9019" w:author="Claude (AI) - proposed" w:date="2026-10-14T07:56:57Z">
              <w:r>
                <w:rPr>
                  <w:rFonts w:ascii="Arial" w:cs="Arial" w:eastAsia="Arial" w:hAnsi="Arial"/>
                  <w:b w:val="false"/>
                  <w:bCs w:val="false"/>
                  <w:i w:val="false"/>
                  <w:iCs w:val="false"/>
                  <w:color w:val="000000"/>
                  <w:sz w:val="18"/>
                  <w:szCs w:val="18"/>
                </w:rPr>
                <w:delText xml:space="preserve">7,700</w:delText>
              </w:r>
            </w:del>
            <w:ins w:id="9020" w:author="Claude (AI) - proposed" w:date="2026-10-14T07:56:57Z">
              <w:r>
                <w:rPr>
                  <w:rFonts w:ascii="Arial" w:cs="Arial" w:eastAsia="Arial" w:hAnsi="Arial"/>
                  <w:b w:val="false"/>
                  <w:bCs w:val="false"/>
                  <w:i w:val="false"/>
                  <w:iCs w:val="false"/>
                  <w:color w:val="000000"/>
                  <w:sz w:val="18"/>
                  <w:szCs w:val="18"/>
                </w:rPr>
                <w:t xml:space="preserve">590</w:t>
              </w:r>
            </w:ins>
            <w:r>
              <w:rPr>
                <w:rFonts w:ascii="Arial" w:cs="Arial" w:eastAsia="Arial" w:hAnsi="Arial"/>
                <w:b w:val="false"/>
                <w:bCs w:val="false"/>
                <w:i w:val="false"/>
                <w:iCs w:val="false"/>
                <w:color w:val="000000"/>
                <w:sz w:val="18"/>
                <w:szCs w:val="18"/>
              </w:rPr>
              <w:t xml:space="preserve"> saved on metal sheet for each tank. (b) The students saw that both tanks hold the same amount of water, so they have the same volume (about 5,000 litres). They expected that tanks holding the same amount would need the same amount of metal. But the frustum has a </w:t>
            </w:r>
            <w:del w:id="9021" w:author="Claude (AI) - proposed" w:date="2026-10-14T07:56:57Z">
              <w:r>
                <w:rPr>
                  <w:rFonts w:ascii="Arial" w:cs="Arial" w:eastAsia="Arial" w:hAnsi="Arial"/>
                  <w:b w:val="false"/>
                  <w:bCs w:val="false"/>
                  <w:i w:val="false"/>
                  <w:iCs w:val="false"/>
                  <w:color w:val="000000"/>
                  <w:sz w:val="18"/>
                  <w:szCs w:val="18"/>
                </w:rPr>
                <w:delText xml:space="preserve">much </w:delText>
              </w:r>
            </w:del>
            <w:r>
              <w:rPr>
                <w:rFonts w:ascii="Arial" w:cs="Arial" w:eastAsia="Arial" w:hAnsi="Arial"/>
                <w:b w:val="false"/>
                <w:bCs w:val="false"/>
                <w:i w:val="false"/>
                <w:iCs w:val="false"/>
                <w:color w:val="000000"/>
                <w:sz w:val="18"/>
                <w:szCs w:val="18"/>
              </w:rPr>
              <w:t xml:space="preserve">smaller surface area, so it needs </w:t>
            </w:r>
            <w:del w:id="9022" w:author="Claude (AI) - proposed" w:date="2026-10-14T07:56:57Z">
              <w:r>
                <w:rPr>
                  <w:rFonts w:ascii="Arial" w:cs="Arial" w:eastAsia="Arial" w:hAnsi="Arial"/>
                  <w:b w:val="false"/>
                  <w:bCs w:val="false"/>
                  <w:i w:val="false"/>
                  <w:iCs w:val="false"/>
                  <w:color w:val="000000"/>
                  <w:sz w:val="18"/>
                  <w:szCs w:val="18"/>
                </w:rPr>
                <w:delText xml:space="preserve">far less sheet</w:delText>
              </w:r>
            </w:del>
            <w:ins w:id="9023" w:author="Claude (AI) - proposed" w:date="2026-10-14T07:56:57Z">
              <w:r>
                <w:rPr>
                  <w:rFonts w:ascii="Arial" w:cs="Arial" w:eastAsia="Arial" w:hAnsi="Arial"/>
                  <w:b w:val="false"/>
                  <w:bCs w:val="false"/>
                  <w:i w:val="false"/>
                  <w:iCs w:val="false"/>
                  <w:color w:val="000000"/>
                  <w:sz w:val="18"/>
                  <w:szCs w:val="18"/>
                </w:rPr>
                <w:t xml:space="preserve">less sheet. The saving is small for one tank (about 4%), but a factory making hundreds of tanks saves a lot, for example about KSh 300,000 for 500 tanks</w:t>
              </w:r>
            </w:ins>
            <w:r>
              <w:rPr>
                <w:rFonts w:ascii="Arial" w:cs="Arial" w:eastAsia="Arial" w:hAnsi="Arial"/>
                <w:b w:val="false"/>
                <w:bCs w:val="false"/>
                <w:i w:val="false"/>
                <w:iCs w:val="false"/>
                <w:color w:val="000000"/>
                <w:sz w:val="18"/>
                <w:szCs w:val="18"/>
              </w:rPr>
              <w:t xml:space="preserve">. This showed that volume and surface area are not linked in the way they first thought.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surface area and volume are independent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What does 'surface area' of a solid tell a manufacturer, and what does 'volume' tell a manufacturer? Give one example of each from the water tank factory.</w:t>
            </w:r>
          </w:p>
          <w:p>
            <w:pPr>
              <w:keepNext w:val="false"/>
              <w:spacing w:after="40" w:before="0"/>
              <w:jc w:val="left"/>
            </w:pPr>
            <w:r>
              <w:rPr>
                <w:rFonts w:ascii="Arial" w:cs="Arial" w:eastAsia="Arial" w:hAnsi="Arial"/>
                <w:b/>
                <w:bCs/>
                <w:i w:val="false"/>
                <w:iCs w:val="false"/>
                <w:color w:val="000000"/>
                <w:sz w:val="18"/>
                <w:szCs w:val="18"/>
              </w:rPr>
              <w:t xml:space="preserve">(b) Use your work on the two tanks to explain what it means to say that surface area and volume are independent properties of a solid.</w:t>
            </w:r>
          </w:p>
          <w:p>
            <w:pPr>
              <w:keepNext w:val="false"/>
              <w:spacing w:after="40" w:before="0"/>
              <w:jc w:val="left"/>
            </w:pPr>
            <w:r>
              <w:rPr>
                <w:rFonts w:ascii="Arial" w:cs="Arial" w:eastAsia="Arial" w:hAnsi="Arial"/>
                <w:b/>
                <w:bCs/>
                <w:i w:val="false"/>
                <w:iCs w:val="false"/>
                <w:color w:val="000000"/>
                <w:sz w:val="18"/>
                <w:szCs w:val="18"/>
              </w:rPr>
              <w:t xml:space="preserve">(c) A cone and a cylinder have the same base radius and the same vertical height. Compare their volumes and compare their total surface areas. What does this comparison show about how shape affects each quantity?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Surface area tells how much material is needed to build or cover the solid, for example the metal sheet needed to make a tank. Volume tells how much the solid can hold, for example the 5,000 litres of water in the tank. (b) Independent means that one quantity does not decide the other</w:t>
            </w:r>
            <w:ins w:id="9024" w:author="Claude (AI) - proposed" w:date="2026-10-14T07:56:57Z">
              <w:r>
                <w:rPr>
                  <w:rFonts w:ascii="Arial" w:cs="Arial" w:eastAsia="Arial" w:hAnsi="Arial"/>
                  <w:b w:val="false"/>
                  <w:bCs w:val="false"/>
                  <w:i w:val="false"/>
                  <w:iCs w:val="false"/>
                  <w:color w:val="000000"/>
                  <w:sz w:val="18"/>
                  <w:szCs w:val="18"/>
                </w:rPr>
                <w:t xml:space="preserve"> when the shapes are different: for one single shape both depend on its lengths, but different shapes can have the same volume with different surface areas</w:t>
              </w:r>
            </w:ins>
            <w:r>
              <w:rPr>
                <w:rFonts w:ascii="Arial" w:cs="Arial" w:eastAsia="Arial" w:hAnsi="Arial"/>
                <w:b w:val="false"/>
                <w:bCs w:val="false"/>
                <w:i w:val="false"/>
                <w:iCs w:val="false"/>
                <w:color w:val="000000"/>
                <w:sz w:val="18"/>
                <w:szCs w:val="18"/>
              </w:rPr>
              <w:t xml:space="preserve">. The cylinder-hemisphere tank and the frustum tank have the same volume (about 5,000 litres) but different surface areas (about 16.</w:t>
            </w:r>
            <w:del w:id="9025" w:author="Claude (AI) - proposed" w:date="2026-10-14T07:56:57Z">
              <w:r>
                <w:rPr>
                  <w:rFonts w:ascii="Arial" w:cs="Arial" w:eastAsia="Arial" w:hAnsi="Arial"/>
                  <w:b w:val="false"/>
                  <w:bCs w:val="false"/>
                  <w:i w:val="false"/>
                  <w:iCs w:val="false"/>
                  <w:color w:val="000000"/>
                  <w:sz w:val="18"/>
                  <w:szCs w:val="18"/>
                </w:rPr>
                <w:delText xml:space="preserve">09 m² and 7.03</w:delText>
              </w:r>
            </w:del>
            <w:ins w:id="9026" w:author="Claude (AI) - proposed" w:date="2026-10-14T07:56:57Z">
              <w:r>
                <w:rPr>
                  <w:rFonts w:ascii="Arial" w:cs="Arial" w:eastAsia="Arial" w:hAnsi="Arial"/>
                  <w:b w:val="false"/>
                  <w:bCs w:val="false"/>
                  <w:i w:val="false"/>
                  <w:iCs w:val="false"/>
                  <w:color w:val="000000"/>
                  <w:sz w:val="18"/>
                  <w:szCs w:val="18"/>
                </w:rPr>
                <w:t xml:space="preserve">93 m² and 16.24</w:t>
              </w:r>
            </w:ins>
            <w:r>
              <w:rPr>
                <w:rFonts w:ascii="Arial" w:cs="Arial" w:eastAsia="Arial" w:hAnsi="Arial"/>
                <w:b w:val="false"/>
                <w:bCs w:val="false"/>
                <w:i w:val="false"/>
                <w:iCs w:val="false"/>
                <w:color w:val="000000"/>
                <w:sz w:val="18"/>
                <w:szCs w:val="18"/>
              </w:rPr>
              <w:t xml:space="preserve"> m²). So you can change the shape to reduce the surface area without changing how much water the tank holds. (c) The cone's volume is one-third of the cylinder's volume (V = ⅓πr²h compared with V = πr²h). The cone also has a smaller total surface area than the cylinder</w:t>
            </w:r>
            <w:ins w:id="9027" w:author="Claude (AI) - proposed" w:date="2026-10-14T07:56:57Z">
              <w:r>
                <w:rPr>
                  <w:rFonts w:ascii="Arial" w:cs="Arial" w:eastAsia="Arial" w:hAnsi="Arial"/>
                  <w:b w:val="false"/>
                  <w:bCs w:val="false"/>
                  <w:i w:val="false"/>
                  <w:iCs w:val="false"/>
                  <w:color w:val="000000"/>
                  <w:sz w:val="18"/>
                  <w:szCs w:val="18"/>
                </w:rPr>
                <w:t xml:space="preserve"> (but it holds only a third as much, so its smaller surface does not make it a better design)</w:t>
              </w:r>
            </w:ins>
            <w:r>
              <w:rPr>
                <w:rFonts w:ascii="Arial" w:cs="Arial" w:eastAsia="Arial" w:hAnsi="Arial"/>
                <w:b w:val="false"/>
                <w:bCs w:val="false"/>
                <w:i w:val="false"/>
                <w:iCs w:val="false"/>
                <w:color w:val="000000"/>
                <w:sz w:val="18"/>
                <w:szCs w:val="18"/>
              </w:rPr>
              <w:t xml:space="preserve">. So shape changes both quantities, but the amounts do not change in the same way, which again shows that shape affects surface area and volume differently.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Explaining the result using formulae and nets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The total surface area of the frustum tank is found using SA = π(R² + r²) + π(R + r)l. Name the part of the tank that each of the three terms π R², π r² and π(R + r)l represents.</w:t>
            </w:r>
          </w:p>
          <w:p>
            <w:pPr>
              <w:keepNext w:val="false"/>
              <w:spacing w:after="40" w:before="0"/>
              <w:jc w:val="left"/>
            </w:pPr>
            <w:r>
              <w:rPr>
                <w:rFonts w:ascii="Arial" w:cs="Arial" w:eastAsia="Arial" w:hAnsi="Arial"/>
                <w:b/>
                <w:bCs/>
                <w:i w:val="false"/>
                <w:iCs w:val="false"/>
                <w:color w:val="000000"/>
                <w:sz w:val="18"/>
                <w:szCs w:val="18"/>
              </w:rPr>
              <w:t xml:space="preserve">(b) When you found the surface area of the cylinder-hemisphere tank, you worked with a composite solid. Describe the three steps of the strategy you used and explain what happens at the joint between the cylinder and the hemisphere.</w:t>
            </w:r>
          </w:p>
          <w:p>
            <w:pPr>
              <w:keepNext w:val="false"/>
              <w:spacing w:after="40" w:before="0"/>
              <w:jc w:val="left"/>
            </w:pPr>
            <w:r>
              <w:rPr>
                <w:rFonts w:ascii="Arial" w:cs="Arial" w:eastAsia="Arial" w:hAnsi="Arial"/>
                <w:b/>
                <w:bCs/>
                <w:i w:val="false"/>
                <w:iCs w:val="false"/>
                <w:color w:val="000000"/>
                <w:sz w:val="18"/>
                <w:szCs w:val="18"/>
              </w:rPr>
              <w:t xml:space="preserve">(c) Using your answers above and the table in Section 1, explain why the frustum tank has the smaller surface area for the same volume.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πR² is the area of the larger circular base, πr² is the area of the smaller circular top, and π(R + r)l is the area of the curved sloping side (the lateral surface), where l is the slant height. (b) Step 1: identify the simple solids that make up the composite solid (a cylinder and a hemisphere). Step 2: subtract the hidden faces at the joint, because the circle where the pieces meet is not on the outside of the tank. Step 3: add the areas of all the exposed surfaces. (c) The cylinder-hemisphere tank </w:t>
            </w:r>
            <w:del w:id="9028" w:author="Claude (AI) - proposed" w:date="2026-10-14T07:56:57Z">
              <w:r>
                <w:rPr>
                  <w:rFonts w:ascii="Arial" w:cs="Arial" w:eastAsia="Arial" w:hAnsi="Arial"/>
                  <w:b w:val="false"/>
                  <w:bCs w:val="false"/>
                  <w:i w:val="false"/>
                  <w:iCs w:val="false"/>
                  <w:color w:val="000000"/>
                  <w:sz w:val="18"/>
                  <w:szCs w:val="18"/>
                </w:rPr>
                <w:delText xml:space="preserve">has a tall curved cylinder wall plus a curved hemispherical lid, which</w:delText>
              </w:r>
            </w:del>
            <w:ins w:id="9029" w:author="Claude (AI) - proposed" w:date="2026-10-14T07:56:57Z">
              <w:r>
                <w:rPr>
                  <w:rFonts w:ascii="Arial" w:cs="Arial" w:eastAsia="Arial" w:hAnsi="Arial"/>
                  <w:b w:val="false"/>
                  <w:bCs w:val="false"/>
                  <w:i w:val="false"/>
                  <w:iCs w:val="false"/>
                  <w:color w:val="000000"/>
                  <w:sz w:val="18"/>
                  <w:szCs w:val="18"/>
                </w:rPr>
                <w:t xml:space="preserve">is tall and narrow (about 3.5 m high and 1.4 m wide), and its base, tall wall and dome</w:t>
              </w:r>
            </w:ins>
            <w:r>
              <w:rPr>
                <w:rFonts w:ascii="Arial" w:cs="Arial" w:eastAsia="Arial" w:hAnsi="Arial"/>
                <w:b w:val="false"/>
                <w:bCs w:val="false"/>
                <w:i w:val="false"/>
                <w:iCs w:val="false"/>
                <w:color w:val="000000"/>
                <w:sz w:val="18"/>
                <w:szCs w:val="18"/>
              </w:rPr>
              <w:t xml:space="preserve"> together expose about 16.</w:t>
            </w:r>
            <w:del w:id="9030" w:author="Claude (AI) - proposed" w:date="2026-10-14T07:56:57Z">
              <w:r>
                <w:rPr>
                  <w:rFonts w:ascii="Arial" w:cs="Arial" w:eastAsia="Arial" w:hAnsi="Arial"/>
                  <w:b w:val="false"/>
                  <w:bCs w:val="false"/>
                  <w:i w:val="false"/>
                  <w:iCs w:val="false"/>
                  <w:color w:val="000000"/>
                  <w:sz w:val="18"/>
                  <w:szCs w:val="18"/>
                </w:rPr>
                <w:delText xml:space="preserve">09</w:delText>
              </w:r>
            </w:del>
            <w:ins w:id="9031" w:author="Claude (AI) - proposed" w:date="2026-10-14T07:56:57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of surface. The frustum </w:t>
            </w:r>
            <w:del w:id="9032" w:author="Claude (AI) - proposed" w:date="2026-10-14T07:56:57Z">
              <w:r>
                <w:rPr>
                  <w:rFonts w:ascii="Arial" w:cs="Arial" w:eastAsia="Arial" w:hAnsi="Arial"/>
                  <w:b w:val="false"/>
                  <w:bCs w:val="false"/>
                  <w:i w:val="false"/>
                  <w:iCs w:val="false"/>
                  <w:color w:val="000000"/>
                  <w:sz w:val="18"/>
                  <w:szCs w:val="18"/>
                </w:rPr>
                <w:delText xml:space="preserve">has only a base, a</w:delText>
              </w:r>
            </w:del>
            <w:ins w:id="9033" w:author="Claude (AI) - proposed" w:date="2026-10-14T07:56:57Z">
              <w:r>
                <w:rPr>
                  <w:rFonts w:ascii="Arial" w:cs="Arial" w:eastAsia="Arial" w:hAnsi="Arial"/>
                  <w:b w:val="false"/>
                  <w:bCs w:val="false"/>
                  <w:i w:val="false"/>
                  <w:iCs w:val="false"/>
                  <w:color w:val="000000"/>
                  <w:sz w:val="18"/>
                  <w:szCs w:val="18"/>
                </w:rPr>
                <w:t xml:space="preserve">is shorter and wider (about 1.95 m high and 2.0 m across its base), and its base,</w:t>
              </w:r>
            </w:ins>
            <w:r>
              <w:rPr>
                <w:rFonts w:ascii="Arial" w:cs="Arial" w:eastAsia="Arial" w:hAnsi="Arial"/>
                <w:b w:val="false"/>
                <w:bCs w:val="false"/>
                <w:i w:val="false"/>
                <w:iCs w:val="false"/>
                <w:color w:val="000000"/>
                <w:sz w:val="18"/>
                <w:szCs w:val="18"/>
              </w:rPr>
              <w:t xml:space="preserve"> narrower top and </w:t>
            </w:r>
            <w:del w:id="9034" w:author="Claude (AI) - proposed" w:date="2026-10-14T07:56:57Z">
              <w:r>
                <w:rPr>
                  <w:rFonts w:ascii="Arial" w:cs="Arial" w:eastAsia="Arial" w:hAnsi="Arial"/>
                  <w:b w:val="false"/>
                  <w:bCs w:val="false"/>
                  <w:i w:val="false"/>
                  <w:iCs w:val="false"/>
                  <w:color w:val="000000"/>
                  <w:sz w:val="18"/>
                  <w:szCs w:val="18"/>
                </w:rPr>
                <w:delText xml:space="preserve">one sloping side, which expose about 7.03 m². Its sloping side, whose size depends on the slant height and the two radii, lets the frustum hold</w:delText>
              </w:r>
            </w:del>
            <w:ins w:id="9035" w:author="Claude (AI) - proposed" w:date="2026-10-14T07:56:57Z">
              <w:r>
                <w:rPr>
                  <w:rFonts w:ascii="Arial" w:cs="Arial" w:eastAsia="Arial" w:hAnsi="Arial"/>
                  <w:b w:val="false"/>
                  <w:bCs w:val="false"/>
                  <w:i w:val="false"/>
                  <w:iCs w:val="false"/>
                  <w:color w:val="000000"/>
                  <w:sz w:val="18"/>
                  <w:szCs w:val="18"/>
                </w:rPr>
                <w:t xml:space="preserve">sloping side expose about 16.24 m². For about</w:t>
              </w:r>
            </w:ins>
            <w:r>
              <w:rPr>
                <w:rFonts w:ascii="Arial" w:cs="Arial" w:eastAsia="Arial" w:hAnsi="Arial"/>
                <w:b w:val="false"/>
                <w:bCs w:val="false"/>
                <w:i w:val="false"/>
                <w:iCs w:val="false"/>
                <w:color w:val="000000"/>
                <w:sz w:val="18"/>
                <w:szCs w:val="18"/>
              </w:rPr>
              <w:t xml:space="preserve"> the same 5,000 litres</w:t>
            </w:r>
            <w:del w:id="9036" w:author="Claude (AI) - proposed" w:date="2026-10-14T07:56:57Z">
              <w:r>
                <w:rPr>
                  <w:rFonts w:ascii="Arial" w:cs="Arial" w:eastAsia="Arial" w:hAnsi="Arial"/>
                  <w:b w:val="false"/>
                  <w:bCs w:val="false"/>
                  <w:i w:val="false"/>
                  <w:iCs w:val="false"/>
                  <w:color w:val="000000"/>
                  <w:sz w:val="18"/>
                  <w:szCs w:val="18"/>
                </w:rPr>
                <w:delText xml:space="preserve"> with much</w:delText>
              </w:r>
            </w:del>
            <w:ins w:id="9037" w:author="Claude (AI) - proposed" w:date="2026-10-14T07:56:57Z">
              <w:r>
                <w:rPr>
                  <w:rFonts w:ascii="Arial" w:cs="Arial" w:eastAsia="Arial" w:hAnsi="Arial"/>
                  <w:b w:val="false"/>
                  <w:bCs w:val="false"/>
                  <w:i w:val="false"/>
                  <w:iCs w:val="false"/>
                  <w:color w:val="000000"/>
                  <w:sz w:val="18"/>
                  <w:szCs w:val="18"/>
                </w:rPr>
                <w:t xml:space="preserve">, a more compact shape (height closer to width) needs</w:t>
              </w:r>
            </w:ins>
            <w:r>
              <w:rPr>
                <w:rFonts w:ascii="Arial" w:cs="Arial" w:eastAsia="Arial" w:hAnsi="Arial"/>
                <w:b w:val="false"/>
                <w:bCs w:val="false"/>
                <w:i w:val="false"/>
                <w:iCs w:val="false"/>
                <w:color w:val="000000"/>
                <w:sz w:val="18"/>
                <w:szCs w:val="18"/>
              </w:rPr>
              <w:t xml:space="preserve"> less outer surface, so </w:t>
            </w:r>
            <w:ins w:id="9038" w:author="Claude (AI) - proposed" w:date="2026-10-14T07:56:57Z">
              <w:r>
                <w:rPr>
                  <w:rFonts w:ascii="Arial" w:cs="Arial" w:eastAsia="Arial" w:hAnsi="Arial"/>
                  <w:b w:val="false"/>
                  <w:bCs w:val="false"/>
                  <w:i w:val="false"/>
                  <w:iCs w:val="false"/>
                  <w:color w:val="000000"/>
                  <w:sz w:val="18"/>
                  <w:szCs w:val="18"/>
                </w:rPr>
                <w:t xml:space="preserve">the frustum needs about 0.7 m² </w:t>
              </w:r>
            </w:ins>
            <w:r>
              <w:rPr>
                <w:rFonts w:ascii="Arial" w:cs="Arial" w:eastAsia="Arial" w:hAnsi="Arial"/>
                <w:b w:val="false"/>
                <w:bCs w:val="false"/>
                <w:i w:val="false"/>
                <w:iCs w:val="false"/>
                <w:color w:val="000000"/>
                <w:sz w:val="18"/>
                <w:szCs w:val="18"/>
              </w:rPr>
              <w:t xml:space="preserve">less metal sheet</w:t>
            </w:r>
            <w:del w:id="9039" w:author="Claude (AI) - proposed" w:date="2026-10-14T07:56:57Z">
              <w:r>
                <w:rPr>
                  <w:rFonts w:ascii="Arial" w:cs="Arial" w:eastAsia="Arial" w:hAnsi="Arial"/>
                  <w:b w:val="false"/>
                  <w:bCs w:val="false"/>
                  <w:i w:val="false"/>
                  <w:iCs w:val="false"/>
                  <w:color w:val="000000"/>
                  <w:sz w:val="18"/>
                  <w:szCs w:val="18"/>
                </w:rPr>
                <w:delText xml:space="preserve"> is needed</w:delText>
              </w:r>
            </w:del>
            <w:ins w:id="9040" w:author="Claude (AI) - proposed" w:date="2026-10-14T07:56:57Z">
              <w:r>
                <w:rPr>
                  <w:rFonts w:ascii="Arial" w:cs="Arial" w:eastAsia="Arial" w:hAnsi="Arial"/>
                  <w:b w:val="false"/>
                  <w:bCs w:val="false"/>
                  <w:i w:val="false"/>
                  <w:iCs w:val="false"/>
                  <w:color w:val="000000"/>
                  <w:sz w:val="18"/>
                  <w:szCs w:val="18"/>
                </w:rPr>
                <w:t xml:space="preserve">. The shape's proportions matter, not only its name: a shorter, wider cylinder-hemisphere tank could need even less</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Engineer's recommendation for </w:t>
            </w:r>
            <w:del w:id="9041" w:author="Claude (AI) - proposed" w:date="2026-10-14T07:56:57Z">
              <w:r>
                <w:rPr>
                  <w:rFonts w:ascii="Arial" w:cs="Arial" w:eastAsia="Arial" w:hAnsi="Arial"/>
                  <w:b/>
                  <w:bCs/>
                  <w:i w:val="false"/>
                  <w:iCs w:val="false"/>
                  <w:color w:val="FFFFFF"/>
                  <w:sz w:val="22"/>
                  <w:szCs w:val="22"/>
                </w:rPr>
                <w:delText xml:space="preserve">Nyakach Secondary School</w:delText>
              </w:r>
            </w:del>
            <w:ins w:id="9042" w:author="Claude (AI) - proposed" w:date="2026-10-14T07:56:57Z">
              <w:r>
                <w:rPr>
                  <w:rFonts w:ascii="Arial" w:cs="Arial" w:eastAsia="Arial" w:hAnsi="Arial"/>
                  <w:b/>
                  <w:bCs/>
                  <w:i w:val="false"/>
                  <w:iCs w:val="false"/>
                  <w:color w:val="FFFFFF"/>
                  <w:sz w:val="22"/>
                  <w:szCs w:val="22"/>
                </w:rPr>
                <w:t xml:space="preserve">a school in Siaya County</w:t>
              </w:r>
            </w:ins>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You are a junior engineer at a Kenyan water tank manufacturer. </w:t>
            </w:r>
            <w:del w:id="9043" w:author="Claude (AI) - proposed" w:date="2026-10-14T07:56:57Z">
              <w:r>
                <w:rPr>
                  <w:rFonts w:ascii="Arial" w:cs="Arial" w:eastAsia="Arial" w:hAnsi="Arial"/>
                  <w:b/>
                  <w:bCs/>
                  <w:i w:val="false"/>
                  <w:iCs w:val="false"/>
                  <w:color w:val="000000"/>
                  <w:sz w:val="18"/>
                  <w:szCs w:val="18"/>
                </w:rPr>
                <w:delText xml:space="preserve">Nyakach Secondary School</w:delText>
              </w:r>
            </w:del>
            <w:ins w:id="9044" w:author="Claude (AI) - proposed" w:date="2026-10-14T07:56:57Z">
              <w:r>
                <w:rPr>
                  <w:rFonts w:ascii="Arial" w:cs="Arial" w:eastAsia="Arial" w:hAnsi="Arial"/>
                  <w:b/>
                  <w:bCs/>
                  <w:i w:val="false"/>
                  <w:iCs w:val="false"/>
                  <w:color w:val="000000"/>
                  <w:sz w:val="18"/>
                  <w:szCs w:val="18"/>
                </w:rPr>
                <w:t xml:space="preserve">A secondary school</w:t>
              </w:r>
            </w:ins>
            <w:r>
              <w:rPr>
                <w:rFonts w:ascii="Arial" w:cs="Arial" w:eastAsia="Arial" w:hAnsi="Arial"/>
                <w:b/>
                <w:bCs/>
                <w:i w:val="false"/>
                <w:iCs w:val="false"/>
                <w:color w:val="000000"/>
                <w:sz w:val="18"/>
                <w:szCs w:val="18"/>
              </w:rPr>
              <w:t xml:space="preserve"> in Siaya County needs a tank that holds</w:t>
            </w:r>
            <w:ins w:id="9045" w:author="Claude (AI) - proposed" w:date="2026-10-14T07:56:57Z">
              <w:r>
                <w:rPr>
                  <w:rFonts w:ascii="Arial" w:cs="Arial" w:eastAsia="Arial" w:hAnsi="Arial"/>
                  <w:b/>
                  <w:bCs/>
                  <w:i w:val="false"/>
                  <w:iCs w:val="false"/>
                  <w:color w:val="000000"/>
                  <w:sz w:val="18"/>
                  <w:szCs w:val="18"/>
                </w:rPr>
                <w:t xml:space="preserve"> about</w:t>
              </w:r>
            </w:ins>
            <w:r>
              <w:rPr>
                <w:rFonts w:ascii="Arial" w:cs="Arial" w:eastAsia="Arial" w:hAnsi="Arial"/>
                <w:b/>
                <w:bCs/>
                <w:i w:val="false"/>
                <w:iCs w:val="false"/>
                <w:color w:val="000000"/>
                <w:sz w:val="18"/>
                <w:szCs w:val="18"/>
              </w:rPr>
              <w:t xml:space="preserve"> 5,000 litres. Metal sheet costs KSh 850 per square metre.</w:t>
            </w:r>
          </w:p>
          <w:p>
            <w:pPr>
              <w:keepNext w:val="false"/>
              <w:spacing w:after="40" w:before="0"/>
              <w:jc w:val="left"/>
            </w:pPr>
            <w:r>
              <w:rPr>
                <w:rFonts w:ascii="Arial" w:cs="Arial" w:eastAsia="Arial" w:hAnsi="Arial"/>
                <w:b/>
                <w:bCs/>
                <w:i w:val="false"/>
                <w:iCs w:val="false"/>
                <w:color w:val="000000"/>
                <w:sz w:val="18"/>
                <w:szCs w:val="18"/>
              </w:rPr>
              <w:t xml:space="preserve">(a) Using the table in Section 1, show how the metal sheet cost of the frustum tank is calculated from its surface area.</w:t>
            </w:r>
          </w:p>
          <w:p>
            <w:pPr>
              <w:keepNext w:val="false"/>
              <w:spacing w:after="40" w:before="0"/>
              <w:jc w:val="left"/>
            </w:pPr>
            <w:r>
              <w:rPr>
                <w:rFonts w:ascii="Arial" w:cs="Arial" w:eastAsia="Arial" w:hAnsi="Arial"/>
                <w:b/>
                <w:bCs/>
                <w:i w:val="false"/>
                <w:iCs w:val="false"/>
                <w:color w:val="000000"/>
                <w:sz w:val="18"/>
                <w:szCs w:val="18"/>
              </w:rPr>
              <w:t xml:space="preserve">(b) Which of the two designs in the table would you recommend to the school? Justify your choice with at least two pieces of mathematical evidence.</w:t>
            </w:r>
          </w:p>
          <w:p>
            <w:pPr>
              <w:keepNext w:val="false"/>
              <w:spacing w:after="40" w:before="0"/>
              <w:jc w:val="left"/>
            </w:pPr>
            <w:r>
              <w:rPr>
                <w:rFonts w:ascii="Arial" w:cs="Arial" w:eastAsia="Arial" w:hAnsi="Arial"/>
                <w:b/>
                <w:bCs/>
                <w:i w:val="false"/>
                <w:iCs w:val="false"/>
                <w:color w:val="000000"/>
                <w:sz w:val="18"/>
                <w:szCs w:val="18"/>
              </w:rPr>
              <w:t xml:space="preserve">(c) Name one other thing, apart from metal sheet cost, that an engineer or the school might want to consider before the final choice is made.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Cost = surface area × price per square metre = </w:t>
            </w:r>
            <w:del w:id="9046" w:author="Claude (AI) - proposed" w:date="2026-10-14T07:56:57Z">
              <w:r>
                <w:rPr>
                  <w:rFonts w:ascii="Arial" w:cs="Arial" w:eastAsia="Arial" w:hAnsi="Arial"/>
                  <w:b w:val="false"/>
                  <w:bCs w:val="false"/>
                  <w:i w:val="false"/>
                  <w:iCs w:val="false"/>
                  <w:color w:val="000000"/>
                  <w:sz w:val="18"/>
                  <w:szCs w:val="18"/>
                </w:rPr>
                <w:delText xml:space="preserve">7.03</w:delText>
              </w:r>
            </w:del>
            <w:ins w:id="9047" w:author="Claude (AI) - proposed" w:date="2026-10-14T07:56:57Z">
              <w:r>
                <w:rPr>
                  <w:rFonts w:ascii="Arial" w:cs="Arial" w:eastAsia="Arial" w:hAnsi="Arial"/>
                  <w:b w:val="false"/>
                  <w:bCs w:val="false"/>
                  <w:i w:val="false"/>
                  <w:iCs w:val="false"/>
                  <w:color w:val="000000"/>
                  <w:sz w:val="18"/>
                  <w:szCs w:val="18"/>
                </w:rPr>
                <w:t xml:space="preserve">16.24</w:t>
              </w:r>
            </w:ins>
            <w:r>
              <w:rPr>
                <w:rFonts w:ascii="Arial" w:cs="Arial" w:eastAsia="Arial" w:hAnsi="Arial"/>
                <w:b w:val="false"/>
                <w:bCs w:val="false"/>
                <w:i w:val="false"/>
                <w:iCs w:val="false"/>
                <w:color w:val="000000"/>
                <w:sz w:val="18"/>
                <w:szCs w:val="18"/>
              </w:rPr>
              <w:t xml:space="preserve"> × 850 ≈ KSh </w:t>
            </w:r>
            <w:del w:id="9048" w:author="Claude (AI) - proposed" w:date="2026-10-14T07:56:57Z">
              <w:r>
                <w:rPr>
                  <w:rFonts w:ascii="Arial" w:cs="Arial" w:eastAsia="Arial" w:hAnsi="Arial"/>
                  <w:b w:val="false"/>
                  <w:bCs w:val="false"/>
                  <w:i w:val="false"/>
                  <w:iCs w:val="false"/>
                  <w:color w:val="000000"/>
                  <w:sz w:val="18"/>
                  <w:szCs w:val="18"/>
                </w:rPr>
                <w:delText xml:space="preserve">5,975</w:delText>
              </w:r>
            </w:del>
            <w:ins w:id="9049" w:author="Claude (AI) - proposed" w:date="2026-10-14T07:56:57Z">
              <w:r>
                <w:rPr>
                  <w:rFonts w:ascii="Arial" w:cs="Arial" w:eastAsia="Arial" w:hAnsi="Arial"/>
                  <w:b w:val="false"/>
                  <w:bCs w:val="false"/>
                  <w:i w:val="false"/>
                  <w:iCs w:val="false"/>
                  <w:color w:val="000000"/>
                  <w:sz w:val="18"/>
                  <w:szCs w:val="18"/>
                </w:rPr>
                <w:t xml:space="preserve">13,800</w:t>
              </w:r>
            </w:ins>
            <w:r>
              <w:rPr>
                <w:rFonts w:ascii="Arial" w:cs="Arial" w:eastAsia="Arial" w:hAnsi="Arial"/>
                <w:b w:val="false"/>
                <w:bCs w:val="false"/>
                <w:i w:val="false"/>
                <w:iCs w:val="false"/>
                <w:color w:val="000000"/>
                <w:sz w:val="18"/>
                <w:szCs w:val="18"/>
              </w:rPr>
              <w:t xml:space="preserve">. (b) I would recommend the frustum tank. Evidence 1: both tanks hold about 5,000 litres, so the frustum meets the school's capacity requirement just as well as the cylinder-hemisphere tank. Evidence 2: the frustum's surface area is about </w:t>
            </w:r>
            <w:del w:id="9050" w:author="Claude (AI) - proposed" w:date="2026-10-14T07:56:57Z">
              <w:r>
                <w:rPr>
                  <w:rFonts w:ascii="Arial" w:cs="Arial" w:eastAsia="Arial" w:hAnsi="Arial"/>
                  <w:b w:val="false"/>
                  <w:bCs w:val="false"/>
                  <w:i w:val="false"/>
                  <w:iCs w:val="false"/>
                  <w:color w:val="000000"/>
                  <w:sz w:val="18"/>
                  <w:szCs w:val="18"/>
                </w:rPr>
                <w:delText xml:space="preserve">7.03</w:delText>
              </w:r>
            </w:del>
            <w:ins w:id="9051" w:author="Claude (AI) - proposed" w:date="2026-10-14T07:56:57Z">
              <w:r>
                <w:rPr>
                  <w:rFonts w:ascii="Arial" w:cs="Arial" w:eastAsia="Arial" w:hAnsi="Arial"/>
                  <w:b w:val="false"/>
                  <w:bCs w:val="false"/>
                  <w:i w:val="false"/>
                  <w:iCs w:val="false"/>
                  <w:color w:val="000000"/>
                  <w:sz w:val="18"/>
                  <w:szCs w:val="18"/>
                </w:rPr>
                <w:t xml:space="preserve">16.24</w:t>
              </w:r>
            </w:ins>
            <w:r>
              <w:rPr>
                <w:rFonts w:ascii="Arial" w:cs="Arial" w:eastAsia="Arial" w:hAnsi="Arial"/>
                <w:b w:val="false"/>
                <w:bCs w:val="false"/>
                <w:i w:val="false"/>
                <w:iCs w:val="false"/>
                <w:color w:val="000000"/>
                <w:sz w:val="18"/>
                <w:szCs w:val="18"/>
              </w:rPr>
              <w:t xml:space="preserve"> m² compared with about 16.</w:t>
            </w:r>
            <w:del w:id="9052" w:author="Claude (AI) - proposed" w:date="2026-10-14T07:56:57Z">
              <w:r>
                <w:rPr>
                  <w:rFonts w:ascii="Arial" w:cs="Arial" w:eastAsia="Arial" w:hAnsi="Arial"/>
                  <w:b w:val="false"/>
                  <w:bCs w:val="false"/>
                  <w:i w:val="false"/>
                  <w:iCs w:val="false"/>
                  <w:color w:val="000000"/>
                  <w:sz w:val="18"/>
                  <w:szCs w:val="18"/>
                </w:rPr>
                <w:delText xml:space="preserve">09</w:delText>
              </w:r>
            </w:del>
            <w:ins w:id="9053" w:author="Claude (AI) - proposed" w:date="2026-10-14T07:56:57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so its metal sheet costs about KSh </w:t>
            </w:r>
            <w:del w:id="9054" w:author="Claude (AI) - proposed" w:date="2026-10-14T07:56:57Z">
              <w:r>
                <w:rPr>
                  <w:rFonts w:ascii="Arial" w:cs="Arial" w:eastAsia="Arial" w:hAnsi="Arial"/>
                  <w:b w:val="false"/>
                  <w:bCs w:val="false"/>
                  <w:i w:val="false"/>
                  <w:iCs w:val="false"/>
                  <w:color w:val="000000"/>
                  <w:sz w:val="18"/>
                  <w:szCs w:val="18"/>
                </w:rPr>
                <w:delText xml:space="preserve">5,975</w:delText>
              </w:r>
            </w:del>
            <w:ins w:id="9055" w:author="Claude (AI) - proposed" w:date="2026-10-14T07:56:57Z">
              <w:r>
                <w:rPr>
                  <w:rFonts w:ascii="Arial" w:cs="Arial" w:eastAsia="Arial" w:hAnsi="Arial"/>
                  <w:b w:val="false"/>
                  <w:bCs w:val="false"/>
                  <w:i w:val="false"/>
                  <w:iCs w:val="false"/>
                  <w:color w:val="000000"/>
                  <w:sz w:val="18"/>
                  <w:szCs w:val="18"/>
                </w:rPr>
                <w:t xml:space="preserve">13,800</w:t>
              </w:r>
            </w:ins>
            <w:r>
              <w:rPr>
                <w:rFonts w:ascii="Arial" w:cs="Arial" w:eastAsia="Arial" w:hAnsi="Arial"/>
                <w:b w:val="false"/>
                <w:bCs w:val="false"/>
                <w:i w:val="false"/>
                <w:iCs w:val="false"/>
                <w:color w:val="000000"/>
                <w:sz w:val="18"/>
                <w:szCs w:val="18"/>
              </w:rPr>
              <w:t xml:space="preserve"> compared with about KSh </w:t>
            </w:r>
            <w:del w:id="9056" w:author="Claude (AI) - proposed" w:date="2026-10-14T07:56:57Z">
              <w:r>
                <w:rPr>
                  <w:rFonts w:ascii="Arial" w:cs="Arial" w:eastAsia="Arial" w:hAnsi="Arial"/>
                  <w:b w:val="false"/>
                  <w:bCs w:val="false"/>
                  <w:i w:val="false"/>
                  <w:iCs w:val="false"/>
                  <w:color w:val="000000"/>
                  <w:sz w:val="18"/>
                  <w:szCs w:val="18"/>
                </w:rPr>
                <w:delText xml:space="preserve">13,677</w:delText>
              </w:r>
            </w:del>
            <w:ins w:id="9057" w:author="Claude (AI) - proposed" w:date="2026-10-14T07:56:57Z">
              <w:r>
                <w:rPr>
                  <w:rFonts w:ascii="Arial" w:cs="Arial" w:eastAsia="Arial" w:hAnsi="Arial"/>
                  <w:b w:val="false"/>
                  <w:bCs w:val="false"/>
                  <w:i w:val="false"/>
                  <w:iCs w:val="false"/>
                  <w:color w:val="000000"/>
                  <w:sz w:val="18"/>
                  <w:szCs w:val="18"/>
                </w:rPr>
                <w:t xml:space="preserve">14,390</w:t>
              </w:r>
            </w:ins>
            <w:r>
              <w:rPr>
                <w:rFonts w:ascii="Arial" w:cs="Arial" w:eastAsia="Arial" w:hAnsi="Arial"/>
                <w:b w:val="false"/>
                <w:bCs w:val="false"/>
                <w:i w:val="false"/>
                <w:iCs w:val="false"/>
                <w:color w:val="000000"/>
                <w:sz w:val="18"/>
                <w:szCs w:val="18"/>
              </w:rPr>
              <w:t xml:space="preserve">, a saving of about KSh </w:t>
            </w:r>
            <w:del w:id="9058" w:author="Claude (AI) - proposed" w:date="2026-10-14T07:56:57Z">
              <w:r>
                <w:rPr>
                  <w:rFonts w:ascii="Arial" w:cs="Arial" w:eastAsia="Arial" w:hAnsi="Arial"/>
                  <w:b w:val="false"/>
                  <w:bCs w:val="false"/>
                  <w:i w:val="false"/>
                  <w:iCs w:val="false"/>
                  <w:color w:val="000000"/>
                  <w:sz w:val="18"/>
                  <w:szCs w:val="18"/>
                </w:rPr>
                <w:delText xml:space="preserve">7,700</w:delText>
              </w:r>
            </w:del>
            <w:ins w:id="9059" w:author="Claude (AI) - proposed" w:date="2026-10-14T07:56:57Z">
              <w:r>
                <w:rPr>
                  <w:rFonts w:ascii="Arial" w:cs="Arial" w:eastAsia="Arial" w:hAnsi="Arial"/>
                  <w:b w:val="false"/>
                  <w:bCs w:val="false"/>
                  <w:i w:val="false"/>
                  <w:iCs w:val="false"/>
                  <w:color w:val="000000"/>
                  <w:sz w:val="18"/>
                  <w:szCs w:val="18"/>
                </w:rPr>
                <w:t xml:space="preserve">590 per tank. The saving is small, so ease of making and fitting the tank should also be weighed</w:t>
              </w:r>
            </w:ins>
            <w:r>
              <w:rPr>
                <w:rFonts w:ascii="Arial" w:cs="Arial" w:eastAsia="Arial" w:hAnsi="Arial"/>
                <w:b w:val="false"/>
                <w:bCs w:val="false"/>
                <w:i w:val="false"/>
                <w:iCs w:val="false"/>
                <w:color w:val="000000"/>
                <w:sz w:val="18"/>
                <w:szCs w:val="18"/>
              </w:rPr>
              <w:t xml:space="preserve">. Using less metal also means less material to transport and use up. (c) Any sensible answer, for example: how stable the tank is when standing on the ground, how easy it is to make, clean or fit a lid, or how much space is available at the school.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this mathematics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one real situation in Kenya, other than the Kisumu water tanks, where someone needs to know the surface area of a solid, and one where someone needs to know its volume. Name the solid or solids involved.</w:t>
            </w:r>
          </w:p>
          <w:p>
            <w:pPr>
              <w:keepNext w:val="false"/>
              <w:spacing w:after="40" w:before="0"/>
              <w:jc w:val="left"/>
            </w:pPr>
            <w:r>
              <w:rPr>
                <w:rFonts w:ascii="Arial" w:cs="Arial" w:eastAsia="Arial" w:hAnsi="Arial"/>
                <w:b/>
                <w:bCs/>
                <w:i w:val="false"/>
                <w:iCs w:val="false"/>
                <w:color w:val="000000"/>
                <w:sz w:val="18"/>
                <w:szCs w:val="18"/>
              </w:rPr>
              <w:t xml:space="preserve">(b) Choose one career (for example architecture, agriculture, manufacturing or water engineering) and explain how the idea that shape affects surface area and volume independently helps a person in that career to make good decisions.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Surface area: a roofing contractor in Nairobi calculating the metal sheeting needed for a conical roof turret, or the sheet metal needed to make a frustum-shaped grain store in Kitale. Volume: a farmer in the Rift Valley working out how much maize a frustum-shaped grain store (</w:t>
            </w:r>
            <w:del w:id="9060" w:author="Claude (AI) - proposed" w:date="2026-10-14T07:56:57Z">
              <w:r>
                <w:rPr>
                  <w:rFonts w:ascii="Arial" w:cs="Arial" w:eastAsia="Arial" w:hAnsi="Arial"/>
                  <w:b w:val="false"/>
                  <w:bCs w:val="false"/>
                  <w:i w:val="false"/>
                  <w:iCs w:val="false"/>
                  <w:color w:val="000000"/>
                  <w:sz w:val="18"/>
                  <w:szCs w:val="18"/>
                </w:rPr>
                <w:delText xml:space="preserve">mapunja</w:delText>
              </w:r>
            </w:del>
            <w:ins w:id="9061" w:author="Claude (AI) - proposed" w:date="2026-10-14T07:56:57Z">
              <w:r>
                <w:rPr>
                  <w:rFonts w:ascii="Arial" w:cs="Arial" w:eastAsia="Arial" w:hAnsi="Arial"/>
                  <w:b w:val="false"/>
                  <w:bCs w:val="false"/>
                  <w:i w:val="false"/>
                  <w:iCs w:val="false"/>
                  <w:color w:val="000000"/>
                  <w:sz w:val="18"/>
                  <w:szCs w:val="18"/>
                </w:rPr>
                <w:t xml:space="preserve">ghala</w:t>
              </w:r>
            </w:ins>
            <w:r>
              <w:rPr>
                <w:rFonts w:ascii="Arial" w:cs="Arial" w:eastAsia="Arial" w:hAnsi="Arial"/>
                <w:b w:val="false"/>
                <w:bCs w:val="false"/>
                <w:i w:val="false"/>
                <w:iCs w:val="false"/>
                <w:color w:val="000000"/>
                <w:sz w:val="18"/>
                <w:szCs w:val="18"/>
              </w:rPr>
              <w:t xml:space="preserve">) can hold, or a tea company in Kericho working out how much tea a canister made from a cylinder and a cone can hold. (b) A water engineer must supply a fixed amount of water, such as 5,000 litres, to a school or village. Because surface area and volume are independent, the engineer can compare different shapes that all hold 5,000 litres, calculate the surface area of each, and choose the shape that needs the least metal sheet. This lowers the cost for rural households and uses resources responsibly, which supports water conservation.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62" w:author="Claude (AI) - proposed" w:date="2026-10-14T07:56:5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the table values and the Kisumu tank data accurately and refers to them in every answer, including </w:t>
            </w:r>
            <w:del w:id="9063" w:author="Claude (AI) - proposed" w:date="2026-10-14T07:56:57Z">
              <w:r>
                <w:rPr>
                  <w:rFonts w:ascii="Arial" w:cs="Arial" w:eastAsia="Arial" w:hAnsi="Arial"/>
                  <w:b w:val="false"/>
                  <w:bCs w:val="false"/>
                  <w:i w:val="false"/>
                  <w:iCs w:val="false"/>
                  <w:color w:val="000000"/>
                  <w:sz w:val="18"/>
                  <w:szCs w:val="18"/>
                </w:rPr>
                <w:delText xml:space="preserve">correct differences and costs</w:delText>
              </w:r>
            </w:del>
            <w:ins w:id="9064" w:author="Claude (AI) - proposed" w:date="2026-10-14T07:56:57Z">
              <w:r>
                <w:rPr>
                  <w:rFonts w:ascii="Arial" w:cs="Arial" w:eastAsia="Arial" w:hAnsi="Arial"/>
                  <w:b w:val="false"/>
                  <w:bCs w:val="false"/>
                  <w:i w:val="false"/>
                  <w:iCs w:val="false"/>
                  <w:color w:val="000000"/>
                  <w:sz w:val="18"/>
                  <w:szCs w:val="18"/>
                </w:rPr>
                <w:t xml:space="preserve">the correct differences (about 0.7 m² and about KSh 590) and a comment on how large or small the difference is</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65" w:author="Claude (AI) - proposed" w:date="2026-10-14T07:56:5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 of the table values correctly, with minor slips in differences or costs.</w:t>
            </w:r>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67" w:author="Claude (AI) - proposed" w:date="2026-10-14T07:56:57Z"/>
              </w:rPr>
            </w:pPr>
            <w:ins w:id="9066" w:author="Claude (AI) - proposed" w:date="2026-10-14T07:56:57Z">
              <w:r>
                <w:rPr>
                  <w:rFonts w:ascii="Arial" w:cs="Arial" w:eastAsia="Arial" w:hAnsi="Arial"/>
                  <w:b w:val="false"/>
                  <w:bCs w:val="false"/>
                  <w:i w:val="false"/>
                  <w:iCs w:val="false"/>
                  <w:color w:val="000000"/>
                  <w:sz w:val="18"/>
                  <w:szCs w:val="18"/>
                </w:rPr>
                <w:t xml:space="preserve">Approaches Expectations: Uses some of the data but quotes some values incorrectly or leaves out the difference or the cost. Below Expectations: Uses little or none of the data, or quotes most values incorrectly.</w:t>
              </w:r>
            </w:ins>
          </w:p>
          <w:p>
            <w:pPr>
              <w:keepNext w:val="false"/>
              <w:spacing w:after="40" w:before="0"/>
              <w:jc w:val="left"/>
              <w:rPr>
                <w:del w:id="9069" w:author="Claude (AI) - proposed" w:date="2026-10-14T07:56:57Z"/>
              </w:rPr>
            </w:pPr>
            <w:del w:id="9068" w:author="Claude (AI) - proposed" w:date="2026-10-14T07:56:57Z">
              <w:r>
                <w:rPr>
                  <w:rFonts w:ascii="Arial" w:cs="Arial" w:eastAsia="Arial" w:hAnsi="Arial"/>
                  <w:b w:val="false"/>
                  <w:bCs w:val="false"/>
                  <w:i w:val="false"/>
                  <w:iCs w:val="false"/>
                  <w:color w:val="000000"/>
                  <w:sz w:val="18"/>
                  <w:szCs w:val="18"/>
                </w:rPr>
                <w:delText xml:space="preserve">Uses little of the data or quotes values incorrectly.</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that surface area and volume are independent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0" w:author="Claude (AI) - proposed" w:date="2026-10-14T07:56:57Z">
              <w:r>
                <w:rPr>
                  <w:rFonts w:ascii="Arial" w:cs="Arial" w:eastAsia="Arial" w:hAnsi="Arial"/>
                  <w:b w:val="false"/>
                  <w:bCs w:val="false"/>
                  <w:i w:val="false"/>
                  <w:iCs w:val="false"/>
                  <w:color w:val="000000"/>
                  <w:sz w:val="18"/>
                  <w:szCs w:val="18"/>
                </w:rPr>
                <w:delText xml:space="preserve">Clearly explains</w:delText>
              </w:r>
            </w:del>
            <w:ins w:id="9071" w:author="Claude (AI) - proposed" w:date="2026-10-14T07:56:57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with the two tanks and the cone and cylinder comparison that equal volume can come with different surface areas, </w:t>
            </w:r>
            <w:del w:id="9072" w:author="Claude (AI) - proposed" w:date="2026-10-14T07:56:57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that shape affects each quantity differently</w:t>
            </w:r>
            <w:ins w:id="9073" w:author="Claude (AI) - proposed" w:date="2026-10-14T07:56:57Z">
              <w:r>
                <w:rPr>
                  <w:rFonts w:ascii="Arial" w:cs="Arial" w:eastAsia="Arial" w:hAnsi="Arial"/>
                  <w:b w:val="false"/>
                  <w:bCs w:val="false"/>
                  <w:i w:val="false"/>
                  <w:iCs w:val="false"/>
                  <w:color w:val="000000"/>
                  <w:sz w:val="18"/>
                  <w:szCs w:val="18"/>
                </w:rPr>
                <w:t xml:space="preserve">, and that designs must be compared at equal volume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74" w:author="Claude (AI) - proposed" w:date="2026-10-14T07:56:57Z">
              <w:r>
                <w:rPr>
                  <w:rFonts w:ascii="Arial" w:cs="Arial" w:eastAsia="Arial" w:hAnsi="Arial"/>
                  <w:b w:val="false"/>
                  <w:bCs w:val="false"/>
                  <w:i w:val="false"/>
                  <w:iCs w:val="false"/>
                  <w:color w:val="000000"/>
                  <w:sz w:val="18"/>
                  <w:szCs w:val="18"/>
                </w:rPr>
                <w:delText xml:space="preserve">States that surface area and volume are independent</w:delText>
              </w:r>
            </w:del>
            <w:ins w:id="9075" w:author="Claude (AI) - proposed" w:date="2026-10-14T07:56:57Z">
              <w:r>
                <w:rPr>
                  <w:rFonts w:ascii="Arial" w:cs="Arial" w:eastAsia="Arial" w:hAnsi="Arial"/>
                  <w:b w:val="false"/>
                  <w:bCs w:val="false"/>
                  <w:i w:val="false"/>
                  <w:iCs w:val="false"/>
                  <w:color w:val="000000"/>
                  <w:sz w:val="18"/>
                  <w:szCs w:val="18"/>
                </w:rPr>
                <w:t xml:space="preserve">Meets Expectations: States that the same volume can come with different surface areas</w:t>
              </w:r>
            </w:ins>
            <w:r>
              <w:rPr>
                <w:rFonts w:ascii="Arial" w:cs="Arial" w:eastAsia="Arial" w:hAnsi="Arial"/>
                <w:b w:val="false"/>
                <w:bCs w:val="false"/>
                <w:i w:val="false"/>
                <w:iCs w:val="false"/>
                <w:color w:val="000000"/>
                <w:sz w:val="18"/>
                <w:szCs w:val="18"/>
              </w:rPr>
              <w:t xml:space="preserve"> and supports it with one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76" w:author="Claude (AI) - proposed" w:date="2026-10-14T07:56:57Z">
              <w:r>
                <w:rPr>
                  <w:rFonts w:ascii="Arial" w:cs="Arial" w:eastAsia="Arial" w:hAnsi="Arial"/>
                  <w:b w:val="false"/>
                  <w:bCs w:val="false"/>
                  <w:i w:val="false"/>
                  <w:iCs w:val="false"/>
                  <w:color w:val="000000"/>
                  <w:sz w:val="18"/>
                  <w:szCs w:val="18"/>
                </w:rPr>
                <w:t xml:space="preserve">Approaches Expectations: Shows some understanding but the explanation is unclear or the example is incomplete. Below Expectations: </w:t>
              </w:r>
            </w:ins>
            <w:r>
              <w:rPr>
                <w:rFonts w:ascii="Arial" w:cs="Arial" w:eastAsia="Arial" w:hAnsi="Arial"/>
                <w:b w:val="false"/>
                <w:bCs w:val="false"/>
                <w:i w:val="false"/>
                <w:iCs w:val="false"/>
                <w:color w:val="000000"/>
                <w:sz w:val="18"/>
                <w:szCs w:val="18"/>
              </w:rPr>
              <w:t xml:space="preserve">Confuses surface area with volume or says a larger volume always means a larger surface area.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reasoning with formulae and strategies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77" w:author="Claude (AI) - proposed" w:date="2026-10-14T07:56:5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identifies each term in the frustum formula, describes the three-step composite solid strategy including hidden faces, and links these </w:t>
            </w:r>
            <w:ins w:id="9078" w:author="Claude (AI) - proposed" w:date="2026-10-14T07:56:57Z">
              <w:r>
                <w:rPr>
                  <w:rFonts w:ascii="Arial" w:cs="Arial" w:eastAsia="Arial" w:hAnsi="Arial"/>
                  <w:b w:val="false"/>
                  <w:bCs w:val="false"/>
                  <w:i w:val="false"/>
                  <w:iCs w:val="false"/>
                  <w:color w:val="000000"/>
                  <w:sz w:val="18"/>
                  <w:szCs w:val="18"/>
                </w:rPr>
                <w:t xml:space="preserve">and the shapes' proportions </w:t>
              </w:r>
            </w:ins>
            <w:r>
              <w:rPr>
                <w:rFonts w:ascii="Arial" w:cs="Arial" w:eastAsia="Arial" w:hAnsi="Arial"/>
                <w:b w:val="false"/>
                <w:bCs w:val="false"/>
                <w:i w:val="false"/>
                <w:iCs w:val="false"/>
                <w:color w:val="000000"/>
                <w:sz w:val="18"/>
                <w:szCs w:val="18"/>
              </w:rPr>
              <w:t xml:space="preserve">to the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79" w:author="Claude (AI) - proposed" w:date="2026-10-14T07:56:5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Identifies most terms and steps, with small gaps in explaining hidden faces or slant height.</w:t>
            </w:r>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81" w:author="Claude (AI) - proposed" w:date="2026-10-14T07:56:57Z"/>
              </w:rPr>
            </w:pPr>
            <w:ins w:id="9080" w:author="Claude (AI) - proposed" w:date="2026-10-14T07:56:57Z">
              <w:r>
                <w:rPr>
                  <w:rFonts w:ascii="Arial" w:cs="Arial" w:eastAsia="Arial" w:hAnsi="Arial"/>
                  <w:b w:val="false"/>
                  <w:bCs w:val="false"/>
                  <w:i w:val="false"/>
                  <w:iCs w:val="false"/>
                  <w:color w:val="000000"/>
                  <w:sz w:val="18"/>
                  <w:szCs w:val="18"/>
                </w:rPr>
                <w:t xml:space="preserve">Approaches Expectations: Names most formulae or steps but with gaps or errors that change the explanation. Below Expectations: Names formulae or steps incompletely or incorrectly.</w:t>
              </w:r>
            </w:ins>
          </w:p>
          <w:p>
            <w:pPr>
              <w:keepNext w:val="false"/>
              <w:spacing w:after="40" w:before="0"/>
              <w:jc w:val="left"/>
              <w:rPr>
                <w:del w:id="9083" w:author="Claude (AI) - proposed" w:date="2026-10-14T07:56:57Z"/>
              </w:rPr>
            </w:pPr>
            <w:del w:id="9082" w:author="Claude (AI) - proposed" w:date="2026-10-14T07:56:57Z">
              <w:r>
                <w:rPr>
                  <w:rFonts w:ascii="Arial" w:cs="Arial" w:eastAsia="Arial" w:hAnsi="Arial"/>
                  <w:b w:val="false"/>
                  <w:bCs w:val="false"/>
                  <w:i w:val="false"/>
                  <w:iCs w:val="false"/>
                  <w:color w:val="000000"/>
                  <w:sz w:val="18"/>
                  <w:szCs w:val="18"/>
                </w:rPr>
                <w:delText xml:space="preserve">Names formulae or steps incompletely or incorrectly.</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Justified recommendation and Kenyan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84" w:author="Claude (AI) - proposed" w:date="2026-10-14T07:56:5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recommendation supported by at least two pieces of evidence, </w:t>
            </w:r>
            <w:ins w:id="9085" w:author="Claude (AI) - proposed" w:date="2026-10-14T07:56:57Z">
              <w:r>
                <w:rPr>
                  <w:rFonts w:ascii="Arial" w:cs="Arial" w:eastAsia="Arial" w:hAnsi="Arial"/>
                  <w:b w:val="false"/>
                  <w:bCs w:val="false"/>
                  <w:i w:val="false"/>
                  <w:iCs w:val="false"/>
                  <w:color w:val="000000"/>
                  <w:sz w:val="18"/>
                  <w:szCs w:val="18"/>
                </w:rPr>
                <w:t xml:space="preserve">weighs one other factor besides sheet cost, </w:t>
              </w:r>
            </w:ins>
            <w:r>
              <w:rPr>
                <w:rFonts w:ascii="Arial" w:cs="Arial" w:eastAsia="Arial" w:hAnsi="Arial"/>
                <w:b w:val="false"/>
                <w:bCs w:val="false"/>
                <w:i w:val="false"/>
                <w:iCs w:val="false"/>
                <w:color w:val="000000"/>
                <w:sz w:val="18"/>
                <w:szCs w:val="18"/>
              </w:rPr>
              <w:t xml:space="preserve">and gives accurate, relevant Kenyan examples and a career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86" w:author="Claude (AI) - proposed" w:date="2026-10-14T07:56:5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recommendation with some evidence and at least one suitable Kenyan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87" w:author="Claude (AI) - proposed" w:date="2026-10-14T07:56:57Z">
              <w:r>
                <w:rPr>
                  <w:rFonts w:ascii="Arial" w:cs="Arial" w:eastAsia="Arial" w:hAnsi="Arial"/>
                  <w:b w:val="false"/>
                  <w:bCs w:val="false"/>
                  <w:i w:val="false"/>
                  <w:iCs w:val="false"/>
                  <w:color w:val="000000"/>
                  <w:sz w:val="18"/>
                  <w:szCs w:val="18"/>
                </w:rPr>
                <w:t xml:space="preserve">Approaches Expectations: Gives a recommendation with only one piece of evidence or an example that is only partly relevant. Below Expectations: </w:t>
              </w:r>
            </w:ins>
            <w:r>
              <w:rPr>
                <w:rFonts w:ascii="Arial" w:cs="Arial" w:eastAsia="Arial" w:hAnsi="Arial"/>
                <w:b w:val="false"/>
                <w:bCs w:val="false"/>
                <w:i w:val="false"/>
                <w:iCs w:val="false"/>
                <w:color w:val="000000"/>
                <w:sz w:val="18"/>
                <w:szCs w:val="18"/>
              </w:rPr>
              <w:t xml:space="preserve">Gives a recommendation without evidence or gives examples that are unclear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dc8-e0r6mc88krwplgq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onxabpbzathbjhxylgk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yk4f-7q1fv-c_dba9-a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dc8-e0r6mc88krwplgqi" Type="http://schemas.openxmlformats.org/officeDocument/2006/relationships/hyperlink" Target="https://creativecommons.org/licenses/by-nc/4.0/" TargetMode="External"/><Relationship Id="rIdbonxabpbzathbjhxylgkg" Type="http://schemas.openxmlformats.org/officeDocument/2006/relationships/hyperlink" Target="https://creativecommons.org/licenses/by-nc/4.0/" TargetMode="External"/><Relationship Id="rIdvyk4f-7q1fv-c_dba9-a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2026-10-14T07:56:55.658Z</dcterms:created>
  <dcterms:modified xsi:type="dcterms:W3CDTF">2026-10-14T07:56:55.658Z</dcterms:modified>
</cp:coreProperties>
</file>

<file path=docProps/custom.xml><?xml version="1.0" encoding="utf-8"?>
<Properties xmlns="http://schemas.openxmlformats.org/officeDocument/2006/custom-properties" xmlns:vt="http://schemas.openxmlformats.org/officeDocument/2006/docPropsVTypes"/>
</file>