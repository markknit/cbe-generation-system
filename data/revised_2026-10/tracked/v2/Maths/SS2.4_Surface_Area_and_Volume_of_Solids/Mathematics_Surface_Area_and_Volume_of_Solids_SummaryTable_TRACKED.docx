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2.4: Surface Area and Volume of Solids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2.4: Surface Area and Volume of Solids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the shape of a solid determine how much material is needed to build it and how much it can hold — and how do engineers and manufacturers in Kenya use this knowledge to design efficient, cost-effective structures?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Surface Area of Prisms and Pyramids — Launching the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folded and unfolded pre-printed nets of a rectangular prism (a water trough), a triangular prism (a roof support beam), and a square-based pyramid (a decorative roof cap) — all modelled as flat metal sheets from the Kisumu factory. They measured and summed individual face areas to estimate total surface area before seeing any formula.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surface area formulae for rectangular prisms (SA = 2(lw + lh + wh)), triangular prisms (SA = bh + (a+b+c)l), and square-based pyramids (SA = l² + 2ls). They connected each algebraic term to a specific face of the net, and applied formulae to calculate the metal sheet needed for factory products.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prism or pyramid is the sum of the areas of all its faces, which can be found by unfolding the solid into a flat net. Different solid shapes — even if they enclose the same volume — can have very different surface areas. This is </w:t>
            </w:r>
            <w:del w:id="9001" w:author="Claude (AI) - proposed" w:date="2026-10-14T07:56:57Z">
              <w:r>
                <w:rPr>
                  <w:rFonts w:ascii="Arial" w:cs="Arial" w:eastAsia="Arial" w:hAnsi="Arial"/>
                  <w:b w:val="false"/>
                  <w:bCs w:val="false"/>
                  <w:i w:val="false"/>
                  <w:iCs w:val="false"/>
                  <w:color w:val="000000"/>
                  <w:sz w:val="18"/>
                  <w:szCs w:val="18"/>
                </w:rPr>
                <w:delText xml:space="preserve">why</w:delText>
              </w:r>
            </w:del>
            <w:ins w:id="9002" w:author="Claude (AI) - proposed" w:date="2026-10-14T07:56:57Z">
              <w:r>
                <w:rPr>
                  <w:rFonts w:ascii="Arial" w:cs="Arial" w:eastAsia="Arial" w:hAnsi="Arial"/>
                  <w:b w:val="false"/>
                  <w:bCs w:val="false"/>
                  <w:i w:val="false"/>
                  <w:iCs w:val="false"/>
                  <w:color w:val="000000"/>
                  <w:sz w:val="18"/>
                  <w:szCs w:val="18"/>
                </w:rPr>
                <w:t xml:space="preserve">the puzzle behind the Kisumu tanks:</w:t>
              </w:r>
            </w:ins>
            <w:r>
              <w:rPr>
                <w:rFonts w:ascii="Arial" w:cs="Arial" w:eastAsia="Arial" w:hAnsi="Arial"/>
                <w:b w:val="false"/>
                <w:bCs w:val="false"/>
                <w:i w:val="false"/>
                <w:iCs w:val="false"/>
                <w:color w:val="000000"/>
                <w:sz w:val="18"/>
                <w:szCs w:val="18"/>
              </w:rPr>
              <w:t xml:space="preserve"> the frustum tank</w:t>
            </w:r>
            <w:del w:id="9003" w:author="Claude (AI) - proposed" w:date="2026-10-14T07:56:57Z">
              <w:r>
                <w:rPr>
                  <w:rFonts w:ascii="Arial" w:cs="Arial" w:eastAsia="Arial" w:hAnsi="Arial"/>
                  <w:b w:val="false"/>
                  <w:bCs w:val="false"/>
                  <w:i w:val="false"/>
                  <w:iCs w:val="false"/>
                  <w:color w:val="000000"/>
                  <w:sz w:val="18"/>
                  <w:szCs w:val="18"/>
                </w:rPr>
                <w:delText xml:space="preserve"> in Kisumu</w:delText>
              </w:r>
            </w:del>
            <w:r>
              <w:rPr>
                <w:rFonts w:ascii="Arial" w:cs="Arial" w:eastAsia="Arial" w:hAnsi="Arial"/>
                <w:b w:val="false"/>
                <w:bCs w:val="false"/>
                <w:i w:val="false"/>
                <w:iCs w:val="false"/>
                <w:color w:val="000000"/>
                <w:sz w:val="18"/>
                <w:szCs w:val="18"/>
              </w:rPr>
              <w:t xml:space="preserve"> uses less metal sheet than the cylinder-hemisphere tank </w:t>
            </w:r>
            <w:del w:id="9004" w:author="Claude (AI) - proposed" w:date="2026-10-14T07:56:57Z">
              <w:r>
                <w:rPr>
                  <w:rFonts w:ascii="Arial" w:cs="Arial" w:eastAsia="Arial" w:hAnsi="Arial"/>
                  <w:b w:val="false"/>
                  <w:bCs w:val="false"/>
                  <w:i w:val="false"/>
                  <w:iCs w:val="false"/>
                  <w:color w:val="000000"/>
                  <w:sz w:val="18"/>
                  <w:szCs w:val="18"/>
                </w:rPr>
                <w:delText xml:space="preserve">despite holding the same</w:delText>
              </w:r>
            </w:del>
            <w:ins w:id="9005" w:author="Claude (AI) - proposed" w:date="2026-10-14T07:56:57Z">
              <w:r>
                <w:rPr>
                  <w:rFonts w:ascii="Arial" w:cs="Arial" w:eastAsia="Arial" w:hAnsi="Arial"/>
                  <w:b w:val="false"/>
                  <w:bCs w:val="false"/>
                  <w:i w:val="false"/>
                  <w:iCs w:val="false"/>
                  <w:color w:val="000000"/>
                  <w:sz w:val="18"/>
                  <w:szCs w:val="18"/>
                </w:rPr>
                <w:t xml:space="preserve">although both are advertised as holding</w:t>
              </w:r>
            </w:ins>
            <w:r>
              <w:rPr>
                <w:rFonts w:ascii="Arial" w:cs="Arial" w:eastAsia="Arial" w:hAnsi="Arial"/>
                <w:b w:val="false"/>
                <w:bCs w:val="false"/>
                <w:i w:val="false"/>
                <w:iCs w:val="false"/>
                <w:color w:val="000000"/>
                <w:sz w:val="18"/>
                <w:szCs w:val="18"/>
              </w:rPr>
              <w:t xml:space="preserve"> 5,000 litres</w:t>
            </w:r>
            <w:del w:id="9006" w:author="Claude (AI) - proposed" w:date="2026-10-14T07:56:57Z">
              <w:r>
                <w:rPr>
                  <w:rFonts w:ascii="Arial" w:cs="Arial" w:eastAsia="Arial" w:hAnsi="Arial"/>
                  <w:b w:val="false"/>
                  <w:bCs w:val="false"/>
                  <w:i w:val="false"/>
                  <w:iCs w:val="false"/>
                  <w:color w:val="000000"/>
                  <w:sz w:val="18"/>
                  <w:szCs w:val="18"/>
                </w:rPr>
                <w:delText xml:space="preserve"> of water</w:delText>
              </w:r>
            </w:del>
            <w:ins w:id="9007" w:author="Claude (AI) - proposed" w:date="2026-10-14T07:56:57Z">
              <w:r>
                <w:rPr>
                  <w:rFonts w:ascii="Arial" w:cs="Arial" w:eastAsia="Arial" w:hAnsi="Arial"/>
                  <w:b w:val="false"/>
                  <w:bCs w:val="false"/>
                  <w:i w:val="false"/>
                  <w:iCs w:val="false"/>
                  <w:color w:val="000000"/>
                  <w:sz w:val="18"/>
                  <w:szCs w:val="18"/>
                </w:rPr>
                <w:t xml:space="preserve">. The next lessons test why</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Surface Area of Cones and Spheres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unfolded a cone net and observed that the curved lateral surface is a sector of a circle. They measured the slant height and identified that the arc length of the sector equals the circumference of the cone's base. They also observed an orange peel laid flat over four circles of equal radius to the orange's cross-section.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cone is SA = πr(r + l), where r is the base radius and l is the slant height (not the vertical height). The surface area of a sphere is SA = 4πr², covering the entire curved surface with no flat face. For the same base radius and height, a cone has a smaller total surface area than a cylinder.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cone surface area formula comes from adding the area of the circular base (πr²) to the lateral surface area derived from the sector (πrl), giving πr(r + l). The </w:t>
            </w:r>
            <w:ins w:id="9008" w:author="Claude (AI) - proposed" w:date="2026-10-14T07:56:57Z">
              <w:r>
                <w:rPr>
                  <w:rFonts w:ascii="Arial" w:cs="Arial" w:eastAsia="Arial" w:hAnsi="Arial"/>
                  <w:b w:val="false"/>
                  <w:bCs w:val="false"/>
                  <w:i w:val="false"/>
                  <w:iCs w:val="false"/>
                  <w:color w:val="000000"/>
                  <w:sz w:val="18"/>
                  <w:szCs w:val="18"/>
                </w:rPr>
                <w:t xml:space="preserve">orange-peel activity gave strong evidence for the </w:t>
              </w:r>
            </w:ins>
            <w:r>
              <w:rPr>
                <w:rFonts w:ascii="Arial" w:cs="Arial" w:eastAsia="Arial" w:hAnsi="Arial"/>
                <w:b w:val="false"/>
                <w:bCs w:val="false"/>
                <w:i w:val="false"/>
                <w:iCs w:val="false"/>
                <w:color w:val="000000"/>
                <w:sz w:val="18"/>
                <w:szCs w:val="18"/>
              </w:rPr>
              <w:t xml:space="preserve">sphere formula (4πr²)</w:t>
            </w:r>
            <w:del w:id="9009" w:author="Claude (AI) - proposed" w:date="2026-10-14T07:56:57Z">
              <w:r>
                <w:rPr>
                  <w:rFonts w:ascii="Arial" w:cs="Arial" w:eastAsia="Arial" w:hAnsi="Arial"/>
                  <w:b w:val="false"/>
                  <w:bCs w:val="false"/>
                  <w:i w:val="false"/>
                  <w:iCs w:val="false"/>
                  <w:color w:val="000000"/>
                  <w:sz w:val="18"/>
                  <w:szCs w:val="18"/>
                </w:rPr>
                <w:delText xml:space="preserve"> was derived intuitively from the orange peel activity and confirmed mathematically</w:delText>
              </w:r>
            </w:del>
            <w:ins w:id="9010" w:author="Claude (AI) - proposed" w:date="2026-10-14T07:56:57Z">
              <w:r>
                <w:rPr>
                  <w:rFonts w:ascii="Arial" w:cs="Arial" w:eastAsia="Arial" w:hAnsi="Arial"/>
                  <w:b w:val="false"/>
                  <w:bCs w:val="false"/>
                  <w:i w:val="false"/>
                  <w:iCs w:val="false"/>
                  <w:color w:val="000000"/>
                  <w:sz w:val="18"/>
                  <w:szCs w:val="18"/>
                </w:rPr>
                <w:t xml:space="preserve">, which the teacher then confirmed as a result first proved by Archimedes; a full proof comes later in school mathematics</w:t>
              </w:r>
            </w:ins>
            <w:r>
              <w:rPr>
                <w:rFonts w:ascii="Arial" w:cs="Arial" w:eastAsia="Arial" w:hAnsi="Arial"/>
                <w:b w:val="false"/>
                <w:bCs w:val="false"/>
                <w:i w:val="false"/>
                <w:iCs w:val="false"/>
                <w:color w:val="000000"/>
                <w:sz w:val="18"/>
                <w:szCs w:val="18"/>
              </w:rPr>
              <w:t xml:space="preserve">. These formulae explain why curved solids can enclose or cover space differently from flat-faced solids — a key piece of evidence for understanding why the Kisumu tank manufacturer can use different amounts of metal sheet for tanks of the same volume depending on their shape.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Surface Area of Frustums of a Cone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showing how a frustum is formed by cutting a cone parallel to its base, and observed the step-by-step derivation of the curved surface area formula πl(R + r) and the total surface area formula SA = π(R² + r²) + π(R + r)l, pausing at three key moments to sketch, label, and record the formula.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frustum of a cone has two circular faces (radii R and r) and a curved lateral surface, and that its total surface area is calculated using SA = π(R² + r²) + π(R + r)l; they applied this formula to calculate that the Kisumu frustum-shaped water tank has a total surface area of approximately </w:t>
            </w:r>
            <w:del w:id="9011" w:author="Claude (AI) - proposed" w:date="2026-10-14T07:56:57Z">
              <w:r>
                <w:rPr>
                  <w:rFonts w:ascii="Arial" w:cs="Arial" w:eastAsia="Arial" w:hAnsi="Arial"/>
                  <w:b w:val="false"/>
                  <w:bCs w:val="false"/>
                  <w:i w:val="false"/>
                  <w:iCs w:val="false"/>
                  <w:color w:val="000000"/>
                  <w:sz w:val="18"/>
                  <w:szCs w:val="18"/>
                </w:rPr>
                <w:delText xml:space="preserve">7.03</w:delText>
              </w:r>
            </w:del>
            <w:ins w:id="9012" w:author="Claude (AI) - proposed" w:date="2026-10-14T07:56:57Z">
              <w:r>
                <w:rPr>
                  <w:rFonts w:ascii="Arial" w:cs="Arial" w:eastAsia="Arial" w:hAnsi="Arial"/>
                  <w:b w:val="false"/>
                  <w:bCs w:val="false"/>
                  <w:i w:val="false"/>
                  <w:iCs w:val="false"/>
                  <w:color w:val="000000"/>
                  <w:sz w:val="18"/>
                  <w:szCs w:val="18"/>
                </w:rPr>
                <w:t xml:space="preserve">16.24</w:t>
              </w:r>
            </w:ins>
            <w:r>
              <w:rPr>
                <w:rFonts w:ascii="Arial" w:cs="Arial" w:eastAsia="Arial" w:hAnsi="Arial"/>
                <w:b w:val="false"/>
                <w:bCs w:val="false"/>
                <w:i w:val="false"/>
                <w:iCs w:val="false"/>
                <w:color w:val="000000"/>
                <w:sz w:val="18"/>
                <w:szCs w:val="18"/>
              </w:rPr>
              <w:t xml:space="preserve"> m², costing approximately Ksh </w:t>
            </w:r>
            <w:del w:id="9013" w:author="Claude (AI) - proposed" w:date="2026-10-14T07:56:57Z">
              <w:r>
                <w:rPr>
                  <w:rFonts w:ascii="Arial" w:cs="Arial" w:eastAsia="Arial" w:hAnsi="Arial"/>
                  <w:b w:val="false"/>
                  <w:bCs w:val="false"/>
                  <w:i w:val="false"/>
                  <w:iCs w:val="false"/>
                  <w:color w:val="000000"/>
                  <w:sz w:val="18"/>
                  <w:szCs w:val="18"/>
                </w:rPr>
                <w:delText xml:space="preserve">5,975</w:delText>
              </w:r>
            </w:del>
            <w:ins w:id="9014" w:author="Claude (AI) - proposed" w:date="2026-10-14T07:56:57Z">
              <w:r>
                <w:rPr>
                  <w:rFonts w:ascii="Arial" w:cs="Arial" w:eastAsia="Arial" w:hAnsi="Arial"/>
                  <w:b w:val="false"/>
                  <w:bCs w:val="false"/>
                  <w:i w:val="false"/>
                  <w:iCs w:val="false"/>
                  <w:color w:val="000000"/>
                  <w:sz w:val="18"/>
                  <w:szCs w:val="18"/>
                </w:rPr>
                <w:t xml:space="preserve">13,800</w:t>
              </w:r>
            </w:ins>
            <w:r>
              <w:rPr>
                <w:rFonts w:ascii="Arial" w:cs="Arial" w:eastAsia="Arial" w:hAnsi="Arial"/>
                <w:b w:val="false"/>
                <w:bCs w:val="false"/>
                <w:i w:val="false"/>
                <w:iCs w:val="false"/>
                <w:color w:val="000000"/>
                <w:sz w:val="18"/>
                <w:szCs w:val="18"/>
              </w:rPr>
              <w:t xml:space="preserve"> in metal sheet.</w:t>
            </w:r>
          </w:p>
        </w:tc>
        <w:tc>
          <w:tcPr>
            <w:tcW w:type="dxa" w:w="3760"/>
            <w:shd w:fill="FFFFFF" w:color="auto" w:val="clear"/>
            <w:tcMar>
              <w:top w:type="dxa" w:w="60"/>
              <w:left w:type="dxa" w:w="120"/>
              <w:bottom w:type="dxa" w:w="60"/>
              <w:right w:type="dxa" w:w="120"/>
            </w:tcMar>
            <w:vAlign w:val="top"/>
          </w:tcPr>
          <w:p>
            <w:pPr>
              <w:keepNext w:val="false"/>
              <w:spacing w:after="40" w:before="0"/>
              <w:jc w:val="left"/>
              <w:rPr>
                <w:ins w:id="9016" w:author="Claude (AI) - proposed" w:date="2026-10-14T07:56:57Z"/>
              </w:rPr>
            </w:pPr>
            <w:ins w:id="9015" w:author="Claude (AI) - proposed" w:date="2026-10-14T07:56:57Z">
              <w:r>
                <w:rPr>
                  <w:rFonts w:ascii="Arial" w:cs="Arial" w:eastAsia="Arial" w:hAnsi="Arial"/>
                  <w:b w:val="false"/>
                  <w:bCs w:val="false"/>
                  <w:i w:val="false"/>
                  <w:iCs w:val="false"/>
                  <w:color w:val="000000"/>
                  <w:sz w:val="18"/>
                  <w:szCs w:val="18"/>
                </w:rPr>
                <w:t xml:space="preserve">Learners recorded the frustum tank's surface area and cost, predicted (as a Kisumu tank designer) which of the two tanks would need less metal sheet, and named the calculation still needed to test that prediction (the composite tank's surface area in Lesson 5).</w:t>
              </w:r>
            </w:ins>
          </w:p>
          <w:p>
            <w:pPr>
              <w:keepNext w:val="false"/>
              <w:spacing w:after="40" w:before="0"/>
              <w:jc w:val="left"/>
              <w:rPr>
                <w:del w:id="9018" w:author="Claude (AI) - proposed" w:date="2026-10-14T07:56:57Z"/>
              </w:rPr>
            </w:pPr>
            <w:del w:id="9017" w:author="Claude (AI) - proposed" w:date="2026-10-14T07:56:57Z">
              <w:r>
                <w:rPr>
                  <w:rFonts w:ascii="Arial" w:cs="Arial" w:eastAsia="Arial" w:hAnsi="Arial"/>
                  <w:b w:val="false"/>
                  <w:bCs w:val="false"/>
                  <w:i w:val="false"/>
                  <w:iCs w:val="false"/>
                  <w:color w:val="000000"/>
                  <w:sz w:val="18"/>
                  <w:szCs w:val="18"/>
                </w:rPr>
                <w:delText xml:space="preserve">Learners explained why the frustum-shaped tank in the anchoring phenomenon uses less metal sheet than the composite cylinder-hemisphere tank by comparing their calculated surface areas, and justified — in the role of a Kisumu tank manufacturer — which shape they would choose to produce based on cost and material efficiency evidence.</w:delText>
              </w:r>
            </w:del>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Surface Area of Frustums of a Pyramid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YouTube video on the surface area of a frustum of a pyramid, pausing to annotate a three-column observation worksheet identifying the net components (two square/rectangular faces and four trapezoidal lateral faces) and the steps used to assemble the surface area formula.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surface area formula for a frustum of a square pyramid — SA = a² + b² + 2l(a + b) — by decomposing the solid into its net, calculating the area of each face type, and summing them. They applied this formula to calculate the sheet metal required for a frustum-shaped grain store in Kitale.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their derived formula and their cumulative solid model, how the slant height and the top and bottom base lengths of a frustum of a pyramid </w:t>
            </w:r>
            <w:del w:id="9019" w:author="Claude (AI) - proposed" w:date="2026-10-14T07:56:57Z">
              <w:r>
                <w:rPr>
                  <w:rFonts w:ascii="Arial" w:cs="Arial" w:eastAsia="Arial" w:hAnsi="Arial"/>
                  <w:b w:val="false"/>
                  <w:bCs w:val="false"/>
                  <w:i w:val="false"/>
                  <w:iCs w:val="false"/>
                  <w:color w:val="000000"/>
                  <w:sz w:val="18"/>
                  <w:szCs w:val="18"/>
                </w:rPr>
                <w:delText xml:space="preserve">independently </w:delText>
              </w:r>
            </w:del>
            <w:r>
              <w:rPr>
                <w:rFonts w:ascii="Arial" w:cs="Arial" w:eastAsia="Arial" w:hAnsi="Arial"/>
                <w:b w:val="false"/>
                <w:bCs w:val="false"/>
                <w:i w:val="false"/>
                <w:iCs w:val="false"/>
                <w:color w:val="000000"/>
                <w:sz w:val="18"/>
                <w:szCs w:val="18"/>
              </w:rPr>
              <w:t xml:space="preserve">determine its surface area</w:t>
            </w:r>
            <w:del w:id="9020" w:author="Claude (AI) - proposed" w:date="2026-10-14T07:56:57Z">
              <w:r>
                <w:rPr>
                  <w:rFonts w:ascii="Arial" w:cs="Arial" w:eastAsia="Arial" w:hAnsi="Arial"/>
                  <w:b w:val="false"/>
                  <w:bCs w:val="false"/>
                  <w:i w:val="false"/>
                  <w:iCs w:val="false"/>
                  <w:color w:val="000000"/>
                  <w:sz w:val="18"/>
                  <w:szCs w:val="18"/>
                </w:rPr>
                <w:delText xml:space="preserve"> — regardless of the volume enclosed —</w:delText>
              </w:r>
            </w:del>
            <w:ins w:id="9021" w:author="Claude (AI) - proposed" w:date="2026-10-14T07:56:57Z">
              <w:r>
                <w:rPr>
                  <w:rFonts w:ascii="Arial" w:cs="Arial" w:eastAsia="Arial" w:hAnsi="Arial"/>
                  <w:b w:val="false"/>
                  <w:bCs w:val="false"/>
                  <w:i w:val="false"/>
                  <w:iCs w:val="false"/>
                  <w:color w:val="000000"/>
                  <w:sz w:val="18"/>
                  <w:szCs w:val="18"/>
                </w:rPr>
                <w:t xml:space="preserve">, and that frustums with different dimensions can enclose the same volume but need different amounts of sheet metal,</w:t>
              </w:r>
            </w:ins>
            <w:r>
              <w:rPr>
                <w:rFonts w:ascii="Arial" w:cs="Arial" w:eastAsia="Arial" w:hAnsi="Arial"/>
                <w:b w:val="false"/>
                <w:bCs w:val="false"/>
                <w:i w:val="false"/>
                <w:iCs w:val="false"/>
                <w:color w:val="000000"/>
                <w:sz w:val="18"/>
                <w:szCs w:val="18"/>
              </w:rPr>
              <w:t xml:space="preserve"> connecting this insight to the anchoring phenomenon of the Kisumu tank manufacturer's choice of shape to minimise material cost.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Surface Area of Composite Solids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demonstration of the three-step composite surface area strategy (identify components, subtract hidden faces, sum exposed surfaces) and examined a labelled diagram of a Kericho tea canister (cylinder + cone) to identify which faces are exposed and which are hidden at the joint.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calculated that the cylinder-hemisphere water tank has a total exposed surface area of approximately 16.</w:t>
            </w:r>
            <w:del w:id="9022" w:author="Claude (AI) - proposed" w:date="2026-10-14T07:56:57Z">
              <w:r>
                <w:rPr>
                  <w:rFonts w:ascii="Arial" w:cs="Arial" w:eastAsia="Arial" w:hAnsi="Arial"/>
                  <w:b w:val="false"/>
                  <w:bCs w:val="false"/>
                  <w:i w:val="false"/>
                  <w:iCs w:val="false"/>
                  <w:color w:val="000000"/>
                  <w:sz w:val="18"/>
                  <w:szCs w:val="18"/>
                </w:rPr>
                <w:delText xml:space="preserve">09</w:delText>
              </w:r>
            </w:del>
            <w:ins w:id="9023" w:author="Claude (AI) - proposed" w:date="2026-10-14T07:56:57Z">
              <w:r>
                <w:rPr>
                  <w:rFonts w:ascii="Arial" w:cs="Arial" w:eastAsia="Arial" w:hAnsi="Arial"/>
                  <w:b w:val="false"/>
                  <w:bCs w:val="false"/>
                  <w:i w:val="false"/>
                  <w:iCs w:val="false"/>
                  <w:color w:val="000000"/>
                  <w:sz w:val="18"/>
                  <w:szCs w:val="18"/>
                </w:rPr>
                <w:t xml:space="preserve">93</w:t>
              </w:r>
            </w:ins>
            <w:r>
              <w:rPr>
                <w:rFonts w:ascii="Arial" w:cs="Arial" w:eastAsia="Arial" w:hAnsi="Arial"/>
                <w:b w:val="false"/>
                <w:bCs w:val="false"/>
                <w:i w:val="false"/>
                <w:iCs w:val="false"/>
                <w:color w:val="000000"/>
                <w:sz w:val="18"/>
                <w:szCs w:val="18"/>
              </w:rPr>
              <w:t xml:space="preserve"> m² (5.</w:t>
            </w:r>
            <w:del w:id="9024" w:author="Claude (AI) - proposed" w:date="2026-10-14T07:56:57Z">
              <w:r>
                <w:rPr>
                  <w:rFonts w:ascii="Arial" w:cs="Arial" w:eastAsia="Arial" w:hAnsi="Arial"/>
                  <w:b w:val="false"/>
                  <w:bCs w:val="false"/>
                  <w:i w:val="false"/>
                  <w:iCs w:val="false"/>
                  <w:color w:val="000000"/>
                  <w:sz w:val="18"/>
                  <w:szCs w:val="18"/>
                </w:rPr>
                <w:delText xml:space="preserve">12π</w:delText>
              </w:r>
            </w:del>
            <w:ins w:id="9025" w:author="Claude (AI) - proposed" w:date="2026-10-14T07:56:57Z">
              <w:r>
                <w:rPr>
                  <w:rFonts w:ascii="Arial" w:cs="Arial" w:eastAsia="Arial" w:hAnsi="Arial"/>
                  <w:b w:val="false"/>
                  <w:bCs w:val="false"/>
                  <w:i w:val="false"/>
                  <w:iCs w:val="false"/>
                  <w:color w:val="000000"/>
                  <w:sz w:val="18"/>
                  <w:szCs w:val="18"/>
                </w:rPr>
                <w:t xml:space="preserve">39π</w:t>
              </w:r>
            </w:ins>
            <w:r>
              <w:rPr>
                <w:rFonts w:ascii="Arial" w:cs="Arial" w:eastAsia="Arial" w:hAnsi="Arial"/>
                <w:b w:val="false"/>
                <w:bCs w:val="false"/>
                <w:i w:val="false"/>
                <w:iCs w:val="false"/>
                <w:color w:val="000000"/>
                <w:sz w:val="18"/>
                <w:szCs w:val="18"/>
              </w:rPr>
              <w:t xml:space="preserve"> m²), </w:t>
            </w:r>
            <w:del w:id="9026" w:author="Claude (AI) - proposed" w:date="2026-10-14T07:56:57Z">
              <w:r>
                <w:rPr>
                  <w:rFonts w:ascii="Arial" w:cs="Arial" w:eastAsia="Arial" w:hAnsi="Arial"/>
                  <w:b w:val="false"/>
                  <w:bCs w:val="false"/>
                  <w:i w:val="false"/>
                  <w:iCs w:val="false"/>
                  <w:color w:val="000000"/>
                  <w:sz w:val="18"/>
                  <w:szCs w:val="18"/>
                </w:rPr>
                <w:delText xml:space="preserve">which is measurably</w:delText>
              </w:r>
            </w:del>
            <w:ins w:id="9027" w:author="Claude (AI) - proposed" w:date="2026-10-14T07:56:57Z">
              <w:r>
                <w:rPr>
                  <w:rFonts w:ascii="Arial" w:cs="Arial" w:eastAsia="Arial" w:hAnsi="Arial"/>
                  <w:b w:val="false"/>
                  <w:bCs w:val="false"/>
                  <w:i w:val="false"/>
                  <w:iCs w:val="false"/>
                  <w:color w:val="000000"/>
                  <w:sz w:val="18"/>
                  <w:szCs w:val="18"/>
                </w:rPr>
                <w:t xml:space="preserve">about 0.7 m²</w:t>
              </w:r>
            </w:ins>
            <w:r>
              <w:rPr>
                <w:rFonts w:ascii="Arial" w:cs="Arial" w:eastAsia="Arial" w:hAnsi="Arial"/>
                <w:b w:val="false"/>
                <w:bCs w:val="false"/>
                <w:i w:val="false"/>
                <w:iCs w:val="false"/>
                <w:color w:val="000000"/>
                <w:sz w:val="18"/>
                <w:szCs w:val="18"/>
              </w:rPr>
              <w:t xml:space="preserve"> larger than the frustum tank's surface area </w:t>
            </w:r>
            <w:ins w:id="9028" w:author="Claude (AI) - proposed" w:date="2026-10-14T07:56:57Z">
              <w:r>
                <w:rPr>
                  <w:rFonts w:ascii="Arial" w:cs="Arial" w:eastAsia="Arial" w:hAnsi="Arial"/>
                  <w:b w:val="false"/>
                  <w:bCs w:val="false"/>
                  <w:i w:val="false"/>
                  <w:iCs w:val="false"/>
                  <w:color w:val="000000"/>
                  <w:sz w:val="18"/>
                  <w:szCs w:val="18"/>
                </w:rPr>
                <w:t xml:space="preserve">of about 16.24 m² </w:t>
              </w:r>
            </w:ins>
            <w:r>
              <w:rPr>
                <w:rFonts w:ascii="Arial" w:cs="Arial" w:eastAsia="Arial" w:hAnsi="Arial"/>
                <w:b w:val="false"/>
                <w:bCs w:val="false"/>
                <w:i w:val="false"/>
                <w:iCs w:val="false"/>
                <w:color w:val="000000"/>
                <w:sz w:val="18"/>
                <w:szCs w:val="18"/>
              </w:rPr>
              <w:t xml:space="preserve">computed in Lesson 3</w:t>
            </w:r>
            <w:del w:id="9029" w:author="Claude (AI) - proposed" w:date="2026-10-14T07:56:57Z">
              <w:r>
                <w:rPr>
                  <w:rFonts w:ascii="Arial" w:cs="Arial" w:eastAsia="Arial" w:hAnsi="Arial"/>
                  <w:b w:val="false"/>
                  <w:bCs w:val="false"/>
                  <w:i w:val="false"/>
                  <w:iCs w:val="false"/>
                  <w:color w:val="000000"/>
                  <w:sz w:val="18"/>
                  <w:szCs w:val="18"/>
                </w:rPr>
                <w:delText xml:space="preserve"> — even though both tanks hold exactly</w:delText>
              </w:r>
            </w:del>
            <w:ins w:id="9030" w:author="Claude (AI) - proposed" w:date="2026-10-14T07:56:57Z">
              <w:r>
                <w:rPr>
                  <w:rFonts w:ascii="Arial" w:cs="Arial" w:eastAsia="Arial" w:hAnsi="Arial"/>
                  <w:b w:val="false"/>
                  <w:bCs w:val="false"/>
                  <w:i w:val="false"/>
                  <w:iCs w:val="false"/>
                  <w:color w:val="000000"/>
                  <w:sz w:val="18"/>
                  <w:szCs w:val="18"/>
                </w:rPr>
                <w:t xml:space="preserve">, although both tanks are advertised as holding</w:t>
              </w:r>
            </w:ins>
            <w:r>
              <w:rPr>
                <w:rFonts w:ascii="Arial" w:cs="Arial" w:eastAsia="Arial" w:hAnsi="Arial"/>
                <w:b w:val="false"/>
                <w:bCs w:val="false"/>
                <w:i w:val="false"/>
                <w:iCs w:val="false"/>
                <w:color w:val="000000"/>
                <w:sz w:val="18"/>
                <w:szCs w:val="18"/>
              </w:rPr>
              <w:t xml:space="preserve"> 5,000 litres of water. They learned that the composite surface area equals the sum of all component surface areas minus twice the area of each shared (hidden) face at a junction.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using their Comparison Table and annotated cumulative model — that</w:t>
            </w:r>
            <w:ins w:id="9031" w:author="Claude (AI) - proposed" w:date="2026-10-14T07:56:57Z">
              <w:r>
                <w:rPr>
                  <w:rFonts w:ascii="Arial" w:cs="Arial" w:eastAsia="Arial" w:hAnsi="Arial"/>
                  <w:b w:val="false"/>
                  <w:bCs w:val="false"/>
                  <w:i w:val="false"/>
                  <w:iCs w:val="false"/>
                  <w:color w:val="000000"/>
                  <w:sz w:val="18"/>
                  <w:szCs w:val="18"/>
                </w:rPr>
                <w:t xml:space="preserve">, for these two designs,</w:t>
              </w:r>
            </w:ins>
            <w:r>
              <w:rPr>
                <w:rFonts w:ascii="Arial" w:cs="Arial" w:eastAsia="Arial" w:hAnsi="Arial"/>
                <w:b w:val="false"/>
                <w:bCs w:val="false"/>
                <w:i w:val="false"/>
                <w:iCs w:val="false"/>
                <w:color w:val="000000"/>
                <w:sz w:val="18"/>
                <w:szCs w:val="18"/>
              </w:rPr>
              <w:t xml:space="preserve"> the frustum tank uses less metal sheet than the cylinder-hemisphere tank because its shape </w:t>
            </w:r>
            <w:del w:id="9032" w:author="Claude (AI) - proposed" w:date="2026-10-14T07:56:57Z">
              <w:r>
                <w:rPr>
                  <w:rFonts w:ascii="Arial" w:cs="Arial" w:eastAsia="Arial" w:hAnsi="Arial"/>
                  <w:b w:val="false"/>
                  <w:bCs w:val="false"/>
                  <w:i w:val="false"/>
                  <w:iCs w:val="false"/>
                  <w:color w:val="000000"/>
                  <w:sz w:val="18"/>
                  <w:szCs w:val="18"/>
                </w:rPr>
                <w:delText xml:space="preserve">produces</w:delText>
              </w:r>
            </w:del>
            <w:ins w:id="9033" w:author="Claude (AI) - proposed" w:date="2026-10-14T07:56:57Z">
              <w:r>
                <w:rPr>
                  <w:rFonts w:ascii="Arial" w:cs="Arial" w:eastAsia="Arial" w:hAnsi="Arial"/>
                  <w:b w:val="false"/>
                  <w:bCs w:val="false"/>
                  <w:i w:val="false"/>
                  <w:iCs w:val="false"/>
                  <w:color w:val="000000"/>
                  <w:sz w:val="18"/>
                  <w:szCs w:val="18"/>
                </w:rPr>
                <w:t xml:space="preserve">gives</w:t>
              </w:r>
            </w:ins>
            <w:r>
              <w:rPr>
                <w:rFonts w:ascii="Arial" w:cs="Arial" w:eastAsia="Arial" w:hAnsi="Arial"/>
                <w:b w:val="false"/>
                <w:bCs w:val="false"/>
                <w:i w:val="false"/>
                <w:iCs w:val="false"/>
                <w:color w:val="000000"/>
                <w:sz w:val="18"/>
                <w:szCs w:val="18"/>
              </w:rPr>
              <w:t xml:space="preserve"> a smaller total surface area </w:t>
            </w:r>
            <w:del w:id="9034" w:author="Claude (AI) - proposed" w:date="2026-10-14T07:56:57Z">
              <w:r>
                <w:rPr>
                  <w:rFonts w:ascii="Arial" w:cs="Arial" w:eastAsia="Arial" w:hAnsi="Arial"/>
                  <w:b w:val="false"/>
                  <w:bCs w:val="false"/>
                  <w:i w:val="false"/>
                  <w:iCs w:val="false"/>
                  <w:color w:val="000000"/>
                  <w:sz w:val="18"/>
                  <w:szCs w:val="18"/>
                </w:rPr>
                <w:delText xml:space="preserve">for</w:delText>
              </w:r>
            </w:del>
            <w:ins w:id="9035" w:author="Claude (AI) - proposed" w:date="2026-10-14T07:56:57Z">
              <w:r>
                <w:rPr>
                  <w:rFonts w:ascii="Arial" w:cs="Arial" w:eastAsia="Arial" w:hAnsi="Arial"/>
                  <w:b w:val="false"/>
                  <w:bCs w:val="false"/>
                  <w:i w:val="false"/>
                  <w:iCs w:val="false"/>
                  <w:color w:val="000000"/>
                  <w:sz w:val="18"/>
                  <w:szCs w:val="18"/>
                </w:rPr>
                <w:t xml:space="preserve">(about 0.7 m² less) for about</w:t>
              </w:r>
            </w:ins>
            <w:r>
              <w:rPr>
                <w:rFonts w:ascii="Arial" w:cs="Arial" w:eastAsia="Arial" w:hAnsi="Arial"/>
                <w:b w:val="false"/>
                <w:bCs w:val="false"/>
                <w:i w:val="false"/>
                <w:iCs w:val="false"/>
                <w:color w:val="000000"/>
                <w:sz w:val="18"/>
                <w:szCs w:val="18"/>
              </w:rPr>
              <w:t xml:space="preserve"> the same enclosed volume</w:t>
            </w:r>
            <w:del w:id="9036" w:author="Claude (AI) - proposed" w:date="2026-10-14T07:56:57Z">
              <w:r>
                <w:rPr>
                  <w:rFonts w:ascii="Arial" w:cs="Arial" w:eastAsia="Arial" w:hAnsi="Arial"/>
                  <w:b w:val="false"/>
                  <w:bCs w:val="false"/>
                  <w:i w:val="false"/>
                  <w:iCs w:val="false"/>
                  <w:color w:val="000000"/>
                  <w:sz w:val="18"/>
                  <w:szCs w:val="18"/>
                </w:rPr>
                <w:delText xml:space="preserve">, providing</w:delText>
              </w:r>
            </w:del>
            <w:ins w:id="9037" w:author="Claude (AI) - proposed" w:date="2026-10-14T07:56:57Z">
              <w:r>
                <w:rPr>
                  <w:rFonts w:ascii="Arial" w:cs="Arial" w:eastAsia="Arial" w:hAnsi="Arial"/>
                  <w:b w:val="false"/>
                  <w:bCs w:val="false"/>
                  <w:i w:val="false"/>
                  <w:iCs w:val="false"/>
                  <w:color w:val="000000"/>
                  <w:sz w:val="18"/>
                  <w:szCs w:val="18"/>
                </w:rPr>
                <w:t xml:space="preserve">. This is</w:t>
              </w:r>
            </w:ins>
            <w:r>
              <w:rPr>
                <w:rFonts w:ascii="Arial" w:cs="Arial" w:eastAsia="Arial" w:hAnsi="Arial"/>
                <w:b w:val="false"/>
                <w:bCs w:val="false"/>
                <w:i w:val="false"/>
                <w:iCs w:val="false"/>
                <w:color w:val="000000"/>
                <w:sz w:val="18"/>
                <w:szCs w:val="18"/>
              </w:rPr>
              <w:t xml:space="preserve"> direct mathematical evidence </w:t>
            </w:r>
            <w:del w:id="9038" w:author="Claude (AI) - proposed" w:date="2026-10-14T07:56:57Z">
              <w:r>
                <w:rPr>
                  <w:rFonts w:ascii="Arial" w:cs="Arial" w:eastAsia="Arial" w:hAnsi="Arial"/>
                  <w:b w:val="false"/>
                  <w:bCs w:val="false"/>
                  <w:i w:val="false"/>
                  <w:iCs w:val="false"/>
                  <w:color w:val="000000"/>
                  <w:sz w:val="18"/>
                  <w:szCs w:val="18"/>
                </w:rPr>
                <w:delText xml:space="preserve">to answer</w:delText>
              </w:r>
            </w:del>
            <w:ins w:id="9039" w:author="Claude (AI) - proposed" w:date="2026-10-14T07:56:57Z">
              <w:r>
                <w:rPr>
                  <w:rFonts w:ascii="Arial" w:cs="Arial" w:eastAsia="Arial" w:hAnsi="Arial"/>
                  <w:b w:val="false"/>
                  <w:bCs w:val="false"/>
                  <w:i w:val="false"/>
                  <w:iCs w:val="false"/>
                  <w:color w:val="000000"/>
                  <w:sz w:val="18"/>
                  <w:szCs w:val="18"/>
                </w:rPr>
                <w:t xml:space="preserve">for</w:t>
              </w:r>
            </w:ins>
            <w:r>
              <w:rPr>
                <w:rFonts w:ascii="Arial" w:cs="Arial" w:eastAsia="Arial" w:hAnsi="Arial"/>
                <w:b w:val="false"/>
                <w:bCs w:val="false"/>
                <w:i w:val="false"/>
                <w:iCs w:val="false"/>
                <w:color w:val="000000"/>
                <w:sz w:val="18"/>
                <w:szCs w:val="18"/>
              </w:rPr>
              <w:t xml:space="preserve"> the driving question</w:t>
            </w:r>
            <w:del w:id="9040" w:author="Claude (AI) - proposed" w:date="2026-10-14T07:56:57Z">
              <w:r>
                <w:rPr>
                  <w:rFonts w:ascii="Arial" w:cs="Arial" w:eastAsia="Arial" w:hAnsi="Arial"/>
                  <w:b w:val="false"/>
                  <w:bCs w:val="false"/>
                  <w:i w:val="false"/>
                  <w:iCs w:val="false"/>
                  <w:color w:val="000000"/>
                  <w:sz w:val="18"/>
                  <w:szCs w:val="18"/>
                </w:rPr>
                <w:delText xml:space="preserve"> about why the Kisumu factory's frustum tank is more material-efficient</w:delText>
              </w:r>
            </w:del>
            <w:ins w:id="9041" w:author="Claude (AI) - proposed" w:date="2026-10-14T07:56:57Z">
              <w:r>
                <w:rPr>
                  <w:rFonts w:ascii="Arial" w:cs="Arial" w:eastAsia="Arial" w:hAnsi="Arial"/>
                  <w:b w:val="false"/>
                  <w:bCs w:val="false"/>
                  <w:i w:val="false"/>
                  <w:iCs w:val="false"/>
                  <w:color w:val="000000"/>
                  <w:sz w:val="18"/>
                  <w:szCs w:val="18"/>
                </w:rPr>
                <w:t xml:space="preserve">, which Lessons 6 to 9 check against the volumes</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Volume of Prisms, Pyramids, Cones, and Spheres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filling a cone with sand and pouring it into a cylinder of equal base and height requires exactly 3 cones to fill the cylinder — providing concrete, physical evidence that the volume of a cone is one-third the volume of its corresponding cylinder. They also observed labelled diagrams of two grain stores (a rectangular prism and a cone) in Kitale, Trans-Nzoia County, with identical base widths and heights.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volume formulae for prisms (V = Base Area × h), pyramids and cones (V = ⅓ × Base Area × h), cylinders (V = πr²h), and spheres (V = 4/3 πr³). They discovered that the ⅓ factor arises because a cone or pyramid occupies exactly one-third of the space of a prism or cylinder with the same base and height. They learned to convert between m³ and litres (1 m³ = 1 000 L) and calculated that the cylindrical-hemispherical Kisumu tank holds approximately 5 030 litres — consistent with the manufacturer's 5 000-litre claim.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Kitale farmer's rectangular grain store holds approximately 3.8 times more maize than the conical store with the same base and height, because the cone's tapering shape means it occupies only one-third of an equivalent cylinder's volume. They further explained that the Kisumu tank manufacturer can engineer equal volumes (5 000 litres) into very different shapes — cylindrical-hemispherical vs. frustum — confirming that volume and surface area are mathematically independent properties, and that shape choice affects material cost (surface area) without necessarily changing storage capacity (volume).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Volume of Frustums of a Cone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YouTube video showing how the volume of a frustum is derived by subtracting the smaller removed cone's volume from the larger original cone's volume, pausing at two designated points to record and discuss the mathematical steps.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volume of a frustum of a cone is given by V = (1/3)πh(R² + Rr + r²), derived from the difference of two cone volumes using similar-triangle proportionality. Learners applied this formula to calculate the volume of the Kisumu factory's frustum-shaped water tank and converted the result to litres to evaluate the manufacturer's 5,000-litre storage claim.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their </w:t>
            </w:r>
            <w:del w:id="9042" w:author="Claude (AI) - proposed" w:date="2026-10-14T07:56:57Z">
              <w:r>
                <w:rPr>
                  <w:rFonts w:ascii="Arial" w:cs="Arial" w:eastAsia="Arial" w:hAnsi="Arial"/>
                  <w:b w:val="false"/>
                  <w:bCs w:val="false"/>
                  <w:i w:val="false"/>
                  <w:iCs w:val="false"/>
                  <w:color w:val="000000"/>
                  <w:sz w:val="18"/>
                  <w:szCs w:val="18"/>
                </w:rPr>
                <w:delText xml:space="preserve">cumulative Tank Comparison</w:delText>
              </w:r>
            </w:del>
            <w:ins w:id="9043" w:author="Claude (AI) - proposed" w:date="2026-10-14T07:56:57Z">
              <w:r>
                <w:rPr>
                  <w:rFonts w:ascii="Arial" w:cs="Arial" w:eastAsia="Arial" w:hAnsi="Arial"/>
                  <w:b w:val="false"/>
                  <w:bCs w:val="false"/>
                  <w:i w:val="false"/>
                  <w:iCs w:val="false"/>
                  <w:color w:val="000000"/>
                  <w:sz w:val="18"/>
                  <w:szCs w:val="18"/>
                </w:rPr>
                <w:t xml:space="preserve">Cumulative Unit</w:t>
              </w:r>
            </w:ins>
            <w:r>
              <w:rPr>
                <w:rFonts w:ascii="Arial" w:cs="Arial" w:eastAsia="Arial" w:hAnsi="Arial"/>
                <w:b w:val="false"/>
                <w:bCs w:val="false"/>
                <w:i w:val="false"/>
                <w:iCs w:val="false"/>
                <w:color w:val="000000"/>
                <w:sz w:val="18"/>
                <w:szCs w:val="18"/>
              </w:rPr>
              <w:t xml:space="preserve"> Models, how the calculated volume of the frustum tank </w:t>
            </w:r>
            <w:del w:id="9044" w:author="Claude (AI) - proposed" w:date="2026-10-14T07:56:57Z">
              <w:r>
                <w:rPr>
                  <w:rFonts w:ascii="Arial" w:cs="Arial" w:eastAsia="Arial" w:hAnsi="Arial"/>
                  <w:b w:val="false"/>
                  <w:bCs w:val="false"/>
                  <w:i w:val="false"/>
                  <w:iCs w:val="false"/>
                  <w:color w:val="000000"/>
                  <w:sz w:val="18"/>
                  <w:szCs w:val="18"/>
                </w:rPr>
                <w:delText xml:space="preserve">either confirms or challenges</w:delText>
              </w:r>
            </w:del>
            <w:ins w:id="9045" w:author="Claude (AI) - proposed" w:date="2026-10-14T07:56:57Z">
              <w:r>
                <w:rPr>
                  <w:rFonts w:ascii="Arial" w:cs="Arial" w:eastAsia="Arial" w:hAnsi="Arial"/>
                  <w:b w:val="false"/>
                  <w:bCs w:val="false"/>
                  <w:i w:val="false"/>
                  <w:iCs w:val="false"/>
                  <w:color w:val="000000"/>
                  <w:sz w:val="18"/>
                  <w:szCs w:val="18"/>
                </w:rPr>
                <w:t xml:space="preserve">(about 4,980 litres) confirms</w:t>
              </w:r>
            </w:ins>
            <w:r>
              <w:rPr>
                <w:rFonts w:ascii="Arial" w:cs="Arial" w:eastAsia="Arial" w:hAnsi="Arial"/>
                <w:b w:val="false"/>
                <w:bCs w:val="false"/>
                <w:i w:val="false"/>
                <w:iCs w:val="false"/>
                <w:color w:val="000000"/>
                <w:sz w:val="18"/>
                <w:szCs w:val="18"/>
              </w:rPr>
              <w:t xml:space="preserve"> the manufacturer's advertised capacity of 5,000 litres</w:t>
            </w:r>
            <w:ins w:id="9046" w:author="Claude (AI) - proposed" w:date="2026-10-14T07:56:57Z">
              <w:r>
                <w:rPr>
                  <w:rFonts w:ascii="Arial" w:cs="Arial" w:eastAsia="Arial" w:hAnsi="Arial"/>
                  <w:b w:val="false"/>
                  <w:bCs w:val="false"/>
                  <w:i w:val="false"/>
                  <w:iCs w:val="false"/>
                  <w:color w:val="000000"/>
                  <w:sz w:val="18"/>
                  <w:szCs w:val="18"/>
                </w:rPr>
                <w:t xml:space="preserve"> to within 1%</w:t>
              </w:r>
            </w:ins>
            <w:r>
              <w:rPr>
                <w:rFonts w:ascii="Arial" w:cs="Arial" w:eastAsia="Arial" w:hAnsi="Arial"/>
                <w:b w:val="false"/>
                <w:bCs w:val="false"/>
                <w:i w:val="false"/>
                <w:iCs w:val="false"/>
                <w:color w:val="000000"/>
                <w:sz w:val="18"/>
                <w:szCs w:val="18"/>
              </w:rPr>
              <w:t xml:space="preserve">, and identified that </w:t>
            </w:r>
            <w:del w:id="9047" w:author="Claude (AI) - proposed" w:date="2026-10-14T07:56:57Z">
              <w:r>
                <w:rPr>
                  <w:rFonts w:ascii="Arial" w:cs="Arial" w:eastAsia="Arial" w:hAnsi="Arial"/>
                  <w:b w:val="false"/>
                  <w:bCs w:val="false"/>
                  <w:i w:val="false"/>
                  <w:iCs w:val="false"/>
                  <w:color w:val="000000"/>
                  <w:sz w:val="18"/>
                  <w:szCs w:val="18"/>
                </w:rPr>
                <w:delText xml:space="preserve">the composite cylinder-hemisphere tank's volume must still be calculated before a full comparison — and</w:delText>
              </w:r>
            </w:del>
            <w:ins w:id="9048" w:author="Claude (AI) - proposed" w:date="2026-10-14T07:56:57Z">
              <w:r>
                <w:rPr>
                  <w:rFonts w:ascii="Arial" w:cs="Arial" w:eastAsia="Arial" w:hAnsi="Arial"/>
                  <w:b w:val="false"/>
                  <w:bCs w:val="false"/>
                  <w:i w:val="false"/>
                  <w:iCs w:val="false"/>
                  <w:color w:val="000000"/>
                  <w:sz w:val="18"/>
                  <w:szCs w:val="18"/>
                </w:rPr>
                <w:t xml:space="preserve">a side-by-side comparison of both tanks' surface areas and volumes is still needed for</w:t>
              </w:r>
            </w:ins>
            <w:r>
              <w:rPr>
                <w:rFonts w:ascii="Arial" w:cs="Arial" w:eastAsia="Arial" w:hAnsi="Arial"/>
                <w:b w:val="false"/>
                <w:bCs w:val="false"/>
                <w:i w:val="false"/>
                <w:iCs w:val="false"/>
                <w:color w:val="000000"/>
                <w:sz w:val="18"/>
                <w:szCs w:val="18"/>
              </w:rPr>
              <w:t xml:space="preserve"> a complete answer to the driving question</w:t>
            </w:r>
            <w:del w:id="9049" w:author="Claude (AI) - proposed" w:date="2026-10-14T07:56:57Z">
              <w:r>
                <w:rPr>
                  <w:rFonts w:ascii="Arial" w:cs="Arial" w:eastAsia="Arial" w:hAnsi="Arial"/>
                  <w:b w:val="false"/>
                  <w:bCs w:val="false"/>
                  <w:i w:val="false"/>
                  <w:iCs w:val="false"/>
                  <w:color w:val="000000"/>
                  <w:sz w:val="18"/>
                  <w:szCs w:val="18"/>
                </w:rPr>
                <w:delText xml:space="preserve"> — can be made</w:delText>
              </w:r>
            </w:del>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Volume of Frustums of a Pyramid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YouTube video demonstrating that a frustum of a pyramid can be formed by removing a smaller pyramid from a larger one, and that its volume is found by subtracting the two pyramid volumes — yielding the formula V = (h/3)(A₁ + A₂ + √(A₁A₂)). They saw this applied to frustum-shaped structures including grain stores and construction bases in Kenya.</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formula for the volume of a frustum of a pyramid: V = (h/3)(A₁ + A₂ + √(A₁A₂)), where A₁ and A₂ are the areas of the two parallel bases and h is the vertical height. They learned that this formula shares the same structural logic as the cone-frustum formula from Lesson 7, with circular cross-section areas (πr²) replaced by polygonal base areas.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shape of a frustum of a pyramid determines both how much it can hold (volume) and — when combined with surface area calculations — how much material is needed to build it. They connected this to the Kisumu factory phenomenon by </w:t>
            </w:r>
            <w:del w:id="9050" w:author="Claude (AI) - proposed" w:date="2026-10-14T07:56:57Z">
              <w:r>
                <w:rPr>
                  <w:rFonts w:ascii="Arial" w:cs="Arial" w:eastAsia="Arial" w:hAnsi="Arial"/>
                  <w:b w:val="false"/>
                  <w:bCs w:val="false"/>
                  <w:i w:val="false"/>
                  <w:iCs w:val="false"/>
                  <w:color w:val="000000"/>
                  <w:sz w:val="18"/>
                  <w:szCs w:val="18"/>
                </w:rPr>
                <w:delText xml:space="preserve">reasoning that manufacturers choose between frustum shapes (cone-based vs. pyramid-based) based on comparative volume-to-surface-area efficiency, a question they will fully resolve in Lessons 9 and 10</w:delText>
              </w:r>
            </w:del>
            <w:ins w:id="9051" w:author="Claude (AI) - proposed" w:date="2026-10-14T07:56:57Z">
              <w:r>
                <w:rPr>
                  <w:rFonts w:ascii="Arial" w:cs="Arial" w:eastAsia="Arial" w:hAnsi="Arial"/>
                  <w:b w:val="false"/>
                  <w:bCs w:val="false"/>
                  <w:i w:val="false"/>
                  <w:iCs w:val="false"/>
                  <w:color w:val="000000"/>
                  <w:sz w:val="18"/>
                  <w:szCs w:val="18"/>
                </w:rPr>
                <w:t xml:space="preserve">noting that the tank is also a frustum (of a cone), so the same subtract-the-small-solid idea gives its volume; the full comparison of the two Kisumu tanks is completed in Lesson 9</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Volume of Composite Solids — Solving the Kisumu Tank Mystery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on composite solid volumes and observed how any composite solid can be decomposed into simple constituent shapes (e.g., cylinder + hemisphere, cone + cylinder). They observed the decomposition strategy applied step by step, and then applied it themselves to compute the volumes of both Kisumu factory tank designs.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the volume of a composite solid equals the sum of the volumes of its constituent parts; (b) the volume of the cylinder-hemisphere tank is V = πr²h + (2/3)πr³; (c) the volume of the frustum tank is V = (πh/3)(R² + Rr + r²); (d) both tanks hold approximately 5,000 litres (equal volumes) but have different surface areas — confirming that volume and surface area are independent properties of a solid.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using a completed Comparison Table with actual computed values — that the frustum tank uses less metal sheet than the cylinder-hemisphere tank because it has a smaller surface area</w:t>
            </w:r>
            <w:ins w:id="9052" w:author="Claude (AI) - proposed" w:date="2026-10-14T07:56:57Z">
              <w:r>
                <w:rPr>
                  <w:rFonts w:ascii="Arial" w:cs="Arial" w:eastAsia="Arial" w:hAnsi="Arial"/>
                  <w:b w:val="false"/>
                  <w:bCs w:val="false"/>
                  <w:i w:val="false"/>
                  <w:iCs w:val="false"/>
                  <w:color w:val="000000"/>
                  <w:sz w:val="18"/>
                  <w:szCs w:val="18"/>
                </w:rPr>
                <w:t xml:space="preserve"> (about 16.24 m² compared with 16.93 m²)</w:t>
              </w:r>
            </w:ins>
            <w:r>
              <w:rPr>
                <w:rFonts w:ascii="Arial" w:cs="Arial" w:eastAsia="Arial" w:hAnsi="Arial"/>
                <w:b w:val="false"/>
                <w:bCs w:val="false"/>
                <w:i w:val="false"/>
                <w:iCs w:val="false"/>
                <w:color w:val="000000"/>
                <w:sz w:val="18"/>
                <w:szCs w:val="18"/>
              </w:rPr>
              <w:t xml:space="preserve">, even though both tanks hold </w:t>
            </w:r>
            <w:del w:id="9053" w:author="Claude (AI) - proposed" w:date="2026-10-14T07:56:57Z">
              <w:r>
                <w:rPr>
                  <w:rFonts w:ascii="Arial" w:cs="Arial" w:eastAsia="Arial" w:hAnsi="Arial"/>
                  <w:b w:val="false"/>
                  <w:bCs w:val="false"/>
                  <w:i w:val="false"/>
                  <w:iCs w:val="false"/>
                  <w:color w:val="000000"/>
                  <w:sz w:val="18"/>
                  <w:szCs w:val="18"/>
                </w:rPr>
                <w:delText xml:space="preserve">exactly </w:delText>
              </w:r>
            </w:del>
            <w:r>
              <w:rPr>
                <w:rFonts w:ascii="Arial" w:cs="Arial" w:eastAsia="Arial" w:hAnsi="Arial"/>
                <w:b w:val="false"/>
                <w:bCs w:val="false"/>
                <w:i w:val="false"/>
                <w:iCs w:val="false"/>
                <w:color w:val="000000"/>
                <w:sz w:val="18"/>
                <w:szCs w:val="18"/>
              </w:rPr>
              <w:t xml:space="preserve">the same volume of water</w:t>
            </w:r>
            <w:del w:id="9054" w:author="Claude (AI) - proposed" w:date="2026-10-14T07:56:57Z">
              <w:r>
                <w:rPr>
                  <w:rFonts w:ascii="Arial" w:cs="Arial" w:eastAsia="Arial" w:hAnsi="Arial"/>
                  <w:b w:val="false"/>
                  <w:bCs w:val="false"/>
                  <w:i w:val="false"/>
                  <w:iCs w:val="false"/>
                  <w:color w:val="000000"/>
                  <w:sz w:val="18"/>
                  <w:szCs w:val="18"/>
                </w:rPr>
                <w:delText xml:space="preserve"> (</w:delText>
              </w:r>
            </w:del>
            <w:ins w:id="9055" w:author="Claude (AI) - proposed" w:date="2026-10-14T07:56:57Z">
              <w:r>
                <w:rPr>
                  <w:rFonts w:ascii="Arial" w:cs="Arial" w:eastAsia="Arial" w:hAnsi="Arial"/>
                  <w:b w:val="false"/>
                  <w:bCs w:val="false"/>
                  <w:i w:val="false"/>
                  <w:iCs w:val="false"/>
                  <w:color w:val="000000"/>
                  <w:sz w:val="18"/>
                  <w:szCs w:val="18"/>
                </w:rPr>
                <w:t xml:space="preserve">, about </w:t>
              </w:r>
            </w:ins>
            <w:r>
              <w:rPr>
                <w:rFonts w:ascii="Arial" w:cs="Arial" w:eastAsia="Arial" w:hAnsi="Arial"/>
                <w:b w:val="false"/>
                <w:bCs w:val="false"/>
                <w:i w:val="false"/>
                <w:iCs w:val="false"/>
                <w:color w:val="000000"/>
                <w:sz w:val="18"/>
                <w:szCs w:val="18"/>
              </w:rPr>
              <w:t xml:space="preserve">5,000 litres</w:t>
            </w:r>
            <w:del w:id="9056" w:author="Claude (AI) - proposed" w:date="2026-10-14T07:56:57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This explains the observation made by students at the Kisumu factory: shape determines how much material is needed (surface area) independently of how much water is stored (volume), and manufacturers </w:t>
            </w:r>
            <w:del w:id="9057" w:author="Claude (AI) - proposed" w:date="2026-10-14T07:56:57Z">
              <w:r>
                <w:rPr>
                  <w:rFonts w:ascii="Arial" w:cs="Arial" w:eastAsia="Arial" w:hAnsi="Arial"/>
                  <w:b w:val="false"/>
                  <w:bCs w:val="false"/>
                  <w:i w:val="false"/>
                  <w:iCs w:val="false"/>
                  <w:color w:val="000000"/>
                  <w:sz w:val="18"/>
                  <w:szCs w:val="18"/>
                </w:rPr>
                <w:delText xml:space="preserve">strategically choose the frustum shape</w:delText>
              </w:r>
            </w:del>
            <w:ins w:id="9058" w:author="Claude (AI) - proposed" w:date="2026-10-14T07:56:57Z">
              <w:r>
                <w:rPr>
                  <w:rFonts w:ascii="Arial" w:cs="Arial" w:eastAsia="Arial" w:hAnsi="Arial"/>
                  <w:b w:val="false"/>
                  <w:bCs w:val="false"/>
                  <w:i w:val="false"/>
                  <w:iCs w:val="false"/>
                  <w:color w:val="000000"/>
                  <w:sz w:val="18"/>
                  <w:szCs w:val="18"/>
                </w:rPr>
                <w:t xml:space="preserve">can compare shapes of equal volume</w:t>
              </w:r>
            </w:ins>
            <w:r>
              <w:rPr>
                <w:rFonts w:ascii="Arial" w:cs="Arial" w:eastAsia="Arial" w:hAnsi="Arial"/>
                <w:b w:val="false"/>
                <w:bCs w:val="false"/>
                <w:i w:val="false"/>
                <w:iCs w:val="false"/>
                <w:color w:val="000000"/>
                <w:sz w:val="18"/>
                <w:szCs w:val="18"/>
              </w:rPr>
              <w:t xml:space="preserve"> to reduce metal sheet consumption and lower production costs for rural households in Siaya County.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Real-Life Applications, Final Explanation and Cumulative Model Presentation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three different solid shapes (a pure cylinder, a composite cylinder-hemisphere, and a frustum) can each hold </w:t>
            </w:r>
            <w:del w:id="9059" w:author="Claude (AI) - proposed" w:date="2026-10-14T07:56:57Z">
              <w:r>
                <w:rPr>
                  <w:rFonts w:ascii="Arial" w:cs="Arial" w:eastAsia="Arial" w:hAnsi="Arial"/>
                  <w:b w:val="false"/>
                  <w:bCs w:val="false"/>
                  <w:i w:val="false"/>
                  <w:iCs w:val="false"/>
                  <w:color w:val="000000"/>
                  <w:sz w:val="18"/>
                  <w:szCs w:val="18"/>
                </w:rPr>
                <w:delText xml:space="preserve">exactly</w:delText>
              </w:r>
            </w:del>
            <w:ins w:id="9060" w:author="Claude (AI) - proposed" w:date="2026-10-14T07:56:57Z">
              <w:r>
                <w:rPr>
                  <w:rFonts w:ascii="Arial" w:cs="Arial" w:eastAsia="Arial" w:hAnsi="Arial"/>
                  <w:b w:val="false"/>
                  <w:bCs w:val="false"/>
                  <w:i w:val="false"/>
                  <w:iCs w:val="false"/>
                  <w:color w:val="000000"/>
                  <w:sz w:val="18"/>
                  <w:szCs w:val="18"/>
                </w:rPr>
                <w:t xml:space="preserve">about</w:t>
              </w:r>
            </w:ins>
            <w:r>
              <w:rPr>
                <w:rFonts w:ascii="Arial" w:cs="Arial" w:eastAsia="Arial" w:hAnsi="Arial"/>
                <w:b w:val="false"/>
                <w:bCs w:val="false"/>
                <w:i w:val="false"/>
                <w:iCs w:val="false"/>
                <w:color w:val="000000"/>
                <w:sz w:val="18"/>
                <w:szCs w:val="18"/>
              </w:rPr>
              <w:t xml:space="preserve"> 5,000 litres (5 m³) of water while having </w:t>
            </w:r>
            <w:del w:id="9061" w:author="Claude (AI) - proposed" w:date="2026-10-14T07:56:57Z">
              <w:r>
                <w:rPr>
                  <w:rFonts w:ascii="Arial" w:cs="Arial" w:eastAsia="Arial" w:hAnsi="Arial"/>
                  <w:b w:val="false"/>
                  <w:bCs w:val="false"/>
                  <w:i w:val="false"/>
                  <w:iCs w:val="false"/>
                  <w:color w:val="000000"/>
                  <w:sz w:val="18"/>
                  <w:szCs w:val="18"/>
                </w:rPr>
                <w:delText xml:space="preserve">significantly </w:delText>
              </w:r>
            </w:del>
            <w:r>
              <w:rPr>
                <w:rFonts w:ascii="Arial" w:cs="Arial" w:eastAsia="Arial" w:hAnsi="Arial"/>
                <w:b w:val="false"/>
                <w:bCs w:val="false"/>
                <w:i w:val="false"/>
                <w:iCs w:val="false"/>
                <w:color w:val="000000"/>
                <w:sz w:val="18"/>
                <w:szCs w:val="18"/>
              </w:rPr>
              <w:t xml:space="preserve">different outer surface areas</w:t>
            </w:r>
            <w:ins w:id="9062" w:author="Claude (AI) - proposed" w:date="2026-10-14T07:56:57Z">
              <w:r>
                <w:rPr>
                  <w:rFonts w:ascii="Arial" w:cs="Arial" w:eastAsia="Arial" w:hAnsi="Arial"/>
                  <w:b w:val="false"/>
                  <w:bCs w:val="false"/>
                  <w:i w:val="false"/>
                  <w:iCs w:val="false"/>
                  <w:color w:val="000000"/>
                  <w:sz w:val="18"/>
                  <w:szCs w:val="18"/>
                </w:rPr>
                <w:t xml:space="preserve"> (about 16.59 m², 16.93 m² and 16.24 m²)</w:t>
              </w:r>
            </w:ins>
            <w:r>
              <w:rPr>
                <w:rFonts w:ascii="Arial" w:cs="Arial" w:eastAsia="Arial" w:hAnsi="Arial"/>
                <w:b w:val="false"/>
                <w:bCs w:val="false"/>
                <w:i w:val="false"/>
                <w:iCs w:val="false"/>
                <w:color w:val="000000"/>
                <w:sz w:val="18"/>
                <w:szCs w:val="18"/>
              </w:rPr>
              <w:t xml:space="preserve">. By calculating and comparing the surface area and </w:t>
            </w:r>
            <w:del w:id="9063" w:author="Claude (AI) - proposed" w:date="2026-10-14T07:56:57Z">
              <w:r>
                <w:rPr>
                  <w:rFonts w:ascii="Arial" w:cs="Arial" w:eastAsia="Arial" w:hAnsi="Arial"/>
                  <w:b w:val="false"/>
                  <w:bCs w:val="false"/>
                  <w:i w:val="false"/>
                  <w:iCs w:val="false"/>
                  <w:color w:val="000000"/>
                  <w:sz w:val="18"/>
                  <w:szCs w:val="18"/>
                </w:rPr>
                <w:delText xml:space="preserve">associated</w:delText>
              </w:r>
            </w:del>
            <w:ins w:id="9064" w:author="Claude (AI) - proposed" w:date="2026-10-14T07:56:57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metal sheet cost (at KSh 850/m²) for each design in the AquaFab Industries engineering task, learners </w:t>
            </w:r>
            <w:del w:id="9065" w:author="Claude (AI) - proposed" w:date="2026-10-14T07:56:57Z">
              <w:r>
                <w:rPr>
                  <w:rFonts w:ascii="Arial" w:cs="Arial" w:eastAsia="Arial" w:hAnsi="Arial"/>
                  <w:b w:val="false"/>
                  <w:bCs w:val="false"/>
                  <w:i w:val="false"/>
                  <w:iCs w:val="false"/>
                  <w:color w:val="000000"/>
                  <w:sz w:val="18"/>
                  <w:szCs w:val="18"/>
                </w:rPr>
                <w:delText xml:space="preserve">directly observed</w:delText>
              </w:r>
            </w:del>
            <w:ins w:id="9066" w:author="Claude (AI) - proposed" w:date="2026-10-14T07:56:57Z">
              <w:r>
                <w:rPr>
                  <w:rFonts w:ascii="Arial" w:cs="Arial" w:eastAsia="Arial" w:hAnsi="Arial"/>
                  <w:b w:val="false"/>
                  <w:bCs w:val="false"/>
                  <w:i w:val="false"/>
                  <w:iCs w:val="false"/>
                  <w:color w:val="000000"/>
                  <w:sz w:val="18"/>
                  <w:szCs w:val="18"/>
                </w:rPr>
                <w:t xml:space="preserve">found</w:t>
              </w:r>
            </w:ins>
            <w:r>
              <w:rPr>
                <w:rFonts w:ascii="Arial" w:cs="Arial" w:eastAsia="Arial" w:hAnsi="Arial"/>
                <w:b w:val="false"/>
                <w:bCs w:val="false"/>
                <w:i w:val="false"/>
                <w:iCs w:val="false"/>
                <w:color w:val="000000"/>
                <w:sz w:val="18"/>
                <w:szCs w:val="18"/>
              </w:rPr>
              <w:t xml:space="preserve"> that the frustum design </w:t>
            </w:r>
            <w:del w:id="9067" w:author="Claude (AI) - proposed" w:date="2026-10-14T07:56:57Z">
              <w:r>
                <w:rPr>
                  <w:rFonts w:ascii="Arial" w:cs="Arial" w:eastAsia="Arial" w:hAnsi="Arial"/>
                  <w:b w:val="false"/>
                  <w:bCs w:val="false"/>
                  <w:i w:val="false"/>
                  <w:iCs w:val="false"/>
                  <w:color w:val="000000"/>
                  <w:sz w:val="18"/>
                  <w:szCs w:val="18"/>
                </w:rPr>
                <w:delText xml:space="preserve">produces the lowest surface area — and therefore the lowest manufacturing cost — for the same storage volume</w:delText>
              </w:r>
            </w:del>
            <w:ins w:id="9068" w:author="Claude (AI) - proposed" w:date="2026-10-14T07:56:57Z">
              <w:r>
                <w:rPr>
                  <w:rFonts w:ascii="Arial" w:cs="Arial" w:eastAsia="Arial" w:hAnsi="Arial"/>
                  <w:b w:val="false"/>
                  <w:bCs w:val="false"/>
                  <w:i w:val="false"/>
                  <w:iCs w:val="false"/>
                  <w:color w:val="000000"/>
                  <w:sz w:val="18"/>
                  <w:szCs w:val="18"/>
                </w:rPr>
                <w:t xml:space="preserve">needs the least sheet for this volume (about KSh 13,800, against about KSh 14,100 and KSh 14,390)</w:t>
              </w:r>
            </w:ins>
            <w:r>
              <w:rPr>
                <w:rFonts w:ascii="Arial" w:cs="Arial" w:eastAsia="Arial" w:hAnsi="Arial"/>
                <w:b w:val="false"/>
                <w:bCs w:val="false"/>
                <w:i w:val="false"/>
                <w:iCs w:val="false"/>
                <w:color w:val="000000"/>
                <w:sz w:val="18"/>
                <w:szCs w:val="18"/>
              </w:rPr>
              <w:t xml:space="preserve">. They also observed, through the Gallery Walk, that different groups reached the same </w:t>
            </w:r>
            <w:del w:id="9069" w:author="Claude (AI) - proposed" w:date="2026-10-14T07:56:57Z">
              <w:r>
                <w:rPr>
                  <w:rFonts w:ascii="Arial" w:cs="Arial" w:eastAsia="Arial" w:hAnsi="Arial"/>
                  <w:b w:val="false"/>
                  <w:bCs w:val="false"/>
                  <w:i w:val="false"/>
                  <w:iCs w:val="false"/>
                  <w:color w:val="000000"/>
                  <w:sz w:val="18"/>
                  <w:szCs w:val="18"/>
                </w:rPr>
                <w:delText xml:space="preserve">mathematical </w:delText>
              </w:r>
            </w:del>
            <w:r>
              <w:rPr>
                <w:rFonts w:ascii="Arial" w:cs="Arial" w:eastAsia="Arial" w:hAnsi="Arial"/>
                <w:b w:val="false"/>
                <w:bCs w:val="false"/>
                <w:i w:val="false"/>
                <w:iCs w:val="false"/>
                <w:color w:val="000000"/>
                <w:sz w:val="18"/>
                <w:szCs w:val="18"/>
              </w:rPr>
              <w:t xml:space="preserve">conclusion via different calculation pathways.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surface area and volume are independent properties of a solid — a shape can be redesigned to hold the same volume while using less surface material by changing its geometry. They learned and applied the full set of surface area and volume formulas for cylinders, hemispheres, composite solids, and frustums in a multi-step real-world engineering context. They learned that manufacturers and engineers in Kenya strategically select solid shapes to minimise material cost while meeting capacity requirements, and they connected this mathematics to careers in water engineering, architecture, packaging design, and agricultural storage across Kenya.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w:t>
            </w:r>
            <w:del w:id="9070" w:author="Claude (AI) - proposed" w:date="2026-10-14T07:56:57Z">
              <w:r>
                <w:rPr>
                  <w:rFonts w:ascii="Arial" w:cs="Arial" w:eastAsia="Arial" w:hAnsi="Arial"/>
                  <w:b w:val="false"/>
                  <w:bCs w:val="false"/>
                  <w:i w:val="false"/>
                  <w:iCs w:val="false"/>
                  <w:color w:val="000000"/>
                  <w:sz w:val="18"/>
                  <w:szCs w:val="18"/>
                </w:rPr>
                <w:delText xml:space="preserve"> fully</w:delText>
              </w:r>
            </w:del>
            <w:r>
              <w:rPr>
                <w:rFonts w:ascii="Arial" w:cs="Arial" w:eastAsia="Arial" w:hAnsi="Arial"/>
                <w:b w:val="false"/>
                <w:bCs w:val="false"/>
                <w:i w:val="false"/>
                <w:iCs w:val="false"/>
                <w:color w:val="000000"/>
                <w:sz w:val="18"/>
                <w:szCs w:val="18"/>
              </w:rPr>
              <w:t xml:space="preserve"> explain the anchoring phenomenon: the frustum-shaped tank at the Kisumu factory uses less metal sheet than the composite cylinder-hemisphere tank for </w:t>
            </w:r>
            <w:ins w:id="9071" w:author="Claude (AI) - proposed" w:date="2026-10-14T07:56:57Z">
              <w:r>
                <w:rPr>
                  <w:rFonts w:ascii="Arial" w:cs="Arial" w:eastAsia="Arial" w:hAnsi="Arial"/>
                  <w:b w:val="false"/>
                  <w:bCs w:val="false"/>
                  <w:i w:val="false"/>
                  <w:iCs w:val="false"/>
                  <w:color w:val="000000"/>
                  <w:sz w:val="18"/>
                  <w:szCs w:val="18"/>
                </w:rPr>
                <w:t xml:space="preserve">about </w:t>
              </w:r>
            </w:ins>
            <w:r>
              <w:rPr>
                <w:rFonts w:ascii="Arial" w:cs="Arial" w:eastAsia="Arial" w:hAnsi="Arial"/>
                <w:b w:val="false"/>
                <w:bCs w:val="false"/>
                <w:i w:val="false"/>
                <w:iCs w:val="false"/>
                <w:color w:val="000000"/>
                <w:sz w:val="18"/>
                <w:szCs w:val="18"/>
              </w:rPr>
              <w:t xml:space="preserve">the same 5,000-litre volume because the frustum</w:t>
            </w:r>
            <w:del w:id="9072" w:author="Claude (AI) - proposed" w:date="2026-10-14T07:56:57Z">
              <w:r>
                <w:rPr>
                  <w:rFonts w:ascii="Arial" w:cs="Arial" w:eastAsia="Arial" w:hAnsi="Arial"/>
                  <w:b w:val="false"/>
                  <w:bCs w:val="false"/>
                  <w:i w:val="false"/>
                  <w:iCs w:val="false"/>
                  <w:color w:val="000000"/>
                  <w:sz w:val="18"/>
                  <w:szCs w:val="18"/>
                </w:rPr>
                <w:delText xml:space="preserve">'s geometry — specifically its sloping lateral surface, defined by slant height l = √[h² + (R−r)²], and the fact that its top opening is narrower (smaller r) than a full cylinder's top — results in a smaller</w:delText>
              </w:r>
            </w:del>
            <w:ins w:id="9073" w:author="Claude (AI) - proposed" w:date="2026-10-14T07:56:57Z">
              <w:r>
                <w:rPr>
                  <w:rFonts w:ascii="Arial" w:cs="Arial" w:eastAsia="Arial" w:hAnsi="Arial"/>
                  <w:b w:val="false"/>
                  <w:bCs w:val="false"/>
                  <w:i w:val="false"/>
                  <w:iCs w:val="false"/>
                  <w:color w:val="000000"/>
                  <w:sz w:val="18"/>
                  <w:szCs w:val="18"/>
                </w:rPr>
                <w:t xml:space="preserve"> is shorter and wider (a more compact shape) than the tall, narrow composite tank, so its</w:t>
              </w:r>
            </w:ins>
            <w:r>
              <w:rPr>
                <w:rFonts w:ascii="Arial" w:cs="Arial" w:eastAsia="Arial" w:hAnsi="Arial"/>
                <w:b w:val="false"/>
                <w:bCs w:val="false"/>
                <w:i w:val="false"/>
                <w:iCs w:val="false"/>
                <w:color w:val="000000"/>
                <w:sz w:val="18"/>
                <w:szCs w:val="18"/>
              </w:rPr>
              <w:t xml:space="preserve"> total outer surface</w:t>
            </w:r>
            <w:del w:id="9074" w:author="Claude (AI) - proposed" w:date="2026-10-14T07:56:57Z">
              <w:r>
                <w:rPr>
                  <w:rFonts w:ascii="Arial" w:cs="Arial" w:eastAsia="Arial" w:hAnsi="Arial"/>
                  <w:b w:val="false"/>
                  <w:bCs w:val="false"/>
                  <w:i w:val="false"/>
                  <w:iCs w:val="false"/>
                  <w:color w:val="000000"/>
                  <w:sz w:val="18"/>
                  <w:szCs w:val="18"/>
                </w:rPr>
                <w:delText xml:space="preserve"> area</w:delText>
              </w:r>
            </w:del>
            <w:ins w:id="9075" w:author="Claude (AI) - proposed" w:date="2026-10-14T07:56:57Z">
              <w:r>
                <w:rPr>
                  <w:rFonts w:ascii="Arial" w:cs="Arial" w:eastAsia="Arial" w:hAnsi="Arial"/>
                  <w:b w:val="false"/>
                  <w:bCs w:val="false"/>
                  <w:i w:val="false"/>
                  <w:iCs w:val="false"/>
                  <w:color w:val="000000"/>
                  <w:sz w:val="18"/>
                  <w:szCs w:val="18"/>
                </w:rPr>
                <w:t xml:space="preserve">, πR² + πr² + π(R+r)l, is smaller: about 16.24 m² against 16.93 m². The saving is modest (about 4%, or about KSh 590 per tank) but adds up over many tanks</w:t>
              </w:r>
            </w:ins>
            <w:r>
              <w:rPr>
                <w:rFonts w:ascii="Arial" w:cs="Arial" w:eastAsia="Arial" w:hAnsi="Arial"/>
                <w:b w:val="false"/>
                <w:bCs w:val="false"/>
                <w:i w:val="false"/>
                <w:iCs w:val="false"/>
                <w:color w:val="000000"/>
                <w:sz w:val="18"/>
                <w:szCs w:val="18"/>
              </w:rPr>
              <w:t xml:space="preserve">. Volume and surface area are determined by different aspects of a solid's shape and dimensions; they do not change proportionally together</w:t>
            </w:r>
            <w:del w:id="9076" w:author="Claude (AI) - proposed" w:date="2026-10-14T07:56:57Z">
              <w:r>
                <w:rPr>
                  <w:rFonts w:ascii="Arial" w:cs="Arial" w:eastAsia="Arial" w:hAnsi="Arial"/>
                  <w:b w:val="false"/>
                  <w:bCs w:val="false"/>
                  <w:i w:val="false"/>
                  <w:iCs w:val="false"/>
                  <w:color w:val="000000"/>
                  <w:sz w:val="18"/>
                  <w:szCs w:val="18"/>
                </w:rPr>
                <w:delText xml:space="preserve">. Engineers exploit this geometric independence to design cost-efficient, high-capacity storage structures</w:delText>
              </w:r>
            </w:del>
            <w:ins w:id="9077" w:author="Claude (AI) - proposed" w:date="2026-10-14T07:56:57Z">
              <w:r>
                <w:rPr>
                  <w:rFonts w:ascii="Arial" w:cs="Arial" w:eastAsia="Arial" w:hAnsi="Arial"/>
                  <w:b w:val="false"/>
                  <w:bCs w:val="false"/>
                  <w:i w:val="false"/>
                  <w:iCs w:val="false"/>
                  <w:color w:val="000000"/>
                  <w:sz w:val="18"/>
                  <w:szCs w:val="18"/>
                </w:rPr>
                <w:t xml:space="preserve">, so engineers compare shapes at equal volume</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zxxkgbiy1xap9d7k8bzk8">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9snve3fcmdayjhua0rgh">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pfrlokdsmdrzhvy5i3l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xxkgbiy1xap9d7k8bzk8" Type="http://schemas.openxmlformats.org/officeDocument/2006/relationships/hyperlink" Target="https://creativecommons.org/licenses/by-nc/4.0/" TargetMode="External"/><Relationship Id="rIdm9snve3fcmdayjhua0rgh" Type="http://schemas.openxmlformats.org/officeDocument/2006/relationships/hyperlink" Target="https://creativecommons.org/licenses/by-nc/4.0/" TargetMode="External"/><Relationship Id="rIdbpfrlokdsmdrzhvy5i3lt"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2026-10-14T07:56:55.669Z</dcterms:created>
  <dcterms:modified xsi:type="dcterms:W3CDTF">2026-10-14T07:56:55.669Z</dcterms:modified>
</cp:coreProperties>
</file>

<file path=docProps/custom.xml><?xml version="1.0" encoding="utf-8"?>
<Properties xmlns="http://schemas.openxmlformats.org/officeDocument/2006/custom-properties" xmlns:vt="http://schemas.openxmlformats.org/officeDocument/2006/docPropsVTypes"/>
</file>